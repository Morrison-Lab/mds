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bookmarkStart w:id="177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9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16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  <w:r>
              <w:t xml:space="preserve"> </w:t>
            </w:r>
            <w:hyperlink w:anchor="thm-moore-penrose-full-rank">
              <w:r>
                <w:rPr>
                  <w:rStyle w:val="Hyperlink"/>
                </w:rPr>
                <w:t xml:space="preserve">Theorem 13</w:t>
              </w:r>
            </w:hyperlink>
            <w:r>
              <w:t xml:space="preserve"> </w:t>
            </w:r>
            <w:r>
              <w:t xml:space="preserve">restores the source’s formulas for the Moore-Penrose inverse of a matrix of full column rank or full row rank,</w:t>
            </w:r>
            <w:r>
              <w:t xml:space="preserve"> </w:t>
            </w:r>
            <w:r>
              <w:t xml:space="preserve">and the fourth equivalent statement in</w:t>
            </w:r>
            <w:r>
              <w:t xml:space="preserve"> </w:t>
            </w:r>
            <w:hyperlink w:anchor="thm-consistency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 </w:t>
            </w:r>
            <w:r>
              <w:t xml:space="preserve">restores the source’s rank test for consistency.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QR forms of the full-rank formulas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remarks that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projections, oblique in general and orthogonal for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reflexive generalized inverse (conditions 1 and 2 alone), and the generalized inverses 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bi"/>
                </m:rPr>
                <m:t>A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operation counts for the triangular solves, LU and QR, and the comparison of the Cholesky factorization with LU</w:t>
            </w:r>
          </w:p>
          <w:p/>
        </w:tc>
      </w:tr>
    </w:tbl>
    <w:bookmarkStart w:id="67" w:name="thm-scalar-matmul"/>
    <w:p>
      <w:pPr>
        <w:pStyle w:val="FirstParagraph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 two inverses exist.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Now suppose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7" w:author="PR Preview" w:date="2026-01-01T00:00:00Z">
        <w:r>
          <w:delText xml:space="preserve">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 rank factorization exists (</w:delText>
        </w:r>
      </w:del>
      <w:hyperlink r:id="rId64">
        <w:del w:id="10" w:author="PR Preview" w:date="2026-01-01T00:00:00Z">
          <w:r>
            <w:rPr>
              <w:rStyle w:val="Hyperlink"/>
            </w:rPr>
            <w:delText xml:space="preserve">Theorem 15 in Column Space, Null Space and Rank-Nullity</w:delText>
          </w:r>
        </w:del>
      </w:hyperlink>
      <w:del w:id="11" w:author="PR Preview" w:date="2026-01-01T00:00:00Z">
        <w:r>
          <w:delText xml:space="preserve">).</w:delText>
        </w:r>
      </w:del>
      <w:del w:id="12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</w:delText>
        </w:r>
      </w:del>
      <w:del w:id="1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r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</w:delText>
        </w:r>
      </w:del>
      <w:del w:id="18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is</w:delText>
        </w:r>
      </w:del>
      <w:del w:id="21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×</m:t>
        </m:r>
        <m:r>
          <m:t>n</m:t>
        </m:r>
      </m:oMath>
      <w:del w:id="22" w:author="PR Preview" w:date="2026-01-01T00:00:00Z">
        <w:r>
          <w:delText xml:space="preserve">.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Both have rank</w:delText>
        </w:r>
      </w:del>
      <w:del w:id="25" w:author="PR Preview" w:date="2026-01-01T00:00:00Z">
        <w:r>
          <w:delText xml:space="preserve"> </w:delText>
        </w:r>
      </w:del>
      <m:oMath>
        <m:r>
          <m:t>r</m:t>
        </m:r>
      </m:oMath>
      <w:del w:id="26" w:author="PR Preview" w:date="2026-01-01T00:00:00Z">
        <w:r>
          <w:delText xml:space="preserve">:</w:delText>
        </w:r>
      </w:del>
    </w:p>
    <w:p>
      <w:pPr>
        <w:pStyle w:val="BodyText"/>
      </w:pPr>
      <w:ins w:id="27" w:author="PR Preview" w:date="2026-01-01T00:00:00Z">
        <w:r>
          <w:rPr>
            <w:b/>
            <w:bCs/>
          </w:rPr>
          <w:t xml:space="preserve">The two inverses exist.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Now suppose</w:t>
        </w:r>
      </w:ins>
      <w:ins w:id="30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31" w:author="PR Preview" w:date="2026-01-01T00:00:00Z">
        <w:r>
          <w:t xml:space="preserve">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 rank factorization exists (</w:t>
        </w:r>
      </w:ins>
      <w:hyperlink r:id="rId64">
        <w:ins w:id="34" w:author="PR Preview" w:date="2026-01-01T00:00:00Z">
          <w:r>
            <w:rPr>
              <w:rStyle w:val="Hyperlink"/>
            </w:rPr>
            <w:t xml:space="preserve">Theorem 16 in Column Space, Null Space and Rank-Nullity</w:t>
          </w:r>
        </w:ins>
      </w:hyperlink>
      <w:ins w:id="35" w:author="PR Preview" w:date="2026-01-01T00:00:00Z">
        <w:r>
          <w:t xml:space="preserve">).</w:t>
        </w:r>
      </w:ins>
      <w:ins w:id="36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is</w:t>
        </w:r>
      </w:ins>
      <w:ins w:id="3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r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and</w:t>
        </w:r>
      </w:ins>
      <w:ins w:id="42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is</w:t>
        </w:r>
      </w:ins>
      <w:ins w:id="45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×</m:t>
        </m:r>
        <m:r>
          <m:t>n</m:t>
        </m:r>
      </m:oMath>
      <w:ins w:id="46" w:author="PR Preview" w:date="2026-01-01T00:00:00Z">
        <w:r>
          <w:t xml:space="preserve">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Both have rank</w:t>
        </w:r>
      </w:ins>
      <w:ins w:id="49" w:author="PR Preview" w:date="2026-01-01T00:00:00Z">
        <w:r>
          <w:t xml:space="preserve"> </w:t>
        </w:r>
      </w:ins>
      <m:oMath>
        <m:r>
          <m:t>r</m:t>
        </m:r>
      </m:oMath>
      <w:ins w:id="5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del w:id="51" w:author="PR Preview" w:date="2026-01-01T00:00:00Z">
        <w:r>
          <w:rPr>
            <w:b/>
            <w:bCs/>
          </w:rPr>
          <w:delText xml:space="preserve">Example 17 (The Moore-Penrose inverse of a rank-one matrix)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For</w:delText>
        </w:r>
      </w:del>
      <w:del w:id="5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in</w:delText>
        </w:r>
      </w:del>
      <w:del w:id="57" w:author="PR Preview" w:date="2026-01-01T00:00:00Z">
        <w:r>
          <w:delText xml:space="preserve"> </w:delText>
        </w:r>
      </w:del>
      <w:hyperlink r:id="rId89">
        <w:del w:id="58" w:author="PR Preview" w:date="2026-01-01T00:00:00Z">
          <w:r>
            <w:rPr>
              <w:rStyle w:val="Hyperlink"/>
            </w:rPr>
            <w:delText xml:space="preserve">Example 1 in Column Space, Null Space and Rank-Nullity</w:delText>
          </w:r>
        </w:del>
      </w:hyperlink>
      <w:del w:id="59" w:author="PR Preview" w:date="2026-01-01T00:00:00Z">
        <w:r>
          <w:delText xml:space="preserve">, the rank factorization</w:delText>
        </w:r>
      </w:del>
      <w:del w:id="60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(</w:delText>
        </w:r>
      </w:del>
      <w:hyperlink r:id="rId90">
        <w:del w:id="65" w:author="PR Preview" w:date="2026-01-01T00:00:00Z">
          <w:r>
            <w:rPr>
              <w:rStyle w:val="Hyperlink"/>
            </w:rPr>
            <w:delText xml:space="preserve">Example 24 in Column Space, Null Space and Rank-Nullity</w:delText>
          </w:r>
        </w:del>
      </w:hyperlink>
      <w:del w:id="66" w:author="PR Preview" w:date="2026-01-01T00:00:00Z">
        <w:r>
          <w:delText xml:space="preserve">) gives</w:delText>
        </w:r>
      </w:del>
    </w:p>
    <w:p>
      <w:pPr>
        <w:pStyle w:val="FirstParagraph"/>
      </w:pPr>
      <w:ins w:id="67" w:author="PR Preview" w:date="2026-01-01T00:00:00Z">
        <w:r>
          <w:rPr>
            <w:b/>
            <w:bCs/>
          </w:rPr>
          <w:t xml:space="preserve">Example 17 (The Moore-Penrose inverse of a rank-one matrix)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For</w:t>
        </w:r>
      </w:ins>
      <w:ins w:id="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in</w:t>
        </w:r>
      </w:ins>
      <w:ins w:id="73" w:author="PR Preview" w:date="2026-01-01T00:00:00Z">
        <w:r>
          <w:t xml:space="preserve"> </w:t>
        </w:r>
      </w:ins>
      <w:hyperlink r:id="rId89">
        <w:ins w:id="74" w:author="PR Preview" w:date="2026-01-01T00:00:00Z">
          <w:r>
            <w:rPr>
              <w:rStyle w:val="Hyperlink"/>
            </w:rPr>
            <w:t xml:space="preserve">Example 1 in Column Space, Null Space and Rank-Nullity</w:t>
          </w:r>
        </w:ins>
      </w:hyperlink>
      <w:ins w:id="75" w:author="PR Preview" w:date="2026-01-01T00:00:00Z">
        <w:r>
          <w:t xml:space="preserve">, the rank factorization</w:t>
        </w:r>
      </w:ins>
      <w:ins w:id="76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ins w:id="77" w:author="PR Preview" w:date="2026-01-01T00:00:00Z">
        <w:r>
          <w:t xml:space="preserve">,</w:t>
        </w:r>
      </w:ins>
      <w:ins w:id="78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(</w:t>
        </w:r>
      </w:ins>
      <w:hyperlink r:id="rId90">
        <w:ins w:id="81" w:author="PR Preview" w:date="2026-01-01T00:00:00Z">
          <w:r>
            <w:rPr>
              <w:rStyle w:val="Hyperlink"/>
            </w:rPr>
            <w:t xml:space="preserve">Example 26 in Column Space, Null Space and Rank-Nullity</w:t>
          </w:r>
        </w:ins>
      </w:hyperlink>
      <w:ins w:id="82" w:author="PR Preview" w:date="2026-01-01T00:00:00Z">
        <w:r>
          <w:t xml:space="preserve">)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5" w:name="thm-moore-penrose-full-rank"/>
    <w:p>
      <w:pPr>
        <w:pStyle w:val="BodyText"/>
      </w:pPr>
      <w:ins w:id="83" w:author="PR Preview" w:date="2026-01-01T00:00:00Z">
        <w:r>
          <w:rPr>
            <w:b/>
            <w:bCs/>
          </w:rPr>
          <w:t xml:space="preserve">Theorem 13 (The Moore-Penrose inverse of a matrix of full column rank or full row rank)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Let</w:t>
        </w:r>
      </w:ins>
      <w:ins w:id="8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be an</w:t>
        </w:r>
      </w:ins>
      <w:ins w:id="8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90" w:author="PR Preview" w:date="2026-01-01T00:00:00Z">
        <w:r>
          <w:t xml:space="preserve"> </w:t>
        </w:r>
      </w:ins>
      <w:hyperlink r:id="rId92">
        <w:ins w:id="91" w:author="PR Preview" w:date="2026-01-01T00:00:00Z">
          <w:r>
            <w:rPr>
              <w:rStyle w:val="Hyperlink"/>
            </w:rPr>
            <w:t xml:space="preserve">matrix</w:t>
          </w:r>
        </w:ins>
      </w:hyperlink>
      <w:ins w:id="9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93" w:author="PR Preview" w:date="2026-01-01T00:00:00Z">
        <w:r>
          <w:t xml:space="preserve">If</w:t>
        </w:r>
      </w:ins>
      <w:ins w:id="9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has full column rank (</w:t>
        </w:r>
      </w:ins>
      <w:hyperlink r:id="rId93">
        <w:ins w:id="97" w:author="PR Preview" w:date="2026-01-01T00:00:00Z">
          <w:r>
            <w:rPr>
              <w:rStyle w:val="Hyperlink"/>
            </w:rPr>
            <w:t xml:space="preserve">Definition 3 in Subspaces and Rank</w:t>
          </w:r>
        </w:ins>
      </w:hyperlink>
      <w:ins w:id="98" w:author="PR Preview" w:date="2026-01-01T00:00:00Z">
        <w:r>
          <w:t xml:space="preserve">), then</w:t>
        </w:r>
      </w:ins>
      <w:ins w:id="9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is</w:t>
        </w:r>
      </w:ins>
      <w:ins w:id="102" w:author="PR Preview" w:date="2026-01-01T00:00:00Z">
        <w:r>
          <w:t xml:space="preserve"> </w:t>
        </w:r>
      </w:ins>
      <w:hyperlink r:id="rId94">
        <w:ins w:id="103" w:author="PR Preview" w:date="2026-01-01T00:00:00Z">
          <w:r>
            <w:rPr>
              <w:rStyle w:val="Hyperlink"/>
            </w:rPr>
            <w:t xml:space="preserve">invertible</w:t>
          </w:r>
        </w:ins>
      </w:hyperlink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and</w:t>
        </w:r>
      </w:ins>
      <w:ins w:id="10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0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108" w:author="PR Preview" w:date="2026-01-01T00:00:00Z">
        <w:r>
          <w:t xml:space="preserve">If</w:t>
        </w:r>
      </w:ins>
      <w:ins w:id="109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ins w:id="110" w:author="PR Preview" w:date="2026-01-01T00:00:00Z">
        <w:r>
          <w:t xml:space="preserve">, then</w:t>
        </w:r>
      </w:ins>
      <w:ins w:id="11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is invertible and</w:t>
        </w:r>
      </w:ins>
      <w:ins w:id="11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15" w:author="PR Preview" w:date="2026-01-01T00:00:00Z">
        <w:r>
          <w:t xml:space="preserve">.</w:t>
        </w:r>
      </w:ins>
    </w:p>
    <w:bookmarkEnd w:id="95"/>
    <w:p>
      <w:pPr>
        <w:pStyle w:val="FirstParagraph"/>
      </w:pPr>
      <w:ins w:id="116" w:author="PR Preview" w:date="2026-01-01T00:00:00Z">
        <w:r>
          <w:rPr>
            <w:i/>
            <w:iCs/>
          </w:rPr>
          <w:t xml:space="preserve">Proof</w:t>
        </w:r>
      </w:ins>
      <w:ins w:id="117" w:author="PR Preview" w:date="2026-01-01T00:00:00Z">
        <w:r>
          <w:t xml:space="preserve">. </w:t>
        </w:r>
      </w:ins>
      <w:ins w:id="118" w:author="PR Preview" w:date="2026-01-01T00:00:00Z">
        <w:r>
          <w:t xml:space="preserve">By</w:t>
        </w:r>
      </w:ins>
      <w:ins w:id="119" w:author="PR Preview" w:date="2026-01-01T00:00:00Z">
        <w:r>
          <w:t xml:space="preserve"> </w:t>
        </w:r>
      </w:ins>
      <w:hyperlink w:anchor="thm-moore-penrose-unique">
        <w:ins w:id="120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21" w:author="PR Preview" w:date="2026-01-01T00:00:00Z">
        <w:r>
          <w:t xml:space="preserve">, it is enough to show that the</w:t>
        </w:r>
      </w:ins>
      <w:ins w:id="122" w:author="PR Preview" w:date="2026-01-01T00:00:00Z">
        <w:r>
          <w:t xml:space="preserve"> </w:t>
        </w:r>
      </w:ins>
      <w:hyperlink r:id="rId92">
        <w:ins w:id="123" w:author="PR Preview" w:date="2026-01-01T00:00:00Z">
          <w:r>
            <w:rPr>
              <w:rStyle w:val="Hyperlink"/>
            </w:rPr>
            <w:t xml:space="preserve">matrix</w:t>
          </w:r>
        </w:ins>
      </w:hyperlink>
      <w:ins w:id="124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named in each part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satisfies the four conditions of</w:t>
        </w:r>
      </w:ins>
      <w:ins w:id="129" w:author="PR Preview" w:date="2026-01-01T00:00:00Z">
        <w:r>
          <w:t xml:space="preserve"> </w:t>
        </w:r>
      </w:ins>
      <w:hyperlink w:anchor="def-moore-penrose">
        <w:ins w:id="130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31" w:author="PR Preview" w:date="2026-01-01T00:00:00Z">
        <w:r>
          <w:t xml:space="preserve">.</w:t>
        </w:r>
      </w:ins>
    </w:p>
    <w:p>
      <w:pPr>
        <w:pStyle w:val="BodyText"/>
      </w:pPr>
      <w:ins w:id="132" w:author="PR Preview" w:date="2026-01-01T00:00:00Z">
        <w:r>
          <w:rPr>
            <w:b/>
            <w:bCs/>
          </w:rPr>
          <w:t xml:space="preserve">Part 1.</w:t>
        </w:r>
      </w:ins>
      <w:ins w:id="13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is</w:t>
        </w:r>
      </w:ins>
      <w:ins w:id="136" w:author="PR Preview" w:date="2026-01-01T00:00:00Z">
        <w:r>
          <w:t xml:space="preserve"> </w:t>
        </w:r>
      </w:ins>
      <w:hyperlink r:id="rId94">
        <w:ins w:id="137" w:author="PR Preview" w:date="2026-01-01T00:00:00Z">
          <w:r>
            <w:rPr>
              <w:rStyle w:val="Hyperlink"/>
            </w:rPr>
            <w:t xml:space="preserve">invertible</w:t>
          </w:r>
        </w:ins>
      </w:hyperlink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by</w:t>
        </w:r>
      </w:ins>
      <w:ins w:id="140" w:author="PR Preview" w:date="2026-01-01T00:00:00Z">
        <w:r>
          <w:t xml:space="preserve"> </w:t>
        </w:r>
      </w:ins>
      <w:hyperlink w:anchor="thm-gram-invertible">
        <w:ins w:id="141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42" w:author="PR Preview" w:date="2026-01-01T00:00:00Z">
        <w:r>
          <w:t xml:space="preserve">.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Let</w:t>
        </w:r>
      </w:ins>
      <w:ins w:id="145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46" w:author="PR Preview" w:date="2026-01-01T00:00:00Z">
        <w:r>
          <w:t xml:space="preserve">.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ins w:id="149" w:author="PR Preview" w:date="2026-01-01T00:00:00Z">
        <w:r>
          <w:t xml:space="preserve">Condition 4:</w:t>
        </w:r>
      </w:ins>
      <w:ins w:id="15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n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ins w:id="15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w:ins w:id="152" w:author="PR Preview" w:date="2026-01-01T00:00:00Z">
        <w:r>
          <w:t xml:space="preserve">Condition 1:</w:t>
        </w:r>
      </w:ins>
      <w:ins w:id="15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ins w:id="15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w:ins w:id="155" w:author="PR Preview" w:date="2026-01-01T00:00:00Z">
        <w:r>
          <w:t xml:space="preserve">Condition 2:</w:t>
        </w:r>
      </w:ins>
      <w:ins w:id="156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ins w:id="15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w:ins w:id="158" w:author="PR Preview" w:date="2026-01-01T00:00:00Z">
        <w:r>
          <w:t xml:space="preserve">Condition 3:</w:t>
        </w:r>
      </w:ins>
      <w:ins w:id="15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ins w:id="160" w:author="PR Preview" w:date="2026-01-01T00:00:00Z">
        <w:r>
          <w:t xml:space="preserve">,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by</w:t>
        </w:r>
      </w:ins>
      <w:ins w:id="163" w:author="PR Preview" w:date="2026-01-01T00:00:00Z">
        <w:r>
          <w:t xml:space="preserve"> </w:t>
        </w:r>
      </w:ins>
      <w:hyperlink r:id="rId11">
        <w:ins w:id="164" w:author="PR Preview" w:date="2026-01-01T00:00:00Z">
          <w:r>
            <w:rPr>
              <w:rStyle w:val="Hyperlink"/>
            </w:rPr>
            <w:t xml:space="preserve">Theorem 17 in Matrices</w:t>
          </w:r>
        </w:ins>
      </w:hyperlink>
      <w:ins w:id="165" w:author="PR Preview" w:date="2026-01-01T00:00:00Z">
        <w:r>
          <w:t xml:space="preserve">,</w:t>
        </w:r>
      </w:ins>
      <w:ins w:id="166" w:author="PR Preview" w:date="2026-01-01T00:00:00Z">
        <w:r>
          <w:t xml:space="preserve"> </w:t>
        </w:r>
      </w:ins>
      <w:hyperlink r:id="rId96">
        <w:ins w:id="167" w:author="PR Preview" w:date="2026-01-01T00:00:00Z">
          <w:r>
            <w:rPr>
              <w:rStyle w:val="Hyperlink"/>
            </w:rPr>
            <w:t xml:space="preserve">Theorem 2 in Special Matrices and Decompositions</w:t>
          </w:r>
        </w:ins>
      </w:hyperlink>
      <w:ins w:id="168" w:author="PR Preview" w:date="2026-01-01T00:00:00Z">
        <w:r>
          <w:t xml:space="preserve">, and because</w:t>
        </w:r>
      </w:ins>
      <w:ins w:id="16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is</w:t>
        </w:r>
      </w:ins>
      <w:ins w:id="172" w:author="PR Preview" w:date="2026-01-01T00:00:00Z">
        <w:r>
          <w:t xml:space="preserve"> </w:t>
        </w:r>
      </w:ins>
      <w:hyperlink r:id="rId97">
        <w:ins w:id="173" w:author="PR Preview" w:date="2026-01-01T00:00:00Z">
          <w:r>
            <w:rPr>
              <w:rStyle w:val="Hyperlink"/>
            </w:rPr>
            <w:t xml:space="preserve">symmetric</w:t>
          </w:r>
        </w:ins>
      </w:hyperlink>
      <w:ins w:id="174" w:author="PR Preview" w:date="2026-01-01T00:00:00Z">
        <w:r>
          <w:t xml:space="preserve">.</w:t>
        </w:r>
      </w:ins>
    </w:p>
    <w:p>
      <w:pPr>
        <w:pStyle w:val="FirstParagraph"/>
      </w:pPr>
      <w:ins w:id="175" w:author="PR Preview" w:date="2026-01-01T00:00:00Z">
        <w:r>
          <w:rPr>
            <w:b/>
            <w:bCs/>
          </w:rPr>
          <w:t xml:space="preserve">Part 2.</w:t>
        </w:r>
      </w:ins>
      <w:ins w:id="176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(</w:t>
        </w:r>
      </w:ins>
      <w:hyperlink r:id="rId98">
        <w:ins w:id="179" w:author="PR Preview" w:date="2026-01-01T00:00:00Z">
          <w:r>
            <w:rPr>
              <w:rStyle w:val="Hyperlink"/>
            </w:rPr>
            <w:t xml:space="preserve">Theorem 10 in Column Space, Null Space and Rank-Nullity</w:t>
          </w:r>
        </w:ins>
      </w:hyperlink>
      <w:ins w:id="180" w:author="PR Preview" w:date="2026-01-01T00:00:00Z">
        <w:r>
          <w:t xml:space="preserve">),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and</w:t>
        </w:r>
      </w:ins>
      <w:ins w:id="1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is</w:t>
        </w:r>
      </w:ins>
      <w:ins w:id="18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m</m:t>
        </m:r>
      </m:oMath>
      <w:ins w:id="187" w:author="PR Preview" w:date="2026-01-01T00:00:00Z">
        <w:r>
          <w:t xml:space="preserve">,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so it is invertible (</w:t>
        </w:r>
      </w:ins>
      <w:hyperlink r:id="rId99">
        <w:ins w:id="190" w:author="PR Preview" w:date="2026-01-01T00:00:00Z">
          <w:r>
            <w:rPr>
              <w:rStyle w:val="Hyperlink"/>
            </w:rPr>
            <w:t xml:space="preserve">Theorem 1 in Diagonalization and Cholesky</w:t>
          </w:r>
        </w:ins>
      </w:hyperlink>
      <w:ins w:id="191" w:author="PR Preview" w:date="2026-01-01T00:00:00Z">
        <w:r>
          <w:t xml:space="preserve">).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Let</w:t>
        </w:r>
      </w:ins>
      <w:ins w:id="194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95" w:author="PR Preview" w:date="2026-01-01T00:00:00Z">
        <w:r>
          <w:t xml:space="preserve">.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Then</w:t>
        </w:r>
      </w:ins>
      <w:ins w:id="19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(</w:t>
        </w:r>
      </w:ins>
      <w:hyperlink r:id="rId74">
        <w:ins w:id="201" w:author="PR Preview" w:date="2026-01-01T00:00:00Z">
          <w:r>
            <w:rPr>
              <w:rStyle w:val="Hyperlink"/>
            </w:rPr>
            <w:t xml:space="preserve">Definition 5 in Special Matrices and Decompositions</w:t>
          </w:r>
        </w:ins>
      </w:hyperlink>
      <w:ins w:id="20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7"/>
        </w:numPr>
      </w:pPr>
      <w:ins w:id="203" w:author="PR Preview" w:date="2026-01-01T00:00:00Z">
        <w:r>
          <w:t xml:space="preserve">Condition 3:</w:t>
        </w:r>
      </w:ins>
      <w:ins w:id="204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m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ins w:id="20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206" w:author="PR Preview" w:date="2026-01-01T00:00:00Z">
        <w:r>
          <w:t xml:space="preserve">Condition 1:</w:t>
        </w:r>
      </w:ins>
      <w:ins w:id="20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ins w:id="20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209" w:author="PR Preview" w:date="2026-01-01T00:00:00Z">
        <w:r>
          <w:t xml:space="preserve">Condition 2:</w:t>
        </w:r>
      </w:ins>
      <w:ins w:id="210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</m:oMath>
      <w:ins w:id="21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212" w:author="PR Preview" w:date="2026-01-01T00:00:00Z">
        <w:r>
          <w:t xml:space="preserve">Condition 4:</w:t>
        </w:r>
      </w:ins>
      <w:ins w:id="21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ins w:id="214" w:author="PR Preview" w:date="2026-01-01T00:00:00Z">
        <w:r>
          <w:t xml:space="preserve">,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by</w:t>
        </w:r>
      </w:ins>
      <w:ins w:id="217" w:author="PR Preview" w:date="2026-01-01T00:00:00Z">
        <w:r>
          <w:t xml:space="preserve"> </w:t>
        </w:r>
      </w:ins>
      <w:hyperlink r:id="rId11">
        <w:ins w:id="218" w:author="PR Preview" w:date="2026-01-01T00:00:00Z">
          <w:r>
            <w:rPr>
              <w:rStyle w:val="Hyperlink"/>
            </w:rPr>
            <w:t xml:space="preserve">Theorem 17 in Matrices</w:t>
          </w:r>
        </w:ins>
      </w:hyperlink>
      <w:ins w:id="219" w:author="PR Preview" w:date="2026-01-01T00:00:00Z">
        <w:r>
          <w:t xml:space="preserve">,</w:t>
        </w:r>
      </w:ins>
      <w:ins w:id="220" w:author="PR Preview" w:date="2026-01-01T00:00:00Z">
        <w:r>
          <w:t xml:space="preserve"> </w:t>
        </w:r>
      </w:ins>
      <w:hyperlink r:id="rId96">
        <w:ins w:id="221" w:author="PR Preview" w:date="2026-01-01T00:00:00Z">
          <w:r>
            <w:rPr>
              <w:rStyle w:val="Hyperlink"/>
            </w:rPr>
            <w:t xml:space="preserve">Theorem 2 in Special Matrices and Decompositions</w:t>
          </w:r>
        </w:ins>
      </w:hyperlink>
      <w:ins w:id="222" w:author="PR Preview" w:date="2026-01-01T00:00:00Z">
        <w:r>
          <w:t xml:space="preserve">, and because</w:t>
        </w:r>
      </w:ins>
      <w:ins w:id="2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is symmetric.</w:t>
        </w:r>
      </w:ins>
    </w:p>
    <w:bookmarkStart w:id="100" w:name="exm-moore-penrose-full-rank"/>
    <w:p>
      <w:pPr>
        <w:pStyle w:val="FirstParagraph"/>
      </w:pPr>
      <w:ins w:id="226" w:author="PR Preview" w:date="2026-01-01T00:00:00Z">
        <w:r>
          <w:rPr>
            <w:b/>
            <w:bCs/>
          </w:rPr>
          <w:t xml:space="preserve">Example 18 (Moore-Penrose inverses of a column and a row)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The</w:t>
        </w:r>
      </w:ins>
      <w:ins w:id="22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1</m:t>
        </m:r>
      </m:oMath>
      <w:ins w:id="230" w:author="PR Preview" w:date="2026-01-01T00:00:00Z">
        <w:r>
          <w:t xml:space="preserve"> </w:t>
        </w:r>
      </w:ins>
      <w:hyperlink r:id="rId92">
        <w:ins w:id="231" w:author="PR Preview" w:date="2026-01-01T00:00:00Z">
          <w:r>
            <w:rPr>
              <w:rStyle w:val="Hyperlink"/>
            </w:rPr>
            <w:t xml:space="preserve">matrix</w:t>
          </w:r>
        </w:ins>
      </w:hyperlink>
      <w:ins w:id="23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has</w:t>
        </w:r>
      </w:ins>
      <w:ins w:id="235" w:author="PR Preview" w:date="2026-01-01T00:00:00Z">
        <w:r>
          <w:t xml:space="preserve"> </w:t>
        </w:r>
      </w:ins>
      <w:hyperlink r:id="rId93">
        <w:ins w:id="236" w:author="PR Preview" w:date="2026-01-01T00:00:00Z">
          <w:r>
            <w:rPr>
              <w:rStyle w:val="Hyperlink"/>
            </w:rPr>
            <w:t xml:space="preserve">full column rank</w:t>
          </w:r>
        </w:ins>
      </w:hyperlink>
      <w:ins w:id="237" w:author="PR Preview" w:date="2026-01-01T00:00:00Z">
        <w:r>
          <w:t xml:space="preserve">,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and</w:t>
        </w:r>
      </w:ins>
      <w:ins w:id="24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ins w:id="241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42" w:author="PR Preview" w:date="2026-01-01T00:00:00Z">
        <w:r>
          <w:t xml:space="preserve">Then</w:t>
        </w:r>
      </w:ins>
      <w:ins w:id="24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ins w:id="244" w:author="PR Preview" w:date="2026-01-01T00:00:00Z">
        <w:r>
          <w:t xml:space="preserve">,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and</w:t>
        </w:r>
      </w:ins>
      <w:ins w:id="24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is</w:t>
        </w:r>
      </w:ins>
      <w:ins w:id="250" w:author="PR Preview" w:date="2026-01-01T00:00:00Z">
        <w:r>
          <w:t xml:space="preserve"> </w:t>
        </w:r>
      </w:ins>
      <w:hyperlink r:id="rId97">
        <w:ins w:id="251" w:author="PR Preview" w:date="2026-01-01T00:00:00Z">
          <w:r>
            <w:rPr>
              <w:rStyle w:val="Hyperlink"/>
            </w:rPr>
            <w:t xml:space="preserve">symmetric</w:t>
          </w:r>
        </w:ins>
      </w:hyperlink>
      <w:ins w:id="252" w:author="PR Preview" w:date="2026-01-01T00:00:00Z">
        <w:r>
          <w:t xml:space="preserve">.</w:t>
        </w:r>
      </w:ins>
    </w:p>
    <w:p>
      <w:pPr>
        <w:pStyle w:val="BodyText"/>
      </w:pPr>
      <w:ins w:id="253" w:author="PR Preview" w:date="2026-01-01T00:00:00Z">
        <w:r>
          <w:t xml:space="preserve">The</w:t>
        </w:r>
      </w:ins>
      <w:ins w:id="25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matrix</w:t>
        </w:r>
      </w:ins>
      <w:ins w:id="25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has</w:t>
        </w:r>
      </w:ins>
      <w:ins w:id="260" w:author="PR Preview" w:date="2026-01-01T00:00:00Z">
        <w:r>
          <w:t xml:space="preserve"> </w:t>
        </w:r>
      </w:ins>
      <w:hyperlink r:id="rId13">
        <w:ins w:id="261" w:author="PR Preview" w:date="2026-01-01T00:00:00Z">
          <w:r>
            <w:rPr>
              <w:rStyle w:val="Hyperlink"/>
            </w:rPr>
            <w:t xml:space="preserve">rank</w:t>
          </w:r>
        </w:ins>
      </w:hyperlink>
      <w:ins w:id="262" w:author="PR Preview" w:date="2026-01-01T00:00:00Z">
        <w:r>
          <w:t xml:space="preserve"> </w:t>
        </w:r>
      </w:ins>
      <m:oMath>
        <m:r>
          <m:t>1</m:t>
        </m:r>
      </m:oMath>
      <w:ins w:id="263" w:author="PR Preview" w:date="2026-01-01T00:00:00Z">
        <w:r>
          <w:t xml:space="preserve">, which is its count of rows,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and</w:t>
        </w:r>
      </w:ins>
      <w:ins w:id="26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ins w:id="267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def-consistent-system"/>
    <w:p>
      <w:pPr>
        <w:pStyle w:val="FirstParagraph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101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102"/>
    <w:bookmarkStart w:id="104" w:name="exm-consistent-system"/>
    <w:p>
      <w:pPr>
        <w:pStyle w:val="BodyText"/>
      </w:pPr>
      <w:del w:id="268" w:author="PR Preview" w:date="2026-01-01T00:00:00Z">
        <w:r>
          <w:rPr>
            <w:b/>
            <w:bCs/>
          </w:rPr>
          <w:delText xml:space="preserve">Example 18 (A consistent system and an inconsistent one)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With</w:delText>
        </w:r>
      </w:del>
      <w:del w:id="27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272" w:author="PR Preview" w:date="2026-01-01T00:00:00Z">
        <w:r>
          <w:delText xml:space="preserve">,</w:delText>
        </w:r>
      </w:del>
      <w:del w:id="27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(</w:delText>
        </w:r>
      </w:del>
      <w:hyperlink r:id="rId103">
        <w:del w:id="276" w:author="PR Preview" w:date="2026-01-01T00:00:00Z">
          <w:r>
            <w:rPr>
              <w:rStyle w:val="Hyperlink"/>
            </w:rPr>
            <w:delText xml:space="preserve">Definition 13 in Matrices</w:delText>
          </w:r>
        </w:del>
      </w:hyperlink>
      <w:del w:id="277" w:author="PR Preview" w:date="2026-01-01T00:00:00Z">
        <w:r>
          <w:delText xml:space="preserve">).</w:delText>
        </w:r>
      </w:del>
    </w:p>
    <w:p>
      <w:pPr>
        <w:pStyle w:val="BodyText"/>
      </w:pPr>
      <w:ins w:id="278" w:author="PR Preview" w:date="2026-01-01T00:00:00Z">
        <w:r>
          <w:rPr>
            <w:b/>
            <w:bCs/>
          </w:rPr>
          <w:t xml:space="preserve">Example 19 (A consistent system and an inconsistent one)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With</w:t>
        </w:r>
      </w:ins>
      <w:ins w:id="28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82" w:author="PR Preview" w:date="2026-01-01T00:00:00Z">
        <w:r>
          <w:t xml:space="preserve">,</w:t>
        </w:r>
      </w:ins>
      <w:ins w:id="2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(</w:t>
        </w:r>
      </w:ins>
      <w:hyperlink r:id="rId103">
        <w:ins w:id="286" w:author="PR Preview" w:date="2026-01-01T00:00:00Z">
          <w:r>
            <w:rPr>
              <w:rStyle w:val="Hyperlink"/>
            </w:rPr>
            <w:t xml:space="preserve">Definition 13 in Matrices</w:t>
          </w:r>
        </w:ins>
      </w:hyperlink>
      <w:ins w:id="287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thm-consistency"/>
    <w:p>
      <w:pPr>
        <w:pStyle w:val="FirstParagraph"/>
      </w:pPr>
      <w:del w:id="288" w:author="PR Preview" w:date="2026-01-01T00:00:00Z">
        <w:r>
          <w:rPr>
            <w:b/>
            <w:bCs/>
          </w:rPr>
          <w:delText xml:space="preserve">Theorem 13 (When a linear system has a solution)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Let</w:delText>
        </w:r>
      </w:del>
      <w:del w:id="29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be</w:delText>
        </w:r>
      </w:del>
      <w:del w:id="29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95" w:author="PR Preview" w:date="2026-01-01T00:00:00Z">
        <w:r>
          <w:delText xml:space="preserve">, let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$\mathord{\smash[b]{\underset{\raise.3ex\hbox{$\scriptstyle\sim$}}{b}}\vphantom{b}} \in \mathbb{R}^m$</w:delText>
        </w:r>
      </w:del>
      <w:del w:id="298" w:author="PR Preview" w:date="2026-01-01T00:00:00Z">
        <w:r>
          <w:delText xml:space="preserve">,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and let</w:delText>
        </w:r>
      </w:del>
      <w:del w:id="301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be any generalized inverse of</w:delText>
        </w:r>
      </w:del>
      <w:del w:id="30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(</w:delText>
        </w:r>
      </w:del>
      <w:hyperlink w:anchor="def-generalized-inverse">
        <w:del w:id="307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08" w:author="PR Preview" w:date="2026-01-01T00:00:00Z">
        <w:r>
          <w:delText xml:space="preserve">).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The following statements are equivalent:</w:delText>
        </w:r>
      </w:del>
    </w:p>
    <w:p>
      <w:pPr>
        <w:pStyle w:val="FirstParagraph"/>
      </w:pPr>
      <w:ins w:id="311" w:author="PR Preview" w:date="2026-01-01T00:00:00Z">
        <w:r>
          <w:rPr>
            <w:b/>
            <w:bCs/>
          </w:rPr>
          <w:t xml:space="preserve">Theorem 14 (When a linear system has a solution)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Let</w:t>
        </w:r>
      </w:ins>
      <w:ins w:id="31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be</w:t>
        </w:r>
      </w:ins>
      <w:ins w:id="31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18" w:author="PR Preview" w:date="2026-01-01T00:00:00Z">
        <w:r>
          <w:t xml:space="preserve">, let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$\mathord{\smash[b]{\underset{\raise.3ex\hbox{$\scriptstyle\sim$}}{b}}\vphantom{b}} \in \mathbb{R}^m$</w:t>
        </w:r>
      </w:ins>
      <w:ins w:id="321" w:author="PR Preview" w:date="2026-01-01T00:00:00Z">
        <w:r>
          <w:t xml:space="preserve">,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and let</w:t>
        </w:r>
      </w:ins>
      <w:ins w:id="324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be any generalized inverse of</w:t>
        </w:r>
      </w:ins>
      <w:ins w:id="32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(</w:t>
        </w:r>
      </w:ins>
      <w:hyperlink w:anchor="def-generalized-inverse">
        <w:ins w:id="330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331" w:author="PR Preview" w:date="2026-01-01T00:00:00Z">
        <w:r>
          <w:t xml:space="preserve">).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The following statements are equivalent:</w:t>
        </w:r>
      </w:ins>
    </w:p>
    <w:p>
      <w:pPr>
        <w:pStyle w:val="Compact"/>
        <w:numPr>
          <w:ilvl w:val="0"/>
          <w:numId w:val="1009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del w:id="334" w:author="PR Preview" w:date="2026-01-01T00:00:00Z">
        <w:r>
          <w:delText xml:space="preserve">$\mathbf{A} \mathbf{G} \mathord{\smash[b]{\underset{\raise.3ex\hbox{$\scriptstyle\sim$}}{b}}\vphantom{b}} = \mathord{\smash[b]{\underset{\raise.3ex\hbox{$\scriptstyle\sim$}}{b}}\vphantom{b}}$</w:delText>
        </w:r>
      </w:del>
      <w:del w:id="33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9"/>
        </w:numPr>
      </w:pPr>
      <w:ins w:id="336" w:author="PR Preview" w:date="2026-01-01T00:00:00Z">
        <w:r>
          <w:t xml:space="preserve">$\mathbf{A} \mathbf{G} \mathord{\smash[b]{\underset{\raise.3ex\hbox{$\scriptstyle\sim$}}{b}}\vphantom{b}} = \mathord{\smash[b]{\underset{\raise.3ex\hbox{$\scriptstyle\sim$}}{b}}\vphantom{b}}$</w:t>
        </w:r>
      </w:ins>
      <w:ins w:id="337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9"/>
        </w:numPr>
      </w:pPr>
      <w:ins w:id="338" w:author="PR Preview" w:date="2026-01-01T00:00:00Z">
        <w:r>
          <w:t xml:space="preserve">$\operatorname{rank}\mathopen{}\left(\begin{bmatrix} \mathbf{A} &amp; \mathord{\smash[b]{\underset{\raise.3ex\hbox{$\scriptstyle\sim$}}{b}}\vphantom{b}} \end{bmatrix}\right)\mathclose{} = \operatorname{rank}(\mathbf{A})$</w:t>
        </w:r>
      </w:ins>
      <w:ins w:id="339" w:author="PR Preview" w:date="2026-01-01T00:00:00Z">
        <w:r>
          <w:t xml:space="preserve">,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where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$\begin{bmatrix} \mathbf{A} &amp; \mathord{\smash[b]{\underset{\raise.3ex\hbox{$\scriptstyle\sim$}}{b}}\vphantom{b}} \end{bmatrix}$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is the</w:t>
        </w:r>
      </w:ins>
      <w:ins w:id="34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347" w:author="PR Preview" w:date="2026-01-01T00:00:00Z">
        <w:r>
          <w:t xml:space="preserve"> </w:t>
        </w:r>
      </w:ins>
      <w:hyperlink r:id="rId92">
        <w:ins w:id="348" w:author="PR Preview" w:date="2026-01-01T00:00:00Z">
          <w:r>
            <w:rPr>
              <w:rStyle w:val="Hyperlink"/>
            </w:rPr>
            <w:t xml:space="preserve">matrix</w:t>
          </w:r>
        </w:ins>
      </w:hyperlink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whose last column is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$\mathord{\smash[b]{\underset{\raise.3ex\hbox{$\scriptstyle\sim$}}{b}}\vphantom{b}}$</w:t>
        </w:r>
      </w:ins>
      <w:ins w:id="353" w:author="PR Preview" w:date="2026-01-01T00:00:00Z">
        <w:r>
          <w:t xml:space="preserve">.</w:t>
        </w:r>
      </w:ins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del w:id="354" w:author="PR Preview" w:date="2026-01-01T00:00:00Z">
        <w:r>
          <w:rPr>
            <w:b/>
            <w:bCs/>
          </w:rPr>
          <w:delText xml:space="preserve">Example 19 (Testing consistency with a generalized inverse)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For</w:delText>
        </w:r>
      </w:del>
      <w:del w:id="35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and the generalized inverse</w:delText>
        </w:r>
      </w:del>
      <w:del w:id="360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361" w:author="PR Preview" w:date="2026-01-01T00:00:00Z">
        <w:r>
          <w:delText xml:space="preserve">,</w:delText>
        </w:r>
      </w:del>
      <w:del w:id="36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363" w:author="PR Preview" w:date="2026-01-01T00:00:00Z">
        <w:r>
          <w:delText xml:space="preserve">.</w:delText>
        </w:r>
      </w:del>
    </w:p>
    <w:p>
      <w:pPr>
        <w:pStyle w:val="BodyText"/>
      </w:pPr>
      <w:ins w:id="364" w:author="PR Preview" w:date="2026-01-01T00:00:00Z">
        <w:r>
          <w:rPr>
            <w:b/>
            <w:bCs/>
          </w:rPr>
          <w:t xml:space="preserve">2 and 4 are equivalent.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Every column of</w:t>
        </w:r>
      </w:ins>
      <w:ins w:id="36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is a column of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$\begin{bmatrix} \mathbf{A} &amp; \mathord{\smash[b]{\underset{\raise.3ex\hbox{$\scriptstyle\sim$}}{b}}\vphantom{b}} \end{bmatrix}$</w:t>
        </w:r>
      </w:ins>
      <w:ins w:id="372" w:author="PR Preview" w:date="2026-01-01T00:00:00Z">
        <w:r>
          <w:t xml:space="preserve">,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so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$\mathcal{C}(\mathbf{A}) \subseteq \mathcal{C}\mathopen{}\left(\begin{bmatrix} \mathbf{A} &amp; \mathord{\smash[b]{\underset{\raise.3ex\hbox{$\scriptstyle\sim$}}{b}}\vphantom{b}} \end{bmatrix}\right)\mathclose{}$</w:t>
        </w:r>
      </w:ins>
      <w:ins w:id="37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0"/>
        </w:numPr>
      </w:pPr>
      <w:ins w:id="378" w:author="PR Preview" w:date="2026-01-01T00:00:00Z">
        <w:r>
          <w:t xml:space="preserve">If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$\mathord{\smash[b]{\underset{\raise.3ex\hbox{$\scriptstyle\sim$}}{b}}\vphantom{b}} \in \mathcal{C}(\mathbf{A})$</w:t>
        </w:r>
      </w:ins>
      <w:ins w:id="381" w:author="PR Preview" w:date="2026-01-01T00:00:00Z">
        <w:r>
          <w:t xml:space="preserve">,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every combination of the columns of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$\begin{bmatrix} \mathbf{A} &amp; \mathord{\smash[b]{\underset{\raise.3ex\hbox{$\scriptstyle\sim$}}{b}}\vphantom{b}} \end{bmatrix}$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is a combination of the columns of</w:t>
        </w:r>
      </w:ins>
      <w:ins w:id="38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(</w:t>
        </w:r>
      </w:ins>
      <w:hyperlink r:id="rId48">
        <w:ins w:id="391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392" w:author="PR Preview" w:date="2026-01-01T00:00:00Z">
        <w:r>
          <w:t xml:space="preserve">),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so the two column spaces (</w:t>
        </w:r>
      </w:ins>
      <w:hyperlink r:id="rId48">
        <w:ins w:id="395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396" w:author="PR Preview" w:date="2026-01-01T00:00:00Z">
        <w:r>
          <w:t xml:space="preserve">) coincide and their</w:t>
        </w:r>
      </w:ins>
      <w:ins w:id="397" w:author="PR Preview" w:date="2026-01-01T00:00:00Z">
        <w:r>
          <w:t xml:space="preserve"> </w:t>
        </w:r>
      </w:ins>
      <w:hyperlink r:id="rId13">
        <w:ins w:id="398" w:author="PR Preview" w:date="2026-01-01T00:00:00Z">
          <w:r>
            <w:rPr>
              <w:rStyle w:val="Hyperlink"/>
            </w:rPr>
            <w:t xml:space="preserve">ranks</w:t>
          </w:r>
        </w:ins>
      </w:hyperlink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agree (</w:t>
        </w:r>
      </w:ins>
      <w:hyperlink r:id="rId58">
        <w:ins w:id="401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40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0"/>
        </w:numPr>
      </w:pPr>
      <w:ins w:id="403" w:author="PR Preview" w:date="2026-01-01T00:00:00Z">
        <w:r>
          <w:t xml:space="preserve">If the ranks agree, the two column spaces have the same</w:t>
        </w:r>
      </w:ins>
      <w:ins w:id="404" w:author="PR Preview" w:date="2026-01-01T00:00:00Z">
        <w:r>
          <w:t xml:space="preserve"> </w:t>
        </w:r>
      </w:ins>
      <w:hyperlink r:id="rId59">
        <w:ins w:id="405" w:author="PR Preview" w:date="2026-01-01T00:00:00Z">
          <w:r>
            <w:rPr>
              <w:rStyle w:val="Hyperlink"/>
            </w:rPr>
            <w:t xml:space="preserve">dimension</w:t>
          </w:r>
        </w:ins>
      </w:hyperlink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(</w:t>
        </w:r>
      </w:ins>
      <w:hyperlink r:id="rId58">
        <w:ins w:id="408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409" w:author="PR Preview" w:date="2026-01-01T00:00:00Z">
        <w:r>
          <w:t xml:space="preserve">),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so they coincide (</w:t>
        </w:r>
      </w:ins>
      <w:hyperlink r:id="rId106">
        <w:ins w:id="412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413" w:author="PR Preview" w:date="2026-01-01T00:00:00Z">
        <w:r>
          <w:t xml:space="preserve">),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and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$\mathord{\smash[b]{\underset{\raise.3ex\hbox{$\scriptstyle\sim$}}{b}}\vphantom{b}} \in \mathcal{C}\mathopen{}\left(\begin{bmatrix} \mathbf{A} &amp; \mathord{\smash[b]{\underset{\raise.3ex\hbox{$\scriptstyle\sim$}}{b}}\vphantom{b}} \end{bmatrix}\right)\mathclose{} = \mathcal{C}(\mathbf{A})$</w:t>
        </w:r>
      </w:ins>
      <w:ins w:id="418" w:author="PR Preview" w:date="2026-01-01T00:00:00Z">
        <w:r>
          <w:t xml:space="preserve">.</w:t>
        </w:r>
      </w:ins>
    </w:p>
    <w:bookmarkStart w:id="108" w:name="exm-consistency"/>
    <w:p>
      <w:pPr>
        <w:pStyle w:val="FirstParagraph"/>
      </w:pPr>
      <w:ins w:id="419" w:author="PR Preview" w:date="2026-01-01T00:00:00Z">
        <w:r>
          <w:rPr>
            <w:b/>
            <w:bCs/>
          </w:rPr>
          <w:t xml:space="preserve">Example 20 (Testing consistency with a generalized inverse)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For</w:t>
        </w:r>
      </w:ins>
      <w:ins w:id="42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and the generalized inverse</w:t>
        </w:r>
      </w:ins>
      <w:ins w:id="425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426" w:author="PR Preview" w:date="2026-01-01T00:00:00Z">
        <w:r>
          <w:t xml:space="preserve">,</w:t>
        </w:r>
      </w:ins>
      <w:ins w:id="42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428" w:author="PR Preview" w:date="2026-01-01T00:00:00Z">
        <w:r>
          <w:t xml:space="preserve">.</w:t>
        </w:r>
      </w:ins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p>
      <w:pPr>
        <w:pStyle w:val="FirstParagraph"/>
      </w:pPr>
      <w:del w:id="429" w:author="PR Preview" w:date="2026-01-01T00:00:00Z">
        <w:r>
          <w:rPr>
            <w:b/>
            <w:bCs/>
          </w:rPr>
          <w:delText xml:space="preserve">Theorem 14 (All solutions of a linear system)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Let</w:delText>
        </w:r>
      </w:del>
      <w:del w:id="43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be</w:delText>
        </w:r>
      </w:del>
      <w:del w:id="43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with a generalized inverse</w:delText>
        </w:r>
      </w:del>
      <w:del w:id="438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(</w:delText>
        </w:r>
      </w:del>
      <w:hyperlink w:anchor="def-generalized-inverse">
        <w:del w:id="441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442" w:author="PR Preview" w:date="2026-01-01T00:00:00Z">
        <w:r>
          <w:delText xml:space="preserve">).</w:delText>
        </w:r>
      </w:del>
    </w:p>
    <w:p>
      <w:pPr>
        <w:pStyle w:val="FirstParagraph"/>
      </w:pPr>
      <w:ins w:id="443" w:author="PR Preview" w:date="2026-01-01T00:00:00Z">
        <w:r>
          <w:t xml:space="preserve">Item 4 agrees.</w:t>
        </w:r>
      </w:ins>
      <w:ins w:id="44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has</w:t>
        </w:r>
      </w:ins>
      <w:ins w:id="447" w:author="PR Preview" w:date="2026-01-01T00:00:00Z">
        <w:r>
          <w:t xml:space="preserve"> </w:t>
        </w:r>
      </w:ins>
      <w:hyperlink r:id="rId13">
        <w:ins w:id="448" w:author="PR Preview" w:date="2026-01-01T00:00:00Z">
          <w:r>
            <w:rPr>
              <w:rStyle w:val="Hyperlink"/>
            </w:rPr>
            <w:t xml:space="preserve">rank</w:t>
          </w:r>
        </w:ins>
      </w:hyperlink>
      <w:ins w:id="449" w:author="PR Preview" w:date="2026-01-01T00:00:00Z">
        <w:r>
          <w:t xml:space="preserve"> </w:t>
        </w:r>
      </w:ins>
      <m:oMath>
        <m:r>
          <m:t>1</m:t>
        </m:r>
      </m:oMath>
      <w:ins w:id="450" w:author="PR Preview" w:date="2026-01-01T00:00:00Z">
        <w:r>
          <w:t xml:space="preserve">.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For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$\mathord{\smash[b]{\underset{\raise.3ex\hbox{$\scriptstyle\sim$}}{b}}\vphantom{b}} = (2, 0)$</w:t>
        </w:r>
      </w:ins>
      <w:ins w:id="455" w:author="PR Preview" w:date="2026-01-01T00:00:00Z">
        <w:r>
          <w:t xml:space="preserve">,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$\begin{bmatrix} \mathbf{A} &amp; \mathord{\smash[b]{\underset{\raise.3ex\hbox{$\scriptstyle\sim$}}{b}}\vphantom{b}} \end{bmatrix} = \begin{bmatrix} 1 &amp; 0 &amp; 2 \\ 0 &amp; 0 &amp; 0 \end{bmatrix}$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also has rank</w:t>
        </w:r>
      </w:ins>
      <w:ins w:id="460" w:author="PR Preview" w:date="2026-01-01T00:00:00Z">
        <w:r>
          <w:t xml:space="preserve"> </w:t>
        </w:r>
      </w:ins>
      <m:oMath>
        <m:r>
          <m:t>1</m:t>
        </m:r>
      </m:oMath>
      <w:ins w:id="461" w:author="PR Preview" w:date="2026-01-01T00:00:00Z">
        <w:r>
          <w:t xml:space="preserve">.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For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$\mathord{\smash[b]{\underset{\raise.3ex\hbox{$\scriptstyle\sim$}}{b}}\vphantom{b}} = (2, 1)$</w:t>
        </w:r>
      </w:ins>
      <w:ins w:id="466" w:author="PR Preview" w:date="2026-01-01T00:00:00Z">
        <w:r>
          <w:t xml:space="preserve">,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$\begin{bmatrix} \mathbf{A} &amp; \mathord{\smash[b]{\underset{\raise.3ex\hbox{$\scriptstyle\sim$}}{b}}\vphantom{b}} \end{bmatrix} = \begin{bmatrix} 1 &amp; 0 &amp; 2 \\ 0 &amp; 0 &amp; 1 \end{bmatrix}$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has rank</w:t>
        </w:r>
      </w:ins>
      <w:ins w:id="471" w:author="PR Preview" w:date="2026-01-01T00:00:00Z">
        <w:r>
          <w:t xml:space="preserve"> </w:t>
        </w:r>
      </w:ins>
      <m:oMath>
        <m:r>
          <m:t>2</m:t>
        </m:r>
      </m:oMath>
      <w:ins w:id="472" w:author="PR Preview" w:date="2026-01-01T00:00:00Z">
        <w:r>
          <w:t xml:space="preserve">, because</w:t>
        </w:r>
      </w:ins>
      <w:ins w:id="47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and</w:t>
        </w:r>
      </w:ins>
      <w:ins w:id="4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are</w:t>
        </w:r>
      </w:ins>
      <w:ins w:id="479" w:author="PR Preview" w:date="2026-01-01T00:00:00Z">
        <w:r>
          <w:t xml:space="preserve"> </w:t>
        </w:r>
      </w:ins>
      <w:hyperlink r:id="rId107">
        <w:ins w:id="480" w:author="PR Preview" w:date="2026-01-01T00:00:00Z">
          <w:r>
            <w:rPr>
              <w:rStyle w:val="Hyperlink"/>
            </w:rPr>
            <w:t xml:space="preserve">linearly independent</w:t>
          </w:r>
        </w:ins>
      </w:hyperlink>
      <w:ins w:id="481" w:author="PR Preview" w:date="2026-01-01T00:00:00Z">
        <w:r>
          <w:t xml:space="preserve">.</w:t>
        </w:r>
      </w:ins>
    </w:p>
    <w:bookmarkEnd w:id="108"/>
    <w:bookmarkStart w:id="109" w:name="thm-solution-set"/>
    <w:p>
      <w:pPr>
        <w:pStyle w:val="BodyText"/>
      </w:pPr>
      <w:ins w:id="482" w:author="PR Preview" w:date="2026-01-01T00:00:00Z">
        <w:r>
          <w:rPr>
            <w:b/>
            <w:bCs/>
          </w:rPr>
          <w:t xml:space="preserve">Theorem 15 (All solutions of a linear system)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Let</w:t>
        </w:r>
      </w:ins>
      <w:ins w:id="48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be</w:t>
        </w:r>
      </w:ins>
      <w:ins w:id="48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with a generalized inverse</w:t>
        </w:r>
      </w:ins>
      <w:ins w:id="491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(</w:t>
        </w:r>
      </w:ins>
      <w:hyperlink w:anchor="def-generalized-inverse">
        <w:ins w:id="494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495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del w:id="496" w:author="PR Preview" w:date="2026-01-01T00:00:00Z">
        <w:r>
          <w:delTex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delText>
        </w:r>
      </w:del>
    </w:p>
    <w:p>
      <w:pPr>
        <w:pStyle w:val="BodyText"/>
      </w:pPr>
      <w:ins w:id="497" w:author="PR Preview" w:date="2026-01-01T00:00:00Z">
        <w:r>
  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\text{(}\text{Theorem~14}\text{, statement 3)}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110" w:name="exm-solution-set"/>
    <w:p>
      <w:pPr>
        <w:pStyle w:val="BodyText"/>
      </w:pPr>
      <w:del w:id="498" w:author="PR Preview" w:date="2026-01-01T00:00:00Z">
        <w:r>
          <w:rPr>
            <w:b/>
            <w:bCs/>
          </w:rPr>
          <w:delText xml:space="preserve">Example 20 (All solutions of a consistent system)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For</w:delText>
        </w:r>
      </w:del>
      <w:del w:id="50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502" w:author="PR Preview" w:date="2026-01-01T00:00:00Z">
        <w:r>
          <w:delText xml:space="preserve">,</w:delText>
        </w:r>
      </w:del>
      <w:del w:id="503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and</w:delText>
        </w:r>
      </w:del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$\mathord{\smash[b]{\underset{\raise.3ex\hbox{$\scriptstyle\sim$}}{b}}\vphantom{b}} = (2, 0)$</w:delText>
        </w:r>
      </w:del>
      <w:del w:id="508" w:author="PR Preview" w:date="2026-01-01T00:00:00Z">
        <w:r>
          <w:delText xml:space="preserve">: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$\mathbf{G} \mathord{\smash[b]{\underset{\raise.3ex\hbox{$\scriptstyle\sim$}}{b}}\vphantom{b}} = (2, 14)$</w:delText>
        </w:r>
      </w:del>
      <w:del w:id="511" w:author="PR Preview" w:date="2026-01-01T00:00:00Z">
        <w:r>
          <w:delText xml:space="preserve">,</w:delText>
        </w:r>
      </w:del>
      <w:del w:id="512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513" w:author="PR Preview" w:date="2026-01-01T00:00:00Z">
        <w:r>
          <w:delText xml:space="preserve">,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and</w:delText>
        </w:r>
      </w:del>
      <w:del w:id="516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517" w:author="PR Preview" w:date="2026-01-01T00:00:00Z">
        <w:r>
          <w:delText xml:space="preserve">,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so</w:delText>
        </w:r>
      </w:del>
    </w:p>
    <w:p>
      <w:pPr>
        <w:pStyle w:val="BodyText"/>
      </w:pPr>
      <w:ins w:id="520" w:author="PR Preview" w:date="2026-01-01T00:00:00Z">
        <w:r>
          <w:rPr>
            <w:b/>
            <w:bCs/>
          </w:rPr>
          <w:t xml:space="preserve">Example 21 (All solutions of a consistent system)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For</w:t>
        </w:r>
      </w:ins>
      <w:ins w:id="5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524" w:author="PR Preview" w:date="2026-01-01T00:00:00Z">
        <w:r>
          <w:t xml:space="preserve">,</w:t>
        </w:r>
      </w:ins>
      <w:ins w:id="525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and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$\mathord{\smash[b]{\underset{\raise.3ex\hbox{$\scriptstyle\sim$}}{b}}\vphantom{b}} = (2, 0)$</w:t>
        </w:r>
      </w:ins>
      <w:ins w:id="530" w:author="PR Preview" w:date="2026-01-01T00:00:00Z">
        <w:r>
          <w:t xml:space="preserve">: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$\mathbf{G} \mathord{\smash[b]{\underset{\raise.3ex\hbox{$\scriptstyle\sim$}}{b}}\vphantom{b}} = (2, 14)$</w:t>
        </w:r>
      </w:ins>
      <w:ins w:id="533" w:author="PR Preview" w:date="2026-01-01T00:00:00Z">
        <w:r>
          <w:t xml:space="preserve">,</w:t>
        </w:r>
      </w:ins>
      <w:ins w:id="534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535" w:author="PR Preview" w:date="2026-01-01T00:00:00Z">
        <w:r>
          <w:t xml:space="preserve">,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and</w:t>
        </w:r>
      </w:ins>
      <w:ins w:id="538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539" w:author="PR Preview" w:date="2026-01-01T00:00:00Z">
        <w:r>
          <w:t xml:space="preserve">,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so</w:t>
        </w:r>
      </w:ins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110"/>
    <w:bookmarkStart w:id="111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11"/>
    <w:p>
      <w:pPr>
        <w:pStyle w:val="FirstParagraph"/>
      </w:pPr>
      <w:del w:id="542" w:author="PR Preview" w:date="2026-01-01T00:00:00Z">
        <w:r>
          <w:rPr>
            <w:i/>
            <w:iCs/>
          </w:rPr>
          <w:delText xml:space="preserve">Proof</w:delText>
        </w:r>
      </w:del>
      <w:del w:id="543" w:author="PR Preview" w:date="2026-01-01T00:00:00Z">
        <w:r>
          <w:delText xml:space="preserve">. </w:delText>
        </w:r>
      </w:del>
      <w:del w:id="544" w:author="PR Preview" w:date="2026-01-01T00:00:00Z">
        <w:r>
          <w:rPr>
            <w:b/>
            <w:bCs/>
          </w:rPr>
          <w:delText xml:space="preserve">Part 1.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By</w:delText>
        </w:r>
      </w:del>
      <w:del w:id="547" w:author="PR Preview" w:date="2026-01-01T00:00:00Z">
        <w:r>
          <w:delText xml:space="preserve"> </w:delText>
        </w:r>
      </w:del>
      <w:hyperlink w:anchor="thm-consistency">
        <w:del w:id="548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549" w:author="PR Preview" w:date="2026-01-01T00:00:00Z">
        <w:r>
          <w:delText xml:space="preserve">, the system is consistent for every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$\mathord{\smash[b]{\underset{\raise.3ex\hbox{$\scriptstyle\sim$}}{b}}\vphantom{b}}$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exactly when</w:delText>
        </w:r>
      </w:del>
      <w:del w:id="55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555" w:author="PR Preview" w:date="2026-01-01T00:00:00Z">
        <w:r>
          <w:delText xml:space="preserve">.</w:delText>
        </w:r>
      </w:del>
      <w:del w:id="55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is a subspace of</w:delText>
        </w:r>
      </w:del>
      <w:del w:id="55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(</w:delText>
        </w:r>
      </w:del>
      <w:hyperlink r:id="rId49">
        <w:del w:id="562" w:author="PR Preview" w:date="2026-01-01T00:00:00Z">
          <w:r>
            <w:rPr>
              <w:rStyle w:val="Hyperlink"/>
            </w:rPr>
            <w:delText xml:space="preserve">Theorem 1 in Column Space, Null Space and Rank-Nullity</w:delText>
          </w:r>
        </w:del>
      </w:hyperlink>
      <w:del w:id="563" w:author="PR Preview" w:date="2026-01-01T00:00:00Z">
        <w:r>
          <w:delText xml:space="preserve">) with dimension</w:delText>
        </w:r>
      </w:del>
      <w:del w:id="564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(</w:delText>
        </w:r>
      </w:del>
      <w:hyperlink r:id="rId58">
        <w:del w:id="567" w:author="PR Preview" w:date="2026-01-01T00:00:00Z">
          <w:r>
            <w:rPr>
              <w:rStyle w:val="Hyperlink"/>
            </w:rPr>
            <w:delText xml:space="preserve">Theorem 7 in Column Space, Null Space and Rank-Nullity</w:delText>
          </w:r>
        </w:del>
      </w:hyperlink>
      <w:del w:id="568" w:author="PR Preview" w:date="2026-01-01T00:00:00Z">
        <w:r>
          <w:delText xml:space="preserve">), and</w:delText>
        </w:r>
      </w:del>
      <w:del w:id="569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(</w:delText>
        </w:r>
      </w:del>
      <w:hyperlink r:id="rId112">
        <w:del w:id="572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573" w:author="PR Preview" w:date="2026-01-01T00:00:00Z">
        <w:r>
          <w:delText xml:space="preserve">).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If the dimension is</w:delText>
        </w:r>
      </w:del>
      <w:del w:id="576" w:author="PR Preview" w:date="2026-01-01T00:00:00Z">
        <w:r>
          <w:delText xml:space="preserve"> </w:delText>
        </w:r>
      </w:del>
      <m:oMath>
        <m:r>
          <m:t>m</m:t>
        </m:r>
      </m:oMath>
      <w:del w:id="577" w:author="PR Preview" w:date="2026-01-01T00:00:00Z">
        <w:r>
          <w:delText xml:space="preserve">, then</w:delText>
        </w:r>
      </w:del>
      <w:del w:id="57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(</w:delText>
        </w:r>
      </w:del>
      <w:hyperlink r:id="rId106">
        <w:del w:id="581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582" w:author="PR Preview" w:date="2026-01-01T00:00:00Z">
        <w:r>
          <w:delText xml:space="preserve">);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if</w:delText>
        </w:r>
      </w:del>
      <w:del w:id="58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586" w:author="PR Preview" w:date="2026-01-01T00:00:00Z">
        <w:r>
          <w:delText xml:space="preserve">, the dimension is</w:delText>
        </w:r>
      </w:del>
      <w:del w:id="587" w:author="PR Preview" w:date="2026-01-01T00:00:00Z">
        <w:r>
          <w:delText xml:space="preserve"> </w:delText>
        </w:r>
      </w:del>
      <m:oMath>
        <m:r>
          <m:t>m</m:t>
        </m:r>
      </m:oMath>
      <w:del w:id="588" w:author="PR Preview" w:date="2026-01-01T00:00:00Z">
        <w:r>
          <w:delText xml:space="preserve">.</w:delText>
        </w:r>
      </w:del>
    </w:p>
    <w:p>
      <w:pPr>
        <w:pStyle w:val="BodyText"/>
      </w:pPr>
      <w:del w:id="589" w:author="PR Preview" w:date="2026-01-01T00:00:00Z">
        <w:r>
          <w:rPr>
            <w:b/>
            <w:bCs/>
          </w:rPr>
          <w:delText xml:space="preserve">Part 2.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By</w:delText>
        </w:r>
      </w:del>
      <w:del w:id="592" w:author="PR Preview" w:date="2026-01-01T00:00:00Z">
        <w:r>
          <w:delText xml:space="preserve"> </w:delText>
        </w:r>
      </w:del>
      <w:hyperlink w:anchor="thm-solution-set">
        <w:del w:id="593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594" w:author="PR Preview" w:date="2026-01-01T00:00:00Z">
        <w:r>
          <w:delText xml:space="preserve">, the solutions are a particular solution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plus the vectors of</w:delText>
        </w:r>
      </w:del>
      <w:del w:id="59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598" w:author="PR Preview" w:date="2026-01-01T00:00:00Z">
        <w:r>
          <w:delText xml:space="preserve">,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so there is exactly one solution exactly when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$\mathcal{N}(\mathbf{A}) = \mathopen{}\left\{\mathord{\smash[b]{\underset{\raise.3ex\hbox{$\scriptstyle\sim$}}{0}}\vphantom{0}}_n\right\}\mathclose{}$</w:delText>
        </w:r>
      </w:del>
      <w:del w:id="603" w:author="PR Preview" w:date="2026-01-01T00:00:00Z">
        <w:r>
          <w:delText xml:space="preserve">,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that is, when</w:delText>
        </w:r>
      </w:del>
      <w:del w:id="606" w:author="PR Preview" w:date="2026-01-01T00:00:00Z">
        <w:r>
          <w:delText xml:space="preserve"> </w:delText>
        </w:r>
      </w:del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(a subspace of dimension</w:delText>
        </w:r>
      </w:del>
      <w:del w:id="609" w:author="PR Preview" w:date="2026-01-01T00:00:00Z">
        <w:r>
          <w:delText xml:space="preserve"> </w:delText>
        </w:r>
      </w:del>
      <m:oMath>
        <m:r>
          <m:t>0</m:t>
        </m:r>
      </m:oMath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has the empty list as a basis, whose span is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$\mathopen{}\left\{\mathord{\smash[b]{\underset{\raise.3ex\hbox{$\scriptstyle\sim$}}{0}}\vphantom{0}}\right\}\mathclose{}$</w:delText>
        </w:r>
      </w:del>
      <w:del w:id="614" w:author="PR Preview" w:date="2026-01-01T00:00:00Z">
        <w:r>
          <w:delText xml:space="preserve">,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by</w:delText>
        </w:r>
      </w:del>
      <w:del w:id="617" w:author="PR Preview" w:date="2026-01-01T00:00:00Z">
        <w:r>
          <w:delText xml:space="preserve"> </w:delText>
        </w:r>
      </w:del>
      <w:hyperlink r:id="rId59">
        <w:del w:id="618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and</w:delText>
        </w:r>
      </w:del>
      <w:del w:id="621" w:author="PR Preview" w:date="2026-01-01T00:00:00Z">
        <w:r>
          <w:delText xml:space="preserve"> </w:delText>
        </w:r>
      </w:del>
      <w:hyperlink r:id="rId113">
        <w:del w:id="622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623" w:author="PR Preview" w:date="2026-01-01T00:00:00Z">
        <w:r>
          <w:delText xml:space="preserve">;</w:delText>
        </w:r>
      </w:del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and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$\mathopen{}\left\{\mathord{\smash[b]{\underset{\raise.3ex\hbox{$\scriptstyle\sim$}}{0}}\vphantom{0}}\right\}\mathclose{}$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has dimension</w:delText>
        </w:r>
      </w:del>
      <w:del w:id="630" w:author="PR Preview" w:date="2026-01-01T00:00:00Z">
        <w:r>
          <w:delText xml:space="preserve"> </w:delText>
        </w:r>
      </w:del>
      <m:oMath>
        <m:r>
          <m:t>0</m:t>
        </m:r>
      </m:oMath>
      <w:del w:id="631" w:author="PR Preview" w:date="2026-01-01T00:00:00Z">
        <w:r>
          <w:delText xml:space="preserve">, by</w:delText>
        </w:r>
      </w:del>
      <w:del w:id="632" w:author="PR Preview" w:date="2026-01-01T00:00:00Z">
        <w:r>
          <w:delText xml:space="preserve"> </w:delText>
        </w:r>
      </w:del>
      <w:hyperlink r:id="rId112">
        <w:del w:id="633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634" w:author="PR Preview" w:date="2026-01-01T00:00:00Z">
        <w:r>
          <w:delText xml:space="preserve">).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By</w:delText>
        </w:r>
      </w:del>
      <w:del w:id="637" w:author="PR Preview" w:date="2026-01-01T00:00:00Z">
        <w:r>
          <w:delText xml:space="preserve"> </w:delText>
        </w:r>
      </w:del>
      <w:hyperlink r:id="rId114">
        <w:del w:id="638" w:author="PR Preview" w:date="2026-01-01T00:00:00Z">
          <w:r>
            <w:rPr>
              <w:rStyle w:val="Hyperlink"/>
            </w:rPr>
            <w:delText xml:space="preserve">Theorem 8 in Column Space, Null Space and Rank-Nullity</w:delText>
          </w:r>
        </w:del>
      </w:hyperlink>
      <w:del w:id="639" w:author="PR Preview" w:date="2026-01-01T00:00:00Z">
        <w:r>
          <w:delText xml:space="preserve">, that is when</w:delText>
        </w:r>
      </w:del>
      <w:del w:id="640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641" w:author="PR Preview" w:date="2026-01-01T00:00:00Z">
        <w:r>
          <w:delText xml:space="preserve">.</w:delText>
        </w:r>
      </w:del>
    </w:p>
    <w:p>
      <w:pPr>
        <w:pStyle w:val="BodyText"/>
      </w:pPr>
      <w:del w:id="642" w:author="PR Preview" w:date="2026-01-01T00:00:00Z">
        <w:r>
          <w:rPr>
            <w:b/>
            <w:bCs/>
          </w:rPr>
          <w:delText xml:space="preserve">Example 21 (Three systems)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 </w:delText>
        </w:r>
      </w:del>
    </w:p>
    <w:p>
      <w:pPr>
        <w:pStyle w:val="FirstParagraph"/>
      </w:pPr>
      <w:ins w:id="645" w:author="PR Preview" w:date="2026-01-01T00:00:00Z">
        <w:r>
          <w:rPr>
            <w:i/>
            <w:iCs/>
          </w:rPr>
          <w:t xml:space="preserve">Proof</w:t>
        </w:r>
      </w:ins>
      <w:ins w:id="646" w:author="PR Preview" w:date="2026-01-01T00:00:00Z">
        <w:r>
          <w:t xml:space="preserve">. </w:t>
        </w:r>
      </w:ins>
      <w:ins w:id="647" w:author="PR Preview" w:date="2026-01-01T00:00:00Z">
        <w:r>
          <w:rPr>
            <w:b/>
            <w:bCs/>
          </w:rPr>
          <w:t xml:space="preserve">Part 1.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By</w:t>
        </w:r>
      </w:ins>
      <w:ins w:id="650" w:author="PR Preview" w:date="2026-01-01T00:00:00Z">
        <w:r>
          <w:t xml:space="preserve"> </w:t>
        </w:r>
      </w:ins>
      <w:hyperlink w:anchor="thm-consistency">
        <w:ins w:id="651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652" w:author="PR Preview" w:date="2026-01-01T00:00:00Z">
        <w:r>
          <w:t xml:space="preserve">, the system is consistent for every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$\mathord{\smash[b]{\underset{\raise.3ex\hbox{$\scriptstyle\sim$}}{b}}\vphantom{b}}$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exactly when</w:t>
        </w:r>
      </w:ins>
      <w:ins w:id="65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658" w:author="PR Preview" w:date="2026-01-01T00:00:00Z">
        <w:r>
          <w:t xml:space="preserve">.</w:t>
        </w:r>
      </w:ins>
      <w:ins w:id="65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is a subspace of</w:t>
        </w:r>
      </w:ins>
      <w:ins w:id="66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(</w:t>
        </w:r>
      </w:ins>
      <w:hyperlink r:id="rId49">
        <w:ins w:id="665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666" w:author="PR Preview" w:date="2026-01-01T00:00:00Z">
        <w:r>
          <w:t xml:space="preserve">) with dimension</w:t>
        </w:r>
      </w:ins>
      <w:ins w:id="667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(</w:t>
        </w:r>
      </w:ins>
      <w:hyperlink r:id="rId58">
        <w:ins w:id="670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671" w:author="PR Preview" w:date="2026-01-01T00:00:00Z">
        <w:r>
          <w:t xml:space="preserve">), and</w:t>
        </w:r>
      </w:ins>
      <w:ins w:id="672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(</w:t>
        </w:r>
      </w:ins>
      <w:hyperlink r:id="rId112">
        <w:ins w:id="675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676" w:author="PR Preview" w:date="2026-01-01T00:00:00Z">
        <w:r>
          <w:t xml:space="preserve">).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If the dimension is</w:t>
        </w:r>
      </w:ins>
      <w:ins w:id="679" w:author="PR Preview" w:date="2026-01-01T00:00:00Z">
        <w:r>
          <w:t xml:space="preserve"> </w:t>
        </w:r>
      </w:ins>
      <m:oMath>
        <m:r>
          <m:t>m</m:t>
        </m:r>
      </m:oMath>
      <w:ins w:id="680" w:author="PR Preview" w:date="2026-01-01T00:00:00Z">
        <w:r>
          <w:t xml:space="preserve">, then</w:t>
        </w:r>
      </w:ins>
      <w:ins w:id="68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(</w:t>
        </w:r>
      </w:ins>
      <w:hyperlink r:id="rId106">
        <w:ins w:id="684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685" w:author="PR Preview" w:date="2026-01-01T00:00:00Z">
        <w:r>
          <w:t xml:space="preserve">);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if</w:t>
        </w:r>
      </w:ins>
      <w:ins w:id="68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689" w:author="PR Preview" w:date="2026-01-01T00:00:00Z">
        <w:r>
          <w:t xml:space="preserve">, the dimension is</w:t>
        </w:r>
      </w:ins>
      <w:ins w:id="690" w:author="PR Preview" w:date="2026-01-01T00:00:00Z">
        <w:r>
          <w:t xml:space="preserve"> </w:t>
        </w:r>
      </w:ins>
      <m:oMath>
        <m:r>
          <m:t>m</m:t>
        </m:r>
      </m:oMath>
      <w:ins w:id="691" w:author="PR Preview" w:date="2026-01-01T00:00:00Z">
        <w:r>
          <w:t xml:space="preserve">.</w:t>
        </w:r>
      </w:ins>
    </w:p>
    <w:p>
      <w:pPr>
        <w:pStyle w:val="BodyText"/>
      </w:pPr>
      <w:ins w:id="692" w:author="PR Preview" w:date="2026-01-01T00:00:00Z">
        <w:r>
          <w:rPr>
            <w:b/>
            <w:bCs/>
          </w:rPr>
          <w:t xml:space="preserve">Part 2.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By</w:t>
        </w:r>
      </w:ins>
      <w:ins w:id="695" w:author="PR Preview" w:date="2026-01-01T00:00:00Z">
        <w:r>
          <w:t xml:space="preserve"> </w:t>
        </w:r>
      </w:ins>
      <w:hyperlink w:anchor="thm-solution-set">
        <w:ins w:id="696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697" w:author="PR Preview" w:date="2026-01-01T00:00:00Z">
        <w:r>
          <w:t xml:space="preserve">, the solutions are a particular solution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plus the vectors of</w:t>
        </w:r>
      </w:ins>
      <w:ins w:id="70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701" w:author="PR Preview" w:date="2026-01-01T00:00:00Z">
        <w:r>
          <w:t xml:space="preserve">,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so there is exactly one solution exactly when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$\mathcal{N}(\mathbf{A}) = \mathopen{}\left\{\mathord{\smash[b]{\underset{\raise.3ex\hbox{$\scriptstyle\sim$}}{0}}\vphantom{0}}_n\right\}\mathclose{}$</w:t>
        </w:r>
      </w:ins>
      <w:ins w:id="706" w:author="PR Preview" w:date="2026-01-01T00:00:00Z">
        <w:r>
          <w:t xml:space="preserve">,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that is, when</w:t>
        </w:r>
      </w:ins>
      <w:ins w:id="709" w:author="PR Preview" w:date="2026-01-01T00:00:00Z">
        <w:r>
          <w:t xml:space="preserve"> </w:t>
        </w:r>
      </w:ins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(a subspace of dimension</w:t>
        </w:r>
      </w:ins>
      <w:ins w:id="712" w:author="PR Preview" w:date="2026-01-01T00:00:00Z">
        <w:r>
          <w:t xml:space="preserve"> </w:t>
        </w:r>
      </w:ins>
      <m:oMath>
        <m:r>
          <m:t>0</m:t>
        </m:r>
      </m:oMath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has the empty list as a basis, whose span is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717" w:author="PR Preview" w:date="2026-01-01T00:00:00Z">
        <w:r>
          <w:t xml:space="preserve">,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by</w:t>
        </w:r>
      </w:ins>
      <w:ins w:id="720" w:author="PR Preview" w:date="2026-01-01T00:00:00Z">
        <w:r>
          <w:t xml:space="preserve"> </w:t>
        </w:r>
      </w:ins>
      <w:hyperlink r:id="rId59">
        <w:ins w:id="721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and</w:t>
        </w:r>
      </w:ins>
      <w:ins w:id="724" w:author="PR Preview" w:date="2026-01-01T00:00:00Z">
        <w:r>
          <w:t xml:space="preserve"> </w:t>
        </w:r>
      </w:ins>
      <w:hyperlink r:id="rId113">
        <w:ins w:id="725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726" w:author="PR Preview" w:date="2026-01-01T00:00:00Z">
        <w:r>
          <w:t xml:space="preserve">;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and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has dimension</w:t>
        </w:r>
      </w:ins>
      <w:ins w:id="733" w:author="PR Preview" w:date="2026-01-01T00:00:00Z">
        <w:r>
          <w:t xml:space="preserve"> </w:t>
        </w:r>
      </w:ins>
      <m:oMath>
        <m:r>
          <m:t>0</m:t>
        </m:r>
      </m:oMath>
      <w:ins w:id="734" w:author="PR Preview" w:date="2026-01-01T00:00:00Z">
        <w:r>
          <w:t xml:space="preserve">, by</w:t>
        </w:r>
      </w:ins>
      <w:ins w:id="735" w:author="PR Preview" w:date="2026-01-01T00:00:00Z">
        <w:r>
          <w:t xml:space="preserve"> </w:t>
        </w:r>
      </w:ins>
      <w:hyperlink r:id="rId112">
        <w:ins w:id="736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737" w:author="PR Preview" w:date="2026-01-01T00:00:00Z">
        <w:r>
          <w:t xml:space="preserve">).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By</w:t>
        </w:r>
      </w:ins>
      <w:ins w:id="740" w:author="PR Preview" w:date="2026-01-01T00:00:00Z">
        <w:r>
          <w:t xml:space="preserve"> </w:t>
        </w:r>
      </w:ins>
      <w:hyperlink r:id="rId114">
        <w:ins w:id="741" w:author="PR Preview" w:date="2026-01-01T00:00:00Z">
          <w:r>
            <w:rPr>
              <w:rStyle w:val="Hyperlink"/>
            </w:rPr>
            <w:t xml:space="preserve">Theorem 8 in Column Space, Null Space and Rank-Nullity</w:t>
          </w:r>
        </w:ins>
      </w:hyperlink>
      <w:ins w:id="742" w:author="PR Preview" w:date="2026-01-01T00:00:00Z">
        <w:r>
          <w:t xml:space="preserve">, that is when</w:t>
        </w:r>
      </w:ins>
      <w:ins w:id="743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744" w:author="PR Preview" w:date="2026-01-01T00:00:00Z">
        <w:r>
          <w:t xml:space="preserve">.</w:t>
        </w:r>
      </w:ins>
    </w:p>
    <w:bookmarkStart w:id="116" w:name="exm-solution-unique"/>
    <w:p>
      <w:pPr>
        <w:pStyle w:val="BodyText"/>
      </w:pPr>
      <w:ins w:id="745" w:author="PR Preview" w:date="2026-01-01T00:00:00Z">
        <w:r>
          <w:rPr>
            <w:b/>
            <w:bCs/>
          </w:rPr>
          <w:t xml:space="preserve">Example 22 (Three systems)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 </w:t>
        </w:r>
      </w:ins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1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14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16"/>
    <w:bookmarkStart w:id="117" w:name="thm-projector-generalized-inverse"/>
    <w:p>
      <w:pPr>
        <w:pStyle w:val="FirstParagraph"/>
      </w:pPr>
      <w:del w:id="748" w:author="PR Preview" w:date="2026-01-01T00:00:00Z">
        <w:r>
          <w:rPr>
            <w:b/>
            <w:bCs/>
          </w:rPr>
          <w:delText xml:space="preserve">Theorem 15 (The projection onto a column space, with any generalized inverse)</w:delText>
        </w:r>
      </w:del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Let</w:delText>
        </w:r>
      </w:del>
      <w:del w:id="751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be an</w:delText>
        </w:r>
      </w:del>
      <w:del w:id="75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matrix of any rank,</w:delText>
        </w:r>
      </w:del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and let</w:delText>
        </w:r>
      </w:del>
      <w:del w:id="759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be any generalized inverse of</w:delText>
        </w:r>
      </w:del>
      <w:del w:id="76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(</w:delText>
        </w:r>
      </w:del>
      <w:hyperlink w:anchor="def-generalized-inverse">
        <w:del w:id="765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766" w:author="PR Preview" w:date="2026-01-01T00:00:00Z">
        <w:r>
          <w:delText xml:space="preserve">).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Then for every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$\mathord{\smash[b]{\underset{\raise.3ex\hbox{$\scriptstyle\sim$}}{y}}\vphantom{y}}\in \mathbb{R}^n$</w:delText>
        </w:r>
      </w:del>
      <w:del w:id="771" w:author="PR Preview" w:date="2026-01-01T00:00:00Z">
        <w:r>
          <w:delText xml:space="preserve">,</w:delText>
        </w:r>
      </w:del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$\mathbf{X}\mathbf{G} {\mathbf{X}}^{\top} \mathord{\smash[b]{\underset{\raise.3ex\hbox{$\scriptstyle\sim$}}{y}}\vphantom{y}}$</w:delText>
        </w:r>
      </w:del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is the orthogonal projection of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$\mathord{\smash[b]{\underset{\raise.3ex\hbox{$\scriptstyle\sim$}}{y}}\vphantom{y}}$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onto</w:delText>
        </w:r>
      </w:del>
      <w:del w:id="78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(</w:delText>
        </w:r>
      </w:del>
      <w:hyperlink w:anchor="def-orthogonal-projection">
        <w:del w:id="783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784" w:author="PR Preview" w:date="2026-01-01T00:00:00Z">
        <w:r>
          <w:delText xml:space="preserve">).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So the matrix</w:delText>
        </w:r>
      </w:del>
      <w:del w:id="78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is the same for every choice of</w:delText>
        </w:r>
      </w:del>
      <w:del w:id="790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791" w:author="PR Preview" w:date="2026-01-01T00:00:00Z">
        <w:r>
          <w:delText xml:space="preserve">,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and when</w:delText>
        </w:r>
      </w:del>
      <w:del w:id="794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it is the hat matrix</w:delText>
        </w:r>
      </w:del>
      <w:del w:id="797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</m:oMath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(</w:delText>
        </w:r>
      </w:del>
      <w:hyperlink w:anchor="def-hat-matrix">
        <w:del w:id="800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801" w:author="PR Preview" w:date="2026-01-01T00:00:00Z">
        <w:r>
          <w:delText xml:space="preserve">).</w:delText>
        </w:r>
      </w:del>
    </w:p>
    <w:p>
      <w:pPr>
        <w:pStyle w:val="FirstParagraph"/>
      </w:pPr>
      <w:ins w:id="802" w:author="PR Preview" w:date="2026-01-01T00:00:00Z">
        <w:r>
          <w:rPr>
            <w:b/>
            <w:bCs/>
          </w:rPr>
          <w:t xml:space="preserve">Theorem 16 (The projection onto a column space, with any generalized inverse)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Let</w:t>
        </w:r>
      </w:ins>
      <w:ins w:id="805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be an</w:t>
        </w:r>
      </w:ins>
      <w:ins w:id="80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matrix of any rank,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and let</w:t>
        </w:r>
      </w:ins>
      <w:ins w:id="813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be any generalized inverse of</w:t>
        </w:r>
      </w:ins>
      <w:ins w:id="81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(</w:t>
        </w:r>
      </w:ins>
      <w:hyperlink w:anchor="def-generalized-inverse">
        <w:ins w:id="819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820" w:author="PR Preview" w:date="2026-01-01T00:00:00Z">
        <w:r>
          <w:t xml:space="preserve">).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Then for every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$\mathord{\smash[b]{\underset{\raise.3ex\hbox{$\scriptstyle\sim$}}{y}}\vphantom{y}}\in \mathbb{R}^n$</w:t>
        </w:r>
      </w:ins>
      <w:ins w:id="825" w:author="PR Preview" w:date="2026-01-01T00:00:00Z">
        <w:r>
          <w:t xml:space="preserve">,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$\mathbf{X}\mathbf{G} {\mathbf{X}}^{\top} \mathord{\smash[b]{\underset{\raise.3ex\hbox{$\scriptstyle\sim$}}{y}}\vphantom{y}}$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is the orthogonal projection of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$\mathord{\smash[b]{\underset{\raise.3ex\hbox{$\scriptstyle\sim$}}{y}}\vphantom{y}}$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onto</w:t>
        </w:r>
      </w:ins>
      <w:ins w:id="83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(</w:t>
        </w:r>
      </w:ins>
      <w:hyperlink w:anchor="def-orthogonal-projection">
        <w:ins w:id="83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838" w:author="PR Preview" w:date="2026-01-01T00:00:00Z">
        <w:r>
          <w:t xml:space="preserve">).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So the matrix</w:t>
        </w:r>
      </w:ins>
      <w:ins w:id="841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is the same for every choice of</w:t>
        </w:r>
      </w:ins>
      <w:ins w:id="844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845" w:author="PR Preview" w:date="2026-01-01T00:00:00Z">
        <w:r>
          <w:t xml:space="preserve">,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and when</w:t>
        </w:r>
      </w:ins>
      <w:ins w:id="84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it is the hat matrix</w:t>
        </w:r>
      </w:ins>
      <w:ins w:id="851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</m:oMath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(</w:t>
        </w:r>
      </w:ins>
      <w:hyperlink w:anchor="def-hat-matrix">
        <w:ins w:id="854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855" w:author="PR Preview" w:date="2026-01-01T00:00:00Z">
        <w:r>
          <w:t xml:space="preserve">).</w:t>
        </w:r>
      </w:ins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18" w:name="exm-projector-generalized-inverse"/>
    <w:p>
      <w:pPr>
        <w:pStyle w:val="BodyText"/>
      </w:pPr>
      <w:del w:id="856" w:author="PR Preview" w:date="2026-01-01T00:00:00Z">
        <w:r>
          <w:rPr>
            <w:b/>
            <w:bCs/>
          </w:rPr>
          <w:delText xml:space="preserve">Example 22 (A design matrix with a repeated column)</w:delText>
        </w:r>
      </w:del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Let</w:delText>
        </w:r>
      </w:del>
      <w:del w:id="859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860" w:author="PR Preview" w:date="2026-01-01T00:00:00Z">
        <w:r>
          <w:delText xml:space="preserve">,</w:delText>
        </w:r>
      </w:del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an intercept column entered twice, so</w:delText>
        </w:r>
      </w:del>
      <w:del w:id="863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and</w:delText>
        </w:r>
      </w:del>
      <w:del w:id="86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is not invertible:</w:delText>
        </w:r>
      </w:del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its rank is</w:delText>
        </w:r>
      </w:del>
      <w:del w:id="871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(</w:delText>
        </w:r>
      </w:del>
      <w:hyperlink r:id="rId98">
        <w:del w:id="874" w:author="PR Preview" w:date="2026-01-01T00:00:00Z">
          <w:r>
            <w:rPr>
              <w:rStyle w:val="Hyperlink"/>
            </w:rPr>
            <w:delText xml:space="preserve">Theorem 10 in Column Space, Null Space and Rank-Nullity</w:delText>
          </w:r>
        </w:del>
      </w:hyperlink>
      <w:del w:id="875" w:author="PR Preview" w:date="2026-01-01T00:00:00Z">
        <w:r>
          <w:delText xml:space="preserve">),</w:delText>
        </w:r>
      </w:del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while an invertible</w:delText>
        </w:r>
      </w:del>
      <w:del w:id="87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matrix has rank</w:delText>
        </w:r>
      </w:del>
      <w:del w:id="881" w:author="PR Preview" w:date="2026-01-01T00:00:00Z">
        <w:r>
          <w:delText xml:space="preserve"> </w:delText>
        </w:r>
      </w:del>
      <m:oMath>
        <m:r>
          <m:t>2</m:t>
        </m:r>
      </m:oMath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(</w:delText>
        </w:r>
      </w:del>
      <w:hyperlink w:anchor="exm-solution-unique">
        <w:del w:id="884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885" w:author="PR Preview" w:date="2026-01-01T00:00:00Z">
        <w:r>
          <w:delText xml:space="preserve">).</w:delText>
        </w:r>
      </w:del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The matrix</w:delText>
        </w:r>
      </w:del>
      <w:del w:id="888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is a generalized inverse of it:</w:delText>
        </w:r>
      </w:del>
    </w:p>
    <w:p>
      <w:pPr>
        <w:pStyle w:val="BodyText"/>
      </w:pPr>
      <w:ins w:id="891" w:author="PR Preview" w:date="2026-01-01T00:00:00Z">
        <w:r>
          <w:rPr>
            <w:b/>
            <w:bCs/>
          </w:rPr>
          <w:t xml:space="preserve">Example 23 (A design matrix with a repeated column)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Let</w:t>
        </w:r>
      </w:ins>
      <w:ins w:id="89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895" w:author="PR Preview" w:date="2026-01-01T00:00:00Z">
        <w:r>
          <w:t xml:space="preserve">,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an intercept column entered twice, so</w:t>
        </w:r>
      </w:ins>
      <w:ins w:id="89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and</w:t>
        </w:r>
      </w:ins>
      <w:ins w:id="90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is not invertible: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its rank is</w:t>
        </w:r>
      </w:ins>
      <w:ins w:id="906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(</w:t>
        </w:r>
      </w:ins>
      <w:hyperlink r:id="rId98">
        <w:ins w:id="909" w:author="PR Preview" w:date="2026-01-01T00:00:00Z">
          <w:r>
            <w:rPr>
              <w:rStyle w:val="Hyperlink"/>
            </w:rPr>
            <w:t xml:space="preserve">Theorem 10 in Column Space, Null Space and Rank-Nullity</w:t>
          </w:r>
        </w:ins>
      </w:hyperlink>
      <w:ins w:id="910" w:author="PR Preview" w:date="2026-01-01T00:00:00Z">
        <w:r>
          <w:t xml:space="preserve">),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while an invertible</w:t>
        </w:r>
      </w:ins>
      <w:ins w:id="91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matrix has rank</w:t>
        </w:r>
      </w:ins>
      <w:ins w:id="916" w:author="PR Preview" w:date="2026-01-01T00:00:00Z">
        <w:r>
          <w:t xml:space="preserve"> </w:t>
        </w:r>
      </w:ins>
      <m:oMath>
        <m:r>
          <m:t>2</m:t>
        </m:r>
      </m:oMath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(</w:t>
        </w:r>
      </w:ins>
      <w:hyperlink w:anchor="exm-solution-unique">
        <w:ins w:id="919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920" w:author="PR Preview" w:date="2026-01-01T00:00:00Z">
        <w:r>
          <w:t xml:space="preserve">).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The matrix</w:t>
        </w:r>
      </w:ins>
      <w:ins w:id="923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is a generalized inverse of it: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926" w:author="PR Preview" w:date="2026-01-01T00:00:00Z">
        <w:r>
          <w:delText xml:space="preserve">the hat matrix of the intercept-only model (</w:delText>
        </w:r>
      </w:del>
      <w:hyperlink w:anchor="exm-hat-matrix">
        <w:del w:id="927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928" w:author="PR Preview" w:date="2026-01-01T00:00:00Z">
        <w:r>
          <w:delText xml:space="preserve">).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Another generalized inverse,</w:delText>
        </w:r>
      </w:del>
      <w:del w:id="93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del w:id="932" w:author="PR Preview" w:date="2026-01-01T00:00:00Z">
        <w:r>
          <w:delText xml:space="preserve">,</w:delText>
        </w:r>
      </w:del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which is one because</w:delText>
        </w:r>
      </w:del>
      <w:del w:id="93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and that times</w:delText>
        </w:r>
      </w:del>
      <w:del w:id="93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del w:id="939" w:author="PR Preview" w:date="2026-01-01T00:00:00Z">
        <w:r>
          <w:delText xml:space="preserve"> </w:delText>
        </w:r>
      </w:del>
      <w:del w:id="940" w:author="PR Preview" w:date="2026-01-01T00:00:00Z">
        <w:r>
          <w:delText xml:space="preserve">is again</w:delText>
        </w:r>
      </w:del>
      <w:del w:id="941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942" w:author="PR Preview" w:date="2026-01-01T00:00:00Z">
        <w:r>
          <w:delText xml:space="preserve">,</w:delText>
        </w:r>
      </w:del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gives</w:delText>
        </w:r>
      </w:del>
      <w:del w:id="945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and the same</w:delText>
        </w:r>
      </w:del>
      <w:del w:id="948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del w:id="949" w:author="PR Preview" w:date="2026-01-01T00:00:00Z">
        <w:r>
          <w:delText xml:space="preserve">,</w:delText>
        </w:r>
      </w:del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as</w:delText>
        </w:r>
      </w:del>
      <w:del w:id="952" w:author="PR Preview" w:date="2026-01-01T00:00:00Z">
        <w:r>
          <w:delText xml:space="preserve"> </w:delText>
        </w:r>
      </w:del>
      <w:hyperlink w:anchor="thm-projector-generalized-inverse">
        <w:del w:id="953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says it must.</w:delText>
        </w:r>
      </w:del>
      <w:del w:id="956" w:author="PR Preview" w:date="2026-01-01T00:00:00Z">
        <w:r>
          <w:delText xml:space="preserve"> </w:delText>
        </w:r>
      </w:del>
      <w:del w:id="957" w:author="PR Preview" w:date="2026-01-01T00:00:00Z">
        <w:r>
          <w:delText xml:space="preserve">Both project onto</w:delText>
        </w:r>
      </w:del>
      <w:del w:id="95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959" w:author="PR Preview" w:date="2026-01-01T00:00:00Z">
        <w:r>
          <w:delText xml:space="preserve">, the column space of the intercept-only design.</w:delText>
        </w:r>
      </w:del>
    </w:p>
    <w:p>
      <w:pPr>
        <w:pStyle w:val="FirstParagraph"/>
      </w:pPr>
      <w:ins w:id="960" w:author="PR Preview" w:date="2026-01-01T00:00:00Z">
        <w:r>
          <w:t xml:space="preserve">the hat matrix of the intercept-only model (</w:t>
        </w:r>
      </w:ins>
      <w:hyperlink w:anchor="exm-hat-matrix">
        <w:ins w:id="961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962" w:author="PR Preview" w:date="2026-01-01T00:00:00Z">
        <w:r>
          <w:t xml:space="preserve">).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Another generalized inverse,</w:t>
        </w:r>
      </w:ins>
      <w:ins w:id="96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ins w:id="966" w:author="PR Preview" w:date="2026-01-01T00:00:00Z">
        <w:r>
          <w:t xml:space="preserve">,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which is one because</w:t>
        </w:r>
      </w:ins>
      <w:ins w:id="96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and that times</w:t>
        </w:r>
      </w:ins>
      <w:ins w:id="97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is again</w:t>
        </w:r>
      </w:ins>
      <w:ins w:id="975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976" w:author="PR Preview" w:date="2026-01-01T00:00:00Z">
        <w:r>
          <w:t xml:space="preserve">,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gives</w:t>
        </w:r>
      </w:ins>
      <w:ins w:id="979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and the same</w:t>
        </w:r>
      </w:ins>
      <w:ins w:id="982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ins w:id="983" w:author="PR Preview" w:date="2026-01-01T00:00:00Z">
        <w:r>
          <w:t xml:space="preserve">,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as</w:t>
        </w:r>
      </w:ins>
      <w:ins w:id="986" w:author="PR Preview" w:date="2026-01-01T00:00:00Z">
        <w:r>
          <w:t xml:space="preserve"> </w:t>
        </w:r>
      </w:ins>
      <w:hyperlink w:anchor="thm-projector-generalized-inverse">
        <w:ins w:id="987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says it must.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Both project onto</w:t>
        </w:r>
      </w:ins>
      <w:ins w:id="99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993" w:author="PR Preview" w:date="2026-01-01T00:00:00Z">
        <w:r>
          <w:t xml:space="preserve">, the column space of the intercept-only design.</w:t>
        </w:r>
      </w:ins>
    </w:p>
    <w:bookmarkEnd w:id="118"/>
    <w:bookmarkEnd w:id="119"/>
    <w:bookmarkStart w:id="176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22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operation counts for the triangular solves, LU and QR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solving a system by inverting a matrix through its QR factorization, and the comparison of that with solving it directly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pivoted factorization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</m:oMath>
            <w:r>
              <w:t xml:space="preserve">, which</w:t>
            </w:r>
            <w:r>
              <w:t xml:space="preserve"> </w:t>
            </w:r>
            <w:hyperlink w:anchor="exm-not-lu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 </w:t>
            </w:r>
            <w:r>
              <w:t xml:space="preserve">only touches</w:t>
            </w:r>
          </w:p>
          <w:p/>
        </w:tc>
      </w:tr>
    </w:tbl>
    <w:bookmarkStart w:id="123" w:name="def-triangular-matrix"/>
    <w:p>
      <w:pPr>
        <w:pStyle w:val="FirstParagraph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23"/>
    <w:bookmarkStart w:id="124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24"/>
    <w:bookmarkStart w:id="125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25"/>
    <w:bookmarkStart w:id="127" w:name="exm-triangular-matrix"/>
    <w:p>
      <w:pPr>
        <w:pStyle w:val="BodyText"/>
      </w:pPr>
      <w:del w:id="994" w:author="PR Preview" w:date="2026-01-01T00:00:00Z">
        <w:r>
          <w:rPr>
            <w:b/>
            <w:bCs/>
          </w:rPr>
          <w:delText xml:space="preserve">Example 23 (Triangular and not)</w:delText>
        </w:r>
      </w:del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 </w:delText>
        </w:r>
      </w:del>
    </w:p>
    <w:p>
      <w:pPr>
        <w:pStyle w:val="BodyText"/>
      </w:pPr>
      <w:ins w:id="997" w:author="PR Preview" w:date="2026-01-01T00:00:00Z">
        <w:r>
          <w:rPr>
            <w:b/>
            <w:bCs/>
          </w:rPr>
          <w:t xml:space="preserve">Example 24 (Triangular and not)</w:t>
        </w:r>
      </w:ins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6"/>
        </w:numPr>
      </w:pPr>
      <w:r>
        <w:t xml:space="preserve">A diagonal matrix (</w:t>
      </w:r>
      <w:hyperlink r:id="rId126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27"/>
    <w:bookmarkStart w:id="128" w:name="thm-back-substitution"/>
    <w:p>
      <w:pPr>
        <w:pStyle w:val="FirstParagraph"/>
      </w:pPr>
      <w:del w:id="1000" w:author="PR Preview" w:date="2026-01-01T00:00:00Z">
        <w:r>
          <w:rPr>
            <w:b/>
            <w:bCs/>
          </w:rPr>
          <w:delText xml:space="preserve">Theorem 16 (Solving a triangular system by substitution)</w:delText>
        </w:r>
      </w:del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Let</w:delText>
        </w:r>
      </w:del>
      <w:del w:id="1003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be an</w:delText>
        </w:r>
      </w:del>
      <w:del w:id="100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upper triangular matrix (</w:delText>
        </w:r>
      </w:del>
      <w:hyperlink w:anchor="def-triangular-matrix">
        <w:del w:id="1009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010" w:author="PR Preview" w:date="2026-01-01T00:00:00Z">
        <w:r>
          <w:delText xml:space="preserve">)</w:delText>
        </w:r>
      </w:del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whose diagonal entries</w:delText>
        </w:r>
      </w:del>
      <w:del w:id="1013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are all nonzero.</w:delText>
        </w:r>
      </w:del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For every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$\mathord{\smash[b]{\underset{\raise.3ex\hbox{$\scriptstyle\sim$}}{b}}\vphantom{b}} \in \mathbb{R}^n$</w:delText>
        </w:r>
      </w:del>
      <w:del w:id="1020" w:author="PR Preview" w:date="2026-01-01T00:00:00Z">
        <w:r>
          <w:delText xml:space="preserve">, the system</w:delText>
        </w:r>
      </w:del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$\mathbf{U} \mathord{\smash[b]{\underset{\raise.3ex\hbox{$\scriptstyle\sim$}}{x}}\vphantom{x}} = \mathord{\smash[b]{\underset{\raise.3ex\hbox{$\scriptstyle\sim$}}{b}}\vphantom{b}}$</w:delText>
        </w:r>
      </w:del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has exactly one solution, given for</w:delText>
        </w:r>
      </w:del>
      <w:del w:id="102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in turn by</w:delText>
        </w:r>
      </w:del>
    </w:p>
    <w:p>
      <w:pPr>
        <w:pStyle w:val="FirstParagraph"/>
      </w:pPr>
      <w:ins w:id="1028" w:author="PR Preview" w:date="2026-01-01T00:00:00Z">
        <w:r>
          <w:rPr>
            <w:b/>
            <w:bCs/>
          </w:rPr>
          <w:t xml:space="preserve">Theorem 17 (Solving a triangular system by substitution)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Let</w:t>
        </w:r>
      </w:ins>
      <w:ins w:id="1031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be an</w:t>
        </w:r>
      </w:ins>
      <w:ins w:id="103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upper triangular matrix (</w:t>
        </w:r>
      </w:ins>
      <w:hyperlink w:anchor="def-triangular-matrix">
        <w:ins w:id="1037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038" w:author="PR Preview" w:date="2026-01-01T00:00:00Z">
        <w:r>
          <w:t xml:space="preserve">)</w:t>
        </w:r>
      </w:ins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whose diagonal entries</w:t>
        </w:r>
      </w:ins>
      <w:ins w:id="1041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are all nonzero.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For every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$\mathord{\smash[b]{\underset{\raise.3ex\hbox{$\scriptstyle\sim$}}{b}}\vphantom{b}} \in \mathbb{R}^n$</w:t>
        </w:r>
      </w:ins>
      <w:ins w:id="1048" w:author="PR Preview" w:date="2026-01-01T00:00:00Z">
        <w:r>
          <w:t xml:space="preserve">, the system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$\mathbf{U} \mathord{\smash[b]{\underset{\raise.3ex\hbox{$\scriptstyle\sim$}}{x}}\vphantom{x}} = \mathord{\smash[b]{\underset{\raise.3ex\hbox{$\scriptstyle\sim$}}{b}}\vphantom{b}}$</w:t>
        </w:r>
      </w:ins>
      <w:ins w:id="1051" w:author="PR Preview" w:date="2026-01-01T00:00:00Z">
        <w:r>
          <w:t xml:space="preserve"> </w:t>
        </w:r>
      </w:ins>
      <w:ins w:id="1052" w:author="PR Preview" w:date="2026-01-01T00:00:00Z">
        <w:r>
          <w:t xml:space="preserve">has exactly one solution, given for</w:t>
        </w:r>
      </w:ins>
      <w:ins w:id="105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in turn by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9" w:name="exm-back-substitution"/>
    <w:p>
      <w:pPr>
        <w:pStyle w:val="BodyText"/>
      </w:pPr>
      <w:del w:id="1056" w:author="PR Preview" w:date="2026-01-01T00:00:00Z">
        <w:r>
          <w:rPr>
            <w:b/>
            <w:bCs/>
          </w:rPr>
          <w:delText xml:space="preserve">Example 24 (Back substitution on a</w:delText>
        </w:r>
      </w:del>
      <w:del w:id="1057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3</m:t>
        </m:r>
      </m:oMath>
      <w:del w:id="1058" w:author="PR Preview" w:date="2026-01-01T00:00:00Z">
        <w:r>
          <w:rPr>
            <w:b/>
            <w:bCs/>
          </w:rPr>
          <w:delText xml:space="preserve"> </w:delText>
        </w:r>
      </w:del>
      <w:del w:id="1059" w:author="PR Preview" w:date="2026-01-01T00:00:00Z">
        <w:r>
          <w:rPr>
            <w:b/>
            <w:bCs/>
          </w:rPr>
          <w:delText xml:space="preserve">system)</w:delText>
        </w:r>
      </w:del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Solve</w:delText>
        </w:r>
      </w:del>
      <w:del w:id="1062" w:author="PR Preview" w:date="2026-01-01T00:00:00Z">
        <w:r>
          <w:delText xml:space="preserve"> </w:delText>
        </w:r>
      </w:del>
      <w:del w:id="1063" w:author="PR Preview" w:date="2026-01-01T00:00:00Z">
        <w:r>
          <w:delText xml:space="preserve">$\begin{bmatrix} 2 &amp; 1 &amp; -1 \\ 0 &amp; \frac{1}{2} &amp; \frac{1}{2} \\ 0 &amp; 0 &amp; -1 \end{bmatrix} \mathord{\smash[b]{\underset{\raise.3ex\hbox{$\scriptstyle\sim$}}{x}}\vphantom{x}}
    = \begin{bmatrix} 8 \\ 1 \\ 1 \end{bmatrix}$</w:delText>
        </w:r>
      </w:del>
      <w:del w:id="1064" w:author="PR Preview" w:date="2026-01-01T00:00:00Z">
        <w:r>
          <w:delText xml:space="preserve">:</w:delText>
        </w:r>
      </w:del>
    </w:p>
    <w:p>
      <w:pPr>
        <w:pStyle w:val="BodyText"/>
      </w:pPr>
      <w:ins w:id="1065" w:author="PR Preview" w:date="2026-01-01T00:00:00Z">
        <w:r>
          <w:rPr>
            <w:b/>
            <w:bCs/>
          </w:rPr>
          <w:t xml:space="preserve">Example 25 (Back substitution on a</w:t>
        </w:r>
      </w:ins>
      <w:ins w:id="1066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3</m:t>
        </m:r>
      </m:oMath>
      <w:ins w:id="1067" w:author="PR Preview" w:date="2026-01-01T00:00:00Z">
        <w:r>
          <w:rPr>
            <w:b/>
            <w:bCs/>
          </w:rPr>
          <w:t xml:space="preserve"> </w:t>
        </w:r>
      </w:ins>
      <w:ins w:id="1068" w:author="PR Preview" w:date="2026-01-01T00:00:00Z">
        <w:r>
          <w:rPr>
            <w:b/>
            <w:bCs/>
          </w:rPr>
          <w:t xml:space="preserve">system)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Solve</w:t>
        </w:r>
      </w:ins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  </w:r>
      </w:ins>
      <w:ins w:id="107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bookmarkStart w:id="130" w:name="thm-qr"/>
    <w:p>
      <w:pPr>
        <w:pStyle w:val="BodyText"/>
      </w:pPr>
      <w:del w:id="1074" w:author="PR Preview" w:date="2026-01-01T00:00:00Z">
        <w:r>
          <w:rPr>
            <w:b/>
            <w:bCs/>
          </w:rPr>
          <w:delText xml:space="preserve">Theorem 17 (QR factorization)</w:delText>
        </w:r>
      </w:del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Let</w:delText>
        </w:r>
      </w:del>
      <w:del w:id="107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be an</w:delText>
        </w:r>
      </w:del>
      <w:del w:id="108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matrix with</w:delText>
        </w:r>
      </w:del>
      <w:del w:id="1083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1084" w:author="PR Preview" w:date="2026-01-01T00:00:00Z">
        <w:r>
          <w:delText xml:space="preserve">.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Then</w:delText>
        </w:r>
      </w:del>
    </w:p>
    <w:p>
      <w:pPr>
        <w:pStyle w:val="BodyText"/>
      </w:pPr>
      <w:ins w:id="1087" w:author="PR Preview" w:date="2026-01-01T00:00:00Z">
        <w:r>
          <w:rPr>
            <w:b/>
            <w:bCs/>
          </w:rPr>
          <w:t xml:space="preserve">Theorem 18 (QR factorization)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Let</w:t>
        </w:r>
      </w:ins>
      <w:ins w:id="109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be an</w:t>
        </w:r>
      </w:ins>
      <w:ins w:id="109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matrix with</w:t>
        </w:r>
      </w:ins>
      <w:ins w:id="1096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1097" w:author="PR Preview" w:date="2026-01-01T00:00:00Z">
        <w:r>
          <w:t xml:space="preserve">.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3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qr"/>
    <w:p>
      <w:pPr>
        <w:pStyle w:val="BodyText"/>
      </w:pPr>
      <w:del w:id="1100" w:author="PR Preview" w:date="2026-01-01T00:00:00Z">
        <w:r>
          <w:rPr>
            <w:b/>
            <w:bCs/>
          </w:rPr>
          <w:delText xml:space="preserve">Example 25 (A QR factorization from Gram-Schmidt)</w:delText>
        </w:r>
      </w:del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For</w:delText>
        </w:r>
      </w:del>
      <w:del w:id="110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with columns</w:delText>
        </w:r>
      </w:del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$\mathord{\smash[b]{\underset{\raise.3ex\hbox{$\scriptstyle\sim$}}{a}}\vphantom{a}}_1 = (1, 1, 0)$</w:delText>
        </w:r>
      </w:del>
      <w:del w:id="1108" w:author="PR Preview" w:date="2026-01-01T00:00:00Z">
        <w:r>
          <w:delText xml:space="preserve">,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$\mathord{\smash[b]{\underset{\raise.3ex\hbox{$\scriptstyle\sim$}}{a}}\vphantom{a}}_2 = (1, 0, 1)$</w:delText>
        </w:r>
      </w:del>
      <w:del w:id="1111" w:author="PR Preview" w:date="2026-01-01T00:00:00Z">
        <w:r>
          <w:delText xml:space="preserve">,</w:delText>
        </w:r>
      </w:del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$\mathord{\smash[b]{\underset{\raise.3ex\hbox{$\scriptstyle\sim$}}{a}}\vphantom{a}}_3 = (0, 1, 1)$</w:delText>
        </w:r>
      </w:del>
      <w:del w:id="1114" w:author="PR Preview" w:date="2026-01-01T00:00:00Z">
        <w:r>
          <w:delText xml:space="preserve">,</w:delText>
        </w:r>
      </w:del>
      <w:del w:id="1115" w:author="PR Preview" w:date="2026-01-01T00:00:00Z">
        <w:r>
          <w:delText xml:space="preserve"> </w:delText>
        </w:r>
      </w:del>
      <w:hyperlink r:id="rId133">
        <w:del w:id="1116" w:author="PR Preview" w:date="2026-01-01T00:00:00Z">
          <w:r>
            <w:rPr>
              <w:rStyle w:val="Hyperlink"/>
            </w:rPr>
            <w:delText xml:space="preserve">Example 22 in Inner Products and Orthogonality</w:delText>
          </w:r>
        </w:del>
      </w:hyperlink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and</w:delText>
        </w:r>
      </w:del>
      <w:del w:id="1119" w:author="PR Preview" w:date="2026-01-01T00:00:00Z">
        <w:r>
          <w:delText xml:space="preserve"> </w:delText>
        </w:r>
      </w:del>
      <w:hyperlink r:id="rId134">
        <w:del w:id="1120" w:author="PR Preview" w:date="2026-01-01T00:00:00Z">
          <w:r>
            <w:rPr>
              <w:rStyle w:val="Hyperlink"/>
            </w:rPr>
            <w:delText xml:space="preserve">Example 24 in Inner Products and Orthogonality</w:delText>
          </w:r>
        </w:del>
      </w:hyperlink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found</w:delText>
        </w:r>
      </w:del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$\mathord{\smash[b]{\underset{\raise.3ex\hbox{$\scriptstyle\sim$}}{q}}\vphantom{q}}_1 = \tfrac{1}{\sqrt{2}}\,(1, 1, 0)$</w:delText>
        </w:r>
      </w:del>
      <w:del w:id="1125" w:author="PR Preview" w:date="2026-01-01T00:00:00Z">
        <w:r>
          <w:delText xml:space="preserve">,</w:delText>
        </w:r>
      </w:del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$\mathord{\smash[b]{\underset{\raise.3ex\hbox{$\scriptstyle\sim$}}{q}}\vphantom{q}}_2 = \tfrac{1}{\sqrt{6}}\,(1, -1, 2)$</w:delText>
        </w:r>
      </w:del>
      <w:del w:id="1128" w:author="PR Preview" w:date="2026-01-01T00:00:00Z">
        <w:r>
          <w:delText xml:space="preserve">,</w:delText>
        </w:r>
      </w:del>
      <w:del w:id="1129" w:author="PR Preview" w:date="2026-01-01T00:00:00Z">
        <w:r>
          <w:delText xml:space="preserve"> </w:delText>
        </w:r>
      </w:del>
      <w:del w:id="1130" w:author="PR Preview" w:date="2026-01-01T00:00:00Z">
        <w:r>
          <w:delText xml:space="preserve">$\mathord{\smash[b]{\underset{\raise.3ex\hbox{$\scriptstyle\sim$}}{q}}\vphantom{q}}_3 = \tfrac{1}{\sqrt{3}}\,(-1, 1, 1)$</w:delText>
        </w:r>
      </w:del>
      <w:del w:id="1131" w:author="PR Preview" w:date="2026-01-01T00:00:00Z">
        <w:r>
          <w:delText xml:space="preserve">,</w:delText>
        </w:r>
      </w:del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with</w:delText>
        </w:r>
      </w:del>
      <w:del w:id="1134" w:author="PR Preview" w:date="2026-01-01T00:00:00Z">
        <w:r>
          <w:delText xml:space="preserve"> </w:delText>
        </w:r>
      </w:del>
      <w:del w:id="1135" w:author="PR Preview" w:date="2026-01-01T00:00:00Z">
        <w:r>
          <w:delText xml:space="preserve">$\mathopen{}\left\lVert\mathord{\smash[b]{\underset{\raise.3ex\hbox{$\scriptstyle\sim$}}{q}}\vphantom{q}}'_1\right\rVert\mathclose{} = \sqrt{2}$</w:delText>
        </w:r>
      </w:del>
      <w:del w:id="1136" w:author="PR Preview" w:date="2026-01-01T00:00:00Z">
        <w:r>
          <w:delText xml:space="preserve">,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$\mathopen{}\left\lVert\mathord{\smash[b]{\underset{\raise.3ex\hbox{$\scriptstyle\sim$}}{q}}\vphantom{q}}'_2\right\rVert\mathclose{} = \sqrt{3/2}$</w:delText>
        </w:r>
      </w:del>
      <w:del w:id="1139" w:author="PR Preview" w:date="2026-01-01T00:00:00Z">
        <w:r>
          <w:delText xml:space="preserve">,</w:delText>
        </w:r>
      </w:del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$\mathopen{}\left\lVert\mathord{\smash[b]{\underset{\raise.3ex\hbox{$\scriptstyle\sim$}}{q}}\vphantom{q}}'_3\right\rVert\mathclose{} = 2/\sqrt{3}$</w:delText>
        </w:r>
      </w:del>
      <w:del w:id="1142" w:author="PR Preview" w:date="2026-01-01T00:00:00Z">
        <w:r>
          <w:delText xml:space="preserve">,</w:delText>
        </w:r>
      </w:del>
    </w:p>
    <w:p>
      <w:pPr>
        <w:pStyle w:val="BodyText"/>
      </w:pPr>
      <w:ins w:id="1143" w:author="PR Preview" w:date="2026-01-01T00:00:00Z">
        <w:r>
          <w:rPr>
            <w:b/>
            <w:bCs/>
          </w:rPr>
          <w:t xml:space="preserve">Example 26 (A QR factorization from Gram-Schmidt)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For</w:t>
        </w:r>
      </w:ins>
      <w:ins w:id="114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with columns</w:t>
        </w:r>
      </w:ins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$\mathord{\smash[b]{\underset{\raise.3ex\hbox{$\scriptstyle\sim$}}{a}}\vphantom{a}}_1 = (1, 1, 0)$</w:t>
        </w:r>
      </w:ins>
      <w:ins w:id="1151" w:author="PR Preview" w:date="2026-01-01T00:00:00Z">
        <w:r>
          <w:t xml:space="preserve">,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$\mathord{\smash[b]{\underset{\raise.3ex\hbox{$\scriptstyle\sim$}}{a}}\vphantom{a}}_2 = (1, 0, 1)$</w:t>
        </w:r>
      </w:ins>
      <w:ins w:id="1154" w:author="PR Preview" w:date="2026-01-01T00:00:00Z">
        <w:r>
          <w:t xml:space="preserve">,</w:t>
        </w:r>
      </w:ins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$\mathord{\smash[b]{\underset{\raise.3ex\hbox{$\scriptstyle\sim$}}{a}}\vphantom{a}}_3 = (0, 1, 1)$</w:t>
        </w:r>
      </w:ins>
      <w:ins w:id="1157" w:author="PR Preview" w:date="2026-01-01T00:00:00Z">
        <w:r>
          <w:t xml:space="preserve">,</w:t>
        </w:r>
      </w:ins>
      <w:ins w:id="1158" w:author="PR Preview" w:date="2026-01-01T00:00:00Z">
        <w:r>
          <w:t xml:space="preserve"> </w:t>
        </w:r>
      </w:ins>
      <w:hyperlink r:id="rId133">
        <w:ins w:id="1159" w:author="PR Preview" w:date="2026-01-01T00:00:00Z">
          <w:r>
            <w:rPr>
              <w:rStyle w:val="Hyperlink"/>
            </w:rPr>
            <w:t xml:space="preserve">Example 22 in Inner Products and Orthogonality</w:t>
          </w:r>
        </w:ins>
      </w:hyperlink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and</w:t>
        </w:r>
      </w:ins>
      <w:ins w:id="1162" w:author="PR Preview" w:date="2026-01-01T00:00:00Z">
        <w:r>
          <w:t xml:space="preserve"> </w:t>
        </w:r>
      </w:ins>
      <w:hyperlink r:id="rId134">
        <w:ins w:id="1163" w:author="PR Preview" w:date="2026-01-01T00:00:00Z">
          <w:r>
            <w:rPr>
              <w:rStyle w:val="Hyperlink"/>
            </w:rPr>
            <w:t xml:space="preserve">Example 24 in Inner Products and Orthogonality</w:t>
          </w:r>
        </w:ins>
      </w:hyperlink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found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$\mathord{\smash[b]{\underset{\raise.3ex\hbox{$\scriptstyle\sim$}}{q}}\vphantom{q}}_1 = \tfrac{1}{\sqrt{2}}\,(1, 1, 0)$</w:t>
        </w:r>
      </w:ins>
      <w:ins w:id="1168" w:author="PR Preview" w:date="2026-01-01T00:00:00Z">
        <w:r>
          <w:t xml:space="preserve">,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$\mathord{\smash[b]{\underset{\raise.3ex\hbox{$\scriptstyle\sim$}}{q}}\vphantom{q}}_2 = \tfrac{1}{\sqrt{6}}\,(1, -1, 2)$</w:t>
        </w:r>
      </w:ins>
      <w:ins w:id="1171" w:author="PR Preview" w:date="2026-01-01T00:00:00Z">
        <w:r>
          <w:t xml:space="preserve">,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$\mathord{\smash[b]{\underset{\raise.3ex\hbox{$\scriptstyle\sim$}}{q}}\vphantom{q}}_3 = \tfrac{1}{\sqrt{3}}\,(-1, 1, 1)$</w:t>
        </w:r>
      </w:ins>
      <w:ins w:id="1174" w:author="PR Preview" w:date="2026-01-01T00:00:00Z">
        <w:r>
          <w:t xml:space="preserve">,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with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$\mathopen{}\left\lVert\mathord{\smash[b]{\underset{\raise.3ex\hbox{$\scriptstyle\sim$}}{q}}\vphantom{q}}'_1\right\rVert\mathclose{} = \sqrt{2}$</w:t>
        </w:r>
      </w:ins>
      <w:ins w:id="1179" w:author="PR Preview" w:date="2026-01-01T00:00:00Z">
        <w:r>
          <w:t xml:space="preserve">,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$\mathopen{}\left\lVert\mathord{\smash[b]{\underset{\raise.3ex\hbox{$\scriptstyle\sim$}}{q}}\vphantom{q}}'_2\right\rVert\mathclose{} = \sqrt{3/2}$</w:t>
        </w:r>
      </w:ins>
      <w:ins w:id="1182" w:author="PR Preview" w:date="2026-01-01T00:00:00Z">
        <w:r>
          <w:t xml:space="preserve">,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$\mathopen{}\left\lVert\mathord{\smash[b]{\underset{\raise.3ex\hbox{$\scriptstyle\sim$}}{q}}\vphantom{q}}'_3\right\rVert\mathclose{} = 2/\sqrt{3}$</w:t>
        </w:r>
      </w:ins>
      <w:ins w:id="1185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35"/>
    <w:bookmarkStart w:id="136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36"/>
    <w:bookmarkStart w:id="137" w:name="exm-least-squares"/>
    <w:p>
      <w:pPr>
        <w:pStyle w:val="FirstParagraph"/>
      </w:pPr>
      <w:del w:id="1186" w:author="PR Preview" w:date="2026-01-01T00:00:00Z">
        <w:r>
          <w:rPr>
            <w:b/>
            <w:bCs/>
          </w:rPr>
          <w:delText xml:space="preserve">Example 26 (Fitting a constant)</w:delText>
        </w:r>
      </w:del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Let</w:delText>
        </w:r>
      </w:del>
      <w:del w:id="118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and</w:delText>
        </w:r>
      </w:del>
      <w:del w:id="1192" w:author="PR Preview" w:date="2026-01-01T00:00:00Z">
        <w:r>
          <w:delText xml:space="preserve"> </w:delText>
        </w:r>
      </w:del>
      <w:del w:id="1193" w:author="PR Preview" w:date="2026-01-01T00:00:00Z">
        <w:r>
          <w:delText xml:space="preserve">$\mathord{\smash[b]{\underset{\raise.3ex\hbox{$\scriptstyle\sim$}}{b}}\vphantom{b}} = (1, 3)$</w:delText>
        </w:r>
      </w:del>
      <w:del w:id="1194" w:author="PR Preview" w:date="2026-01-01T00:00:00Z">
        <w:r>
          <w:delText xml:space="preserve">.</w:delText>
        </w:r>
      </w:del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The system</w:delText>
        </w:r>
      </w:del>
      <w:del w:id="1197" w:author="PR Preview" w:date="2026-01-01T00:00:00Z">
        <w:r>
          <w:delText xml:space="preserve"> </w:delText>
        </w:r>
      </w:del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is inconsistent (</w:delText>
        </w:r>
      </w:del>
      <w:hyperlink w:anchor="def-consistent-system">
        <w:del w:id="1200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201" w:author="PR Preview" w:date="2026-01-01T00:00:00Z">
        <w:r>
          <w:delText xml:space="preserve">):</w:delText>
        </w:r>
      </w:del>
      <w:del w:id="1202" w:author="PR Preview" w:date="2026-01-01T00:00:00Z">
        <w:r>
          <w:delText xml:space="preserve"> </w:delText>
        </w:r>
      </w:del>
      <w:del w:id="1203" w:author="PR Preview" w:date="2026-01-01T00:00:00Z">
        <w:r>
          <w:delText xml:space="preserve">its first entry needs</w:delText>
        </w:r>
      </w:del>
      <w:del w:id="120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1205" w:author="PR Preview" w:date="2026-01-01T00:00:00Z">
        <w:r>
          <w:delText xml:space="preserve"> </w:delText>
        </w:r>
      </w:del>
      <w:del w:id="1206" w:author="PR Preview" w:date="2026-01-01T00:00:00Z">
        <w:r>
          <w:delText xml:space="preserve">and its second needs</w:delText>
        </w:r>
      </w:del>
      <w:del w:id="120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3</m:t>
        </m:r>
      </m:oMath>
      <w:del w:id="1208" w:author="PR Preview" w:date="2026-01-01T00:00:00Z">
        <w:r>
          <w:delText xml:space="preserve">.</w:delText>
        </w:r>
      </w:del>
      <w:del w:id="1209" w:author="PR Preview" w:date="2026-01-01T00:00:00Z">
        <w:r>
          <w:delText xml:space="preserve"> </w:delText>
        </w:r>
      </w:del>
      <w:del w:id="1210" w:author="PR Preview" w:date="2026-01-01T00:00:00Z">
        <w:r>
          <w:delText xml:space="preserve">For any number</w:delText>
        </w:r>
      </w:del>
      <w:del w:id="1211" w:author="PR Preview" w:date="2026-01-01T00:00:00Z">
        <w:r>
          <w:delText xml:space="preserve"> </w:delText>
        </w:r>
      </w:del>
      <m:oMath>
        <m:r>
          <m:t>x</m:t>
        </m:r>
      </m:oMath>
      <w:del w:id="1212" w:author="PR Preview" w:date="2026-01-01T00:00:00Z">
        <w:r>
          <w:delText xml:space="preserve">,</w:delText>
        </w:r>
      </w:del>
    </w:p>
    <w:p>
      <w:pPr>
        <w:pStyle w:val="FirstParagraph"/>
      </w:pPr>
      <w:ins w:id="1213" w:author="PR Preview" w:date="2026-01-01T00:00:00Z">
        <w:r>
          <w:rPr>
            <w:b/>
            <w:bCs/>
          </w:rPr>
          <w:t xml:space="preserve">Example 27 (Fitting a constant)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Let</w:t>
        </w:r>
      </w:ins>
      <w:ins w:id="121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and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$\mathord{\smash[b]{\underset{\raise.3ex\hbox{$\scriptstyle\sim$}}{b}}\vphantom{b}} = (1, 3)$</w:t>
        </w:r>
      </w:ins>
      <w:ins w:id="1221" w:author="PR Preview" w:date="2026-01-01T00:00:00Z">
        <w:r>
          <w:t xml:space="preserve">.</w:t>
        </w:r>
      </w:ins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The system</w:t>
        </w:r>
      </w:ins>
      <w:ins w:id="1224" w:author="PR Preview" w:date="2026-01-01T00:00:00Z">
        <w:r>
          <w:t xml:space="preserve"> </w:t>
        </w:r>
      </w:ins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is inconsistent (</w:t>
        </w:r>
      </w:ins>
      <w:hyperlink w:anchor="def-consistent-system">
        <w:ins w:id="1227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228" w:author="PR Preview" w:date="2026-01-01T00:00:00Z">
        <w:r>
          <w:t xml:space="preserve">):</w:t>
        </w:r>
      </w:ins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its first entry needs</w:t>
        </w:r>
      </w:ins>
      <w:ins w:id="123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and its second needs</w:t>
        </w:r>
      </w:ins>
      <w:ins w:id="123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</m:t>
        </m:r>
      </m:oMath>
      <w:ins w:id="1235" w:author="PR Preview" w:date="2026-01-01T00:00:00Z">
        <w:r>
          <w:t xml:space="preserve">.</w:t>
        </w:r>
      </w:ins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For any number</w:t>
        </w:r>
      </w:ins>
      <w:ins w:id="1238" w:author="PR Preview" w:date="2026-01-01T00:00:00Z">
        <w:r>
          <w:t xml:space="preserve"> </w:t>
        </w:r>
      </w:ins>
      <m:oMath>
        <m:r>
          <m:t>x</m:t>
        </m:r>
      </m:oMath>
      <w:ins w:id="1239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37"/>
    <w:bookmarkStart w:id="13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8"/>
    <w:bookmarkStart w:id="139" w:name="thm-normal-equations"/>
    <w:p>
      <w:pPr>
        <w:pStyle w:val="BodyText"/>
      </w:pPr>
      <w:del w:id="1240" w:author="PR Preview" w:date="2026-01-01T00:00:00Z">
        <w:r>
          <w:rPr>
            <w:b/>
            <w:bCs/>
          </w:rPr>
          <w:delText xml:space="preserve">Theorem 18 (Least squares solutions solve the normal equations)</w:delText>
        </w:r>
      </w:del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Let</w:delText>
        </w:r>
      </w:del>
      <w:del w:id="124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be</w:delText>
        </w:r>
      </w:del>
      <w:del w:id="124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247" w:author="PR Preview" w:date="2026-01-01T00:00:00Z">
        <w:r>
          <w:delText xml:space="preserve"> </w:delText>
        </w:r>
      </w:del>
      <w:del w:id="1248" w:author="PR Preview" w:date="2026-01-01T00:00:00Z">
        <w:r>
          <w:delText xml:space="preserve">and</w:delText>
        </w:r>
      </w:del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delText xml:space="preserve">$\mathord{\smash[b]{\underset{\raise.3ex\hbox{$\scriptstyle\sim$}}{b}}\vphantom{b}} \in \mathbb{R}^m$</w:delText>
        </w:r>
      </w:del>
      <w:del w:id="1251" w:author="PR Preview" w:date="2026-01-01T00:00:00Z">
        <w:r>
          <w:delText xml:space="preserve">.</w:delText>
        </w:r>
      </w:del>
    </w:p>
    <w:p>
      <w:pPr>
        <w:pStyle w:val="BodyText"/>
      </w:pPr>
      <w:ins w:id="1252" w:author="PR Preview" w:date="2026-01-01T00:00:00Z">
        <w:r>
          <w:rPr>
            <w:b/>
            <w:bCs/>
          </w:rPr>
          <w:t xml:space="preserve">Theorem 19 (Least squares solutions solve the normal equations)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Let</w:t>
        </w:r>
      </w:ins>
      <w:ins w:id="125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be</w:t>
        </w:r>
      </w:ins>
      <w:ins w:id="125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and</w:t>
        </w:r>
      </w:ins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$\mathord{\smash[b]{\underset{\raise.3ex\hbox{$\scriptstyle\sim$}}{b}}\vphantom{b}} \in \mathbb{R}^m$</w:t>
        </w:r>
      </w:ins>
      <w:ins w:id="126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8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40" w:name="exm-normal-equations"/>
    <w:p>
      <w:pPr>
        <w:pStyle w:val="FirstParagraph"/>
      </w:pPr>
      <w:del w:id="1264" w:author="PR Preview" w:date="2026-01-01T00:00:00Z">
        <w:r>
          <w:rPr>
            <w:b/>
            <w:bCs/>
          </w:rPr>
          <w:delText xml:space="preserve">Example 27 (A least squares line)</w:delText>
        </w:r>
      </w:del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Fit</w:delText>
        </w:r>
      </w:del>
      <w:del w:id="126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to the points</w:delText>
        </w:r>
      </w:del>
      <w:del w:id="127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271" w:author="PR Preview" w:date="2026-01-01T00:00:00Z">
        <w:r>
          <w:delText xml:space="preserve">:</w:delText>
        </w:r>
      </w:del>
      <w:del w:id="127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1273" w:author="PR Preview" w:date="2026-01-01T00:00:00Z">
        <w:r>
          <w:delText xml:space="preserve"> </w:delText>
        </w:r>
      </w:del>
      <w:del w:id="1274" w:author="PR Preview" w:date="2026-01-01T00:00:00Z">
        <w:r>
          <w:delText xml:space="preserve">(the</w:delText>
        </w:r>
      </w:del>
      <w:del w:id="1275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delText xml:space="preserve">of</w:delText>
        </w:r>
      </w:del>
      <w:del w:id="1278" w:author="PR Preview" w:date="2026-01-01T00:00:00Z">
        <w:r>
          <w:delText xml:space="preserve"> </w:delText>
        </w:r>
      </w:del>
      <w:hyperlink w:anchor="exm-gram-invertible">
        <w:del w:id="1279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280" w:author="PR Preview" w:date="2026-01-01T00:00:00Z">
        <w:r>
          <w:delText xml:space="preserve">)</w:delText>
        </w:r>
      </w:del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and</w:delText>
        </w:r>
      </w:del>
      <w:del w:id="1283" w:author="PR Preview" w:date="2026-01-01T00:00:00Z">
        <w:r>
          <w:delText xml:space="preserve"> </w:delText>
        </w:r>
      </w:del>
      <w:del w:id="1284" w:author="PR Preview" w:date="2026-01-01T00:00:00Z">
        <w:r>
          <w:delText xml:space="preserve">$\mathord{\smash[b]{\underset{\raise.3ex\hbox{$\scriptstyle\sim$}}{b}}\vphantom{b}} = (1, 2, 2)$</w:delText>
        </w:r>
      </w:del>
      <w:del w:id="1285" w:author="PR Preview" w:date="2026-01-01T00:00:00Z">
        <w:r>
          <w:delText xml:space="preserve">.</w:delText>
        </w:r>
      </w:del>
      <w:del w:id="128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87" w:author="PR Preview" w:date="2026-01-01T00:00:00Z">
        <w:r>
          <w:delText xml:space="preserve"> </w:delText>
        </w:r>
      </w:del>
      <w:del w:id="1288" w:author="PR Preview" w:date="2026-01-01T00:00:00Z">
        <w:r>
          <w:delText xml:space="preserve">has rank</w:delText>
        </w:r>
      </w:del>
      <w:del w:id="1289" w:author="PR Preview" w:date="2026-01-01T00:00:00Z">
        <w:r>
          <w:delText xml:space="preserve"> </w:delText>
        </w:r>
      </w:del>
      <m:oMath>
        <m:r>
          <m:t>2</m:t>
        </m:r>
      </m:oMath>
      <w:del w:id="1290" w:author="PR Preview" w:date="2026-01-01T00:00:00Z">
        <w:r>
          <w:delText xml:space="preserve"> </w:delText>
        </w:r>
      </w:del>
      <w:del w:id="1291" w:author="PR Preview" w:date="2026-01-01T00:00:00Z">
        <w:r>
          <w:delText xml:space="preserve">(</w:delText>
        </w:r>
      </w:del>
      <w:hyperlink r:id="rId10">
        <w:del w:id="1292" w:author="PR Preview" w:date="2026-01-01T00:00:00Z">
          <w:r>
            <w:rPr>
              <w:rStyle w:val="Hyperlink"/>
            </w:rPr>
            <w:delText xml:space="preserve">Example 2 in Subspaces and Rank</w:delText>
          </w:r>
        </w:del>
      </w:hyperlink>
      <w:del w:id="1293" w:author="PR Preview" w:date="2026-01-01T00:00:00Z">
        <w:r>
          <w:delText xml:space="preserve">), so the solution is unique (part 4).</w:delText>
        </w:r>
      </w:del>
      <w:del w:id="129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has inverse</w:delText>
        </w:r>
      </w:del>
      <w:del w:id="129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(</w:delText>
        </w:r>
      </w:del>
      <w:hyperlink w:anchor="exm-gram-invertible">
        <w:del w:id="1300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301" w:author="PR Preview" w:date="2026-01-01T00:00:00Z">
        <w:r>
          <w:delText xml:space="preserve">),</w:delText>
        </w:r>
      </w:del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and</w:delText>
        </w:r>
      </w:del>
    </w:p>
    <w:p>
      <w:pPr>
        <w:pStyle w:val="FirstParagraph"/>
      </w:pPr>
      <w:ins w:id="1304" w:author="PR Preview" w:date="2026-01-01T00:00:00Z">
        <w:r>
          <w:rPr>
            <w:b/>
            <w:bCs/>
          </w:rPr>
          <w:t xml:space="preserve">Example 28 (A least squares line)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Fit</w:t>
        </w:r>
      </w:ins>
      <w:ins w:id="130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to the points</w:t>
        </w:r>
      </w:ins>
      <w:ins w:id="131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311" w:author="PR Preview" w:date="2026-01-01T00:00:00Z">
        <w:r>
          <w:t xml:space="preserve">:</w:t>
        </w:r>
      </w:ins>
      <w:ins w:id="131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(the</w:t>
        </w:r>
      </w:ins>
      <w:ins w:id="1315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of</w:t>
        </w:r>
      </w:ins>
      <w:ins w:id="1318" w:author="PR Preview" w:date="2026-01-01T00:00:00Z">
        <w:r>
          <w:t xml:space="preserve"> </w:t>
        </w:r>
      </w:ins>
      <w:hyperlink w:anchor="exm-gram-invertible">
        <w:ins w:id="1319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320" w:author="PR Preview" w:date="2026-01-01T00:00:00Z">
        <w:r>
          <w:t xml:space="preserve">)</w:t>
        </w:r>
      </w:ins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and</w:t>
        </w:r>
      </w:ins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$\mathord{\smash[b]{\underset{\raise.3ex\hbox{$\scriptstyle\sim$}}{b}}\vphantom{b}} = (1, 2, 2)$</w:t>
        </w:r>
      </w:ins>
      <w:ins w:id="1325" w:author="PR Preview" w:date="2026-01-01T00:00:00Z">
        <w:r>
          <w:t xml:space="preserve">.</w:t>
        </w:r>
      </w:ins>
      <w:ins w:id="132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has rank</w:t>
        </w:r>
      </w:ins>
      <w:ins w:id="1329" w:author="PR Preview" w:date="2026-01-01T00:00:00Z">
        <w:r>
          <w:t xml:space="preserve"> </w:t>
        </w:r>
      </w:ins>
      <m:oMath>
        <m:r>
          <m:t>2</m:t>
        </m:r>
      </m:oMath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(</w:t>
        </w:r>
      </w:ins>
      <w:hyperlink r:id="rId10">
        <w:ins w:id="1332" w:author="PR Preview" w:date="2026-01-01T00:00:00Z">
          <w:r>
            <w:rPr>
              <w:rStyle w:val="Hyperlink"/>
            </w:rPr>
            <w:t xml:space="preserve">Example 2 in Subspaces and Rank</w:t>
          </w:r>
        </w:ins>
      </w:hyperlink>
      <w:ins w:id="1333" w:author="PR Preview" w:date="2026-01-01T00:00:00Z">
        <w:r>
          <w:t xml:space="preserve">), so the solution is unique (part 4).</w:t>
        </w:r>
      </w:ins>
      <w:ins w:id="133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has inverse</w:t>
        </w:r>
      </w:ins>
      <w:ins w:id="133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(</w:t>
        </w:r>
      </w:ins>
      <w:hyperlink w:anchor="exm-gram-invertible">
        <w:ins w:id="1340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341" w:author="PR Preview" w:date="2026-01-01T00:00:00Z">
        <w:r>
          <w:t xml:space="preserve">),</w:t>
        </w:r>
      </w:ins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and</w:t>
        </w:r>
      </w:ins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m-normal-equations-rank-deficient"/>
    <w:p>
      <w:pPr>
        <w:pStyle w:val="BodyText"/>
      </w:pPr>
      <w:del w:id="1344" w:author="PR Preview" w:date="2026-01-01T00:00:00Z">
        <w:r>
          <w:rPr>
            <w:b/>
            <w:bCs/>
          </w:rPr>
          <w:delText xml:space="preserve">Example 28 (Many least squares solutions, one fitted vector)</w:delText>
        </w:r>
      </w:del>
      <w:del w:id="1345" w:author="PR Preview" w:date="2026-01-01T00:00:00Z">
        <w:r>
          <w:delText xml:space="preserve"> </w:delText>
        </w:r>
      </w:del>
      <w:del w:id="1346" w:author="PR Preview" w:date="2026-01-01T00:00:00Z">
        <w:r>
          <w:delText xml:space="preserve">With the rank-</w:delText>
        </w:r>
      </w:del>
      <m:oMath>
        <m:r>
          <m:t>1</m:t>
        </m:r>
      </m:oMath>
      <w:del w:id="1347" w:author="PR Preview" w:date="2026-01-01T00:00:00Z">
        <w:r>
          <w:delText xml:space="preserve"> </w:delText>
        </w:r>
      </w:del>
      <w:del w:id="1348" w:author="PR Preview" w:date="2026-01-01T00:00:00Z">
        <w:r>
          <w:delText xml:space="preserve">matrix</w:delText>
        </w:r>
      </w:del>
      <w:del w:id="134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(</w:delText>
        </w:r>
      </w:del>
      <w:hyperlink r:id="rId10">
        <w:del w:id="1352" w:author="PR Preview" w:date="2026-01-01T00:00:00Z">
          <w:r>
            <w:rPr>
              <w:rStyle w:val="Hyperlink"/>
            </w:rPr>
            <w:delText xml:space="preserve">Example 2 in Subspaces and Rank</w:delText>
          </w:r>
        </w:del>
      </w:hyperlink>
      <w:del w:id="1353" w:author="PR Preview" w:date="2026-01-01T00:00:00Z">
        <w:r>
          <w:delText xml:space="preserve">)</w:delText>
        </w:r>
      </w:del>
      <w:del w:id="1354" w:author="PR Preview" w:date="2026-01-01T00:00:00Z">
        <w:r>
          <w:delText xml:space="preserve"> </w:delText>
        </w:r>
      </w:del>
      <w:del w:id="1355" w:author="PR Preview" w:date="2026-01-01T00:00:00Z">
        <w:r>
          <w:delText xml:space="preserve">and</w:delText>
        </w:r>
      </w:del>
      <w:del w:id="1356" w:author="PR Preview" w:date="2026-01-01T00:00:00Z">
        <w:r>
          <w:delText xml:space="preserve"> </w:delText>
        </w:r>
      </w:del>
      <w:del w:id="1357" w:author="PR Preview" w:date="2026-01-01T00:00:00Z">
        <w:r>
          <w:delText xml:space="preserve">$\mathord{\smash[b]{\underset{\raise.3ex\hbox{$\scriptstyle\sim$}}{b}}\vphantom{b}} = (1, 2, 2)$</w:delText>
        </w:r>
      </w:del>
      <w:del w:id="1358" w:author="PR Preview" w:date="2026-01-01T00:00:00Z">
        <w:r>
          <w:delText xml:space="preserve">,</w:delText>
        </w:r>
      </w:del>
      <w:del w:id="135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and</w:delText>
        </w:r>
      </w:del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${\mathbf{A}}^{\top} \mathord{\smash[b]{\underset{\raise.3ex\hbox{$\scriptstyle\sim$}}{b}}\vphantom{b}} = (5, 10)$</w:delText>
        </w:r>
      </w:del>
      <w:del w:id="1364" w:author="PR Preview" w:date="2026-01-01T00:00:00Z">
        <w:r>
          <w:delText xml:space="preserve">,</w:delText>
        </w:r>
      </w:del>
      <w:del w:id="1365" w:author="PR Preview" w:date="2026-01-01T00:00:00Z">
        <w:r>
          <w:delText xml:space="preserve"> </w:delText>
        </w:r>
      </w:del>
      <w:del w:id="1366" w:author="PR Preview" w:date="2026-01-01T00:00:00Z">
        <w:r>
          <w:delText xml:space="preserve">so both normal equations say</w:delText>
        </w:r>
      </w:del>
      <w:del w:id="1367" w:author="PR Preview" w:date="2026-01-01T00:00:00Z">
        <w:r>
          <w:delText xml:space="preserve"> </w:delText>
        </w:r>
      </w:del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1368" w:author="PR Preview" w:date="2026-01-01T00:00:00Z">
        <w:r>
          <w:delText xml:space="preserve">, that is,</w:delText>
        </w:r>
      </w:del>
      <w:del w:id="136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del w:id="1370" w:author="PR Preview" w:date="2026-01-01T00:00:00Z">
        <w:r>
          <w:delText xml:space="preserve">.</w:delText>
        </w:r>
      </w:del>
      <w:del w:id="1371" w:author="PR Preview" w:date="2026-01-01T00:00:00Z">
        <w:r>
          <w:delText xml:space="preserve"> </w:delText>
        </w:r>
      </w:del>
      <w:del w:id="1372" w:author="PR Preview" w:date="2026-01-01T00:00:00Z">
        <w:r>
          <w:delText xml:space="preserve">There are infinitely many least squares solutions, such as</w:delText>
        </w:r>
      </w:del>
      <w:del w:id="137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and</w:delText>
        </w:r>
      </w:del>
      <w:del w:id="137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del w:id="1377" w:author="PR Preview" w:date="2026-01-01T00:00:00Z">
        <w:r>
          <w:delText xml:space="preserve">,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as part 4 predicts for</w:delText>
        </w:r>
      </w:del>
      <w:del w:id="1380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del w:id="1381" w:author="PR Preview" w:date="2026-01-01T00:00:00Z">
        <w:r>
          <w:delText xml:space="preserve">;</w:delText>
        </w:r>
      </w:del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but every one gives the same fitted vector</w:delText>
        </w:r>
      </w:del>
    </w:p>
    <w:p>
      <w:pPr>
        <w:pStyle w:val="BodyText"/>
      </w:pPr>
      <w:ins w:id="1384" w:author="PR Preview" w:date="2026-01-01T00:00:00Z">
        <w:r>
          <w:rPr>
            <w:b/>
            <w:bCs/>
          </w:rPr>
          <w:t xml:space="preserve">Example 29 (Many least squares solutions, one fitted vector)</w:t>
        </w:r>
      </w:ins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With the rank-</w:t>
        </w:r>
      </w:ins>
      <m:oMath>
        <m:r>
          <m:t>1</m:t>
        </m:r>
      </m:oMath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matrix</w:t>
        </w:r>
      </w:ins>
      <w:ins w:id="13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(</w:t>
        </w:r>
      </w:ins>
      <w:hyperlink r:id="rId10">
        <w:ins w:id="1392" w:author="PR Preview" w:date="2026-01-01T00:00:00Z">
          <w:r>
            <w:rPr>
              <w:rStyle w:val="Hyperlink"/>
            </w:rPr>
            <w:t xml:space="preserve">Example 2 in Subspaces and Rank</w:t>
          </w:r>
        </w:ins>
      </w:hyperlink>
      <w:ins w:id="1393" w:author="PR Preview" w:date="2026-01-01T00:00:00Z">
        <w:r>
          <w:t xml:space="preserve">)</w:t>
        </w:r>
      </w:ins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and</w:t>
        </w:r>
      </w:ins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$\mathord{\smash[b]{\underset{\raise.3ex\hbox{$\scriptstyle\sim$}}{b}}\vphantom{b}} = (1, 2, 2)$</w:t>
        </w:r>
      </w:ins>
      <w:ins w:id="1398" w:author="PR Preview" w:date="2026-01-01T00:00:00Z">
        <w:r>
          <w:t xml:space="preserve">,</w:t>
        </w:r>
      </w:ins>
      <w:ins w:id="139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and</w:t>
        </w:r>
      </w:ins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${\mathbf{A}}^{\top} \mathord{\smash[b]{\underset{\raise.3ex\hbox{$\scriptstyle\sim$}}{b}}\vphantom{b}} = (5, 10)$</w:t>
        </w:r>
      </w:ins>
      <w:ins w:id="1404" w:author="PR Preview" w:date="2026-01-01T00:00:00Z">
        <w:r>
          <w:t xml:space="preserve">,</w:t>
        </w:r>
      </w:ins>
      <w:ins w:id="1405" w:author="PR Preview" w:date="2026-01-01T00:00:00Z">
        <w:r>
          <w:t xml:space="preserve"> </w:t>
        </w:r>
      </w:ins>
      <w:ins w:id="1406" w:author="PR Preview" w:date="2026-01-01T00:00:00Z">
        <w:r>
          <w:t xml:space="preserve">so both normal equations say</w:t>
        </w:r>
      </w:ins>
      <w:ins w:id="1407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1408" w:author="PR Preview" w:date="2026-01-01T00:00:00Z">
        <w:r>
          <w:t xml:space="preserve">, that is,</w:t>
        </w:r>
      </w:ins>
      <w:ins w:id="140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ins w:id="1410" w:author="PR Preview" w:date="2026-01-01T00:00:00Z">
        <w:r>
          <w:t xml:space="preserve">.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There are infinitely many least squares solutions, such as</w:t>
        </w:r>
      </w:ins>
      <w:ins w:id="14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and</w:t>
        </w:r>
      </w:ins>
      <w:ins w:id="14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ins w:id="1417" w:author="PR Preview" w:date="2026-01-01T00:00:00Z">
        <w:r>
          <w:t xml:space="preserve">,</w:t>
        </w:r>
      </w:ins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as part 4 predicts for</w:t>
        </w:r>
      </w:ins>
      <w:ins w:id="1420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ins w:id="1421" w:author="PR Preview" w:date="2026-01-01T00:00:00Z">
        <w:r>
          <w:t xml:space="preserve">;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but every one gives the same fitted vector</w:t>
        </w:r>
      </w:ins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41"/>
    <w:bookmarkStart w:id="142" w:name="thm-qr-least-squares"/>
    <w:p>
      <w:pPr>
        <w:pStyle w:val="BodyText"/>
      </w:pPr>
      <w:del w:id="1424" w:author="PR Preview" w:date="2026-01-01T00:00:00Z">
        <w:r>
          <w:rPr>
            <w:b/>
            <w:bCs/>
          </w:rPr>
          <w:delText xml:space="preserve">Theorem 19 (Solving least squares by QR)</w:delText>
        </w:r>
      </w:del>
      <w:del w:id="1425" w:author="PR Preview" w:date="2026-01-01T00:00:00Z">
        <w:r>
          <w:delText xml:space="preserve"> </w:delText>
        </w:r>
      </w:del>
      <w:del w:id="1426" w:author="PR Preview" w:date="2026-01-01T00:00:00Z">
        <w:r>
          <w:delText xml:space="preserve">Let</w:delText>
        </w:r>
      </w:del>
      <w:del w:id="142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28" w:author="PR Preview" w:date="2026-01-01T00:00:00Z">
        <w:r>
          <w:delText xml:space="preserve"> </w:delText>
        </w:r>
      </w:del>
      <w:del w:id="1429" w:author="PR Preview" w:date="2026-01-01T00:00:00Z">
        <w:r>
          <w:delText xml:space="preserve">be</w:delText>
        </w:r>
      </w:del>
      <w:del w:id="143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431" w:author="PR Preview" w:date="2026-01-01T00:00:00Z">
        <w:r>
          <w:delText xml:space="preserve"> </w:delText>
        </w:r>
      </w:del>
      <w:del w:id="1432" w:author="PR Preview" w:date="2026-01-01T00:00:00Z">
        <w:r>
          <w:delText xml:space="preserve">with</w:delText>
        </w:r>
      </w:del>
      <w:del w:id="1433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1434" w:author="PR Preview" w:date="2026-01-01T00:00:00Z">
        <w:r>
          <w:delText xml:space="preserve">,</w:delText>
        </w:r>
      </w:del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with QR factorization</w:delText>
        </w:r>
      </w:del>
      <w:del w:id="143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del w:id="1438" w:author="PR Preview" w:date="2026-01-01T00:00:00Z">
        <w:r>
          <w:delText xml:space="preserve"> </w:delText>
        </w:r>
      </w:del>
      <w:del w:id="1439" w:author="PR Preview" w:date="2026-01-01T00:00:00Z">
        <w:r>
          <w:delText xml:space="preserve">(</w:delText>
        </w:r>
      </w:del>
      <w:hyperlink w:anchor="thm-qr">
        <w:del w:id="1440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1441" w:author="PR Preview" w:date="2026-01-01T00:00:00Z">
        <w:r>
          <w:delText xml:space="preserve">), and let</w:delText>
        </w:r>
      </w:del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$\mathord{\smash[b]{\underset{\raise.3ex\hbox{$\scriptstyle\sim$}}{b}}\vphantom{b}} \in \mathbb{R}^m$</w:delText>
        </w:r>
      </w:del>
      <w:del w:id="1444" w:author="PR Preview" w:date="2026-01-01T00:00:00Z">
        <w:r>
          <w:delText xml:space="preserve">.</w:delText>
        </w:r>
      </w:del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The least squares solution (</w:delText>
        </w:r>
      </w:del>
      <w:hyperlink w:anchor="def-least-squares">
        <w:del w:id="1447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448" w:author="PR Preview" w:date="2026-01-01T00:00:00Z">
        <w:r>
          <w:delText xml:space="preserve">) is the unique solution of</w:delText>
        </w:r>
      </w:del>
    </w:p>
    <w:p>
      <w:pPr>
        <w:pStyle w:val="BodyText"/>
      </w:pPr>
      <w:ins w:id="1449" w:author="PR Preview" w:date="2026-01-01T00:00:00Z">
        <w:r>
          <w:rPr>
            <w:b/>
            <w:bCs/>
          </w:rPr>
          <w:t xml:space="preserve">Theorem 20 (Solving least squares by QR)</w:t>
        </w:r>
      </w:ins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Let</w:t>
        </w:r>
      </w:ins>
      <w:ins w:id="145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be</w:t>
        </w:r>
      </w:ins>
      <w:ins w:id="145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with</w:t>
        </w:r>
      </w:ins>
      <w:ins w:id="145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1459" w:author="PR Preview" w:date="2026-01-01T00:00:00Z">
        <w:r>
          <w:t xml:space="preserve">,</w:t>
        </w:r>
      </w:ins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with QR factorization</w:t>
        </w:r>
      </w:ins>
      <w:ins w:id="146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(</w:t>
        </w:r>
      </w:ins>
      <w:hyperlink w:anchor="thm-qr">
        <w:ins w:id="1465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1466" w:author="PR Preview" w:date="2026-01-01T00:00:00Z">
        <w:r>
          <w:t xml:space="preserve">), and let</w:t>
        </w:r>
      </w:ins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$\mathord{\smash[b]{\underset{\raise.3ex\hbox{$\scriptstyle\sim$}}{b}}\vphantom{b}} \in \mathbb{R}^m$</w:t>
        </w:r>
      </w:ins>
      <w:ins w:id="1469" w:author="PR Preview" w:date="2026-01-01T00:00:00Z">
        <w:r>
          <w:t xml:space="preserve">.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The least squares solution (</w:t>
        </w:r>
      </w:ins>
      <w:hyperlink w:anchor="def-least-squares">
        <w:ins w:id="1472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473" w:author="PR Preview" w:date="2026-01-01T00:00:00Z">
        <w:r>
          <w:t xml:space="preserve">) is the unique solution of</w:t>
        </w:r>
      </w:ins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del w:id="1474" w:author="PR Preview" w:date="2026-01-01T00:00:00Z">
        <w:r>
          <w:delText xml:space="preserve">which back substitution computes (</w:delText>
        </w:r>
      </w:del>
      <w:hyperlink w:anchor="thm-back-substitution">
        <w:del w:id="1475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1476" w:author="PR Preview" w:date="2026-01-01T00:00:00Z">
        <w:r>
          <w:delText xml:space="preserve">).</w:delText>
        </w:r>
      </w:del>
      <w:del w:id="1477" w:author="PR Preview" w:date="2026-01-01T00:00:00Z">
        <w:r>
          <w:delText xml:space="preserve"> </w:delText>
        </w:r>
      </w:del>
      <w:del w:id="1478" w:author="PR Preview" w:date="2026-01-01T00:00:00Z">
        <w:r>
          <w:delText xml:space="preserve">When</w:delText>
        </w:r>
      </w:del>
      <w:del w:id="147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n</m:t>
        </m:r>
      </m:oMath>
      <w:del w:id="1480" w:author="PR Preview" w:date="2026-01-01T00:00:00Z">
        <w:r>
          <w:delText xml:space="preserve">, it is the unique solution of</w:delText>
        </w:r>
      </w:del>
      <w:del w:id="1481" w:author="PR Preview" w:date="2026-01-01T00:00:00Z">
        <w:r>
          <w:delText xml:space="preserve"> </w:delText>
        </w:r>
      </w:del>
      <w:del w:id="1482" w:author="PR Preview" w:date="2026-01-01T00:00:00Z">
        <w:r>
          <w:delText xml:space="preserve">$\mathbf{A} \mathord{\smash[b]{\underset{\raise.3ex\hbox{$\scriptstyle\sim$}}{x}}\vphantom{x}} = \mathord{\smash[b]{\underset{\raise.3ex\hbox{$\scriptstyle\sim$}}{b}}\vphantom{b}}$</w:delText>
        </w:r>
      </w:del>
      <w:del w:id="1483" w:author="PR Preview" w:date="2026-01-01T00:00:00Z">
        <w:r>
          <w:delText xml:space="preserve">.</w:delText>
        </w:r>
      </w:del>
    </w:p>
    <w:p>
      <w:pPr>
        <w:pStyle w:val="BodyText"/>
      </w:pPr>
      <w:del w:id="1484" w:author="PR Preview" w:date="2026-01-01T00:00:00Z">
        <w:r>
          <w:rPr>
            <w:i/>
            <w:iCs/>
          </w:rPr>
          <w:delText xml:space="preserve">Proof</w:delText>
        </w:r>
      </w:del>
      <w:del w:id="1485" w:author="PR Preview" w:date="2026-01-01T00:00:00Z">
        <w:r>
          <w:delText xml:space="preserve">. </w:delText>
        </w:r>
      </w:del>
      <m:oMath>
        <m:r>
          <m:rPr>
            <m:sty m:val="bi"/>
          </m:rPr>
          <m:t>R</m:t>
        </m:r>
      </m:oMath>
      <w:del w:id="1486" w:author="PR Preview" w:date="2026-01-01T00:00:00Z">
        <w:r>
          <w:delText xml:space="preserve"> </w:delText>
        </w:r>
      </w:del>
      <w:del w:id="1487" w:author="PR Preview" w:date="2026-01-01T00:00:00Z">
        <w:r>
          <w:delText xml:space="preserve">is upper triangular with positive diagonal,</w:delText>
        </w:r>
      </w:del>
      <w:del w:id="1488" w:author="PR Preview" w:date="2026-01-01T00:00:00Z">
        <w:r>
          <w:delText xml:space="preserve"> </w:delText>
        </w:r>
      </w:del>
      <w:del w:id="1489" w:author="PR Preview" w:date="2026-01-01T00:00:00Z">
        <w:r>
          <w:delText xml:space="preserve">so</w:delText>
        </w:r>
      </w:del>
      <w:del w:id="1490" w:author="PR Preview" w:date="2026-01-01T00:00:00Z">
        <w:r>
          <w:delText xml:space="preserve"> </w:delText>
        </w:r>
      </w:del>
      <w:del w:id="1491" w:author="PR Preview" w:date="2026-01-01T00:00:00Z">
        <w:r>
          <w:delText xml:space="preserve">$\mathbf{R} \mathord{\smash[b]{\underset{\raise.3ex\hbox{$\scriptstyle\sim$}}{x}}\vphantom{x}} = {\mathbf{Q}}^{\top} \mathord{\smash[b]{\underset{\raise.3ex\hbox{$\scriptstyle\sim$}}{b}}\vphantom{b}}$</w:delText>
        </w:r>
      </w:del>
      <w:del w:id="1492" w:author="PR Preview" w:date="2026-01-01T00:00:00Z">
        <w:r>
          <w:delText xml:space="preserve"> </w:delText>
        </w:r>
      </w:del>
      <w:del w:id="1493" w:author="PR Preview" w:date="2026-01-01T00:00:00Z">
        <w:r>
          <w:delText xml:space="preserve">has exactly one solution</w:delText>
        </w:r>
      </w:del>
      <w:del w:id="1494" w:author="PR Preview" w:date="2026-01-01T00:00:00Z">
        <w:r>
          <w:delText xml:space="preserve"> </w:delText>
        </w:r>
      </w:del>
      <w:del w:id="1495" w:author="PR Preview" w:date="2026-01-01T00:00:00Z">
        <w:r>
          <w:delText xml:space="preserve">$\hat{\mathord{\smash[b]{\underset{\raise.3ex\hbox{$\scriptstyle\sim$}}{x}}\vphantom{x}}}$</w:delText>
        </w:r>
      </w:del>
      <w:del w:id="1496" w:author="PR Preview" w:date="2026-01-01T00:00:00Z">
        <w:r>
          <w:delText xml:space="preserve"> </w:delText>
        </w:r>
      </w:del>
      <w:del w:id="1497" w:author="PR Preview" w:date="2026-01-01T00:00:00Z">
        <w:r>
          <w:delText xml:space="preserve">(</w:delText>
        </w:r>
      </w:del>
      <w:hyperlink w:anchor="thm-back-substitution">
        <w:del w:id="1498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1499" w:author="PR Preview" w:date="2026-01-01T00:00:00Z">
        <w:r>
          <w:delText xml:space="preserve">).</w:delText>
        </w:r>
      </w:del>
      <w:del w:id="150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del w:id="1501" w:author="PR Preview" w:date="2026-01-01T00:00:00Z">
        <w:r>
          <w:delText xml:space="preserve">, as in the proof of</w:delText>
        </w:r>
      </w:del>
      <w:del w:id="1502" w:author="PR Preview" w:date="2026-01-01T00:00:00Z">
        <w:r>
          <w:delText xml:space="preserve"> </w:delText>
        </w:r>
      </w:del>
      <w:hyperlink w:anchor="thm-projector-onb">
        <w:del w:id="1503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504" w:author="PR Preview" w:date="2026-01-01T00:00:00Z">
        <w:r>
          <w:delText xml:space="preserve">.</w:delText>
        </w:r>
      </w:del>
      <w:del w:id="1505" w:author="PR Preview" w:date="2026-01-01T00:00:00Z">
        <w:r>
          <w:delText xml:space="preserve"> </w:delText>
        </w:r>
      </w:del>
      <w:del w:id="1506" w:author="PR Preview" w:date="2026-01-01T00:00:00Z">
        <w:r>
          <w:delText xml:space="preserve">Then</w:delText>
        </w:r>
      </w:del>
    </w:p>
    <w:p>
      <w:pPr>
        <w:pStyle w:val="FirstParagraph"/>
      </w:pPr>
      <w:ins w:id="1507" w:author="PR Preview" w:date="2026-01-01T00:00:00Z">
        <w:r>
          <w:t xml:space="preserve">which back substitution computes (</w:t>
        </w:r>
      </w:ins>
      <w:hyperlink w:anchor="thm-back-substitution">
        <w:ins w:id="1508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509" w:author="PR Preview" w:date="2026-01-01T00:00:00Z">
        <w:r>
          <w:t xml:space="preserve">).</w:t>
        </w:r>
      </w:ins>
      <w:ins w:id="1510" w:author="PR Preview" w:date="2026-01-01T00:00:00Z">
        <w:r>
          <w:t xml:space="preserve"> </w:t>
        </w:r>
      </w:ins>
      <w:ins w:id="1511" w:author="PR Preview" w:date="2026-01-01T00:00:00Z">
        <w:r>
          <w:t xml:space="preserve">When</w:t>
        </w:r>
      </w:ins>
      <w:ins w:id="151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n</m:t>
        </m:r>
      </m:oMath>
      <w:ins w:id="1513" w:author="PR Preview" w:date="2026-01-01T00:00:00Z">
        <w:r>
          <w:t xml:space="preserve">, it is the unique solution of</w:t>
        </w:r>
      </w:ins>
      <w:ins w:id="1514" w:author="PR Preview" w:date="2026-01-01T00:00:00Z">
        <w:r>
          <w:t xml:space="preserve"> </w:t>
        </w:r>
      </w:ins>
      <w:ins w:id="1515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1516" w:author="PR Preview" w:date="2026-01-01T00:00:00Z">
        <w:r>
          <w:t xml:space="preserve">.</w:t>
        </w:r>
      </w:ins>
    </w:p>
    <w:bookmarkEnd w:id="142"/>
    <w:p>
      <w:pPr>
        <w:pStyle w:val="BodyText"/>
      </w:pPr>
      <w:ins w:id="1517" w:author="PR Preview" w:date="2026-01-01T00:00:00Z">
        <w:r>
          <w:rPr>
            <w:i/>
            <w:iCs/>
          </w:rPr>
          <w:t xml:space="preserve">Proof</w:t>
        </w:r>
      </w:ins>
      <w:ins w:id="1518" w:author="PR Preview" w:date="2026-01-01T00:00:00Z">
        <w:r>
          <w:t xml:space="preserve">. </w:t>
        </w:r>
      </w:ins>
      <m:oMath>
        <m:r>
          <m:rPr>
            <m:sty m:val="bi"/>
          </m:rPr>
          <m:t>R</m:t>
        </m:r>
      </m:oMath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is upper triangular with positive diagonal,</w:t>
        </w:r>
      </w:ins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so</w:t>
        </w:r>
      </w:ins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$\mathbf{R} \mathord{\smash[b]{\underset{\raise.3ex\hbox{$\scriptstyle\sim$}}{x}}\vphantom{x}} = {\mathbf{Q}}^{\top} \mathord{\smash[b]{\underset{\raise.3ex\hbox{$\scriptstyle\sim$}}{b}}\vphantom{b}}$</w:t>
        </w:r>
      </w:ins>
      <w:ins w:id="1525" w:author="PR Preview" w:date="2026-01-01T00:00:00Z">
        <w:r>
          <w:t xml:space="preserve"> </w:t>
        </w:r>
      </w:ins>
      <w:ins w:id="1526" w:author="PR Preview" w:date="2026-01-01T00:00:00Z">
        <w:r>
          <w:t xml:space="preserve">has exactly one solution</w:t>
        </w:r>
      </w:ins>
      <w:ins w:id="1527" w:author="PR Preview" w:date="2026-01-01T00:00:00Z">
        <w:r>
          <w:t xml:space="preserve"> </w:t>
        </w:r>
      </w:ins>
      <w:ins w:id="1528" w:author="PR Preview" w:date="2026-01-01T00:00:00Z">
        <w:r>
          <w:t xml:space="preserve">$\hat{\mathord{\smash[b]{\underset{\raise.3ex\hbox{$\scriptstyle\sim$}}{x}}\vphantom{x}}}$</w:t>
        </w:r>
      </w:ins>
      <w:ins w:id="1529" w:author="PR Preview" w:date="2026-01-01T00:00:00Z">
        <w:r>
          <w:t xml:space="preserve"> </w:t>
        </w:r>
      </w:ins>
      <w:ins w:id="1530" w:author="PR Preview" w:date="2026-01-01T00:00:00Z">
        <w:r>
          <w:t xml:space="preserve">(</w:t>
        </w:r>
      </w:ins>
      <w:hyperlink w:anchor="thm-back-substitution">
        <w:ins w:id="1531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532" w:author="PR Preview" w:date="2026-01-01T00:00:00Z">
        <w:r>
          <w:t xml:space="preserve">).</w:t>
        </w:r>
      </w:ins>
      <w:ins w:id="153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1534" w:author="PR Preview" w:date="2026-01-01T00:00:00Z">
        <w:r>
          <w:t xml:space="preserve">, as in the proof of</w:t>
        </w:r>
      </w:ins>
      <w:ins w:id="1535" w:author="PR Preview" w:date="2026-01-01T00:00:00Z">
        <w:r>
          <w:t xml:space="preserve"> </w:t>
        </w:r>
      </w:ins>
      <w:hyperlink w:anchor="thm-projector-onb">
        <w:ins w:id="1536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537" w:author="PR Preview" w:date="2026-01-01T00:00:00Z">
        <w:r>
          <w:t xml:space="preserve">.</w:t>
        </w:r>
      </w:ins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Then</w:t>
        </w:r>
      </w:ins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del w:id="1540" w:author="PR Preview" w:date="2026-01-01T00:00:00Z">
        <w:r>
          <w:delText xml:space="preserve">so</w:delText>
        </w:r>
      </w:del>
      <w:del w:id="1541" w:author="PR Preview" w:date="2026-01-01T00:00:00Z">
        <w:r>
          <w:delText xml:space="preserve"> </w:delText>
        </w:r>
      </w:del>
      <w:del w:id="1542" w:author="PR Preview" w:date="2026-01-01T00:00:00Z">
        <w:r>
          <w:delText xml:space="preserve">$\hat{\mathord{\smash[b]{\underset{\raise.3ex\hbox{$\scriptstyle\sim$}}{x}}\vphantom{x}}}$</w:delText>
        </w:r>
      </w:del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solves the normal equations and is the least squares solution</w:delText>
        </w:r>
      </w:del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delText xml:space="preserve">(</w:delText>
        </w:r>
      </w:del>
      <w:hyperlink w:anchor="thm-normal-equations">
        <w:del w:id="1547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1548" w:author="PR Preview" w:date="2026-01-01T00:00:00Z">
        <w:r>
          <w:delText xml:space="preserve">), which is unique because</w:delText>
        </w:r>
      </w:del>
      <w:del w:id="1549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1550" w:author="PR Preview" w:date="2026-01-01T00:00:00Z">
        <w:r>
          <w:delText xml:space="preserve">.</w:delText>
        </w:r>
      </w:del>
      <w:del w:id="1551" w:author="PR Preview" w:date="2026-01-01T00:00:00Z">
        <w:r>
          <w:delText xml:space="preserve"> </w:delText>
        </w:r>
      </w:del>
      <w:del w:id="1552" w:author="PR Preview" w:date="2026-01-01T00:00:00Z">
        <w:r>
          <w:delText xml:space="preserve">When</w:delText>
        </w:r>
      </w:del>
      <w:del w:id="1553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n</m:t>
        </m:r>
      </m:oMath>
      <w:del w:id="1554" w:author="PR Preview" w:date="2026-01-01T00:00:00Z">
        <w:r>
          <w:delText xml:space="preserve">,</w:delText>
        </w:r>
      </w:del>
    </w:p>
    <w:p>
      <w:pPr>
        <w:pStyle w:val="FirstParagraph"/>
      </w:pPr>
      <w:ins w:id="1555" w:author="PR Preview" w:date="2026-01-01T00:00:00Z">
        <w:r>
          <w:t xml:space="preserve">so</w:t>
        </w:r>
      </w:ins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$\hat{\mathord{\smash[b]{\underset{\raise.3ex\hbox{$\scriptstyle\sim$}}{x}}\vphantom{x}}}$</w:t>
        </w:r>
      </w:ins>
      <w:ins w:id="1558" w:author="PR Preview" w:date="2026-01-01T00:00:00Z">
        <w:r>
          <w:t xml:space="preserve"> </w:t>
        </w:r>
      </w:ins>
      <w:ins w:id="1559" w:author="PR Preview" w:date="2026-01-01T00:00:00Z">
        <w:r>
          <w:t xml:space="preserve">solves the normal equations and is the least squares solution</w:t>
        </w:r>
      </w:ins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(</w:t>
        </w:r>
      </w:ins>
      <w:hyperlink w:anchor="thm-normal-equations">
        <w:ins w:id="1562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1563" w:author="PR Preview" w:date="2026-01-01T00:00:00Z">
        <w:r>
          <w:t xml:space="preserve">), which is unique because</w:t>
        </w:r>
      </w:ins>
      <w:ins w:id="1564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1565" w:author="PR Preview" w:date="2026-01-01T00:00:00Z">
        <w:r>
          <w:t xml:space="preserve">.</w:t>
        </w:r>
      </w:ins>
      <w:ins w:id="1566" w:author="PR Preview" w:date="2026-01-01T00:00:00Z">
        <w:r>
          <w:t xml:space="preserve"> </w:t>
        </w:r>
      </w:ins>
      <w:ins w:id="1567" w:author="PR Preview" w:date="2026-01-01T00:00:00Z">
        <w:r>
          <w:t xml:space="preserve">When</w:t>
        </w:r>
      </w:ins>
      <w:ins w:id="156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n</m:t>
        </m:r>
      </m:oMath>
      <w:ins w:id="156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43" w:name="exm-qr-least-squares"/>
    <w:p>
      <w:pPr>
        <w:pStyle w:val="BodyText"/>
      </w:pPr>
      <w:del w:id="1570" w:author="PR Preview" w:date="2026-01-01T00:00:00Z">
        <w:r>
          <w:rPr>
            <w:b/>
            <w:bCs/>
          </w:rPr>
          <w:delText xml:space="preserve">Example 29 (The least squares line by QR)</w:delText>
        </w:r>
      </w:del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For</w:delText>
        </w:r>
      </w:del>
      <w:del w:id="157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74" w:author="PR Preview" w:date="2026-01-01T00:00:00Z">
        <w:r>
          <w:delText xml:space="preserve"> </w:delText>
        </w:r>
      </w:del>
      <w:del w:id="1575" w:author="PR Preview" w:date="2026-01-01T00:00:00Z">
        <w:r>
          <w:delText xml:space="preserve">and</w:delText>
        </w:r>
      </w:del>
      <w:del w:id="1576" w:author="PR Preview" w:date="2026-01-01T00:00:00Z">
        <w:r>
          <w:delText xml:space="preserve"> </w:delText>
        </w:r>
      </w:del>
      <w:del w:id="1577" w:author="PR Preview" w:date="2026-01-01T00:00:00Z">
        <w:r>
          <w:delText xml:space="preserve">$\mathord{\smash[b]{\underset{\raise.3ex\hbox{$\scriptstyle\sim$}}{b}}\vphantom{b}}$</w:delText>
        </w:r>
      </w:del>
      <w:del w:id="1578" w:author="PR Preview" w:date="2026-01-01T00:00:00Z">
        <w:r>
          <w:delText xml:space="preserve"> </w:delText>
        </w:r>
      </w:del>
      <w:del w:id="1579" w:author="PR Preview" w:date="2026-01-01T00:00:00Z">
        <w:r>
          <w:delText xml:space="preserve">of</w:delText>
        </w:r>
      </w:del>
      <w:del w:id="1580" w:author="PR Preview" w:date="2026-01-01T00:00:00Z">
        <w:r>
          <w:delText xml:space="preserve"> </w:delText>
        </w:r>
      </w:del>
      <w:hyperlink w:anchor="exm-normal-equations">
        <w:del w:id="1581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1582" w:author="PR Preview" w:date="2026-01-01T00:00:00Z">
        <w:r>
          <w:delText xml:space="preserve">,</w:delText>
        </w:r>
      </w:del>
      <w:del w:id="1583" w:author="PR Preview" w:date="2026-01-01T00:00:00Z">
        <w:r>
          <w:delText xml:space="preserve"> </w:delText>
        </w:r>
      </w:del>
      <w:del w:id="1584" w:author="PR Preview" w:date="2026-01-01T00:00:00Z">
        <w:r>
          <w:delText xml:space="preserve">Gram-Schmidt gives</w:delText>
        </w:r>
      </w:del>
      <w:del w:id="1585" w:author="PR Preview" w:date="2026-01-01T00:00:00Z">
        <w:r>
          <w:delText xml:space="preserve"> </w:delText>
        </w:r>
      </w:del>
      <w:del w:id="1586" w:author="PR Preview" w:date="2026-01-01T00:00:00Z">
        <w:r>
          <w:delText xml:space="preserve">$\mathord{\smash[b]{\underset{\raise.3ex\hbox{$\scriptstyle\sim$}}{q}}\vphantom{q}}_1 = \tfrac{1}{\sqrt{3}}\,(1, 1, 1)$</w:delText>
        </w:r>
      </w:del>
      <w:del w:id="1587" w:author="PR Preview" w:date="2026-01-01T00:00:00Z">
        <w:r>
          <w:delText xml:space="preserve">;</w:delText>
        </w:r>
      </w:del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delText xml:space="preserve">then</w:delText>
        </w:r>
      </w:del>
    </w:p>
    <w:p>
      <w:pPr>
        <w:pStyle w:val="BodyText"/>
      </w:pPr>
      <w:ins w:id="1590" w:author="PR Preview" w:date="2026-01-01T00:00:00Z">
        <w:r>
          <w:rPr>
            <w:b/>
            <w:bCs/>
          </w:rPr>
          <w:t xml:space="preserve">Example 30 (The least squares line by QR)</w:t>
        </w:r>
      </w:ins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For</w:t>
        </w:r>
      </w:ins>
      <w:ins w:id="159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94" w:author="PR Preview" w:date="2026-01-01T00:00:00Z">
        <w:r>
          <w:t xml:space="preserve"> </w:t>
        </w:r>
      </w:ins>
      <w:ins w:id="1595" w:author="PR Preview" w:date="2026-01-01T00:00:00Z">
        <w:r>
          <w:t xml:space="preserve">and</w:t>
        </w:r>
      </w:ins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$\mathord{\smash[b]{\underset{\raise.3ex\hbox{$\scriptstyle\sim$}}{b}}\vphantom{b}}$</w:t>
        </w:r>
      </w:ins>
      <w:ins w:id="1598" w:author="PR Preview" w:date="2026-01-01T00:00:00Z">
        <w:r>
          <w:t xml:space="preserve"> </w:t>
        </w:r>
      </w:ins>
      <w:ins w:id="1599" w:author="PR Preview" w:date="2026-01-01T00:00:00Z">
        <w:r>
          <w:t xml:space="preserve">of</w:t>
        </w:r>
      </w:ins>
      <w:ins w:id="1600" w:author="PR Preview" w:date="2026-01-01T00:00:00Z">
        <w:r>
          <w:t xml:space="preserve"> </w:t>
        </w:r>
      </w:ins>
      <w:hyperlink w:anchor="exm-normal-equations">
        <w:ins w:id="1601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1602" w:author="PR Preview" w:date="2026-01-01T00:00:00Z">
        <w:r>
          <w:t xml:space="preserve">,</w:t>
        </w:r>
      </w:ins>
      <w:ins w:id="1603" w:author="PR Preview" w:date="2026-01-01T00:00:00Z">
        <w:r>
          <w:t xml:space="preserve"> </w:t>
        </w:r>
      </w:ins>
      <w:ins w:id="1604" w:author="PR Preview" w:date="2026-01-01T00:00:00Z">
        <w:r>
          <w:t xml:space="preserve">Gram-Schmidt gives</w:t>
        </w:r>
      </w:ins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$\mathord{\smash[b]{\underset{\raise.3ex\hbox{$\scriptstyle\sim$}}{q}}\vphantom{q}}_1 = \tfrac{1}{\sqrt{3}}\,(1, 1, 1)$</w:t>
        </w:r>
      </w:ins>
      <w:ins w:id="1607" w:author="PR Preview" w:date="2026-01-01T00:00:00Z">
        <w:r>
          <w:t xml:space="preserve">;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then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610" w:author="PR Preview" w:date="2026-01-01T00:00:00Z">
        <w:r>
          <w:delText xml:space="preserve">the solution found in</w:delText>
        </w:r>
      </w:del>
      <w:del w:id="1611" w:author="PR Preview" w:date="2026-01-01T00:00:00Z">
        <w:r>
          <w:delText xml:space="preserve"> </w:delText>
        </w:r>
      </w:del>
      <w:hyperlink w:anchor="exm-normal-equations">
        <w:del w:id="1612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1613" w:author="PR Preview" w:date="2026-01-01T00:00:00Z">
        <w:r>
          <w:delText xml:space="preserve">.</w:delText>
        </w:r>
      </w:del>
    </w:p>
    <w:p>
      <w:pPr>
        <w:pStyle w:val="FirstParagraph"/>
      </w:pPr>
      <w:ins w:id="1614" w:author="PR Preview" w:date="2026-01-01T00:00:00Z">
        <w:r>
          <w:t xml:space="preserve">the solution found in</w:t>
        </w:r>
      </w:ins>
      <w:ins w:id="1615" w:author="PR Preview" w:date="2026-01-01T00:00:00Z">
        <w:r>
          <w:t xml:space="preserve"> </w:t>
        </w:r>
      </w:ins>
      <w:hyperlink w:anchor="exm-normal-equations">
        <w:ins w:id="1616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1617" w:author="PR Preview" w:date="2026-01-01T00:00:00Z">
        <w:r>
          <w:t xml:space="preserve">.</w:t>
        </w:r>
      </w:ins>
    </w:p>
    <w:bookmarkEnd w:id="143"/>
    <w:bookmarkStart w:id="144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44"/>
    <w:bookmarkStart w:id="145" w:name="exm-lu"/>
    <w:p>
      <w:pPr>
        <w:pStyle w:val="BodyText"/>
      </w:pPr>
      <w:del w:id="1618" w:author="PR Preview" w:date="2026-01-01T00:00:00Z">
        <w:r>
          <w:rPr>
            <w:b/>
            <w:bCs/>
          </w:rPr>
          <w:delText xml:space="preserve">Example 30 (An LU factorization of a</w:delText>
        </w:r>
      </w:del>
      <w:del w:id="1619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3</m:t>
        </m:r>
      </m:oMath>
      <w:del w:id="1620" w:author="PR Preview" w:date="2026-01-01T00:00:00Z">
        <w:r>
          <w:rPr>
            <w:b/>
            <w:bCs/>
          </w:rPr>
          <w:delText xml:space="preserve"> </w:delText>
        </w:r>
      </w:del>
      <w:del w:id="1621" w:author="PR Preview" w:date="2026-01-01T00:00:00Z">
        <w:r>
          <w:rPr>
            <w:b/>
            <w:bCs/>
          </w:rPr>
          <w:delText xml:space="preserve">matrix)</w:delText>
        </w:r>
      </w:del>
      <w:del w:id="1622" w:author="PR Preview" w:date="2026-01-01T00:00:00Z">
        <w:r>
          <w:delText xml:space="preserve"> </w:delText>
        </w:r>
      </w:del>
      <w:del w:id="1623" w:author="PR Preview" w:date="2026-01-01T00:00:00Z">
        <w:r>
          <w:delText xml:space="preserve">Let</w:delText>
        </w:r>
      </w:del>
      <w:del w:id="162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625" w:author="PR Preview" w:date="2026-01-01T00:00:00Z">
        <w:r>
          <w:delText xml:space="preserve">,</w:delText>
        </w:r>
      </w:del>
      <w:del w:id="1626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627" w:author="PR Preview" w:date="2026-01-01T00:00:00Z">
        <w:r>
          <w:delText xml:space="preserve"> </w:delText>
        </w:r>
      </w:del>
      <w:del w:id="1628" w:author="PR Preview" w:date="2026-01-01T00:00:00Z">
        <w:r>
          <w:delText xml:space="preserve">(unit lower triangular) and</w:delText>
        </w:r>
      </w:del>
      <w:del w:id="1629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1630" w:author="PR Preview" w:date="2026-01-01T00:00:00Z">
        <w:r>
          <w:delText xml:space="preserve"> </w:delText>
        </w:r>
      </w:del>
      <w:del w:id="1631" w:author="PR Preview" w:date="2026-01-01T00:00:00Z">
        <w:r>
          <w:delText xml:space="preserve">(upper triangular).</w:delText>
        </w:r>
      </w:del>
      <w:del w:id="1632" w:author="PR Preview" w:date="2026-01-01T00:00:00Z">
        <w:r>
          <w:delText xml:space="preserve"> </w:delText>
        </w:r>
      </w:del>
      <w:del w:id="1633" w:author="PR Preview" w:date="2026-01-01T00:00:00Z">
        <w:r>
          <w:delText xml:space="preserve">By</w:delText>
        </w:r>
      </w:del>
      <w:del w:id="1634" w:author="PR Preview" w:date="2026-01-01T00:00:00Z">
        <w:r>
          <w:delText xml:space="preserve"> </w:delText>
        </w:r>
      </w:del>
      <w:hyperlink r:id="rId132">
        <w:del w:id="1635" w:author="PR Preview" w:date="2026-01-01T00:00:00Z">
          <w:r>
            <w:rPr>
              <w:rStyle w:val="Hyperlink"/>
            </w:rPr>
            <w:delText xml:space="preserve">Definition 7 in Matrices</w:delText>
          </w:r>
        </w:del>
      </w:hyperlink>
      <w:del w:id="1636" w:author="PR Preview" w:date="2026-01-01T00:00:00Z">
        <w:r>
          <w:delText xml:space="preserve">, entry</w:delText>
        </w:r>
      </w:del>
      <w:del w:id="163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1638" w:author="PR Preview" w:date="2026-01-01T00:00:00Z">
        <w:r>
          <w:delText xml:space="preserve"> </w:delText>
        </w:r>
      </w:del>
      <w:del w:id="1639" w:author="PR Preview" w:date="2026-01-01T00:00:00Z">
        <w:r>
          <w:delText xml:space="preserve">of</w:delText>
        </w:r>
      </w:del>
      <w:del w:id="1640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del w:id="1641" w:author="PR Preview" w:date="2026-01-01T00:00:00Z">
        <w:r>
          <w:delText xml:space="preserve"> </w:delText>
        </w:r>
      </w:del>
      <w:del w:id="1642" w:author="PR Preview" w:date="2026-01-01T00:00:00Z">
        <w:r>
          <w:delText xml:space="preserve">is</w:delText>
        </w:r>
      </w:del>
      <w:del w:id="164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del w:id="1644" w:author="PR Preview" w:date="2026-01-01T00:00:00Z">
        <w:r>
          <w:delText xml:space="preserve">,</w:delText>
        </w:r>
      </w:del>
      <w:del w:id="1645" w:author="PR Preview" w:date="2026-01-01T00:00:00Z">
        <w:r>
          <w:delText xml:space="preserve"> </w:delText>
        </w:r>
      </w:del>
      <w:del w:id="1646" w:author="PR Preview" w:date="2026-01-01T00:00:00Z">
        <w:r>
          <w:delText xml:space="preserve">so row</w:delText>
        </w:r>
      </w:del>
      <w:del w:id="1647" w:author="PR Preview" w:date="2026-01-01T00:00:00Z">
        <w:r>
          <w:delText xml:space="preserve"> </w:delText>
        </w:r>
      </w:del>
      <m:oMath>
        <m:r>
          <m:t>i</m:t>
        </m:r>
      </m:oMath>
      <w:del w:id="1648" w:author="PR Preview" w:date="2026-01-01T00:00:00Z">
        <w:r>
          <w:delText xml:space="preserve"> </w:delText>
        </w:r>
      </w:del>
      <w:del w:id="1649" w:author="PR Preview" w:date="2026-01-01T00:00:00Z">
        <w:r>
          <w:delText xml:space="preserve">of</w:delText>
        </w:r>
      </w:del>
      <w:del w:id="1650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del w:id="1651" w:author="PR Preview" w:date="2026-01-01T00:00:00Z">
        <w:r>
          <w:delText xml:space="preserve"> </w:delText>
        </w:r>
      </w:del>
      <w:del w:id="1652" w:author="PR Preview" w:date="2026-01-01T00:00:00Z">
        <w:r>
          <w:delText xml:space="preserve">is</w:delText>
        </w:r>
      </w:del>
      <w:del w:id="165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del w:id="1654" w:author="PR Preview" w:date="2026-01-01T00:00:00Z">
        <w:r>
          <w:delText xml:space="preserve"> </w:delText>
        </w:r>
      </w:del>
      <w:del w:id="1655" w:author="PR Preview" w:date="2026-01-01T00:00:00Z">
        <w:r>
          <w:delText xml:space="preserve">times row</w:delText>
        </w:r>
      </w:del>
      <w:del w:id="1656" w:author="PR Preview" w:date="2026-01-01T00:00:00Z">
        <w:r>
          <w:delText xml:space="preserve"> </w:delText>
        </w:r>
      </w:del>
      <m:oMath>
        <m:r>
          <m:t>k</m:t>
        </m:r>
      </m:oMath>
      <w:del w:id="1657" w:author="PR Preview" w:date="2026-01-01T00:00:00Z">
        <w:r>
          <w:delText xml:space="preserve"> </w:delText>
        </w:r>
      </w:del>
      <w:del w:id="1658" w:author="PR Preview" w:date="2026-01-01T00:00:00Z">
        <w:r>
          <w:delText xml:space="preserve">of</w:delText>
        </w:r>
      </w:del>
      <w:del w:id="1659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1660" w:author="PR Preview" w:date="2026-01-01T00:00:00Z">
        <w:r>
          <w:delText xml:space="preserve">.</w:delText>
        </w:r>
      </w:del>
      <w:del w:id="1661" w:author="PR Preview" w:date="2026-01-01T00:00:00Z">
        <w:r>
          <w:delText xml:space="preserve"> </w:delText>
        </w:r>
      </w:del>
      <w:del w:id="1662" w:author="PR Preview" w:date="2026-01-01T00:00:00Z">
        <w:r>
          <w:delText xml:space="preserve">Row 1 is</w:delText>
        </w:r>
      </w:del>
      <w:del w:id="166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664" w:author="PR Preview" w:date="2026-01-01T00:00:00Z">
        <w:r>
          <w:delText xml:space="preserve">;</w:delText>
        </w:r>
      </w:del>
      <w:del w:id="1665" w:author="PR Preview" w:date="2026-01-01T00:00:00Z">
        <w:r>
          <w:delText xml:space="preserve"> </w:delText>
        </w:r>
      </w:del>
      <w:del w:id="1666" w:author="PR Preview" w:date="2026-01-01T00:00:00Z">
        <w:r>
          <w:delText xml:space="preserve">row 2 is</w:delText>
        </w:r>
      </w:del>
      <w:del w:id="166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668" w:author="PR Preview" w:date="2026-01-01T00:00:00Z">
        <w:r>
          <w:delText xml:space="preserve">,</w:delText>
        </w:r>
      </w:del>
      <w:del w:id="1669" w:author="PR Preview" w:date="2026-01-01T00:00:00Z">
        <w:r>
          <w:delText xml:space="preserve"> </w:delText>
        </w:r>
      </w:del>
      <w:del w:id="1670" w:author="PR Preview" w:date="2026-01-01T00:00:00Z">
        <w:r>
          <w:delText xml:space="preserve">and row 3 is</w:delText>
        </w:r>
      </w:del>
      <w:del w:id="167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672" w:author="PR Preview" w:date="2026-01-01T00:00:00Z">
        <w:r>
          <w:delText xml:space="preserve">.</w:delText>
        </w:r>
      </w:del>
      <w:del w:id="1673" w:author="PR Preview" w:date="2026-01-01T00:00:00Z">
        <w:r>
          <w:delText xml:space="preserve"> </w:delText>
        </w:r>
      </w:del>
      <w:del w:id="1674" w:author="PR Preview" w:date="2026-01-01T00:00:00Z">
        <w:r>
          <w:delText xml:space="preserve">These are the rows of</w:delText>
        </w:r>
      </w:del>
      <w:del w:id="167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676" w:author="PR Preview" w:date="2026-01-01T00:00:00Z">
        <w:r>
          <w:delText xml:space="preserve">, so</w:delText>
        </w:r>
      </w:del>
      <w:del w:id="1677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is an LU factorization.</w:delText>
        </w:r>
      </w:del>
      <w:del w:id="1680" w:author="PR Preview" w:date="2026-01-01T00:00:00Z">
        <w:r>
          <w:delText xml:space="preserve"> </w:delText>
        </w:r>
      </w:del>
      <w:del w:id="1681" w:author="PR Preview" w:date="2026-01-01T00:00:00Z">
        <w:r>
          <w:delText xml:space="preserve">The below-diagonal entries of</w:delText>
        </w:r>
      </w:del>
      <w:del w:id="1682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1683" w:author="PR Preview" w:date="2026-01-01T00:00:00Z">
        <w:r>
          <w:delText xml:space="preserve"> </w:delText>
        </w:r>
      </w:del>
      <w:del w:id="1684" w:author="PR Preview" w:date="2026-01-01T00:00:00Z">
        <w:r>
          <w:delText xml:space="preserve">are the negatives of the multiples of earlier rows</w:delText>
        </w:r>
      </w:del>
      <w:del w:id="1685" w:author="PR Preview" w:date="2026-01-01T00:00:00Z">
        <w:r>
          <w:delText xml:space="preserve"> </w:delText>
        </w:r>
      </w:del>
      <w:del w:id="1686" w:author="PR Preview" w:date="2026-01-01T00:00:00Z">
        <w:r>
          <w:delText xml:space="preserve">that Gaussian elimination adds to reduce</w:delText>
        </w:r>
      </w:del>
      <w:del w:id="168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688" w:author="PR Preview" w:date="2026-01-01T00:00:00Z">
        <w:r>
          <w:delText xml:space="preserve"> </w:delText>
        </w:r>
      </w:del>
      <w:del w:id="1689" w:author="PR Preview" w:date="2026-01-01T00:00:00Z">
        <w:r>
          <w:delText xml:space="preserve">to</w:delText>
        </w:r>
      </w:del>
      <w:del w:id="1690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1691" w:author="PR Preview" w:date="2026-01-01T00:00:00Z">
        <w:r>
          <w:delText xml:space="preserve">.</w:delText>
        </w:r>
      </w:del>
    </w:p>
    <w:p>
      <w:pPr>
        <w:pStyle w:val="BodyText"/>
      </w:pPr>
      <w:del w:id="1692" w:author="PR Preview" w:date="2026-01-01T00:00:00Z">
        <w:r>
          <w:rPr>
            <w:b/>
            <w:bCs/>
          </w:rPr>
          <w:delText xml:space="preserve">Example 31 (An invertible matrix with no LU factorization)</w:delText>
        </w:r>
      </w:del>
      <w:del w:id="1693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1694" w:author="PR Preview" w:date="2026-01-01T00:00:00Z">
        <w:r>
          <w:delText xml:space="preserve"> </w:delText>
        </w:r>
      </w:del>
      <w:del w:id="1695" w:author="PR Preview" w:date="2026-01-01T00:00:00Z">
        <w:r>
          <w:delText xml:space="preserve">is invertible:</w:delText>
        </w:r>
      </w:del>
      <w:del w:id="169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1697" w:author="PR Preview" w:date="2026-01-01T00:00:00Z">
        <w:r>
          <w:delText xml:space="preserve">, so</w:delText>
        </w:r>
      </w:del>
      <w:del w:id="169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del w:id="1699" w:author="PR Preview" w:date="2026-01-01T00:00:00Z">
        <w:r>
          <w:delText xml:space="preserve"> </w:delText>
        </w:r>
      </w:del>
      <w:del w:id="1700" w:author="PR Preview" w:date="2026-01-01T00:00:00Z">
        <w:r>
          <w:delText xml:space="preserve">(</w:delText>
        </w:r>
      </w:del>
      <w:hyperlink r:id="rId74">
        <w:del w:id="1701" w:author="PR Preview" w:date="2026-01-01T00:00:00Z">
          <w:r>
            <w:rPr>
              <w:rStyle w:val="Hyperlink"/>
            </w:rPr>
            <w:delText xml:space="preserve">Definition 5 in Special Matrices and Decompositions</w:delText>
          </w:r>
        </w:del>
      </w:hyperlink>
      <w:del w:id="1702" w:author="PR Preview" w:date="2026-01-01T00:00:00Z">
        <w:r>
          <w:delText xml:space="preserve">);</w:delText>
        </w:r>
      </w:del>
      <w:del w:id="1703" w:author="PR Preview" w:date="2026-01-01T00:00:00Z">
        <w:r>
          <w:delText xml:space="preserve"> </w:delText>
        </w:r>
      </w:del>
      <w:del w:id="1704" w:author="PR Preview" w:date="2026-01-01T00:00:00Z">
        <w:r>
          <w:delText xml:space="preserve">but it has no LU factorization.</w:delText>
        </w:r>
      </w:del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If</w:delText>
        </w:r>
      </w:del>
      <w:del w:id="1707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del w:id="1708" w:author="PR Preview" w:date="2026-01-01T00:00:00Z">
        <w:r>
          <w:delText xml:space="preserve">, the</w:delText>
        </w:r>
      </w:del>
      <w:del w:id="170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delText xml:space="preserve">entry gives</w:delText>
        </w:r>
      </w:del>
      <w:del w:id="1712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del w:id="1713" w:author="PR Preview" w:date="2026-01-01T00:00:00Z">
        <w:r>
          <w:delText xml:space="preserve">, so</w:delText>
        </w:r>
      </w:del>
      <w:del w:id="1714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del w:id="1715" w:author="PR Preview" w:date="2026-01-01T00:00:00Z">
        <w:r>
          <w:delText xml:space="preserve">,</w:delText>
        </w:r>
      </w:del>
      <w:del w:id="1716" w:author="PR Preview" w:date="2026-01-01T00:00:00Z">
        <w:r>
          <w:delText xml:space="preserve"> </w:delText>
        </w:r>
      </w:del>
      <w:del w:id="1717" w:author="PR Preview" w:date="2026-01-01T00:00:00Z">
        <w:r>
          <w:delText xml:space="preserve">and then the</w:delText>
        </w:r>
      </w:del>
      <w:del w:id="17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719" w:author="PR Preview" w:date="2026-01-01T00:00:00Z">
        <w:r>
          <w:delText xml:space="preserve"> </w:delText>
        </w:r>
      </w:del>
      <w:del w:id="1720" w:author="PR Preview" w:date="2026-01-01T00:00:00Z">
        <w:r>
          <w:delText xml:space="preserve">entry gives</w:delText>
        </w:r>
      </w:del>
    </w:p>
    <w:p>
      <w:pPr>
        <w:pStyle w:val="BodyText"/>
      </w:pPr>
      <w:ins w:id="1721" w:author="PR Preview" w:date="2026-01-01T00:00:00Z">
        <w:r>
          <w:rPr>
            <w:b/>
            <w:bCs/>
          </w:rPr>
          <w:t xml:space="preserve">Example 31 (An LU factorization of a</w:t>
        </w:r>
      </w:ins>
      <w:ins w:id="1722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3</m:t>
        </m:r>
      </m:oMath>
      <w:ins w:id="1723" w:author="PR Preview" w:date="2026-01-01T00:00:00Z">
        <w:r>
          <w:rPr>
            <w:b/>
            <w:bCs/>
          </w:rPr>
          <w:t xml:space="preserve"> </w:t>
        </w:r>
      </w:ins>
      <w:ins w:id="1724" w:author="PR Preview" w:date="2026-01-01T00:00:00Z">
        <w:r>
          <w:rPr>
            <w:b/>
            <w:bCs/>
          </w:rPr>
          <w:t xml:space="preserve">matrix)</w:t>
        </w:r>
      </w:ins>
      <w:ins w:id="1725" w:author="PR Preview" w:date="2026-01-01T00:00:00Z">
        <w:r>
          <w:t xml:space="preserve"> </w:t>
        </w:r>
      </w:ins>
      <w:ins w:id="1726" w:author="PR Preview" w:date="2026-01-01T00:00:00Z">
        <w:r>
          <w:t xml:space="preserve">Let</w:t>
        </w:r>
      </w:ins>
      <w:ins w:id="172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728" w:author="PR Preview" w:date="2026-01-01T00:00:00Z">
        <w:r>
          <w:t xml:space="preserve">,</w:t>
        </w:r>
      </w:ins>
      <w:ins w:id="1729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730" w:author="PR Preview" w:date="2026-01-01T00:00:00Z">
        <w:r>
          <w:t xml:space="preserve"> </w:t>
        </w:r>
      </w:ins>
      <w:ins w:id="1731" w:author="PR Preview" w:date="2026-01-01T00:00:00Z">
        <w:r>
          <w:t xml:space="preserve">(unit lower triangular) and</w:t>
        </w:r>
      </w:ins>
      <w:ins w:id="1732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(upper triangular).</w:t>
        </w:r>
      </w:ins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By</w:t>
        </w:r>
      </w:ins>
      <w:ins w:id="1737" w:author="PR Preview" w:date="2026-01-01T00:00:00Z">
        <w:r>
          <w:t xml:space="preserve"> </w:t>
        </w:r>
      </w:ins>
      <w:hyperlink r:id="rId132">
        <w:ins w:id="1738" w:author="PR Preview" w:date="2026-01-01T00:00:00Z">
          <w:r>
            <w:rPr>
              <w:rStyle w:val="Hyperlink"/>
            </w:rPr>
            <w:t xml:space="preserve">Definition 7 in Matrices</w:t>
          </w:r>
        </w:ins>
      </w:hyperlink>
      <w:ins w:id="1739" w:author="PR Preview" w:date="2026-01-01T00:00:00Z">
        <w:r>
          <w:t xml:space="preserve">, entry</w:t>
        </w:r>
      </w:ins>
      <w:ins w:id="17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of</w:t>
        </w:r>
      </w:ins>
      <w:ins w:id="1743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is</w:t>
        </w:r>
      </w:ins>
      <w:ins w:id="174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ins w:id="1747" w:author="PR Preview" w:date="2026-01-01T00:00:00Z">
        <w:r>
          <w:t xml:space="preserve">,</w:t>
        </w:r>
      </w:ins>
      <w:ins w:id="1748" w:author="PR Preview" w:date="2026-01-01T00:00:00Z">
        <w:r>
          <w:t xml:space="preserve"> </w:t>
        </w:r>
      </w:ins>
      <w:ins w:id="1749" w:author="PR Preview" w:date="2026-01-01T00:00:00Z">
        <w:r>
          <w:t xml:space="preserve">so row</w:t>
        </w:r>
      </w:ins>
      <w:ins w:id="1750" w:author="PR Preview" w:date="2026-01-01T00:00:00Z">
        <w:r>
          <w:t xml:space="preserve"> </w:t>
        </w:r>
      </w:ins>
      <m:oMath>
        <m:r>
          <m:t>i</m:t>
        </m:r>
      </m:oMath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of</w:t>
        </w:r>
      </w:ins>
      <w:ins w:id="1753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is</w:t>
        </w:r>
      </w:ins>
      <w:ins w:id="175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times row</w:t>
        </w:r>
      </w:ins>
      <w:ins w:id="1759" w:author="PR Preview" w:date="2026-01-01T00:00:00Z">
        <w:r>
          <w:t xml:space="preserve"> </w:t>
        </w:r>
      </w:ins>
      <m:oMath>
        <m:r>
          <m:t>k</m:t>
        </m:r>
      </m:oMath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of</w:t>
        </w:r>
      </w:ins>
      <w:ins w:id="1762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1763" w:author="PR Preview" w:date="2026-01-01T00:00:00Z">
        <w:r>
          <w:t xml:space="preserve">.</w:t>
        </w:r>
      </w:ins>
      <w:ins w:id="1764" w:author="PR Preview" w:date="2026-01-01T00:00:00Z">
        <w:r>
          <w:t xml:space="preserve"> </w:t>
        </w:r>
      </w:ins>
      <w:ins w:id="1765" w:author="PR Preview" w:date="2026-01-01T00:00:00Z">
        <w:r>
          <w:t xml:space="preserve">Row 1 is</w:t>
        </w:r>
      </w:ins>
      <w:ins w:id="176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767" w:author="PR Preview" w:date="2026-01-01T00:00:00Z">
        <w:r>
          <w:t xml:space="preserve">;</w:t>
        </w:r>
      </w:ins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row 2 is</w:t>
        </w:r>
      </w:ins>
      <w:ins w:id="177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771" w:author="PR Preview" w:date="2026-01-01T00:00:00Z">
        <w:r>
          <w:t xml:space="preserve">,</w:t>
        </w:r>
      </w:ins>
      <w:ins w:id="1772" w:author="PR Preview" w:date="2026-01-01T00:00:00Z">
        <w:r>
          <w:t xml:space="preserve"> </w:t>
        </w:r>
      </w:ins>
      <w:ins w:id="1773" w:author="PR Preview" w:date="2026-01-01T00:00:00Z">
        <w:r>
          <w:t xml:space="preserve">and row 3 is</w:t>
        </w:r>
      </w:ins>
      <w:ins w:id="177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775" w:author="PR Preview" w:date="2026-01-01T00:00:00Z">
        <w:r>
          <w:t xml:space="preserve">.</w:t>
        </w:r>
      </w:ins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These are the rows of</w:t>
        </w:r>
      </w:ins>
      <w:ins w:id="177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779" w:author="PR Preview" w:date="2026-01-01T00:00:00Z">
        <w:r>
          <w:t xml:space="preserve">, so</w:t>
        </w:r>
      </w:ins>
      <w:ins w:id="1780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is an LU factorization.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The below-diagonal entries of</w:t>
        </w:r>
      </w:ins>
      <w:ins w:id="1785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are the negatives of the multiples of earlier rows</w:t>
        </w:r>
      </w:ins>
      <w:ins w:id="1788" w:author="PR Preview" w:date="2026-01-01T00:00:00Z">
        <w:r>
          <w:t xml:space="preserve"> </w:t>
        </w:r>
      </w:ins>
      <w:ins w:id="1789" w:author="PR Preview" w:date="2026-01-01T00:00:00Z">
        <w:r>
          <w:t xml:space="preserve">that Gaussian elimination adds to reduce</w:t>
        </w:r>
      </w:ins>
      <w:ins w:id="179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to</w:t>
        </w:r>
      </w:ins>
      <w:ins w:id="1793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1794" w:author="PR Preview" w:date="2026-01-01T00:00:00Z">
        <w:r>
          <w:t xml:space="preserve">.</w:t>
        </w:r>
      </w:ins>
    </w:p>
    <w:bookmarkEnd w:id="145"/>
    <w:bookmarkStart w:id="146" w:name="exm-not-lu"/>
    <w:p>
      <w:pPr>
        <w:pStyle w:val="BodyText"/>
      </w:pPr>
      <w:ins w:id="1795" w:author="PR Preview" w:date="2026-01-01T00:00:00Z">
        <w:r>
          <w:rPr>
            <w:b/>
            <w:bCs/>
          </w:rPr>
          <w:t xml:space="preserve">Example 32 (An invertible matrix with no LU factorization)</w:t>
        </w:r>
      </w:ins>
      <w:ins w:id="1796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is invertible:</w:t>
        </w:r>
      </w:ins>
      <w:ins w:id="179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1800" w:author="PR Preview" w:date="2026-01-01T00:00:00Z">
        <w:r>
          <w:t xml:space="preserve">, so</w:t>
        </w:r>
      </w:ins>
      <w:ins w:id="180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(</w:t>
        </w:r>
      </w:ins>
      <w:hyperlink r:id="rId74">
        <w:ins w:id="1804" w:author="PR Preview" w:date="2026-01-01T00:00:00Z">
          <w:r>
            <w:rPr>
              <w:rStyle w:val="Hyperlink"/>
            </w:rPr>
            <w:t xml:space="preserve">Definition 5 in Special Matrices and Decompositions</w:t>
          </w:r>
        </w:ins>
      </w:hyperlink>
      <w:ins w:id="1805" w:author="PR Preview" w:date="2026-01-01T00:00:00Z">
        <w:r>
          <w:t xml:space="preserve">);</w:t>
        </w:r>
      </w:ins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but it has no LU factorization.</w:t>
        </w:r>
      </w:ins>
      <w:ins w:id="1808" w:author="PR Preview" w:date="2026-01-01T00:00:00Z">
        <w:r>
          <w:t xml:space="preserve"> </w:t>
        </w:r>
      </w:ins>
      <w:ins w:id="1809" w:author="PR Preview" w:date="2026-01-01T00:00:00Z">
        <w:r>
          <w:t xml:space="preserve">If</w:t>
        </w:r>
      </w:ins>
      <w:ins w:id="1810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ins w:id="1811" w:author="PR Preview" w:date="2026-01-01T00:00:00Z">
        <w:r>
          <w:t xml:space="preserve">, the</w:t>
        </w:r>
      </w:ins>
      <w:ins w:id="181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813" w:author="PR Preview" w:date="2026-01-01T00:00:00Z">
        <w:r>
          <w:t xml:space="preserve"> </w:t>
        </w:r>
      </w:ins>
      <w:ins w:id="1814" w:author="PR Preview" w:date="2026-01-01T00:00:00Z">
        <w:r>
          <w:t xml:space="preserve">entry gives</w:t>
        </w:r>
      </w:ins>
      <w:ins w:id="1815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ins w:id="1816" w:author="PR Preview" w:date="2026-01-01T00:00:00Z">
        <w:r>
          <w:t xml:space="preserve">, so</w:t>
        </w:r>
      </w:ins>
      <w:ins w:id="1817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ins w:id="1818" w:author="PR Preview" w:date="2026-01-01T00:00:00Z">
        <w:r>
          <w:t xml:space="preserve">,</w:t>
        </w:r>
      </w:ins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and then the</w:t>
        </w:r>
      </w:ins>
      <w:ins w:id="18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822" w:author="PR Preview" w:date="2026-01-01T00:00:00Z">
        <w:r>
          <w:t xml:space="preserve"> </w:t>
        </w:r>
      </w:ins>
      <w:ins w:id="1823" w:author="PR Preview" w:date="2026-01-01T00:00:00Z">
        <w:r>
          <w:t xml:space="preserve">entry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46"/>
    <w:bookmarkStart w:id="147" w:name="thm-lu-solve"/>
    <w:p>
      <w:pPr>
        <w:pStyle w:val="BodyText"/>
      </w:pPr>
      <w:del w:id="1824" w:author="PR Preview" w:date="2026-01-01T00:00:00Z">
        <w:r>
          <w:rPr>
            <w:b/>
            <w:bCs/>
          </w:rPr>
          <w:delText xml:space="preserve">Theorem 20 (Solving a system with an LU factorization)</w:delText>
        </w:r>
      </w:del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If</w:delText>
        </w:r>
      </w:del>
      <w:del w:id="182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del w:id="1828" w:author="PR Preview" w:date="2026-01-01T00:00:00Z">
        <w:r>
          <w:delText xml:space="preserve"> </w:delText>
        </w:r>
      </w:del>
      <w:del w:id="1829" w:author="PR Preview" w:date="2026-01-01T00:00:00Z">
        <w:r>
          <w:delText xml:space="preserve">is an LU factorization (</w:delText>
        </w:r>
      </w:del>
      <w:hyperlink w:anchor="def-lu">
        <w:del w:id="1830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831" w:author="PR Preview" w:date="2026-01-01T00:00:00Z">
        <w:r>
          <w:delText xml:space="preserve">)</w:delText>
        </w:r>
      </w:del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delText xml:space="preserve">and the diagonal entries of</w:delText>
        </w:r>
      </w:del>
      <w:del w:id="1834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1835" w:author="PR Preview" w:date="2026-01-01T00:00:00Z">
        <w:r>
          <w:delText xml:space="preserve"> </w:delText>
        </w:r>
      </w:del>
      <w:del w:id="1836" w:author="PR Preview" w:date="2026-01-01T00:00:00Z">
        <w:r>
          <w:delText xml:space="preserve">are all nonzero,</w:delText>
        </w:r>
      </w:del>
      <w:del w:id="1837" w:author="PR Preview" w:date="2026-01-01T00:00:00Z">
        <w:r>
          <w:delText xml:space="preserve"> </w:delText>
        </w:r>
      </w:del>
      <w:del w:id="1838" w:author="PR Preview" w:date="2026-01-01T00:00:00Z">
        <w:r>
          <w:delText xml:space="preserve">then for every</w:delText>
        </w:r>
      </w:del>
      <w:del w:id="1839" w:author="PR Preview" w:date="2026-01-01T00:00:00Z">
        <w:r>
          <w:delText xml:space="preserve"> </w:delText>
        </w:r>
      </w:del>
      <w:del w:id="1840" w:author="PR Preview" w:date="2026-01-01T00:00:00Z">
        <w:r>
          <w:delText xml:space="preserve">$\mathord{\smash[b]{\underset{\raise.3ex\hbox{$\scriptstyle\sim$}}{b}}\vphantom{b}} \in \mathbb{R}^n$</w:delText>
        </w:r>
      </w:del>
      <w:del w:id="1841" w:author="PR Preview" w:date="2026-01-01T00:00:00Z">
        <w:r>
          <w:delText xml:space="preserve"> </w:delText>
        </w:r>
      </w:del>
      <w:del w:id="1842" w:author="PR Preview" w:date="2026-01-01T00:00:00Z">
        <w:r>
          <w:delText xml:space="preserve">the system</w:delText>
        </w:r>
      </w:del>
      <w:del w:id="1843" w:author="PR Preview" w:date="2026-01-01T00:00:00Z">
        <w:r>
          <w:delText xml:space="preserve"> </w:delText>
        </w:r>
      </w:del>
      <w:del w:id="1844" w:author="PR Preview" w:date="2026-01-01T00:00:00Z">
        <w:r>
          <w:delText xml:space="preserve">$\mathbf{A} \mathord{\smash[b]{\underset{\raise.3ex\hbox{$\scriptstyle\sim$}}{x}}\vphantom{x}} = \mathord{\smash[b]{\underset{\raise.3ex\hbox{$\scriptstyle\sim$}}{b}}\vphantom{b}}$</w:delText>
        </w:r>
      </w:del>
      <w:del w:id="1845" w:author="PR Preview" w:date="2026-01-01T00:00:00Z">
        <w:r>
          <w:delText xml:space="preserve"> </w:delText>
        </w:r>
      </w:del>
      <w:del w:id="1846" w:author="PR Preview" w:date="2026-01-01T00:00:00Z">
        <w:r>
          <w:delText xml:space="preserve">has exactly one solution:</w:delText>
        </w:r>
      </w:del>
      <w:del w:id="1847" w:author="PR Preview" w:date="2026-01-01T00:00:00Z">
        <w:r>
          <w:delText xml:space="preserve"> </w:delText>
        </w:r>
      </w:del>
      <w:del w:id="1848" w:author="PR Preview" w:date="2026-01-01T00:00:00Z">
        <w:r>
          <w:delText xml:space="preserve">solve</w:delText>
        </w:r>
      </w:del>
      <w:del w:id="1849" w:author="PR Preview" w:date="2026-01-01T00:00:00Z">
        <w:r>
          <w:delText xml:space="preserve"> </w:delText>
        </w:r>
      </w:del>
      <w:del w:id="1850" w:author="PR Preview" w:date="2026-01-01T00:00:00Z">
        <w:r>
          <w:delText xml:space="preserve">$\mathbf{L} \mathord{\smash[b]{\underset{\raise.3ex\hbox{$\scriptstyle\sim$}}{y}}\vphantom{y}} = \mathord{\smash[b]{\underset{\raise.3ex\hbox{$\scriptstyle\sim$}}{b}}\vphantom{b}}$</w:delText>
        </w:r>
      </w:del>
      <w:del w:id="1851" w:author="PR Preview" w:date="2026-01-01T00:00:00Z">
        <w:r>
          <w:delText xml:space="preserve"> </w:delText>
        </w:r>
      </w:del>
      <w:del w:id="1852" w:author="PR Preview" w:date="2026-01-01T00:00:00Z">
        <w:r>
          <w:delText xml:space="preserve">by forward substitution,</w:delText>
        </w:r>
      </w:del>
      <w:del w:id="1853" w:author="PR Preview" w:date="2026-01-01T00:00:00Z">
        <w:r>
          <w:delText xml:space="preserve"> </w:delText>
        </w:r>
      </w:del>
      <w:del w:id="1854" w:author="PR Preview" w:date="2026-01-01T00:00:00Z">
        <w:r>
          <w:delText xml:space="preserve">then</w:delText>
        </w:r>
      </w:del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delText xml:space="preserve">$\mathbf{U} \mathord{\smash[b]{\underset{\raise.3ex\hbox{$\scriptstyle\sim$}}{x}}\vphantom{x}} = \mathord{\smash[b]{\underset{\raise.3ex\hbox{$\scriptstyle\sim$}}{y}}\vphantom{y}}$</w:delText>
        </w:r>
      </w:del>
      <w:del w:id="1857" w:author="PR Preview" w:date="2026-01-01T00:00:00Z">
        <w:r>
          <w:delText xml:space="preserve"> </w:delText>
        </w:r>
      </w:del>
      <w:del w:id="1858" w:author="PR Preview" w:date="2026-01-01T00:00:00Z">
        <w:r>
          <w:delText xml:space="preserve">by back substitution (</w:delText>
        </w:r>
      </w:del>
      <w:hyperlink w:anchor="thm-back-substitution">
        <w:del w:id="1859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1860" w:author="PR Preview" w:date="2026-01-01T00:00:00Z">
        <w:r>
          <w:delText xml:space="preserve">).</w:delText>
        </w:r>
      </w:del>
    </w:p>
    <w:p>
      <w:pPr>
        <w:pStyle w:val="BodyText"/>
      </w:pPr>
      <w:del w:id="1861" w:author="PR Preview" w:date="2026-01-01T00:00:00Z">
        <w:r>
          <w:rPr>
            <w:i/>
            <w:iCs/>
          </w:rPr>
          <w:delText xml:space="preserve">Proof</w:delText>
        </w:r>
      </w:del>
      <w:del w:id="1862" w:author="PR Preview" w:date="2026-01-01T00:00:00Z">
        <w:r>
          <w:delText xml:space="preserve">. </w:delText>
        </w:r>
      </w:del>
      <m:oMath>
        <m:r>
          <m:rPr>
            <m:sty m:val="bi"/>
          </m:rPr>
          <m:t>L</m:t>
        </m:r>
      </m:oMath>
      <w:del w:id="1863" w:author="PR Preview" w:date="2026-01-01T00:00:00Z">
        <w:r>
          <w:delText xml:space="preserve"> </w:delText>
        </w:r>
      </w:del>
      <w:del w:id="1864" w:author="PR Preview" w:date="2026-01-01T00:00:00Z">
        <w:r>
          <w:delText xml:space="preserve">has diagonal entries</w:delText>
        </w:r>
      </w:del>
      <w:del w:id="1865" w:author="PR Preview" w:date="2026-01-01T00:00:00Z">
        <w:r>
          <w:delText xml:space="preserve"> </w:delText>
        </w:r>
      </w:del>
      <m:oMath>
        <m:r>
          <m:t>1</m:t>
        </m:r>
      </m:oMath>
      <w:del w:id="1866" w:author="PR Preview" w:date="2026-01-01T00:00:00Z">
        <w:r>
          <w:delText xml:space="preserve"> </w:delText>
        </w:r>
      </w:del>
      <w:del w:id="1867" w:author="PR Preview" w:date="2026-01-01T00:00:00Z">
        <w:r>
          <w:delText xml:space="preserve">and</w:delText>
        </w:r>
      </w:del>
      <w:del w:id="1868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1869" w:author="PR Preview" w:date="2026-01-01T00:00:00Z">
        <w:r>
          <w:delText xml:space="preserve"> </w:delText>
        </w:r>
      </w:del>
      <w:del w:id="1870" w:author="PR Preview" w:date="2026-01-01T00:00:00Z">
        <w:r>
          <w:delText xml:space="preserve">has nonzero ones,</w:delText>
        </w:r>
      </w:del>
      <w:del w:id="1871" w:author="PR Preview" w:date="2026-01-01T00:00:00Z">
        <w:r>
          <w:delText xml:space="preserve"> </w:delText>
        </w:r>
      </w:del>
      <w:del w:id="1872" w:author="PR Preview" w:date="2026-01-01T00:00:00Z">
        <w:r>
          <w:delText xml:space="preserve">so each of the two triangular systems has exactly one solution (</w:delText>
        </w:r>
      </w:del>
      <w:hyperlink w:anchor="thm-back-substitution">
        <w:del w:id="1873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1874" w:author="PR Preview" w:date="2026-01-01T00:00:00Z">
        <w:r>
          <w:delText xml:space="preserve">).</w:delText>
        </w:r>
      </w:del>
      <w:del w:id="1875" w:author="PR Preview" w:date="2026-01-01T00:00:00Z">
        <w:r>
          <w:delText xml:space="preserve"> </w:delText>
        </w:r>
      </w:del>
      <w:del w:id="1876" w:author="PR Preview" w:date="2026-01-01T00:00:00Z">
        <w:r>
          <w:delText xml:space="preserve">If</w:delText>
        </w:r>
      </w:del>
      <w:del w:id="1877" w:author="PR Preview" w:date="2026-01-01T00:00:00Z">
        <w:r>
          <w:delText xml:space="preserve"> </w:delText>
        </w:r>
      </w:del>
      <w:del w:id="1878" w:author="PR Preview" w:date="2026-01-01T00:00:00Z">
        <w:r>
          <w:delText xml:space="preserve">$\mathord{\smash[b]{\underset{\raise.3ex\hbox{$\scriptstyle\sim$}}{y}}\vphantom{y}}$</w:delText>
        </w:r>
      </w:del>
      <w:del w:id="1879" w:author="PR Preview" w:date="2026-01-01T00:00:00Z">
        <w:r>
          <w:delText xml:space="preserve"> </w:delText>
        </w:r>
      </w:del>
      <w:del w:id="1880" w:author="PR Preview" w:date="2026-01-01T00:00:00Z">
        <w:r>
          <w:delText xml:space="preserve">and</w:delText>
        </w:r>
      </w:del>
      <w:del w:id="1881" w:author="PR Preview" w:date="2026-01-01T00:00:00Z">
        <w:r>
          <w:delText xml:space="preserve"> </w:delText>
        </w:r>
      </w:del>
      <w:del w:id="1882" w:author="PR Preview" w:date="2026-01-01T00:00:00Z">
        <w:r>
          <w:delText xml:space="preserve">$\mathord{\smash[b]{\underset{\raise.3ex\hbox{$\scriptstyle\sim$}}{x}}\vphantom{x}}$</w:delText>
        </w:r>
      </w:del>
      <w:del w:id="1883" w:author="PR Preview" w:date="2026-01-01T00:00:00Z">
        <w:r>
          <w:delText xml:space="preserve"> </w:delText>
        </w:r>
      </w:del>
      <w:del w:id="1884" w:author="PR Preview" w:date="2026-01-01T00:00:00Z">
        <w:r>
          <w:delText xml:space="preserve">are those solutions, then</w:delText>
        </w:r>
      </w:del>
    </w:p>
    <w:p>
      <w:pPr>
        <w:pStyle w:val="BodyText"/>
      </w:pPr>
      <w:ins w:id="1885" w:author="PR Preview" w:date="2026-01-01T00:00:00Z">
        <w:r>
          <w:rPr>
            <w:b/>
            <w:bCs/>
          </w:rPr>
          <w:t xml:space="preserve">Theorem 21 (Solving a system with an LU factorization)</w:t>
        </w:r>
      </w:ins>
      <w:ins w:id="1886" w:author="PR Preview" w:date="2026-01-01T00:00:00Z">
        <w:r>
          <w:t xml:space="preserve"> </w:t>
        </w:r>
      </w:ins>
      <w:ins w:id="1887" w:author="PR Preview" w:date="2026-01-01T00:00:00Z">
        <w:r>
          <w:t xml:space="preserve">If</w:t>
        </w:r>
      </w:ins>
      <w:ins w:id="188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ins w:id="1889" w:author="PR Preview" w:date="2026-01-01T00:00:00Z">
        <w:r>
          <w:t xml:space="preserve"> </w:t>
        </w:r>
      </w:ins>
      <w:ins w:id="1890" w:author="PR Preview" w:date="2026-01-01T00:00:00Z">
        <w:r>
          <w:t xml:space="preserve">is an LU factorization (</w:t>
        </w:r>
      </w:ins>
      <w:hyperlink w:anchor="def-lu">
        <w:ins w:id="1891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892" w:author="PR Preview" w:date="2026-01-01T00:00:00Z">
        <w:r>
          <w:t xml:space="preserve">)</w:t>
        </w:r>
      </w:ins>
      <w:ins w:id="1893" w:author="PR Preview" w:date="2026-01-01T00:00:00Z">
        <w:r>
          <w:t xml:space="preserve"> </w:t>
        </w:r>
      </w:ins>
      <w:ins w:id="1894" w:author="PR Preview" w:date="2026-01-01T00:00:00Z">
        <w:r>
          <w:t xml:space="preserve">and the diagonal entries of</w:t>
        </w:r>
      </w:ins>
      <w:ins w:id="1895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1896" w:author="PR Preview" w:date="2026-01-01T00:00:00Z">
        <w:r>
          <w:t xml:space="preserve"> </w:t>
        </w:r>
      </w:ins>
      <w:ins w:id="1897" w:author="PR Preview" w:date="2026-01-01T00:00:00Z">
        <w:r>
          <w:t xml:space="preserve">are all nonzero,</w:t>
        </w:r>
      </w:ins>
      <w:ins w:id="1898" w:author="PR Preview" w:date="2026-01-01T00:00:00Z">
        <w:r>
          <w:t xml:space="preserve"> </w:t>
        </w:r>
      </w:ins>
      <w:ins w:id="1899" w:author="PR Preview" w:date="2026-01-01T00:00:00Z">
        <w:r>
          <w:t xml:space="preserve">then for every</w:t>
        </w:r>
      </w:ins>
      <w:ins w:id="1900" w:author="PR Preview" w:date="2026-01-01T00:00:00Z">
        <w:r>
          <w:t xml:space="preserve"> </w:t>
        </w:r>
      </w:ins>
      <w:ins w:id="1901" w:author="PR Preview" w:date="2026-01-01T00:00:00Z">
        <w:r>
          <w:t xml:space="preserve">$\mathord{\smash[b]{\underset{\raise.3ex\hbox{$\scriptstyle\sim$}}{b}}\vphantom{b}} \in \mathbb{R}^n$</w:t>
        </w:r>
      </w:ins>
      <w:ins w:id="1902" w:author="PR Preview" w:date="2026-01-01T00:00:00Z">
        <w:r>
          <w:t xml:space="preserve"> </w:t>
        </w:r>
      </w:ins>
      <w:ins w:id="1903" w:author="PR Preview" w:date="2026-01-01T00:00:00Z">
        <w:r>
          <w:t xml:space="preserve">the system</w:t>
        </w:r>
      </w:ins>
      <w:ins w:id="1904" w:author="PR Preview" w:date="2026-01-01T00:00:00Z">
        <w:r>
          <w:t xml:space="preserve"> </w:t>
        </w:r>
      </w:ins>
      <w:ins w:id="1905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1906" w:author="PR Preview" w:date="2026-01-01T00:00:00Z">
        <w:r>
          <w:t xml:space="preserve"> </w:t>
        </w:r>
      </w:ins>
      <w:ins w:id="1907" w:author="PR Preview" w:date="2026-01-01T00:00:00Z">
        <w:r>
          <w:t xml:space="preserve">has exactly one solution:</w:t>
        </w:r>
      </w:ins>
      <w:ins w:id="1908" w:author="PR Preview" w:date="2026-01-01T00:00:00Z">
        <w:r>
          <w:t xml:space="preserve"> </w:t>
        </w:r>
      </w:ins>
      <w:ins w:id="1909" w:author="PR Preview" w:date="2026-01-01T00:00:00Z">
        <w:r>
          <w:t xml:space="preserve">solve</w:t>
        </w:r>
      </w:ins>
      <w:ins w:id="1910" w:author="PR Preview" w:date="2026-01-01T00:00:00Z">
        <w:r>
          <w:t xml:space="preserve"> </w:t>
        </w:r>
      </w:ins>
      <w:ins w:id="1911" w:author="PR Preview" w:date="2026-01-01T00:00:00Z">
        <w:r>
          <w:t xml:space="preserve">$\mathbf{L} \mathord{\smash[b]{\underset{\raise.3ex\hbox{$\scriptstyle\sim$}}{y}}\vphantom{y}} = \mathord{\smash[b]{\underset{\raise.3ex\hbox{$\scriptstyle\sim$}}{b}}\vphantom{b}}$</w:t>
        </w:r>
      </w:ins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by forward substitution,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then</w:t>
        </w:r>
      </w:ins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$\mathbf{U} \mathord{\smash[b]{\underset{\raise.3ex\hbox{$\scriptstyle\sim$}}{x}}\vphantom{x}} = \mathord{\smash[b]{\underset{\raise.3ex\hbox{$\scriptstyle\sim$}}{y}}\vphantom{y}}$</w:t>
        </w:r>
      </w:ins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by back substitution (</w:t>
        </w:r>
      </w:ins>
      <w:hyperlink w:anchor="thm-back-substitution">
        <w:ins w:id="1920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921" w:author="PR Preview" w:date="2026-01-01T00:00:00Z">
        <w:r>
          <w:t xml:space="preserve">).</w:t>
        </w:r>
      </w:ins>
    </w:p>
    <w:bookmarkEnd w:id="147"/>
    <w:p>
      <w:pPr>
        <w:pStyle w:val="BodyText"/>
      </w:pPr>
      <w:ins w:id="1922" w:author="PR Preview" w:date="2026-01-01T00:00:00Z">
        <w:r>
          <w:rPr>
            <w:i/>
            <w:iCs/>
          </w:rPr>
          <w:t xml:space="preserve">Proof</w:t>
        </w:r>
      </w:ins>
      <w:ins w:id="1923" w:author="PR Preview" w:date="2026-01-01T00:00:00Z">
        <w:r>
          <w:t xml:space="preserve">. </w:t>
        </w:r>
      </w:ins>
      <m:oMath>
        <m:r>
          <m:rPr>
            <m:sty m:val="bi"/>
          </m:rPr>
          <m:t>L</m:t>
        </m:r>
      </m:oMath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has diagonal entries</w:t>
        </w:r>
      </w:ins>
      <w:ins w:id="1926" w:author="PR Preview" w:date="2026-01-01T00:00:00Z">
        <w:r>
          <w:t xml:space="preserve"> </w:t>
        </w:r>
      </w:ins>
      <m:oMath>
        <m:r>
          <m:t>1</m:t>
        </m:r>
      </m:oMath>
      <w:ins w:id="1927" w:author="PR Preview" w:date="2026-01-01T00:00:00Z">
        <w:r>
          <w:t xml:space="preserve"> </w:t>
        </w:r>
      </w:ins>
      <w:ins w:id="1928" w:author="PR Preview" w:date="2026-01-01T00:00:00Z">
        <w:r>
          <w:t xml:space="preserve">and</w:t>
        </w:r>
      </w:ins>
      <w:ins w:id="1929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1930" w:author="PR Preview" w:date="2026-01-01T00:00:00Z">
        <w:r>
          <w:t xml:space="preserve"> </w:t>
        </w:r>
      </w:ins>
      <w:ins w:id="1931" w:author="PR Preview" w:date="2026-01-01T00:00:00Z">
        <w:r>
          <w:t xml:space="preserve">has nonzero ones,</w:t>
        </w:r>
      </w:ins>
      <w:ins w:id="1932" w:author="PR Preview" w:date="2026-01-01T00:00:00Z">
        <w:r>
          <w:t xml:space="preserve"> </w:t>
        </w:r>
      </w:ins>
      <w:ins w:id="1933" w:author="PR Preview" w:date="2026-01-01T00:00:00Z">
        <w:r>
          <w:t xml:space="preserve">so each of the two triangular systems has exactly one solution (</w:t>
        </w:r>
      </w:ins>
      <w:hyperlink w:anchor="thm-back-substitution">
        <w:ins w:id="1934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935" w:author="PR Preview" w:date="2026-01-01T00:00:00Z">
        <w:r>
          <w:t xml:space="preserve">).</w:t>
        </w:r>
      </w:ins>
      <w:ins w:id="1936" w:author="PR Preview" w:date="2026-01-01T00:00:00Z">
        <w:r>
          <w:t xml:space="preserve"> </w:t>
        </w:r>
      </w:ins>
      <w:ins w:id="1937" w:author="PR Preview" w:date="2026-01-01T00:00:00Z">
        <w:r>
          <w:t xml:space="preserve">If</w:t>
        </w:r>
      </w:ins>
      <w:ins w:id="1938" w:author="PR Preview" w:date="2026-01-01T00:00:00Z">
        <w:r>
          <w:t xml:space="preserve"> </w:t>
        </w:r>
      </w:ins>
      <w:ins w:id="1939" w:author="PR Preview" w:date="2026-01-01T00:00:00Z">
        <w:r>
          <w:t xml:space="preserve">$\mathord{\smash[b]{\underset{\raise.3ex\hbox{$\scriptstyle\sim$}}{y}}\vphantom{y}}$</w:t>
        </w:r>
      </w:ins>
      <w:ins w:id="1940" w:author="PR Preview" w:date="2026-01-01T00:00:00Z">
        <w:r>
          <w:t xml:space="preserve"> </w:t>
        </w:r>
      </w:ins>
      <w:ins w:id="1941" w:author="PR Preview" w:date="2026-01-01T00:00:00Z">
        <w:r>
          <w:t xml:space="preserve">and</w:t>
        </w:r>
      </w:ins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$\mathord{\smash[b]{\underset{\raise.3ex\hbox{$\scriptstyle\sim$}}{x}}\vphantom{x}}$</w:t>
        </w:r>
      </w:ins>
      <w:ins w:id="1944" w:author="PR Preview" w:date="2026-01-01T00:00:00Z">
        <w:r>
          <w:t xml:space="preserve"> </w:t>
        </w:r>
      </w:ins>
      <w:ins w:id="1945" w:author="PR Preview" w:date="2026-01-01T00:00:00Z">
        <w:r>
          <w:t xml:space="preserve">are those solutions, then</w:t>
        </w:r>
      </w:ins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8" w:name="exm-lu-solve"/>
    <w:p>
      <w:pPr>
        <w:pStyle w:val="BodyText"/>
      </w:pPr>
      <w:del w:id="1946" w:author="PR Preview" w:date="2026-01-01T00:00:00Z">
        <w:r>
          <w:rPr>
            <w:b/>
            <w:bCs/>
          </w:rPr>
          <w:delText xml:space="preserve">Example 32 (Two triangular solves)</w:delText>
        </w:r>
      </w:del>
      <w:del w:id="1947" w:author="PR Preview" w:date="2026-01-01T00:00:00Z">
        <w:r>
          <w:delText xml:space="preserve"> </w:delText>
        </w:r>
      </w:del>
      <w:del w:id="1948" w:author="PR Preview" w:date="2026-01-01T00:00:00Z">
        <w:r>
          <w:delText xml:space="preserve">With</w:delText>
        </w:r>
      </w:del>
      <w:del w:id="1949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1950" w:author="PR Preview" w:date="2026-01-01T00:00:00Z">
        <w:r>
          <w:delText xml:space="preserve"> </w:delText>
        </w:r>
      </w:del>
      <w:del w:id="1951" w:author="PR Preview" w:date="2026-01-01T00:00:00Z">
        <w:r>
          <w:delText xml:space="preserve">and</w:delText>
        </w:r>
      </w:del>
      <w:del w:id="1952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1953" w:author="PR Preview" w:date="2026-01-01T00:00:00Z">
        <w:r>
          <w:delText xml:space="preserve"> </w:delText>
        </w:r>
      </w:del>
      <w:del w:id="1954" w:author="PR Preview" w:date="2026-01-01T00:00:00Z">
        <w:r>
          <w:delText xml:space="preserve">of</w:delText>
        </w:r>
      </w:del>
      <w:del w:id="1955" w:author="PR Preview" w:date="2026-01-01T00:00:00Z">
        <w:r>
          <w:delText xml:space="preserve"> </w:delText>
        </w:r>
      </w:del>
      <w:hyperlink w:anchor="exm-lu">
        <w:del w:id="1956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1957" w:author="PR Preview" w:date="2026-01-01T00:00:00Z">
        <w:r>
          <w:delText xml:space="preserve">, solve</w:delText>
        </w:r>
      </w:del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$\mathbf{A} \mathord{\smash[b]{\underset{\raise.3ex\hbox{$\scriptstyle\sim$}}{x}}\vphantom{x}} = (8, -11, -3)$</w:delText>
        </w:r>
      </w:del>
      <w:del w:id="1960" w:author="PR Preview" w:date="2026-01-01T00:00:00Z">
        <w:r>
          <w:delText xml:space="preserve">.</w:delText>
        </w:r>
      </w:del>
      <w:del w:id="1961" w:author="PR Preview" w:date="2026-01-01T00:00:00Z">
        <w:r>
          <w:delText xml:space="preserve"> </w:delText>
        </w:r>
      </w:del>
      <w:del w:id="1962" w:author="PR Preview" w:date="2026-01-01T00:00:00Z">
        <w:r>
          <w:delText xml:space="preserve">Forward substitution on</w:delText>
        </w:r>
      </w:del>
      <w:del w:id="1963" w:author="PR Preview" w:date="2026-01-01T00:00:00Z">
        <w:r>
          <w:delText xml:space="preserve"> </w:delText>
        </w:r>
      </w:del>
      <w:del w:id="1964" w:author="PR Preview" w:date="2026-01-01T00:00:00Z">
        <w:r>
          <w:delText xml:space="preserve">$\mathbf{L} \mathord{\smash[b]{\underset{\raise.3ex\hbox{$\scriptstyle\sim$}}{y}}\vphantom{y}} = (8, -11, -3)$</w:delText>
        </w:r>
      </w:del>
      <w:del w:id="1965" w:author="PR Preview" w:date="2026-01-01T00:00:00Z">
        <w:r>
          <w:delText xml:space="preserve"> </w:delText>
        </w:r>
      </w:del>
      <w:del w:id="1966" w:author="PR Preview" w:date="2026-01-01T00:00:00Z">
        <w:r>
          <w:delText xml:space="preserve">gives</w:delText>
        </w:r>
      </w:del>
      <w:del w:id="196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del w:id="1968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969" w:author="PR Preview" w:date="2026-01-01T00:00:00Z">
        <w:r>
          <w:delText xml:space="preserve">Back substitution on</w:delText>
        </w:r>
      </w:del>
      <w:del w:id="1970" w:author="PR Preview" w:date="2026-01-01T00:00:00Z">
        <w:r>
          <w:delText xml:space="preserve"> </w:delText>
        </w:r>
      </w:del>
      <w:del w:id="1971" w:author="PR Preview" w:date="2026-01-01T00:00:00Z">
        <w:r>
          <w:delText xml:space="preserve">$\mathbf{U} \mathord{\smash[b]{\underset{\raise.3ex\hbox{$\scriptstyle\sim$}}{x}}\vphantom{x}} = (8, 1, 1)$</w:delText>
        </w:r>
      </w:del>
      <w:del w:id="1972" w:author="PR Preview" w:date="2026-01-01T00:00:00Z">
        <w:r>
          <w:delText xml:space="preserve"> </w:delText>
        </w:r>
      </w:del>
      <w:del w:id="1973" w:author="PR Preview" w:date="2026-01-01T00:00:00Z">
        <w:r>
          <w:delText xml:space="preserve">is</w:delText>
        </w:r>
      </w:del>
      <w:del w:id="1974" w:author="PR Preview" w:date="2026-01-01T00:00:00Z">
        <w:r>
          <w:delText xml:space="preserve"> </w:delText>
        </w:r>
      </w:del>
      <w:hyperlink w:anchor="exm-back-substitution">
        <w:del w:id="1975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1976" w:author="PR Preview" w:date="2026-01-01T00:00:00Z">
        <w:r>
          <w:delText xml:space="preserve">,</w:delText>
        </w:r>
      </w:del>
      <w:del w:id="1977" w:author="PR Preview" w:date="2026-01-01T00:00:00Z">
        <w:r>
          <w:delText xml:space="preserve"> </w:delText>
        </w:r>
      </w:del>
      <w:del w:id="1978" w:author="PR Preview" w:date="2026-01-01T00:00:00Z">
        <w:r>
          <w:delText xml:space="preserve">which gives</w:delText>
        </w:r>
      </w:del>
      <w:del w:id="1979" w:author="PR Preview" w:date="2026-01-01T00:00:00Z">
        <w:r>
          <w:delText xml:space="preserve"> </w:delText>
        </w:r>
      </w:del>
      <w:del w:id="1980" w:author="PR Preview" w:date="2026-01-01T00:00:00Z">
        <w:r>
          <w:delText xml:space="preserve">$\mathord{\smash[b]{\underset{\raise.3ex\hbox{$\scriptstyle\sim$}}{x}}\vphantom{x}} = (2, 3, -1)$</w:delText>
        </w:r>
      </w:del>
      <w:del w:id="1981" w:author="PR Preview" w:date="2026-01-01T00:00:00Z">
        <w:r>
          <w:delText xml:space="preserve">.</w:delText>
        </w:r>
      </w:del>
      <w:del w:id="1982" w:author="PR Preview" w:date="2026-01-01T00:00:00Z">
        <w:r>
          <w:delText xml:space="preserve"> </w:delText>
        </w:r>
      </w:del>
      <w:del w:id="1983" w:author="PR Preview" w:date="2026-01-01T00:00:00Z">
        <w:r>
          <w:delText xml:space="preserve">As a check,</w:delText>
        </w:r>
      </w:del>
    </w:p>
    <w:p>
      <w:pPr>
        <w:pStyle w:val="BodyText"/>
      </w:pPr>
      <w:ins w:id="1984" w:author="PR Preview" w:date="2026-01-01T00:00:00Z">
        <w:r>
          <w:rPr>
            <w:b/>
            <w:bCs/>
          </w:rPr>
          <w:t xml:space="preserve">Example 33 (Two triangular solves)</w:t>
        </w:r>
      </w:ins>
      <w:ins w:id="1985" w:author="PR Preview" w:date="2026-01-01T00:00:00Z">
        <w:r>
          <w:t xml:space="preserve"> </w:t>
        </w:r>
      </w:ins>
      <w:ins w:id="1986" w:author="PR Preview" w:date="2026-01-01T00:00:00Z">
        <w:r>
          <w:t xml:space="preserve">With</w:t>
        </w:r>
      </w:ins>
      <w:ins w:id="1987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1988" w:author="PR Preview" w:date="2026-01-01T00:00:00Z">
        <w:r>
          <w:t xml:space="preserve"> </w:t>
        </w:r>
      </w:ins>
      <w:ins w:id="1989" w:author="PR Preview" w:date="2026-01-01T00:00:00Z">
        <w:r>
          <w:t xml:space="preserve">and</w:t>
        </w:r>
      </w:ins>
      <w:ins w:id="1990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1991" w:author="PR Preview" w:date="2026-01-01T00:00:00Z">
        <w:r>
          <w:t xml:space="preserve"> </w:t>
        </w:r>
      </w:ins>
      <w:ins w:id="1992" w:author="PR Preview" w:date="2026-01-01T00:00:00Z">
        <w:r>
          <w:t xml:space="preserve">of</w:t>
        </w:r>
      </w:ins>
      <w:ins w:id="1993" w:author="PR Preview" w:date="2026-01-01T00:00:00Z">
        <w:r>
          <w:t xml:space="preserve"> </w:t>
        </w:r>
      </w:ins>
      <w:hyperlink w:anchor="exm-lu">
        <w:ins w:id="1994" w:author="PR Preview" w:date="2026-01-01T00:00:00Z">
          <w:r>
            <w:rPr>
              <w:rStyle w:val="Hyperlink"/>
            </w:rPr>
            <w:t xml:space="preserve">Example 31</w:t>
          </w:r>
        </w:ins>
      </w:hyperlink>
      <w:ins w:id="1995" w:author="PR Preview" w:date="2026-01-01T00:00:00Z">
        <w:r>
          <w:t xml:space="preserve">, solve</w:t>
        </w:r>
      </w:ins>
      <w:ins w:id="1996" w:author="PR Preview" w:date="2026-01-01T00:00:00Z">
        <w:r>
          <w:t xml:space="preserve"> </w:t>
        </w:r>
      </w:ins>
      <w:ins w:id="1997" w:author="PR Preview" w:date="2026-01-01T00:00:00Z">
        <w:r>
          <w:t xml:space="preserve">$\mathbf{A} \mathord{\smash[b]{\underset{\raise.3ex\hbox{$\scriptstyle\sim$}}{x}}\vphantom{x}} = (8, -11, -3)$</w:t>
        </w:r>
      </w:ins>
      <w:ins w:id="1998" w:author="PR Preview" w:date="2026-01-01T00:00:00Z">
        <w:r>
          <w:t xml:space="preserve">.</w:t>
        </w:r>
      </w:ins>
      <w:ins w:id="1999" w:author="PR Preview" w:date="2026-01-01T00:00:00Z">
        <w:r>
          <w:t xml:space="preserve"> </w:t>
        </w:r>
      </w:ins>
      <w:ins w:id="2000" w:author="PR Preview" w:date="2026-01-01T00:00:00Z">
        <w:r>
          <w:t xml:space="preserve">Forward substitution on</w:t>
        </w:r>
      </w:ins>
      <w:ins w:id="2001" w:author="PR Preview" w:date="2026-01-01T00:00:00Z">
        <w:r>
          <w:t xml:space="preserve"> </w:t>
        </w:r>
      </w:ins>
      <w:ins w:id="2002" w:author="PR Preview" w:date="2026-01-01T00:00:00Z">
        <w:r>
          <w:t xml:space="preserve">$\mathbf{L} \mathord{\smash[b]{\underset{\raise.3ex\hbox{$\scriptstyle\sim$}}{y}}\vphantom{y}} = (8, -11, -3)$</w:t>
        </w:r>
      </w:ins>
      <w:ins w:id="2003" w:author="PR Preview" w:date="2026-01-01T00:00:00Z">
        <w:r>
          <w:t xml:space="preserve"> </w:t>
        </w:r>
      </w:ins>
      <w:ins w:id="2004" w:author="PR Preview" w:date="2026-01-01T00:00:00Z">
        <w:r>
          <w:t xml:space="preserve">gives</w:t>
        </w:r>
      </w:ins>
      <w:ins w:id="200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ins w:id="200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007" w:author="PR Preview" w:date="2026-01-01T00:00:00Z">
        <w:r>
          <w:t xml:space="preserve">Back substitution on</w:t>
        </w:r>
      </w:ins>
      <w:ins w:id="2008" w:author="PR Preview" w:date="2026-01-01T00:00:00Z">
        <w:r>
          <w:t xml:space="preserve"> </w:t>
        </w:r>
      </w:ins>
      <w:ins w:id="2009" w:author="PR Preview" w:date="2026-01-01T00:00:00Z">
        <w:r>
          <w:t xml:space="preserve">$\mathbf{U} \mathord{\smash[b]{\underset{\raise.3ex\hbox{$\scriptstyle\sim$}}{x}}\vphantom{x}} = (8, 1, 1)$</w:t>
        </w:r>
      </w:ins>
      <w:ins w:id="2010" w:author="PR Preview" w:date="2026-01-01T00:00:00Z">
        <w:r>
          <w:t xml:space="preserve"> </w:t>
        </w:r>
      </w:ins>
      <w:ins w:id="2011" w:author="PR Preview" w:date="2026-01-01T00:00:00Z">
        <w:r>
          <w:t xml:space="preserve">is</w:t>
        </w:r>
      </w:ins>
      <w:ins w:id="2012" w:author="PR Preview" w:date="2026-01-01T00:00:00Z">
        <w:r>
          <w:t xml:space="preserve"> </w:t>
        </w:r>
      </w:ins>
      <w:hyperlink w:anchor="exm-back-substitution">
        <w:ins w:id="2013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2014" w:author="PR Preview" w:date="2026-01-01T00:00:00Z">
        <w:r>
          <w:t xml:space="preserve">,</w:t>
        </w:r>
      </w:ins>
      <w:ins w:id="2015" w:author="PR Preview" w:date="2026-01-01T00:00:00Z">
        <w:r>
          <w:t xml:space="preserve"> </w:t>
        </w:r>
      </w:ins>
      <w:ins w:id="2016" w:author="PR Preview" w:date="2026-01-01T00:00:00Z">
        <w:r>
          <w:t xml:space="preserve">which gives</w:t>
        </w:r>
      </w:ins>
      <w:ins w:id="2017" w:author="PR Preview" w:date="2026-01-01T00:00:00Z">
        <w:r>
          <w:t xml:space="preserve"> </w:t>
        </w:r>
      </w:ins>
      <w:ins w:id="2018" w:author="PR Preview" w:date="2026-01-01T00:00:00Z">
        <w:r>
          <w:t xml:space="preserve">$\mathord{\smash[b]{\underset{\raise.3ex\hbox{$\scriptstyle\sim$}}{x}}\vphantom{x}} = (2, 3, -1)$</w:t>
        </w:r>
      </w:ins>
      <w:ins w:id="2019" w:author="PR Preview" w:date="2026-01-01T00:00:00Z">
        <w:r>
          <w:t xml:space="preserve">.</w:t>
        </w:r>
      </w:ins>
      <w:ins w:id="2020" w:author="PR Preview" w:date="2026-01-01T00:00:00Z">
        <w:r>
          <w:t xml:space="preserve"> </w:t>
        </w:r>
      </w:ins>
      <w:ins w:id="2021" w:author="PR Preview" w:date="2026-01-01T00:00:00Z">
        <w:r>
          <w:t xml:space="preserve">As a check,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75" w:name="refs"/>
    <w:bookmarkStart w:id="150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https://en.wikipedia.org/wiki/Design_matrix</w:t>
        </w:r>
      </w:hyperlink>
    </w:p>
    <w:bookmarkEnd w:id="150"/>
    <w:bookmarkStart w:id="152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52"/>
    <w:bookmarkStart w:id="154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https://en.wikipedia.org/wiki/Projection_matrix</w:t>
        </w:r>
      </w:hyperlink>
    </w:p>
    <w:bookmarkEnd w:id="154"/>
    <w:bookmarkStart w:id="156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56"/>
    <w:bookmarkStart w:id="158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8"/>
    <w:bookmarkStart w:id="160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https://en.wikipedia.org/wiki/Generalized_inverse</w:t>
        </w:r>
      </w:hyperlink>
    </w:p>
    <w:bookmarkEnd w:id="160"/>
    <w:bookmarkStart w:id="162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https://en.wikipedia.org/wiki/Moore%E2%80%93Penrose_inverse</w:t>
        </w:r>
      </w:hyperlink>
    </w:p>
    <w:bookmarkEnd w:id="162"/>
    <w:bookmarkStart w:id="164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https://en.wikipedia.org/wiki/Consistent_and_inconsistent_equations</w:t>
        </w:r>
      </w:hyperlink>
    </w:p>
    <w:bookmarkEnd w:id="164"/>
    <w:bookmarkStart w:id="166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https://ucla-biostat-216.github.io/2024fall/slides/08-ls/08-ls.html</w:t>
        </w:r>
      </w:hyperlink>
    </w:p>
    <w:bookmarkEnd w:id="166"/>
    <w:bookmarkStart w:id="168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https://en.wikipedia.org/wiki/Triangular_matrix</w:t>
        </w:r>
      </w:hyperlink>
    </w:p>
    <w:bookmarkEnd w:id="168"/>
    <w:bookmarkStart w:id="170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https://en.wikipedia.org/wiki/Least_squares</w:t>
        </w:r>
      </w:hyperlink>
    </w:p>
    <w:bookmarkEnd w:id="170"/>
    <w:bookmarkStart w:id="172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https://en.wikipedia.org/wiki/Normal_equations</w:t>
        </w:r>
      </w:hyperlink>
    </w:p>
    <w:bookmarkEnd w:id="172"/>
    <w:bookmarkStart w:id="174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https://en.wikipedia.org/wiki/LU_decomposition</w:t>
        </w:r>
      </w:hyperlink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63" Type="http://schemas.openxmlformats.org/officeDocument/2006/relationships/hyperlink" Target="https://en.wikipedia.org/wiki/Consistent_and_inconsistent_equations" TargetMode="External"/><Relationship Id="rId149" Type="http://schemas.openxmlformats.org/officeDocument/2006/relationships/hyperlink" Target="https://en.wikipedia.org/wiki/Design_matrix" TargetMode="External"/><Relationship Id="rId159" Type="http://schemas.openxmlformats.org/officeDocument/2006/relationships/hyperlink" Target="https://en.wikipedia.org/wiki/Generalized_inverse" TargetMode="External"/><Relationship Id="rId173" Type="http://schemas.openxmlformats.org/officeDocument/2006/relationships/hyperlink" Target="https://en.wikipedia.org/wiki/LU_decomposition" TargetMode="External"/><Relationship Id="rId169" Type="http://schemas.openxmlformats.org/officeDocument/2006/relationships/hyperlink" Target="https://en.wikipedia.org/wiki/Least_squares" TargetMode="External"/><Relationship Id="rId161" Type="http://schemas.openxmlformats.org/officeDocument/2006/relationships/hyperlink" Target="https://en.wikipedia.org/wiki/Moore%E2%80%93Penrose_inverse" TargetMode="External"/><Relationship Id="rId171" Type="http://schemas.openxmlformats.org/officeDocument/2006/relationships/hyperlink" Target="https://en.wikipedia.org/wiki/Normal_equations" TargetMode="External"/><Relationship Id="rId153" Type="http://schemas.openxmlformats.org/officeDocument/2006/relationships/hyperlink" Target="https://en.wikipedia.org/wiki/Projection_matrix" TargetMode="External"/><Relationship Id="rId167" Type="http://schemas.openxmlformats.org/officeDocument/2006/relationships/hyperlink" Target="https://en.wikipedia.org/wiki/Triangular_matrix" TargetMode="External"/><Relationship Id="rId155" Type="http://schemas.openxmlformats.org/officeDocument/2006/relationships/hyperlink" Target="https://ucla-biostat-216.github.io/2024fall/slides/06-orthproj/06-orthproj.html" TargetMode="External"/><Relationship Id="rId157" Type="http://schemas.openxmlformats.org/officeDocument/2006/relationships/hyperlink" Target="https://ucla-biostat-216.github.io/2024fall/slides/07-matinv/07-matinv.html" TargetMode="External"/><Relationship Id="rId165" Type="http://schemas.openxmlformats.org/officeDocument/2006/relationships/hyperlink" Target="https://ucla-biostat-216.github.io/2024fall/slides/08-ls/08-ls.html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9" Type="http://schemas.openxmlformats.org/officeDocument/2006/relationships/hyperlink" Target="linear-algebra-diagonalization.html#thm-invertible-rank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3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33" Type="http://schemas.openxmlformats.org/officeDocument/2006/relationships/hyperlink" Target="linear-algebra-inner-products.html#exm-gram-schmidt" TargetMode="External"/><Relationship Id="rId134" Type="http://schemas.openxmlformats.org/officeDocument/2006/relationships/hyperlink" Target="linear-algebra-inner-products.html#exm-thm-gram-schmidt" TargetMode="External"/><Relationship Id="rId122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101" Type="http://schemas.openxmlformats.org/officeDocument/2006/relationships/hyperlink" Target="linear-algebra-matrices.html#def-linear-system" TargetMode="External"/><Relationship Id="rId13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103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matrices.qmd#def-matrix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1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14" Type="http://schemas.openxmlformats.org/officeDocument/2006/relationships/hyperlink" Target="linear-algebra-rank-nullity.html#thm-rank-nullity" TargetMode="External"/><Relationship Id="rId9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26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96" Type="http://schemas.openxmlformats.org/officeDocument/2006/relationships/hyperlink" Target="linear-algebra-special-matrices.html#thm-inverse-transpose" TargetMode="External"/><Relationship Id="rId94" Type="http://schemas.openxmlformats.org/officeDocument/2006/relationships/hyperlink" Target="linear-algebra-special-matrices.qmd#def-matrix-inverse" TargetMode="External"/><Relationship Id="rId97" Type="http://schemas.openxmlformats.org/officeDocument/2006/relationships/hyperlink" Target="linear-algebra-special-matrices.qmd#def-symmetric-matrix" TargetMode="External"/><Relationship Id="rId59" Type="http://schemas.openxmlformats.org/officeDocument/2006/relationships/hyperlink" Target="linear-algebra-subspaces.html#def-dimension" TargetMode="External"/><Relationship Id="rId93" Type="http://schemas.openxmlformats.org/officeDocument/2006/relationships/hyperlink" Target="linear-algebra-subspaces.html#def-full-column-rank" TargetMode="External"/><Relationship Id="rId107" Type="http://schemas.openxmlformats.org/officeDocument/2006/relationships/hyperlink" Target="linear-algebra-subspaces.html#def-linearly-independent" TargetMode="External"/><Relationship Id="rId13" Type="http://schemas.openxmlformats.org/officeDocument/2006/relationships/hyperlink" Target="linear-algebra-subspaces.html#def-rank" TargetMode="External"/><Relationship Id="rId11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12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6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63" Type="http://schemas.openxmlformats.org/officeDocument/2006/relationships/hyperlink" Target="https://en.wikipedia.org/wiki/Consistent_and_inconsistent_equations" TargetMode="External"/><Relationship Id="rId149" Type="http://schemas.openxmlformats.org/officeDocument/2006/relationships/hyperlink" Target="https://en.wikipedia.org/wiki/Design_matrix" TargetMode="External"/><Relationship Id="rId159" Type="http://schemas.openxmlformats.org/officeDocument/2006/relationships/hyperlink" Target="https://en.wikipedia.org/wiki/Generalized_inverse" TargetMode="External"/><Relationship Id="rId173" Type="http://schemas.openxmlformats.org/officeDocument/2006/relationships/hyperlink" Target="https://en.wikipedia.org/wiki/LU_decomposition" TargetMode="External"/><Relationship Id="rId169" Type="http://schemas.openxmlformats.org/officeDocument/2006/relationships/hyperlink" Target="https://en.wikipedia.org/wiki/Least_squares" TargetMode="External"/><Relationship Id="rId161" Type="http://schemas.openxmlformats.org/officeDocument/2006/relationships/hyperlink" Target="https://en.wikipedia.org/wiki/Moore%E2%80%93Penrose_inverse" TargetMode="External"/><Relationship Id="rId171" Type="http://schemas.openxmlformats.org/officeDocument/2006/relationships/hyperlink" Target="https://en.wikipedia.org/wiki/Normal_equations" TargetMode="External"/><Relationship Id="rId153" Type="http://schemas.openxmlformats.org/officeDocument/2006/relationships/hyperlink" Target="https://en.wikipedia.org/wiki/Projection_matrix" TargetMode="External"/><Relationship Id="rId167" Type="http://schemas.openxmlformats.org/officeDocument/2006/relationships/hyperlink" Target="https://en.wikipedia.org/wiki/Triangular_matrix" TargetMode="External"/><Relationship Id="rId155" Type="http://schemas.openxmlformats.org/officeDocument/2006/relationships/hyperlink" Target="https://ucla-biostat-216.github.io/2024fall/slides/06-orthproj/06-orthproj.html" TargetMode="External"/><Relationship Id="rId157" Type="http://schemas.openxmlformats.org/officeDocument/2006/relationships/hyperlink" Target="https://ucla-biostat-216.github.io/2024fall/slides/07-matinv/07-matinv.html" TargetMode="External"/><Relationship Id="rId165" Type="http://schemas.openxmlformats.org/officeDocument/2006/relationships/hyperlink" Target="https://ucla-biostat-216.github.io/2024fall/slides/08-ls/08-ls.html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9" Type="http://schemas.openxmlformats.org/officeDocument/2006/relationships/hyperlink" Target="linear-algebra-diagonalization.html#thm-invertible-rank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3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33" Type="http://schemas.openxmlformats.org/officeDocument/2006/relationships/hyperlink" Target="linear-algebra-inner-products.html#exm-gram-schmidt" TargetMode="External"/><Relationship Id="rId134" Type="http://schemas.openxmlformats.org/officeDocument/2006/relationships/hyperlink" Target="linear-algebra-inner-products.html#exm-thm-gram-schmidt" TargetMode="External"/><Relationship Id="rId122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101" Type="http://schemas.openxmlformats.org/officeDocument/2006/relationships/hyperlink" Target="linear-algebra-matrices.html#def-linear-system" TargetMode="External"/><Relationship Id="rId13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103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matrices.qmd#def-matrix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1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14" Type="http://schemas.openxmlformats.org/officeDocument/2006/relationships/hyperlink" Target="linear-algebra-rank-nullity.html#thm-rank-nullity" TargetMode="External"/><Relationship Id="rId9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26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96" Type="http://schemas.openxmlformats.org/officeDocument/2006/relationships/hyperlink" Target="linear-algebra-special-matrices.html#thm-inverse-transpose" TargetMode="External"/><Relationship Id="rId94" Type="http://schemas.openxmlformats.org/officeDocument/2006/relationships/hyperlink" Target="linear-algebra-special-matrices.qmd#def-matrix-inverse" TargetMode="External"/><Relationship Id="rId97" Type="http://schemas.openxmlformats.org/officeDocument/2006/relationships/hyperlink" Target="linear-algebra-special-matrices.qmd#def-symmetric-matrix" TargetMode="External"/><Relationship Id="rId59" Type="http://schemas.openxmlformats.org/officeDocument/2006/relationships/hyperlink" Target="linear-algebra-subspaces.html#def-dimension" TargetMode="External"/><Relationship Id="rId93" Type="http://schemas.openxmlformats.org/officeDocument/2006/relationships/hyperlink" Target="linear-algebra-subspaces.html#def-full-column-rank" TargetMode="External"/><Relationship Id="rId107" Type="http://schemas.openxmlformats.org/officeDocument/2006/relationships/hyperlink" Target="linear-algebra-subspaces.html#def-linearly-independent" TargetMode="External"/><Relationship Id="rId13" Type="http://schemas.openxmlformats.org/officeDocument/2006/relationships/hyperlink" Target="linear-algebra-subspaces.html#def-rank" TargetMode="External"/><Relationship Id="rId11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12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6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2026-10-19T21:38:07Z</dcterms:created>
  <dcterms:modified xsi:type="dcterms:W3CDTF">2026-10-19T21:38:07Z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