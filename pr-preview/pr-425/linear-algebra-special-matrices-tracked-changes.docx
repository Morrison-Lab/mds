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Special Matrices and Decompositions</w:t>
      </w:r>
    </w:p>
    <w:p>
      <w:pPr>
        <w:pStyle w:val="Date"/>
      </w:pPr>
      <w:del w:id="1" w:author="PR Preview" w:date="2026-01-01T00:00:00Z">
        <w:r>
          <w:delText xml:space="preserve">Last modified: 2026-10-19 12:33:15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13:49:51 (PDT)</w:t>
        </w:r>
      </w:ins>
    </w:p>
    <w:bookmarkStart w:id="65" w:name="special-matrices"/>
    <w:p>
      <w:pPr>
        <w:pStyle w:val="Heading2"/>
      </w:pPr>
      <w:r>
        <w:t xml:space="preserve">1 Special Matrices</w:t>
      </w:r>
    </w:p>
    <w:p>
      <w:pPr>
        <w:pStyle w:val="FirstParagraph"/>
      </w:pPr>
      <w:r>
        <w:t xml:space="preserve">Some special matrices appeared earlier:</w:t>
      </w:r>
    </w:p>
    <w:p>
      <w:pPr>
        <w:pStyle w:val="Compact"/>
        <w:numPr>
          <w:ilvl w:val="0"/>
          <w:numId w:val="1001"/>
        </w:numPr>
      </w:pPr>
      <w:r>
        <w:t xml:space="preserve">the zero matrix (</w:t>
      </w:r>
      <w:hyperlink r:id="rId9">
        <w:r>
          <w:rPr>
            <w:rStyle w:val="Hyperlink"/>
          </w:rPr>
          <w:t xml:space="preserve">Definition 4 in Matrices</w:t>
        </w:r>
      </w:hyperlink>
      <w:r>
        <w:t xml:space="preserve">), in the section on matrix addition</w:t>
      </w:r>
    </w:p>
    <w:p>
      <w:pPr>
        <w:pStyle w:val="Compact"/>
        <w:numPr>
          <w:ilvl w:val="0"/>
          <w:numId w:val="1001"/>
        </w:numPr>
      </w:pPr>
      <w:r>
        <w:t xml:space="preserve">square matrices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in the section on square and identity matrices</w:t>
      </w:r>
    </w:p>
    <w:p>
      <w:pPr>
        <w:pStyle w:val="Compact"/>
        <w:numPr>
          <w:ilvl w:val="0"/>
          <w:numId w:val="1001"/>
        </w:numPr>
      </w:pPr>
      <w:r>
        <w:t xml:space="preserve">the identity matrix 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), in that same section</w:t>
      </w:r>
    </w:p>
    <w:bookmarkStart w:id="12" w:name="def-matrix-order"/>
    <w:p>
      <w:pPr>
        <w:pStyle w:val="FirstParagraph"/>
      </w:pPr>
      <w:r>
        <w:rPr>
          <w:b/>
          <w:bCs/>
        </w:rPr>
        <w:t xml:space="preserve">Definition 1 (Order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</w:t>
      </w:r>
      <w:r>
        <w:t xml:space="preserve"> </w:t>
      </w:r>
      <w:r>
        <w:t xml:space="preserve">of a square matrix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</w:t>
      </w:r>
      <w:r>
        <w:t xml:space="preserve"> </w:t>
      </w:r>
      <w:r>
        <w:t xml:space="preserve">is its number of rows, which equals its number of columns.</w:t>
      </w:r>
    </w:p>
    <w:bookmarkEnd w:id="12"/>
    <w:bookmarkStart w:id="14" w:name="exm-matrix-order"/>
    <w:p>
      <w:pPr>
        <w:pStyle w:val="BodyText"/>
      </w:pPr>
      <w:r>
        <w:rPr>
          <w:b/>
          <w:bCs/>
        </w:rPr>
        <w:t xml:space="preserve">Example 1 (Orders of square matrices)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has order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has order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no order, since it is not square (</w:t>
      </w:r>
      <w:hyperlink r:id="rId13">
        <w:r>
          <w:rPr>
            <w:rStyle w:val="Hyperlink"/>
          </w:rPr>
          <w:t xml:space="preserve">Example 8 in Matrices</w:t>
        </w:r>
      </w:hyperlink>
      <w:r>
        <w:t xml:space="preserve">).</w:t>
      </w:r>
    </w:p>
    <w:bookmarkEnd w:id="14"/>
    <w:bookmarkStart w:id="15" w:name="def-matrix-power"/>
    <w:p>
      <w:pPr>
        <w:pStyle w:val="BodyText"/>
      </w:pPr>
      <w:r>
        <w:rPr>
          <w:b/>
          <w:bCs/>
        </w:rPr>
        <w:t xml:space="preserve">Definition 2 (Matrix power)</w:t>
      </w:r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order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nor/>
                  <m:sty m:val="p"/>
                </m:rPr>
                <m:t> copies</m:t>
              </m:r>
            </m:lim>
          </m:limLow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A</m:t>
        </m:r>
      </m:oMath>
      <w:r>
        <w:t xml:space="preserve">.</w:t>
      </w:r>
    </w:p>
    <w:bookmarkEnd w:id="15"/>
    <w:bookmarkStart w:id="17" w:name="exm-matrix-power"/>
    <w:p>
      <w:pPr>
        <w:pStyle w:val="BodyText"/>
      </w:pPr>
      <w:r>
        <w:rPr>
          <w:b/>
          <w:bCs/>
        </w:rPr>
        <w:t xml:space="preserve">Example 2 (Powers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not square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defined;</w:t>
      </w:r>
      <w:r>
        <w:t xml:space="preserve"> </w:t>
      </w:r>
      <w:r>
        <w:t xml:space="preserve">indeed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B</m:t>
        </m:r>
      </m:oMath>
      <w:r>
        <w:t xml:space="preserve"> </w:t>
      </w:r>
      <w:r>
        <w:t xml:space="preserve">would multiply a matrix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by one 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w:r>
        <w:t xml:space="preserve">which</w:t>
      </w:r>
      <w:r>
        <w:t xml:space="preserve"> </w:t>
      </w:r>
      <w:hyperlink r:id="rId16">
        <w:r>
          <w:rPr>
            <w:rStyle w:val="Hyperlink"/>
          </w:rPr>
          <w:t xml:space="preserve">Definition 7 in Matrices</w:t>
        </w:r>
      </w:hyperlink>
      <w:r>
        <w:t xml:space="preserve"> </w:t>
      </w:r>
      <w:r>
        <w:t xml:space="preserve">does not allow.</w:t>
      </w:r>
    </w:p>
    <w:bookmarkEnd w:id="17"/>
    <w:bookmarkStart w:id="18" w:name="def-symmetric-matrix"/>
    <w:p>
      <w:pPr>
        <w:pStyle w:val="BodyText"/>
      </w:pPr>
      <w:r>
        <w:rPr>
          <w:b/>
          <w:bCs/>
        </w:rPr>
        <w:t xml:space="preserve">Definition 3 (Symmetric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[1]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i.e.,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.</w:t>
      </w:r>
    </w:p>
    <w:bookmarkEnd w:id="18"/>
    <w:bookmarkStart w:id="19" w:name="rem-symmetric-in-statistics"/>
    <w:p>
      <w:pPr>
        <w:pStyle w:val="BodyText"/>
      </w:pPr>
      <w:r>
        <w:rPr>
          <w:i/>
          <w:iCs/>
        </w:rPr>
        <w:t xml:space="preserve">Remark 1</w:t>
      </w:r>
      <w:r>
        <w:t xml:space="preserve"> (Symmetric matrices in statistics). </w:t>
      </w:r>
      <w:r>
        <w:t xml:space="preserve">Covariance matrices are symmetric: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covariance matrix of a random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9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covariance matrix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9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9"/>
    <w:bookmarkStart w:id="20" w:name="exm-not-symmetric"/>
    <w:p>
      <w:pPr>
        <w:pStyle w:val="FirstParagraph"/>
      </w:pPr>
      <w:r>
        <w:rPr>
          <w:b/>
          <w:bCs/>
        </w:rPr>
        <w:t xml:space="preserve">Example 3 (A matrix that is not symmetric)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not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1" w:name="def-diagonal-matrix"/>
    <w:p>
      <w:pPr>
        <w:pStyle w:val="FirstParagraph"/>
      </w:pPr>
      <w:r>
        <w:rPr>
          <w:b/>
          <w:bCs/>
        </w:rPr>
        <w:t xml:space="preserve">Definition 4 (Diagonal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diagonal matrix</w:t>
      </w:r>
      <w:r>
        <w:t xml:space="preserve"> </w:t>
      </w:r>
      <w:r>
        <w:t xml:space="preserve">[2]</w:t>
      </w:r>
      <w:r>
        <w:t xml:space="preserve"> </w:t>
      </w:r>
      <w:r>
        <w:t xml:space="preserve">if all off-diagonal entries are zero: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21"/>
    <w:bookmarkStart w:id="22" w:name="rem-diag-notation"/>
    <w:p>
      <w:pPr>
        <w:pStyle w:val="FirstParagraph"/>
      </w:pPr>
      <w:r>
        <w:rPr>
          <w:i/>
          <w:iCs/>
        </w:rPr>
        <w:t xml:space="preserve">Remark 2</w:t>
      </w:r>
      <w:r>
        <w:t xml:space="preserve"> (</w:t>
      </w:r>
      <m:oMath>
        <m:r>
          <m:rPr>
            <m:sty m:val="p"/>
          </m:rPr>
          <m:t>diag</m:t>
        </m:r>
      </m:oMath>
      <w:r>
        <w:t xml:space="preserve"> </w:t>
      </w:r>
      <w:r>
        <w:t xml:space="preserve">notation). </w:t>
      </w:r>
      <w:r>
        <w:t xml:space="preserve">For numbers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diag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identity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3" w:name="exm-not-diagonal"/>
    <w:p>
      <w:pPr>
        <w:pStyle w:val="BodyText"/>
      </w:pPr>
      <w:r>
        <w:rPr>
          <w:b/>
          <w:bCs/>
        </w:rPr>
        <w:t xml:space="preserve">Example 4 (A matrix that is not diagonal)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is not diagonal: its off-diagonal entry</w:t>
      </w:r>
      <w:r>
        <w:t xml:space="preserve"> </w:t>
      </w:r>
      <m:oMath>
        <m:sSub>
          <m:e>
            <m:r>
              <m:t>d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23"/>
    <w:bookmarkStart w:id="24" w:name="def-matrix-inverse"/>
    <w:p>
      <w:pPr>
        <w:pStyle w:val="BodyText"/>
      </w:pPr>
      <w:r>
        <w:rPr>
          <w:b/>
          <w:bCs/>
        </w:rPr>
        <w:t xml:space="preserve">Definition 5 (Matrix inverse)</w:t>
      </w:r>
      <w:r>
        <w:t xml:space="preserve"> </w:t>
      </w:r>
      <w:r>
        <w:t xml:space="preserve">For a square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(if it exists) is the unique matrix satisfying: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24"/>
    <w:bookmarkStart w:id="25" w:name="def-invertible-matrix"/>
    <w:p>
      <w:pPr>
        <w:pStyle w:val="FirstParagraph"/>
      </w:pPr>
      <w:r>
        <w:rPr>
          <w:b/>
          <w:bCs/>
        </w:rPr>
        <w:t xml:space="preserve">Definition 6 (Invertible matrix (non-singular matrix))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 </w:t>
      </w:r>
      <w:r>
        <w:t xml:space="preserve">[3]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non-singular</w:t>
      </w:r>
      <w:r>
        <w:t xml:space="preserve">)</w:t>
      </w:r>
      <w:r>
        <w:t xml:space="preserve"> </w:t>
      </w:r>
      <w:r>
        <w:t xml:space="preserve">if some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the identity matrix 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).</w:t>
      </w:r>
      <w:r>
        <w:t xml:space="preserve"> </w:t>
      </w:r>
      <w:r>
        <w:t xml:space="preserve">A square matrix that is not invertible is</w:t>
      </w:r>
      <w:r>
        <w:t xml:space="preserve"> </w:t>
      </w:r>
      <w:r>
        <w:rPr>
          <w:b/>
          <w:bCs/>
        </w:rPr>
        <w:t xml:space="preserve">singular</w:t>
      </w:r>
      <w:r>
        <w:t xml:space="preserve">.</w:t>
      </w:r>
    </w:p>
    <w:bookmarkEnd w:id="25"/>
    <w:bookmarkStart w:id="26" w:name="exm-invertible-matrix"/>
    <w:p>
      <w:pPr>
        <w:pStyle w:val="BodyText"/>
      </w:pPr>
      <w:r>
        <w:rPr>
          <w:b/>
          <w:bCs/>
        </w:rPr>
        <w:t xml:space="preserve">Example 5 (An invertible matrix and a singular one)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invertible, 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w:r>
        <w:t xml:space="preserve">multiplying out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singular:</w:t>
      </w:r>
      <w:r>
        <w:t xml:space="preserve"> </w:t>
      </w:r>
      <w:r>
        <w:t xml:space="preserve">for any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the two rows of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can never be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two rows differ.</w:t>
      </w:r>
    </w:p>
    <w:bookmarkEnd w:id="26"/>
    <w:bookmarkStart w:id="29" w:name="rem-invertible-inverse"/>
    <w:p>
      <w:pPr>
        <w:pStyle w:val="BodyText"/>
      </w:pPr>
      <w:r>
        <w:rPr>
          <w:i/>
          <w:iCs/>
        </w:rPr>
        <w:t xml:space="preserve">Remark 3</w:t>
      </w:r>
      <w:r>
        <w:t xml:space="preserve"> (Invertible matrices and inverses).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suppose that 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</m:eqArr>
        </m:oMath>
      </m:oMathPara>
    </w:p>
    <w:p>
      <w:pPr>
        <w:pStyle w:val="FirstParagraph"/>
      </w:pP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8 in Matrices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at most one matrix satisfies these equations,</w:t>
      </w:r>
      <w:r>
        <w:t xml:space="preserve"> </w:t>
      </w:r>
      <w:r>
        <w:t xml:space="preserve">which is the uniqueness that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asserts.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therefore the 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exactly when it has an inverse.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the only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it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29"/>
    <w:bookmarkStart w:id="30" w:name="thm-inverse-product"/>
    <w:p>
      <w:pPr>
        <w:pStyle w:val="BodyText"/>
      </w:pPr>
      <w:r>
        <w:rPr>
          <w:b/>
          <w:bCs/>
        </w:rPr>
        <w:t xml:space="preserve">Theorem 1 (Inverse of a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by the candidate inverse on the right: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on the left: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8 in Matrices</w:t>
        </w:r>
      </w:hyperlink>
      <w:r>
        <w:t xml:space="preserve">.</w:t>
      </w:r>
    </w:p>
    <w:bookmarkStart w:id="31" w:name="thm-inverse-transpose"/>
    <w:p>
      <w:pPr>
        <w:pStyle w:val="BodyText"/>
      </w:pPr>
      <w:r>
        <w:rPr>
          <w:b/>
          <w:bCs/>
        </w:rPr>
        <w:t xml:space="preserve">Theorem 2 (Inverse of a transpose)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 the candidate inverse on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 first step of each display is</w:t>
      </w:r>
      <w:r>
        <w:t xml:space="preserve"> </w:t>
      </w:r>
      <w:hyperlink r:id="rId32">
        <w:r>
          <w:rPr>
            <w:rStyle w:val="Hyperlink"/>
          </w:rPr>
          <w:t xml:space="preserve">Theorem 17 in Matrices</w:t>
        </w:r>
      </w:hyperlink>
      <w:r>
        <w:t xml:space="preserve">.</w:t>
      </w:r>
    </w:p>
    <w:bookmarkStart w:id="33" w:name="exm-inverse-transpose"/>
    <w:p>
      <w:pPr>
        <w:pStyle w:val="BodyText"/>
      </w:pPr>
      <w:r>
        <w:rPr>
          <w:b/>
          <w:bCs/>
        </w:rPr>
        <w:t xml:space="preserve">Example 6 (Inverting a transpose)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2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0.5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multiplying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out does give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3"/>
    <w:bookmarkStart w:id="34" w:name="cor-inverse-symmetric"/>
    <w:p>
      <w:pPr>
        <w:pStyle w:val="BodyText"/>
      </w:pPr>
      <w:r>
        <w:rPr>
          <w:b/>
          <w:bCs/>
        </w:rPr>
        <w:t xml:space="preserve">Corollary 1 (The inverse of a symmetric matrix is symmetric)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and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35" w:name="exm-inverse-symmetric"/>
    <w:p>
      <w:pPr>
        <w:pStyle w:val="BodyText"/>
      </w:pPr>
      <w:r>
        <w:rPr>
          <w:b/>
          <w:bCs/>
        </w:rPr>
        <w:t xml:space="preserve">Example 7 (Inverting a symmetric matrix)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symmetric too, as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35"/>
    <w:bookmarkStart w:id="36" w:name="thm-invertible-cancel"/>
    <w:p>
      <w:pPr>
        <w:pStyle w:val="BodyText"/>
      </w:pPr>
      <w:r>
        <w:rPr>
          <w:b/>
          <w:bCs/>
        </w:rPr>
        <w:t xml:space="preserve">Theorem 3 (An invertible factor can be cancelled)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(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, then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▫</m:t>
        </m:r>
      </m:oMath>
      <w:r>
        <w:t xml:space="preserve">​</w:t>
      </w:r>
    </w:p>
    <w:bookmarkStart w:id="37" w:name="cor-invertible-cancel-right"/>
    <w:p>
      <w:pPr>
        <w:pStyle w:val="BodyText"/>
      </w:pPr>
      <w:r>
        <w:rPr>
          <w:b/>
          <w:bCs/>
        </w:rPr>
        <w:t xml:space="preserve">Corollary 2 (An invertible factor can be cancelled on the right)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, then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.</w:t>
      </w:r>
    </w:p>
    <w:p>
      <w:pPr>
        <w:pStyle w:val="BodyText"/>
      </w:pPr>
      <w:r>
        <w:t xml:space="preserve">The proof of</w:t>
      </w:r>
      <w:r>
        <w:t xml:space="preserve"> </w:t>
      </w:r>
      <w:hyperlink w:anchor="thm-invertible-cance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works with every product reversed:</w:t>
      </w:r>
      <w:r>
        <w:t xml:space="preserve"> </w:t>
      </w:r>
      <w:r>
        <w:t xml:space="preserve">multiply both sides on the right by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37"/>
    <w:bookmarkStart w:id="38" w:name="exm-invertible-cancel"/>
    <w:p>
      <w:pPr>
        <w:pStyle w:val="BodyText"/>
      </w:pPr>
      <w:r>
        <w:rPr>
          <w:b/>
          <w:bCs/>
        </w:rPr>
        <w:t xml:space="preserve">Example 8 (Solving for a matrix by cancelling an invertible factor)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invertible 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multiplying both sides on the left by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as in the proof of</w:t>
      </w:r>
      <w:r>
        <w:t xml:space="preserve"> </w:t>
      </w:r>
      <w:hyperlink w:anchor="thm-invertible-cancel">
        <w:r>
          <w:rPr>
            <w:rStyle w:val="Hyperlink"/>
          </w:rPr>
          <w:t xml:space="preserve">Theorem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Check:</w:t>
      </w:r>
      <w:r>
        <w:t xml:space="preserve"> </w:t>
      </w:r>
      <m:oMath>
        <m:r>
          <m:rPr>
            <m:sty m:val="bi"/>
          </m:rPr>
          <m:t>A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38"/>
    <w:bookmarkStart w:id="39" w:name="exm-matmul-zero-divisors"/>
    <w:p>
      <w:pPr>
        <w:pStyle w:val="BodyText"/>
      </w:pPr>
      <w:r>
        <w:rPr>
          <w:b/>
          <w:bCs/>
        </w:rPr>
        <w:t xml:space="preserve">Example 9 (A product of two nonzero matrices can be the zero matrix)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neither matrix is the zero matrix (</w:t>
      </w:r>
      <w:hyperlink r:id="rId9">
        <w:r>
          <w:rPr>
            <w:rStyle w:val="Hyperlink"/>
          </w:rPr>
          <w:t xml:space="preserve">Definition 4 in Matrices</w:t>
        </w:r>
      </w:hyperlink>
      <w:r>
        <w:t xml:space="preserve">),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numbers,</w:t>
      </w:r>
      <w:r>
        <w:t xml:space="preserve"> </w:t>
      </w:r>
      <m:oMath>
        <m:r>
          <m:t>a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matrices it does not.</w:t>
      </w:r>
    </w:p>
    <w:p>
      <w:pPr>
        <w:pStyle w:val="BodyText"/>
      </w:pP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≠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factor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cannot be cancelled from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This does not contradict</w:t>
      </w:r>
      <w:r>
        <w:t xml:space="preserve"> </w:t>
      </w:r>
      <w:hyperlink w:anchor="thm-invertible-cancel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singular:</w:t>
      </w:r>
      <w:r>
        <w:t xml:space="preserve"> </w:t>
      </w:r>
      <w:r>
        <w:t xml:space="preserve">its second row is zero, 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has a zero second row for every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can never be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9"/>
    <w:bookmarkStart w:id="46" w:name="rem-matrix-vs-scalar-arithmetic"/>
    <w:p>
      <w:pPr>
        <w:pStyle w:val="BodyText"/>
      </w:pPr>
      <w:r>
        <w:rPr>
          <w:i/>
          <w:iCs/>
        </w:rPr>
        <w:t xml:space="preserve">Remark 4</w:t>
      </w:r>
      <w:r>
        <w:t xml:space="preserve"> (Matrix arithmetic compared with scalar arithmetic). </w:t>
      </w:r>
      <w:r>
        <w:rPr>
          <w:b/>
          <w:bCs/>
        </w:rPr>
        <w:t xml:space="preserve">Sums and differences.</w:t>
      </w:r>
      <w:r>
        <w:t xml:space="preserve"> </w:t>
      </w:r>
      <w:r>
        <w:t xml:space="preserve">Matrix addition has every property that addition of numbers has:</w:t>
      </w:r>
      <w:r>
        <w:t xml:space="preserve"> </w:t>
      </w:r>
      <w:r>
        <w:t xml:space="preserve">it is commutative (</w:t>
      </w:r>
      <w:hyperlink r:id="rId40">
        <w:r>
          <w:rPr>
            <w:rStyle w:val="Hyperlink"/>
          </w:rPr>
          <w:t xml:space="preserve">Theorem 1 in Matrices</w:t>
        </w:r>
      </w:hyperlink>
      <w:r>
        <w:t xml:space="preserve">),</w:t>
      </w:r>
      <w:r>
        <w:t xml:space="preserve"> </w:t>
      </w:r>
      <w:r>
        <w:t xml:space="preserve">associative (</w:t>
      </w:r>
      <w:hyperlink r:id="rId41">
        <w:r>
          <w:rPr>
            <w:rStyle w:val="Hyperlink"/>
          </w:rPr>
          <w:t xml:space="preserve">Theorem 2 in Matrices</w:t>
        </w:r>
      </w:hyperlink>
      <w:r>
        <w:t xml:space="preserve">),</w:t>
      </w:r>
      <w:r>
        <w:t xml:space="preserve"> </w:t>
      </w:r>
      <w:r>
        <w:t xml:space="preserve">has the zero matrix as its identity (</w:t>
      </w:r>
      <w:hyperlink r:id="rId42">
        <w:r>
          <w:rPr>
            <w:rStyle w:val="Hyperlink"/>
          </w:rPr>
          <w:t xml:space="preserve">Theorem 3 in Matrices</w:t>
        </w:r>
      </w:hyperlink>
      <w:r>
        <w:t xml:space="preserve">),</w:t>
      </w:r>
      <w:r>
        <w:t xml:space="preserve"> </w:t>
      </w:r>
      <w:r>
        <w:t xml:space="preserve">and gives each matrix a negative (</w:t>
      </w:r>
      <w:hyperlink r:id="rId43">
        <w:r>
          <w:rPr>
            <w:rStyle w:val="Hyperlink"/>
          </w:rPr>
          <w:t xml:space="preserve">Theorem 4 in Matrices</w:t>
        </w:r>
      </w:hyperlink>
      <w:r>
        <w:t xml:space="preserve">).</w:t>
      </w:r>
      <w:r>
        <w:t xml:space="preserve"> </w:t>
      </w:r>
      <w:r>
        <w:t xml:space="preserve">The only new condition is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the same dimensions.</w:t>
      </w:r>
    </w:p>
    <w:p>
      <w:pPr>
        <w:pStyle w:val="BodyText"/>
      </w:pPr>
      <w:r>
        <w:rPr>
          <w:b/>
          <w:bCs/>
        </w:rPr>
        <w:t xml:space="preserve">Products.</w:t>
      </w:r>
      <w:r>
        <w:t xml:space="preserve"> </w:t>
      </w:r>
      <w:r>
        <w:t xml:space="preserve">Matrix multiplication keeps three properties of multiplication of numbers:</w:t>
      </w:r>
      <w:r>
        <w:t xml:space="preserve"> </w:t>
      </w:r>
      <w:r>
        <w:t xml:space="preserve">it is associative (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it is distributive over addition (</w:t>
      </w:r>
      <w:hyperlink r:id="rId44">
        <w:r>
          <w:rPr>
            <w:rStyle w:val="Hyperlink"/>
          </w:rPr>
          <w:t xml:space="preserve">Theorem 6 in Matrices</w:t>
        </w:r>
      </w:hyperlink>
      <w:r>
        <w:t xml:space="preserve">),</w:t>
      </w:r>
      <w:r>
        <w:t xml:space="preserve"> </w:t>
      </w:r>
      <w:r>
        <w:t xml:space="preserve">and it has an identity,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Theorem 8 in Matrices</w:t>
        </w:r>
      </w:hyperlink>
      <w:r>
        <w:t xml:space="preserve">).</w:t>
      </w:r>
      <w:r>
        <w:t xml:space="preserve"> </w:t>
      </w:r>
      <w:r>
        <w:t xml:space="preserve">It differs from multiplication of numbers in four ways: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 defined only when the number of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equals the number of rows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 7 in Matrices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It is not commutative: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 </w:t>
      </w:r>
      <w:r>
        <w:t xml:space="preserve">in general (</w:t>
      </w:r>
      <w:hyperlink r:id="rId45">
        <w:r>
          <w:rPr>
            <w:rStyle w:val="Hyperlink"/>
          </w:rPr>
          <w:t xml:space="preserve">Remark 2 in Matrices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nonzero square matrix need not have an inverse (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"/>
          </m:rPr>
          <m:t>0</m:t>
        </m:r>
      </m:oMath>
      <w:r>
        <w:t xml:space="preserve"> </w:t>
      </w:r>
      <w:r>
        <w:t xml:space="preserve">can hold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≠</m:t>
        </m:r>
        <m:r>
          <m:rPr>
            <m:sty m:val="b"/>
          </m:rP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"/>
          </m:rPr>
          <m:t>0</m:t>
        </m:r>
      </m:oMath>
      <w:r>
        <w:t xml:space="preserve"> </w:t>
      </w:r>
      <w:r>
        <w:t xml:space="preserve">(</w:t>
      </w:r>
      <w:hyperlink w:anchor="exm-matmul-zero-divisors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so a factor cannot be cancelled from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unless it is invertible (</w:t>
      </w:r>
      <w:hyperlink w:anchor="thm-invertible-cancel">
        <w:r>
          <w:rPr>
            <w:rStyle w:val="Hyperlink"/>
          </w:rPr>
          <w:t xml:space="preserve">Theorem 3</w:t>
        </w:r>
      </w:hyperlink>
      <w:r>
        <w:t xml:space="preserve">).</w:t>
      </w:r>
    </w:p>
    <w:bookmarkEnd w:id="46"/>
    <w:bookmarkStart w:id="47" w:name="def-idempotent-matrix"/>
    <w:p>
      <w:pPr>
        <w:pStyle w:val="FirstParagraph"/>
      </w:pPr>
      <w:r>
        <w:rPr>
          <w:b/>
          <w:bCs/>
        </w:rPr>
        <w:t xml:space="preserve">Definition 7 (Idempotent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[4]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47"/>
    <w:bookmarkStart w:id="48" w:name="exm-idempotent"/>
    <w:p>
      <w:pPr>
        <w:pStyle w:val="FirstParagraph"/>
      </w:pPr>
      <w:r>
        <w:rPr>
          <w:b/>
          <w:bCs/>
        </w:rPr>
        <w:t xml:space="preserve">Example 10 (An idempotent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idempotent.</w:t>
      </w:r>
    </w:p>
    <w:bookmarkEnd w:id="48"/>
    <w:bookmarkStart w:id="49" w:name="exm-not-idempotent"/>
    <w:p>
      <w:pPr>
        <w:pStyle w:val="BodyText"/>
      </w:pPr>
      <w:r>
        <w:rPr>
          <w:b/>
          <w:bCs/>
        </w:rPr>
        <w:t xml:space="preserve">Example 11 (A matrix that is not idempotent)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not idempotent.</w:t>
      </w:r>
    </w:p>
    <w:bookmarkEnd w:id="49"/>
    <w:bookmarkStart w:id="50" w:name="def-projection-matrix"/>
    <w:p>
      <w:pPr>
        <w:pStyle w:val="BodyText"/>
      </w:pPr>
      <w:r>
        <w:rPr>
          <w:b/>
          <w:bCs/>
        </w:rPr>
        <w:t xml:space="preserve">Definition 8 (Orthogonal projection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orthogonal projection matrix</w:t>
      </w:r>
      <w:r>
        <w:t xml:space="preserve"> </w:t>
      </w:r>
      <w:r>
        <w:t xml:space="preserve">if it is both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and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P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  <m:r>
            <m:t>  </m:t>
          </m:r>
          <m:r>
            <m:rPr>
              <m:nor/>
              <m:sty m:val="p"/>
            </m:rPr>
            <m:t>and</m:t>
          </m:r>
          <m:r>
            <m:t>  </m:t>
          </m:r>
          <m:sSup>
            <m:e>
              <m:r>
                <m:rPr>
                  <m:sty m:val="bi"/>
                </m:rPr>
                <m:t>P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</m:oMath>
      </m:oMathPara>
    </w:p>
    <w:bookmarkEnd w:id="50"/>
    <w:bookmarkStart w:id="51" w:name="def-oblique-projection"/>
    <w:p>
      <w:pPr>
        <w:pStyle w:val="FirstParagraph"/>
      </w:pPr>
      <w:r>
        <w:rPr>
          <w:b/>
          <w:bCs/>
        </w:rPr>
        <w:t xml:space="preserve">Definition 9 (Oblique projection)</w:t>
      </w:r>
      <w:r>
        <w:t xml:space="preserve"> </w:t>
      </w:r>
      <w:r>
        <w:t xml:space="preserve">A square matrix is an</w:t>
      </w:r>
      <w:r>
        <w:t xml:space="preserve"> </w:t>
      </w:r>
      <w:r>
        <w:rPr>
          <w:b/>
          <w:bCs/>
        </w:rPr>
        <w:t xml:space="preserve">oblique projection</w:t>
      </w:r>
      <w:r>
        <w:t xml:space="preserve"> </w:t>
      </w:r>
      <w:r>
        <w:t xml:space="preserve">if it is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but not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51"/>
    <w:bookmarkStart w:id="52" w:name="exm-projection-matrix"/>
    <w:p>
      <w:pPr>
        <w:pStyle w:val="BodyText"/>
      </w:pPr>
      <w:r>
        <w:rPr>
          <w:b/>
          <w:bCs/>
        </w:rPr>
        <w:t xml:space="preserve">Example 12 (An orthogonal projection and an oblique one)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symmetric, 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 orthogonal projection matrix;</w:t>
      </w:r>
      <w:r>
        <w:t xml:space="preserve"> </w:t>
      </w:r>
      <w:r>
        <w:t xml:space="preserve">it maps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idempotent: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oblique projection,</w:t>
      </w:r>
      <w:r>
        <w:t xml:space="preserve"> </w:t>
      </w:r>
      <w:r>
        <w:t xml:space="preserve">not an orthogonal projection matrix.</w:t>
      </w:r>
    </w:p>
    <w:bookmarkEnd w:id="52"/>
    <w:bookmarkStart w:id="53" w:name="rem-projection-matrix-terminology"/>
    <w:p>
      <w:pPr>
        <w:pStyle w:val="BodyText"/>
      </w:pPr>
      <w:r>
        <w:rPr>
          <w:i/>
          <w:iCs/>
        </w:rPr>
        <w:t xml:space="preserve">Remark 5</w:t>
      </w:r>
      <w:r>
        <w:t xml:space="preserve"> (What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means in these notes). </w:t>
      </w:r>
      <w:r>
        <w:t xml:space="preserve">Some texts call any idempotent matrix a projection matrix,</w:t>
      </w:r>
      <w:r>
        <w:t xml:space="preserve"> </w:t>
      </w:r>
      <w:r>
        <w:t xml:space="preserve">so that both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would count as one.</w:t>
      </w:r>
      <w:r>
        <w:t xml:space="preserve"> </w:t>
      </w:r>
      <w:r>
        <w:t xml:space="preserve">Regression texts often say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when they mean an orthogonal one.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always means</w:t>
      </w:r>
      <w:r>
        <w:t xml:space="preserve"> </w:t>
      </w:r>
      <w:r>
        <w:t xml:space="preserve">an orthogonal projection matrix in the sense of</w:t>
      </w:r>
      <w:r>
        <w:t xml:space="preserve"> 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and never an oblique projection (</w:t>
      </w:r>
      <w:hyperlink w:anchor="def-oblique-projec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</w:t>
      </w:r>
    </w:p>
    <w:bookmarkEnd w:id="53"/>
    <w:bookmarkStart w:id="54" w:name="thm-projection-complement"/>
    <w:p>
      <w:pPr>
        <w:pStyle w:val="BodyText"/>
      </w:pPr>
      <w:r>
        <w:rPr>
          <w:b/>
          <w:bCs/>
        </w:rPr>
        <w:t xml:space="preserve">Theorem 4 (Complement of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P</m:t>
        </m:r>
      </m:oMath>
      <w:r>
        <w:t xml:space="preserve"> </w:t>
      </w:r>
      <w:r>
        <w:t xml:space="preserve">is also an orthogonal projection matrix.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bookmarkStart w:id="55" w:name="thm-projection-orthogonal"/>
    <w:p>
      <w:pPr>
        <w:pStyle w:val="FirstParagraph"/>
      </w:pPr>
      <w:r>
        <w:rPr>
          <w:b/>
          <w:bCs/>
        </w:rPr>
        <w:t xml:space="preserve">Theorem 5 (Projection matrices produce orthogonal decompositions)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any vector of length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w:r>
        <w:t xml:space="preserve">the two components of the decomposition</w:t>
      </w:r>
    </w:p>
    <w:p>
      <w:pPr>
        <w:pStyle w:val="BodyText"/>
      </w:pPr>
      <w:r>
        <w:t xml:space="preserve">$$\mathord{\smash[b]{\underset{\raise.3ex\hbox{$\scriptstyle\sim$}}{v}}\vphantom{v}} = \underbrace{\mathbf{P}\mathord{\smash[b]{\underset{\raise.3ex\hbox{$\scriptstyle\sim$}}{v}}\vphantom{v}}}_{\text{projected}} + \underbrace{(\mathbf{I}_p - \mathbf{P})\mathord{\smash[b]{\underset{\raise.3ex\hbox{$\scriptstyle\sim$}}{v}}\vphantom{v}}}_{\text{residual}}$$</w:t>
      </w:r>
    </w:p>
    <w:p>
      <w:pPr>
        <w:pStyle w:val="FirstParagraph"/>
      </w:pPr>
      <w:r>
        <w:t xml:space="preserve">are orthogonal:</w:t>
      </w:r>
    </w:p>
    <w:p>
      <w:pPr>
        <w:pStyle w:val="BodyText"/>
      </w:pPr>
      <w:r>
        <w:t xml:space="preserve">$$\mathbf{P}\mathord{\smash[b]{\underset{\raise.3ex\hbox{$\scriptstyle\sim$}}{v}}\vphantom{v}} \;\perp\; (\mathbf{I}_p - \mathbf{P})\mathord{\smash[b]{\underset{\raise.3ex\hbox{$\scriptstyle\sim$}}{v}}\vphantom{v}}$$</w:t>
      </w:r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$$\begin{aligned}
    {(\mathbf{P}\mathord{\smash[b]{\underset{\raise.3ex\hbox{$\scriptstyle\sim$}}{v}}\vphantom{v}})}^{\top}\,(\mathbf{I} - \mathbf{P})\mathord{\smash[b]{\underset{\raise.3ex\hbox{$\scriptstyle\sim$}}{v}}\vphantom{v}}
    &amp;= {\mathord{\smash[b]{\underset{\raise.3ex\hbox{$\scriptstyle\sim$}}{v}}\vphantom{v}}}^{\top}\,{\mathbf{P}}^{\top}\,(\mathbf{I} - \mathbf{P})\mathord{\smash[b]{\underset{\raise.3ex\hbox{$\scriptstyle\sim$}}{v}}\vphantom{v}} \\
    &amp;= {\mathord{\smash[b]{\underset{\raise.3ex\hbox{$\scriptstyle\sim$}}{v}}\vphantom{v}}}^{\top}\,\mathbf{P}\,(\mathbf{I} - \mathbf{P})\mathord{\smash[b]{\underset{\raise.3ex\hbox{$\scriptstyle\sim$}}{v}}\vphantom{v}} \\
    &amp;= {\mathord{\smash[b]{\underset{\raise.3ex\hbox{$\scriptstyle\sim$}}{v}}\vphantom{v}}}^{\top}\,(\mathbf{P} - \mathbf{P}^2)\mathord{\smash[b]{\underset{\raise.3ex\hbox{$\scriptstyle\sim$}}{v}}\vphantom{v}} \\
    &amp;= {\mathord{\smash[b]{\underset{\raise.3ex\hbox{$\scriptstyle\sim$}}{v}}\vphantom{v}}}^{\top}\,(\mathbf{P} - \mathbf{P})\mathord{\smash[b]{\underset{\raise.3ex\hbox{$\scriptstyle\sim$}}{v}}\vphantom{v}} \\
    &amp;= {\mathord{\smash[b]{\underset{\raise.3ex\hbox{$\scriptstyle\sim$}}{v}}\vphantom{v}}}^{\top}\,\mathbf{0}\,\mathord{\smash[b]{\underset{\raise.3ex\hbox{$\scriptstyle\sim$}}{v}}\vphantom{v}} \\
    &amp;= 0
    \end{aligned}$$</w:t>
      </w:r>
    </w:p>
    <w:p>
      <w:pPr>
        <w:pStyle w:val="FirstParagraph"/>
      </w:pPr>
      <w:r>
        <w:t xml:space="preserve">where the second line uses symmetry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</w:t>
      </w:r>
      <w:r>
        <w:t xml:space="preserve"> </w:t>
      </w:r>
      <w:r>
        <w:t xml:space="preserve">and the fourth line uses idempotency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).</w:t>
      </w:r>
    </w:p>
    <w:bookmarkStart w:id="56" w:name="def-orthogonal-matrix"/>
    <w:p>
      <w:pPr>
        <w:pStyle w:val="BodyText"/>
      </w:pPr>
      <w:r>
        <w:rPr>
          <w:b/>
          <w:bCs/>
        </w:rPr>
        <w:t xml:space="preserve">Definition 10 (Orthogonal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[5]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</m:oMath>
      </m:oMathPara>
    </w:p>
    <w:bookmarkEnd w:id="56"/>
    <w:bookmarkStart w:id="57" w:name="exm-orthogonal-matrix"/>
    <w:p>
      <w:pPr>
        <w:pStyle w:val="FirstParagraph"/>
      </w:pPr>
      <w:r>
        <w:rPr>
          <w:b/>
          <w:bCs/>
        </w:rPr>
        <w:t xml:space="preserve">Example 13 (A rotation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0.8</m:t>
                    </m:r>
                  </m:e>
                </m:mr>
                <m:mr>
                  <m:e>
                    <m:r>
                      <m:t>0.8</m:t>
                    </m:r>
                  </m:e>
                  <m:e>
                    <m:r>
                      <m:t>0.6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rotates each vector in the plane counterclockwise</w:t>
      </w:r>
      <w:r>
        <w:t xml:space="preserve"> </w:t>
      </w:r>
      <w:r>
        <w:t xml:space="preserve">by the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 </w:t>
      </w:r>
      <w:r>
        <w:t xml:space="preserve">(about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degrees)</w:t>
      </w:r>
      <w:r>
        <w:t xml:space="preserve"> </w:t>
      </w:r>
      <w:r>
        <w:t xml:space="preserve">[6, Ch. 8], Example 8.1, p. 207</w:t>
      </w:r>
      <w:r>
        <w:t xml:space="preserve">.</w:t>
      </w:r>
      <w:r>
        <w:t xml:space="preserve"> </w:t>
      </w:r>
      <w:r>
        <w:t xml:space="preserve">It is orthogonal: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7"/>
    <w:bookmarkStart w:id="58" w:name="exm-not-orthogonal-matrix"/>
    <w:p>
      <w:pPr>
        <w:pStyle w:val="FirstParagraph"/>
      </w:pPr>
      <w:r>
        <w:rPr>
          <w:b/>
          <w:bCs/>
        </w:rPr>
        <w:t xml:space="preserve">Example 14 (Orthogonal columns are not enough)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orthogonal columns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not an orthogonal matrix: its columns have norm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58"/>
    <w:bookmarkStart w:id="60" w:name="rem-orthogonal-matrix-columns"/>
    <w:p>
      <w:pPr>
        <w:pStyle w:val="BodyText"/>
      </w:pPr>
      <w:r>
        <w:rPr>
          <w:i/>
          <w:iCs/>
        </w:rPr>
        <w:t xml:space="preserve">Remark 6</w:t>
      </w:r>
      <w:r>
        <w:t xml:space="preserve"> (The columns of an orthogonal matrix are orthonormal).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is the dot product of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 that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59">
        <w:r>
          <w:rPr>
            <w:rStyle w:val="Hyperlink"/>
          </w:rPr>
          <w:t xml:space="preserve">Definition 19 in Vectors</w:t>
        </w:r>
      </w:hyperlink>
      <w:r>
        <w:t xml:space="preserve">).</w:t>
      </w:r>
      <w:r>
        <w:t xml:space="preserve"> </w:t>
      </w:r>
      <w:r>
        <w:t xml:space="preserve">For a square matrix,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also implies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[6, Ch. 8], Theorem 8.1 and Definition 8.1, p. 209</w:t>
      </w:r>
      <w:r>
        <w:t xml:space="preserve">.</w:t>
      </w:r>
    </w:p>
    <w:p>
      <w:pPr>
        <w:pStyle w:val="BodyText"/>
      </w:pPr>
      <w:r>
        <w:t xml:space="preserve">For example,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orthogonal-matrix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0.8</m:t>
        </m:r>
        <m:r>
          <m:rPr>
            <m:sty m:val="p"/>
          </m:rPr>
          <m:t>,</m:t>
        </m:r>
        <m:r>
          <m:t>0.6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diagonal entries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are their squared norms,</w:t>
      </w:r>
      <w:r>
        <w:t xml:space="preserve"> </w:t>
      </w:r>
      <w:r>
        <w:t xml:space="preserve">and the off-diagonal entries</w:t>
      </w:r>
      <w:r>
        <w:t xml:space="preserve"> </w:t>
      </w:r>
      <m:oMath>
        <m:r>
          <m:rPr>
            <m:sty m:val="p"/>
          </m:rPr>
          <m:t>−</m:t>
        </m:r>
        <m:r>
          <m:t>0.48</m:t>
        </m:r>
        <m:r>
          <m:rPr>
            <m:sty m:val="p"/>
          </m:rPr>
          <m:t>+</m:t>
        </m:r>
        <m:r>
          <m:t>0.48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their dot product.</w:t>
      </w:r>
      <w:r>
        <w:t xml:space="preserve"> </w:t>
      </w:r>
      <w:r>
        <w:t xml:space="preserve">Multiplying in the other order also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60"/>
    <w:bookmarkStart w:id="61" w:name="thm-orthogonal-norm"/>
    <w:p>
      <w:pPr>
        <w:pStyle w:val="BodyText"/>
      </w:pPr>
      <w:r>
        <w:rPr>
          <w:b/>
          <w:bCs/>
        </w:rPr>
        <w:t xml:space="preserve">Theorem 6 (Orthogonal matrices preserve length)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w:r>
        <w:t xml:space="preserve">$$
    \mathopen{}\left\lVert\mathbf{Q}\mathord{\smash[b]{\underset{\raise.3ex\hbox{$\scriptstyle\sim$}}{x}}\vphantom{x}}\right\rVert\mathclose{} = \mathopen{}\left\lVert\mathord{\smash[b]{\underset{\raise.3ex\hbox{$\scriptstyle\sim$}}{x}}\vphantom{x}}\right\rVert\mathclose{}
    $$</w:t>
      </w:r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\mathopen{}\left\lVert\mathbf{Q}\mathord{\smash[b]{\underset{\raise.3ex\hbox{$\scriptstyle\sim$}}{x}}\vphantom{x}}\right\rVert\mathclose{}^2
    &amp;= (\mathbf{Q}\mathord{\smash[b]{\underset{\raise.3ex\hbox{$\scriptstyle\sim$}}{x}}\vphantom{x}}) \cdot (\mathbf{Q}\mathord{\smash[b]{\underset{\raise.3ex\hbox{$\scriptstyle\sim$}}{x}}\vphantom{x}})
    &amp;&amp; \text{(definition of the Euclidean norm)}
    \\
    &amp;= {(\mathbf{Q}\mathord{\smash[b]{\underset{\raise.3ex\hbox{$\scriptstyle\sim$}}{x}}\vphantom{x}})}^{\top}\,(\mathbf{Q}\mathord{\smash[b]{\underset{\raise.3ex\hbox{$\scriptstyle\sim$}}{x}}\vphantom{x}})
    &amp;&amp; \text{(dot product as a matrix product)}
    \\
    &amp;= {\mathord{\smash[b]{\underset{\raise.3ex\hbox{$\scriptstyle\sim$}}{x}}\vphantom{x}}}^{\top}\,{\mathbf{Q}}^{\top}\,(\mathbf{Q}\mathord{\smash[b]{\underset{\raise.3ex\hbox{$\scriptstyle\sim$}}{x}}\vphantom{x}})
    &amp;&amp; \text{(transpose of a product)}
    \\
    &amp;= {\mathord{\smash[b]{\underset{\raise.3ex\hbox{$\scriptstyle\sim$}}{x}}\vphantom{x}}}^{\top}\,({\mathbf{Q}}^{\top}\mathbf{Q})\,\mathord{\smash[b]{\underset{\raise.3ex\hbox{$\scriptstyle\sim$}}{x}}\vphantom{x}}
    &amp;&amp; \text{(regroup; matrix multiplication is associative)}
    \\
    &amp;= {\mathord{\smash[b]{\underset{\raise.3ex\hbox{$\scriptstyle\sim$}}{x}}\vphantom{x}}}^{\top}\,\mathbf{I}_p\,\mathord{\smash[b]{\underset{\raise.3ex\hbox{$\scriptstyle\sim$}}{x}}\vphantom{x}}
    &amp;&amp; \text{(definition of an orthogonal matrix)}
    \\
    &amp;= {\mathord{\smash[b]{\underset{\raise.3ex\hbox{$\scriptstyle\sim$}}{x}}\vphantom{x}}}^{\top}\,\mathord{\smash[b]{\underset{\raise.3ex\hbox{$\scriptstyle\sim$}}{x}}\vphantom{x}}
    &amp;&amp; \text{(identity matrix)}
    \\
    &amp;= \mathopen{}\left\lVert\mathord{\smash[b]{\underset{\raise.3ex\hbox{$\scriptstyle\sim$}}{x}}\vphantom{x}}\right\rVert\mathclose{}^2
    &amp;&amp; \text{(definition of the Euclidean norm)}
    \end{aligned}
    $$</w:t>
      </w:r>
    </w:p>
    <w:p>
      <w:pPr>
        <w:pStyle w:val="FirstParagraph"/>
      </w:pPr>
      <w:r>
        <w:t xml:space="preserve">Both norms are nonnegative square roots,</w:t>
      </w:r>
      <w:r>
        <w:t xml:space="preserve"> </w:t>
      </w:r>
      <w:r>
        <w:t xml:space="preserve">so equal squares give</w:t>
      </w:r>
      <w:r>
        <w:t xml:space="preserve"> </w:t>
      </w:r>
      <w:r>
        <w:t xml:space="preserve">$\mathopen{}\left\lVert\mathbf{Q}\mathord{\smash[b]{\underset{\raise.3ex\hbox{$\scriptstyle\sim$}}{x}}\vphantom{x}}\right\rVert\mathclose{} = \mathopen{}\left\lVert\mathord{\smash[b]{\underset{\raise.3ex\hbox{$\scriptstyle\sim$}}{x}}\vphantom{x}}\right\rVert\mathclose{}$</w:t>
      </w:r>
      <w:r>
        <w:t xml:space="preserve">.</w:t>
      </w:r>
      <w:r>
        <w:t xml:space="preserve"> </w:t>
      </w:r>
      <w:r>
        <w:t xml:space="preserve">The second step is</w:t>
      </w:r>
      <w:r>
        <w:t xml:space="preserve"> </w:t>
      </w:r>
      <w:hyperlink r:id="rId62">
        <w:r>
          <w:rPr>
            <w:rStyle w:val="Hyperlink"/>
          </w:rPr>
          <w:t xml:space="preserve">Example 6 in Matrices</w:t>
        </w:r>
      </w:hyperlink>
      <w:r>
        <w:t xml:space="preserve">,</w:t>
      </w:r>
      <w:r>
        <w:t xml:space="preserve"> </w:t>
      </w:r>
      <w:r>
        <w:t xml:space="preserve">the third is</w:t>
      </w:r>
      <w:r>
        <w:t xml:space="preserve"> </w:t>
      </w:r>
      <w:hyperlink r:id="rId32">
        <w:r>
          <w:rPr>
            <w:rStyle w:val="Hyperlink"/>
          </w:rPr>
          <w:t xml:space="preserve">Theorem 17 in Matrices</w:t>
        </w:r>
      </w:hyperlink>
      <w:r>
        <w:t xml:space="preserve">,</w:t>
      </w:r>
      <w:r>
        <w:t xml:space="preserve"> </w:t>
      </w:r>
      <w:r>
        <w:t xml:space="preserve">and the fourth is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.</w:t>
      </w:r>
    </w:p>
    <w:bookmarkStart w:id="64" w:name="exm-orthogonal-norm"/>
    <w:p>
      <w:pPr>
        <w:pStyle w:val="BodyText"/>
      </w:pPr>
      <w:r>
        <w:rPr>
          <w:b/>
          <w:bCs/>
        </w:rPr>
        <w:t xml:space="preserve">Example 15 (Rotating a vector keeps its length)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orthogonal-matrix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(3, 4)$</w:t>
      </w:r>
      <w:r>
        <w:t xml:space="preserve"> </w:t>
      </w:r>
      <w:r>
        <w:t xml:space="preserve">from</w:t>
      </w:r>
      <w:r>
        <w:t xml:space="preserve"> </w:t>
      </w:r>
      <w:hyperlink r:id="rId63">
        <w:r>
          <w:rPr>
            <w:rStyle w:val="Hyperlink"/>
          </w:rPr>
          <w:t xml:space="preserve">Example 11 in Vectors</w:t>
        </w:r>
      </w:hyperlink>
      <w:r>
        <w:t xml:space="preserve">:</w:t>
      </w:r>
    </w:p>
    <w:p>
      <w:pPr>
        <w:pStyle w:val="BodyText"/>
      </w:pPr>
      <w:r>
        <w:t xml:space="preserve">$$
    \begin{aligned}
    \mathbf{Q}\mathord{\smash[b]{\underset{\raise.3ex\hbox{$\scriptstyle\sim$}}{x}}\vphantom{x}}
    &amp;= \begin{bmatrix} 0.6 \cdot 3 - 0.8 \cdot 4 \\ 0.8 \cdot 3 + 0.6 \cdot 4 \end{bmatrix}
    &amp;&amp; \text{(definition of matrix-vector multiplication)}
    \\
    &amp;= \begin{bmatrix} 1.8 - 3.2 \\ 2.4 + 2.4 \end{bmatrix}
    &amp;&amp; \text{(multiply)}
    \\
    &amp;= \begin{bmatrix} -1.4 \\ 4.8 \end{bmatrix}
    &amp;&amp; \text{(add)}
    \end{aligned}
    $$</w:t>
      </w:r>
    </w:p>
    <w:p>
      <w:pPr>
        <w:pStyle w:val="FirstParagraph"/>
      </w:pPr>
      <w:r>
        <w:t xml:space="preserve">$$
    \begin{aligned}
    \mathopen{}\left\lVert\mathbf{Q}\mathord{\smash[b]{\underset{\raise.3ex\hbox{$\scriptstyle\sim$}}{x}}\vphantom{x}}\right\rVert\mathclose{}
    &amp;= \sqrt{(-1.4)^2 + 4.8^2}
    &amp;&amp; \text{(definition of the norm)}
    \\
    &amp;= \sqrt{1.96 + 23.04}
    &amp;&amp; \text{(square)}
    \\
    &amp;= \sqrt{25}
    &amp;&amp; \text{(add)}
    \\
    &amp;= 5
    &amp;&amp; \text{(take the square root)}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r>
        <w:t xml:space="preserve">$\mathopen{}\left\lVert\mathord{\smash[b]{\underset{\raise.3ex\hbox{$\scriptstyle\sim$}}{x}}\vphantom{x}}\right\rVert\mathclose{} = 5$</w:t>
      </w:r>
      <w:r>
        <w:t xml:space="preserve">.</w:t>
      </w:r>
    </w:p>
    <w:bookmarkEnd w:id="64"/>
    <w:bookmarkEnd w:id="65"/>
    <w:bookmarkStart w:id="76" w:name="quadratic-forms"/>
    <w:p>
      <w:pPr>
        <w:pStyle w:val="Heading2"/>
      </w:pPr>
      <w:r>
        <w:t xml:space="preserve">2 Quadratic Forms</w:t>
      </w:r>
    </w:p>
    <w:bookmarkStart w:id="66" w:name="def-quadratic-form"/>
    <w:p>
      <w:pPr>
        <w:pStyle w:val="FirstParagraph"/>
      </w:pPr>
      <w:r>
        <w:rPr>
          <w:b/>
          <w:bCs/>
        </w:rPr>
        <w:t xml:space="preserve">Definition 11 (Quadratic form)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quadratic form</w:t>
      </w:r>
      <w:r>
        <w:t xml:space="preserve"> </w:t>
      </w:r>
      <w:r>
        <w:t xml:space="preserve">[7]</w:t>
      </w:r>
      <w:r>
        <w:t xml:space="preserve"> </w:t>
      </w:r>
      <w:r>
        <w:t xml:space="preserve">is a mathematical expression of the structure</w:t>
      </w:r>
    </w:p>
    <w:p>
      <w:pPr>
        <w:pStyle w:val="BodyText"/>
      </w:pPr>
      <w:r>
        <w:t xml:space="preserve">$${\mathord{\smash[b]{\underset{\raise.3ex\hbox{$\scriptstyle\sim$}}{x}}\vphantom{x}}}^{\top}\, \mathbf{S}\, \mathord{\smash[b]{\underset{\raise.3ex\hbox{$\scriptstyle\sim$}}{x}}\vphantom{x}}$$</w:t>
      </w:r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bookmarkEnd w:id="66"/>
    <w:bookmarkStart w:id="69" w:name="rem-quadratic-forms-in-statistics"/>
    <w:p>
      <w:pPr>
        <w:pStyle w:val="BodyText"/>
      </w:pPr>
      <w:r>
        <w:rPr>
          <w:i/>
          <w:iCs/>
        </w:rPr>
        <w:t xml:space="preserve">Remark 7</w:t>
      </w:r>
      <w:r>
        <w:t xml:space="preserve"> (Quadratic forms in statistics). </w:t>
      </w:r>
      <w:r>
        <w:t xml:space="preserve">A quadratic form extends the scalar expression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vectors: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${\mathord{\smash[b]{\underset{\raise.3ex\hbox{$\scriptstyle\sim$}}{x}}\vphantom{x}}}^{\top}\,\mathbf{S}\,\mathord{\smash[b]{\underset{\raise.3ex\hbox{$\scriptstyle\sim$}}{x}}\vphantom{x}}= c x^2$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w:r>
        <w:t xml:space="preserve">$$
    {\mathord{\smash[b]{\underset{\raise.3ex\hbox{$\scriptstyle\sim$}}{x}}\vphantom{x}}}^{\top}
    \begin{bmatrix} 1 &amp; 2 \\ 0 &amp; 3 \end{bmatrix}
    \mathord{\smash[b]{\underset{\raise.3ex\hbox{$\scriptstyle\sim$}}{x}}\vphantom{x}}
    = x_1^2 + 2 x_1 x_2 + 3 x_2^2,
    $$</w:t>
      </w:r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=</m:t>
        </m:r>
        <m:r>
          <m:t>17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.</w:t>
      </w:r>
    </w:p>
    <w:p>
      <w:pPr>
        <w:pStyle w:val="BodyText"/>
      </w:pPr>
      <w:r>
        <w:t xml:space="preserve">Quadratic forms occur often in statistics:</w:t>
      </w:r>
    </w:p>
    <w:p>
      <w:pPr>
        <w:pStyle w:val="Compact"/>
        <w:numPr>
          <w:ilvl w:val="0"/>
          <w:numId w:val="1003"/>
        </w:numPr>
      </w:pPr>
      <w:r>
        <w:t xml:space="preserve">The residual sum of squares in linear regression</w:t>
      </w:r>
      <w:r>
        <w:t xml:space="preserve"> </w:t>
      </w:r>
      <w:r>
        <w:t xml:space="preserve">(see</w:t>
      </w:r>
      <w:r>
        <w:t xml:space="preserve"> </w:t>
      </w:r>
      <w:hyperlink r:id="rId67">
        <w:r>
          <w:rPr>
            <w:rStyle w:val="Hyperlink"/>
          </w:rPr>
          <w:t xml:space="preserve">Vector Calculus</w:t>
        </w:r>
      </w:hyperlink>
      <w:r>
        <w:t xml:space="preserve">)</w:t>
      </w:r>
      <w:r>
        <w:t xml:space="preserve"> </w:t>
      </w:r>
      <w:r>
        <w:t xml:space="preserve">is a quadratic form.</w:t>
      </w:r>
    </w:p>
    <w:p>
      <w:pPr>
        <w:pStyle w:val="Compact"/>
        <w:numPr>
          <w:ilvl w:val="0"/>
          <w:numId w:val="1003"/>
        </w:numPr>
      </w:pPr>
      <w:r>
        <w:t xml:space="preserve">The variance of a linear combination of estimates</w:t>
      </w:r>
      <w:r>
        <w:t xml:space="preserve"> </w:t>
      </w:r>
      <w:r>
        <w:t xml:space="preserve">(see</w:t>
      </w:r>
      <w:r>
        <w:t xml:space="preserve"> </w:t>
      </w:r>
      <w:hyperlink r:id="rId68">
        <w:r>
          <w:rPr>
            <w:rStyle w:val="Hyperlink"/>
          </w:rPr>
          <w:t xml:space="preserve">Inference about Gaussian Linear Regression Models</w:t>
        </w:r>
      </w:hyperlink>
      <w:r>
        <w:t xml:space="preserve">)</w:t>
      </w:r>
      <w:r>
        <w:t xml:space="preserve"> </w:t>
      </w:r>
      <w:r>
        <w:t xml:space="preserve">is a quadratic form:</w:t>
      </w:r>
      <w:r>
        <w:t xml:space="preserve"> </w:t>
      </w:r>
      <w:r>
        <w:t xml:space="preserve">$\operatorname{Var}\mathopen{}\left(\mathord{\smash[b]{\underset{\raise.3ex\hbox{$\scriptstyle\sim$}}{x}}\vphantom{x}} \cdot \hat{\mathord{\smash[b]{\underset{\raise.3ex\hbox{$\scriptstyle\sim$}}{\beta}}\vphantom{\beta}}}\right)\mathclose{} = {\mathord{\smash[b]{\underset{\raise.3ex\hbox{$\scriptstyle\sim$}}{x}}\vphantom{x}}}^{\top}\,\operatorname{Var}\mathopen{}\left(\hat{\mathord{\smash[b]{\underset{\raise.3ex\hbox{$\scriptstyle\sim$}}{\beta}}\vphantom{\beta}}}\right)\mathclose{}\,\mathord{\smash[b]{\underset{\raise.3ex\hbox{$\scriptstyle\sim$}}{x}}\vphantom{x}}$</w:t>
      </w:r>
      <w:r>
        <w:t xml:space="preserve">.</w:t>
      </w:r>
    </w:p>
    <w:bookmarkEnd w:id="69"/>
    <w:bookmarkStart w:id="70" w:name="thm-quadratic-form-additive"/>
    <w:p>
      <w:pPr>
        <w:pStyle w:val="FirstParagraph"/>
      </w:pPr>
      <w:r>
        <w:rPr>
          <w:b/>
          <w:bCs/>
        </w:rPr>
        <w:t xml:space="preserve">Theorem 7 (A quadratic form is additive in its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number 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w:r>
        <w:t xml:space="preserve">$$
    \begin{aligned}
    {\mathord{\smash[b]{\underset{\raise.3ex\hbox{$\scriptstyle\sim$}}{x}}\vphantom{x}}}^{\top}(\mathbf{A} + \mathbf{B})\mathord{\smash[b]{\underset{\raise.3ex\hbox{$\scriptstyle\sim$}}{x}}\vphantom{x}}&amp;= {\mathord{\smash[b]{\underset{\raise.3ex\hbox{$\scriptstyle\sim$}}{x}}\vphantom{x}}}^{\top} \mathbf{A} \mathord{\smash[b]{\underset{\raise.3ex\hbox{$\scriptstyle\sim$}}{x}}\vphantom{x}} + {\mathord{\smash[b]{\underset{\raise.3ex\hbox{$\scriptstyle\sim$}}{x}}\vphantom{x}}}^{\top} \mathbf{B} \mathord{\smash[b]{\underset{\raise.3ex\hbox{$\scriptstyle\sim$}}{x}}\vphantom{x}}, \\
    {\mathord{\smash[b]{\underset{\raise.3ex\hbox{$\scriptstyle\sim$}}{x}}\vphantom{x}}}^{\top}(c\,\mathbf{A})\mathord{\smash[b]{\underset{\raise.3ex\hbox{$\scriptstyle\sim$}}{x}}\vphantom{x}}&amp;= c\,{\mathord{\smash[b]{\underset{\raise.3ex\hbox{$\scriptstyle\sim$}}{x}}\vphantom{x}}}^{\top} \mathbf{A} \mathord{\smash[b]{\underset{\raise.3ex\hbox{$\scriptstyle\sim$}}{x}}\vphantom{x}}.
    \end{aligned}
    $$</w:t>
      </w:r>
    </w:p>
    <w:p>
      <w:pPr>
        <w:pStyle w:val="FirstParagraph"/>
      </w:pPr>
      <w:r>
        <w:t xml:space="preserve">So for a fixed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 map</w:t>
      </w:r>
      <w:r>
        <w:t xml:space="preserve"> </w:t>
      </w:r>
      <w:r>
        <w:t xml:space="preserve">$\mathbf{S} \mapsto 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is linear in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distributive law (</w:t>
      </w:r>
      <w:hyperlink r:id="rId44">
        <w:r>
          <w:rPr>
            <w:rStyle w:val="Hyperlink"/>
          </w:rPr>
          <w:t xml:space="preserve">Theorem 6 in Matrices</w:t>
        </w:r>
      </w:hyperlink>
      <w:r>
        <w:t xml:space="preserve">), applied on the left and then on the right,</w:t>
      </w:r>
    </w:p>
    <w:p>
      <w:pPr>
        <w:pStyle w:val="BodyText"/>
      </w:pPr>
      <w:r>
        <w:t xml:space="preserve">$$
    \begin{aligned}
    {\mathord{\smash[b]{\underset{\raise.3ex\hbox{$\scriptstyle\sim$}}{x}}\vphantom{x}}}^{\top}(\mathbf{A} + \mathbf{B})\mathord{\smash[b]{\underset{\raise.3ex\hbox{$\scriptstyle\sim$}}{x}}\vphantom{x}}
    &amp;= \mathopen{}\left({\mathord{\smash[b]{\underset{\raise.3ex\hbox{$\scriptstyle\sim$}}{x}}\vphantom{x}}}^{\top}\mathbf{A} + {\mathord{\smash[b]{\underset{\raise.3ex\hbox{$\scriptstyle\sim$}}{x}}\vphantom{x}}}^{\top}\mathbf{B}\right)\mathclose{}\mathord{\smash[b]{\underset{\raise.3ex\hbox{$\scriptstyle\sim$}}{x}}\vphantom{x}}
    &amp;&amp; \text{(distribute } {\mathord{\smash[b]{\underset{\raise.3ex\hbox{$\scriptstyle\sim$}}{x}}\vphantom{x}}}^{\top} \text{ over the sum)}
    \\
    &amp;= {\mathord{\smash[b]{\underset{\raise.3ex\hbox{$\scriptstyle\sim$}}{x}}\vphantom{x}}}^{\top} \mathbf{A} \mathord{\smash[b]{\underset{\raise.3ex\hbox{$\scriptstyle\sim$}}{x}}\vphantom{x}} + {\mathord{\smash[b]{\underset{\raise.3ex\hbox{$\scriptstyle\sim$}}{x}}\vphantom{x}}}^{\top} \mathbf{B} \mathord{\smash[b]{\underset{\raise.3ex\hbox{$\scriptstyle\sim$}}{x}}\vphantom{x}}
    &amp;&amp; \text{(distribute } \mathord{\smash[b]{\underset{\raise.3ex\hbox{$\scriptstyle\sim$}}{x}}\vphantom{x}}\text{ over the sum)}
    \end{aligned}
    $$</w:t>
      </w:r>
    </w:p>
    <w:p>
      <w:pPr>
        <w:pStyle w:val="FirstParagraph"/>
      </w:pPr>
      <w:r>
        <w:t xml:space="preserve">For the scalar, a number can be moved out of any product, so</w:t>
      </w:r>
      <w:r>
        <w:t xml:space="preserve"> </w:t>
      </w:r>
      <w:r>
        <w:t xml:space="preserve">${\mathord{\smash[b]{\underset{\raise.3ex\hbox{$\scriptstyle\sim$}}{x}}\vphantom{x}}}^{\top}(c\,\mathbf{A})\mathord{\smash[b]{\underset{\raise.3ex\hbox{$\scriptstyle\sim$}}{x}}\vphantom{x}}= c\,{\mathord{\smash[b]{\underset{\raise.3ex\hbox{$\scriptstyle\sim$}}{x}}\vphantom{x}}}^{\top} \mathbf{A} \mathord{\smash[b]{\underset{\raise.3ex\hbox{$\scriptstyle\sim$}}{x}}\vphantom{x}}$</w:t>
      </w:r>
      <w:r>
        <w:t xml:space="preserve">.</w:t>
      </w:r>
    </w:p>
    <w:bookmarkStart w:id="71" w:name="exm-quadratic-form-additive"/>
    <w:p>
      <w:pPr>
        <w:pStyle w:val="BodyText"/>
      </w:pPr>
      <w:r>
        <w:rPr>
          <w:b/>
          <w:bCs/>
        </w:rPr>
        <w:t xml:space="preserve">Example 16 (Combining two quadratic forms into one)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 &amp;= 1 + 4 + 12 = 17, \\
    {\mathord{\smash[b]{\underset{\raise.3ex\hbox{$\scriptstyle\sim$}}{x}}\vphantom{x}}}^{\top} \mathbf{I} \mathord{\smash[b]{\underset{\raise.3ex\hbox{$\scriptstyle\sim$}}{x}}\vphantom{x}} &amp;= 1 + 4 = 5, \\
    {\mathord{\smash[b]{\underset{\raise.3ex\hbox{$\scriptstyle\sim$}}{x}}\vphantom{x}}}^{\top}(\mathbf{A} + \mathbf{I})\mathord{\smash[b]{\underset{\raise.3ex\hbox{$\scriptstyle\sim$}}{x}}\vphantom{x}}
    &amp;= {\mathord{\smash[b]{\underset{\raise.3ex\hbox{$\scriptstyle\sim$}}{x}}\vphantom{x}}}^{\top}\begin{bmatrix} 2 &amp; 2 \\ 0 &amp; 4 \end{bmatrix}\mathord{\smash[b]{\underset{\raise.3ex\hbox{$\scriptstyle\sim$}}{x}}\vphantom{x}}\\
    &amp;= 2 + 4 + 16 \\
    &amp;= 22,
    \end{aligned}
    $$</w:t>
      </w:r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t>17</m:t>
        </m:r>
        <m:r>
          <m:rPr>
            <m:sty m:val="p"/>
          </m:rPr>
          <m:t>+</m:t>
        </m:r>
        <m:r>
          <m:t>5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w:r>
        <w:t xml:space="preserve">${\mathord{\smash[b]{\underset{\raise.3ex\hbox{$\scriptstyle\sim$}}{x}}\vphantom{x}}}^{\top}(\mathbf{A} + c\,\mathbf{I})\mathord{\smash[b]{\underset{\raise.3ex\hbox{$\scriptstyle\sim$}}{x}}\vphantom{x}}= {\mathord{\smash[b]{\underset{\raise.3ex\hbox{$\scriptstyle\sim$}}{x}}\vphantom{x}}}^{\top} \mathbf{A} \mathord{\smash[b]{\underset{\raise.3ex\hbox{$\scriptstyle\sim$}}{x}}\vphantom{x}} + c\,\mathopen{}\left\lVert\mathord{\smash[b]{\underset{\raise.3ex\hbox{$\scriptstyle\sim$}}{x}}\vphantom{x}}\right\rVert\mathclose{}^2$</w:t>
      </w:r>
      <w:r>
        <w:t xml:space="preserve"> </w:t>
      </w:r>
      <w:r>
        <w:t xml:space="preserve">for every number</w:t>
      </w:r>
      <w:r>
        <w:t xml:space="preserve"> </w:t>
      </w:r>
      <m:oMath>
        <m:r>
          <m:t>c</m:t>
        </m:r>
      </m:oMath>
      <w:r>
        <w:t xml:space="preserve">, because</w:t>
      </w:r>
      <w:r>
        <w:t xml:space="preserve"> </w:t>
      </w:r>
      <w:r>
        <w:t xml:space="preserve">${\mathord{\smash[b]{\underset{\raise.3ex\hbox{$\scriptstyle\sim$}}{x}}\vphantom{x}}}^{\top} \mathbf{I} \mathord{\smash[b]{\underset{\raise.3ex\hbox{$\scriptstyle\sim$}}{x}}\vphantom{x}} = {\mathord{\smash[b]{\underset{\raise.3ex\hbox{$\scriptstyle\sim$}}{x}}\vphantom{x}}}^{\top}\mathord{\smash[b]{\underset{\raise.3ex\hbox{$\scriptstyle\sim$}}{x}}\vphantom{x}}= \mathopen{}\left\lVert\mathord{\smash[b]{\underset{\raise.3ex\hbox{$\scriptstyle\sim$}}{x}}\vphantom{x}}\right\rVert\mathclose{}^2$</w:t>
      </w:r>
      <w:r>
        <w:t xml:space="preserve">.</w:t>
      </w:r>
      <w:r>
        <w:t xml:space="preserve"> </w:t>
      </w:r>
      <w:r>
        <w:t xml:space="preserve">This is how two quadratic terms in the same vector combine into a single quadratic form.</w:t>
      </w:r>
    </w:p>
    <w:bookmarkEnd w:id="71"/>
    <w:bookmarkStart w:id="72" w:name="def-symmetric-part"/>
    <w:p>
      <w:pPr>
        <w:pStyle w:val="BodyText"/>
      </w:pPr>
      <w:r>
        <w:rPr>
          <w:b/>
          <w:bCs/>
        </w:rPr>
        <w:t xml:space="preserve">Definition 12 (Symmetric part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symmetric part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r>
            <m:t>​</m:t>
          </m:r>
        </m:oMath>
      </m:oMathPara>
    </w:p>
    <w:bookmarkEnd w:id="72"/>
    <w:bookmarkStart w:id="73" w:name="exm-symmetric-part"/>
    <w:p>
      <w:pPr>
        <w:pStyle w:val="FirstParagraph"/>
      </w:pPr>
      <w:r>
        <w:rPr>
          <w:b/>
          <w:bCs/>
        </w:rPr>
        <w:t xml:space="preserve">Example 17 (The symmetric part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symmetric part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  <m:r>
                    <m:rPr>
                      <m:sty m:val="p"/>
                    </m:rPr>
                    <m:t>+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0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symmetric.</w:t>
      </w:r>
    </w:p>
    <w:bookmarkEnd w:id="73"/>
    <w:bookmarkStart w:id="74" w:name="thm-quadratic-form-symmetric"/>
    <w:p>
      <w:pPr>
        <w:pStyle w:val="BodyText"/>
      </w:pPr>
      <w:r>
        <w:rPr>
          <w:b/>
          <w:bCs/>
        </w:rPr>
        <w:t xml:space="preserve">Theorem 8 (A quadratic form depends only on the symmetric part)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w:r>
        <w:t xml:space="preserve">$$
    {\mathord{\smash[b]{\underset{\raise.3ex\hbox{$\scriptstyle\sim$}}{x}}\vphantom{x}}}^{\top} \mathbf{S} \mathord{\smash[b]{\underset{\raise.3ex\hbox{$\scriptstyle\sim$}}{x}}\vphantom{x}}
    =
    {\mathord{\smash[b]{\underset{\raise.3ex\hbox{$\scriptstyle\sim$}}{x}}\vphantom{x}}}^{\top}\mathopen{}\left(\frac{1}{2}(\mathbf{S}+{\mathbf{S}}^{\top})\right)\mathclose{}\mathord{\smash[b]{\underset{\raise.3ex\hbox{$\scriptstyle\sim$}}{x}}\vphantom{x}}.
    $$</w:t>
      </w:r>
    </w:p>
    <w:p>
      <w:pPr>
        <w:pStyle w:val="FirstParagraph"/>
      </w:pPr>
      <w:r>
        <w:t xml:space="preserve">So the value of a quadratic form depends only on the symmetric part</w:t>
      </w:r>
      <w:r>
        <w:t xml:space="preserve"> </w:t>
      </w:r>
      <w:r>
        <w:t xml:space="preserve">(</w:t>
      </w:r>
      <w:hyperlink w:anchor="def-symmetric-part">
        <w:r>
          <w:rPr>
            <w:rStyle w:val="Hyperlink"/>
          </w:rPr>
          <w:t xml:space="preserve">Definition 12</w:t>
        </w:r>
      </w:hyperlink>
      <w:r>
        <w:t xml:space="preserve">)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quadratic form</w:t>
      </w:r>
      <w:r>
        <w:t xml:space="preserve"> </w:t>
      </w:r>
      <w:r>
        <w:t xml:space="preserve">${\mathord{\smash[b]{\underset{\raise.3ex\hbox{$\scriptstyle\sim$}}{x}}\vphantom{x}}}^{\top}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it equals its own transpose: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\mathbf{S} \mathord{\smash[b]{\underset{\raise.3ex\hbox{$\scriptstyle\sim$}}{x}}\vphantom{x}}
    &amp;= {\mathopen{}\left({\mathord{\smash[b]{\underset{\raise.3ex\hbox{$\scriptstyle\sim$}}{x}}\vphantom{x}}}^{\top} \mathbf{S} \mathord{\smash[b]{\underset{\raise.3ex\hbox{$\scriptstyle\sim$}}{x}}\vphantom{x}}\right)\mathclose{}}^{\top}
    &amp;&amp; \text{(a } 1 \times 1 \text{ matrix is symmetric)}
    \\
    &amp;= {\mathord{\smash[b]{\underset{\raise.3ex\hbox{$\scriptstyle\sim$}}{x}}\vphantom{x}}}^{\top}\,{\mathbf{S}}^{\top}\,{\mathopen{}\left({\mathord{\smash[b]{\underset{\raise.3ex\hbox{$\scriptstyle\sim$}}{x}}\vphantom{x}}}^{\top}\right)\mathclose{}}^{\top}
    &amp;&amp; \text{(transpose of a product, twice)}
    \\
    &amp;= {\mathord{\smash[b]{\underset{\raise.3ex\hbox{$\scriptstyle\sim$}}{x}}\vphantom{x}}}^{\top}\,{\mathbf{S}}^{\top}\,\mathord{\smash[b]{\underset{\raise.3ex\hbox{$\scriptstyle\sim$}}{x}}\vphantom{x}}
    &amp;&amp; \text{(transposing twice changes nothing)}
    \end{aligned}
    $$</w:t>
      </w:r>
    </w:p>
    <w:p>
      <w:pPr>
        <w:pStyle w:val="FirstParagraph"/>
      </w:pPr>
      <w:r>
        <w:t xml:space="preserve">Averaging the two expressions for</w:t>
      </w:r>
      <w:r>
        <w:t xml:space="preserve"> </w:t>
      </w:r>
      <w:r>
        <w:t xml:space="preserve">${\mathord{\smash[b]{\underset{\raise.3ex\hbox{$\scriptstyle\sim$}}{x}}\vphantom{x}}}^{\top} \mathbf{S} 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\mathbf{S} \mathord{\smash[b]{\underset{\raise.3ex\hbox{$\scriptstyle\sim$}}{x}}\vphantom{x}}
    &amp;= \frac{1}{2}\mathopen{}\left({\mathord{\smash[b]{\underset{\raise.3ex\hbox{$\scriptstyle\sim$}}{x}}\vphantom{x}}}^{\top} \mathbf{S} \mathord{\smash[b]{\underset{\raise.3ex\hbox{$\scriptstyle\sim$}}{x}}\vphantom{x}} + {\mathord{\smash[b]{\underset{\raise.3ex\hbox{$\scriptstyle\sim$}}{x}}\vphantom{x}}}^{\top}\,{\mathbf{S}}^{\top}\,\mathord{\smash[b]{\underset{\raise.3ex\hbox{$\scriptstyle\sim$}}{x}}\vphantom{x}}\right)\mathclose{}
    &amp;&amp; \text{(average of two equal numbers)}
    \\
    &amp;= \frac{1}{2}\,{\mathord{\smash[b]{\underset{\raise.3ex\hbox{$\scriptstyle\sim$}}{x}}\vphantom{x}}}^{\top}\mathopen{}\left(\mathbf{S} + {\mathbf{S}}^{\top}\right)\mathclose{}\mathord{\smash[b]{\underset{\raise.3ex\hbox{$\scriptstyle\sim$}}{x}}\vphantom{x}}
    &amp;&amp; \text{(distributive law)}
    \\
    &amp;= {\mathord{\smash[b]{\underset{\raise.3ex\hbox{$\scriptstyle\sim$}}{x}}\vphantom{x}}}^{\top}\mathopen{}\left(\frac{1}{2}(\mathbf{S}+{\mathbf{S}}^{\top})\right)\mathclose{}\mathord{\smash[b]{\underset{\raise.3ex\hbox{$\scriptstyle\sim$}}{x}}\vphantom{x}}
    &amp;&amp; \text{(move the scalar } \tfrac{1}{2} \text{ inside)}
    \end{aligned}
    $$</w:t>
      </w:r>
    </w:p>
    <w:p>
      <w:pPr>
        <w:pStyle w:val="FirstParagraph"/>
      </w:pPr>
      <w:r>
        <w:t xml:space="preserve">The distributive step is</w:t>
      </w:r>
      <w:r>
        <w:t xml:space="preserve"> </w:t>
      </w:r>
      <w:hyperlink r:id="rId44">
        <w:r>
          <w:rPr>
            <w:rStyle w:val="Hyperlink"/>
          </w:rPr>
          <w:t xml:space="preserve">Theorem 6 in Matrices</w:t>
        </w:r>
      </w:hyperlink>
      <w:r>
        <w:t xml:space="preserve">,</w:t>
      </w:r>
      <w:r>
        <w:t xml:space="preserve"> </w:t>
      </w:r>
      <w:r>
        <w:t xml:space="preserve">and the transpose step is</w:t>
      </w:r>
      <w:r>
        <w:t xml:space="preserve"> </w:t>
      </w:r>
      <w:hyperlink r:id="rId32">
        <w:r>
          <w:rPr>
            <w:rStyle w:val="Hyperlink"/>
          </w:rPr>
          <w:t xml:space="preserve">Theorem 17 in Matrices</w:t>
        </w:r>
      </w:hyperlink>
      <w:r>
        <w:t xml:space="preserve">.</w:t>
      </w:r>
    </w:p>
    <w:bookmarkStart w:id="75" w:name="exm-quadratic-form-symmetric"/>
    <w:p>
      <w:pPr>
        <w:pStyle w:val="BodyText"/>
      </w:pPr>
      <w:r>
        <w:rPr>
          <w:b/>
          <w:bCs/>
        </w:rPr>
        <w:t xml:space="preserve">Example 18 (Replacing a matrix by its symmetric part)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symmetric-part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(1, 1)$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\mathbf{S} \mathord{\smash[b]{\underset{\raise.3ex\hbox{$\scriptstyle\sim$}}{x}}\vphantom{x}}
    &amp;= 1 + 2 + 0 + 3 \\
    &amp;= 6 \\
    {\mathord{\smash[b]{\underset{\raise.3ex\hbox{$\scriptstyle\sim$}}{x}}\vphantom{x}}}^{\top}\begin{bmatrix} 1 &amp; 1 \\ 1 &amp; 3 \end{bmatrix}\mathord{\smash[b]{\underset{\raise.3ex\hbox{$\scriptstyle\sim$}}{x}}\vphantom{x}}
    &amp;= 1 + 1 + 1 + 3 \\
    &amp;= 6
    \end{aligned}
    $$</w:t>
      </w:r>
    </w:p>
    <w:p>
      <w:pPr>
        <w:pStyle w:val="FirstParagraph"/>
      </w:pPr>
      <w:r>
        <w:t xml:space="preserve">Both quadratic forms equal the sum of their matrix’s entries,</w:t>
      </w:r>
      <w:r>
        <w:t xml:space="preserve"> </w:t>
      </w:r>
      <w:r>
        <w:t xml:space="preserve">because every entry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bookmarkEnd w:id="75"/>
    <w:bookmarkEnd w:id="76"/>
    <w:bookmarkStart w:id="93" w:name="trace-and-matrix-inner-product"/>
    <w:p>
      <w:pPr>
        <w:pStyle w:val="Heading2"/>
      </w:pPr>
      <w:r>
        <w:t xml:space="preserve">3 Trace and Matrix Inner Product</w:t>
      </w:r>
    </w:p>
    <w:bookmarkStart w:id="77" w:name="def-trace"/>
    <w:p>
      <w:pPr>
        <w:pStyle w:val="FirstParagraph"/>
      </w:pPr>
      <w:r>
        <w:rPr>
          <w:b/>
          <w:bCs/>
        </w:rPr>
        <w:t xml:space="preserve">Definition 13 (Trace)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trace</w:t>
      </w:r>
      <w:r>
        <w:t xml:space="preserve"> </w:t>
      </w:r>
      <w:r>
        <w:t xml:space="preserve">[8]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the sum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rPr>
              <m:sty m:val="p"/>
            </m:rPr>
            <m:t>(</m:t>
          </m:r>
          <m:r>
            <m:rPr>
              <m:sty m:val="bi"/>
            </m:rPr>
            <m:t>M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e>
          </m:nary>
        </m:oMath>
      </m:oMathPara>
    </w:p>
    <w:bookmarkEnd w:id="77"/>
    <w:bookmarkStart w:id="78" w:name="exm-trace"/>
    <w:p>
      <w:pPr>
        <w:pStyle w:val="FirstParagraph"/>
      </w:pPr>
      <w:r>
        <w:rPr>
          <w:b/>
          <w:bCs/>
        </w:rPr>
        <w:t xml:space="preserve">Example 19 (The trace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3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78"/>
    <w:bookmarkStart w:id="79" w:name="thm-trace-cyclic"/>
    <w:p>
      <w:pPr>
        <w:pStyle w:val="FirstParagraph"/>
      </w:pPr>
      <w:r>
        <w:rPr>
          <w:b/>
          <w:bCs/>
        </w:rPr>
        <w:t xml:space="preserve">Theorem 9 (The trace of a product does not depend on the order)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m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r>
            <m:t>​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</m:eqArr>
        </m:oMath>
      </m:oMathPara>
    </w:p>
    <w:bookmarkStart w:id="80" w:name="exm-trace-cyclic"/>
    <w:p>
      <w:pPr>
        <w:pStyle w:val="FirstParagraph"/>
      </w:pPr>
      <w:r>
        <w:rPr>
          <w:b/>
          <w:bCs/>
        </w:rPr>
        <w:t xml:space="preserve">Example 20 (Traces of the two products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products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trace needs only the diagonal entries.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, which 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33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products have different sizes, but their traces agree.</w:t>
      </w:r>
    </w:p>
    <w:bookmarkEnd w:id="80"/>
    <w:bookmarkStart w:id="81" w:name="rem-trace-cyclic-triple"/>
    <w:p>
      <w:pPr>
        <w:pStyle w:val="BodyText"/>
      </w:pPr>
      <w:r>
        <w:rPr>
          <w:i/>
          <w:iCs/>
        </w:rPr>
        <w:t xml:space="preserve">Remark 8</w:t>
      </w:r>
      <w:r>
        <w:t xml:space="preserve"> (Moving a factor of a triple product).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 square.</w:t>
      </w:r>
      <w:r>
        <w:t xml:space="preserve"> </w:t>
      </w:r>
      <w:r>
        <w:t xml:space="preserve">Applying</w:t>
      </w:r>
      <w:r>
        <w:t xml:space="preserve"> </w:t>
      </w:r>
      <w:hyperlink w:anchor="thm-trace-cyclic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moves the last factor of the triple product to the front</w:t>
      </w:r>
      <w:r>
        <w:t xml:space="preserve"> </w:t>
      </w:r>
      <w:r>
        <w:t xml:space="preserve">[6, Ch. 1], Theorem 1.5 and eq. 1.17, p. 19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theorem, applied to the two factors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both traces are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Start w:id="82" w:name="def-matrix-inner-product"/>
    <w:p>
      <w:pPr>
        <w:pStyle w:val="FirstParagraph"/>
      </w:pPr>
      <w:r>
        <w:rPr>
          <w:b/>
          <w:bCs/>
        </w:rPr>
        <w:t xml:space="preserve">Definition 14 (Matrix inner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of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lim>
              </m:limLow>
            </m:e>
          </m:d>
          <m:r>
            <m:t>​</m:t>
          </m:r>
        </m:oMath>
      </m:oMathPara>
    </w:p>
    <w:bookmarkEnd w:id="82"/>
    <w:p>
      <w:pPr>
        <w:pStyle w:val="FirstParagraph"/>
      </w:pPr>
      <w:r>
        <w:t xml:space="preserve">Banerjee and Roy [6, Ch. 15], eq. 15.7, p. 491</w:t>
      </w:r>
      <w:r>
        <w:t xml:space="preserve"> </w:t>
      </w:r>
      <w:r>
        <w:t xml:space="preserve">defines the same inner product on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 with the trace.</w:t>
      </w:r>
    </w:p>
    <w:bookmarkStart w:id="83" w:name="thm-matrix-inner-product-entries"/>
    <w:p>
      <w:pPr>
        <w:pStyle w:val="BodyText"/>
      </w:pPr>
      <w:r>
        <w:rPr>
          <w:b/>
          <w:bCs/>
        </w:rPr>
        <w:t xml:space="preserve">Theorem 10 (The matrix inner product multiplies matching entries)</w:t>
      </w:r>
      <w:r>
        <w:t xml:space="preserve"> </w:t>
      </w:r>
      <w:r>
        <w:t xml:space="preserve">For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</m:eqArr>
        </m:oMath>
      </m:oMathPara>
    </w:p>
    <w:bookmarkStart w:id="84" w:name="exm-matrix-inner-product"/>
    <w:p>
      <w:pPr>
        <w:pStyle w:val="FirstParagraph"/>
      </w:pPr>
      <w:r>
        <w:rPr>
          <w:b/>
          <w:bCs/>
        </w:rPr>
        <w:t xml:space="preserve">Example 21 (The inner product of two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2</m:t>
                                </m:r>
                              </m:e>
                            </m:mr>
                            <m:mr>
                              <m:e>
                                <m:r>
                                  <m:t>3</m:t>
                                </m:r>
                              </m:e>
                              <m:e>
                                <m:r>
                                  <m:t>4</m:t>
                                </m:r>
                              </m:e>
                            </m:mr>
                          </m:m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3</m:t>
                            </m:r>
                          </m:e>
                          <m:e>
                            <m:r>
                              <m:t>7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4</m:t>
                            </m:r>
                          </m:e>
                          <m:e>
                            <m:r>
                              <m:t>10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matching entries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84"/>
    <w:bookmarkStart w:id="86" w:name="rem-matrix-inner-product-dot-product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matrix inner product as a dot product). </w:t>
      </w:r>
      <w:hyperlink w:anchor="thm-matrix-inner-product-entries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says that the matrix inner product</w:t>
      </w:r>
      <w:r>
        <w:t xml:space="preserve"> </w:t>
      </w:r>
      <w:r>
        <w:t xml:space="preserve">is the dot product (</w:t>
      </w:r>
      <w:hyperlink r:id="rId85">
        <w:r>
          <w:rPr>
            <w:rStyle w:val="Hyperlink"/>
          </w:rPr>
          <w:t xml:space="preserve">Definition 8 in Vectors</w:t>
        </w:r>
      </w:hyperlink>
      <w:r>
        <w:t xml:space="preserve">) of the two matrices’</w:t>
      </w:r>
      <w:r>
        <w:t xml:space="preserve"> </w:t>
      </w:r>
      <w:r>
        <w:t xml:space="preserve">entries, each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,</w:t>
      </w:r>
      <w:r>
        <w:t xml:space="preserve"> </w:t>
      </w:r>
      <w:r>
        <w:t xml:space="preserve">with both matrices’ entries listed in the same order.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exm-matrix-inner-product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row by row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6"/>
    <w:bookmarkStart w:id="87" w:name="def-frobenius-norm"/>
    <w:p>
      <w:pPr>
        <w:pStyle w:val="FirstParagraph"/>
      </w:pPr>
      <w:r>
        <w:rPr>
          <w:b/>
          <w:bCs/>
        </w:rPr>
        <w:t xml:space="preserve">Definition 15 (Frobenius norm)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Frobenius norm</w:t>
      </w:r>
      <w:r>
        <w:t xml:space="preserve"> </w:t>
      </w:r>
      <w:r>
        <w:t xml:space="preserve">[9]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>
            <m:e>
              <m:r>
                <m:t>​</m:t>
              </m:r>
            </m:e>
            <m:sub>
              <m:r>
                <m:t>F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A</m:t>
                  </m:r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 matrix inner product</w:t>
      </w:r>
      <w:r>
        <w:t xml:space="preserve"> </w:t>
      </w:r>
      <w:r>
        <w:t xml:space="preserve">(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7"/>
    <w:bookmarkStart w:id="88" w:name="exm-frobenius-norm"/>
    <w:p>
      <w:pPr>
        <w:pStyle w:val="BodyText"/>
      </w:pPr>
      <w:r>
        <w:rPr>
          <w:b/>
          <w:bCs/>
        </w:rPr>
        <w:t xml:space="preserve">Example 22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Frobenius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products of matching entries)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10</w:t>
        </w:r>
      </w:hyperlink>
      <w:r>
        <w:t xml:space="preserve">.</w:t>
      </w:r>
    </w:p>
    <w:bookmarkEnd w:id="88"/>
    <w:bookmarkStart w:id="90" w:name="rem-frobenius-norm-entries"/>
    <w:p>
      <w:pPr>
        <w:pStyle w:val="BodyText"/>
      </w:pPr>
      <w:r>
        <w:rPr>
          <w:i/>
          <w:iCs/>
        </w:rPr>
        <w:t xml:space="preserve">Remark 10</w:t>
      </w:r>
      <w:r>
        <w:t xml:space="preserve"> (The Frobenius norm is the Euclidean norm of the entries). </w:t>
      </w:r>
      <w:r>
        <w:t xml:space="preserve">By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Sup>
          <m:e>
            <m:r>
              <m:t>​</m:t>
            </m:r>
          </m:e>
          <m:sub>
            <m:r>
              <m:t>F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nary>
      </m:oMath>
      <w:r>
        <w:t xml:space="preserve">,</w:t>
      </w:r>
      <w:r>
        <w:t xml:space="preserve"> </w:t>
      </w:r>
      <w:r>
        <w:t xml:space="preserve">a sum of squares, so the square root is always defined.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the Euclidean norm (</w:t>
      </w:r>
      <w:hyperlink r:id="rId89">
        <w:r>
          <w:rPr>
            <w:rStyle w:val="Hyperlink"/>
          </w:rPr>
          <w:t xml:space="preserve">Definition 16 in Vectors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 </w:t>
      </w:r>
      <w:r>
        <w:t xml:space="preserve">[6, Ch. 15], Definition 15.4, p. 492</w:t>
      </w:r>
      <w:r>
        <w:t xml:space="preserve">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row by row gives 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90"/>
    <w:bookmarkStart w:id="91" w:name="thm-frobenius-norm-columns"/>
    <w:p>
      <w:pPr>
        <w:pStyle w:val="FirstParagraph"/>
      </w:pPr>
      <w:r>
        <w:rPr>
          <w:b/>
          <w:bCs/>
        </w:rPr>
        <w:t xml:space="preserve">Theorem 11 (The squared Frobenius norm adds up the squared column norms)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\mathord{\smash[b]{\underset{\raise.3ex\hbox{$\scriptstyle\sim$}}{a}}\vphantom{a}}_p$</w:t>
      </w:r>
      <w:r>
        <w:t xml:space="preserve">, then</w:t>
      </w:r>
    </w:p>
    <w:p>
      <w:pPr>
        <w:pStyle w:val="BodyText"/>
      </w:pPr>
      <w:r>
        <w:t xml:space="preserve">$$
    \mathopen{}\left\lVert\mathbf{A}\right\rVert\mathclose{}_F^2 = \sum_{j=1}^p\mathopen{}\left\lVert\mathord{\smash[b]{\underset{\raise.3ex\hbox{$\scriptstyle\sim$}}{a}}\vphantom{a}}_j\right\rVert\mathclose{}^2.
    $$</w:t>
      </w:r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w:r>
        <w:t xml:space="preserve">$$
    \begin{aligned}
    \mathopen{}\left\lVert\mathbf{A}\right\rVert\mathclose{}_F^2
    &amp;= \sum_{i=1}^n\sum_{j=1}^pa_{ij}^2
    &amp;&amp; \text{(}\text{Remark~10}\text{)}
    \\
    &amp;= \sum_{j=1}^p\sum_{i=1}^na_{ij}^2
    &amp;&amp; \text{(swap the order of two finite sums)}
    \\
    &amp;= \sum_{j=1}^p\mathopen{}\left\lVert\mathord{\smash[b]{\underset{\raise.3ex\hbox{$\scriptstyle\sim$}}{a}}\vphantom{a}}_j\right\rVert\mathclose{}^2
    &amp;&amp; \text{(}\text{Definition~16 in Vectors}\text{, applied to each column)}
    \end{aligned}
    $$</w:t>
      </w:r>
    </w:p>
    <w:bookmarkStart w:id="92" w:name="exm-frobenius-norm-columns"/>
    <w:p>
      <w:pPr>
        <w:pStyle w:val="FirstParagraph"/>
      </w:pPr>
      <w:r>
        <w:rPr>
          <w:b/>
          <w:bCs/>
        </w:rPr>
        <w:t xml:space="preserve">Example 23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matrix, column by column)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has columns</w:t>
      </w:r>
      <w:r>
        <w:t xml:space="preserve"> </w:t>
      </w:r>
      <w:r>
        <w:t xml:space="preserve">$\mathord{\smash[b]{\underset{\raise.3ex\hbox{$\scriptstyle\sim$}}{a}}\vphantom{a}}_1 = (1,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$\mathord{\smash[b]{\underset{\raise.3ex\hbox{$\scriptstyle\sim$}}{a}}\vphantom{a}}_2 = (2, 4)$</w:t>
      </w:r>
      <w:r>
        <w:t xml:space="preserve">, so</w:t>
      </w:r>
    </w:p>
    <w:p>
      <w:pPr>
        <w:pStyle w:val="BodyText"/>
      </w:pPr>
      <w:r>
        <w:t xml:space="preserve">$$
    \begin{aligned}
    \mathopen{}\left\lVert\mathbf{A}\right\rVert\mathclose{}_F^2
    &amp;= \mathopen{}\left\lVert\mathord{\smash[b]{\underset{\raise.3ex\hbox{$\scriptstyle\sim$}}{a}}\vphantom{a}}_1\right\rVert\mathclose{}^2 + \mathopen{}\left\lVert\mathord{\smash[b]{\underset{\raise.3ex\hbox{$\scriptstyle\sim$}}{a}}\vphantom{a}}_2\right\rVert\mathclose{}^2
    &amp;&amp; \text{(}\text{Theorem~11}\text{)}
    \\
    &amp;= (1^2 + 3^2) + (2^2 + 4^2)
    &amp;&amp; \text{(definition of the norm)}
    \\
    &amp;= 10 + 20
    &amp;&amp; \text{(square and add)}
    \\
    &amp;= 30
    &amp;&amp; \text{(add)}
    \end{aligned}
    $$</w:t>
      </w:r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t xml:space="preserve">from</w:t>
      </w:r>
      <w:r>
        <w:t xml:space="preserve"> </w:t>
      </w:r>
      <w:hyperlink w:anchor="exm-frobenius-norm">
        <w:r>
          <w:rPr>
            <w:rStyle w:val="Hyperlink"/>
          </w:rPr>
          <w:t xml:space="preserve">Example 22</w:t>
        </w:r>
      </w:hyperlink>
      <w:r>
        <w:t xml:space="preserve">.</w:t>
      </w:r>
    </w:p>
    <w:bookmarkEnd w:id="92"/>
    <w:bookmarkEnd w:id="93"/>
    <w:bookmarkStart w:id="131" w:name="matrix-decompositions"/>
    <w:p>
      <w:pPr>
        <w:pStyle w:val="Heading2"/>
      </w:pPr>
      <w:r>
        <w:t xml:space="preserve">4 Matrix Decompositions</w:t>
      </w:r>
    </w:p>
    <w:bookmarkStart w:id="94" w:name="def-eigenvalue"/>
    <w:p>
      <w:pPr>
        <w:pStyle w:val="FirstParagraph"/>
      </w:pPr>
      <w:r>
        <w:rPr>
          <w:b/>
          <w:bCs/>
        </w:rPr>
        <w:t xml:space="preserve">Definition 16 (Eigenvalue)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 real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eigenvalue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if some real vector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satisfies</w:t>
      </w:r>
    </w:p>
    <w:p>
      <w:pPr>
        <w:pStyle w:val="BodyText"/>
      </w:pPr>
      <w:r>
        <w:t xml:space="preserve">$$
    \underbrace{\mathbf{A}}_{p \times p}\,\underbrace{\mathord{\smash[b]{\underset{\raise.3ex\hbox{$\scriptstyle\sim$}}{v}}\vphantom{v}}}_{p \times 1}
    = \lambda\,\underbrace{\mathord{\smash[b]{\underset{\raise.3ex\hbox{$\scriptstyle\sim$}}{v}}\vphantom{v}}}_{p \times 1}
    $$</w:t>
      </w:r>
    </w:p>
    <w:bookmarkEnd w:id="94"/>
    <w:bookmarkStart w:id="95" w:name="def-eigenvector"/>
    <w:p>
      <w:pPr>
        <w:pStyle w:val="FirstParagraph"/>
      </w:pPr>
      <w:r>
        <w:rPr>
          <w:b/>
          <w:bCs/>
        </w:rPr>
        <w:t xml:space="preserve">Definition 17 (Eigenvector)</w:t>
      </w:r>
      <w:r>
        <w:t xml:space="preserve"> </w:t>
      </w:r>
      <w:r>
        <w:t xml:space="preserve">In</w:t>
      </w:r>
      <w:r>
        <w:t xml:space="preserve"> 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, any such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eigenvector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</w:p>
    <w:bookmarkEnd w:id="95"/>
    <w:bookmarkStart w:id="96" w:name="exm-eigenvalue"/>
    <w:p>
      <w:pPr>
        <w:pStyle w:val="BodyText"/>
      </w:pPr>
      <w:r>
        <w:rPr>
          <w:b/>
          <w:bCs/>
        </w:rPr>
        <w:t xml:space="preserve">Example 24 (Eigenvectors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6"/>
    <w:bookmarkStart w:id="97" w:name="rem-eigenvector-multiples"/>
    <w:p>
      <w:pPr>
        <w:pStyle w:val="FirstParagraph"/>
      </w:pPr>
      <w:r>
        <w:rPr>
          <w:i/>
          <w:iCs/>
        </w:rPr>
        <w:t xml:space="preserve">Remark 11</w:t>
      </w:r>
      <w:r>
        <w:t xml:space="preserve"> (Multiples of an eigenvector). </w:t>
      </w:r>
      <w:r>
        <w:t xml:space="preserve">Multiplying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rescales an eigenvector by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does not change the line it lies on.</w:t>
      </w:r>
      <w:r>
        <w:t xml:space="preserve"> </w:t>
      </w:r>
      <w:r>
        <w:t xml:space="preserve">Any nonzero multiple</w:t>
      </w:r>
      <w:r>
        <w:t xml:space="preserve"> </w:t>
      </w:r>
      <w:r>
        <w:t xml:space="preserve">$c\,\mathord{\smash[b]{\underset{\raise.3ex\hbox{$\scriptstyle\sim$}}{v}}\vphantom{v}}$</w:t>
      </w:r>
      <w:r>
        <w:t xml:space="preserve"> </w:t>
      </w:r>
      <w:r>
        <w:t xml:space="preserve">of an eigenvector</w:t>
      </w:r>
      <w:r>
        <w:t xml:space="preserve"> </w:t>
      </w:r>
      <w:r>
        <w:t xml:space="preserve">is also an eigenvector for the same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w:r>
        <w:t xml:space="preserve">$$
    \begin{aligned}
    \mathbf{A}(c\,\mathord{\smash[b]{\underset{\raise.3ex\hbox{$\scriptstyle\sim$}}{v}}\vphantom{v}})
    &amp;= c\,\mathbf{A}\mathord{\smash[b]{\underset{\raise.3ex\hbox{$\scriptstyle\sim$}}{v}}\vphantom{v}}
    &amp;&amp; \text{(move the scalar } c \text{ to the front)}
    \\
    &amp;= c\,\lambda\mathord{\smash[b]{\underset{\raise.3ex\hbox{$\scriptstyle\sim$}}{v}}\vphantom{v}}
    &amp;&amp; \text{(} \mathord{\smash[b]{\underset{\raise.3ex\hbox{$\scriptstyle\sim$}}{v}}\vphantom{v}} \text{ is an eigenvector for } \lambda\text{)}
    \\
    &amp;= \lambda\,(c\,\mathord{\smash[b]{\underset{\raise.3ex\hbox{$\scriptstyle\sim$}}{v}}\vphantom{v}})
    &amp;&amp; \text{(multiplication of numbers is commutative)}
    \end{aligned}
    $$</w:t>
      </w:r>
    </w:p>
    <w:p>
      <w:pPr>
        <w:pStyle w:val="FirstParagraph"/>
      </w:pPr>
      <w:r>
        <w:t xml:space="preserve">For example, in</w:t>
      </w:r>
      <w:r>
        <w:t xml:space="preserve"> 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7"/>
    <w:bookmarkStart w:id="98" w:name="exm-not-eigenvector"/>
    <w:p>
      <w:pPr>
        <w:pStyle w:val="FirstParagraph"/>
      </w:pPr>
      <w:r>
        <w:rPr>
          <w:b/>
          <w:bCs/>
        </w:rPr>
        <w:t xml:space="preserve">Example 25 (A vector that is not an eigenvector)</w:t>
      </w:r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an eigenvector: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no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second entries would need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bookmarkEnd w:id="98"/>
    <w:bookmarkStart w:id="100" w:name="rem-real-eigenvalues"/>
    <w:p>
      <w:pPr>
        <w:pStyle w:val="BodyText"/>
      </w:pPr>
      <w:r>
        <w:rPr>
          <w:i/>
          <w:iCs/>
        </w:rPr>
        <w:t xml:space="preserve">Remark 12</w:t>
      </w:r>
      <w:r>
        <w:t xml:space="preserve"> (Real and complex eigenvalues). </w:t>
      </w:r>
      <w:r>
        <w:t xml:space="preserve">These notes take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to be real.</w:t>
      </w:r>
      <w:r>
        <w:t xml:space="preserve"> </w:t>
      </w:r>
      <w:r>
        <w:t xml:space="preserve">Banerjee and Roy [6, Ch. 11], Definition 11.1, pp. 312-313</w:t>
      </w:r>
      <w:r>
        <w:t xml:space="preserve"> </w:t>
      </w:r>
      <w:r>
        <w:t xml:space="preserve">also allows</w:t>
      </w:r>
      <w:r>
        <w:t xml:space="preserve"> </w:t>
      </w:r>
      <w:hyperlink r:id="rId99">
        <w:r>
          <w:rPr>
            <w:rStyle w:val="Hyperlink"/>
          </w:rPr>
          <w:t xml:space="preserve">complex</w:t>
        </w:r>
      </w:hyperlink>
      <w:r>
        <w:t xml:space="preserve"> </w:t>
      </w:r>
      <w:r>
        <w:t xml:space="preserve">eigenvalues and eigenvectors,</w:t>
      </w:r>
      <w:r>
        <w:t xml:space="preserve"> </w:t>
      </w:r>
      <w:r>
        <w:t xml:space="preserve">because some real matrices, such as a rotation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have no real eigenvalues</w:t>
      </w:r>
      <w:r>
        <w:t xml:space="preserve"> </w:t>
      </w:r>
      <w:r>
        <w:t xml:space="preserve">[6, Ch. 11], Example 11.2, p. 312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rotates each vector in the plane counterclockwise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degrees:</w:t>
      </w:r>
      <w:r>
        <w:t xml:space="preserve"> </w:t>
      </w:r>
      <m:oMath>
        <m:r>
          <m:rPr>
            <m:sty m:val="bi"/>
          </m:rPr>
          <m:t>R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w:r>
        <w:t xml:space="preserve">$\mathbf{R}\mathord{\smash[b]{\underset{\raise.3ex\hbox{$\scriptstyle\sim$}}{v}}\vphantom{v}}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second equation into the first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only solution is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has no real eigenvalue.</w:t>
      </w:r>
    </w:p>
    <w:bookmarkEnd w:id="10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14 of the</w:t>
            </w:r>
            <w:r>
              <w:t xml:space="preserve"> </w:t>
            </w:r>
            <w:hyperlink r:id="rId104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eigenvectors and eigenvalues: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hyperlink r:id="rId105">
              <w:r>
                <w:rPr>
                  <w:rStyle w:val="Hyperlink"/>
                </w:rPr>
                <w:t xml:space="preserve">Eigenvectors and eigenvalues</w:t>
              </w:r>
            </w:hyperlink>
            <w:r>
              <w:t xml:space="preserve"> </w:t>
            </w:r>
            <w:r>
              <w:t xml:space="preserve">shows how certain vectors maintain their direction during a linear transformation and are merely stretched or squished by an eigenvalue factor (</w:t>
            </w:r>
            <w:hyperlink w:anchor="def-eigenvalue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).</w:t>
            </w:r>
          </w:p>
          <w:p/>
        </w:tc>
      </w:tr>
    </w:tbl>
    <w:bookmarkStart w:id="106" w:name="thm-spectral"/>
    <w:p>
      <w:pPr>
        <w:pStyle w:val="FirstParagraph"/>
      </w:pPr>
      <w:r>
        <w:rPr>
          <w:b/>
          <w:bCs/>
        </w:rPr>
        <w:t xml:space="preserve">Theorem 12 (Spectral theorem for symmetric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 real entries,</w:t>
      </w:r>
      <w:r>
        <w:t xml:space="preserve"> </w:t>
      </w:r>
      <w:r>
        <w:t xml:space="preserve">then there are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 real diagonal entries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),</w:t>
      </w:r>
      <w:r>
        <w:t xml:space="preserve"> </w:t>
      </w:r>
      <w:r>
        <w:t xml:space="preserve">and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6"/>
    <w:bookmarkStart w:id="108" w:name="rem-spectral-equivalent-form"/>
    <w:p>
      <w:pPr>
        <w:pStyle w:val="BodyText"/>
      </w:pPr>
      <w:r>
        <w:rPr>
          <w:i/>
          <w:iCs/>
        </w:rPr>
        <w:t xml:space="preserve">Remark 13</w:t>
      </w:r>
      <w:r>
        <w:t xml:space="preserve"> (An equivalent form of the spectral theorem). </w:t>
      </w:r>
      <w:r>
        <w:t xml:space="preserve">The proof, by</w:t>
      </w:r>
      <w:r>
        <w:t xml:space="preserve"> </w:t>
      </w:r>
      <w:hyperlink r:id="rId10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,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[6, Ch. 11], Theorem 11.27, p. 349</w:t>
      </w:r>
      <w:r>
        <w:t xml:space="preserve">,</w:t>
      </w:r>
      <w:r>
        <w:t xml:space="preserve"> </w:t>
      </w:r>
      <w:r>
        <w:t xml:space="preserve">which states the result in the equivalent form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 two forms are equivalent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rem-orthogonal-matrix-columns">
        <w:r>
          <w:rPr>
            <w:rStyle w:val="Hyperlink"/>
          </w:rPr>
          <w:t xml:space="preserve">Remark 6</w:t>
        </w:r>
      </w:hyperlink>
      <w:r>
        <w:t xml:space="preserve">).</w:t>
      </w:r>
      <w:r>
        <w:t xml:space="preserve"> </w:t>
      </w:r>
      <w:r>
        <w:t xml:space="preserve">Multiplying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left and 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right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r>
                    <m:rPr>
                      <m:sty m:val="b"/>
                    </m:rPr>
                    <m:t>Λ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Multiplying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left and 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gives back the first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diagonal matrix with the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on its diagonal.</w:t>
      </w:r>
    </w:p>
    <w:bookmarkEnd w:id="108"/>
    <w:bookmarkStart w:id="112" w:name="thm-symmetric-eigenvectors-orthogonal"/>
    <w:p>
      <w:pPr>
        <w:pStyle w:val="BodyText"/>
      </w:pPr>
      <w:ins w:id="3" w:author="PR Preview" w:date="2026-01-01T00:00:00Z">
        <w:r>
          <w:rPr>
            <w:b/>
            <w:bCs/>
          </w:rPr>
          <w:t xml:space="preserve">Theorem 13 (Eigenvectors of a symmetric matrix for distinct eigenvalues are orthogonal)</w:t>
        </w:r>
      </w:ins>
      <w:ins w:id="4" w:author="PR Preview" w:date="2026-01-01T00:00:00Z">
        <w:r>
          <w:t xml:space="preserve"> </w:t>
        </w:r>
      </w:ins>
      <w:ins w:id="5" w:author="PR Preview" w:date="2026-01-01T00:00:00Z">
        <w:r>
          <w:t xml:space="preserve">Let</w:t>
        </w:r>
      </w:ins>
      <w:ins w:id="6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7" w:author="PR Preview" w:date="2026-01-01T00:00:00Z">
        <w:r>
          <w:t xml:space="preserve"> </w:t>
        </w:r>
      </w:ins>
      <w:ins w:id="8" w:author="PR Preview" w:date="2026-01-01T00:00:00Z">
        <w:r>
          <w:t xml:space="preserve">be a symmetric</w:t>
        </w:r>
      </w:ins>
      <w:ins w:id="9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p</m:t>
        </m:r>
      </m:oMath>
      <w:ins w:id="10" w:author="PR Preview" w:date="2026-01-01T00:00:00Z">
        <w:r>
          <w:t xml:space="preserve"> </w:t>
        </w:r>
      </w:ins>
      <w:ins w:id="11" w:author="PR Preview" w:date="2026-01-01T00:00:00Z">
        <w:r>
          <w:t xml:space="preserve">matrix (</w:t>
        </w:r>
      </w:ins>
      <w:hyperlink w:anchor="def-symmetric-matrix">
        <w:ins w:id="12" w:author="PR Preview" w:date="2026-01-01T00:00:00Z">
          <w:r>
            <w:rPr>
              <w:rStyle w:val="Hyperlink"/>
            </w:rPr>
            <w:t xml:space="preserve">Definition 3</w:t>
          </w:r>
        </w:ins>
      </w:hyperlink>
      <w:ins w:id="13" w:author="PR Preview" w:date="2026-01-01T00:00:00Z">
        <w:r>
          <w:t xml:space="preserve">),</w:t>
        </w:r>
      </w:ins>
      <w:ins w:id="14" w:author="PR Preview" w:date="2026-01-01T00:00:00Z">
        <w:r>
          <w:t xml:space="preserve"> </w:t>
        </w:r>
      </w:ins>
      <w:ins w:id="15" w:author="PR Preview" w:date="2026-01-01T00:00:00Z">
        <w:r>
          <w:t xml:space="preserve">and let</w:t>
        </w:r>
      </w:ins>
      <w:ins w:id="16" w:author="PR Preview" w:date="2026-01-01T00:00:00Z">
        <w:r>
          <w:t xml:space="preserve"> </w:t>
        </w:r>
      </w:ins>
      <w:ins w:id="17" w:author="PR Preview" w:date="2026-01-01T00:00:00Z">
        <w:r>
          <w:t xml:space="preserve">$\mathord{\smash[b]{\underset{\raise.3ex\hbox{$\scriptstyle\sim$}}{u}}\vphantom{u}}$</w:t>
        </w:r>
      </w:ins>
      <w:ins w:id="18" w:author="PR Preview" w:date="2026-01-01T00:00:00Z">
        <w:r>
          <w:t xml:space="preserve"> </w:t>
        </w:r>
      </w:ins>
      <w:ins w:id="19" w:author="PR Preview" w:date="2026-01-01T00:00:00Z">
        <w:r>
          <w:t xml:space="preserve">and</w:t>
        </w:r>
      </w:ins>
      <w:ins w:id="20" w:author="PR Preview" w:date="2026-01-01T00:00:00Z">
        <w:r>
          <w:t xml:space="preserve"> </w:t>
        </w:r>
      </w:ins>
      <w:ins w:id="21" w:author="PR Preview" w:date="2026-01-01T00:00:00Z">
        <w:r>
          <w:t xml:space="preserve">$\mathord{\smash[b]{\underset{\raise.3ex\hbox{$\scriptstyle\sim$}}{v}}\vphantom{v}}$</w:t>
        </w:r>
      </w:ins>
      <w:ins w:id="22" w:author="PR Preview" w:date="2026-01-01T00:00:00Z">
        <w:r>
          <w:t xml:space="preserve"> </w:t>
        </w:r>
      </w:ins>
      <w:ins w:id="23" w:author="PR Preview" w:date="2026-01-01T00:00:00Z">
        <w:r>
          <w:t xml:space="preserve">be</w:t>
        </w:r>
      </w:ins>
      <w:ins w:id="24" w:author="PR Preview" w:date="2026-01-01T00:00:00Z">
        <w:r>
          <w:t xml:space="preserve"> </w:t>
        </w:r>
      </w:ins>
      <w:hyperlink r:id="rId109">
        <w:ins w:id="25" w:author="PR Preview" w:date="2026-01-01T00:00:00Z">
          <w:r>
            <w:rPr>
              <w:rStyle w:val="Hyperlink"/>
            </w:rPr>
            <w:t xml:space="preserve">eigenvectors</w:t>
          </w:r>
        </w:ins>
      </w:hyperlink>
      <w:ins w:id="26" w:author="PR Preview" w:date="2026-01-01T00:00:00Z">
        <w:r>
          <w:t xml:space="preserve"> </w:t>
        </w:r>
      </w:ins>
      <w:ins w:id="27" w:author="PR Preview" w:date="2026-01-01T00:00:00Z">
        <w:r>
          <w:t xml:space="preserve">of</w:t>
        </w:r>
      </w:ins>
      <w:ins w:id="28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29" w:author="PR Preview" w:date="2026-01-01T00:00:00Z">
        <w:r>
          <w:t xml:space="preserve"> </w:t>
        </w:r>
      </w:ins>
      <w:ins w:id="30" w:author="PR Preview" w:date="2026-01-01T00:00:00Z">
        <w:r>
          <w:t xml:space="preserve">(</w:t>
        </w:r>
      </w:ins>
      <w:hyperlink w:anchor="def-eigenvector">
        <w:ins w:id="31" w:author="PR Preview" w:date="2026-01-01T00:00:00Z">
          <w:r>
            <w:rPr>
              <w:rStyle w:val="Hyperlink"/>
            </w:rPr>
            <w:t xml:space="preserve">Definition 17</w:t>
          </w:r>
        </w:ins>
      </w:hyperlink>
      <w:ins w:id="32" w:author="PR Preview" w:date="2026-01-01T00:00:00Z">
        <w:r>
          <w:t xml:space="preserve">)</w:t>
        </w:r>
      </w:ins>
      <w:ins w:id="33" w:author="PR Preview" w:date="2026-01-01T00:00:00Z">
        <w:r>
          <w:t xml:space="preserve"> </w:t>
        </w:r>
      </w:ins>
      <w:ins w:id="34" w:author="PR Preview" w:date="2026-01-01T00:00:00Z">
        <w:r>
          <w:t xml:space="preserve">for</w:t>
        </w:r>
      </w:ins>
      <w:ins w:id="35" w:author="PR Preview" w:date="2026-01-01T00:00:00Z">
        <w:r>
          <w:t xml:space="preserve"> </w:t>
        </w:r>
      </w:ins>
      <w:hyperlink r:id="rId110">
        <w:ins w:id="36" w:author="PR Preview" w:date="2026-01-01T00:00:00Z">
          <w:r>
            <w:rPr>
              <w:rStyle w:val="Hyperlink"/>
            </w:rPr>
            <w:t xml:space="preserve">eigenvalues</w:t>
          </w:r>
        </w:ins>
      </w:hyperlink>
      <w:ins w:id="37" w:author="PR Preview" w:date="2026-01-01T00:00:00Z">
        <w:r>
          <w:t xml:space="preserve"> </w:t>
        </w:r>
      </w:ins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λ</m:t>
            </m:r>
          </m:e>
          <m:sub>
            <m:r>
              <m:t>2</m:t>
            </m:r>
          </m:sub>
        </m:sSub>
      </m:oMath>
      <w:ins w:id="38" w:author="PR Preview" w:date="2026-01-01T00:00:00Z">
        <w:r>
          <w:t xml:space="preserve">.</w:t>
        </w:r>
      </w:ins>
      <w:ins w:id="39" w:author="PR Preview" w:date="2026-01-01T00:00:00Z">
        <w:r>
          <w:t xml:space="preserve"> </w:t>
        </w:r>
      </w:ins>
      <w:ins w:id="40" w:author="PR Preview" w:date="2026-01-01T00:00:00Z">
        <w:r>
          <w:t xml:space="preserve">Then</w:t>
        </w:r>
      </w:ins>
      <w:ins w:id="41" w:author="PR Preview" w:date="2026-01-01T00:00:00Z">
        <w:r>
          <w:t xml:space="preserve"> </w:t>
        </w:r>
      </w:ins>
      <w:ins w:id="42" w:author="PR Preview" w:date="2026-01-01T00:00:00Z">
        <w:r>
          <w:t xml:space="preserve">$\mathord{\smash[b]{\underset{\raise.3ex\hbox{$\scriptstyle\sim$}}{u}}\vphantom{u}} \perp \mathord{\smash[b]{\underset{\raise.3ex\hbox{$\scriptstyle\sim$}}{v}}\vphantom{v}}$</w:t>
        </w:r>
      </w:ins>
      <w:ins w:id="43" w:author="PR Preview" w:date="2026-01-01T00:00:00Z">
        <w:r>
          <w:t xml:space="preserve"> </w:t>
        </w:r>
      </w:ins>
      <w:ins w:id="44" w:author="PR Preview" w:date="2026-01-01T00:00:00Z">
        <w:r>
          <w:t xml:space="preserve">(</w:t>
        </w:r>
      </w:ins>
      <w:hyperlink r:id="rId111">
        <w:ins w:id="45" w:author="PR Preview" w:date="2026-01-01T00:00:00Z">
          <w:r>
            <w:rPr>
              <w:rStyle w:val="Hyperlink"/>
            </w:rPr>
            <w:t xml:space="preserve">Definition 15 in Vectors</w:t>
          </w:r>
        </w:ins>
      </w:hyperlink>
      <w:ins w:id="46" w:author="PR Preview" w:date="2026-01-01T00:00:00Z">
        <w:r>
          <w:t xml:space="preserve">).</w:t>
        </w:r>
      </w:ins>
    </w:p>
    <w:bookmarkEnd w:id="112"/>
    <w:p>
      <w:pPr>
        <w:pStyle w:val="BodyText"/>
      </w:pPr>
      <w:ins w:id="47" w:author="PR Preview" w:date="2026-01-01T00:00:00Z">
        <w:r>
          <w:rPr>
            <w:i/>
            <w:iCs/>
          </w:rPr>
          <w:t xml:space="preserve">Proof</w:t>
        </w:r>
      </w:ins>
      <w:ins w:id="48" w:author="PR Preview" w:date="2026-01-01T00:00:00Z">
        <w:r>
          <w:t xml:space="preserve">. </w:t>
        </w:r>
      </w:ins>
    </w:p>
    <w:p>
      <w:pPr>
        <w:pStyle w:val="BodyText"/>
      </w:pPr>
      <w:ins w:id="49" w:author="PR Preview" w:date="2026-01-01T00:00:00Z">
        <w:r>
          <w:t xml:space="preserve">$$
    \begin{aligned}
    \lambda_1\,(\mathord{\smash[b]{\underset{\raise.3ex\hbox{$\scriptstyle\sim$}}{u}}\vphantom{u}} \cdot \mathord{\smash[b]{\underset{\raise.3ex\hbox{$\scriptstyle\sim$}}{v}}\vphantom{v}})
    &amp;= (\lambda_1 \mathord{\smash[b]{\underset{\raise.3ex\hbox{$\scriptstyle\sim$}}{u}}\vphantom{u}}) \cdot \mathord{\smash[b]{\underset{\raise.3ex\hbox{$\scriptstyle\sim$}}{v}}\vphantom{v}}
    &amp;&amp; \text{(}\text{Definition~8 in Vectors}\text{)}
    \\
    &amp;= (\mathbf{A} \mathord{\smash[b]{\underset{\raise.3ex\hbox{$\scriptstyle\sim$}}{u}}\vphantom{u}}) \cdot \mathord{\smash[b]{\underset{\raise.3ex\hbox{$\scriptstyle\sim$}}{v}}\vphantom{v}}
    &amp;&amp; \text{(} \mathord{\smash[b]{\underset{\raise.3ex\hbox{$\scriptstyle\sim$}}{u}}\vphantom{u}} \text{ is an eigenvector for } \lambda_1 \text{)}
    \\
    &amp;= {(\mathbf{A} \mathord{\smash[b]{\underset{\raise.3ex\hbox{$\scriptstyle\sim$}}{u}}\vphantom{u}})}^{\top}\,\mathord{\smash[b]{\underset{\raise.3ex\hbox{$\scriptstyle\sim$}}{v}}\vphantom{v}}
    &amp;&amp; \text{(}\text{Definition~8 in Vectors}\text{)}
    \\
    &amp;= {\mathord{\smash[b]{\underset{\raise.3ex\hbox{$\scriptstyle\sim$}}{u}}\vphantom{u}}}^{\top}\,{\mathbf{A}}^{\top}\,\mathord{\smash[b]{\underset{\raise.3ex\hbox{$\scriptstyle\sim$}}{v}}\vphantom{v}}
    &amp;&amp; \text{(}\text{Theorem~17 in Matrices}\text{)}
    \\
    &amp;= {\mathord{\smash[b]{\underset{\raise.3ex\hbox{$\scriptstyle\sim$}}{u}}\vphantom{u}}}^{\top}\,\mathbf{A}\,\mathord{\smash[b]{\underset{\raise.3ex\hbox{$\scriptstyle\sim$}}{v}}\vphantom{v}}
    &amp;&amp; \text{(} \mathbf{A} \text{ is symmetric)}
    \\
    &amp;= {\mathord{\smash[b]{\underset{\raise.3ex\hbox{$\scriptstyle\sim$}}{u}}\vphantom{u}}}^{\top}\,(\lambda_2 \mathord{\smash[b]{\underset{\raise.3ex\hbox{$\scriptstyle\sim$}}{v}}\vphantom{v}})
    &amp;&amp; \text{(} \mathord{\smash[b]{\underset{\raise.3ex\hbox{$\scriptstyle\sim$}}{v}}\vphantom{v}} \text{ is an eigenvector for } \lambda_2 \text{)}
    \\
    &amp;= \lambda_2\,(\mathord{\smash[b]{\underset{\raise.3ex\hbox{$\scriptstyle\sim$}}{u}}\vphantom{u}} \cdot \mathord{\smash[b]{\underset{\raise.3ex\hbox{$\scriptstyle\sim$}}{v}}\vphantom{v}}).
    &amp;&amp; \text{(}\text{Definition~8 in Vectors}\text{)}
    \end{aligned}
    $$</w:t>
        </w:r>
      </w:ins>
    </w:p>
    <w:p>
      <w:pPr>
        <w:pStyle w:val="FirstParagraph"/>
      </w:pPr>
      <w:ins w:id="50" w:author="PR Preview" w:date="2026-01-01T00:00:00Z">
        <w:r>
          <w:t xml:space="preserve">So</w:t>
        </w:r>
      </w:ins>
      <w:ins w:id="51" w:author="PR Preview" w:date="2026-01-01T00:00:00Z">
        <w:r>
          <w:t xml:space="preserve"> </w:t>
        </w:r>
      </w:ins>
      <w:ins w:id="52" w:author="PR Preview" w:date="2026-01-01T00:00:00Z">
        <w:r>
          <w:t xml:space="preserve">$(\lambda_1 - \lambda_2)\,(\mathord{\smash[b]{\underset{\raise.3ex\hbox{$\scriptstyle\sim$}}{u}}\vphantom{u}} \cdot \mathord{\smash[b]{\underset{\raise.3ex\hbox{$\scriptstyle\sim$}}{v}}\vphantom{v}}) = 0$</w:t>
        </w:r>
      </w:ins>
      <w:ins w:id="53" w:author="PR Preview" w:date="2026-01-01T00:00:00Z">
        <w:r>
          <w:t xml:space="preserve">,</w:t>
        </w:r>
      </w:ins>
      <w:ins w:id="54" w:author="PR Preview" w:date="2026-01-01T00:00:00Z">
        <w:r>
          <w:t xml:space="preserve"> </w:t>
        </w:r>
      </w:ins>
      <w:ins w:id="55" w:author="PR Preview" w:date="2026-01-01T00:00:00Z">
        <w:r>
          <w:t xml:space="preserve">and</w:t>
        </w:r>
      </w:ins>
      <w:ins w:id="56" w:author="PR Preview" w:date="2026-01-01T00:00:00Z">
        <w:r>
          <w:t xml:space="preserve"> </w:t>
        </w:r>
      </w:ins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ins w:id="57" w:author="PR Preview" w:date="2026-01-01T00:00:00Z">
        <w:r>
          <w:t xml:space="preserve">, so</w:t>
        </w:r>
      </w:ins>
      <w:ins w:id="58" w:author="PR Preview" w:date="2026-01-01T00:00:00Z">
        <w:r>
          <w:t xml:space="preserve"> </w:t>
        </w:r>
      </w:ins>
      <w:ins w:id="59" w:author="PR Preview" w:date="2026-01-01T00:00:00Z">
        <w:r>
          <w:t xml:space="preserve">$\mathord{\smash[b]{\underset{\raise.3ex\hbox{$\scriptstyle\sim$}}{u}}\vphantom{u}} \cdot \mathord{\smash[b]{\underset{\raise.3ex\hbox{$\scriptstyle\sim$}}{v}}\vphantom{v}} = 0$</w:t>
        </w:r>
      </w:ins>
      <w:ins w:id="60" w:author="PR Preview" w:date="2026-01-01T00:00:00Z">
        <w:r>
          <w:t xml:space="preserve">.</w:t>
        </w:r>
      </w:ins>
    </w:p>
    <w:bookmarkStart w:id="114" w:name="exm-symmetric-eigenvectors-orthogonal"/>
    <w:p>
      <w:pPr>
        <w:pStyle w:val="BodyText"/>
      </w:pPr>
      <w:ins w:id="61" w:author="PR Preview" w:date="2026-01-01T00:00:00Z">
        <w:r>
          <w:rPr>
            <w:b/>
            <w:bCs/>
          </w:rPr>
          <w:t xml:space="preserve">Example 26 (Eigenvectors of a symmetric</w:t>
        </w:r>
      </w:ins>
      <w:ins w:id="62" w:author="PR Preview" w:date="2026-01-01T00:00:00Z">
        <w:r>
          <w:rPr>
            <w:b/>
            <w:bCs/>
          </w:rPr>
          <w:t xml:space="preserve"> </w:t>
        </w:r>
      </w:ins>
      <m:oMath>
        <m:r>
          <m:t>2</m:t>
        </m:r>
        <m:r>
          <m:rPr>
            <m:sty m:val="p"/>
          </m:rPr>
          <m:t>×</m:t>
        </m:r>
        <m:r>
          <m:t>2</m:t>
        </m:r>
      </m:oMath>
      <w:ins w:id="63" w:author="PR Preview" w:date="2026-01-01T00:00:00Z">
        <w:r>
          <w:rPr>
            <w:b/>
            <w:bCs/>
          </w:rPr>
          <w:t xml:space="preserve"> </w:t>
        </w:r>
      </w:ins>
      <w:ins w:id="64" w:author="PR Preview" w:date="2026-01-01T00:00:00Z">
        <w:r>
          <w:rPr>
            <w:b/>
            <w:bCs/>
          </w:rPr>
          <w:t xml:space="preserve">matrix)</w:t>
        </w:r>
      </w:ins>
      <w:ins w:id="65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ins w:id="66" w:author="PR Preview" w:date="2026-01-01T00:00:00Z">
        <w:r>
          <w:t xml:space="preserve"> </w:t>
        </w:r>
      </w:ins>
      <w:ins w:id="67" w:author="PR Preview" w:date="2026-01-01T00:00:00Z">
        <w:r>
          <w:t xml:space="preserve">is</w:t>
        </w:r>
      </w:ins>
      <w:ins w:id="68" w:author="PR Preview" w:date="2026-01-01T00:00:00Z">
        <w:r>
          <w:t xml:space="preserve"> </w:t>
        </w:r>
      </w:ins>
      <w:hyperlink r:id="rId113">
        <w:ins w:id="69" w:author="PR Preview" w:date="2026-01-01T00:00:00Z">
          <w:r>
            <w:rPr>
              <w:rStyle w:val="Hyperlink"/>
            </w:rPr>
            <w:t xml:space="preserve">symmetric</w:t>
          </w:r>
        </w:ins>
      </w:hyperlink>
      <w:ins w:id="70" w:author="PR Preview" w:date="2026-01-01T00:00:00Z">
        <w:r>
          <w:t xml:space="preserve">.</w:t>
        </w:r>
      </w:ins>
      <w:ins w:id="71" w:author="PR Preview" w:date="2026-01-01T00:00:00Z">
        <w:r>
          <w:t xml:space="preserve"> </w:t>
        </w:r>
      </w:ins>
      <w:ins w:id="72" w:author="PR Preview" w:date="2026-01-01T00:00:00Z">
        <w:r>
          <w:t xml:space="preserve">Its</w:t>
        </w:r>
      </w:ins>
      <w:ins w:id="73" w:author="PR Preview" w:date="2026-01-01T00:00:00Z">
        <w:r>
          <w:t xml:space="preserve"> </w:t>
        </w:r>
      </w:ins>
      <w:hyperlink r:id="rId109">
        <w:ins w:id="74" w:author="PR Preview" w:date="2026-01-01T00:00:00Z">
          <w:r>
            <w:rPr>
              <w:rStyle w:val="Hyperlink"/>
            </w:rPr>
            <w:t xml:space="preserve">eigenvectors</w:t>
          </w:r>
        </w:ins>
      </w:hyperlink>
      <w:ins w:id="75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76" w:author="PR Preview" w:date="2026-01-01T00:00:00Z">
        <w:r>
          <w:t xml:space="preserve"> </w:t>
        </w:r>
      </w:ins>
      <w:ins w:id="77" w:author="PR Preview" w:date="2026-01-01T00:00:00Z">
        <w:r>
          <w:t xml:space="preserve">for</w:t>
        </w:r>
      </w:ins>
      <w:ins w:id="78" w:author="PR Preview" w:date="2026-01-01T00:00:00Z">
        <w:r>
          <w:t xml:space="preserve"> </w:t>
        </w:r>
      </w:ins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ins w:id="79" w:author="PR Preview" w:date="2026-01-01T00:00:00Z">
        <w:r>
          <w:t xml:space="preserve"> </w:t>
        </w:r>
      </w:ins>
      <w:ins w:id="80" w:author="PR Preview" w:date="2026-01-01T00:00:00Z">
        <w:r>
          <w:t xml:space="preserve">and</w:t>
        </w:r>
      </w:ins>
      <w:ins w:id="81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ins w:id="82" w:author="PR Preview" w:date="2026-01-01T00:00:00Z">
        <w:r>
          <w:t xml:space="preserve"> </w:t>
        </w:r>
      </w:ins>
      <w:ins w:id="83" w:author="PR Preview" w:date="2026-01-01T00:00:00Z">
        <w:r>
          <w:t xml:space="preserve">for</w:t>
        </w:r>
      </w:ins>
      <w:ins w:id="84" w:author="PR Preview" w:date="2026-01-01T00:00:00Z">
        <w:r>
          <w:t xml:space="preserve"> </w:t>
        </w:r>
      </w:ins>
      <m:oMath>
        <m:sSub>
          <m:e>
            <m:r>
              <m:t>λ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ins w:id="85" w:author="PR Preview" w:date="2026-01-01T00:00:00Z">
        <w:r>
          <w:t xml:space="preserve"> </w:t>
        </w:r>
      </w:ins>
      <w:ins w:id="86" w:author="PR Preview" w:date="2026-01-01T00:00:00Z">
        <w:r>
          <w:t xml:space="preserve">(</w:t>
        </w:r>
      </w:ins>
      <w:hyperlink w:anchor="exm-eigenvalue">
        <w:ins w:id="87" w:author="PR Preview" w:date="2026-01-01T00:00:00Z">
          <w:r>
            <w:rPr>
              <w:rStyle w:val="Hyperlink"/>
            </w:rPr>
            <w:t xml:space="preserve">Example 24</w:t>
          </w:r>
        </w:ins>
      </w:hyperlink>
      <w:ins w:id="88" w:author="PR Preview" w:date="2026-01-01T00:00:00Z">
        <w:r>
          <w:t xml:space="preserve">) satisfy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4"/>
    <w:bookmarkStart w:id="115" w:name="def-eigendecomposition"/>
    <w:p>
      <w:pPr>
        <w:pStyle w:val="FirstParagraph"/>
      </w:pPr>
      <w:r>
        <w:rPr>
          <w:b/>
          <w:bCs/>
        </w:rPr>
        <w:t xml:space="preserve">Definition 18 (Eigendecomposition (spectral decomposition))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entries.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eigendecomposition</w:t>
      </w:r>
      <w:r>
        <w:t xml:space="preserve"> </w:t>
      </w:r>
      <w:r>
        <w:t xml:space="preserve">[10]</w:t>
      </w:r>
      <w:r>
        <w:t xml:space="preserve">, or</w:t>
      </w:r>
      <w:r>
        <w:t xml:space="preserve"> </w:t>
      </w:r>
      <w:r>
        <w:rPr>
          <w:b/>
          <w:bCs/>
        </w:rPr>
        <w:t xml:space="preserve">spectral decomposition</w:t>
      </w:r>
      <w:r>
        <w:t xml:space="preserve">,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rPr>
              <m:sty m:val="b"/>
            </m:rPr>
            <m:t>Λ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 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115"/>
    <w:bookmarkStart w:id="116" w:name="exm-spectral"/>
    <w:p>
      <w:pPr>
        <w:pStyle w:val="BodyText"/>
      </w:pPr>
      <w:del w:id="89" w:author="PR Preview" w:date="2026-01-01T00:00:00Z">
        <w:r>
          <w:rPr>
            <w:b/>
            <w:bCs/>
          </w:rPr>
          <w:delText xml:space="preserve">Example 26 (An eigendecomposition of a</w:delText>
        </w:r>
      </w:del>
      <w:del w:id="90" w:author="PR Preview" w:date="2026-01-01T00:00:00Z">
        <w:r>
          <w:rPr>
            <w:b/>
            <w:bCs/>
          </w:rPr>
          <w:delText xml:space="preserve"> </w:delText>
        </w:r>
      </w:del>
      <m:oMath>
        <m:r>
          <m:t>2</m:t>
        </m:r>
        <m:r>
          <m:rPr>
            <m:sty m:val="p"/>
          </m:rPr>
          <m:t>×</m:t>
        </m:r>
        <m:r>
          <m:t>2</m:t>
        </m:r>
      </m:oMath>
      <w:del w:id="91" w:author="PR Preview" w:date="2026-01-01T00:00:00Z">
        <w:r>
          <w:rPr>
            <w:b/>
            <w:bCs/>
          </w:rPr>
          <w:delText xml:space="preserve"> </w:delText>
        </w:r>
      </w:del>
      <w:del w:id="92" w:author="PR Preview" w:date="2026-01-01T00:00:00Z">
        <w:r>
          <w:rPr>
            <w:b/>
            <w:bCs/>
          </w:rPr>
          <w:delText xml:space="preserve">symmetric matrix)</w:delText>
        </w:r>
      </w:del>
      <w:del w:id="93" w:author="PR Preview" w:date="2026-01-01T00:00:00Z">
        <w:r>
          <w:delText xml:space="preserve"> </w:delText>
        </w:r>
      </w:del>
      <w:del w:id="94" w:author="PR Preview" w:date="2026-01-01T00:00:00Z">
        <w:r>
          <w:delText xml:space="preserve">For</w:delText>
        </w:r>
      </w:del>
      <w:del w:id="95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del w:id="96" w:author="PR Preview" w:date="2026-01-01T00:00:00Z">
        <w:r>
          <w:delText xml:space="preserve">,</w:delText>
        </w:r>
      </w:del>
      <w:del w:id="97" w:author="PR Preview" w:date="2026-01-01T00:00:00Z">
        <w:r>
          <w:delText xml:space="preserve"> </w:delText>
        </w:r>
      </w:del>
      <w:hyperlink w:anchor="exm-eigenvalue">
        <w:del w:id="98" w:author="PR Preview" w:date="2026-01-01T00:00:00Z">
          <w:r>
            <w:rPr>
              <w:rStyle w:val="Hyperlink"/>
            </w:rPr>
            <w:delText xml:space="preserve">Example 24</w:delText>
          </w:r>
        </w:del>
      </w:hyperlink>
      <w:del w:id="99" w:author="PR Preview" w:date="2026-01-01T00:00:00Z">
        <w:r>
          <w:delText xml:space="preserve"> </w:delText>
        </w:r>
      </w:del>
      <w:del w:id="100" w:author="PR Preview" w:date="2026-01-01T00:00:00Z">
        <w:r>
          <w:delText xml:space="preserve">found the eigenvectors</w:delText>
        </w:r>
      </w:del>
      <w:del w:id="101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102" w:author="PR Preview" w:date="2026-01-01T00:00:00Z">
        <w:r>
          <w:delText xml:space="preserve"> </w:delText>
        </w:r>
      </w:del>
      <w:del w:id="103" w:author="PR Preview" w:date="2026-01-01T00:00:00Z">
        <w:r>
          <w:delText xml:space="preserve">for</w:delText>
        </w:r>
      </w:del>
      <w:del w:id="104" w:author="PR Preview" w:date="2026-01-01T00:00:00Z">
        <w:r>
          <w:delText xml:space="preserve"> </w:delText>
        </w:r>
      </w:del>
      <m:oMath>
        <m:r>
          <m:t>3</m:t>
        </m:r>
      </m:oMath>
      <w:del w:id="105" w:author="PR Preview" w:date="2026-01-01T00:00:00Z">
        <w:r>
          <w:delText xml:space="preserve"> </w:delText>
        </w:r>
      </w:del>
      <w:del w:id="106" w:author="PR Preview" w:date="2026-01-01T00:00:00Z">
        <w:r>
          <w:delText xml:space="preserve">and</w:delText>
        </w:r>
      </w:del>
      <w:del w:id="107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del w:id="108" w:author="PR Preview" w:date="2026-01-01T00:00:00Z">
        <w:r>
          <w:delText xml:space="preserve"> </w:delText>
        </w:r>
      </w:del>
      <w:del w:id="109" w:author="PR Preview" w:date="2026-01-01T00:00:00Z">
        <w:r>
          <w:delText xml:space="preserve">for</w:delText>
        </w:r>
      </w:del>
      <w:del w:id="110" w:author="PR Preview" w:date="2026-01-01T00:00:00Z">
        <w:r>
          <w:delText xml:space="preserve"> </w:delText>
        </w:r>
      </w:del>
      <m:oMath>
        <m:r>
          <m:t>1</m:t>
        </m:r>
      </m:oMath>
      <w:del w:id="111" w:author="PR Preview" w:date="2026-01-01T00:00:00Z">
        <w:r>
          <w:delText xml:space="preserve">.</w:delText>
        </w:r>
      </w:del>
      <w:del w:id="112" w:author="PR Preview" w:date="2026-01-01T00:00:00Z">
        <w:r>
          <w:delText xml:space="preserve"> </w:delText>
        </w:r>
      </w:del>
      <w:del w:id="113" w:author="PR Preview" w:date="2026-01-01T00:00:00Z">
        <w:r>
          <w:delText xml:space="preserve">They are orthogonal (</w:delText>
        </w:r>
      </w:del>
      <w:hyperlink r:id="rId111">
        <w:del w:id="114" w:author="PR Preview" w:date="2026-01-01T00:00:00Z">
          <w:r>
            <w:rPr>
              <w:rStyle w:val="Hyperlink"/>
            </w:rPr>
            <w:delText xml:space="preserve">Definition 15 in Vectors</w:delText>
          </w:r>
        </w:del>
      </w:hyperlink>
      <w:del w:id="115" w:author="PR Preview" w:date="2026-01-01T00:00:00Z">
        <w:r>
          <w:delText xml:space="preserve">):</w:delText>
        </w:r>
      </w:del>
    </w:p>
    <w:p>
      <w:pPr>
        <w:pStyle w:val="BodyText"/>
      </w:pPr>
      <w:ins w:id="116" w:author="PR Preview" w:date="2026-01-01T00:00:00Z">
        <w:r>
          <w:rPr>
            <w:b/>
            <w:bCs/>
          </w:rPr>
          <w:t xml:space="preserve">Example 27 (An eigendecomposition of a</w:t>
        </w:r>
      </w:ins>
      <w:ins w:id="117" w:author="PR Preview" w:date="2026-01-01T00:00:00Z">
        <w:r>
          <w:rPr>
            <w:b/>
            <w:bCs/>
          </w:rPr>
          <w:t xml:space="preserve"> </w:t>
        </w:r>
      </w:ins>
      <m:oMath>
        <m:r>
          <m:t>2</m:t>
        </m:r>
        <m:r>
          <m:rPr>
            <m:sty m:val="p"/>
          </m:rPr>
          <m:t>×</m:t>
        </m:r>
        <m:r>
          <m:t>2</m:t>
        </m:r>
      </m:oMath>
      <w:ins w:id="118" w:author="PR Preview" w:date="2026-01-01T00:00:00Z">
        <w:r>
          <w:rPr>
            <w:b/>
            <w:bCs/>
          </w:rPr>
          <w:t xml:space="preserve"> </w:t>
        </w:r>
      </w:ins>
      <w:ins w:id="119" w:author="PR Preview" w:date="2026-01-01T00:00:00Z">
        <w:r>
          <w:rPr>
            <w:b/>
            <w:bCs/>
          </w:rPr>
          <w:t xml:space="preserve">symmetric matrix)</w:t>
        </w:r>
      </w:ins>
      <w:ins w:id="120" w:author="PR Preview" w:date="2026-01-01T00:00:00Z">
        <w:r>
          <w:t xml:space="preserve"> </w:t>
        </w:r>
      </w:ins>
      <w:ins w:id="121" w:author="PR Preview" w:date="2026-01-01T00:00:00Z">
        <w:r>
          <w:t xml:space="preserve">For</w:t>
        </w:r>
      </w:ins>
      <w:ins w:id="122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ins w:id="123" w:author="PR Preview" w:date="2026-01-01T00:00:00Z">
        <w:r>
          <w:t xml:space="preserve">,</w:t>
        </w:r>
      </w:ins>
      <w:ins w:id="124" w:author="PR Preview" w:date="2026-01-01T00:00:00Z">
        <w:r>
          <w:t xml:space="preserve"> </w:t>
        </w:r>
      </w:ins>
      <w:hyperlink w:anchor="exm-eigenvalue">
        <w:ins w:id="125" w:author="PR Preview" w:date="2026-01-01T00:00:00Z">
          <w:r>
            <w:rPr>
              <w:rStyle w:val="Hyperlink"/>
            </w:rPr>
            <w:t xml:space="preserve">Example 24</w:t>
          </w:r>
        </w:ins>
      </w:hyperlink>
      <w:ins w:id="126" w:author="PR Preview" w:date="2026-01-01T00:00:00Z">
        <w:r>
          <w:t xml:space="preserve"> </w:t>
        </w:r>
      </w:ins>
      <w:ins w:id="127" w:author="PR Preview" w:date="2026-01-01T00:00:00Z">
        <w:r>
          <w:t xml:space="preserve">found the eigenvectors</w:t>
        </w:r>
      </w:ins>
      <w:ins w:id="128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129" w:author="PR Preview" w:date="2026-01-01T00:00:00Z">
        <w:r>
          <w:t xml:space="preserve"> </w:t>
        </w:r>
      </w:ins>
      <w:ins w:id="130" w:author="PR Preview" w:date="2026-01-01T00:00:00Z">
        <w:r>
          <w:t xml:space="preserve">for</w:t>
        </w:r>
      </w:ins>
      <w:ins w:id="131" w:author="PR Preview" w:date="2026-01-01T00:00:00Z">
        <w:r>
          <w:t xml:space="preserve"> </w:t>
        </w:r>
      </w:ins>
      <m:oMath>
        <m:r>
          <m:t>3</m:t>
        </m:r>
      </m:oMath>
      <w:ins w:id="132" w:author="PR Preview" w:date="2026-01-01T00:00:00Z">
        <w:r>
          <w:t xml:space="preserve"> </w:t>
        </w:r>
      </w:ins>
      <w:ins w:id="133" w:author="PR Preview" w:date="2026-01-01T00:00:00Z">
        <w:r>
          <w:t xml:space="preserve">and</w:t>
        </w:r>
      </w:ins>
      <w:ins w:id="134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ins w:id="135" w:author="PR Preview" w:date="2026-01-01T00:00:00Z">
        <w:r>
          <w:t xml:space="preserve"> </w:t>
        </w:r>
      </w:ins>
      <w:ins w:id="136" w:author="PR Preview" w:date="2026-01-01T00:00:00Z">
        <w:r>
          <w:t xml:space="preserve">for</w:t>
        </w:r>
      </w:ins>
      <w:ins w:id="137" w:author="PR Preview" w:date="2026-01-01T00:00:00Z">
        <w:r>
          <w:t xml:space="preserve"> </w:t>
        </w:r>
      </w:ins>
      <m:oMath>
        <m:r>
          <m:t>1</m:t>
        </m:r>
      </m:oMath>
      <w:ins w:id="138" w:author="PR Preview" w:date="2026-01-01T00:00:00Z">
        <w:r>
          <w:t xml:space="preserve">.</w:t>
        </w:r>
      </w:ins>
      <w:ins w:id="139" w:author="PR Preview" w:date="2026-01-01T00:00:00Z">
        <w:r>
          <w:t xml:space="preserve"> </w:t>
        </w:r>
      </w:ins>
      <w:ins w:id="140" w:author="PR Preview" w:date="2026-01-01T00:00:00Z">
        <w:r>
          <w:t xml:space="preserve">They are orthogonal (</w:t>
        </w:r>
      </w:ins>
      <w:hyperlink r:id="rId111">
        <w:ins w:id="141" w:author="PR Preview" w:date="2026-01-01T00:00:00Z">
          <w:r>
            <w:rPr>
              <w:rStyle w:val="Hyperlink"/>
            </w:rPr>
            <w:t xml:space="preserve">Definition 15 in Vectors</w:t>
          </w:r>
        </w:ins>
      </w:hyperlink>
      <w:ins w:id="142" w:author="PR Preview" w:date="2026-01-01T00:00:00Z">
        <w:r>
          <w:t xml:space="preserve">):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Definition 16 in Vectors</w:t>
        </w:r>
      </w:hyperlink>
      <w:r>
        <w:t xml:space="preserve">),</w:t>
      </w:r>
      <w:r>
        <w:t xml:space="preserve"> </w:t>
      </w:r>
      <w:r>
        <w:t xml:space="preserve">so dividing each by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two orthonormal eigenvectors</w:t>
      </w:r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Definition 19 in Vectors</w:t>
        </w:r>
      </w:hyperlink>
      <w:r>
        <w:t xml:space="preserve">).</w:t>
      </w:r>
      <w:r>
        <w:t xml:space="preserve"> </w:t>
      </w:r>
      <w:r>
        <w:t xml:space="preserve">Put them in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and the matching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"/>
            </m:rPr>
            <m:t>Λ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16"/>
    <w:bookmarkStart w:id="117" w:name="rem-eigendecomposition-not-unique"/>
    <w:p>
      <w:pPr>
        <w:pStyle w:val="BodyText"/>
      </w:pPr>
      <w:r>
        <w:rPr>
          <w:i/>
          <w:iCs/>
        </w:rPr>
        <w:t xml:space="preserve">Remark 14</w:t>
      </w:r>
      <w:r>
        <w:t xml:space="preserve"> (An eigendecomposition is not unique). </w:t>
      </w:r>
      <w:r>
        <w:t xml:space="preserve">A symmetric matrix can have more than one eigendecomposition.</w:t>
      </w:r>
      <w:r>
        <w:t xml:space="preserve"> </w:t>
      </w:r>
      <w:r>
        <w:t xml:space="preserve">Reordering the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with them, gives another one,</w:t>
      </w:r>
      <w:r>
        <w:t xml:space="preserve"> </w:t>
      </w:r>
      <w:r>
        <w:t xml:space="preserve">and so does multiplying a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del w:id="143" w:author="PR Preview" w:date="2026-01-01T00:00:00Z">
        <w:r>
          <w:delText xml:space="preserve">For example, take</w:delText>
        </w:r>
      </w:del>
      <w:del w:id="144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145" w:author="PR Preview" w:date="2026-01-01T00:00:00Z">
        <w:r>
          <w:delText xml:space="preserve"> </w:delText>
        </w:r>
      </w:del>
      <w:del w:id="146" w:author="PR Preview" w:date="2026-01-01T00:00:00Z">
        <w:r>
          <w:delText xml:space="preserve">from</w:delText>
        </w:r>
      </w:del>
      <w:del w:id="147" w:author="PR Preview" w:date="2026-01-01T00:00:00Z">
        <w:r>
          <w:delText xml:space="preserve"> </w:delText>
        </w:r>
      </w:del>
      <w:hyperlink w:anchor="exm-spectral">
        <w:del w:id="148" w:author="PR Preview" w:date="2026-01-01T00:00:00Z">
          <w:r>
            <w:rPr>
              <w:rStyle w:val="Hyperlink"/>
            </w:rPr>
            <w:delText xml:space="preserve">Example 26</w:delText>
          </w:r>
        </w:del>
      </w:hyperlink>
      <w:del w:id="149" w:author="PR Preview" w:date="2026-01-01T00:00:00Z">
        <w:r>
          <w:delText xml:space="preserve">.</w:delText>
        </w:r>
      </w:del>
      <w:del w:id="150" w:author="PR Preview" w:date="2026-01-01T00:00:00Z">
        <w:r>
          <w:delText xml:space="preserve"> </w:delText>
        </w:r>
      </w:del>
      <w:del w:id="151" w:author="PR Preview" w:date="2026-01-01T00:00:00Z">
        <w:r>
          <w:delText xml:space="preserve">Swapping the two eigenvalues and the two columns gives</w:delText>
        </w:r>
      </w:del>
    </w:p>
    <w:p>
      <w:pPr>
        <w:pStyle w:val="BodyText"/>
      </w:pPr>
      <w:ins w:id="152" w:author="PR Preview" w:date="2026-01-01T00:00:00Z">
        <w:r>
          <w:t xml:space="preserve">For example, take</w:t>
        </w:r>
      </w:ins>
      <w:ins w:id="153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54" w:author="PR Preview" w:date="2026-01-01T00:00:00Z">
        <w:r>
          <w:t xml:space="preserve"> </w:t>
        </w:r>
      </w:ins>
      <w:ins w:id="155" w:author="PR Preview" w:date="2026-01-01T00:00:00Z">
        <w:r>
          <w:t xml:space="preserve">from</w:t>
        </w:r>
      </w:ins>
      <w:ins w:id="156" w:author="PR Preview" w:date="2026-01-01T00:00:00Z">
        <w:r>
          <w:t xml:space="preserve"> </w:t>
        </w:r>
      </w:ins>
      <w:hyperlink w:anchor="exm-spectral">
        <w:ins w:id="157" w:author="PR Preview" w:date="2026-01-01T00:00:00Z">
          <w:r>
            <w:rPr>
              <w:rStyle w:val="Hyperlink"/>
            </w:rPr>
            <w:t xml:space="preserve">Example 27</w:t>
          </w:r>
        </w:ins>
      </w:hyperlink>
      <w:ins w:id="158" w:author="PR Preview" w:date="2026-01-01T00:00:00Z">
        <w:r>
          <w:t xml:space="preserve">.</w:t>
        </w:r>
      </w:ins>
      <w:ins w:id="159" w:author="PR Preview" w:date="2026-01-01T00:00:00Z">
        <w:r>
          <w:t xml:space="preserve"> </w:t>
        </w:r>
      </w:ins>
      <w:ins w:id="160" w:author="PR Preview" w:date="2026-01-01T00:00:00Z">
        <w:r>
          <w:t xml:space="preserve">Swapping the two eigenvalues and the two columns gives</w:t>
        </w:r>
      </w:ins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"/>
                </m:rPr>
                <m:t>Λ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multiplying the second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The columns of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 reordered or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orthogonal.</w:t>
      </w:r>
      <w:r>
        <w:t xml:space="preserve"> </w:t>
      </w:r>
      <w:r>
        <w:t xml:space="preserve">Both products give back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1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17"/>
    <w:bookmarkStart w:id="119" w:name="thm-svd"/>
    <w:p>
      <w:pPr>
        <w:pStyle w:val="FirstParagraph"/>
      </w:pPr>
      <w:del w:id="161" w:author="PR Preview" w:date="2026-01-01T00:00:00Z">
        <w:r>
          <w:rPr>
            <w:b/>
            <w:bCs/>
          </w:rPr>
          <w:delText xml:space="preserve">Theorem 13 (Singular value decomposition)</w:delText>
        </w:r>
      </w:del>
      <w:del w:id="162" w:author="PR Preview" w:date="2026-01-01T00:00:00Z">
        <w:r>
          <w:delText xml:space="preserve"> </w:delText>
        </w:r>
      </w:del>
      <w:del w:id="163" w:author="PR Preview" w:date="2026-01-01T00:00:00Z">
        <w:r>
          <w:delText xml:space="preserve">Let</w:delText>
        </w:r>
      </w:del>
      <w:del w:id="164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165" w:author="PR Preview" w:date="2026-01-01T00:00:00Z">
        <w:r>
          <w:delText xml:space="preserve"> </w:delText>
        </w:r>
      </w:del>
      <w:del w:id="166" w:author="PR Preview" w:date="2026-01-01T00:00:00Z">
        <w:r>
          <w:delText xml:space="preserve">be an</w:delText>
        </w:r>
      </w:del>
      <w:del w:id="167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×</m:t>
        </m:r>
        <m:r>
          <m:t>p</m:t>
        </m:r>
      </m:oMath>
      <w:del w:id="168" w:author="PR Preview" w:date="2026-01-01T00:00:00Z">
        <w:r>
          <w:delText xml:space="preserve"> </w:delText>
        </w:r>
      </w:del>
      <w:del w:id="169" w:author="PR Preview" w:date="2026-01-01T00:00:00Z">
        <w:r>
          <w:delText xml:space="preserve">matrix with real entries</w:delText>
        </w:r>
      </w:del>
      <w:del w:id="170" w:author="PR Preview" w:date="2026-01-01T00:00:00Z">
        <w:r>
          <w:delText xml:space="preserve"> </w:delText>
        </w:r>
      </w:del>
      <w:del w:id="171" w:author="PR Preview" w:date="2026-01-01T00:00:00Z">
        <w:r>
          <w:delText xml:space="preserve">and</w:delText>
        </w:r>
      </w:del>
      <w:del w:id="172" w:author="PR Preview" w:date="2026-01-01T00:00:00Z">
        <w:r>
          <w:delText xml:space="preserve"> </w:delText>
        </w:r>
      </w:del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del w:id="173" w:author="PR Preview" w:date="2026-01-01T00:00:00Z">
        <w:r>
          <w:delText xml:space="preserve"> </w:delText>
        </w:r>
      </w:del>
      <w:del w:id="174" w:author="PR Preview" w:date="2026-01-01T00:00:00Z">
        <w:r>
          <w:delText xml:space="preserve">(</w:delText>
        </w:r>
      </w:del>
      <w:hyperlink r:id="rId118">
        <w:del w:id="175" w:author="PR Preview" w:date="2026-01-01T00:00:00Z">
          <w:r>
            <w:rPr>
              <w:rStyle w:val="Hyperlink"/>
            </w:rPr>
            <w:delText xml:space="preserve">Definition 2 in Subspaces and Rank</w:delText>
          </w:r>
        </w:del>
      </w:hyperlink>
      <w:del w:id="176" w:author="PR Preview" w:date="2026-01-01T00:00:00Z">
        <w:r>
          <w:delText xml:space="preserve">).</w:delText>
        </w:r>
      </w:del>
      <w:del w:id="177" w:author="PR Preview" w:date="2026-01-01T00:00:00Z">
        <w:r>
          <w:delText xml:space="preserve"> </w:delText>
        </w:r>
      </w:del>
      <w:del w:id="178" w:author="PR Preview" w:date="2026-01-01T00:00:00Z">
        <w:r>
          <w:delText xml:space="preserve">Then there are</w:delText>
        </w:r>
      </w:del>
      <w:del w:id="179" w:author="PR Preview" w:date="2026-01-01T00:00:00Z">
        <w:r>
          <w:delText xml:space="preserve"> </w:delText>
        </w:r>
      </w:del>
      <w:del w:id="180" w:author="PR Preview" w:date="2026-01-01T00:00:00Z">
        <w:r>
          <w:delText xml:space="preserve">an</w:delText>
        </w:r>
      </w:del>
      <w:del w:id="181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×</m:t>
        </m:r>
        <m:r>
          <m:t>n</m:t>
        </m:r>
      </m:oMath>
      <w:del w:id="182" w:author="PR Preview" w:date="2026-01-01T00:00:00Z">
        <w:r>
          <w:delText xml:space="preserve"> </w:delText>
        </w:r>
      </w:del>
      <w:del w:id="183" w:author="PR Preview" w:date="2026-01-01T00:00:00Z">
        <w:r>
          <w:delText xml:space="preserve">orthogonal matrix</w:delText>
        </w:r>
      </w:del>
      <w:del w:id="184" w:author="PR Preview" w:date="2026-01-01T00:00:00Z">
        <w:r>
          <w:delText xml:space="preserve"> </w:delText>
        </w:r>
      </w:del>
      <m:oMath>
        <m:r>
          <m:rPr>
            <m:sty m:val="bi"/>
          </m:rPr>
          <m:t>U</m:t>
        </m:r>
      </m:oMath>
      <w:del w:id="185" w:author="PR Preview" w:date="2026-01-01T00:00:00Z">
        <w:r>
          <w:delText xml:space="preserve">,</w:delText>
        </w:r>
      </w:del>
      <w:del w:id="186" w:author="PR Preview" w:date="2026-01-01T00:00:00Z">
        <w:r>
          <w:delText xml:space="preserve"> </w:delText>
        </w:r>
      </w:del>
      <w:del w:id="187" w:author="PR Preview" w:date="2026-01-01T00:00:00Z">
        <w:r>
          <w:delText xml:space="preserve">a</w:delText>
        </w:r>
      </w:del>
      <w:del w:id="188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p</m:t>
        </m:r>
      </m:oMath>
      <w:del w:id="189" w:author="PR Preview" w:date="2026-01-01T00:00:00Z">
        <w:r>
          <w:delText xml:space="preserve"> </w:delText>
        </w:r>
      </w:del>
      <w:del w:id="190" w:author="PR Preview" w:date="2026-01-01T00:00:00Z">
        <w:r>
          <w:delText xml:space="preserve">orthogonal matrix</w:delText>
        </w:r>
      </w:del>
      <w:del w:id="191" w:author="PR Preview" w:date="2026-01-01T00:00:00Z">
        <w:r>
          <w:delText xml:space="preserve"> </w:delText>
        </w:r>
      </w:del>
      <m:oMath>
        <m:r>
          <m:rPr>
            <m:sty m:val="bi"/>
          </m:rPr>
          <m:t>V</m:t>
        </m:r>
      </m:oMath>
      <w:del w:id="192" w:author="PR Preview" w:date="2026-01-01T00:00:00Z">
        <w:r>
          <w:delText xml:space="preserve"> </w:delText>
        </w:r>
      </w:del>
      <w:del w:id="193" w:author="PR Preview" w:date="2026-01-01T00:00:00Z">
        <w:r>
          <w:delText xml:space="preserve">(</w:delText>
        </w:r>
      </w:del>
      <w:hyperlink w:anchor="def-orthogonal-matrix">
        <w:del w:id="194" w:author="PR Preview" w:date="2026-01-01T00:00:00Z">
          <w:r>
            <w:rPr>
              <w:rStyle w:val="Hyperlink"/>
            </w:rPr>
            <w:delText xml:space="preserve">Definition 10</w:delText>
          </w:r>
        </w:del>
      </w:hyperlink>
      <w:del w:id="195" w:author="PR Preview" w:date="2026-01-01T00:00:00Z">
        <w:r>
          <w:delText xml:space="preserve">),</w:delText>
        </w:r>
      </w:del>
      <w:del w:id="196" w:author="PR Preview" w:date="2026-01-01T00:00:00Z">
        <w:r>
          <w:delText xml:space="preserve"> </w:delText>
        </w:r>
      </w:del>
      <w:del w:id="197" w:author="PR Preview" w:date="2026-01-01T00:00:00Z">
        <w:r>
          <w:delText xml:space="preserve">and numbers</w:delText>
        </w:r>
      </w:del>
      <w:del w:id="198" w:author="PR Preview" w:date="2026-01-01T00:00:00Z">
        <w:r>
          <w:delText xml:space="preserve"> </w:delText>
        </w:r>
      </w:del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del w:id="199" w:author="PR Preview" w:date="2026-01-01T00:00:00Z">
        <w:r>
          <w:delText xml:space="preserve"> </w:delText>
        </w:r>
      </w:del>
      <w:del w:id="200" w:author="PR Preview" w:date="2026-01-01T00:00:00Z">
        <w:r>
          <w:delText xml:space="preserve">such that</w:delText>
        </w:r>
      </w:del>
    </w:p>
    <w:p>
      <w:pPr>
        <w:pStyle w:val="FirstParagraph"/>
      </w:pPr>
      <w:ins w:id="201" w:author="PR Preview" w:date="2026-01-01T00:00:00Z">
        <w:r>
          <w:rPr>
            <w:b/>
            <w:bCs/>
          </w:rPr>
          <w:t xml:space="preserve">Theorem 14 (Singular value decomposition)</w:t>
        </w:r>
      </w:ins>
      <w:ins w:id="202" w:author="PR Preview" w:date="2026-01-01T00:00:00Z">
        <w:r>
          <w:t xml:space="preserve"> </w:t>
        </w:r>
      </w:ins>
      <w:ins w:id="203" w:author="PR Preview" w:date="2026-01-01T00:00:00Z">
        <w:r>
          <w:t xml:space="preserve">Let</w:t>
        </w:r>
      </w:ins>
      <w:ins w:id="204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205" w:author="PR Preview" w:date="2026-01-01T00:00:00Z">
        <w:r>
          <w:t xml:space="preserve"> </w:t>
        </w:r>
      </w:ins>
      <w:ins w:id="206" w:author="PR Preview" w:date="2026-01-01T00:00:00Z">
        <w:r>
          <w:t xml:space="preserve">be an</w:t>
        </w:r>
      </w:ins>
      <w:ins w:id="207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×</m:t>
        </m:r>
        <m:r>
          <m:t>p</m:t>
        </m:r>
      </m:oMath>
      <w:ins w:id="208" w:author="PR Preview" w:date="2026-01-01T00:00:00Z">
        <w:r>
          <w:t xml:space="preserve"> </w:t>
        </w:r>
      </w:ins>
      <w:ins w:id="209" w:author="PR Preview" w:date="2026-01-01T00:00:00Z">
        <w:r>
          <w:t xml:space="preserve">matrix with real entries</w:t>
        </w:r>
      </w:ins>
      <w:ins w:id="210" w:author="PR Preview" w:date="2026-01-01T00:00:00Z">
        <w:r>
          <w:t xml:space="preserve"> </w:t>
        </w:r>
      </w:ins>
      <w:ins w:id="211" w:author="PR Preview" w:date="2026-01-01T00:00:00Z">
        <w:r>
          <w:t xml:space="preserve">and</w:t>
        </w:r>
      </w:ins>
      <w:ins w:id="212" w:author="PR Preview" w:date="2026-01-01T00:00:00Z">
        <w:r>
          <w:t xml:space="preserve"> </w:t>
        </w:r>
      </w:ins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ins w:id="213" w:author="PR Preview" w:date="2026-01-01T00:00:00Z">
        <w:r>
          <w:t xml:space="preserve"> </w:t>
        </w:r>
      </w:ins>
      <w:ins w:id="214" w:author="PR Preview" w:date="2026-01-01T00:00:00Z">
        <w:r>
          <w:t xml:space="preserve">(</w:t>
        </w:r>
      </w:ins>
      <w:hyperlink r:id="rId118">
        <w:ins w:id="215" w:author="PR Preview" w:date="2026-01-01T00:00:00Z">
          <w:r>
            <w:rPr>
              <w:rStyle w:val="Hyperlink"/>
            </w:rPr>
            <w:t xml:space="preserve">Definition 2 in Subspaces and Rank</w:t>
          </w:r>
        </w:ins>
      </w:hyperlink>
      <w:ins w:id="216" w:author="PR Preview" w:date="2026-01-01T00:00:00Z">
        <w:r>
          <w:t xml:space="preserve">).</w:t>
        </w:r>
      </w:ins>
      <w:ins w:id="217" w:author="PR Preview" w:date="2026-01-01T00:00:00Z">
        <w:r>
          <w:t xml:space="preserve"> </w:t>
        </w:r>
      </w:ins>
      <w:ins w:id="218" w:author="PR Preview" w:date="2026-01-01T00:00:00Z">
        <w:r>
          <w:t xml:space="preserve">Then there are</w:t>
        </w:r>
      </w:ins>
      <w:ins w:id="219" w:author="PR Preview" w:date="2026-01-01T00:00:00Z">
        <w:r>
          <w:t xml:space="preserve"> </w:t>
        </w:r>
      </w:ins>
      <w:ins w:id="220" w:author="PR Preview" w:date="2026-01-01T00:00:00Z">
        <w:r>
          <w:t xml:space="preserve">an</w:t>
        </w:r>
      </w:ins>
      <w:ins w:id="221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×</m:t>
        </m:r>
        <m:r>
          <m:t>n</m:t>
        </m:r>
      </m:oMath>
      <w:ins w:id="222" w:author="PR Preview" w:date="2026-01-01T00:00:00Z">
        <w:r>
          <w:t xml:space="preserve"> </w:t>
        </w:r>
      </w:ins>
      <w:ins w:id="223" w:author="PR Preview" w:date="2026-01-01T00:00:00Z">
        <w:r>
          <w:t xml:space="preserve">orthogonal matrix</w:t>
        </w:r>
      </w:ins>
      <w:ins w:id="224" w:author="PR Preview" w:date="2026-01-01T00:00:00Z">
        <w:r>
          <w:t xml:space="preserve"> </w:t>
        </w:r>
      </w:ins>
      <m:oMath>
        <m:r>
          <m:rPr>
            <m:sty m:val="bi"/>
          </m:rPr>
          <m:t>U</m:t>
        </m:r>
      </m:oMath>
      <w:ins w:id="225" w:author="PR Preview" w:date="2026-01-01T00:00:00Z">
        <w:r>
          <w:t xml:space="preserve">,</w:t>
        </w:r>
      </w:ins>
      <w:ins w:id="226" w:author="PR Preview" w:date="2026-01-01T00:00:00Z">
        <w:r>
          <w:t xml:space="preserve"> </w:t>
        </w:r>
      </w:ins>
      <w:ins w:id="227" w:author="PR Preview" w:date="2026-01-01T00:00:00Z">
        <w:r>
          <w:t xml:space="preserve">a</w:t>
        </w:r>
      </w:ins>
      <w:ins w:id="228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p</m:t>
        </m:r>
      </m:oMath>
      <w:ins w:id="229" w:author="PR Preview" w:date="2026-01-01T00:00:00Z">
        <w:r>
          <w:t xml:space="preserve"> </w:t>
        </w:r>
      </w:ins>
      <w:ins w:id="230" w:author="PR Preview" w:date="2026-01-01T00:00:00Z">
        <w:r>
          <w:t xml:space="preserve">orthogonal matrix</w:t>
        </w:r>
      </w:ins>
      <w:ins w:id="231" w:author="PR Preview" w:date="2026-01-01T00:00:00Z">
        <w:r>
          <w:t xml:space="preserve"> </w:t>
        </w:r>
      </w:ins>
      <m:oMath>
        <m:r>
          <m:rPr>
            <m:sty m:val="bi"/>
          </m:rPr>
          <m:t>V</m:t>
        </m:r>
      </m:oMath>
      <w:ins w:id="232" w:author="PR Preview" w:date="2026-01-01T00:00:00Z">
        <w:r>
          <w:t xml:space="preserve"> </w:t>
        </w:r>
      </w:ins>
      <w:ins w:id="233" w:author="PR Preview" w:date="2026-01-01T00:00:00Z">
        <w:r>
          <w:t xml:space="preserve">(</w:t>
        </w:r>
      </w:ins>
      <w:hyperlink w:anchor="def-orthogonal-matrix">
        <w:ins w:id="234" w:author="PR Preview" w:date="2026-01-01T00:00:00Z">
          <w:r>
            <w:rPr>
              <w:rStyle w:val="Hyperlink"/>
            </w:rPr>
            <w:t xml:space="preserve">Definition 10</w:t>
          </w:r>
        </w:ins>
      </w:hyperlink>
      <w:ins w:id="235" w:author="PR Preview" w:date="2026-01-01T00:00:00Z">
        <w:r>
          <w:t xml:space="preserve">),</w:t>
        </w:r>
      </w:ins>
      <w:ins w:id="236" w:author="PR Preview" w:date="2026-01-01T00:00:00Z">
        <w:r>
          <w:t xml:space="preserve"> </w:t>
        </w:r>
      </w:ins>
      <w:ins w:id="237" w:author="PR Preview" w:date="2026-01-01T00:00:00Z">
        <w:r>
          <w:t xml:space="preserve">and numbers</w:t>
        </w:r>
      </w:ins>
      <w:ins w:id="238" w:author="PR Preview" w:date="2026-01-01T00:00:00Z">
        <w:r>
          <w:t xml:space="preserve"> </w:t>
        </w:r>
      </w:ins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ins w:id="239" w:author="PR Preview" w:date="2026-01-01T00:00:00Z">
        <w:r>
          <w:t xml:space="preserve"> </w:t>
        </w:r>
      </w:ins>
      <w:ins w:id="240" w:author="PR Preview" w:date="2026-01-01T00:00:00Z">
        <w:r>
          <w:t xml:space="preserve">such that</w:t>
        </w:r>
      </w:ins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U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D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σ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and every other entry</w:t>
      </w:r>
      <w:r>
        <w:t xml:space="preserve"> </w:t>
      </w:r>
      <m:oMath>
        <m:r>
          <m:t>0</m:t>
        </m:r>
      </m:oMath>
      <w:r>
        <w:t xml:space="preserve">.</w:t>
      </w:r>
    </w:p>
    <w:bookmarkEnd w:id="119"/>
    <w:bookmarkStart w:id="120" w:name="rem-svd-any-matrix"/>
    <w:p>
      <w:pPr>
        <w:pStyle w:val="BodyText"/>
      </w:pPr>
      <w:del w:id="241" w:author="PR Preview" w:date="2026-01-01T00:00:00Z">
        <w:r>
          <w:rPr>
            <w:i/>
            <w:iCs/>
          </w:rPr>
          <w:delText xml:space="preserve">Remark 15</w:delText>
        </w:r>
      </w:del>
      <w:del w:id="242" w:author="PR Preview" w:date="2026-01-01T00:00:00Z">
        <w:r>
          <w:delText xml:space="preserve"> (The SVD applies to every real matrix). </w:delText>
        </w:r>
      </w:del>
      <w:del w:id="243" w:author="PR Preview" w:date="2026-01-01T00:00:00Z">
        <w:r>
          <w:delText xml:space="preserve">The proof is outside the scope of these notes;</w:delText>
        </w:r>
      </w:del>
      <w:del w:id="244" w:author="PR Preview" w:date="2026-01-01T00:00:00Z">
        <w:r>
          <w:delText xml:space="preserve"> </w:delText>
        </w:r>
      </w:del>
      <w:del w:id="245" w:author="PR Preview" w:date="2026-01-01T00:00:00Z">
        <w:r>
          <w:delText xml:space="preserve">see</w:delText>
        </w:r>
      </w:del>
      <w:del w:id="246" w:author="PR Preview" w:date="2026-01-01T00:00:00Z">
        <w:r>
          <w:delText xml:space="preserve"> </w:delText>
        </w:r>
      </w:del>
      <w:del w:id="247" w:author="PR Preview" w:date="2026-01-01T00:00:00Z">
        <w:r>
          <w:delText xml:space="preserve">Banerjee and Roy [6, Ch. 12], Theorem 12.1, p. 373</w:delText>
        </w:r>
      </w:del>
      <w:del w:id="248" w:author="PR Preview" w:date="2026-01-01T00:00:00Z">
        <w:r>
          <w:delText xml:space="preserve">.</w:delText>
        </w:r>
      </w:del>
      <w:del w:id="249" w:author="PR Preview" w:date="2026-01-01T00:00:00Z">
        <w:r>
          <w:delText xml:space="preserve"> </w:delText>
        </w:r>
      </w:del>
      <w:del w:id="250" w:author="PR Preview" w:date="2026-01-01T00:00:00Z">
        <w:r>
          <w:delText xml:space="preserve">Unlike the spectral theorem (</w:delText>
        </w:r>
      </w:del>
      <w:hyperlink w:anchor="thm-spectral">
        <w:del w:id="251" w:author="PR Preview" w:date="2026-01-01T00:00:00Z">
          <w:r>
            <w:rPr>
              <w:rStyle w:val="Hyperlink"/>
            </w:rPr>
            <w:delText xml:space="preserve">Theorem 12</w:delText>
          </w:r>
        </w:del>
      </w:hyperlink>
      <w:del w:id="252" w:author="PR Preview" w:date="2026-01-01T00:00:00Z">
        <w:r>
          <w:delText xml:space="preserve">),</w:delText>
        </w:r>
      </w:del>
      <w:del w:id="253" w:author="PR Preview" w:date="2026-01-01T00:00:00Z">
        <w:r>
          <w:delText xml:space="preserve"> </w:delText>
        </w:r>
      </w:del>
      <w:hyperlink w:anchor="thm-svd">
        <w:del w:id="254" w:author="PR Preview" w:date="2026-01-01T00:00:00Z">
          <w:r>
            <w:rPr>
              <w:rStyle w:val="Hyperlink"/>
            </w:rPr>
            <w:delText xml:space="preserve">Theorem 13</w:delText>
          </w:r>
        </w:del>
      </w:hyperlink>
      <w:del w:id="255" w:author="PR Preview" w:date="2026-01-01T00:00:00Z">
        <w:r>
          <w:delText xml:space="preserve"> </w:delText>
        </w:r>
      </w:del>
      <w:del w:id="256" w:author="PR Preview" w:date="2026-01-01T00:00:00Z">
        <w:r>
          <w:delText xml:space="preserve">applies to every real matrix,</w:delText>
        </w:r>
      </w:del>
      <w:del w:id="257" w:author="PR Preview" w:date="2026-01-01T00:00:00Z">
        <w:r>
          <w:delText xml:space="preserve"> </w:delText>
        </w:r>
      </w:del>
      <w:del w:id="258" w:author="PR Preview" w:date="2026-01-01T00:00:00Z">
        <w:r>
          <w:delText xml:space="preserve">including one that is not square or not symmetric.</w:delText>
        </w:r>
      </w:del>
    </w:p>
    <w:p>
      <w:pPr>
        <w:pStyle w:val="BodyText"/>
      </w:pPr>
      <w:del w:id="259" w:author="PR Preview" w:date="2026-01-01T00:00:00Z">
        <w:r>
          <w:delText xml:space="preserve">For example, the</w:delText>
        </w:r>
      </w:del>
      <w:del w:id="260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×</m:t>
        </m:r>
        <m:r>
          <m:t>2</m:t>
        </m:r>
      </m:oMath>
      <w:del w:id="261" w:author="PR Preview" w:date="2026-01-01T00:00:00Z">
        <w:r>
          <w:delText xml:space="preserve"> </w:delText>
        </w:r>
      </w:del>
      <w:del w:id="262" w:author="PR Preview" w:date="2026-01-01T00:00:00Z">
        <w:r>
          <w:delText xml:space="preserve">matrix</w:delText>
        </w:r>
      </w:del>
      <w:del w:id="263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del w:id="264" w:author="PR Preview" w:date="2026-01-01T00:00:00Z">
        <w:r>
          <w:delText xml:space="preserve"> </w:delText>
        </w:r>
      </w:del>
      <w:del w:id="265" w:author="PR Preview" w:date="2026-01-01T00:00:00Z">
        <w:r>
          <w:delText xml:space="preserve">is not square, so</w:delText>
        </w:r>
      </w:del>
      <w:del w:id="266" w:author="PR Preview" w:date="2026-01-01T00:00:00Z">
        <w:r>
          <w:delText xml:space="preserve"> </w:delText>
        </w:r>
      </w:del>
      <w:hyperlink w:anchor="thm-spectral">
        <w:del w:id="267" w:author="PR Preview" w:date="2026-01-01T00:00:00Z">
          <w:r>
            <w:rPr>
              <w:rStyle w:val="Hyperlink"/>
            </w:rPr>
            <w:delText xml:space="preserve">Theorem 12</w:delText>
          </w:r>
        </w:del>
      </w:hyperlink>
      <w:del w:id="268" w:author="PR Preview" w:date="2026-01-01T00:00:00Z">
        <w:r>
          <w:delText xml:space="preserve"> </w:delText>
        </w:r>
      </w:del>
      <w:del w:id="269" w:author="PR Preview" w:date="2026-01-01T00:00:00Z">
        <w:r>
          <w:delText xml:space="preserve">does not apply to it.</w:delText>
        </w:r>
      </w:del>
      <w:del w:id="270" w:author="PR Preview" w:date="2026-01-01T00:00:00Z">
        <w:r>
          <w:delText xml:space="preserve"> </w:delText>
        </w:r>
      </w:del>
      <w:del w:id="271" w:author="PR Preview" w:date="2026-01-01T00:00:00Z">
        <w:r>
          <w:delText xml:space="preserve">It has rank</w:delText>
        </w:r>
      </w:del>
      <w:del w:id="272" w:author="PR Preview" w:date="2026-01-01T00:00:00Z">
        <w:r>
          <w:delText xml:space="preserve"> </w:delText>
        </w:r>
      </w:del>
      <m:oMath>
        <m:r>
          <m:t>1</m:t>
        </m:r>
      </m:oMath>
      <w:del w:id="273" w:author="PR Preview" w:date="2026-01-01T00:00:00Z">
        <w:r>
          <w:delText xml:space="preserve">, and</w:delText>
        </w:r>
      </w:del>
      <w:del w:id="274" w:author="PR Preview" w:date="2026-01-01T00:00:00Z">
        <w:r>
          <w:delText xml:space="preserve"> </w:delText>
        </w:r>
      </w:del>
      <w:hyperlink w:anchor="thm-svd">
        <w:del w:id="275" w:author="PR Preview" w:date="2026-01-01T00:00:00Z">
          <w:r>
            <w:rPr>
              <w:rStyle w:val="Hyperlink"/>
            </w:rPr>
            <w:delText xml:space="preserve">Theorem 13</w:delText>
          </w:r>
        </w:del>
      </w:hyperlink>
      <w:del w:id="276" w:author="PR Preview" w:date="2026-01-01T00:00:00Z">
        <w:r>
          <w:delText xml:space="preserve"> </w:delText>
        </w:r>
      </w:del>
      <w:del w:id="277" w:author="PR Preview" w:date="2026-01-01T00:00:00Z">
        <w:r>
          <w:delText xml:space="preserve">holds with</w:delText>
        </w:r>
      </w:del>
      <w:del w:id="278" w:author="PR Preview" w:date="2026-01-01T00:00:00Z">
        <w:r>
          <w:delText xml:space="preserve"> </w:delText>
        </w:r>
      </w:del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</m:m>
          </m:e>
        </m:d>
      </m:oMath>
      <w:del w:id="279" w:author="PR Preview" w:date="2026-01-01T00:00:00Z">
        <w:r>
          <w:delText xml:space="preserve">,</w:delText>
        </w:r>
      </w:del>
      <w:del w:id="280" w:author="PR Preview" w:date="2026-01-01T00:00:00Z">
        <w:r>
          <w:delText xml:space="preserve"> </w:delText>
        </w:r>
      </w:del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e>
                  <m:r>
                    <m:t>0</m:t>
                  </m:r>
                </m:e>
              </m:mr>
            </m:m>
          </m:e>
        </m:d>
      </m:oMath>
      <w:del w:id="281" w:author="PR Preview" w:date="2026-01-01T00:00:00Z">
        <w:r>
          <w:delText xml:space="preserve">,</w:delText>
        </w:r>
      </w:del>
      <w:del w:id="282" w:author="PR Preview" w:date="2026-01-01T00:00:00Z">
        <w:r>
          <w:delText xml:space="preserve"> </w:delText>
        </w:r>
      </w:del>
      <w:del w:id="283" w:author="PR Preview" w:date="2026-01-01T00:00:00Z">
        <w:r>
          <w:delText xml:space="preserve">and</w:delText>
        </w:r>
      </w:del>
      <w:del w:id="284" w:author="PR Preview" w:date="2026-01-01T00:00:00Z">
        <w:r>
          <w:delText xml:space="preserve"> </w:delText>
        </w:r>
      </w:del>
      <m:oMath>
        <m:r>
          <m:rPr>
            <m:sty m:val="bi"/>
          </m:rPr>
          <m:t>V</m:t>
        </m:r>
      </m:oMath>
      <w:del w:id="285" w:author="PR Preview" w:date="2026-01-01T00:00:00Z">
        <w:r>
          <w:delText xml:space="preserve"> </w:delText>
        </w:r>
      </w:del>
      <w:del w:id="286" w:author="PR Preview" w:date="2026-01-01T00:00:00Z">
        <w:r>
          <w:delText xml:space="preserve">the orthogonal matrix</w:delText>
        </w:r>
      </w:del>
      <w:del w:id="287" w:author="PR Preview" w:date="2026-01-01T00:00:00Z">
        <w:r>
          <w:delText xml:space="preserve"> </w:delText>
        </w:r>
      </w:del>
      <m:oMath>
        <m:r>
          <m:rPr>
            <m:sty m:val="bi"/>
          </m:rPr>
          <m:t>Q</m:t>
        </m:r>
      </m:oMath>
      <w:del w:id="288" w:author="PR Preview" w:date="2026-01-01T00:00:00Z">
        <w:r>
          <w:delText xml:space="preserve"> </w:delText>
        </w:r>
      </w:del>
      <w:del w:id="289" w:author="PR Preview" w:date="2026-01-01T00:00:00Z">
        <w:r>
          <w:delText xml:space="preserve">from</w:delText>
        </w:r>
      </w:del>
      <w:del w:id="290" w:author="PR Preview" w:date="2026-01-01T00:00:00Z">
        <w:r>
          <w:delText xml:space="preserve"> </w:delText>
        </w:r>
      </w:del>
      <w:hyperlink w:anchor="exm-spectral">
        <w:del w:id="291" w:author="PR Preview" w:date="2026-01-01T00:00:00Z">
          <w:r>
            <w:rPr>
              <w:rStyle w:val="Hyperlink"/>
            </w:rPr>
            <w:delText xml:space="preserve">Example 26</w:delText>
          </w:r>
        </w:del>
      </w:hyperlink>
      <w:del w:id="292" w:author="PR Preview" w:date="2026-01-01T00:00:00Z">
        <w:r>
          <w:delText xml:space="preserve">,</w:delText>
        </w:r>
      </w:del>
      <w:del w:id="293" w:author="PR Preview" w:date="2026-01-01T00:00:00Z">
        <w:r>
          <w:delText xml:space="preserve"> </w:delText>
        </w:r>
      </w:del>
      <w:del w:id="294" w:author="PR Preview" w:date="2026-01-01T00:00:00Z">
        <w:r>
          <w:delText xml:space="preserve">which is symmetric, so</w:delText>
        </w:r>
      </w:del>
      <w:del w:id="295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del w:id="296" w:author="PR Preview" w:date="2026-01-01T00:00:00Z">
        <w:r>
          <w:delText xml:space="preserve">:</w:delText>
        </w:r>
      </w:del>
    </w:p>
    <w:p>
      <w:pPr>
        <w:pStyle w:val="BodyText"/>
      </w:pPr>
      <w:ins w:id="297" w:author="PR Preview" w:date="2026-01-01T00:00:00Z">
        <w:r>
          <w:rPr>
            <w:i/>
            <w:iCs/>
          </w:rPr>
          <w:t xml:space="preserve">Remark 15</w:t>
        </w:r>
      </w:ins>
      <w:ins w:id="298" w:author="PR Preview" w:date="2026-01-01T00:00:00Z">
        <w:r>
          <w:t xml:space="preserve"> (The SVD applies to every real matrix). </w:t>
        </w:r>
      </w:ins>
      <w:ins w:id="299" w:author="PR Preview" w:date="2026-01-01T00:00:00Z">
        <w:r>
          <w:t xml:space="preserve">The proof is outside the scope of these notes;</w:t>
        </w:r>
      </w:ins>
      <w:ins w:id="300" w:author="PR Preview" w:date="2026-01-01T00:00:00Z">
        <w:r>
          <w:t xml:space="preserve"> </w:t>
        </w:r>
      </w:ins>
      <w:ins w:id="301" w:author="PR Preview" w:date="2026-01-01T00:00:00Z">
        <w:r>
          <w:t xml:space="preserve">see</w:t>
        </w:r>
      </w:ins>
      <w:ins w:id="302" w:author="PR Preview" w:date="2026-01-01T00:00:00Z">
        <w:r>
          <w:t xml:space="preserve"> </w:t>
        </w:r>
      </w:ins>
      <w:ins w:id="303" w:author="PR Preview" w:date="2026-01-01T00:00:00Z">
        <w:r>
          <w:t xml:space="preserve">Banerjee and Roy [6, Ch. 12], Theorem 12.1, p. 373</w:t>
        </w:r>
      </w:ins>
      <w:ins w:id="304" w:author="PR Preview" w:date="2026-01-01T00:00:00Z">
        <w:r>
          <w:t xml:space="preserve">.</w:t>
        </w:r>
      </w:ins>
      <w:ins w:id="305" w:author="PR Preview" w:date="2026-01-01T00:00:00Z">
        <w:r>
          <w:t xml:space="preserve"> </w:t>
        </w:r>
      </w:ins>
      <w:ins w:id="306" w:author="PR Preview" w:date="2026-01-01T00:00:00Z">
        <w:r>
          <w:t xml:space="preserve">Unlike the spectral theorem (</w:t>
        </w:r>
      </w:ins>
      <w:hyperlink w:anchor="thm-spectral">
        <w:ins w:id="307" w:author="PR Preview" w:date="2026-01-01T00:00:00Z">
          <w:r>
            <w:rPr>
              <w:rStyle w:val="Hyperlink"/>
            </w:rPr>
            <w:t xml:space="preserve">Theorem 12</w:t>
          </w:r>
        </w:ins>
      </w:hyperlink>
      <w:ins w:id="308" w:author="PR Preview" w:date="2026-01-01T00:00:00Z">
        <w:r>
          <w:t xml:space="preserve">),</w:t>
        </w:r>
      </w:ins>
      <w:ins w:id="309" w:author="PR Preview" w:date="2026-01-01T00:00:00Z">
        <w:r>
          <w:t xml:space="preserve"> </w:t>
        </w:r>
      </w:ins>
      <w:hyperlink w:anchor="thm-svd">
        <w:ins w:id="310" w:author="PR Preview" w:date="2026-01-01T00:00:00Z">
          <w:r>
            <w:rPr>
              <w:rStyle w:val="Hyperlink"/>
            </w:rPr>
            <w:t xml:space="preserve">Theorem 14</w:t>
          </w:r>
        </w:ins>
      </w:hyperlink>
      <w:ins w:id="311" w:author="PR Preview" w:date="2026-01-01T00:00:00Z">
        <w:r>
          <w:t xml:space="preserve"> </w:t>
        </w:r>
      </w:ins>
      <w:ins w:id="312" w:author="PR Preview" w:date="2026-01-01T00:00:00Z">
        <w:r>
          <w:t xml:space="preserve">applies to every real matrix,</w:t>
        </w:r>
      </w:ins>
      <w:ins w:id="313" w:author="PR Preview" w:date="2026-01-01T00:00:00Z">
        <w:r>
          <w:t xml:space="preserve"> </w:t>
        </w:r>
      </w:ins>
      <w:ins w:id="314" w:author="PR Preview" w:date="2026-01-01T00:00:00Z">
        <w:r>
          <w:t xml:space="preserve">including one that is not square or not symmetric.</w:t>
        </w:r>
      </w:ins>
    </w:p>
    <w:p>
      <w:pPr>
        <w:pStyle w:val="BodyText"/>
      </w:pPr>
      <w:ins w:id="315" w:author="PR Preview" w:date="2026-01-01T00:00:00Z">
        <w:r>
          <w:t xml:space="preserve">For example, the</w:t>
        </w:r>
      </w:ins>
      <w:ins w:id="316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×</m:t>
        </m:r>
        <m:r>
          <m:t>2</m:t>
        </m:r>
      </m:oMath>
      <w:ins w:id="317" w:author="PR Preview" w:date="2026-01-01T00:00:00Z">
        <w:r>
          <w:t xml:space="preserve"> </w:t>
        </w:r>
      </w:ins>
      <w:ins w:id="318" w:author="PR Preview" w:date="2026-01-01T00:00:00Z">
        <w:r>
          <w:t xml:space="preserve">matrix</w:t>
        </w:r>
      </w:ins>
      <w:ins w:id="319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ins w:id="320" w:author="PR Preview" w:date="2026-01-01T00:00:00Z">
        <w:r>
          <w:t xml:space="preserve"> </w:t>
        </w:r>
      </w:ins>
      <w:ins w:id="321" w:author="PR Preview" w:date="2026-01-01T00:00:00Z">
        <w:r>
          <w:t xml:space="preserve">is not square, so</w:t>
        </w:r>
      </w:ins>
      <w:ins w:id="322" w:author="PR Preview" w:date="2026-01-01T00:00:00Z">
        <w:r>
          <w:t xml:space="preserve"> </w:t>
        </w:r>
      </w:ins>
      <w:hyperlink w:anchor="thm-spectral">
        <w:ins w:id="323" w:author="PR Preview" w:date="2026-01-01T00:00:00Z">
          <w:r>
            <w:rPr>
              <w:rStyle w:val="Hyperlink"/>
            </w:rPr>
            <w:t xml:space="preserve">Theorem 12</w:t>
          </w:r>
        </w:ins>
      </w:hyperlink>
      <w:ins w:id="324" w:author="PR Preview" w:date="2026-01-01T00:00:00Z">
        <w:r>
          <w:t xml:space="preserve"> </w:t>
        </w:r>
      </w:ins>
      <w:ins w:id="325" w:author="PR Preview" w:date="2026-01-01T00:00:00Z">
        <w:r>
          <w:t xml:space="preserve">does not apply to it.</w:t>
        </w:r>
      </w:ins>
      <w:ins w:id="326" w:author="PR Preview" w:date="2026-01-01T00:00:00Z">
        <w:r>
          <w:t xml:space="preserve"> </w:t>
        </w:r>
      </w:ins>
      <w:ins w:id="327" w:author="PR Preview" w:date="2026-01-01T00:00:00Z">
        <w:r>
          <w:t xml:space="preserve">It has rank</w:t>
        </w:r>
      </w:ins>
      <w:ins w:id="328" w:author="PR Preview" w:date="2026-01-01T00:00:00Z">
        <w:r>
          <w:t xml:space="preserve"> </w:t>
        </w:r>
      </w:ins>
      <m:oMath>
        <m:r>
          <m:t>1</m:t>
        </m:r>
      </m:oMath>
      <w:ins w:id="329" w:author="PR Preview" w:date="2026-01-01T00:00:00Z">
        <w:r>
          <w:t xml:space="preserve">, and</w:t>
        </w:r>
      </w:ins>
      <w:ins w:id="330" w:author="PR Preview" w:date="2026-01-01T00:00:00Z">
        <w:r>
          <w:t xml:space="preserve"> </w:t>
        </w:r>
      </w:ins>
      <w:hyperlink w:anchor="thm-svd">
        <w:ins w:id="331" w:author="PR Preview" w:date="2026-01-01T00:00:00Z">
          <w:r>
            <w:rPr>
              <w:rStyle w:val="Hyperlink"/>
            </w:rPr>
            <w:t xml:space="preserve">Theorem 14</w:t>
          </w:r>
        </w:ins>
      </w:hyperlink>
      <w:ins w:id="332" w:author="PR Preview" w:date="2026-01-01T00:00:00Z">
        <w:r>
          <w:t xml:space="preserve"> </w:t>
        </w:r>
      </w:ins>
      <w:ins w:id="333" w:author="PR Preview" w:date="2026-01-01T00:00:00Z">
        <w:r>
          <w:t xml:space="preserve">holds with</w:t>
        </w:r>
      </w:ins>
      <w:ins w:id="334" w:author="PR Preview" w:date="2026-01-01T00:00:00Z">
        <w:r>
          <w:t xml:space="preserve"> </w:t>
        </w:r>
      </w:ins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</m:m>
          </m:e>
        </m:d>
      </m:oMath>
      <w:ins w:id="335" w:author="PR Preview" w:date="2026-01-01T00:00:00Z">
        <w:r>
          <w:t xml:space="preserve">,</w:t>
        </w:r>
      </w:ins>
      <w:ins w:id="336" w:author="PR Preview" w:date="2026-01-01T00:00:00Z">
        <w:r>
          <w:t xml:space="preserve"> </w:t>
        </w:r>
      </w:ins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e>
                  <m:r>
                    <m:t>0</m:t>
                  </m:r>
                </m:e>
              </m:mr>
            </m:m>
          </m:e>
        </m:d>
      </m:oMath>
      <w:ins w:id="337" w:author="PR Preview" w:date="2026-01-01T00:00:00Z">
        <w:r>
          <w:t xml:space="preserve">,</w:t>
        </w:r>
      </w:ins>
      <w:ins w:id="338" w:author="PR Preview" w:date="2026-01-01T00:00:00Z">
        <w:r>
          <w:t xml:space="preserve"> </w:t>
        </w:r>
      </w:ins>
      <w:ins w:id="339" w:author="PR Preview" w:date="2026-01-01T00:00:00Z">
        <w:r>
          <w:t xml:space="preserve">and</w:t>
        </w:r>
      </w:ins>
      <w:ins w:id="340" w:author="PR Preview" w:date="2026-01-01T00:00:00Z">
        <w:r>
          <w:t xml:space="preserve"> </w:t>
        </w:r>
      </w:ins>
      <m:oMath>
        <m:r>
          <m:rPr>
            <m:sty m:val="bi"/>
          </m:rPr>
          <m:t>V</m:t>
        </m:r>
      </m:oMath>
      <w:ins w:id="341" w:author="PR Preview" w:date="2026-01-01T00:00:00Z">
        <w:r>
          <w:t xml:space="preserve"> </w:t>
        </w:r>
      </w:ins>
      <w:ins w:id="342" w:author="PR Preview" w:date="2026-01-01T00:00:00Z">
        <w:r>
          <w:t xml:space="preserve">the orthogonal matrix</w:t>
        </w:r>
      </w:ins>
      <w:ins w:id="343" w:author="PR Preview" w:date="2026-01-01T00:00:00Z">
        <w:r>
          <w:t xml:space="preserve"> </w:t>
        </w:r>
      </w:ins>
      <m:oMath>
        <m:r>
          <m:rPr>
            <m:sty m:val="bi"/>
          </m:rPr>
          <m:t>Q</m:t>
        </m:r>
      </m:oMath>
      <w:ins w:id="344" w:author="PR Preview" w:date="2026-01-01T00:00:00Z">
        <w:r>
          <w:t xml:space="preserve"> </w:t>
        </w:r>
      </w:ins>
      <w:ins w:id="345" w:author="PR Preview" w:date="2026-01-01T00:00:00Z">
        <w:r>
          <w:t xml:space="preserve">from</w:t>
        </w:r>
      </w:ins>
      <w:ins w:id="346" w:author="PR Preview" w:date="2026-01-01T00:00:00Z">
        <w:r>
          <w:t xml:space="preserve"> </w:t>
        </w:r>
      </w:ins>
      <w:hyperlink w:anchor="exm-spectral">
        <w:ins w:id="347" w:author="PR Preview" w:date="2026-01-01T00:00:00Z">
          <w:r>
            <w:rPr>
              <w:rStyle w:val="Hyperlink"/>
            </w:rPr>
            <w:t xml:space="preserve">Example 27</w:t>
          </w:r>
        </w:ins>
      </w:hyperlink>
      <w:ins w:id="348" w:author="PR Preview" w:date="2026-01-01T00:00:00Z">
        <w:r>
          <w:t xml:space="preserve">,</w:t>
        </w:r>
      </w:ins>
      <w:ins w:id="349" w:author="PR Preview" w:date="2026-01-01T00:00:00Z">
        <w:r>
          <w:t xml:space="preserve"> </w:t>
        </w:r>
      </w:ins>
      <w:ins w:id="350" w:author="PR Preview" w:date="2026-01-01T00:00:00Z">
        <w:r>
          <w:t xml:space="preserve">which is symmetric, so</w:t>
        </w:r>
      </w:ins>
      <w:ins w:id="351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ins w:id="352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the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identity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single singular value is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20"/>
    <w:bookmarkStart w:id="121" w:name="def-svd"/>
    <w:p>
      <w:pPr>
        <w:pStyle w:val="BodyText"/>
      </w:pPr>
      <w:del w:id="353" w:author="PR Preview" w:date="2026-01-01T00:00:00Z">
        <w:r>
          <w:rPr>
            <w:b/>
            <w:bCs/>
          </w:rPr>
          <w:delText xml:space="preserve">Definition 19 (Singular value decomposition)</w:delText>
        </w:r>
      </w:del>
      <w:del w:id="354" w:author="PR Preview" w:date="2026-01-01T00:00:00Z">
        <w:r>
          <w:delText xml:space="preserve"> </w:delText>
        </w:r>
      </w:del>
      <w:del w:id="355" w:author="PR Preview" w:date="2026-01-01T00:00:00Z">
        <w:r>
          <w:delText xml:space="preserve">Let</w:delText>
        </w:r>
      </w:del>
      <w:del w:id="356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357" w:author="PR Preview" w:date="2026-01-01T00:00:00Z">
        <w:r>
          <w:delText xml:space="preserve"> </w:delText>
        </w:r>
      </w:del>
      <w:del w:id="358" w:author="PR Preview" w:date="2026-01-01T00:00:00Z">
        <w:r>
          <w:delText xml:space="preserve">be an</w:delText>
        </w:r>
      </w:del>
      <w:del w:id="359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×</m:t>
        </m:r>
        <m:r>
          <m:t>p</m:t>
        </m:r>
      </m:oMath>
      <w:del w:id="360" w:author="PR Preview" w:date="2026-01-01T00:00:00Z">
        <w:r>
          <w:delText xml:space="preserve"> </w:delText>
        </w:r>
      </w:del>
      <w:del w:id="361" w:author="PR Preview" w:date="2026-01-01T00:00:00Z">
        <w:r>
          <w:delText xml:space="preserve">matrix with real entries</w:delText>
        </w:r>
      </w:del>
      <w:del w:id="362" w:author="PR Preview" w:date="2026-01-01T00:00:00Z">
        <w:r>
          <w:delText xml:space="preserve"> </w:delText>
        </w:r>
      </w:del>
      <w:del w:id="363" w:author="PR Preview" w:date="2026-01-01T00:00:00Z">
        <w:r>
          <w:delText xml:space="preserve">and</w:delText>
        </w:r>
      </w:del>
      <w:del w:id="364" w:author="PR Preview" w:date="2026-01-01T00:00:00Z">
        <w:r>
          <w:delText xml:space="preserve"> </w:delText>
        </w:r>
      </w:del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del w:id="365" w:author="PR Preview" w:date="2026-01-01T00:00:00Z">
        <w:r>
          <w:delText xml:space="preserve">.</w:delText>
        </w:r>
      </w:del>
      <w:del w:id="366" w:author="PR Preview" w:date="2026-01-01T00:00:00Z">
        <w:r>
          <w:delText xml:space="preserve"> </w:delText>
        </w:r>
      </w:del>
      <w:del w:id="367" w:author="PR Preview" w:date="2026-01-01T00:00:00Z">
        <w:r>
          <w:delText xml:space="preserve">A</w:delText>
        </w:r>
      </w:del>
      <w:del w:id="368" w:author="PR Preview" w:date="2026-01-01T00:00:00Z">
        <w:r>
          <w:delText xml:space="preserve"> </w:delText>
        </w:r>
      </w:del>
      <w:del w:id="369" w:author="PR Preview" w:date="2026-01-01T00:00:00Z">
        <w:r>
          <w:rPr>
            <w:b/>
            <w:bCs/>
          </w:rPr>
          <w:delText xml:space="preserve">singular value decomposition</w:delText>
        </w:r>
      </w:del>
      <w:del w:id="370" w:author="PR Preview" w:date="2026-01-01T00:00:00Z">
        <w:r>
          <w:delText xml:space="preserve"> </w:delText>
        </w:r>
      </w:del>
      <w:del w:id="371" w:author="PR Preview" w:date="2026-01-01T00:00:00Z">
        <w:r>
          <w:delText xml:space="preserve">[11]</w:delText>
        </w:r>
      </w:del>
      <w:del w:id="372" w:author="PR Preview" w:date="2026-01-01T00:00:00Z">
        <w:r>
          <w:delText xml:space="preserve"> </w:delText>
        </w:r>
      </w:del>
      <w:del w:id="373" w:author="PR Preview" w:date="2026-01-01T00:00:00Z">
        <w:r>
          <w:delText xml:space="preserve">(SVD) of</w:delText>
        </w:r>
      </w:del>
      <w:del w:id="374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375" w:author="PR Preview" w:date="2026-01-01T00:00:00Z">
        <w:r>
          <w:delText xml:space="preserve"> </w:delText>
        </w:r>
      </w:del>
      <w:del w:id="376" w:author="PR Preview" w:date="2026-01-01T00:00:00Z">
        <w:r>
          <w:delText xml:space="preserve">is a factorization</w:delText>
        </w:r>
      </w:del>
      <w:del w:id="377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378" w:author="PR Preview" w:date="2026-01-01T00:00:00Z">
        <w:r>
          <w:delText xml:space="preserve"> </w:delText>
        </w:r>
      </w:del>
      <w:del w:id="379" w:author="PR Preview" w:date="2026-01-01T00:00:00Z">
        <w:r>
          <w:delText xml:space="preserve">with</w:delText>
        </w:r>
      </w:del>
      <w:del w:id="380" w:author="PR Preview" w:date="2026-01-01T00:00:00Z">
        <w:r>
          <w:delText xml:space="preserve"> </w:delText>
        </w:r>
      </w:del>
      <m:oMath>
        <m:r>
          <m:rPr>
            <m:sty m:val="bi"/>
          </m:rPr>
          <m:t>U</m:t>
        </m:r>
      </m:oMath>
      <w:del w:id="381" w:author="PR Preview" w:date="2026-01-01T00:00:00Z">
        <w:r>
          <w:delText xml:space="preserve">,</w:delText>
        </w:r>
      </w:del>
      <w:del w:id="382" w:author="PR Preview" w:date="2026-01-01T00:00:00Z">
        <w:r>
          <w:delText xml:space="preserve"> </w:delText>
        </w:r>
      </w:del>
      <m:oMath>
        <m:r>
          <m:rPr>
            <m:sty m:val="bi"/>
          </m:rPr>
          <m:t>D</m:t>
        </m:r>
      </m:oMath>
      <w:del w:id="383" w:author="PR Preview" w:date="2026-01-01T00:00:00Z">
        <w:r>
          <w:delText xml:space="preserve"> </w:delText>
        </w:r>
      </w:del>
      <w:del w:id="384" w:author="PR Preview" w:date="2026-01-01T00:00:00Z">
        <w:r>
          <w:delText xml:space="preserve">and</w:delText>
        </w:r>
      </w:del>
      <w:del w:id="385" w:author="PR Preview" w:date="2026-01-01T00:00:00Z">
        <w:r>
          <w:delText xml:space="preserve"> </w:delText>
        </w:r>
      </w:del>
      <m:oMath>
        <m:r>
          <m:rPr>
            <m:sty m:val="bi"/>
          </m:rPr>
          <m:t>V</m:t>
        </m:r>
      </m:oMath>
      <w:del w:id="386" w:author="PR Preview" w:date="2026-01-01T00:00:00Z">
        <w:r>
          <w:delText xml:space="preserve"> </w:delText>
        </w:r>
      </w:del>
      <w:del w:id="387" w:author="PR Preview" w:date="2026-01-01T00:00:00Z">
        <w:r>
          <w:delText xml:space="preserve">as in</w:delText>
        </w:r>
      </w:del>
      <w:del w:id="388" w:author="PR Preview" w:date="2026-01-01T00:00:00Z">
        <w:r>
          <w:delText xml:space="preserve"> </w:delText>
        </w:r>
      </w:del>
      <w:hyperlink w:anchor="thm-svd">
        <w:del w:id="389" w:author="PR Preview" w:date="2026-01-01T00:00:00Z">
          <w:r>
            <w:rPr>
              <w:rStyle w:val="Hyperlink"/>
            </w:rPr>
            <w:delText xml:space="preserve">Theorem 13</w:delText>
          </w:r>
        </w:del>
      </w:hyperlink>
      <w:del w:id="390" w:author="PR Preview" w:date="2026-01-01T00:00:00Z">
        <w:r>
          <w:delText xml:space="preserve">.</w:delText>
        </w:r>
      </w:del>
    </w:p>
    <w:p>
      <w:pPr>
        <w:pStyle w:val="BodyText"/>
      </w:pPr>
      <w:ins w:id="391" w:author="PR Preview" w:date="2026-01-01T00:00:00Z">
        <w:r>
          <w:rPr>
            <w:b/>
            <w:bCs/>
          </w:rPr>
          <w:t xml:space="preserve">Definition 19 (Singular value decomposition)</w:t>
        </w:r>
      </w:ins>
      <w:ins w:id="392" w:author="PR Preview" w:date="2026-01-01T00:00:00Z">
        <w:r>
          <w:t xml:space="preserve"> </w:t>
        </w:r>
      </w:ins>
      <w:ins w:id="393" w:author="PR Preview" w:date="2026-01-01T00:00:00Z">
        <w:r>
          <w:t xml:space="preserve">Let</w:t>
        </w:r>
      </w:ins>
      <w:ins w:id="394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395" w:author="PR Preview" w:date="2026-01-01T00:00:00Z">
        <w:r>
          <w:t xml:space="preserve"> </w:t>
        </w:r>
      </w:ins>
      <w:ins w:id="396" w:author="PR Preview" w:date="2026-01-01T00:00:00Z">
        <w:r>
          <w:t xml:space="preserve">be an</w:t>
        </w:r>
      </w:ins>
      <w:ins w:id="397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×</m:t>
        </m:r>
        <m:r>
          <m:t>p</m:t>
        </m:r>
      </m:oMath>
      <w:ins w:id="398" w:author="PR Preview" w:date="2026-01-01T00:00:00Z">
        <w:r>
          <w:t xml:space="preserve"> </w:t>
        </w:r>
      </w:ins>
      <w:ins w:id="399" w:author="PR Preview" w:date="2026-01-01T00:00:00Z">
        <w:r>
          <w:t xml:space="preserve">matrix with real entries</w:t>
        </w:r>
      </w:ins>
      <w:ins w:id="400" w:author="PR Preview" w:date="2026-01-01T00:00:00Z">
        <w:r>
          <w:t xml:space="preserve"> </w:t>
        </w:r>
      </w:ins>
      <w:ins w:id="401" w:author="PR Preview" w:date="2026-01-01T00:00:00Z">
        <w:r>
          <w:t xml:space="preserve">and</w:t>
        </w:r>
      </w:ins>
      <w:ins w:id="402" w:author="PR Preview" w:date="2026-01-01T00:00:00Z">
        <w:r>
          <w:t xml:space="preserve"> </w:t>
        </w:r>
      </w:ins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ins w:id="403" w:author="PR Preview" w:date="2026-01-01T00:00:00Z">
        <w:r>
          <w:t xml:space="preserve">.</w:t>
        </w:r>
      </w:ins>
      <w:ins w:id="404" w:author="PR Preview" w:date="2026-01-01T00:00:00Z">
        <w:r>
          <w:t xml:space="preserve"> </w:t>
        </w:r>
      </w:ins>
      <w:ins w:id="405" w:author="PR Preview" w:date="2026-01-01T00:00:00Z">
        <w:r>
          <w:t xml:space="preserve">A</w:t>
        </w:r>
      </w:ins>
      <w:ins w:id="406" w:author="PR Preview" w:date="2026-01-01T00:00:00Z">
        <w:r>
          <w:t xml:space="preserve"> </w:t>
        </w:r>
      </w:ins>
      <w:ins w:id="407" w:author="PR Preview" w:date="2026-01-01T00:00:00Z">
        <w:r>
          <w:rPr>
            <w:b/>
            <w:bCs/>
          </w:rPr>
          <w:t xml:space="preserve">singular value decomposition</w:t>
        </w:r>
      </w:ins>
      <w:ins w:id="408" w:author="PR Preview" w:date="2026-01-01T00:00:00Z">
        <w:r>
          <w:t xml:space="preserve"> </w:t>
        </w:r>
      </w:ins>
      <w:ins w:id="409" w:author="PR Preview" w:date="2026-01-01T00:00:00Z">
        <w:r>
          <w:t xml:space="preserve">[11]</w:t>
        </w:r>
      </w:ins>
      <w:ins w:id="410" w:author="PR Preview" w:date="2026-01-01T00:00:00Z">
        <w:r>
          <w:t xml:space="preserve"> </w:t>
        </w:r>
      </w:ins>
      <w:ins w:id="411" w:author="PR Preview" w:date="2026-01-01T00:00:00Z">
        <w:r>
          <w:t xml:space="preserve">(SVD) of</w:t>
        </w:r>
      </w:ins>
      <w:ins w:id="412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413" w:author="PR Preview" w:date="2026-01-01T00:00:00Z">
        <w:r>
          <w:t xml:space="preserve"> </w:t>
        </w:r>
      </w:ins>
      <w:ins w:id="414" w:author="PR Preview" w:date="2026-01-01T00:00:00Z">
        <w:r>
          <w:t xml:space="preserve">is a factorization</w:t>
        </w:r>
      </w:ins>
      <w:ins w:id="415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416" w:author="PR Preview" w:date="2026-01-01T00:00:00Z">
        <w:r>
          <w:t xml:space="preserve"> </w:t>
        </w:r>
      </w:ins>
      <w:ins w:id="417" w:author="PR Preview" w:date="2026-01-01T00:00:00Z">
        <w:r>
          <w:t xml:space="preserve">with</w:t>
        </w:r>
      </w:ins>
      <w:ins w:id="418" w:author="PR Preview" w:date="2026-01-01T00:00:00Z">
        <w:r>
          <w:t xml:space="preserve"> </w:t>
        </w:r>
      </w:ins>
      <m:oMath>
        <m:r>
          <m:rPr>
            <m:sty m:val="bi"/>
          </m:rPr>
          <m:t>U</m:t>
        </m:r>
      </m:oMath>
      <w:ins w:id="419" w:author="PR Preview" w:date="2026-01-01T00:00:00Z">
        <w:r>
          <w:t xml:space="preserve">,</w:t>
        </w:r>
      </w:ins>
      <w:ins w:id="420" w:author="PR Preview" w:date="2026-01-01T00:00:00Z">
        <w:r>
          <w:t xml:space="preserve"> </w:t>
        </w:r>
      </w:ins>
      <m:oMath>
        <m:r>
          <m:rPr>
            <m:sty m:val="bi"/>
          </m:rPr>
          <m:t>D</m:t>
        </m:r>
      </m:oMath>
      <w:ins w:id="421" w:author="PR Preview" w:date="2026-01-01T00:00:00Z">
        <w:r>
          <w:t xml:space="preserve"> </w:t>
        </w:r>
      </w:ins>
      <w:ins w:id="422" w:author="PR Preview" w:date="2026-01-01T00:00:00Z">
        <w:r>
          <w:t xml:space="preserve">and</w:t>
        </w:r>
      </w:ins>
      <w:ins w:id="423" w:author="PR Preview" w:date="2026-01-01T00:00:00Z">
        <w:r>
          <w:t xml:space="preserve"> </w:t>
        </w:r>
      </w:ins>
      <m:oMath>
        <m:r>
          <m:rPr>
            <m:sty m:val="bi"/>
          </m:rPr>
          <m:t>V</m:t>
        </m:r>
      </m:oMath>
      <w:ins w:id="424" w:author="PR Preview" w:date="2026-01-01T00:00:00Z">
        <w:r>
          <w:t xml:space="preserve"> </w:t>
        </w:r>
      </w:ins>
      <w:ins w:id="425" w:author="PR Preview" w:date="2026-01-01T00:00:00Z">
        <w:r>
          <w:t xml:space="preserve">as in</w:t>
        </w:r>
      </w:ins>
      <w:ins w:id="426" w:author="PR Preview" w:date="2026-01-01T00:00:00Z">
        <w:r>
          <w:t xml:space="preserve"> </w:t>
        </w:r>
      </w:ins>
      <w:hyperlink w:anchor="thm-svd">
        <w:ins w:id="427" w:author="PR Preview" w:date="2026-01-01T00:00:00Z">
          <w:r>
            <w:rPr>
              <w:rStyle w:val="Hyperlink"/>
            </w:rPr>
            <w:t xml:space="preserve">Theorem 14</w:t>
          </w:r>
        </w:ins>
      </w:hyperlink>
      <w:ins w:id="428" w:author="PR Preview" w:date="2026-01-01T00:00:00Z">
        <w:r>
          <w:t xml:space="preserve">.</w:t>
        </w:r>
      </w:ins>
    </w:p>
    <w:bookmarkEnd w:id="121"/>
    <w:bookmarkStart w:id="122" w:name="def-singular-values"/>
    <w:p>
      <w:pPr>
        <w:pStyle w:val="BodyText"/>
      </w:pPr>
      <w:r>
        <w:rPr>
          <w:b/>
          <w:bCs/>
        </w:rPr>
        <w:t xml:space="preserve">Definition 20 (Singular values)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in a singular value decomposition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svd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singular values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22"/>
    <w:bookmarkStart w:id="123" w:name="exm-svd"/>
    <w:p>
      <w:pPr>
        <w:pStyle w:val="BodyText"/>
      </w:pPr>
      <w:del w:id="429" w:author="PR Preview" w:date="2026-01-01T00:00:00Z">
        <w:r>
          <w:rPr>
            <w:b/>
            <w:bCs/>
          </w:rPr>
          <w:delText xml:space="preserve">Example 27 (An SVD of a</w:delText>
        </w:r>
      </w:del>
      <w:del w:id="430" w:author="PR Preview" w:date="2026-01-01T00:00:00Z">
        <w:r>
          <w:rPr>
            <w:b/>
            <w:bCs/>
          </w:rPr>
          <w:delText xml:space="preserve"> </w:delText>
        </w:r>
      </w:del>
      <m:oMath>
        <m:r>
          <m:t>3</m:t>
        </m:r>
        <m:r>
          <m:rPr>
            <m:sty m:val="p"/>
          </m:rPr>
          <m:t>×</m:t>
        </m:r>
        <m:r>
          <m:t>2</m:t>
        </m:r>
      </m:oMath>
      <w:del w:id="431" w:author="PR Preview" w:date="2026-01-01T00:00:00Z">
        <w:r>
          <w:rPr>
            <w:b/>
            <w:bCs/>
          </w:rPr>
          <w:delText xml:space="preserve"> </w:delText>
        </w:r>
      </w:del>
      <w:del w:id="432" w:author="PR Preview" w:date="2026-01-01T00:00:00Z">
        <w:r>
          <w:rPr>
            <w:b/>
            <w:bCs/>
          </w:rPr>
          <w:delText xml:space="preserve">matrix)</w:delText>
        </w:r>
      </w:del>
      <w:del w:id="433" w:author="PR Preview" w:date="2026-01-01T00:00:00Z">
        <w:r>
          <w:delText xml:space="preserve"> </w:delText>
        </w:r>
      </w:del>
      <w:del w:id="434" w:author="PR Preview" w:date="2026-01-01T00:00:00Z">
        <w:r>
          <w:delText xml:space="preserve">Let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U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rPr>
            <m:sty m:val="bi"/>
          </m:rPr>
          <m:t>V</m:t>
        </m:r>
      </m:oMath>
      <w:del w:id="435" w:author="PR Preview" w:date="2026-01-01T00:00:00Z">
        <w:r>
          <w:delText xml:space="preserve"> </w:delText>
        </w:r>
      </w:del>
      <w:del w:id="436" w:author="PR Preview" w:date="2026-01-01T00:00:00Z">
        <w:r>
          <w:delText xml:space="preserve">is the orthogonal matrix</w:delText>
        </w:r>
      </w:del>
      <w:del w:id="437" w:author="PR Preview" w:date="2026-01-01T00:00:00Z">
        <w:r>
          <w:delText xml:space="preserve"> </w:delText>
        </w:r>
      </w:del>
      <m:oMath>
        <m:r>
          <m:rPr>
            <m:sty m:val="bi"/>
          </m:rPr>
          <m:t>Q</m:t>
        </m:r>
      </m:oMath>
      <w:del w:id="438" w:author="PR Preview" w:date="2026-01-01T00:00:00Z">
        <w:r>
          <w:delText xml:space="preserve"> </w:delText>
        </w:r>
      </w:del>
      <w:del w:id="439" w:author="PR Preview" w:date="2026-01-01T00:00:00Z">
        <w:r>
          <w:delText xml:space="preserve">from</w:delText>
        </w:r>
      </w:del>
      <w:del w:id="440" w:author="PR Preview" w:date="2026-01-01T00:00:00Z">
        <w:r>
          <w:delText xml:space="preserve"> </w:delText>
        </w:r>
      </w:del>
      <w:hyperlink w:anchor="exm-spectral">
        <w:del w:id="441" w:author="PR Preview" w:date="2026-01-01T00:00:00Z">
          <w:r>
            <w:rPr>
              <w:rStyle w:val="Hyperlink"/>
            </w:rPr>
            <w:delText xml:space="preserve">Example 26</w:delText>
          </w:r>
        </w:del>
      </w:hyperlink>
      <w:del w:id="442" w:author="PR Preview" w:date="2026-01-01T00:00:00Z">
        <w:r>
          <w:delText xml:space="preserve">.</w:delText>
        </w:r>
      </w:del>
      <w:del w:id="443" w:author="PR Preview" w:date="2026-01-01T00:00:00Z">
        <w:r>
          <w:delText xml:space="preserve"> </w:delText>
        </w:r>
      </w:del>
      <m:oMath>
        <m:r>
          <m:rPr>
            <m:sty m:val="bi"/>
          </m:rPr>
          <m:t>U</m:t>
        </m:r>
      </m:oMath>
      <w:del w:id="444" w:author="PR Preview" w:date="2026-01-01T00:00:00Z">
        <w:r>
          <w:delText xml:space="preserve"> </w:delText>
        </w:r>
      </w:del>
      <w:del w:id="445" w:author="PR Preview" w:date="2026-01-01T00:00:00Z">
        <w:r>
          <w:delText xml:space="preserve">is orthogonal too.</w:delText>
        </w:r>
      </w:del>
      <w:del w:id="446" w:author="PR Preview" w:date="2026-01-01T00:00:00Z">
        <w:r>
          <w:delText xml:space="preserve"> </w:delText>
        </w:r>
      </w:del>
      <w:del w:id="447" w:author="PR Preview" w:date="2026-01-01T00:00:00Z">
        <w:r>
          <w:delText xml:space="preserve">Entry</w:delText>
        </w:r>
      </w:del>
      <w:del w:id="448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del w:id="449" w:author="PR Preview" w:date="2026-01-01T00:00:00Z">
        <w:r>
          <w:delText xml:space="preserve"> </w:delText>
        </w:r>
      </w:del>
      <w:del w:id="450" w:author="PR Preview" w:date="2026-01-01T00:00:00Z">
        <w:r>
          <w:delText xml:space="preserve">of</w:delText>
        </w:r>
      </w:del>
      <w:del w:id="451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</m:oMath>
      <w:del w:id="452" w:author="PR Preview" w:date="2026-01-01T00:00:00Z">
        <w:r>
          <w:delText xml:space="preserve"> </w:delText>
        </w:r>
      </w:del>
      <w:del w:id="453" w:author="PR Preview" w:date="2026-01-01T00:00:00Z">
        <w:r>
          <w:delText xml:space="preserve">is the dot product of columns</w:delText>
        </w:r>
      </w:del>
      <w:del w:id="454" w:author="PR Preview" w:date="2026-01-01T00:00:00Z">
        <w:r>
          <w:delText xml:space="preserve"> </w:delText>
        </w:r>
      </w:del>
      <m:oMath>
        <m:r>
          <m:t>i</m:t>
        </m:r>
      </m:oMath>
      <w:del w:id="455" w:author="PR Preview" w:date="2026-01-01T00:00:00Z">
        <w:r>
          <w:delText xml:space="preserve"> </w:delText>
        </w:r>
      </w:del>
      <w:del w:id="456" w:author="PR Preview" w:date="2026-01-01T00:00:00Z">
        <w:r>
          <w:delText xml:space="preserve">and</w:delText>
        </w:r>
      </w:del>
      <w:del w:id="457" w:author="PR Preview" w:date="2026-01-01T00:00:00Z">
        <w:r>
          <w:delText xml:space="preserve"> </w:delText>
        </w:r>
      </w:del>
      <m:oMath>
        <m:r>
          <m:t>j</m:t>
        </m:r>
      </m:oMath>
      <w:del w:id="458" w:author="PR Preview" w:date="2026-01-01T00:00:00Z">
        <w:r>
          <w:delText xml:space="preserve"> </w:delText>
        </w:r>
      </w:del>
      <w:del w:id="459" w:author="PR Preview" w:date="2026-01-01T00:00:00Z">
        <w:r>
          <w:delText xml:space="preserve">of</w:delText>
        </w:r>
      </w:del>
      <w:del w:id="460" w:author="PR Preview" w:date="2026-01-01T00:00:00Z">
        <w:r>
          <w:delText xml:space="preserve"> </w:delText>
        </w:r>
      </w:del>
      <m:oMath>
        <m:r>
          <m:rPr>
            <m:sty m:val="bi"/>
          </m:rPr>
          <m:t>U</m:t>
        </m:r>
      </m:oMath>
      <w:del w:id="461" w:author="PR Preview" w:date="2026-01-01T00:00:00Z">
        <w:r>
          <w:delText xml:space="preserve">,</w:delText>
        </w:r>
      </w:del>
      <w:del w:id="462" w:author="PR Preview" w:date="2026-01-01T00:00:00Z">
        <w:r>
          <w:delText xml:space="preserve"> </w:delText>
        </w:r>
      </w:del>
      <w:del w:id="463" w:author="PR Preview" w:date="2026-01-01T00:00:00Z">
        <w:r>
          <w:delText xml:space="preserve">and those columns are</w:delText>
        </w:r>
      </w:del>
      <w:del w:id="464" w:author="PR Preview" w:date="2026-01-01T00:00:00Z">
        <w:r>
          <w:delText xml:space="preserve"> </w:delText>
        </w:r>
      </w:del>
      <w:del w:id="465" w:author="PR Preview" w:date="2026-01-01T00:00:00Z">
        <w:r>
          <w:delText xml:space="preserve">$\mathord{\smash[b]{\underset{\raise.3ex\hbox{$\scriptstyle\sim$}}{u}}\vphantom{u}}_1 = (\frac{1}{\sqrt{2}}, 0, \frac{1}{\sqrt{2}})$</w:delText>
        </w:r>
      </w:del>
      <w:del w:id="466" w:author="PR Preview" w:date="2026-01-01T00:00:00Z">
        <w:r>
          <w:delText xml:space="preserve">,</w:delText>
        </w:r>
      </w:del>
      <w:del w:id="467" w:author="PR Preview" w:date="2026-01-01T00:00:00Z">
        <w:r>
          <w:delText xml:space="preserve"> </w:delText>
        </w:r>
      </w:del>
      <w:del w:id="468" w:author="PR Preview" w:date="2026-01-01T00:00:00Z">
        <w:r>
          <w:delText xml:space="preserve">$\mathord{\smash[b]{\underset{\raise.3ex\hbox{$\scriptstyle\sim$}}{u}}\vphantom{u}}_2 = (0, 1, 0)$</w:delText>
        </w:r>
      </w:del>
      <w:del w:id="469" w:author="PR Preview" w:date="2026-01-01T00:00:00Z">
        <w:r>
          <w:delText xml:space="preserve"> </w:delText>
        </w:r>
      </w:del>
      <w:del w:id="470" w:author="PR Preview" w:date="2026-01-01T00:00:00Z">
        <w:r>
          <w:delText xml:space="preserve">and</w:delText>
        </w:r>
      </w:del>
      <w:del w:id="471" w:author="PR Preview" w:date="2026-01-01T00:00:00Z">
        <w:r>
          <w:delText xml:space="preserve"> </w:delText>
        </w:r>
      </w:del>
      <w:del w:id="472" w:author="PR Preview" w:date="2026-01-01T00:00:00Z">
        <w:r>
          <w:delText xml:space="preserve">$\mathord{\smash[b]{\underset{\raise.3ex\hbox{$\scriptstyle\sim$}}{u}}\vphantom{u}}_3 = (\frac{1}{\sqrt{2}}, 0, -\frac{1}{\sqrt{2}})$</w:delText>
        </w:r>
      </w:del>
      <w:del w:id="473" w:author="PR Preview" w:date="2026-01-01T00:00:00Z">
        <w:r>
          <w:delText xml:space="preserve">:</w:delText>
        </w:r>
      </w:del>
    </w:p>
    <w:p>
      <w:pPr>
        <w:pStyle w:val="BodyText"/>
      </w:pPr>
      <w:ins w:id="474" w:author="PR Preview" w:date="2026-01-01T00:00:00Z">
        <w:r>
          <w:rPr>
            <w:b/>
            <w:bCs/>
          </w:rPr>
          <w:t xml:space="preserve">Example 28 (An SVD of a</w:t>
        </w:r>
      </w:ins>
      <w:ins w:id="475" w:author="PR Preview" w:date="2026-01-01T00:00:00Z">
        <w:r>
          <w:rPr>
            <w:b/>
            <w:bCs/>
          </w:rPr>
          <w:t xml:space="preserve"> </w:t>
        </w:r>
      </w:ins>
      <m:oMath>
        <m:r>
          <m:t>3</m:t>
        </m:r>
        <m:r>
          <m:rPr>
            <m:sty m:val="p"/>
          </m:rPr>
          <m:t>×</m:t>
        </m:r>
        <m:r>
          <m:t>2</m:t>
        </m:r>
      </m:oMath>
      <w:ins w:id="476" w:author="PR Preview" w:date="2026-01-01T00:00:00Z">
        <w:r>
          <w:rPr>
            <w:b/>
            <w:bCs/>
          </w:rPr>
          <w:t xml:space="preserve"> </w:t>
        </w:r>
      </w:ins>
      <w:ins w:id="477" w:author="PR Preview" w:date="2026-01-01T00:00:00Z">
        <w:r>
          <w:rPr>
            <w:b/>
            <w:bCs/>
          </w:rPr>
          <w:t xml:space="preserve">matrix)</w:t>
        </w:r>
      </w:ins>
      <w:ins w:id="478" w:author="PR Preview" w:date="2026-01-01T00:00:00Z">
        <w:r>
          <w:t xml:space="preserve"> </w:t>
        </w:r>
      </w:ins>
      <w:ins w:id="479" w:author="PR Preview" w:date="2026-01-01T00:00:00Z">
        <w:r>
          <w:t xml:space="preserve">Let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U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rPr>
            <m:sty m:val="bi"/>
          </m:rPr>
          <m:t>V</m:t>
        </m:r>
      </m:oMath>
      <w:ins w:id="480" w:author="PR Preview" w:date="2026-01-01T00:00:00Z">
        <w:r>
          <w:t xml:space="preserve"> </w:t>
        </w:r>
      </w:ins>
      <w:ins w:id="481" w:author="PR Preview" w:date="2026-01-01T00:00:00Z">
        <w:r>
          <w:t xml:space="preserve">is the orthogonal matrix</w:t>
        </w:r>
      </w:ins>
      <w:ins w:id="482" w:author="PR Preview" w:date="2026-01-01T00:00:00Z">
        <w:r>
          <w:t xml:space="preserve"> </w:t>
        </w:r>
      </w:ins>
      <m:oMath>
        <m:r>
          <m:rPr>
            <m:sty m:val="bi"/>
          </m:rPr>
          <m:t>Q</m:t>
        </m:r>
      </m:oMath>
      <w:ins w:id="483" w:author="PR Preview" w:date="2026-01-01T00:00:00Z">
        <w:r>
          <w:t xml:space="preserve"> </w:t>
        </w:r>
      </w:ins>
      <w:ins w:id="484" w:author="PR Preview" w:date="2026-01-01T00:00:00Z">
        <w:r>
          <w:t xml:space="preserve">from</w:t>
        </w:r>
      </w:ins>
      <w:ins w:id="485" w:author="PR Preview" w:date="2026-01-01T00:00:00Z">
        <w:r>
          <w:t xml:space="preserve"> </w:t>
        </w:r>
      </w:ins>
      <w:hyperlink w:anchor="exm-spectral">
        <w:ins w:id="486" w:author="PR Preview" w:date="2026-01-01T00:00:00Z">
          <w:r>
            <w:rPr>
              <w:rStyle w:val="Hyperlink"/>
            </w:rPr>
            <w:t xml:space="preserve">Example 27</w:t>
          </w:r>
        </w:ins>
      </w:hyperlink>
      <w:ins w:id="487" w:author="PR Preview" w:date="2026-01-01T00:00:00Z">
        <w:r>
          <w:t xml:space="preserve">.</w:t>
        </w:r>
      </w:ins>
      <w:ins w:id="488" w:author="PR Preview" w:date="2026-01-01T00:00:00Z">
        <w:r>
          <w:t xml:space="preserve"> </w:t>
        </w:r>
      </w:ins>
      <m:oMath>
        <m:r>
          <m:rPr>
            <m:sty m:val="bi"/>
          </m:rPr>
          <m:t>U</m:t>
        </m:r>
      </m:oMath>
      <w:ins w:id="489" w:author="PR Preview" w:date="2026-01-01T00:00:00Z">
        <w:r>
          <w:t xml:space="preserve"> </w:t>
        </w:r>
      </w:ins>
      <w:ins w:id="490" w:author="PR Preview" w:date="2026-01-01T00:00:00Z">
        <w:r>
          <w:t xml:space="preserve">is orthogonal too.</w:t>
        </w:r>
      </w:ins>
      <w:ins w:id="491" w:author="PR Preview" w:date="2026-01-01T00:00:00Z">
        <w:r>
          <w:t xml:space="preserve"> </w:t>
        </w:r>
      </w:ins>
      <w:ins w:id="492" w:author="PR Preview" w:date="2026-01-01T00:00:00Z">
        <w:r>
          <w:t xml:space="preserve">Entry</w:t>
        </w:r>
      </w:ins>
      <w:ins w:id="493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ins w:id="494" w:author="PR Preview" w:date="2026-01-01T00:00:00Z">
        <w:r>
          <w:t xml:space="preserve"> </w:t>
        </w:r>
      </w:ins>
      <w:ins w:id="495" w:author="PR Preview" w:date="2026-01-01T00:00:00Z">
        <w:r>
          <w:t xml:space="preserve">of</w:t>
        </w:r>
      </w:ins>
      <w:ins w:id="496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</m:oMath>
      <w:ins w:id="497" w:author="PR Preview" w:date="2026-01-01T00:00:00Z">
        <w:r>
          <w:t xml:space="preserve"> </w:t>
        </w:r>
      </w:ins>
      <w:ins w:id="498" w:author="PR Preview" w:date="2026-01-01T00:00:00Z">
        <w:r>
          <w:t xml:space="preserve">is the dot product of columns</w:t>
        </w:r>
      </w:ins>
      <w:ins w:id="499" w:author="PR Preview" w:date="2026-01-01T00:00:00Z">
        <w:r>
          <w:t xml:space="preserve"> </w:t>
        </w:r>
      </w:ins>
      <m:oMath>
        <m:r>
          <m:t>i</m:t>
        </m:r>
      </m:oMath>
      <w:ins w:id="500" w:author="PR Preview" w:date="2026-01-01T00:00:00Z">
        <w:r>
          <w:t xml:space="preserve"> </w:t>
        </w:r>
      </w:ins>
      <w:ins w:id="501" w:author="PR Preview" w:date="2026-01-01T00:00:00Z">
        <w:r>
          <w:t xml:space="preserve">and</w:t>
        </w:r>
      </w:ins>
      <w:ins w:id="502" w:author="PR Preview" w:date="2026-01-01T00:00:00Z">
        <w:r>
          <w:t xml:space="preserve"> </w:t>
        </w:r>
      </w:ins>
      <m:oMath>
        <m:r>
          <m:t>j</m:t>
        </m:r>
      </m:oMath>
      <w:ins w:id="503" w:author="PR Preview" w:date="2026-01-01T00:00:00Z">
        <w:r>
          <w:t xml:space="preserve"> </w:t>
        </w:r>
      </w:ins>
      <w:ins w:id="504" w:author="PR Preview" w:date="2026-01-01T00:00:00Z">
        <w:r>
          <w:t xml:space="preserve">of</w:t>
        </w:r>
      </w:ins>
      <w:ins w:id="505" w:author="PR Preview" w:date="2026-01-01T00:00:00Z">
        <w:r>
          <w:t xml:space="preserve"> </w:t>
        </w:r>
      </w:ins>
      <m:oMath>
        <m:r>
          <m:rPr>
            <m:sty m:val="bi"/>
          </m:rPr>
          <m:t>U</m:t>
        </m:r>
      </m:oMath>
      <w:ins w:id="506" w:author="PR Preview" w:date="2026-01-01T00:00:00Z">
        <w:r>
          <w:t xml:space="preserve">,</w:t>
        </w:r>
      </w:ins>
      <w:ins w:id="507" w:author="PR Preview" w:date="2026-01-01T00:00:00Z">
        <w:r>
          <w:t xml:space="preserve"> </w:t>
        </w:r>
      </w:ins>
      <w:ins w:id="508" w:author="PR Preview" w:date="2026-01-01T00:00:00Z">
        <w:r>
          <w:t xml:space="preserve">and those columns are</w:t>
        </w:r>
      </w:ins>
      <w:ins w:id="509" w:author="PR Preview" w:date="2026-01-01T00:00:00Z">
        <w:r>
          <w:t xml:space="preserve"> </w:t>
        </w:r>
      </w:ins>
      <w:ins w:id="510" w:author="PR Preview" w:date="2026-01-01T00:00:00Z">
        <w:r>
          <w:t xml:space="preserve">$\mathord{\smash[b]{\underset{\raise.3ex\hbox{$\scriptstyle\sim$}}{u}}\vphantom{u}}_1 = (\frac{1}{\sqrt{2}}, 0, \frac{1}{\sqrt{2}})$</w:t>
        </w:r>
      </w:ins>
      <w:ins w:id="511" w:author="PR Preview" w:date="2026-01-01T00:00:00Z">
        <w:r>
          <w:t xml:space="preserve">,</w:t>
        </w:r>
      </w:ins>
      <w:ins w:id="512" w:author="PR Preview" w:date="2026-01-01T00:00:00Z">
        <w:r>
          <w:t xml:space="preserve"> </w:t>
        </w:r>
      </w:ins>
      <w:ins w:id="513" w:author="PR Preview" w:date="2026-01-01T00:00:00Z">
        <w:r>
          <w:t xml:space="preserve">$\mathord{\smash[b]{\underset{\raise.3ex\hbox{$\scriptstyle\sim$}}{u}}\vphantom{u}}_2 = (0, 1, 0)$</w:t>
        </w:r>
      </w:ins>
      <w:ins w:id="514" w:author="PR Preview" w:date="2026-01-01T00:00:00Z">
        <w:r>
          <w:t xml:space="preserve"> </w:t>
        </w:r>
      </w:ins>
      <w:ins w:id="515" w:author="PR Preview" w:date="2026-01-01T00:00:00Z">
        <w:r>
          <w:t xml:space="preserve">and</w:t>
        </w:r>
      </w:ins>
      <w:ins w:id="516" w:author="PR Preview" w:date="2026-01-01T00:00:00Z">
        <w:r>
          <w:t xml:space="preserve"> </w:t>
        </w:r>
      </w:ins>
      <w:ins w:id="517" w:author="PR Preview" w:date="2026-01-01T00:00:00Z">
        <w:r>
          <w:t xml:space="preserve">$\mathord{\smash[b]{\underset{\raise.3ex\hbox{$\scriptstyle\sim$}}{u}}\vphantom{u}}_3 = (\frac{1}{\sqrt{2}}, 0, -\frac{1}{\sqrt{2}})$</w:t>
        </w:r>
      </w:ins>
      <w:ins w:id="518" w:author="PR Preview" w:date="2026-01-01T00:00:00Z">
        <w:r>
          <w:t xml:space="preserve">:</w:t>
        </w:r>
      </w:ins>
    </w:p>
    <w:p>
      <w:pPr>
        <w:pStyle w:val="BodyText"/>
      </w:pPr>
      <w:r>
        <w:t xml:space="preserve">$$
    \begin{aligned}
    \mathord{\smash[b]{\underset{\raise.3ex\hbox{$\scriptstyle\sim$}}{u}}\vphantom{u}}_1 \cdot \mathord{\smash[b]{\underset{\raise.3ex\hbox{$\scriptstyle\sim$}}{u}}\vphantom{u}}_1
    &amp;= \tfrac{1}{\sqrt{2}} \cdot\tfrac{1}{\sqrt{2}} + 0 \cdot 0 + \tfrac{1}{\sqrt{2}} \cdot\tfrac{1}{\sqrt{2}}
    &amp;&amp; \text{(definition of the dot product)}
    \\
    &amp;= \tfrac{1}{2} + 0 + \tfrac{1}{2}
    &amp;&amp; \text{(multiply)}
    \\
    &amp;= 1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\mathord{\smash[b]{\underset{\raise.3ex\hbox{$\scriptstyle\sim$}}{u}}\vphantom{u}}_2 \cdot \mathord{\smash[b]{\underset{\raise.3ex\hbox{$\scriptstyle\sim$}}{u}}\vphantom{u}}_2
    &amp;= 0 \cdot 0 + 1 \cdot 1 + 0 \cdot 0
    &amp;&amp; \text{(definition of the dot product)}
    \\
    &amp;= 0 + 1 + 0
    &amp;&amp; \text{(multiply)}
    \\
    &amp;= 1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\mathord{\smash[b]{\underset{\raise.3ex\hbox{$\scriptstyle\sim$}}{u}}\vphantom{u}}_3 \cdot \mathord{\smash[b]{\underset{\raise.3ex\hbox{$\scriptstyle\sim$}}{u}}\vphantom{u}}_3
    &amp;= \tfrac{1}{\sqrt{2}} \cdot\tfrac{1}{\sqrt{2}} + 0 \cdot 0 + \mathopen{}\left(-\tfrac{1}{\sqrt{2}}\right)\mathclose{} \cdot\mathopen{}\left(-\tfrac{1}{\sqrt{2}}\right)\mathclose{}
    &amp;&amp; \text{(definition of the dot product)}
    \\
    &amp;= \tfrac{1}{2} + 0 + \tfrac{1}{2}
    &amp;&amp; \text{(multiply)}
    \\
    &amp;= 1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\mathord{\smash[b]{\underset{\raise.3ex\hbox{$\scriptstyle\sim$}}{u}}\vphantom{u}}_1 \cdot \mathord{\smash[b]{\underset{\raise.3ex\hbox{$\scriptstyle\sim$}}{u}}\vphantom{u}}_2
    &amp;= \tfrac{1}{\sqrt{2}} \cdot 0 + 0 \cdot 1 + \tfrac{1}{\sqrt{2}} \cdot 0
    &amp;&amp; \text{(definition of the dot product)}
    \\
    &amp;= 0 + 0 + 0
    &amp;&amp; \text{(multiply)}
    \\
    &amp;= 0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\mathord{\smash[b]{\underset{\raise.3ex\hbox{$\scriptstyle\sim$}}{u}}\vphantom{u}}_1 \cdot \mathord{\smash[b]{\underset{\raise.3ex\hbox{$\scriptstyle\sim$}}{u}}\vphantom{u}}_3
    &amp;= \tfrac{1}{\sqrt{2}} \cdot\tfrac{1}{\sqrt{2}} + 0 \cdot 0 + \tfrac{1}{\sqrt{2}} \cdot\mathopen{}\left(-\tfrac{1}{\sqrt{2}}\right)\mathclose{}
    &amp;&amp; \text{(definition of the dot product)}
    \\
    &amp;= \tfrac{1}{2} + 0 - \tfrac{1}{2}
    &amp;&amp; \text{(multiply)}
    \\
    &amp;= 0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\mathord{\smash[b]{\underset{\raise.3ex\hbox{$\scriptstyle\sim$}}{u}}\vphantom{u}}_2 \cdot \mathord{\smash[b]{\underset{\raise.3ex\hbox{$\scriptstyle\sim$}}{u}}\vphantom{u}}_3
    &amp;= 0 \cdot\tfrac{1}{\sqrt{2}} + 1 \cdot 0 + 0 \cdot\mathopen{}\left(-\tfrac{1}{\sqrt{2}}\right)\mathclose{}
    &amp;&amp; \text{(definition of the dot product)}
    \\
    &amp;= 0 + 0 + 0
    &amp;&amp; \text{(multiply)}
    \\
    &amp;= 0
    &amp;&amp; \text{(add)}
    \end{aligned}
    $$</w:t>
      </w:r>
    </w:p>
    <w:p>
      <w:pPr>
        <w:pStyle w:val="FirstParagraph"/>
      </w:pPr>
      <w:r>
        <w:t xml:space="preserve">The dot product is symmetric,</w:t>
      </w:r>
      <w:r>
        <w:t xml:space="preserve"> </w:t>
      </w:r>
      <w:r>
        <w:t xml:space="preserve">so these six values fill in all nine entries,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, because its two columns are linearly independent,</w:t>
      </w:r>
      <w:r>
        <w:t xml:space="preserve"> </w:t>
      </w:r>
      <w:r>
        <w:t xml:space="preserve">and its singular values are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23"/>
    <w:bookmarkStart w:id="124" w:name="rem-svd-not-unique"/>
    <w:p>
      <w:pPr>
        <w:pStyle w:val="BodyText"/>
      </w:pPr>
      <w:r>
        <w:rPr>
          <w:i/>
          <w:iCs/>
        </w:rPr>
        <w:t xml:space="preserve">Remark 16</w:t>
      </w:r>
      <w:r>
        <w:t xml:space="preserve"> (An SVD is not unique). </w:t>
      </w:r>
      <w:r>
        <w:t xml:space="preserve">An SVD is not unique</w:t>
      </w:r>
      <w:r>
        <w:t xml:space="preserve"> </w:t>
      </w:r>
      <w:r>
        <w:t xml:space="preserve">[6, Ch. 12], Examples 12.2 and 12.3, p. 378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multiplying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both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another one.</w:t>
      </w:r>
      <w:r>
        <w:t xml:space="preserve"> </w:t>
      </w:r>
      <w:r>
        <w:t xml:space="preserve">The singular values do not depend on which SVD is chosen</w:t>
      </w:r>
      <w:r>
        <w:t xml:space="preserve"> </w:t>
      </w:r>
      <w:r>
        <w:t xml:space="preserve">[6, Ch. 12], pp. 371 and 378</w:t>
      </w:r>
      <w:r>
        <w:t xml:space="preserve">.</w:t>
      </w:r>
    </w:p>
    <w:p>
      <w:pPr>
        <w:pStyle w:val="BodyText"/>
      </w:pPr>
      <w:del w:id="519" w:author="PR Preview" w:date="2026-01-01T00:00:00Z">
        <w:r>
          <w:delText xml:space="preserve">For example, in</w:delText>
        </w:r>
      </w:del>
      <w:del w:id="520" w:author="PR Preview" w:date="2026-01-01T00:00:00Z">
        <w:r>
          <w:delText xml:space="preserve"> </w:delText>
        </w:r>
      </w:del>
      <w:hyperlink w:anchor="exm-svd">
        <w:del w:id="521" w:author="PR Preview" w:date="2026-01-01T00:00:00Z">
          <w:r>
            <w:rPr>
              <w:rStyle w:val="Hyperlink"/>
            </w:rPr>
            <w:delText xml:space="preserve">Example 27</w:delText>
          </w:r>
        </w:del>
      </w:hyperlink>
      <w:del w:id="522" w:author="PR Preview" w:date="2026-01-01T00:00:00Z">
        <w:r>
          <w:delText xml:space="preserve">,</w:delText>
        </w:r>
      </w:del>
      <w:del w:id="523" w:author="PR Preview" w:date="2026-01-01T00:00:00Z">
        <w:r>
          <w:delText xml:space="preserve"> </w:delText>
        </w:r>
      </w:del>
      <w:del w:id="524" w:author="PR Preview" w:date="2026-01-01T00:00:00Z">
        <w:r>
          <w:delText xml:space="preserve">multiplying the first columns of</w:delText>
        </w:r>
      </w:del>
      <w:del w:id="525" w:author="PR Preview" w:date="2026-01-01T00:00:00Z">
        <w:r>
          <w:delText xml:space="preserve"> </w:delText>
        </w:r>
      </w:del>
      <m:oMath>
        <m:r>
          <m:rPr>
            <m:sty m:val="bi"/>
          </m:rPr>
          <m:t>U</m:t>
        </m:r>
      </m:oMath>
      <w:del w:id="526" w:author="PR Preview" w:date="2026-01-01T00:00:00Z">
        <w:r>
          <w:delText xml:space="preserve"> </w:delText>
        </w:r>
      </w:del>
      <w:del w:id="527" w:author="PR Preview" w:date="2026-01-01T00:00:00Z">
        <w:r>
          <w:delText xml:space="preserve">and</w:delText>
        </w:r>
      </w:del>
      <w:del w:id="528" w:author="PR Preview" w:date="2026-01-01T00:00:00Z">
        <w:r>
          <w:delText xml:space="preserve"> </w:delText>
        </w:r>
      </w:del>
      <m:oMath>
        <m:r>
          <m:rPr>
            <m:sty m:val="bi"/>
          </m:rPr>
          <m:t>V</m:t>
        </m:r>
      </m:oMath>
      <w:del w:id="529" w:author="PR Preview" w:date="2026-01-01T00:00:00Z">
        <w:r>
          <w:delText xml:space="preserve"> </w:delText>
        </w:r>
      </w:del>
      <w:del w:id="530" w:author="PR Preview" w:date="2026-01-01T00:00:00Z">
        <w:r>
          <w:delText xml:space="preserve">by</w:delText>
        </w:r>
      </w:del>
      <w:del w:id="531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1</m:t>
        </m:r>
      </m:oMath>
      <w:del w:id="532" w:author="PR Preview" w:date="2026-01-01T00:00:00Z">
        <w:r>
          <w:delText xml:space="preserve"> </w:delText>
        </w:r>
      </w:del>
      <w:del w:id="533" w:author="PR Preview" w:date="2026-01-01T00:00:00Z">
        <w:r>
          <w:delText xml:space="preserve">gives</w:delText>
        </w:r>
      </w:del>
    </w:p>
    <w:p>
      <w:pPr>
        <w:pStyle w:val="BodyText"/>
      </w:pPr>
      <w:ins w:id="534" w:author="PR Preview" w:date="2026-01-01T00:00:00Z">
        <w:r>
          <w:t xml:space="preserve">For example, in</w:t>
        </w:r>
      </w:ins>
      <w:ins w:id="535" w:author="PR Preview" w:date="2026-01-01T00:00:00Z">
        <w:r>
          <w:t xml:space="preserve"> </w:t>
        </w:r>
      </w:ins>
      <w:hyperlink w:anchor="exm-svd">
        <w:ins w:id="536" w:author="PR Preview" w:date="2026-01-01T00:00:00Z">
          <w:r>
            <w:rPr>
              <w:rStyle w:val="Hyperlink"/>
            </w:rPr>
            <w:t xml:space="preserve">Example 28</w:t>
          </w:r>
        </w:ins>
      </w:hyperlink>
      <w:ins w:id="537" w:author="PR Preview" w:date="2026-01-01T00:00:00Z">
        <w:r>
          <w:t xml:space="preserve">,</w:t>
        </w:r>
      </w:ins>
      <w:ins w:id="538" w:author="PR Preview" w:date="2026-01-01T00:00:00Z">
        <w:r>
          <w:t xml:space="preserve"> </w:t>
        </w:r>
      </w:ins>
      <w:ins w:id="539" w:author="PR Preview" w:date="2026-01-01T00:00:00Z">
        <w:r>
          <w:t xml:space="preserve">multiplying the first columns of</w:t>
        </w:r>
      </w:ins>
      <w:ins w:id="540" w:author="PR Preview" w:date="2026-01-01T00:00:00Z">
        <w:r>
          <w:t xml:space="preserve"> </w:t>
        </w:r>
      </w:ins>
      <m:oMath>
        <m:r>
          <m:rPr>
            <m:sty m:val="bi"/>
          </m:rPr>
          <m:t>U</m:t>
        </m:r>
      </m:oMath>
      <w:ins w:id="541" w:author="PR Preview" w:date="2026-01-01T00:00:00Z">
        <w:r>
          <w:t xml:space="preserve"> </w:t>
        </w:r>
      </w:ins>
      <w:ins w:id="542" w:author="PR Preview" w:date="2026-01-01T00:00:00Z">
        <w:r>
          <w:t xml:space="preserve">and</w:t>
        </w:r>
      </w:ins>
      <w:ins w:id="543" w:author="PR Preview" w:date="2026-01-01T00:00:00Z">
        <w:r>
          <w:t xml:space="preserve"> </w:t>
        </w:r>
      </w:ins>
      <m:oMath>
        <m:r>
          <m:rPr>
            <m:sty m:val="bi"/>
          </m:rPr>
          <m:t>V</m:t>
        </m:r>
      </m:oMath>
      <w:ins w:id="544" w:author="PR Preview" w:date="2026-01-01T00:00:00Z">
        <w:r>
          <w:t xml:space="preserve"> </w:t>
        </w:r>
      </w:ins>
      <w:ins w:id="545" w:author="PR Preview" w:date="2026-01-01T00:00:00Z">
        <w:r>
          <w:t xml:space="preserve">by</w:t>
        </w:r>
      </w:ins>
      <w:ins w:id="546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1</m:t>
        </m:r>
      </m:oMath>
      <w:ins w:id="547" w:author="PR Preview" w:date="2026-01-01T00:00:00Z">
        <w:r>
          <w:t xml:space="preserve"> </w:t>
        </w:r>
      </w:ins>
      <w:ins w:id="548" w:author="PR Preview" w:date="2026-01-01T00:00:00Z">
        <w:r>
          <w:t xml:space="preserve">gives</w:t>
        </w:r>
      </w:ins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Their columns are the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some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orthonormal.</w:t>
      </w:r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again.</w:t>
      </w:r>
      <w:r>
        <w:t xml:space="preserve"> </w:t>
      </w:r>
      <w:r>
        <w:t xml:space="preserve">Both SVDs have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24"/>
    <w:bookmarkStart w:id="125" w:name="rem-svd-zero-singular-values"/>
    <w:p>
      <w:pPr>
        <w:pStyle w:val="BodyText"/>
      </w:pPr>
      <w:r>
        <w:rPr>
          <w:i/>
          <w:iCs/>
        </w:rPr>
        <w:t xml:space="preserve">Remark 17</w:t>
      </w:r>
      <w:r>
        <w:t xml:space="preserve"> (Counting zero singular values). </w:t>
      </w:r>
      <w:r>
        <w:t xml:space="preserve">Some texts, and 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,</w:t>
      </w:r>
      <w:r>
        <w:t xml:space="preserve"> </w:t>
      </w:r>
      <w:r>
        <w:t xml:space="preserve">also count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singular values equal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that every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singular values.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 </w:t>
      </w:r>
      <w:r>
        <w:t xml:space="preserve">gives an SVD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bi"/>
          </m:rPr>
          <m:t>B</m:t>
        </m:r>
        <m:sSup>
          <m:e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def-singular-values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has one singular value,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 </w:t>
      </w:r>
      <w:r>
        <w:t xml:space="preserve">reports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singular values for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bookmarkEnd w:id="125"/>
    <w:bookmarkStart w:id="126" w:name="thm-svd-evd"/>
    <w:p>
      <w:pPr>
        <w:pStyle w:val="BodyText"/>
      </w:pPr>
      <w:del w:id="549" w:author="PR Preview" w:date="2026-01-01T00:00:00Z">
        <w:r>
          <w:rPr>
            <w:b/>
            <w:bCs/>
          </w:rPr>
          <w:delText xml:space="preserve">Theorem 14 (An SVD gives an eigendecomposition of</w:delText>
        </w:r>
      </w:del>
      <w:del w:id="550" w:author="PR Preview" w:date="2026-01-01T00:00:00Z">
        <w:r>
          <w:rPr>
            <w:b/>
            <w:bCs/>
          </w:rPr>
          <w:delText xml:space="preserve"> </w:delText>
        </w:r>
      </w:del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del w:id="551" w:author="PR Preview" w:date="2026-01-01T00:00:00Z">
        <w:r>
          <w:rPr>
            <w:b/>
            <w:bCs/>
          </w:rPr>
          <w:delText xml:space="preserve">)</w:delText>
        </w:r>
      </w:del>
      <w:del w:id="552" w:author="PR Preview" w:date="2026-01-01T00:00:00Z">
        <w:r>
          <w:delText xml:space="preserve"> </w:delText>
        </w:r>
      </w:del>
      <w:del w:id="553" w:author="PR Preview" w:date="2026-01-01T00:00:00Z">
        <w:r>
          <w:delText xml:space="preserve">Let</w:delText>
        </w:r>
      </w:del>
      <w:del w:id="554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555" w:author="PR Preview" w:date="2026-01-01T00:00:00Z">
        <w:r>
          <w:delText xml:space="preserve"> </w:delText>
        </w:r>
      </w:del>
      <w:del w:id="556" w:author="PR Preview" w:date="2026-01-01T00:00:00Z">
        <w:r>
          <w:delText xml:space="preserve">be a singular value decomposition (</w:delText>
        </w:r>
      </w:del>
      <w:hyperlink w:anchor="def-svd">
        <w:del w:id="557" w:author="PR Preview" w:date="2026-01-01T00:00:00Z">
          <w:r>
            <w:rPr>
              <w:rStyle w:val="Hyperlink"/>
            </w:rPr>
            <w:delText xml:space="preserve">Definition 19</w:delText>
          </w:r>
        </w:del>
      </w:hyperlink>
      <w:del w:id="558" w:author="PR Preview" w:date="2026-01-01T00:00:00Z">
        <w:r>
          <w:delText xml:space="preserve">) of an</w:delText>
        </w:r>
      </w:del>
      <w:del w:id="559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×</m:t>
        </m:r>
        <m:r>
          <m:t>p</m:t>
        </m:r>
      </m:oMath>
      <w:del w:id="560" w:author="PR Preview" w:date="2026-01-01T00:00:00Z">
        <w:r>
          <w:delText xml:space="preserve"> </w:delText>
        </w:r>
      </w:del>
      <w:del w:id="561" w:author="PR Preview" w:date="2026-01-01T00:00:00Z">
        <w:r>
          <w:delText xml:space="preserve">matrix</w:delText>
        </w:r>
      </w:del>
      <w:del w:id="562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563" w:author="PR Preview" w:date="2026-01-01T00:00:00Z">
        <w:r>
          <w:delText xml:space="preserve"> </w:delText>
        </w:r>
      </w:del>
      <w:del w:id="564" w:author="PR Preview" w:date="2026-01-01T00:00:00Z">
        <w:r>
          <w:delText xml:space="preserve">with singular values</w:delText>
        </w:r>
      </w:del>
      <w:del w:id="565" w:author="PR Preview" w:date="2026-01-01T00:00:00Z">
        <w:r>
          <w:delText xml:space="preserve"> </w:delText>
        </w:r>
      </w:del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r</m:t>
            </m:r>
          </m:sub>
        </m:sSub>
      </m:oMath>
      <w:del w:id="566" w:author="PR Preview" w:date="2026-01-01T00:00:00Z">
        <w:r>
          <w:delText xml:space="preserve">.</w:delText>
        </w:r>
      </w:del>
      <w:del w:id="567" w:author="PR Preview" w:date="2026-01-01T00:00:00Z">
        <w:r>
          <w:delText xml:space="preserve"> </w:delText>
        </w:r>
      </w:del>
      <w:del w:id="568" w:author="PR Preview" w:date="2026-01-01T00:00:00Z">
        <w:r>
          <w:delText xml:space="preserve">Then</w:delText>
        </w:r>
      </w:del>
      <w:del w:id="569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del w:id="570" w:author="PR Preview" w:date="2026-01-01T00:00:00Z">
        <w:r>
          <w:delText xml:space="preserve"> </w:delText>
        </w:r>
      </w:del>
      <w:del w:id="571" w:author="PR Preview" w:date="2026-01-01T00:00:00Z">
        <w:r>
          <w:delText xml:space="preserve">is symmetric (</w:delText>
        </w:r>
      </w:del>
      <w:hyperlink w:anchor="def-symmetric-matrix">
        <w:del w:id="572" w:author="PR Preview" w:date="2026-01-01T00:00:00Z">
          <w:r>
            <w:rPr>
              <w:rStyle w:val="Hyperlink"/>
            </w:rPr>
            <w:delText xml:space="preserve">Definition 3</w:delText>
          </w:r>
        </w:del>
      </w:hyperlink>
      <w:del w:id="573" w:author="PR Preview" w:date="2026-01-01T00:00:00Z">
        <w:r>
          <w:delText xml:space="preserve">), and</w:delText>
        </w:r>
      </w:del>
    </w:p>
    <w:p>
      <w:pPr>
        <w:pStyle w:val="BodyText"/>
      </w:pPr>
      <w:ins w:id="574" w:author="PR Preview" w:date="2026-01-01T00:00:00Z">
        <w:r>
          <w:rPr>
            <w:b/>
            <w:bCs/>
          </w:rPr>
          <w:t xml:space="preserve">Theorem 15 (An SVD gives an eigendecomposition of</w:t>
        </w:r>
      </w:ins>
      <w:ins w:id="575" w:author="PR Preview" w:date="2026-01-01T00:00:00Z">
        <w:r>
          <w:rPr>
            <w:b/>
            <w:bCs/>
          </w:rPr>
          <w:t xml:space="preserve"> </w:t>
        </w:r>
      </w:ins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ins w:id="576" w:author="PR Preview" w:date="2026-01-01T00:00:00Z">
        <w:r>
          <w:rPr>
            <w:b/>
            <w:bCs/>
          </w:rPr>
          <w:t xml:space="preserve">)</w:t>
        </w:r>
      </w:ins>
      <w:ins w:id="577" w:author="PR Preview" w:date="2026-01-01T00:00:00Z">
        <w:r>
          <w:t xml:space="preserve"> </w:t>
        </w:r>
      </w:ins>
      <w:ins w:id="578" w:author="PR Preview" w:date="2026-01-01T00:00:00Z">
        <w:r>
          <w:t xml:space="preserve">Let</w:t>
        </w:r>
      </w:ins>
      <w:ins w:id="579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580" w:author="PR Preview" w:date="2026-01-01T00:00:00Z">
        <w:r>
          <w:t xml:space="preserve"> </w:t>
        </w:r>
      </w:ins>
      <w:ins w:id="581" w:author="PR Preview" w:date="2026-01-01T00:00:00Z">
        <w:r>
          <w:t xml:space="preserve">be a singular value decomposition (</w:t>
        </w:r>
      </w:ins>
      <w:hyperlink w:anchor="def-svd">
        <w:ins w:id="582" w:author="PR Preview" w:date="2026-01-01T00:00:00Z">
          <w:r>
            <w:rPr>
              <w:rStyle w:val="Hyperlink"/>
            </w:rPr>
            <w:t xml:space="preserve">Definition 19</w:t>
          </w:r>
        </w:ins>
      </w:hyperlink>
      <w:ins w:id="583" w:author="PR Preview" w:date="2026-01-01T00:00:00Z">
        <w:r>
          <w:t xml:space="preserve">) of an</w:t>
        </w:r>
      </w:ins>
      <w:ins w:id="584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×</m:t>
        </m:r>
        <m:r>
          <m:t>p</m:t>
        </m:r>
      </m:oMath>
      <w:ins w:id="585" w:author="PR Preview" w:date="2026-01-01T00:00:00Z">
        <w:r>
          <w:t xml:space="preserve"> </w:t>
        </w:r>
      </w:ins>
      <w:ins w:id="586" w:author="PR Preview" w:date="2026-01-01T00:00:00Z">
        <w:r>
          <w:t xml:space="preserve">matrix</w:t>
        </w:r>
      </w:ins>
      <w:ins w:id="587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588" w:author="PR Preview" w:date="2026-01-01T00:00:00Z">
        <w:r>
          <w:t xml:space="preserve"> </w:t>
        </w:r>
      </w:ins>
      <w:ins w:id="589" w:author="PR Preview" w:date="2026-01-01T00:00:00Z">
        <w:r>
          <w:t xml:space="preserve">with singular values</w:t>
        </w:r>
      </w:ins>
      <w:ins w:id="590" w:author="PR Preview" w:date="2026-01-01T00:00:00Z">
        <w:r>
          <w:t xml:space="preserve"> </w:t>
        </w:r>
      </w:ins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r</m:t>
            </m:r>
          </m:sub>
        </m:sSub>
      </m:oMath>
      <w:ins w:id="591" w:author="PR Preview" w:date="2026-01-01T00:00:00Z">
        <w:r>
          <w:t xml:space="preserve">.</w:t>
        </w:r>
      </w:ins>
      <w:ins w:id="592" w:author="PR Preview" w:date="2026-01-01T00:00:00Z">
        <w:r>
          <w:t xml:space="preserve"> </w:t>
        </w:r>
      </w:ins>
      <w:ins w:id="593" w:author="PR Preview" w:date="2026-01-01T00:00:00Z">
        <w:r>
          <w:t xml:space="preserve">Then</w:t>
        </w:r>
      </w:ins>
      <w:ins w:id="594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ins w:id="595" w:author="PR Preview" w:date="2026-01-01T00:00:00Z">
        <w:r>
          <w:t xml:space="preserve"> </w:t>
        </w:r>
      </w:ins>
      <w:ins w:id="596" w:author="PR Preview" w:date="2026-01-01T00:00:00Z">
        <w:r>
          <w:t xml:space="preserve">is symmetric (</w:t>
        </w:r>
      </w:ins>
      <w:hyperlink w:anchor="def-symmetric-matrix">
        <w:ins w:id="597" w:author="PR Preview" w:date="2026-01-01T00:00:00Z">
          <w:r>
            <w:rPr>
              <w:rStyle w:val="Hyperlink"/>
            </w:rPr>
            <w:t xml:space="preserve">Definition 3</w:t>
          </w:r>
        </w:ins>
      </w:hyperlink>
      <w:ins w:id="598" w:author="PR Preview" w:date="2026-01-01T00:00:00Z">
        <w:r>
          <w:t xml:space="preserve">), and</w:t>
        </w:r>
      </w:ins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V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"/>
          </m:rP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D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D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diagonal entry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V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eigendecomposition</w:t>
      </w:r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Symmetry.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r:id="rId32">
        <w:r>
          <w:rPr>
            <w:rStyle w:val="Hyperlink"/>
          </w:rPr>
          <w:t xml:space="preserve">Theorem 17 in Matrices</w:t>
        </w:r>
      </w:hyperlink>
      <w:r>
        <w:t xml:space="preserve">,</w:t>
      </w:r>
      <w:r>
        <w:t xml:space="preserve"> </w:t>
      </w:r>
      <w:r>
        <w:t xml:space="preserve">and the second follows from</w:t>
      </w:r>
      <w:r>
        <w:t xml:space="preserve"> </w:t>
      </w:r>
      <w:hyperlink r:id="rId127">
        <w:r>
          <w:rPr>
            <w:rStyle w:val="Hyperlink"/>
          </w:rPr>
          <w:t xml:space="preserve">Definition 3 in Matrices</w:t>
        </w:r>
      </w:hyperlink>
      <w:r>
        <w:t xml:space="preserve">,</w:t>
      </w:r>
      <w:r>
        <w:t xml:space="preserve"> </w:t>
      </w:r>
      <w:r>
        <w:t xml:space="preserve">which swaps rows and columns, so swapping them again restores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factorization.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U</m:t>
                      </m:r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SVD)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U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D</m:t>
                  </m:r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entries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Only the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can be nonzero.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</m:eqArr>
        </m:oMath>
      </m:oMathPara>
    </w:p>
    <w:p>
      <w:pPr>
        <w:pStyle w:val="FirstParagraph"/>
      </w:pPr>
      <w:r>
        <w:t xml:space="preserve">The term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nonzero only if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On the diagonal, only the term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can be nonzero, and 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only term that can be nonzero)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a square)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, every term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eigenvectors.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$\mathord{\smash[b]{\underset{\raise.3ex\hbox{$\scriptstyle\sim$}}{v}}\vphantom{v}}_i$</w:t>
      </w:r>
      <w:r>
        <w:t xml:space="preserve"> </w:t>
      </w:r>
      <w:r>
        <w:t xml:space="preserve">for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$\mathord{\smash[b]{\underset{\raise.3ex\hbox{$\scriptstyle\sim$}}{e}}\vphantom{e}}_i$</w:t>
      </w:r>
      <w:r>
        <w:t xml:space="preserve"> </w:t>
      </w:r>
      <w:r>
        <w:t xml:space="preserve">for the indicator vector (</w:t>
      </w:r>
      <w:hyperlink r:id="rId128">
        <w:r>
          <w:rPr>
            <w:rStyle w:val="Hyperlink"/>
          </w:rPr>
          <w:t xml:space="preserve">Definition 14 in Vectors</w:t>
        </w:r>
      </w:hyperlink>
      <w:r>
        <w:t xml:space="preserve">) of length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V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</w:t>
      </w:r>
      <w:r>
        <w:t xml:space="preserve"> </w:t>
      </w:r>
      <w:r>
        <w:t xml:space="preserve">${\mathbf{V}}^{\top}\mathord{\smash[b]{\underset{\raise.3ex\hbox{$\scriptstyle\sim$}}{v}}\vphantom{v}}_i = \mathord{\smash[b]{\underset{\raise.3ex\hbox{$\scriptstyle\sim$}}{e}}\vphantom{e}}_i$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{\mathbf{A}}^{\top}\mathbf{A}\,\mathord{\smash[b]{\underset{\raise.3ex\hbox{$\scriptstyle\sim$}}{v}}\vphantom{v}}_i
    &amp;= \mathbf{V}\mathbf{\Lambda}\,{\mathbf{V}}^{\top}\mathord{\smash[b]{\underset{\raise.3ex\hbox{$\scriptstyle\sim$}}{v}}\vphantom{v}}_i
    &amp;&amp; \text{(the factorization)}
    \\
    &amp;= \mathbf{V}\mathbf{\Lambda}\,\mathord{\smash[b]{\underset{\raise.3ex\hbox{$\scriptstyle\sim$}}{e}}\vphantom{e}}_i
    &amp;&amp; \text{(} {\mathbf{V}}^{\top}\mathord{\smash[b]{\underset{\raise.3ex\hbox{$\scriptstyle\sim$}}{v}}\vphantom{v}}_i = \mathord{\smash[b]{\underset{\raise.3ex\hbox{$\scriptstyle\sim$}}{e}}\vphantom{e}}_i \text{)}
    \\
    &amp;= \mathbf{V}\,(\lambda_i\,\mathord{\smash[b]{\underset{\raise.3ex\hbox{$\scriptstyle\sim$}}{e}}\vphantom{e}}_i)
    &amp;&amp; \text{(column } i \text{ of the diagonal matrix } \mathbf{\Lambda} \text{)}
    \\
    &amp;= \lambda_i\,\mathbf{V}\mathord{\smash[b]{\underset{\raise.3ex\hbox{$\scriptstyle\sim$}}{e}}\vphantom{e}}_i
    &amp;&amp; \text{(move the scalar } \lambda_i \text{ to the front)}
    \\
    &amp;= \lambda_i\,\mathord{\smash[b]{\underset{\raise.3ex\hbox{$\scriptstyle\sim$}}{v}}\vphantom{v}}_i
    &amp;&amp; \text{(} \mathbf{V}\mathord{\smash[b]{\underset{\raise.3ex\hbox{$\scriptstyle\sim$}}{e}}\vphantom{e}}_i \text{ is column } i \text{ of } \mathbf{V} \text{)}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$\mathord{\smash[b]{\underset{\raise.3ex\hbox{$\scriptstyle\sim$}}{v}}\vphantom{v}}_i \neq \mathord{\smash[b]{\underset{\raise.3ex\hbox{$\scriptstyle\sim$}}{0}}\vphantom{0}}$</w:t>
      </w:r>
      <w:r>
        <w:t xml:space="preserve"> </w:t>
      </w:r>
      <w:r>
        <w:t xml:space="preserve">because it has norm</w:t>
      </w:r>
      <w:r>
        <w:t xml:space="preserve"> </w:t>
      </w:r>
      <m:oMath>
        <m:r>
          <m:t>1</m:t>
        </m:r>
      </m:oMath>
      <w:r>
        <w:t xml:space="preserve">.</w:t>
      </w:r>
    </w:p>
    <w:bookmarkStart w:id="129" w:name="exm-svd-evd"/>
    <w:p>
      <w:pPr>
        <w:pStyle w:val="BodyText"/>
      </w:pPr>
      <w:del w:id="599" w:author="PR Preview" w:date="2026-01-01T00:00:00Z">
        <w:r>
          <w:rPr>
            <w:b/>
            <w:bCs/>
          </w:rPr>
          <w:delText xml:space="preserve">Example 28 (</w:delText>
        </w:r>
      </w:del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del w:id="600" w:author="PR Preview" w:date="2026-01-01T00:00:00Z">
        <w:r>
          <w:rPr>
            <w:b/>
            <w:bCs/>
          </w:rPr>
          <w:delText xml:space="preserve"> </w:delText>
        </w:r>
      </w:del>
      <w:del w:id="601" w:author="PR Preview" w:date="2026-01-01T00:00:00Z">
        <w:r>
          <w:rPr>
            <w:b/>
            <w:bCs/>
          </w:rPr>
          <w:delText xml:space="preserve">for the matrix of the SVD example)</w:delText>
        </w:r>
      </w:del>
      <w:del w:id="602" w:author="PR Preview" w:date="2026-01-01T00:00:00Z">
        <w:r>
          <w:delText xml:space="preserve"> </w:delText>
        </w:r>
      </w:del>
      <w:del w:id="603" w:author="PR Preview" w:date="2026-01-01T00:00:00Z">
        <w:r>
          <w:delText xml:space="preserve">For</w:delText>
        </w:r>
      </w:del>
      <w:del w:id="604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605" w:author="PR Preview" w:date="2026-01-01T00:00:00Z">
        <w:r>
          <w:delText xml:space="preserve"> </w:delText>
        </w:r>
      </w:del>
      <w:del w:id="606" w:author="PR Preview" w:date="2026-01-01T00:00:00Z">
        <w:r>
          <w:delText xml:space="preserve">in</w:delText>
        </w:r>
      </w:del>
      <w:del w:id="607" w:author="PR Preview" w:date="2026-01-01T00:00:00Z">
        <w:r>
          <w:delText xml:space="preserve"> </w:delText>
        </w:r>
      </w:del>
      <w:hyperlink w:anchor="exm-svd">
        <w:del w:id="608" w:author="PR Preview" w:date="2026-01-01T00:00:00Z">
          <w:r>
            <w:rPr>
              <w:rStyle w:val="Hyperlink"/>
            </w:rPr>
            <w:delText xml:space="preserve">Example 27</w:delText>
          </w:r>
        </w:del>
      </w:hyperlink>
      <w:del w:id="609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hyperlink w:anchor="thm-svd-evd">
        <w:del w:id="610" w:author="PR Preview" w:date="2026-01-01T00:00:00Z">
          <w:r>
            <w:rPr>
              <w:rStyle w:val="Hyperlink"/>
            </w:rPr>
            <w:delText xml:space="preserve">Theorem 14</w:delText>
          </w:r>
        </w:del>
      </w:hyperlink>
      <w:del w:id="611" w:author="PR Preview" w:date="2026-01-01T00:00:00Z">
        <w:r>
          <w:delText xml:space="preserve"> </w:delText>
        </w:r>
      </w:del>
      <w:del w:id="612" w:author="PR Preview" w:date="2026-01-01T00:00:00Z">
        <w:r>
          <w:delText xml:space="preserve">says its eigenvalues are</w:delText>
        </w:r>
      </w:del>
      <w:del w:id="613" w:author="PR Preview" w:date="2026-01-01T00:00:00Z">
        <w:r>
          <w:delText xml:space="preserve"> </w:delText>
        </w:r>
      </w:del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del w:id="614" w:author="PR Preview" w:date="2026-01-01T00:00:00Z">
        <w:r>
          <w:delText xml:space="preserve"> </w:delText>
        </w:r>
      </w:del>
      <w:del w:id="615" w:author="PR Preview" w:date="2026-01-01T00:00:00Z">
        <w:r>
          <w:delText xml:space="preserve">and</w:delText>
        </w:r>
      </w:del>
      <w:del w:id="616" w:author="PR Preview" w:date="2026-01-01T00:00:00Z">
        <w:r>
          <w:delText xml:space="preserve"> </w:delText>
        </w:r>
      </w:del>
      <m:oMath>
        <m:sSubSup>
          <m:e>
            <m:r>
              <m:t>σ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2</m:t>
        </m:r>
      </m:oMath>
      <w:del w:id="617" w:author="PR Preview" w:date="2026-01-01T00:00:00Z">
        <w:r>
          <w:delText xml:space="preserve">,</w:delText>
        </w:r>
      </w:del>
      <w:del w:id="618" w:author="PR Preview" w:date="2026-01-01T00:00:00Z">
        <w:r>
          <w:delText xml:space="preserve"> </w:delText>
        </w:r>
      </w:del>
      <w:del w:id="619" w:author="PR Preview" w:date="2026-01-01T00:00:00Z">
        <w:r>
          <w:delText xml:space="preserve">with the columns of</w:delText>
        </w:r>
      </w:del>
      <w:del w:id="620" w:author="PR Preview" w:date="2026-01-01T00:00:00Z">
        <w:r>
          <w:delText xml:space="preserve"> </w:delText>
        </w:r>
      </w:del>
      <m:oMath>
        <m:r>
          <m:rPr>
            <m:sty m:val="bi"/>
          </m:rPr>
          <m:t>V</m:t>
        </m:r>
      </m:oMath>
      <w:del w:id="621" w:author="PR Preview" w:date="2026-01-01T00:00:00Z">
        <w:r>
          <w:delText xml:space="preserve"> </w:delText>
        </w:r>
      </w:del>
      <w:del w:id="622" w:author="PR Preview" w:date="2026-01-01T00:00:00Z">
        <w:r>
          <w:delText xml:space="preserve">as eigenvectors.</w:delText>
        </w:r>
      </w:del>
      <w:del w:id="623" w:author="PR Preview" w:date="2026-01-01T00:00:00Z">
        <w:r>
          <w:delText xml:space="preserve"> </w:delText>
        </w:r>
      </w:del>
      <w:del w:id="624" w:author="PR Preview" w:date="2026-01-01T00:00:00Z">
        <w:r>
          <w:delText xml:space="preserve">Checking the first column, up to its factor</w:delText>
        </w:r>
      </w:del>
      <w:del w:id="625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del w:id="626" w:author="PR Preview" w:date="2026-01-01T00:00:00Z">
        <w:r>
          <w:delText xml:space="preserve">:</w:delText>
        </w:r>
      </w:del>
    </w:p>
    <w:p>
      <w:pPr>
        <w:pStyle w:val="BodyText"/>
      </w:pPr>
      <w:ins w:id="627" w:author="PR Preview" w:date="2026-01-01T00:00:00Z">
        <w:r>
          <w:rPr>
            <w:b/>
            <w:bCs/>
          </w:rPr>
          <w:t xml:space="preserve">Example 29 (</w:t>
        </w:r>
      </w:ins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ins w:id="628" w:author="PR Preview" w:date="2026-01-01T00:00:00Z">
        <w:r>
          <w:rPr>
            <w:b/>
            <w:bCs/>
          </w:rPr>
          <w:t xml:space="preserve"> </w:t>
        </w:r>
      </w:ins>
      <w:ins w:id="629" w:author="PR Preview" w:date="2026-01-01T00:00:00Z">
        <w:r>
          <w:rPr>
            <w:b/>
            <w:bCs/>
          </w:rPr>
          <w:t xml:space="preserve">for the matrix of the SVD example)</w:t>
        </w:r>
      </w:ins>
      <w:ins w:id="630" w:author="PR Preview" w:date="2026-01-01T00:00:00Z">
        <w:r>
          <w:t xml:space="preserve"> </w:t>
        </w:r>
      </w:ins>
      <w:ins w:id="631" w:author="PR Preview" w:date="2026-01-01T00:00:00Z">
        <w:r>
          <w:t xml:space="preserve">For</w:t>
        </w:r>
      </w:ins>
      <w:ins w:id="632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633" w:author="PR Preview" w:date="2026-01-01T00:00:00Z">
        <w:r>
          <w:t xml:space="preserve"> </w:t>
        </w:r>
      </w:ins>
      <w:ins w:id="634" w:author="PR Preview" w:date="2026-01-01T00:00:00Z">
        <w:r>
          <w:t xml:space="preserve">in</w:t>
        </w:r>
      </w:ins>
      <w:ins w:id="635" w:author="PR Preview" w:date="2026-01-01T00:00:00Z">
        <w:r>
          <w:t xml:space="preserve"> </w:t>
        </w:r>
      </w:ins>
      <w:hyperlink w:anchor="exm-svd">
        <w:ins w:id="636" w:author="PR Preview" w:date="2026-01-01T00:00:00Z">
          <w:r>
            <w:rPr>
              <w:rStyle w:val="Hyperlink"/>
            </w:rPr>
            <w:t xml:space="preserve">Example 28</w:t>
          </w:r>
        </w:ins>
      </w:hyperlink>
      <w:ins w:id="637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hyperlink w:anchor="thm-svd-evd">
        <w:ins w:id="638" w:author="PR Preview" w:date="2026-01-01T00:00:00Z">
          <w:r>
            <w:rPr>
              <w:rStyle w:val="Hyperlink"/>
            </w:rPr>
            <w:t xml:space="preserve">Theorem 15</w:t>
          </w:r>
        </w:ins>
      </w:hyperlink>
      <w:ins w:id="639" w:author="PR Preview" w:date="2026-01-01T00:00:00Z">
        <w:r>
          <w:t xml:space="preserve"> </w:t>
        </w:r>
      </w:ins>
      <w:ins w:id="640" w:author="PR Preview" w:date="2026-01-01T00:00:00Z">
        <w:r>
          <w:t xml:space="preserve">says its eigenvalues are</w:t>
        </w:r>
      </w:ins>
      <w:ins w:id="641" w:author="PR Preview" w:date="2026-01-01T00:00:00Z">
        <w:r>
          <w:t xml:space="preserve"> </w:t>
        </w:r>
      </w:ins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ins w:id="642" w:author="PR Preview" w:date="2026-01-01T00:00:00Z">
        <w:r>
          <w:t xml:space="preserve"> </w:t>
        </w:r>
      </w:ins>
      <w:ins w:id="643" w:author="PR Preview" w:date="2026-01-01T00:00:00Z">
        <w:r>
          <w:t xml:space="preserve">and</w:t>
        </w:r>
      </w:ins>
      <w:ins w:id="644" w:author="PR Preview" w:date="2026-01-01T00:00:00Z">
        <w:r>
          <w:t xml:space="preserve"> </w:t>
        </w:r>
      </w:ins>
      <m:oMath>
        <m:sSubSup>
          <m:e>
            <m:r>
              <m:t>σ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2</m:t>
        </m:r>
      </m:oMath>
      <w:ins w:id="645" w:author="PR Preview" w:date="2026-01-01T00:00:00Z">
        <w:r>
          <w:t xml:space="preserve">,</w:t>
        </w:r>
      </w:ins>
      <w:ins w:id="646" w:author="PR Preview" w:date="2026-01-01T00:00:00Z">
        <w:r>
          <w:t xml:space="preserve"> </w:t>
        </w:r>
      </w:ins>
      <w:ins w:id="647" w:author="PR Preview" w:date="2026-01-01T00:00:00Z">
        <w:r>
          <w:t xml:space="preserve">with the columns of</w:t>
        </w:r>
      </w:ins>
      <w:ins w:id="648" w:author="PR Preview" w:date="2026-01-01T00:00:00Z">
        <w:r>
          <w:t xml:space="preserve"> </w:t>
        </w:r>
      </w:ins>
      <m:oMath>
        <m:r>
          <m:rPr>
            <m:sty m:val="bi"/>
          </m:rPr>
          <m:t>V</m:t>
        </m:r>
      </m:oMath>
      <w:ins w:id="649" w:author="PR Preview" w:date="2026-01-01T00:00:00Z">
        <w:r>
          <w:t xml:space="preserve"> </w:t>
        </w:r>
      </w:ins>
      <w:ins w:id="650" w:author="PR Preview" w:date="2026-01-01T00:00:00Z">
        <w:r>
          <w:t xml:space="preserve">as eigenvectors.</w:t>
        </w:r>
      </w:ins>
      <w:ins w:id="651" w:author="PR Preview" w:date="2026-01-01T00:00:00Z">
        <w:r>
          <w:t xml:space="preserve"> </w:t>
        </w:r>
      </w:ins>
      <w:ins w:id="652" w:author="PR Preview" w:date="2026-01-01T00:00:00Z">
        <w:r>
          <w:t xml:space="preserve">Checking the first column, up to its factor</w:t>
        </w:r>
      </w:ins>
      <w:ins w:id="653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ins w:id="654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second: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29"/>
    <w:bookmarkStart w:id="130" w:name="rem-svd-from-evd"/>
    <w:p>
      <w:pPr>
        <w:pStyle w:val="FirstParagraph"/>
      </w:pPr>
      <w:del w:id="655" w:author="PR Preview" w:date="2026-01-01T00:00:00Z">
        <w:r>
          <w:rPr>
            <w:i/>
            <w:iCs/>
          </w:rPr>
          <w:delText xml:space="preserve">Remark 18</w:delText>
        </w:r>
      </w:del>
      <w:del w:id="656" w:author="PR Preview" w:date="2026-01-01T00:00:00Z">
        <w:r>
          <w:delText xml:space="preserve"> (Building an SVD from an eigendecomposition). </w:delText>
        </w:r>
      </w:del>
      <w:hyperlink w:anchor="thm-svd-evd">
        <w:del w:id="657" w:author="PR Preview" w:date="2026-01-01T00:00:00Z">
          <w:r>
            <w:rPr>
              <w:rStyle w:val="Hyperlink"/>
            </w:rPr>
            <w:delText xml:space="preserve">Theorem 14</w:delText>
          </w:r>
        </w:del>
      </w:hyperlink>
      <w:del w:id="658" w:author="PR Preview" w:date="2026-01-01T00:00:00Z">
        <w:r>
          <w:delText xml:space="preserve"> </w:delText>
        </w:r>
      </w:del>
      <w:del w:id="659" w:author="PR Preview" w:date="2026-01-01T00:00:00Z">
        <w:r>
          <w:delText xml:space="preserve">matches</w:delText>
        </w:r>
      </w:del>
      <w:del w:id="660" w:author="PR Preview" w:date="2026-01-01T00:00:00Z">
        <w:r>
          <w:delText xml:space="preserve"> </w:delText>
        </w:r>
      </w:del>
      <w:del w:id="661" w:author="PR Preview" w:date="2026-01-01T00:00:00Z">
        <w:r>
          <w:delText xml:space="preserve">Banerjee and Roy [6, Ch. 12], pp. 372-373</w:delText>
        </w:r>
      </w:del>
      <w:del w:id="662" w:author="PR Preview" w:date="2026-01-01T00:00:00Z">
        <w:r>
          <w:delText xml:space="preserve">,</w:delText>
        </w:r>
      </w:del>
      <w:del w:id="663" w:author="PR Preview" w:date="2026-01-01T00:00:00Z">
        <w:r>
          <w:delText xml:space="preserve"> </w:delText>
        </w:r>
      </w:del>
      <w:del w:id="664" w:author="PR Preview" w:date="2026-01-01T00:00:00Z">
        <w:r>
          <w:delText xml:space="preserve">which works in the other direction:</w:delText>
        </w:r>
      </w:del>
      <w:del w:id="665" w:author="PR Preview" w:date="2026-01-01T00:00:00Z">
        <w:r>
          <w:delText xml:space="preserve"> </w:delText>
        </w:r>
      </w:del>
      <w:del w:id="666" w:author="PR Preview" w:date="2026-01-01T00:00:00Z">
        <w:r>
          <w:delText xml:space="preserve">it constructs an SVD from a spectral decomposition of</w:delText>
        </w:r>
      </w:del>
      <w:del w:id="667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del w:id="668" w:author="PR Preview" w:date="2026-01-01T00:00:00Z">
        <w:r>
          <w:delText xml:space="preserve"> </w:delText>
        </w:r>
      </w:del>
      <w:del w:id="669" w:author="PR Preview" w:date="2026-01-01T00:00:00Z">
        <w:r>
          <w:delText xml:space="preserve">and sets</w:delText>
        </w:r>
      </w:del>
      <w:del w:id="670" w:author="PR Preview" w:date="2026-01-01T00:00:00Z">
        <w:r>
          <w:delText xml:space="preserve"> </w:delText>
        </w:r>
      </w:del>
      <m:oMath>
        <m:sSub>
          <m:e>
            <m:r>
              <m:t>σ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del w:id="671" w:author="PR Preview" w:date="2026-01-01T00:00:00Z">
        <w:r>
          <w:delText xml:space="preserve">.</w:delText>
        </w:r>
      </w:del>
    </w:p>
    <w:p>
      <w:pPr>
        <w:pStyle w:val="BodyText"/>
      </w:pPr>
      <w:del w:id="672" w:author="PR Preview" w:date="2026-01-01T00:00:00Z">
        <w:r>
          <w:delText xml:space="preserve">For example, in</w:delText>
        </w:r>
      </w:del>
      <w:del w:id="673" w:author="PR Preview" w:date="2026-01-01T00:00:00Z">
        <w:r>
          <w:delText xml:space="preserve"> </w:delText>
        </w:r>
      </w:del>
      <w:hyperlink w:anchor="exm-svd-evd">
        <w:del w:id="674" w:author="PR Preview" w:date="2026-01-01T00:00:00Z">
          <w:r>
            <w:rPr>
              <w:rStyle w:val="Hyperlink"/>
            </w:rPr>
            <w:delText xml:space="preserve">Example 28</w:delText>
          </w:r>
        </w:del>
      </w:hyperlink>
      <w:del w:id="675" w:author="PR Preview" w:date="2026-01-01T00:00:00Z">
        <w:r>
          <w:delText xml:space="preserve"> </w:delText>
        </w:r>
      </w:del>
      <w:del w:id="676" w:author="PR Preview" w:date="2026-01-01T00:00:00Z">
        <w:r>
          <w:delText xml:space="preserve">the eigenvalues of</w:delText>
        </w:r>
      </w:del>
      <w:del w:id="677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del w:id="678" w:author="PR Preview" w:date="2026-01-01T00:00:00Z">
        <w:r>
          <w:delText xml:space="preserve"> </w:delText>
        </w:r>
      </w:del>
      <w:del w:id="679" w:author="PR Preview" w:date="2026-01-01T00:00:00Z">
        <w:r>
          <w:delText xml:space="preserve">are</w:delText>
        </w:r>
      </w:del>
      <w:del w:id="680" w:author="PR Preview" w:date="2026-01-01T00:00:00Z">
        <w:r>
          <w:delText xml:space="preserve"> </w:delText>
        </w:r>
      </w:del>
      <m:oMath>
        <m:r>
          <m:t>4</m:t>
        </m:r>
      </m:oMath>
      <w:del w:id="681" w:author="PR Preview" w:date="2026-01-01T00:00:00Z">
        <w:r>
          <w:delText xml:space="preserve"> </w:delText>
        </w:r>
      </w:del>
      <w:del w:id="682" w:author="PR Preview" w:date="2026-01-01T00:00:00Z">
        <w:r>
          <w:delText xml:space="preserve">and</w:delText>
        </w:r>
      </w:del>
      <w:del w:id="683" w:author="PR Preview" w:date="2026-01-01T00:00:00Z">
        <w:r>
          <w:delText xml:space="preserve"> </w:delText>
        </w:r>
      </w:del>
      <m:oMath>
        <m:r>
          <m:t>2</m:t>
        </m:r>
      </m:oMath>
      <w:del w:id="684" w:author="PR Preview" w:date="2026-01-01T00:00:00Z">
        <w:r>
          <w:delText xml:space="preserve">,</w:delText>
        </w:r>
      </w:del>
      <w:del w:id="685" w:author="PR Preview" w:date="2026-01-01T00:00:00Z">
        <w:r>
          <w:delText xml:space="preserve"> </w:delText>
        </w:r>
      </w:del>
      <w:del w:id="686" w:author="PR Preview" w:date="2026-01-01T00:00:00Z">
        <w:r>
          <w:delText xml:space="preserve">and</w:delText>
        </w:r>
      </w:del>
      <w:del w:id="687" w:author="PR Preview" w:date="2026-01-01T00:00:00Z">
        <w:r>
          <w:delText xml:space="preserve"> </w:delText>
        </w:r>
      </w:del>
      <m:oMath>
        <m:rad>
          <m:radPr>
            <m:degHide m:val="on"/>
          </m:radPr>
          <m:deg/>
          <m:e>
            <m:r>
              <m:t>4</m:t>
            </m:r>
          </m:e>
        </m:rad>
        <m:r>
          <m:rPr>
            <m:sty m:val="p"/>
          </m:rPr>
          <m:t>=</m:t>
        </m:r>
        <m:r>
          <m:t>2</m:t>
        </m:r>
      </m:oMath>
      <w:del w:id="688" w:author="PR Preview" w:date="2026-01-01T00:00:00Z">
        <w:r>
          <w:delText xml:space="preserve"> </w:delText>
        </w:r>
      </w:del>
      <w:del w:id="689" w:author="PR Preview" w:date="2026-01-01T00:00:00Z">
        <w:r>
          <w:delText xml:space="preserve">and</w:delText>
        </w:r>
      </w:del>
      <w:del w:id="690" w:author="PR Preview" w:date="2026-01-01T00:00:00Z">
        <w:r>
          <w:delText xml:space="preserve"> </w:delText>
        </w:r>
      </w:del>
      <m:oMath>
        <m:rad>
          <m:radPr>
            <m:degHide m:val="on"/>
          </m:radPr>
          <m:deg/>
          <m:e>
            <m:r>
              <m:t>2</m:t>
            </m:r>
          </m:e>
        </m:rad>
      </m:oMath>
      <w:del w:id="691" w:author="PR Preview" w:date="2026-01-01T00:00:00Z">
        <w:r>
          <w:delText xml:space="preserve"> </w:delText>
        </w:r>
      </w:del>
      <w:del w:id="692" w:author="PR Preview" w:date="2026-01-01T00:00:00Z">
        <w:r>
          <w:delText xml:space="preserve">are the singular values</w:delText>
        </w:r>
      </w:del>
      <w:del w:id="693" w:author="PR Preview" w:date="2026-01-01T00:00:00Z">
        <w:r>
          <w:delText xml:space="preserve"> </w:delText>
        </w:r>
      </w:del>
      <m:oMath>
        <m:sSub>
          <m:e>
            <m:r>
              <m:t>σ</m:t>
            </m:r>
          </m:e>
          <m:sub>
            <m:r>
              <m:t>1</m:t>
            </m:r>
          </m:sub>
        </m:sSub>
      </m:oMath>
      <w:del w:id="694" w:author="PR Preview" w:date="2026-01-01T00:00:00Z">
        <w:r>
          <w:delText xml:space="preserve"> </w:delText>
        </w:r>
      </w:del>
      <w:del w:id="695" w:author="PR Preview" w:date="2026-01-01T00:00:00Z">
        <w:r>
          <w:delText xml:space="preserve">and</w:delText>
        </w:r>
      </w:del>
      <w:del w:id="696" w:author="PR Preview" w:date="2026-01-01T00:00:00Z">
        <w:r>
          <w:delText xml:space="preserve"> </w:delText>
        </w:r>
      </w:del>
      <m:oMath>
        <m:sSub>
          <m:e>
            <m:r>
              <m:t>σ</m:t>
            </m:r>
          </m:e>
          <m:sub>
            <m:r>
              <m:t>2</m:t>
            </m:r>
          </m:sub>
        </m:sSub>
      </m:oMath>
      <w:del w:id="697" w:author="PR Preview" w:date="2026-01-01T00:00:00Z">
        <w:r>
          <w:delText xml:space="preserve"> </w:delText>
        </w:r>
      </w:del>
      <w:del w:id="698" w:author="PR Preview" w:date="2026-01-01T00:00:00Z">
        <w:r>
          <w:delText xml:space="preserve">of</w:delText>
        </w:r>
      </w:del>
      <w:del w:id="699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700" w:author="PR Preview" w:date="2026-01-01T00:00:00Z">
        <w:r>
          <w:delText xml:space="preserve"> </w:delText>
        </w:r>
      </w:del>
      <w:del w:id="701" w:author="PR Preview" w:date="2026-01-01T00:00:00Z">
        <w:r>
          <w:delText xml:space="preserve">from</w:delText>
        </w:r>
      </w:del>
      <w:del w:id="702" w:author="PR Preview" w:date="2026-01-01T00:00:00Z">
        <w:r>
          <w:delText xml:space="preserve"> </w:delText>
        </w:r>
      </w:del>
      <w:hyperlink w:anchor="exm-svd">
        <w:del w:id="703" w:author="PR Preview" w:date="2026-01-01T00:00:00Z">
          <w:r>
            <w:rPr>
              <w:rStyle w:val="Hyperlink"/>
            </w:rPr>
            <w:delText xml:space="preserve">Example 27</w:delText>
          </w:r>
        </w:del>
      </w:hyperlink>
      <w:del w:id="704" w:author="PR Preview" w:date="2026-01-01T00:00:00Z">
        <w:r>
          <w:delText xml:space="preserve">.</w:delText>
        </w:r>
      </w:del>
    </w:p>
    <w:p>
      <w:pPr>
        <w:pStyle w:val="FirstParagraph"/>
      </w:pPr>
      <w:ins w:id="705" w:author="PR Preview" w:date="2026-01-01T00:00:00Z">
        <w:r>
          <w:rPr>
            <w:i/>
            <w:iCs/>
          </w:rPr>
          <w:t xml:space="preserve">Remark 18</w:t>
        </w:r>
      </w:ins>
      <w:ins w:id="706" w:author="PR Preview" w:date="2026-01-01T00:00:00Z">
        <w:r>
          <w:t xml:space="preserve"> (Building an SVD from an eigendecomposition). </w:t>
        </w:r>
      </w:ins>
      <w:hyperlink w:anchor="thm-svd-evd">
        <w:ins w:id="707" w:author="PR Preview" w:date="2026-01-01T00:00:00Z">
          <w:r>
            <w:rPr>
              <w:rStyle w:val="Hyperlink"/>
            </w:rPr>
            <w:t xml:space="preserve">Theorem 15</w:t>
          </w:r>
        </w:ins>
      </w:hyperlink>
      <w:ins w:id="708" w:author="PR Preview" w:date="2026-01-01T00:00:00Z">
        <w:r>
          <w:t xml:space="preserve"> </w:t>
        </w:r>
      </w:ins>
      <w:ins w:id="709" w:author="PR Preview" w:date="2026-01-01T00:00:00Z">
        <w:r>
          <w:t xml:space="preserve">matches</w:t>
        </w:r>
      </w:ins>
      <w:ins w:id="710" w:author="PR Preview" w:date="2026-01-01T00:00:00Z">
        <w:r>
          <w:t xml:space="preserve"> </w:t>
        </w:r>
      </w:ins>
      <w:ins w:id="711" w:author="PR Preview" w:date="2026-01-01T00:00:00Z">
        <w:r>
          <w:t xml:space="preserve">Banerjee and Roy [6, Ch. 12], pp. 372-373</w:t>
        </w:r>
      </w:ins>
      <w:ins w:id="712" w:author="PR Preview" w:date="2026-01-01T00:00:00Z">
        <w:r>
          <w:t xml:space="preserve">,</w:t>
        </w:r>
      </w:ins>
      <w:ins w:id="713" w:author="PR Preview" w:date="2026-01-01T00:00:00Z">
        <w:r>
          <w:t xml:space="preserve"> </w:t>
        </w:r>
      </w:ins>
      <w:ins w:id="714" w:author="PR Preview" w:date="2026-01-01T00:00:00Z">
        <w:r>
          <w:t xml:space="preserve">which works in the other direction:</w:t>
        </w:r>
      </w:ins>
      <w:ins w:id="715" w:author="PR Preview" w:date="2026-01-01T00:00:00Z">
        <w:r>
          <w:t xml:space="preserve"> </w:t>
        </w:r>
      </w:ins>
      <w:ins w:id="716" w:author="PR Preview" w:date="2026-01-01T00:00:00Z">
        <w:r>
          <w:t xml:space="preserve">it constructs an SVD from a spectral decomposition of</w:t>
        </w:r>
      </w:ins>
      <w:ins w:id="717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ins w:id="718" w:author="PR Preview" w:date="2026-01-01T00:00:00Z">
        <w:r>
          <w:t xml:space="preserve"> </w:t>
        </w:r>
      </w:ins>
      <w:ins w:id="719" w:author="PR Preview" w:date="2026-01-01T00:00:00Z">
        <w:r>
          <w:t xml:space="preserve">and sets</w:t>
        </w:r>
      </w:ins>
      <w:ins w:id="720" w:author="PR Preview" w:date="2026-01-01T00:00:00Z">
        <w:r>
          <w:t xml:space="preserve"> </w:t>
        </w:r>
      </w:ins>
      <m:oMath>
        <m:sSub>
          <m:e>
            <m:r>
              <m:t>σ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ins w:id="721" w:author="PR Preview" w:date="2026-01-01T00:00:00Z">
        <w:r>
          <w:t xml:space="preserve">.</w:t>
        </w:r>
      </w:ins>
    </w:p>
    <w:p>
      <w:pPr>
        <w:pStyle w:val="BodyText"/>
      </w:pPr>
      <w:ins w:id="722" w:author="PR Preview" w:date="2026-01-01T00:00:00Z">
        <w:r>
          <w:t xml:space="preserve">For example, in</w:t>
        </w:r>
      </w:ins>
      <w:ins w:id="723" w:author="PR Preview" w:date="2026-01-01T00:00:00Z">
        <w:r>
          <w:t xml:space="preserve"> </w:t>
        </w:r>
      </w:ins>
      <w:hyperlink w:anchor="exm-svd-evd">
        <w:ins w:id="724" w:author="PR Preview" w:date="2026-01-01T00:00:00Z">
          <w:r>
            <w:rPr>
              <w:rStyle w:val="Hyperlink"/>
            </w:rPr>
            <w:t xml:space="preserve">Example 29</w:t>
          </w:r>
        </w:ins>
      </w:hyperlink>
      <w:ins w:id="725" w:author="PR Preview" w:date="2026-01-01T00:00:00Z">
        <w:r>
          <w:t xml:space="preserve"> </w:t>
        </w:r>
      </w:ins>
      <w:ins w:id="726" w:author="PR Preview" w:date="2026-01-01T00:00:00Z">
        <w:r>
          <w:t xml:space="preserve">the eigenvalues of</w:t>
        </w:r>
      </w:ins>
      <w:ins w:id="727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ins w:id="728" w:author="PR Preview" w:date="2026-01-01T00:00:00Z">
        <w:r>
          <w:t xml:space="preserve"> </w:t>
        </w:r>
      </w:ins>
      <w:ins w:id="729" w:author="PR Preview" w:date="2026-01-01T00:00:00Z">
        <w:r>
          <w:t xml:space="preserve">are</w:t>
        </w:r>
      </w:ins>
      <w:ins w:id="730" w:author="PR Preview" w:date="2026-01-01T00:00:00Z">
        <w:r>
          <w:t xml:space="preserve"> </w:t>
        </w:r>
      </w:ins>
      <m:oMath>
        <m:r>
          <m:t>4</m:t>
        </m:r>
      </m:oMath>
      <w:ins w:id="731" w:author="PR Preview" w:date="2026-01-01T00:00:00Z">
        <w:r>
          <w:t xml:space="preserve"> </w:t>
        </w:r>
      </w:ins>
      <w:ins w:id="732" w:author="PR Preview" w:date="2026-01-01T00:00:00Z">
        <w:r>
          <w:t xml:space="preserve">and</w:t>
        </w:r>
      </w:ins>
      <w:ins w:id="733" w:author="PR Preview" w:date="2026-01-01T00:00:00Z">
        <w:r>
          <w:t xml:space="preserve"> </w:t>
        </w:r>
      </w:ins>
      <m:oMath>
        <m:r>
          <m:t>2</m:t>
        </m:r>
      </m:oMath>
      <w:ins w:id="734" w:author="PR Preview" w:date="2026-01-01T00:00:00Z">
        <w:r>
          <w:t xml:space="preserve">,</w:t>
        </w:r>
      </w:ins>
      <w:ins w:id="735" w:author="PR Preview" w:date="2026-01-01T00:00:00Z">
        <w:r>
          <w:t xml:space="preserve"> </w:t>
        </w:r>
      </w:ins>
      <w:ins w:id="736" w:author="PR Preview" w:date="2026-01-01T00:00:00Z">
        <w:r>
          <w:t xml:space="preserve">and</w:t>
        </w:r>
      </w:ins>
      <w:ins w:id="737" w:author="PR Preview" w:date="2026-01-01T00:00:00Z">
        <w:r>
          <w:t xml:space="preserve"> </w:t>
        </w:r>
      </w:ins>
      <m:oMath>
        <m:rad>
          <m:radPr>
            <m:degHide m:val="on"/>
          </m:radPr>
          <m:deg/>
          <m:e>
            <m:r>
              <m:t>4</m:t>
            </m:r>
          </m:e>
        </m:rad>
        <m:r>
          <m:rPr>
            <m:sty m:val="p"/>
          </m:rPr>
          <m:t>=</m:t>
        </m:r>
        <m:r>
          <m:t>2</m:t>
        </m:r>
      </m:oMath>
      <w:ins w:id="738" w:author="PR Preview" w:date="2026-01-01T00:00:00Z">
        <w:r>
          <w:t xml:space="preserve"> </w:t>
        </w:r>
      </w:ins>
      <w:ins w:id="739" w:author="PR Preview" w:date="2026-01-01T00:00:00Z">
        <w:r>
          <w:t xml:space="preserve">and</w:t>
        </w:r>
      </w:ins>
      <w:ins w:id="740" w:author="PR Preview" w:date="2026-01-01T00:00:00Z">
        <w:r>
          <w:t xml:space="preserve"> </w:t>
        </w:r>
      </w:ins>
      <m:oMath>
        <m:rad>
          <m:radPr>
            <m:degHide m:val="on"/>
          </m:radPr>
          <m:deg/>
          <m:e>
            <m:r>
              <m:t>2</m:t>
            </m:r>
          </m:e>
        </m:rad>
      </m:oMath>
      <w:ins w:id="741" w:author="PR Preview" w:date="2026-01-01T00:00:00Z">
        <w:r>
          <w:t xml:space="preserve"> </w:t>
        </w:r>
      </w:ins>
      <w:ins w:id="742" w:author="PR Preview" w:date="2026-01-01T00:00:00Z">
        <w:r>
          <w:t xml:space="preserve">are the singular values</w:t>
        </w:r>
      </w:ins>
      <w:ins w:id="743" w:author="PR Preview" w:date="2026-01-01T00:00:00Z">
        <w:r>
          <w:t xml:space="preserve"> </w:t>
        </w:r>
      </w:ins>
      <m:oMath>
        <m:sSub>
          <m:e>
            <m:r>
              <m:t>σ</m:t>
            </m:r>
          </m:e>
          <m:sub>
            <m:r>
              <m:t>1</m:t>
            </m:r>
          </m:sub>
        </m:sSub>
      </m:oMath>
      <w:ins w:id="744" w:author="PR Preview" w:date="2026-01-01T00:00:00Z">
        <w:r>
          <w:t xml:space="preserve"> </w:t>
        </w:r>
      </w:ins>
      <w:ins w:id="745" w:author="PR Preview" w:date="2026-01-01T00:00:00Z">
        <w:r>
          <w:t xml:space="preserve">and</w:t>
        </w:r>
      </w:ins>
      <w:ins w:id="746" w:author="PR Preview" w:date="2026-01-01T00:00:00Z">
        <w:r>
          <w:t xml:space="preserve"> </w:t>
        </w:r>
      </w:ins>
      <m:oMath>
        <m:sSub>
          <m:e>
            <m:r>
              <m:t>σ</m:t>
            </m:r>
          </m:e>
          <m:sub>
            <m:r>
              <m:t>2</m:t>
            </m:r>
          </m:sub>
        </m:sSub>
      </m:oMath>
      <w:ins w:id="747" w:author="PR Preview" w:date="2026-01-01T00:00:00Z">
        <w:r>
          <w:t xml:space="preserve"> </w:t>
        </w:r>
      </w:ins>
      <w:ins w:id="748" w:author="PR Preview" w:date="2026-01-01T00:00:00Z">
        <w:r>
          <w:t xml:space="preserve">of</w:t>
        </w:r>
      </w:ins>
      <w:ins w:id="749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750" w:author="PR Preview" w:date="2026-01-01T00:00:00Z">
        <w:r>
          <w:t xml:space="preserve"> </w:t>
        </w:r>
      </w:ins>
      <w:ins w:id="751" w:author="PR Preview" w:date="2026-01-01T00:00:00Z">
        <w:r>
          <w:t xml:space="preserve">from</w:t>
        </w:r>
      </w:ins>
      <w:ins w:id="752" w:author="PR Preview" w:date="2026-01-01T00:00:00Z">
        <w:r>
          <w:t xml:space="preserve"> </w:t>
        </w:r>
      </w:ins>
      <w:hyperlink w:anchor="exm-svd">
        <w:ins w:id="753" w:author="PR Preview" w:date="2026-01-01T00:00:00Z">
          <w:r>
            <w:rPr>
              <w:rStyle w:val="Hyperlink"/>
            </w:rPr>
            <w:t xml:space="preserve">Example 28</w:t>
          </w:r>
        </w:ins>
      </w:hyperlink>
      <w:ins w:id="754" w:author="PR Preview" w:date="2026-01-01T00:00:00Z">
        <w:r>
          <w:t xml:space="preserve">.</w:t>
        </w:r>
      </w:ins>
    </w:p>
    <w:bookmarkEnd w:id="130"/>
    <w:bookmarkEnd w:id="131"/>
    <w:bookmarkStart w:id="160" w:name="definite-matrices"/>
    <w:p>
      <w:pPr>
        <w:pStyle w:val="Heading2"/>
      </w:pPr>
      <w:r>
        <w:t xml:space="preserve">5 Definite Matrices</w:t>
      </w:r>
    </w:p>
    <w:bookmarkStart w:id="132" w:name="def-positive-semidefinite"/>
    <w:p>
      <w:pPr>
        <w:pStyle w:val="FirstParagraph"/>
      </w:pPr>
      <w:r>
        <w:rPr>
          <w:b/>
          <w:bCs/>
        </w:rPr>
        <w:t xml:space="preserve">Definition 21 (Positive semidefinite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semidefinite</w:t>
      </w:r>
      <w:r>
        <w:t xml:space="preserve"> </w:t>
      </w:r>
      <w:r>
        <w:t xml:space="preserve">[12]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non-negative: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\ge 0$</w:t>
      </w:r>
      <w:r>
        <w:t xml:space="preserve"> </w:t>
      </w:r>
      <w:r>
        <w:t xml:space="preserve">for every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32"/>
    <w:bookmarkStart w:id="133" w:name="exm-positive-semidefinite"/>
    <w:p>
      <w:pPr>
        <w:pStyle w:val="FirstParagraph"/>
      </w:pPr>
      <w:del w:id="755" w:author="PR Preview" w:date="2026-01-01T00:00:00Z">
        <w:r>
          <w:rPr>
            <w:b/>
            <w:bCs/>
          </w:rPr>
          <w:delText xml:space="preserve">Example 29 (A positive semidefinite matrix)</w:delText>
        </w:r>
      </w:del>
      <w:del w:id="756" w:author="PR Preview" w:date="2026-01-01T00:00:00Z">
        <w:r>
          <w:delText xml:space="preserve"> </w:delText>
        </w:r>
      </w:del>
      <w:del w:id="757" w:author="PR Preview" w:date="2026-01-01T00:00:00Z">
        <w:r>
          <w:delText xml:space="preserve">Let</w:delText>
        </w:r>
      </w:del>
      <w:del w:id="758" w:author="PR Preview" w:date="2026-01-01T00:00:00Z">
        <w:r>
          <w:delText xml:space="preserve"> </w:delText>
        </w:r>
      </w:del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del w:id="759" w:author="PR Preview" w:date="2026-01-01T00:00:00Z">
        <w:r>
          <w:delText xml:space="preserve">,</w:delText>
        </w:r>
      </w:del>
      <w:del w:id="760" w:author="PR Preview" w:date="2026-01-01T00:00:00Z">
        <w:r>
          <w:delText xml:space="preserve"> </w:delText>
        </w:r>
      </w:del>
      <w:del w:id="761" w:author="PR Preview" w:date="2026-01-01T00:00:00Z">
        <w:r>
          <w:delText xml:space="preserve">which is symmetric.</w:delText>
        </w:r>
      </w:del>
      <w:del w:id="762" w:author="PR Preview" w:date="2026-01-01T00:00:00Z">
        <w:r>
          <w:delText xml:space="preserve"> </w:delText>
        </w:r>
      </w:del>
      <w:del w:id="763" w:author="PR Preview" w:date="2026-01-01T00:00:00Z">
        <w:r>
          <w:delText xml:space="preserve">For any</w:delText>
        </w:r>
      </w:del>
      <w:del w:id="764" w:author="PR Preview" w:date="2026-01-01T00:00:00Z">
        <w:r>
          <w:delText xml:space="preserve"> </w:delText>
        </w:r>
      </w:del>
      <w:del w:id="765" w:author="PR Preview" w:date="2026-01-01T00:00:00Z">
        <w:r>
          <w:delText xml:space="preserve">$\mathord{\smash[b]{\underset{\raise.3ex\hbox{$\scriptstyle\sim$}}{x}}\vphantom{x}}= (x_1, x_2)$</w:delText>
        </w:r>
      </w:del>
      <w:del w:id="766" w:author="PR Preview" w:date="2026-01-01T00:00:00Z">
        <w:r>
          <w:delText xml:space="preserve">:</w:delText>
        </w:r>
      </w:del>
    </w:p>
    <w:p>
      <w:pPr>
        <w:pStyle w:val="FirstParagraph"/>
      </w:pPr>
      <w:ins w:id="767" w:author="PR Preview" w:date="2026-01-01T00:00:00Z">
        <w:r>
          <w:rPr>
            <w:b/>
            <w:bCs/>
          </w:rPr>
          <w:t xml:space="preserve">Example 30 (A positive semidefinite matrix)</w:t>
        </w:r>
      </w:ins>
      <w:ins w:id="768" w:author="PR Preview" w:date="2026-01-01T00:00:00Z">
        <w:r>
          <w:t xml:space="preserve"> </w:t>
        </w:r>
      </w:ins>
      <w:ins w:id="769" w:author="PR Preview" w:date="2026-01-01T00:00:00Z">
        <w:r>
          <w:t xml:space="preserve">Let</w:t>
        </w:r>
      </w:ins>
      <w:ins w:id="770" w:author="PR Preview" w:date="2026-01-01T00:00:00Z">
        <w:r>
          <w:t xml:space="preserve"> </w:t>
        </w:r>
      </w:ins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ins w:id="771" w:author="PR Preview" w:date="2026-01-01T00:00:00Z">
        <w:r>
          <w:t xml:space="preserve">,</w:t>
        </w:r>
      </w:ins>
      <w:ins w:id="772" w:author="PR Preview" w:date="2026-01-01T00:00:00Z">
        <w:r>
          <w:t xml:space="preserve"> </w:t>
        </w:r>
      </w:ins>
      <w:ins w:id="773" w:author="PR Preview" w:date="2026-01-01T00:00:00Z">
        <w:r>
          <w:t xml:space="preserve">which is symmetric.</w:t>
        </w:r>
      </w:ins>
      <w:ins w:id="774" w:author="PR Preview" w:date="2026-01-01T00:00:00Z">
        <w:r>
          <w:t xml:space="preserve"> </w:t>
        </w:r>
      </w:ins>
      <w:ins w:id="775" w:author="PR Preview" w:date="2026-01-01T00:00:00Z">
        <w:r>
          <w:t xml:space="preserve">For any</w:t>
        </w:r>
      </w:ins>
      <w:ins w:id="776" w:author="PR Preview" w:date="2026-01-01T00:00:00Z">
        <w:r>
          <w:t xml:space="preserve"> </w:t>
        </w:r>
      </w:ins>
      <w:ins w:id="777" w:author="PR Preview" w:date="2026-01-01T00:00:00Z">
        <w:r>
          <w:t xml:space="preserve">$\mathord{\smash[b]{\underset{\raise.3ex\hbox{$\scriptstyle\sim$}}{x}}\vphantom{x}}= (x_1, x_2)$</w:t>
        </w:r>
      </w:ins>
      <w:ins w:id="778" w:author="PR Preview" w:date="2026-01-01T00:00:00Z">
        <w:r>
          <w:t xml:space="preserve">:</w:t>
        </w:r>
      </w:ins>
    </w:p>
    <w:p>
      <w:pPr>
        <w:pStyle w:val="BodyText"/>
      </w:pPr>
      <w:r>
        <w:t xml:space="preserve">$$
    \begin{aligned}
    {\mathord{\smash[b]{\underset{\raise.3ex\hbox{$\scriptstyle\sim$}}{x}}\vphantom{x}}}^{\top} \mathbf{B} \mathord{\smash[b]{\underset{\raise.3ex\hbox{$\scriptstyle\sim$}}{x}}\vphantom{x}}
    &amp;= x_1^2 + x_1 x_2 + x_2 x_1 + x_2^2
    &amp;&amp; \text{(multiply out the quadratic form)}
    \\
    &amp;= (x_1 + x_2)^2
    &amp;&amp; \text{(complete the square)}
    \\
    &amp;\ge 0
    &amp;&amp; \text{(a square is non-negative)}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positive semidefinite.</w:t>
      </w:r>
    </w:p>
    <w:bookmarkEnd w:id="133"/>
    <w:bookmarkStart w:id="134" w:name="def-positive-definite"/>
    <w:p>
      <w:pPr>
        <w:pStyle w:val="BodyText"/>
      </w:pPr>
      <w:r>
        <w:rPr>
          <w:b/>
          <w:bCs/>
        </w:rPr>
        <w:t xml:space="preserve">Definition 22 (Positive 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definite</w:t>
      </w:r>
      <w:r>
        <w:t xml:space="preserve"> </w:t>
      </w:r>
      <w:r>
        <w:t xml:space="preserve">[12]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at a nonzero vector is positive: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 </w:t>
      </w:r>
      <w:r>
        <w:t xml:space="preserve">for every vector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34"/>
    <w:bookmarkStart w:id="135" w:name="exm-positive-definite"/>
    <w:p>
      <w:pPr>
        <w:pStyle w:val="FirstParagraph"/>
      </w:pPr>
      <w:del w:id="779" w:author="PR Preview" w:date="2026-01-01T00:00:00Z">
        <w:r>
          <w:rPr>
            <w:b/>
            <w:bCs/>
          </w:rPr>
          <w:delText xml:space="preserve">Example 30 (Positive definite, semidefinite, and neither)</w:delText>
        </w:r>
      </w:del>
      <w:del w:id="780" w:author="PR Preview" w:date="2026-01-01T00:00:00Z">
        <w:r>
          <w:delText xml:space="preserve"> </w:delText>
        </w:r>
      </w:del>
      <w:del w:id="781" w:author="PR Preview" w:date="2026-01-01T00:00:00Z">
        <w:r>
          <w:delText xml:space="preserve"> </w:delText>
        </w:r>
      </w:del>
    </w:p>
    <w:p>
      <w:pPr>
        <w:pStyle w:val="FirstParagraph"/>
      </w:pPr>
      <w:ins w:id="782" w:author="PR Preview" w:date="2026-01-01T00:00:00Z">
        <w:r>
          <w:rPr>
            <w:b/>
            <w:bCs/>
          </w:rPr>
          <w:t xml:space="preserve">Example 31 (Positive definite, semidefinite, and neither)</w:t>
        </w:r>
      </w:ins>
      <w:ins w:id="783" w:author="PR Preview" w:date="2026-01-01T00:00:00Z">
        <w:r>
          <w:t xml:space="preserve"> </w:t>
        </w:r>
      </w:ins>
      <w:ins w:id="784" w:author="PR Preview" w:date="2026-01-01T00:00:00Z">
        <w:r>
          <w:t xml:space="preserve"> </w:t>
        </w:r>
      </w:ins>
    </w:p>
    <w:p>
      <w:pPr>
        <w:numPr>
          <w:ilvl w:val="0"/>
          <w:numId w:val="1007"/>
        </w:numPr>
      </w:pPr>
      <w:r>
        <w:t xml:space="preserve">The 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 is positive definite:</w:t>
      </w:r>
      <w:r>
        <w:t xml:space="preserve"> </w:t>
      </w:r>
      <w:r>
        <w:t xml:space="preserve">${\mathord{\smash[b]{\underset{\raise.3ex\hbox{$\scriptstyle\sim$}}{x}}\vphantom{x}}}^{\top} \mathbf{I}_p \mathord{\smash[b]{\underset{\raise.3ex\hbox{$\scriptstyle\sim$}}{x}}\vphantom{x}} = \sum_{i=1}^px_i^2$</w:t>
      </w:r>
      <w:r>
        <w:t xml:space="preserve">,</w:t>
      </w:r>
      <w:r>
        <w:t xml:space="preserve"> </w:t>
      </w:r>
      <w:r>
        <w:t xml:space="preserve">which is positive unless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7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del w:id="785" w:author="PR Preview" w:date="2026-01-01T00:00:00Z">
        <w:r>
          <w:delText xml:space="preserve"> </w:delText>
        </w:r>
      </w:del>
      <w:del w:id="786" w:author="PR Preview" w:date="2026-01-01T00:00:00Z">
        <w:r>
          <w:delText xml:space="preserve">from</w:delText>
        </w:r>
      </w:del>
      <w:del w:id="787" w:author="PR Preview" w:date="2026-01-01T00:00:00Z">
        <w:r>
          <w:delText xml:space="preserve"> </w:delText>
        </w:r>
      </w:del>
      <w:hyperlink w:anchor="exm-positive-semidefinite">
        <w:del w:id="788" w:author="PR Preview" w:date="2026-01-01T00:00:00Z">
          <w:r>
            <w:rPr>
              <w:rStyle w:val="Hyperlink"/>
            </w:rPr>
            <w:delText xml:space="preserve">Example 29</w:delText>
          </w:r>
        </w:del>
      </w:hyperlink>
      <w:del w:id="789" w:author="PR Preview" w:date="2026-01-01T00:00:00Z">
        <w:r>
          <w:delText xml:space="preserve"> </w:delText>
        </w:r>
      </w:del>
      <w:del w:id="790" w:author="PR Preview" w:date="2026-01-01T00:00:00Z">
        <w:r>
          <w:delText xml:space="preserve">is positive semidefinite</w:delText>
        </w:r>
      </w:del>
      <w:del w:id="791" w:author="PR Preview" w:date="2026-01-01T00:00:00Z">
        <w:r>
          <w:delText xml:space="preserve"> </w:delText>
        </w:r>
      </w:del>
      <w:del w:id="792" w:author="PR Preview" w:date="2026-01-01T00:00:00Z">
        <w:r>
          <w:delText xml:space="preserve">but not positive definite:</w:delText>
        </w:r>
      </w:del>
      <w:del w:id="793" w:author="PR Preview" w:date="2026-01-01T00:00:00Z">
        <w:r>
          <w:delText xml:space="preserve"> </w:delText>
        </w:r>
      </w:del>
      <w:del w:id="794" w:author="PR Preview" w:date="2026-01-01T00:00:00Z">
        <w:r>
          <w:delText xml:space="preserve">at</w:delText>
        </w:r>
      </w:del>
      <w:del w:id="795" w:author="PR Preview" w:date="2026-01-01T00:00:00Z">
        <w:r>
          <w:delText xml:space="preserve"> </w:delText>
        </w:r>
      </w:del>
      <w:del w:id="796" w:author="PR Preview" w:date="2026-01-01T00:00:00Z">
        <w:r>
          <w:delText xml:space="preserve">$\mathord{\smash[b]{\underset{\raise.3ex\hbox{$\scriptstyle\sim$}}{x}}\vphantom{x}}= (1, -1) \neq \mathord{\smash[b]{\underset{\raise.3ex\hbox{$\scriptstyle\sim$}}{0}}\vphantom{0}}$</w:delText>
        </w:r>
      </w:del>
      <w:del w:id="797" w:author="PR Preview" w:date="2026-01-01T00:00:00Z">
        <w:r>
          <w:delText xml:space="preserve">,</w:delText>
        </w:r>
      </w:del>
    </w:p>
    <w:p>
      <w:pPr>
        <w:numPr>
          <w:ilvl w:val="0"/>
          <w:numId w:val="1007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ins w:id="798" w:author="PR Preview" w:date="2026-01-01T00:00:00Z">
        <w:r>
          <w:t xml:space="preserve"> </w:t>
        </w:r>
      </w:ins>
      <w:ins w:id="799" w:author="PR Preview" w:date="2026-01-01T00:00:00Z">
        <w:r>
          <w:t xml:space="preserve">from</w:t>
        </w:r>
      </w:ins>
      <w:ins w:id="800" w:author="PR Preview" w:date="2026-01-01T00:00:00Z">
        <w:r>
          <w:t xml:space="preserve"> </w:t>
        </w:r>
      </w:ins>
      <w:hyperlink w:anchor="exm-positive-semidefinite">
        <w:ins w:id="801" w:author="PR Preview" w:date="2026-01-01T00:00:00Z">
          <w:r>
            <w:rPr>
              <w:rStyle w:val="Hyperlink"/>
            </w:rPr>
            <w:t xml:space="preserve">Example 30</w:t>
          </w:r>
        </w:ins>
      </w:hyperlink>
      <w:ins w:id="802" w:author="PR Preview" w:date="2026-01-01T00:00:00Z">
        <w:r>
          <w:t xml:space="preserve"> </w:t>
        </w:r>
      </w:ins>
      <w:ins w:id="803" w:author="PR Preview" w:date="2026-01-01T00:00:00Z">
        <w:r>
          <w:t xml:space="preserve">is positive semidefinite</w:t>
        </w:r>
      </w:ins>
      <w:ins w:id="804" w:author="PR Preview" w:date="2026-01-01T00:00:00Z">
        <w:r>
          <w:t xml:space="preserve"> </w:t>
        </w:r>
      </w:ins>
      <w:ins w:id="805" w:author="PR Preview" w:date="2026-01-01T00:00:00Z">
        <w:r>
          <w:t xml:space="preserve">but not positive definite:</w:t>
        </w:r>
      </w:ins>
      <w:ins w:id="806" w:author="PR Preview" w:date="2026-01-01T00:00:00Z">
        <w:r>
          <w:t xml:space="preserve"> </w:t>
        </w:r>
      </w:ins>
      <w:ins w:id="807" w:author="PR Preview" w:date="2026-01-01T00:00:00Z">
        <w:r>
          <w:t xml:space="preserve">at</w:t>
        </w:r>
      </w:ins>
      <w:ins w:id="808" w:author="PR Preview" w:date="2026-01-01T00:00:00Z">
        <w:r>
          <w:t xml:space="preserve"> </w:t>
        </w:r>
      </w:ins>
      <w:ins w:id="809" w:author="PR Preview" w:date="2026-01-01T00:00:00Z">
        <w:r>
          <w:t xml:space="preserve">$\mathord{\smash[b]{\underset{\raise.3ex\hbox{$\scriptstyle\sim$}}{x}}\vphantom{x}}= (1, -1) \neq \mathord{\smash[b]{\underset{\raise.3ex\hbox{$\scriptstyle\sim$}}{0}}\vphantom{0}}$</w:t>
        </w:r>
      </w:ins>
      <w:ins w:id="810" w:author="PR Preview" w:date="2026-01-01T00:00:00Z">
        <w:r>
          <w:t xml:space="preserve">,</w:t>
        </w:r>
      </w:ins>
    </w:p>
    <w:p>
      <w:pPr>
        <w:pStyle w:val="BodyText"/>
      </w:pPr>
      <w:r>
        <w:t xml:space="preserve">$$
    \begin{aligned}
    {\mathord{\smash[b]{\underset{\raise.3ex\hbox{$\scriptstyle\sim$}}{x}}\vphantom{x}}}^{\top} \mathbf{B} \mathord{\smash[b]{\underset{\raise.3ex\hbox{$\scriptstyle\sim$}}{x}}\vphantom{x}} &amp;= (1 - 1)^2 \\
    &amp;= 0.
    \end{aligned}
    $$</w:t>
      </w:r>
    </w:p>
    <w:p>
      <w:pPr>
        <w:numPr>
          <w:ilvl w:val="0"/>
          <w:numId w:val="1007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semidefinite: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(1, -1)$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\mathbf{D} \mathord{\smash[b]{\underset{\raise.3ex\hbox{$\scriptstyle\sim$}}{x}}\vphantom{x}} &amp;= 1 - 2 - 2 + 1 \\
    &amp;= -2 \\
    &amp;&lt; 0.
    \end{aligned}
    $$</w:t>
      </w:r>
    </w:p>
    <w:bookmarkEnd w:id="135"/>
    <w:bookmarkStart w:id="136" w:name="rem-positive-definite-symmetry"/>
    <w:p>
      <w:pPr>
        <w:pStyle w:val="FirstParagraph"/>
      </w:pPr>
      <w:del w:id="811" w:author="PR Preview" w:date="2026-01-01T00:00:00Z">
        <w:r>
          <w:rPr>
            <w:i/>
            <w:iCs/>
          </w:rPr>
          <w:delText xml:space="preserve">Remark 19</w:delText>
        </w:r>
      </w:del>
      <w:del w:id="812" w:author="PR Preview" w:date="2026-01-01T00:00:00Z">
        <w:r>
          <w:delText xml:space="preserve"> (Why the definition requires symmetry). </w:delText>
        </w:r>
      </w:del>
      <w:del w:id="813" w:author="PR Preview" w:date="2026-01-01T00:00:00Z">
        <w:r>
          <w:delText xml:space="preserve">A positive definite matrix is positive semidefinite</w:delText>
        </w:r>
      </w:del>
      <w:del w:id="814" w:author="PR Preview" w:date="2026-01-01T00:00:00Z">
        <w:r>
          <w:delText xml:space="preserve"> </w:delText>
        </w:r>
      </w:del>
      <w:del w:id="815" w:author="PR Preview" w:date="2026-01-01T00:00:00Z">
        <w:r>
          <w:delText xml:space="preserve">(</w:delText>
        </w:r>
      </w:del>
      <w:hyperlink w:anchor="def-positive-semidefinite">
        <w:del w:id="816" w:author="PR Preview" w:date="2026-01-01T00:00:00Z">
          <w:r>
            <w:rPr>
              <w:rStyle w:val="Hyperlink"/>
            </w:rPr>
            <w:delText xml:space="preserve">Definition 21</w:delText>
          </w:r>
        </w:del>
      </w:hyperlink>
      <w:del w:id="817" w:author="PR Preview" w:date="2026-01-01T00:00:00Z">
        <w:r>
          <w:delText xml:space="preserve">):</w:delText>
        </w:r>
      </w:del>
      <w:del w:id="818" w:author="PR Preview" w:date="2026-01-01T00:00:00Z">
        <w:r>
          <w:delText xml:space="preserve"> </w:delText>
        </w:r>
      </w:del>
      <w:del w:id="819" w:author="PR Preview" w:date="2026-01-01T00:00:00Z">
        <w:r>
          <w:delText xml:space="preserve">${\mathord{\smash[b]{\underset{\raise.3ex\hbox{$\scriptstyle\sim$}}{x}}\vphantom{x}}}^{\top} \mathbf{A} \mathord{\smash[b]{\underset{\raise.3ex\hbox{$\scriptstyle\sim$}}{x}}\vphantom{x}} &gt; 0$</w:delText>
        </w:r>
      </w:del>
      <w:del w:id="820" w:author="PR Preview" w:date="2026-01-01T00:00:00Z">
        <w:r>
          <w:delText xml:space="preserve"> </w:delText>
        </w:r>
      </w:del>
      <w:del w:id="821" w:author="PR Preview" w:date="2026-01-01T00:00:00Z">
        <w:r>
          <w:delText xml:space="preserve">for every</w:delText>
        </w:r>
      </w:del>
      <w:del w:id="822" w:author="PR Preview" w:date="2026-01-01T00:00:00Z">
        <w:r>
          <w:delText xml:space="preserve"> </w:delText>
        </w:r>
      </w:del>
      <w:del w:id="823" w:author="PR Preview" w:date="2026-01-01T00:00:00Z">
        <w:r>
          <w:delText xml:space="preserve">$\mathord{\smash[b]{\underset{\raise.3ex\hbox{$\scriptstyle\sim$}}{x}}\vphantom{x}}\neq \mathord{\smash[b]{\underset{\raise.3ex\hbox{$\scriptstyle\sim$}}{0}}\vphantom{0}}$</w:delText>
        </w:r>
      </w:del>
      <w:del w:id="824" w:author="PR Preview" w:date="2026-01-01T00:00:00Z">
        <w:r>
          <w:delText xml:space="preserve">,</w:delText>
        </w:r>
      </w:del>
      <w:del w:id="825" w:author="PR Preview" w:date="2026-01-01T00:00:00Z">
        <w:r>
          <w:delText xml:space="preserve"> </w:delText>
        </w:r>
      </w:del>
      <w:del w:id="826" w:author="PR Preview" w:date="2026-01-01T00:00:00Z">
        <w:r>
          <w:delText xml:space="preserve">and</w:delText>
        </w:r>
      </w:del>
      <w:del w:id="827" w:author="PR Preview" w:date="2026-01-01T00:00:00Z">
        <w:r>
          <w:delText xml:space="preserve"> </w:delText>
        </w:r>
      </w:del>
      <w:del w:id="828" w:author="PR Preview" w:date="2026-01-01T00:00:00Z">
        <w:r>
          <w:delText xml:space="preserve">${\mathord{\smash[b]{\underset{\raise.3ex\hbox{$\scriptstyle\sim$}}{0}}\vphantom{0}}}^{\top}\mathbf{A}\mathord{\smash[b]{\underset{\raise.3ex\hbox{$\scriptstyle\sim$}}{0}}\vphantom{0}}= 0$</w:delText>
        </w:r>
      </w:del>
      <w:del w:id="829" w:author="PR Preview" w:date="2026-01-01T00:00:00Z">
        <w:r>
          <w:delText xml:space="preserve">.</w:delText>
        </w:r>
      </w:del>
      <w:del w:id="830" w:author="PR Preview" w:date="2026-01-01T00:00:00Z">
        <w:r>
          <w:delText xml:space="preserve"> </w:delText>
        </w:r>
      </w:del>
      <w:del w:id="831" w:author="PR Preview" w:date="2026-01-01T00:00:00Z">
        <w:r>
          <w:delText xml:space="preserve">For example,</w:delText>
        </w:r>
      </w:del>
      <w:del w:id="832" w:author="PR Preview" w:date="2026-01-01T00:00:00Z">
        <w:r>
          <w:delText xml:space="preserve"> </w:delText>
        </w:r>
      </w:del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del w:id="833" w:author="PR Preview" w:date="2026-01-01T00:00:00Z">
        <w:r>
          <w:delText xml:space="preserve"> </w:delText>
        </w:r>
      </w:del>
      <w:del w:id="834" w:author="PR Preview" w:date="2026-01-01T00:00:00Z">
        <w:r>
          <w:delText xml:space="preserve">in</w:delText>
        </w:r>
      </w:del>
      <w:del w:id="835" w:author="PR Preview" w:date="2026-01-01T00:00:00Z">
        <w:r>
          <w:delText xml:space="preserve"> </w:delText>
        </w:r>
      </w:del>
      <w:hyperlink w:anchor="exm-positive-definite">
        <w:del w:id="836" w:author="PR Preview" w:date="2026-01-01T00:00:00Z">
          <w:r>
            <w:rPr>
              <w:rStyle w:val="Hyperlink"/>
            </w:rPr>
            <w:delText xml:space="preserve">Example 30</w:delText>
          </w:r>
        </w:del>
      </w:hyperlink>
      <w:del w:id="837" w:author="PR Preview" w:date="2026-01-01T00:00:00Z">
        <w:r>
          <w:delText xml:space="preserve"> </w:delText>
        </w:r>
      </w:del>
      <w:del w:id="838" w:author="PR Preview" w:date="2026-01-01T00:00:00Z">
        <w:r>
          <w:delText xml:space="preserve">is both.</w:delText>
        </w:r>
      </w:del>
    </w:p>
    <w:p>
      <w:pPr>
        <w:pStyle w:val="FirstParagraph"/>
      </w:pPr>
      <w:ins w:id="839" w:author="PR Preview" w:date="2026-01-01T00:00:00Z">
        <w:r>
          <w:rPr>
            <w:i/>
            <w:iCs/>
          </w:rPr>
          <w:t xml:space="preserve">Remark 19</w:t>
        </w:r>
      </w:ins>
      <w:ins w:id="840" w:author="PR Preview" w:date="2026-01-01T00:00:00Z">
        <w:r>
          <w:t xml:space="preserve"> (Why the definition requires symmetry). </w:t>
        </w:r>
      </w:ins>
      <w:ins w:id="841" w:author="PR Preview" w:date="2026-01-01T00:00:00Z">
        <w:r>
          <w:t xml:space="preserve">A positive definite matrix is positive semidefinite</w:t>
        </w:r>
      </w:ins>
      <w:ins w:id="842" w:author="PR Preview" w:date="2026-01-01T00:00:00Z">
        <w:r>
          <w:t xml:space="preserve"> </w:t>
        </w:r>
      </w:ins>
      <w:ins w:id="843" w:author="PR Preview" w:date="2026-01-01T00:00:00Z">
        <w:r>
          <w:t xml:space="preserve">(</w:t>
        </w:r>
      </w:ins>
      <w:hyperlink w:anchor="def-positive-semidefinite">
        <w:ins w:id="844" w:author="PR Preview" w:date="2026-01-01T00:00:00Z">
          <w:r>
            <w:rPr>
              <w:rStyle w:val="Hyperlink"/>
            </w:rPr>
            <w:t xml:space="preserve">Definition 21</w:t>
          </w:r>
        </w:ins>
      </w:hyperlink>
      <w:ins w:id="845" w:author="PR Preview" w:date="2026-01-01T00:00:00Z">
        <w:r>
          <w:t xml:space="preserve">):</w:t>
        </w:r>
      </w:ins>
      <w:ins w:id="846" w:author="PR Preview" w:date="2026-01-01T00:00:00Z">
        <w:r>
          <w:t xml:space="preserve"> </w:t>
        </w:r>
      </w:ins>
      <w:ins w:id="847" w:author="PR Preview" w:date="2026-01-01T00:00:00Z">
        <w:r>
          <w:t xml:space="preserve">${\mathord{\smash[b]{\underset{\raise.3ex\hbox{$\scriptstyle\sim$}}{x}}\vphantom{x}}}^{\top} \mathbf{A} \mathord{\smash[b]{\underset{\raise.3ex\hbox{$\scriptstyle\sim$}}{x}}\vphantom{x}} &gt; 0$</w:t>
        </w:r>
      </w:ins>
      <w:ins w:id="848" w:author="PR Preview" w:date="2026-01-01T00:00:00Z">
        <w:r>
          <w:t xml:space="preserve"> </w:t>
        </w:r>
      </w:ins>
      <w:ins w:id="849" w:author="PR Preview" w:date="2026-01-01T00:00:00Z">
        <w:r>
          <w:t xml:space="preserve">for every</w:t>
        </w:r>
      </w:ins>
      <w:ins w:id="850" w:author="PR Preview" w:date="2026-01-01T00:00:00Z">
        <w:r>
          <w:t xml:space="preserve"> </w:t>
        </w:r>
      </w:ins>
      <w:ins w:id="851" w:author="PR Preview" w:date="2026-01-01T00:00:00Z">
        <w:r>
          <w:t xml:space="preserve">$\mathord{\smash[b]{\underset{\raise.3ex\hbox{$\scriptstyle\sim$}}{x}}\vphantom{x}}\neq \mathord{\smash[b]{\underset{\raise.3ex\hbox{$\scriptstyle\sim$}}{0}}\vphantom{0}}$</w:t>
        </w:r>
      </w:ins>
      <w:ins w:id="852" w:author="PR Preview" w:date="2026-01-01T00:00:00Z">
        <w:r>
          <w:t xml:space="preserve">,</w:t>
        </w:r>
      </w:ins>
      <w:ins w:id="853" w:author="PR Preview" w:date="2026-01-01T00:00:00Z">
        <w:r>
          <w:t xml:space="preserve"> </w:t>
        </w:r>
      </w:ins>
      <w:ins w:id="854" w:author="PR Preview" w:date="2026-01-01T00:00:00Z">
        <w:r>
          <w:t xml:space="preserve">and</w:t>
        </w:r>
      </w:ins>
      <w:ins w:id="855" w:author="PR Preview" w:date="2026-01-01T00:00:00Z">
        <w:r>
          <w:t xml:space="preserve"> </w:t>
        </w:r>
      </w:ins>
      <w:ins w:id="856" w:author="PR Preview" w:date="2026-01-01T00:00:00Z">
        <w:r>
          <w:t xml:space="preserve">${\mathord{\smash[b]{\underset{\raise.3ex\hbox{$\scriptstyle\sim$}}{0}}\vphantom{0}}}^{\top}\mathbf{A}\mathord{\smash[b]{\underset{\raise.3ex\hbox{$\scriptstyle\sim$}}{0}}\vphantom{0}}= 0$</w:t>
        </w:r>
      </w:ins>
      <w:ins w:id="857" w:author="PR Preview" w:date="2026-01-01T00:00:00Z">
        <w:r>
          <w:t xml:space="preserve">.</w:t>
        </w:r>
      </w:ins>
      <w:ins w:id="858" w:author="PR Preview" w:date="2026-01-01T00:00:00Z">
        <w:r>
          <w:t xml:space="preserve"> </w:t>
        </w:r>
      </w:ins>
      <w:ins w:id="859" w:author="PR Preview" w:date="2026-01-01T00:00:00Z">
        <w:r>
          <w:t xml:space="preserve">For example,</w:t>
        </w:r>
      </w:ins>
      <w:ins w:id="860" w:author="PR Preview" w:date="2026-01-01T00:00:00Z">
        <w:r>
          <w:t xml:space="preserve"> </w:t>
        </w:r>
      </w:ins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ins w:id="861" w:author="PR Preview" w:date="2026-01-01T00:00:00Z">
        <w:r>
          <w:t xml:space="preserve"> </w:t>
        </w:r>
      </w:ins>
      <w:ins w:id="862" w:author="PR Preview" w:date="2026-01-01T00:00:00Z">
        <w:r>
          <w:t xml:space="preserve">in</w:t>
        </w:r>
      </w:ins>
      <w:ins w:id="863" w:author="PR Preview" w:date="2026-01-01T00:00:00Z">
        <w:r>
          <w:t xml:space="preserve"> </w:t>
        </w:r>
      </w:ins>
      <w:hyperlink w:anchor="exm-positive-definite">
        <w:ins w:id="864" w:author="PR Preview" w:date="2026-01-01T00:00:00Z">
          <w:r>
            <w:rPr>
              <w:rStyle w:val="Hyperlink"/>
            </w:rPr>
            <w:t xml:space="preserve">Example 31</w:t>
          </w:r>
        </w:ins>
      </w:hyperlink>
      <w:ins w:id="865" w:author="PR Preview" w:date="2026-01-01T00:00:00Z">
        <w:r>
          <w:t xml:space="preserve"> </w:t>
        </w:r>
      </w:ins>
      <w:ins w:id="866" w:author="PR Preview" w:date="2026-01-01T00:00:00Z">
        <w:r>
          <w:t xml:space="preserve">is both.</w:t>
        </w:r>
      </w:ins>
    </w:p>
    <w:p>
      <w:pPr>
        <w:pStyle w:val="BodyText"/>
      </w:pPr>
      <w:r>
        <w:t xml:space="preserve">Some sources drop the symmetry condition from both definitions.</w:t>
      </w:r>
      <w:r>
        <w:t xml:space="preserve"> </w:t>
      </w:r>
      <w:r>
        <w:t xml:space="preserve">These notes keep it,</w:t>
      </w:r>
      <w:r>
        <w:t xml:space="preserve"> </w:t>
      </w:r>
      <w:r>
        <w:t xml:space="preserve">because without it a matrix can pass the quadratic-form condition</w:t>
      </w:r>
      <w:r>
        <w:t xml:space="preserve"> </w:t>
      </w:r>
      <w:r>
        <w:t xml:space="preserve">and still have no real eigenvalues 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symmetric, and for any</w:t>
      </w:r>
      <w:r>
        <w:t xml:space="preserve"> </w:t>
      </w:r>
      <w:r>
        <w:t xml:space="preserve">$\mathord{\smash[b]{\underset{\raise.3ex\hbox{$\scriptstyle\sim$}}{x}}\vphantom{x}}= (x_1, x_2)$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\mathbf{C} \mathord{\smash[b]{\underset{\raise.3ex\hbox{$\scriptstyle\sim$}}{x}}\vphantom{x}}
    &amp;= x_1 (x_1 + x_2) + x_2 (-x_1 + x_2)
    &amp;&amp; \text{(multiply out the quadratic form)}
    \\
    &amp;= x_1^2 + x_1 x_2 - x_2 x_1 + x_2^2
    &amp;&amp; \text{(distribute)}
    \\
    &amp;= x_1^2 + x_2^2
    &amp;&amp; \text{(the middle terms cancel)}
    \end{aligned}
    $$</w:t>
      </w:r>
    </w:p>
    <w:p>
      <w:pPr>
        <w:pStyle w:val="FirstParagraph"/>
      </w:pPr>
      <w:r>
        <w:t xml:space="preserve">which is positive for every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But suppose</w:t>
      </w:r>
      <w:r>
        <w:t xml:space="preserve"> </w:t>
      </w:r>
      <w:r>
        <w:t xml:space="preserve">$\mathbf{C}\mathord{\smash[b]{\underset{\raise.3ex\hbox{$\scriptstyle\sim$}}{v}}\vphantom{v}}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first into the second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λ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no real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has an eigenvector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.</w:t>
      </w:r>
    </w:p>
    <w:bookmarkEnd w:id="136"/>
    <w:p>
      <w:pPr>
        <w:pStyle w:val="BodyText"/>
      </w:pPr>
      <w:r>
        <w:t xml:space="preserve">See also</w:t>
      </w:r>
      <w:r>
        <w:t xml:space="preserve"> </w:t>
      </w:r>
      <w:r>
        <w:t xml:space="preserve">[12]</w:t>
      </w:r>
      <w:r>
        <w:t xml:space="preserve">.</w:t>
      </w:r>
    </w:p>
    <w:bookmarkStart w:id="137" w:name="thm-definite-eigenvalues"/>
    <w:p>
      <w:pPr>
        <w:pStyle w:val="BodyText"/>
      </w:pPr>
      <w:del w:id="867" w:author="PR Preview" w:date="2026-01-01T00:00:00Z">
        <w:r>
          <w:rPr>
            <w:b/>
            <w:bCs/>
          </w:rPr>
          <w:delText xml:space="preserve">Theorem 15 (Definiteness and eigenvalues)</w:delText>
        </w:r>
      </w:del>
      <w:del w:id="868" w:author="PR Preview" w:date="2026-01-01T00:00:00Z">
        <w:r>
          <w:delText xml:space="preserve"> </w:delText>
        </w:r>
      </w:del>
      <w:del w:id="869" w:author="PR Preview" w:date="2026-01-01T00:00:00Z">
        <w:r>
          <w:delText xml:space="preserve">Let</w:delText>
        </w:r>
      </w:del>
      <w:del w:id="870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871" w:author="PR Preview" w:date="2026-01-01T00:00:00Z">
        <w:r>
          <w:delText xml:space="preserve"> </w:delText>
        </w:r>
      </w:del>
      <w:del w:id="872" w:author="PR Preview" w:date="2026-01-01T00:00:00Z">
        <w:r>
          <w:delText xml:space="preserve">be a</w:delText>
        </w:r>
      </w:del>
      <w:del w:id="873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p</m:t>
        </m:r>
      </m:oMath>
      <w:del w:id="874" w:author="PR Preview" w:date="2026-01-01T00:00:00Z">
        <w:r>
          <w:delText xml:space="preserve"> </w:delText>
        </w:r>
      </w:del>
      <w:del w:id="875" w:author="PR Preview" w:date="2026-01-01T00:00:00Z">
        <w:r>
          <w:delText xml:space="preserve">symmetric matrix with real entries,</w:delText>
        </w:r>
      </w:del>
      <w:del w:id="876" w:author="PR Preview" w:date="2026-01-01T00:00:00Z">
        <w:r>
          <w:delText xml:space="preserve"> </w:delText>
        </w:r>
      </w:del>
      <w:del w:id="877" w:author="PR Preview" w:date="2026-01-01T00:00:00Z">
        <w:r>
          <w:delText xml:space="preserve">with eigendecomposition</w:delText>
        </w:r>
      </w:del>
      <w:del w:id="878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879" w:author="PR Preview" w:date="2026-01-01T00:00:00Z">
        <w:r>
          <w:delText xml:space="preserve"> </w:delText>
        </w:r>
      </w:del>
      <w:del w:id="880" w:author="PR Preview" w:date="2026-01-01T00:00:00Z">
        <w:r>
          <w:delText xml:space="preserve">(</w:delText>
        </w:r>
      </w:del>
      <w:hyperlink w:anchor="def-eigendecomposition">
        <w:del w:id="881" w:author="PR Preview" w:date="2026-01-01T00:00:00Z">
          <w:r>
            <w:rPr>
              <w:rStyle w:val="Hyperlink"/>
            </w:rPr>
            <w:delText xml:space="preserve">Definition 18</w:delText>
          </w:r>
        </w:del>
      </w:hyperlink>
      <w:del w:id="882" w:author="PR Preview" w:date="2026-01-01T00:00:00Z">
        <w:r>
          <w:delText xml:space="preserve">)</w:delText>
        </w:r>
      </w:del>
      <w:del w:id="883" w:author="PR Preview" w:date="2026-01-01T00:00:00Z">
        <w:r>
          <w:delText xml:space="preserve"> </w:delText>
        </w:r>
      </w:del>
      <w:del w:id="884" w:author="PR Preview" w:date="2026-01-01T00:00:00Z">
        <w:r>
          <w:delText xml:space="preserve">and eigenvalues</w:delText>
        </w:r>
      </w:del>
      <w:del w:id="885" w:author="PR Preview" w:date="2026-01-01T00:00:00Z">
        <w:r>
          <w:delText xml:space="preserve"> </w:delText>
        </w:r>
      </w:del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del w:id="886" w:author="PR Preview" w:date="2026-01-01T00:00:00Z">
        <w:r>
          <w:delText xml:space="preserve"> </w:delText>
        </w:r>
      </w:del>
      <w:del w:id="887" w:author="PR Preview" w:date="2026-01-01T00:00:00Z">
        <w:r>
          <w:delText xml:space="preserve">on the diagonal of</w:delText>
        </w:r>
      </w:del>
      <w:del w:id="888" w:author="PR Preview" w:date="2026-01-01T00:00:00Z">
        <w:r>
          <w:delText xml:space="preserve"> </w:delText>
        </w:r>
      </w:del>
      <m:oMath>
        <m:r>
          <m:rPr>
            <m:sty m:val="b"/>
          </m:rPr>
          <m:t>Λ</m:t>
        </m:r>
      </m:oMath>
      <w:del w:id="889" w:author="PR Preview" w:date="2026-01-01T00:00:00Z">
        <w:r>
          <w:delText xml:space="preserve">.</w:delText>
        </w:r>
      </w:del>
      <w:del w:id="890" w:author="PR Preview" w:date="2026-01-01T00:00:00Z">
        <w:r>
          <w:delText xml:space="preserve"> </w:delText>
        </w:r>
      </w:del>
      <w:del w:id="891" w:author="PR Preview" w:date="2026-01-01T00:00:00Z">
        <w:r>
          <w:delText xml:space="preserve">Then:</w:delText>
        </w:r>
      </w:del>
    </w:p>
    <w:p>
      <w:pPr>
        <w:pStyle w:val="BodyText"/>
      </w:pPr>
      <w:ins w:id="892" w:author="PR Preview" w:date="2026-01-01T00:00:00Z">
        <w:r>
          <w:rPr>
            <w:b/>
            <w:bCs/>
          </w:rPr>
          <w:t xml:space="preserve">Theorem 16 (Definiteness and eigenvalues)</w:t>
        </w:r>
      </w:ins>
      <w:ins w:id="893" w:author="PR Preview" w:date="2026-01-01T00:00:00Z">
        <w:r>
          <w:t xml:space="preserve"> </w:t>
        </w:r>
      </w:ins>
      <w:ins w:id="894" w:author="PR Preview" w:date="2026-01-01T00:00:00Z">
        <w:r>
          <w:t xml:space="preserve">Let</w:t>
        </w:r>
      </w:ins>
      <w:ins w:id="895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896" w:author="PR Preview" w:date="2026-01-01T00:00:00Z">
        <w:r>
          <w:t xml:space="preserve"> </w:t>
        </w:r>
      </w:ins>
      <w:ins w:id="897" w:author="PR Preview" w:date="2026-01-01T00:00:00Z">
        <w:r>
          <w:t xml:space="preserve">be a</w:t>
        </w:r>
      </w:ins>
      <w:ins w:id="898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p</m:t>
        </m:r>
      </m:oMath>
      <w:ins w:id="899" w:author="PR Preview" w:date="2026-01-01T00:00:00Z">
        <w:r>
          <w:t xml:space="preserve"> </w:t>
        </w:r>
      </w:ins>
      <w:ins w:id="900" w:author="PR Preview" w:date="2026-01-01T00:00:00Z">
        <w:r>
          <w:t xml:space="preserve">symmetric matrix with real entries,</w:t>
        </w:r>
      </w:ins>
      <w:ins w:id="901" w:author="PR Preview" w:date="2026-01-01T00:00:00Z">
        <w:r>
          <w:t xml:space="preserve"> </w:t>
        </w:r>
      </w:ins>
      <w:ins w:id="902" w:author="PR Preview" w:date="2026-01-01T00:00:00Z">
        <w:r>
          <w:t xml:space="preserve">with eigendecomposition</w:t>
        </w:r>
      </w:ins>
      <w:ins w:id="903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904" w:author="PR Preview" w:date="2026-01-01T00:00:00Z">
        <w:r>
          <w:t xml:space="preserve"> </w:t>
        </w:r>
      </w:ins>
      <w:ins w:id="905" w:author="PR Preview" w:date="2026-01-01T00:00:00Z">
        <w:r>
          <w:t xml:space="preserve">(</w:t>
        </w:r>
      </w:ins>
      <w:hyperlink w:anchor="def-eigendecomposition">
        <w:ins w:id="906" w:author="PR Preview" w:date="2026-01-01T00:00:00Z">
          <w:r>
            <w:rPr>
              <w:rStyle w:val="Hyperlink"/>
            </w:rPr>
            <w:t xml:space="preserve">Definition 18</w:t>
          </w:r>
        </w:ins>
      </w:hyperlink>
      <w:ins w:id="907" w:author="PR Preview" w:date="2026-01-01T00:00:00Z">
        <w:r>
          <w:t xml:space="preserve">)</w:t>
        </w:r>
      </w:ins>
      <w:ins w:id="908" w:author="PR Preview" w:date="2026-01-01T00:00:00Z">
        <w:r>
          <w:t xml:space="preserve"> </w:t>
        </w:r>
      </w:ins>
      <w:ins w:id="909" w:author="PR Preview" w:date="2026-01-01T00:00:00Z">
        <w:r>
          <w:t xml:space="preserve">and eigenvalues</w:t>
        </w:r>
      </w:ins>
      <w:ins w:id="910" w:author="PR Preview" w:date="2026-01-01T00:00:00Z">
        <w:r>
          <w:t xml:space="preserve"> </w:t>
        </w:r>
      </w:ins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ins w:id="911" w:author="PR Preview" w:date="2026-01-01T00:00:00Z">
        <w:r>
          <w:t xml:space="preserve"> </w:t>
        </w:r>
      </w:ins>
      <w:ins w:id="912" w:author="PR Preview" w:date="2026-01-01T00:00:00Z">
        <w:r>
          <w:t xml:space="preserve">on the diagonal of</w:t>
        </w:r>
      </w:ins>
      <w:ins w:id="913" w:author="PR Preview" w:date="2026-01-01T00:00:00Z">
        <w:r>
          <w:t xml:space="preserve"> </w:t>
        </w:r>
      </w:ins>
      <m:oMath>
        <m:r>
          <m:rPr>
            <m:sty m:val="b"/>
          </m:rPr>
          <m:t>Λ</m:t>
        </m:r>
      </m:oMath>
      <w:ins w:id="914" w:author="PR Preview" w:date="2026-01-01T00:00:00Z">
        <w:r>
          <w:t xml:space="preserve">.</w:t>
        </w:r>
      </w:ins>
      <w:ins w:id="915" w:author="PR Preview" w:date="2026-01-01T00:00:00Z">
        <w:r>
          <w:t xml:space="preserve"> </w:t>
        </w:r>
      </w:ins>
      <w:ins w:id="916" w:author="PR Preview" w:date="2026-01-01T00:00:00Z">
        <w:r>
          <w:t xml:space="preserve">Then:</w:t>
        </w:r>
      </w:ins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w:anchor="def-positive-semidefinite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, let</w:t>
      </w:r>
      <w:r>
        <w:t xml:space="preserve"> </w:t>
      </w:r>
      <w:r>
        <w:t xml:space="preserve">$\mathord{\smash[b]{\underset{\raise.3ex\hbox{$\scriptstyle\sim$}}{y}}\vphantom{y}} = {\mathbf{Q}}^{\top}\mathord{\smash[b]{\underset{\raise.3ex\hbox{$\scriptstyle\sim$}}{x}}\vphantom{x}}$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{\mathord{\smash[b]{\underset{\raise.3ex\hbox{$\scriptstyle\sim$}}{x}}\vphantom{x}}}^{\top}\mathbf{Q}\mathbf{\Lambda}{\mathbf{Q}}^{\top}\mathord{\smash[b]{\underset{\raise.3ex\hbox{$\scriptstyle\sim$}}{x}}\vphantom{x}}
    &amp;&amp; \text{(substitute the eigendecomposition)}
    \\
    &amp;= {\mathopen{}\left({\mathbf{Q}}^{\top}\mathord{\smash[b]{\underset{\raise.3ex\hbox{$\scriptstyle\sim$}}{x}}\vphantom{x}}\right)\mathclose{}}^{\top}\mathbf{\Lambda}\mathopen{}\left({\mathbf{Q}}^{\top}\mathord{\smash[b]{\underset{\raise.3ex\hbox{$\scriptstyle\sim$}}{x}}\vphantom{x}}\right)\mathclose{}
    &amp;&amp; \text{(transpose of a product)}
    \\
    &amp;= {\mathord{\smash[b]{\underset{\raise.3ex\hbox{$\scriptstyle\sim$}}{y}}\vphantom{y}}}^{\top}\mathbf{\Lambda}\mathord{\smash[b]{\underset{\raise.3ex\hbox{$\scriptstyle\sim$}}{y}}\vphantom{y}}
    &amp;&amp; \text{(definition of } \mathord{\smash[b]{\underset{\raise.3ex\hbox{$\scriptstyle\sim$}}{y}}\vphantom{y}} \text{)}
    \\
    &amp;= \sum_{i=1}^p\lambda_i y_i^2
    &amp;&amp; \text{(} \mathbf{\Lambda} \text{ is diagonal)}
    \end{aligned}
    $$</w:t>
      </w:r>
    </w:p>
    <w:p>
      <w:pPr>
        <w:pStyle w:val="FirstParagraph"/>
      </w:pPr>
      <w:r>
        <w:t xml:space="preserve">The second step is</w:t>
      </w:r>
      <w:r>
        <w:t xml:space="preserve"> </w:t>
      </w:r>
      <w:hyperlink r:id="rId32">
        <w:r>
          <w:rPr>
            <w:rStyle w:val="Hyperlink"/>
          </w:rPr>
          <w:t xml:space="preserve">Theorem 17 in Matrices</w:t>
        </w:r>
      </w:hyperlink>
      <w:r>
        <w:t xml:space="preserve">.</w:t>
      </w:r>
      <w:r>
        <w:t xml:space="preserve"> </w:t>
      </w:r>
      <w:r>
        <w:t xml:space="preserve">Also,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\mathord{\smash[b]{\underset{\raise.3ex\hbox{$\scriptstyle\sim$}}{0}}\vphantom{0}}$</w:t>
      </w:r>
      <w:r>
        <w:t xml:space="preserve">: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 an orthogonal matrix</w:t>
      </w:r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$\mathord{\smash[b]{\underset{\raise.3ex\hbox{$\scriptstyle\sim$}}{x}}\vphantom{x}}= \mathbf{Q}\mathord{\smash[b]{\underset{\raise.3ex\hbox{$\scriptstyle\sim$}}{y}}\vphantom{y}}$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 every term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bSup>
          <m:e>
            <m:r>
              <m:t>y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\ge 0$</w:t>
      </w:r>
      <w:r>
        <w:t xml:space="preserve">.</w:t>
      </w:r>
      <w:r>
        <w:t xml:space="preserve"> </w:t>
      </w: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then some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at least one term is positive and the rest are non-negative,</w:t>
      </w:r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Conversely</w:t>
      </w:r>
      <w:r>
        <w:t xml:space="preserve">, take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\mathord{\smash[b]{\underset{\raise.3ex\hbox{$\scriptstyle\sim$}}{q}}\vphantom{q}}_i$</w:t>
      </w:r>
      <w:r>
        <w:t xml:space="preserve">,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because it has norm 1.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$\mathord{\smash[b]{\underset{\raise.3ex\hbox{$\scriptstyle\sim$}}{y}}\vphantom{y}} = {\mathbf{Q}}^{\top}\mathord{\smash[b]{\underset{\raise.3ex\hbox{$\scriptstyle\sim$}}{q}}\vphantom{q}}_i$</w:t>
      </w:r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 entry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display gives</w:t>
      </w:r>
      <w:r>
        <w:t xml:space="preserve"> </w:t>
      </w:r>
      <w:r>
        <w:t xml:space="preserve">${\mathord{\smash[b]{\underset{\raise.3ex\hbox{$\scriptstyle\sim$}}{q}}\vphantom{q}}_i}^{\top}\mathbf{A}\mathord{\smash[b]{\underset{\raise.3ex\hbox{$\scriptstyle\sim$}}{q}}\vphantom{q}}_i = \lambda_i$</w:t>
      </w:r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Start w:id="138" w:name="exm-definite-eigenvalues"/>
    <w:p>
      <w:pPr>
        <w:pStyle w:val="BodyText"/>
      </w:pPr>
      <w:del w:id="917" w:author="PR Preview" w:date="2026-01-01T00:00:00Z">
        <w:r>
          <w:rPr>
            <w:b/>
            <w:bCs/>
          </w:rPr>
          <w:delText xml:space="preserve">Example 31 (Reading definiteness off the eigenvalues)</w:delText>
        </w:r>
      </w:del>
      <w:del w:id="918" w:author="PR Preview" w:date="2026-01-01T00:00:00Z">
        <w:r>
          <w:delText xml:space="preserve"> </w:delText>
        </w:r>
      </w:del>
      <w:del w:id="919" w:author="PR Preview" w:date="2026-01-01T00:00:00Z">
        <w:r>
          <w:delText xml:space="preserve"> </w:delText>
        </w:r>
      </w:del>
    </w:p>
    <w:p>
      <w:pPr>
        <w:pStyle w:val="BodyText"/>
      </w:pPr>
      <w:ins w:id="920" w:author="PR Preview" w:date="2026-01-01T00:00:00Z">
        <w:r>
          <w:rPr>
            <w:b/>
            <w:bCs/>
          </w:rPr>
          <w:t xml:space="preserve">Example 32 (Reading definiteness off the eigenvalues)</w:t>
        </w:r>
      </w:ins>
      <w:ins w:id="921" w:author="PR Preview" w:date="2026-01-01T00:00:00Z">
        <w:r>
          <w:t xml:space="preserve"> </w:t>
        </w:r>
      </w:ins>
      <w:ins w:id="922" w:author="PR Preview" w:date="2026-01-01T00:00:00Z">
        <w:r>
          <w:t xml:space="preserve"> </w:t>
        </w:r>
      </w:ins>
    </w:p>
    <w:p>
      <w:pPr>
        <w:pStyle w:val="Compact"/>
        <w:numPr>
          <w:ilvl w:val="0"/>
          <w:numId w:val="1009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),</w:t>
      </w:r>
      <w:r>
        <w:t xml:space="preserve"> </w:t>
      </w:r>
      <w:r>
        <w:t xml:space="preserve">both positive, so it is positive definite.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del w:id="923" w:author="PR Preview" w:date="2026-01-01T00:00:00Z">
        <w:r>
          <w:delText xml:space="preserve"> </w:delText>
        </w:r>
      </w:del>
      <w:del w:id="924" w:author="PR Preview" w:date="2026-01-01T00:00:00Z">
        <w:r>
          <w:delText xml:space="preserve">has eigenvalues</w:delText>
        </w:r>
      </w:del>
      <w:del w:id="925" w:author="PR Preview" w:date="2026-01-01T00:00:00Z">
        <w:r>
          <w:delText xml:space="preserve"> </w:delText>
        </w:r>
      </w:del>
      <m:oMath>
        <m:r>
          <m:t>2</m:t>
        </m:r>
      </m:oMath>
      <w:del w:id="926" w:author="PR Preview" w:date="2026-01-01T00:00:00Z">
        <w:r>
          <w:delText xml:space="preserve">, for the eigenvector</w:delText>
        </w:r>
      </w:del>
      <w:del w:id="927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928" w:author="PR Preview" w:date="2026-01-01T00:00:00Z">
        <w:r>
          <w:delText xml:space="preserve">,</w:delText>
        </w:r>
      </w:del>
      <w:del w:id="929" w:author="PR Preview" w:date="2026-01-01T00:00:00Z">
        <w:r>
          <w:delText xml:space="preserve"> </w:delText>
        </w:r>
      </w:del>
      <w:del w:id="930" w:author="PR Preview" w:date="2026-01-01T00:00:00Z">
        <w:r>
          <w:delText xml:space="preserve">and</w:delText>
        </w:r>
      </w:del>
      <w:del w:id="931" w:author="PR Preview" w:date="2026-01-01T00:00:00Z">
        <w:r>
          <w:delText xml:space="preserve"> </w:delText>
        </w:r>
      </w:del>
      <m:oMath>
        <m:r>
          <m:t>0</m:t>
        </m:r>
      </m:oMath>
      <w:del w:id="932" w:author="PR Preview" w:date="2026-01-01T00:00:00Z">
        <w:r>
          <w:delText xml:space="preserve">, for the eigenvector</w:delText>
        </w:r>
      </w:del>
      <w:del w:id="933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del w:id="934" w:author="PR Preview" w:date="2026-01-01T00:00:00Z">
        <w:r>
          <w:delText xml:space="preserve">,</w:delText>
        </w:r>
      </w:del>
      <w:del w:id="935" w:author="PR Preview" w:date="2026-01-01T00:00:00Z">
        <w:r>
          <w:delText xml:space="preserve"> </w:delText>
        </w:r>
      </w:del>
      <w:del w:id="936" w:author="PR Preview" w:date="2026-01-01T00:00:00Z">
        <w:r>
          <w:delText xml:space="preserve">so it is positive semidefinite but not positive definite,</w:delText>
        </w:r>
      </w:del>
      <w:del w:id="937" w:author="PR Preview" w:date="2026-01-01T00:00:00Z">
        <w:r>
          <w:delText xml:space="preserve"> </w:delText>
        </w:r>
      </w:del>
      <w:del w:id="938" w:author="PR Preview" w:date="2026-01-01T00:00:00Z">
        <w:r>
          <w:delText xml:space="preserve">as</w:delText>
        </w:r>
      </w:del>
      <w:del w:id="939" w:author="PR Preview" w:date="2026-01-01T00:00:00Z">
        <w:r>
          <w:delText xml:space="preserve"> </w:delText>
        </w:r>
      </w:del>
      <w:hyperlink w:anchor="exm-positive-definite">
        <w:del w:id="940" w:author="PR Preview" w:date="2026-01-01T00:00:00Z">
          <w:r>
            <w:rPr>
              <w:rStyle w:val="Hyperlink"/>
            </w:rPr>
            <w:delText xml:space="preserve">Example 30</w:delText>
          </w:r>
        </w:del>
      </w:hyperlink>
      <w:del w:id="941" w:author="PR Preview" w:date="2026-01-01T00:00:00Z">
        <w:r>
          <w:delText xml:space="preserve"> </w:delText>
        </w:r>
      </w:del>
      <w:del w:id="942" w:author="PR Preview" w:date="2026-01-01T00:00:00Z">
        <w:r>
          <w:delText xml:space="preserve">found directly.</w:delText>
        </w:r>
      </w:del>
    </w:p>
    <w:p>
      <w:pPr>
        <w:pStyle w:val="FirstParagraph"/>
      </w:pPr>
      <w:del w:id="943" w:author="PR Preview" w:date="2026-01-01T00:00:00Z">
        <w:r>
          <w:rPr>
            <w:b/>
            <w:bCs/>
          </w:rPr>
          <w:delText xml:space="preserve">Theorem 16 (A positive definite matrix has a positive definite inverse)</w:delText>
        </w:r>
      </w:del>
      <w:del w:id="944" w:author="PR Preview" w:date="2026-01-01T00:00:00Z">
        <w:r>
          <w:delText xml:space="preserve"> </w:delText>
        </w:r>
      </w:del>
      <w:del w:id="945" w:author="PR Preview" w:date="2026-01-01T00:00:00Z">
        <w:r>
          <w:delText xml:space="preserve">Let</w:delText>
        </w:r>
      </w:del>
      <w:del w:id="946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947" w:author="PR Preview" w:date="2026-01-01T00:00:00Z">
        <w:r>
          <w:delText xml:space="preserve"> </w:delText>
        </w:r>
      </w:del>
      <w:del w:id="948" w:author="PR Preview" w:date="2026-01-01T00:00:00Z">
        <w:r>
          <w:delText xml:space="preserve">be a</w:delText>
        </w:r>
      </w:del>
      <w:del w:id="949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p</m:t>
        </m:r>
      </m:oMath>
      <w:del w:id="950" w:author="PR Preview" w:date="2026-01-01T00:00:00Z">
        <w:r>
          <w:delText xml:space="preserve"> </w:delText>
        </w:r>
      </w:del>
      <w:del w:id="951" w:author="PR Preview" w:date="2026-01-01T00:00:00Z">
        <w:r>
          <w:delText xml:space="preserve">positive definite matrix</w:delText>
        </w:r>
      </w:del>
      <w:del w:id="952" w:author="PR Preview" w:date="2026-01-01T00:00:00Z">
        <w:r>
          <w:delText xml:space="preserve"> </w:delText>
        </w:r>
      </w:del>
      <w:del w:id="953" w:author="PR Preview" w:date="2026-01-01T00:00:00Z">
        <w:r>
          <w:delText xml:space="preserve">(</w:delText>
        </w:r>
      </w:del>
      <w:hyperlink w:anchor="def-positive-definite">
        <w:del w:id="954" w:author="PR Preview" w:date="2026-01-01T00:00:00Z">
          <w:r>
            <w:rPr>
              <w:rStyle w:val="Hyperlink"/>
            </w:rPr>
            <w:delText xml:space="preserve">Definition 22</w:delText>
          </w:r>
        </w:del>
      </w:hyperlink>
      <w:del w:id="955" w:author="PR Preview" w:date="2026-01-01T00:00:00Z">
        <w:r>
          <w:delText xml:space="preserve">) with real entries,</w:delText>
        </w:r>
      </w:del>
      <w:del w:id="956" w:author="PR Preview" w:date="2026-01-01T00:00:00Z">
        <w:r>
          <w:delText xml:space="preserve"> </w:delText>
        </w:r>
      </w:del>
      <w:del w:id="957" w:author="PR Preview" w:date="2026-01-01T00:00:00Z">
        <w:r>
          <w:delText xml:space="preserve">with eigendecomposition</w:delText>
        </w:r>
      </w:del>
      <w:del w:id="958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959" w:author="PR Preview" w:date="2026-01-01T00:00:00Z">
        <w:r>
          <w:delText xml:space="preserve"> </w:delText>
        </w:r>
      </w:del>
      <w:del w:id="960" w:author="PR Preview" w:date="2026-01-01T00:00:00Z">
        <w:r>
          <w:delText xml:space="preserve">(</w:delText>
        </w:r>
      </w:del>
      <w:hyperlink w:anchor="def-eigendecomposition">
        <w:del w:id="961" w:author="PR Preview" w:date="2026-01-01T00:00:00Z">
          <w:r>
            <w:rPr>
              <w:rStyle w:val="Hyperlink"/>
            </w:rPr>
            <w:delText xml:space="preserve">Definition 18</w:delText>
          </w:r>
        </w:del>
      </w:hyperlink>
      <w:del w:id="962" w:author="PR Preview" w:date="2026-01-01T00:00:00Z">
        <w:r>
          <w:delText xml:space="preserve">)</w:delText>
        </w:r>
      </w:del>
      <w:del w:id="963" w:author="PR Preview" w:date="2026-01-01T00:00:00Z">
        <w:r>
          <w:delText xml:space="preserve"> </w:delText>
        </w:r>
      </w:del>
      <w:del w:id="964" w:author="PR Preview" w:date="2026-01-01T00:00:00Z">
        <w:r>
          <w:delText xml:space="preserve">and eigenvalues</w:delText>
        </w:r>
      </w:del>
      <w:del w:id="965" w:author="PR Preview" w:date="2026-01-01T00:00:00Z">
        <w:r>
          <w:delText xml:space="preserve"> </w:delText>
        </w:r>
      </w:del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del w:id="966" w:author="PR Preview" w:date="2026-01-01T00:00:00Z">
        <w:r>
          <w:delText xml:space="preserve">.</w:delText>
        </w:r>
      </w:del>
      <w:del w:id="967" w:author="PR Preview" w:date="2026-01-01T00:00:00Z">
        <w:r>
          <w:delText xml:space="preserve"> </w:delText>
        </w:r>
      </w:del>
      <w:del w:id="968" w:author="PR Preview" w:date="2026-01-01T00:00:00Z">
        <w:r>
          <w:delText xml:space="preserve">Then</w:delText>
        </w:r>
      </w:del>
      <w:del w:id="969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970" w:author="PR Preview" w:date="2026-01-01T00:00:00Z">
        <w:r>
          <w:delText xml:space="preserve"> </w:delText>
        </w:r>
      </w:del>
      <w:del w:id="971" w:author="PR Preview" w:date="2026-01-01T00:00:00Z">
        <w:r>
          <w:delText xml:space="preserve">is invertible (</w:delText>
        </w:r>
      </w:del>
      <w:hyperlink w:anchor="def-invertible-matrix">
        <w:del w:id="972" w:author="PR Preview" w:date="2026-01-01T00:00:00Z">
          <w:r>
            <w:rPr>
              <w:rStyle w:val="Hyperlink"/>
            </w:rPr>
            <w:delText xml:space="preserve">Definition 6</w:delText>
          </w:r>
        </w:del>
      </w:hyperlink>
      <w:del w:id="973" w:author="PR Preview" w:date="2026-01-01T00:00:00Z">
        <w:r>
          <w:delText xml:space="preserve">),</w:delText>
        </w:r>
      </w:del>
    </w:p>
    <w:p>
      <w:pPr>
        <w:pStyle w:val="Compact"/>
        <w:numPr>
          <w:ilvl w:val="0"/>
          <w:numId w:val="1009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ins w:id="974" w:author="PR Preview" w:date="2026-01-01T00:00:00Z">
        <w:r>
          <w:t xml:space="preserve"> </w:t>
        </w:r>
      </w:ins>
      <w:ins w:id="975" w:author="PR Preview" w:date="2026-01-01T00:00:00Z">
        <w:r>
          <w:t xml:space="preserve">has eigenvalues</w:t>
        </w:r>
      </w:ins>
      <w:ins w:id="976" w:author="PR Preview" w:date="2026-01-01T00:00:00Z">
        <w:r>
          <w:t xml:space="preserve"> </w:t>
        </w:r>
      </w:ins>
      <m:oMath>
        <m:r>
          <m:t>2</m:t>
        </m:r>
      </m:oMath>
      <w:ins w:id="977" w:author="PR Preview" w:date="2026-01-01T00:00:00Z">
        <w:r>
          <w:t xml:space="preserve">, for the eigenvector</w:t>
        </w:r>
      </w:ins>
      <w:ins w:id="978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979" w:author="PR Preview" w:date="2026-01-01T00:00:00Z">
        <w:r>
          <w:t xml:space="preserve">,</w:t>
        </w:r>
      </w:ins>
      <w:ins w:id="980" w:author="PR Preview" w:date="2026-01-01T00:00:00Z">
        <w:r>
          <w:t xml:space="preserve"> </w:t>
        </w:r>
      </w:ins>
      <w:ins w:id="981" w:author="PR Preview" w:date="2026-01-01T00:00:00Z">
        <w:r>
          <w:t xml:space="preserve">and</w:t>
        </w:r>
      </w:ins>
      <w:ins w:id="982" w:author="PR Preview" w:date="2026-01-01T00:00:00Z">
        <w:r>
          <w:t xml:space="preserve"> </w:t>
        </w:r>
      </w:ins>
      <m:oMath>
        <m:r>
          <m:t>0</m:t>
        </m:r>
      </m:oMath>
      <w:ins w:id="983" w:author="PR Preview" w:date="2026-01-01T00:00:00Z">
        <w:r>
          <w:t xml:space="preserve">, for the eigenvector</w:t>
        </w:r>
      </w:ins>
      <w:ins w:id="984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ins w:id="985" w:author="PR Preview" w:date="2026-01-01T00:00:00Z">
        <w:r>
          <w:t xml:space="preserve">,</w:t>
        </w:r>
      </w:ins>
      <w:ins w:id="986" w:author="PR Preview" w:date="2026-01-01T00:00:00Z">
        <w:r>
          <w:t xml:space="preserve"> </w:t>
        </w:r>
      </w:ins>
      <w:ins w:id="987" w:author="PR Preview" w:date="2026-01-01T00:00:00Z">
        <w:r>
          <w:t xml:space="preserve">so it is positive semidefinite but not positive definite,</w:t>
        </w:r>
      </w:ins>
      <w:ins w:id="988" w:author="PR Preview" w:date="2026-01-01T00:00:00Z">
        <w:r>
          <w:t xml:space="preserve"> </w:t>
        </w:r>
      </w:ins>
      <w:ins w:id="989" w:author="PR Preview" w:date="2026-01-01T00:00:00Z">
        <w:r>
          <w:t xml:space="preserve">as</w:t>
        </w:r>
      </w:ins>
      <w:ins w:id="990" w:author="PR Preview" w:date="2026-01-01T00:00:00Z">
        <w:r>
          <w:t xml:space="preserve"> </w:t>
        </w:r>
      </w:ins>
      <w:hyperlink w:anchor="exm-positive-definite">
        <w:ins w:id="991" w:author="PR Preview" w:date="2026-01-01T00:00:00Z">
          <w:r>
            <w:rPr>
              <w:rStyle w:val="Hyperlink"/>
            </w:rPr>
            <w:t xml:space="preserve">Example 31</w:t>
          </w:r>
        </w:ins>
      </w:hyperlink>
      <w:ins w:id="992" w:author="PR Preview" w:date="2026-01-01T00:00:00Z">
        <w:r>
          <w:t xml:space="preserve"> </w:t>
        </w:r>
      </w:ins>
      <w:ins w:id="993" w:author="PR Preview" w:date="2026-01-01T00:00:00Z">
        <w:r>
          <w:t xml:space="preserve">found directly.</w:t>
        </w:r>
      </w:ins>
    </w:p>
    <w:bookmarkEnd w:id="138"/>
    <w:bookmarkStart w:id="139" w:name="thm-pd-inverse"/>
    <w:p>
      <w:pPr>
        <w:pStyle w:val="FirstParagraph"/>
      </w:pPr>
      <w:ins w:id="994" w:author="PR Preview" w:date="2026-01-01T00:00:00Z">
        <w:r>
          <w:rPr>
            <w:b/>
            <w:bCs/>
          </w:rPr>
          <w:t xml:space="preserve">Theorem 17 (A positive definite matrix has a positive definite inverse)</w:t>
        </w:r>
      </w:ins>
      <w:ins w:id="995" w:author="PR Preview" w:date="2026-01-01T00:00:00Z">
        <w:r>
          <w:t xml:space="preserve"> </w:t>
        </w:r>
      </w:ins>
      <w:ins w:id="996" w:author="PR Preview" w:date="2026-01-01T00:00:00Z">
        <w:r>
          <w:t xml:space="preserve">Let</w:t>
        </w:r>
      </w:ins>
      <w:ins w:id="997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998" w:author="PR Preview" w:date="2026-01-01T00:00:00Z">
        <w:r>
          <w:t xml:space="preserve"> </w:t>
        </w:r>
      </w:ins>
      <w:ins w:id="999" w:author="PR Preview" w:date="2026-01-01T00:00:00Z">
        <w:r>
          <w:t xml:space="preserve">be a</w:t>
        </w:r>
      </w:ins>
      <w:ins w:id="1000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p</m:t>
        </m:r>
      </m:oMath>
      <w:ins w:id="1001" w:author="PR Preview" w:date="2026-01-01T00:00:00Z">
        <w:r>
          <w:t xml:space="preserve"> </w:t>
        </w:r>
      </w:ins>
      <w:ins w:id="1002" w:author="PR Preview" w:date="2026-01-01T00:00:00Z">
        <w:r>
          <w:t xml:space="preserve">positive definite matrix</w:t>
        </w:r>
      </w:ins>
      <w:ins w:id="1003" w:author="PR Preview" w:date="2026-01-01T00:00:00Z">
        <w:r>
          <w:t xml:space="preserve"> </w:t>
        </w:r>
      </w:ins>
      <w:ins w:id="1004" w:author="PR Preview" w:date="2026-01-01T00:00:00Z">
        <w:r>
          <w:t xml:space="preserve">(</w:t>
        </w:r>
      </w:ins>
      <w:hyperlink w:anchor="def-positive-definite">
        <w:ins w:id="1005" w:author="PR Preview" w:date="2026-01-01T00:00:00Z">
          <w:r>
            <w:rPr>
              <w:rStyle w:val="Hyperlink"/>
            </w:rPr>
            <w:t xml:space="preserve">Definition 22</w:t>
          </w:r>
        </w:ins>
      </w:hyperlink>
      <w:ins w:id="1006" w:author="PR Preview" w:date="2026-01-01T00:00:00Z">
        <w:r>
          <w:t xml:space="preserve">) with real entries,</w:t>
        </w:r>
      </w:ins>
      <w:ins w:id="1007" w:author="PR Preview" w:date="2026-01-01T00:00:00Z">
        <w:r>
          <w:t xml:space="preserve"> </w:t>
        </w:r>
      </w:ins>
      <w:ins w:id="1008" w:author="PR Preview" w:date="2026-01-01T00:00:00Z">
        <w:r>
          <w:t xml:space="preserve">with eigendecomposition</w:t>
        </w:r>
      </w:ins>
      <w:ins w:id="1009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1010" w:author="PR Preview" w:date="2026-01-01T00:00:00Z">
        <w:r>
          <w:t xml:space="preserve"> </w:t>
        </w:r>
      </w:ins>
      <w:ins w:id="1011" w:author="PR Preview" w:date="2026-01-01T00:00:00Z">
        <w:r>
          <w:t xml:space="preserve">(</w:t>
        </w:r>
      </w:ins>
      <w:hyperlink w:anchor="def-eigendecomposition">
        <w:ins w:id="1012" w:author="PR Preview" w:date="2026-01-01T00:00:00Z">
          <w:r>
            <w:rPr>
              <w:rStyle w:val="Hyperlink"/>
            </w:rPr>
            <w:t xml:space="preserve">Definition 18</w:t>
          </w:r>
        </w:ins>
      </w:hyperlink>
      <w:ins w:id="1013" w:author="PR Preview" w:date="2026-01-01T00:00:00Z">
        <w:r>
          <w:t xml:space="preserve">)</w:t>
        </w:r>
      </w:ins>
      <w:ins w:id="1014" w:author="PR Preview" w:date="2026-01-01T00:00:00Z">
        <w:r>
          <w:t xml:space="preserve"> </w:t>
        </w:r>
      </w:ins>
      <w:ins w:id="1015" w:author="PR Preview" w:date="2026-01-01T00:00:00Z">
        <w:r>
          <w:t xml:space="preserve">and eigenvalues</w:t>
        </w:r>
      </w:ins>
      <w:ins w:id="1016" w:author="PR Preview" w:date="2026-01-01T00:00:00Z">
        <w:r>
          <w:t xml:space="preserve"> </w:t>
        </w:r>
      </w:ins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ins w:id="1017" w:author="PR Preview" w:date="2026-01-01T00:00:00Z">
        <w:r>
          <w:t xml:space="preserve">.</w:t>
        </w:r>
      </w:ins>
      <w:ins w:id="1018" w:author="PR Preview" w:date="2026-01-01T00:00:00Z">
        <w:r>
          <w:t xml:space="preserve"> </w:t>
        </w:r>
      </w:ins>
      <w:ins w:id="1019" w:author="PR Preview" w:date="2026-01-01T00:00:00Z">
        <w:r>
          <w:t xml:space="preserve">Then</w:t>
        </w:r>
      </w:ins>
      <w:ins w:id="1020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021" w:author="PR Preview" w:date="2026-01-01T00:00:00Z">
        <w:r>
          <w:t xml:space="preserve"> </w:t>
        </w:r>
      </w:ins>
      <w:ins w:id="1022" w:author="PR Preview" w:date="2026-01-01T00:00:00Z">
        <w:r>
          <w:t xml:space="preserve">is invertible (</w:t>
        </w:r>
      </w:ins>
      <w:hyperlink w:anchor="def-invertible-matrix">
        <w:ins w:id="1023" w:author="PR Preview" w:date="2026-01-01T00:00:00Z">
          <w:r>
            <w:rPr>
              <w:rStyle w:val="Hyperlink"/>
            </w:rPr>
            <w:t xml:space="preserve">Definition 6</w:t>
          </w:r>
        </w:ins>
      </w:hyperlink>
      <w:ins w:id="1024" w:author="PR Preview" w:date="2026-01-01T00:00:00Z">
        <w:r>
          <w:t xml:space="preserve">),</w:t>
        </w:r>
      </w:ins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t> 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End w:id="139"/>
    <w:p>
      <w:pPr>
        <w:pStyle w:val="BodyText"/>
      </w:pPr>
      <w:del w:id="1025" w:author="PR Preview" w:date="2026-01-01T00:00:00Z">
        <w:r>
          <w:rPr>
            <w:i/>
            <w:iCs/>
          </w:rPr>
          <w:delText xml:space="preserve">Proof</w:delText>
        </w:r>
      </w:del>
      <w:del w:id="1026" w:author="PR Preview" w:date="2026-01-01T00:00:00Z">
        <w:r>
          <w:delText xml:space="preserve">. </w:delText>
        </w:r>
      </w:del>
      <w:del w:id="1027" w:author="PR Preview" w:date="2026-01-01T00:00:00Z">
        <w:r>
          <w:delText xml:space="preserve">By</w:delText>
        </w:r>
      </w:del>
      <w:del w:id="1028" w:author="PR Preview" w:date="2026-01-01T00:00:00Z">
        <w:r>
          <w:delText xml:space="preserve"> </w:delText>
        </w:r>
      </w:del>
      <w:hyperlink w:anchor="thm-definite-eigenvalues">
        <w:del w:id="1029" w:author="PR Preview" w:date="2026-01-01T00:00:00Z">
          <w:r>
            <w:rPr>
              <w:rStyle w:val="Hyperlink"/>
            </w:rPr>
            <w:delText xml:space="preserve">Theorem 15</w:delText>
          </w:r>
        </w:del>
      </w:hyperlink>
      <w:del w:id="1030" w:author="PR Preview" w:date="2026-01-01T00:00:00Z">
        <w:r>
          <w:delText xml:space="preserve">, every</w:delText>
        </w:r>
      </w:del>
      <w:del w:id="1031" w:author="PR Preview" w:date="2026-01-01T00:00:00Z">
        <w:r>
          <w:delText xml:space="preserve"> </w:delText>
        </w:r>
      </w:del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del w:id="1032" w:author="PR Preview" w:date="2026-01-01T00:00:00Z">
        <w:r>
          <w:delText xml:space="preserve">,</w:delText>
        </w:r>
      </w:del>
      <w:del w:id="1033" w:author="PR Preview" w:date="2026-01-01T00:00:00Z">
        <w:r>
          <w:delText xml:space="preserve"> </w:delText>
        </w:r>
      </w:del>
      <w:del w:id="1034" w:author="PR Preview" w:date="2026-01-01T00:00:00Z">
        <w:r>
          <w:delText xml:space="preserve">so</w:delText>
        </w:r>
      </w:del>
      <w:del w:id="1035" w:author="PR Preview" w:date="2026-01-01T00:00:00Z">
        <w:r>
          <w:delText xml:space="preserve"> </w:delText>
        </w:r>
      </w:del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del w:id="1036" w:author="PR Preview" w:date="2026-01-01T00:00:00Z">
        <w:r>
          <w:delText xml:space="preserve"> </w:delText>
        </w:r>
      </w:del>
      <w:del w:id="1037" w:author="PR Preview" w:date="2026-01-01T00:00:00Z">
        <w:r>
          <w:delText xml:space="preserve">is well defined,</w:delText>
        </w:r>
      </w:del>
      <w:del w:id="1038" w:author="PR Preview" w:date="2026-01-01T00:00:00Z">
        <w:r>
          <w:delText xml:space="preserve"> </w:delText>
        </w:r>
      </w:del>
      <w:del w:id="1039" w:author="PR Preview" w:date="2026-01-01T00:00:00Z">
        <w:r>
          <w:delText xml:space="preserve">and multiplying the two diagonal matrices entry by entry</w:delText>
        </w:r>
      </w:del>
      <w:del w:id="1040" w:author="PR Preview" w:date="2026-01-01T00:00:00Z">
        <w:r>
          <w:delText xml:space="preserve"> </w:delText>
        </w:r>
      </w:del>
      <w:del w:id="1041" w:author="PR Preview" w:date="2026-01-01T00:00:00Z">
        <w:r>
          <w:delText xml:space="preserve">gives</w:delText>
        </w:r>
      </w:del>
    </w:p>
    <w:p>
      <w:pPr>
        <w:pStyle w:val="BodyText"/>
      </w:pPr>
      <w:ins w:id="1042" w:author="PR Preview" w:date="2026-01-01T00:00:00Z">
        <w:r>
          <w:rPr>
            <w:i/>
            <w:iCs/>
          </w:rPr>
          <w:t xml:space="preserve">Proof</w:t>
        </w:r>
      </w:ins>
      <w:ins w:id="1043" w:author="PR Preview" w:date="2026-01-01T00:00:00Z">
        <w:r>
          <w:t xml:space="preserve">. </w:t>
        </w:r>
      </w:ins>
      <w:ins w:id="1044" w:author="PR Preview" w:date="2026-01-01T00:00:00Z">
        <w:r>
          <w:t xml:space="preserve">By</w:t>
        </w:r>
      </w:ins>
      <w:ins w:id="1045" w:author="PR Preview" w:date="2026-01-01T00:00:00Z">
        <w:r>
          <w:t xml:space="preserve"> </w:t>
        </w:r>
      </w:ins>
      <w:hyperlink w:anchor="thm-definite-eigenvalues">
        <w:ins w:id="1046" w:author="PR Preview" w:date="2026-01-01T00:00:00Z">
          <w:r>
            <w:rPr>
              <w:rStyle w:val="Hyperlink"/>
            </w:rPr>
            <w:t xml:space="preserve">Theorem 16</w:t>
          </w:r>
        </w:ins>
      </w:hyperlink>
      <w:ins w:id="1047" w:author="PR Preview" w:date="2026-01-01T00:00:00Z">
        <w:r>
          <w:t xml:space="preserve">, every</w:t>
        </w:r>
      </w:ins>
      <w:ins w:id="1048" w:author="PR Preview" w:date="2026-01-01T00:00:00Z">
        <w:r>
          <w:t xml:space="preserve"> </w:t>
        </w:r>
      </w:ins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ins w:id="1049" w:author="PR Preview" w:date="2026-01-01T00:00:00Z">
        <w:r>
          <w:t xml:space="preserve">,</w:t>
        </w:r>
      </w:ins>
      <w:ins w:id="1050" w:author="PR Preview" w:date="2026-01-01T00:00:00Z">
        <w:r>
          <w:t xml:space="preserve"> </w:t>
        </w:r>
      </w:ins>
      <w:ins w:id="1051" w:author="PR Preview" w:date="2026-01-01T00:00:00Z">
        <w:r>
          <w:t xml:space="preserve">so</w:t>
        </w:r>
      </w:ins>
      <w:ins w:id="1052" w:author="PR Preview" w:date="2026-01-01T00:00:00Z">
        <w:r>
          <w:t xml:space="preserve"> </w:t>
        </w:r>
      </w:ins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ins w:id="1053" w:author="PR Preview" w:date="2026-01-01T00:00:00Z">
        <w:r>
          <w:t xml:space="preserve"> </w:t>
        </w:r>
      </w:ins>
      <w:ins w:id="1054" w:author="PR Preview" w:date="2026-01-01T00:00:00Z">
        <w:r>
          <w:t xml:space="preserve">is well defined,</w:t>
        </w:r>
      </w:ins>
      <w:ins w:id="1055" w:author="PR Preview" w:date="2026-01-01T00:00:00Z">
        <w:r>
          <w:t xml:space="preserve"> </w:t>
        </w:r>
      </w:ins>
      <w:ins w:id="1056" w:author="PR Preview" w:date="2026-01-01T00:00:00Z">
        <w:r>
          <w:t xml:space="preserve">and multiplying the two diagonal matrices entry by entry</w:t>
        </w:r>
      </w:ins>
      <w:ins w:id="1057" w:author="PR Preview" w:date="2026-01-01T00:00:00Z">
        <w:r>
          <w:t xml:space="preserve"> </w:t>
        </w:r>
      </w:ins>
      <w:ins w:id="1058" w:author="PR Preview" w:date="2026-01-01T00:00:00Z">
        <w:r>
          <w:t xml:space="preserve">gives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</m:eqArr>
        </m:oMath>
      </m:oMathPara>
    </w:p>
    <w:p>
      <w:pPr>
        <w:pStyle w:val="FirstParagraph"/>
      </w:pPr>
      <w:r>
        <w:t xml:space="preserve">The same steps,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The steps 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use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whose remark records that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too,</w:t>
      </w:r>
      <w:r>
        <w:t xml:space="preserve"> </w:t>
      </w:r>
      <w:r>
        <w:t xml:space="preserve">and the identity step uses</w:t>
      </w:r>
      <w:r>
        <w:t xml:space="preserve"> </w:t>
      </w:r>
      <w:hyperlink r:id="rId28">
        <w:r>
          <w:rPr>
            <w:rStyle w:val="Hyperlink"/>
          </w:rPr>
          <w:t xml:space="preserve">Theorem 8 in Matrices</w:t>
        </w:r>
      </w:hyperlink>
      <w:r>
        <w:t xml:space="preserve">.</w:t>
      </w:r>
    </w:p>
    <w:p>
      <w:pPr>
        <w:pStyle w:val="BodyText"/>
      </w:pP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del w:id="1059" w:author="PR Preview" w:date="2026-01-01T00:00:00Z">
        <w:r>
          <w:delText xml:space="preserve"> </w:delText>
        </w:r>
      </w:del>
      <w:del w:id="1060" w:author="PR Preview" w:date="2026-01-01T00:00:00Z">
        <w:r>
          <w:delText xml:space="preserve">is symmetric by</w:delText>
        </w:r>
      </w:del>
      <w:del w:id="1061" w:author="PR Preview" w:date="2026-01-01T00:00:00Z">
        <w:r>
          <w:delText xml:space="preserve"> </w:delText>
        </w:r>
      </w:del>
      <w:hyperlink w:anchor="cor-inverse-symmetric">
        <w:del w:id="1062" w:author="PR Preview" w:date="2026-01-01T00:00:00Z">
          <w:r>
            <w:rPr>
              <w:rStyle w:val="Hyperlink"/>
            </w:rPr>
            <w:delText xml:space="preserve">Corollary 1</w:delText>
          </w:r>
        </w:del>
      </w:hyperlink>
      <w:del w:id="1063" w:author="PR Preview" w:date="2026-01-01T00:00:00Z">
        <w:r>
          <w:delText xml:space="preserve">.</w:delText>
        </w:r>
      </w:del>
      <w:del w:id="1064" w:author="PR Preview" w:date="2026-01-01T00:00:00Z">
        <w:r>
          <w:delText xml:space="preserve"> </w:delText>
        </w:r>
      </w:del>
      <w:del w:id="1065" w:author="PR Preview" w:date="2026-01-01T00:00:00Z">
        <w:r>
          <w:delText xml:space="preserve">For</w:delText>
        </w:r>
      </w:del>
      <w:del w:id="1066" w:author="PR Preview" w:date="2026-01-01T00:00:00Z">
        <w:r>
          <w:delText xml:space="preserve"> </w:delText>
        </w:r>
      </w:del>
      <w:del w:id="1067" w:author="PR Preview" w:date="2026-01-01T00:00:00Z">
        <w:r>
          <w:delText xml:space="preserve">$\mathord{\smash[b]{\underset{\raise.3ex\hbox{$\scriptstyle\sim$}}{x}}\vphantom{x}}\neq \mathord{\smash[b]{\underset{\raise.3ex\hbox{$\scriptstyle\sim$}}{0}}\vphantom{0}}$</w:delText>
        </w:r>
      </w:del>
      <w:del w:id="1068" w:author="PR Preview" w:date="2026-01-01T00:00:00Z">
        <w:r>
          <w:delText xml:space="preserve">, let</w:delText>
        </w:r>
      </w:del>
      <w:del w:id="1069" w:author="PR Preview" w:date="2026-01-01T00:00:00Z">
        <w:r>
          <w:delText xml:space="preserve"> </w:delText>
        </w:r>
      </w:del>
      <w:del w:id="1070" w:author="PR Preview" w:date="2026-01-01T00:00:00Z">
        <w:r>
          <w:delText xml:space="preserve">$\mathord{\smash[b]{\underset{\raise.3ex\hbox{$\scriptstyle\sim$}}{y}}\vphantom{y}} = {\mathbf{Q}}^{\top}\mathord{\smash[b]{\underset{\raise.3ex\hbox{$\scriptstyle\sim$}}{x}}\vphantom{x}}$</w:delText>
        </w:r>
      </w:del>
      <w:del w:id="1071" w:author="PR Preview" w:date="2026-01-01T00:00:00Z">
        <w:r>
          <w:delText xml:space="preserve">,</w:delText>
        </w:r>
      </w:del>
      <w:del w:id="1072" w:author="PR Preview" w:date="2026-01-01T00:00:00Z">
        <w:r>
          <w:delText xml:space="preserve"> </w:delText>
        </w:r>
      </w:del>
      <w:del w:id="1073" w:author="PR Preview" w:date="2026-01-01T00:00:00Z">
        <w:r>
          <w:delText xml:space="preserve">which is not</w:delText>
        </w:r>
      </w:del>
      <w:del w:id="1074" w:author="PR Preview" w:date="2026-01-01T00:00:00Z">
        <w:r>
          <w:delText xml:space="preserve"> </w:delText>
        </w:r>
      </w:del>
      <w:del w:id="1075" w:author="PR Preview" w:date="2026-01-01T00:00:00Z">
        <w:r>
          <w:delText xml:space="preserve">$\mathord{\smash[b]{\underset{\raise.3ex\hbox{$\scriptstyle\sim$}}{0}}\vphantom{0}}$</w:delText>
        </w:r>
      </w:del>
      <w:del w:id="1076" w:author="PR Preview" w:date="2026-01-01T00:00:00Z">
        <w:r>
          <w:delText xml:space="preserve"> </w:delText>
        </w:r>
      </w:del>
      <w:del w:id="1077" w:author="PR Preview" w:date="2026-01-01T00:00:00Z">
        <w:r>
          <w:delText xml:space="preserve">because</w:delText>
        </w:r>
      </w:del>
      <w:del w:id="1078" w:author="PR Preview" w:date="2026-01-01T00:00:00Z">
        <w:r>
          <w:delText xml:space="preserve"> </w:delText>
        </w:r>
      </w:del>
      <w:del w:id="1079" w:author="PR Preview" w:date="2026-01-01T00:00:00Z">
        <w:r>
          <w:delText xml:space="preserve">$\mathord{\smash[b]{\underset{\raise.3ex\hbox{$\scriptstyle\sim$}}{x}}\vphantom{x}}= \mathbf{Q}\mathord{\smash[b]{\underset{\raise.3ex\hbox{$\scriptstyle\sim$}}{y}}\vphantom{y}}$</w:delText>
        </w:r>
      </w:del>
      <w:del w:id="1080" w:author="PR Preview" w:date="2026-01-01T00:00:00Z">
        <w:r>
          <w:delText xml:space="preserve">.</w:delText>
        </w:r>
      </w:del>
      <w:del w:id="1081" w:author="PR Preview" w:date="2026-01-01T00:00:00Z">
        <w:r>
          <w:delText xml:space="preserve"> </w:delText>
        </w:r>
      </w:del>
      <w:del w:id="1082" w:author="PR Preview" w:date="2026-01-01T00:00:00Z">
        <w:r>
          <w:delText xml:space="preserve">As in the proof of</w:delText>
        </w:r>
      </w:del>
      <w:del w:id="1083" w:author="PR Preview" w:date="2026-01-01T00:00:00Z">
        <w:r>
          <w:delText xml:space="preserve"> </w:delText>
        </w:r>
      </w:del>
      <w:hyperlink w:anchor="thm-definite-eigenvalues">
        <w:del w:id="1084" w:author="PR Preview" w:date="2026-01-01T00:00:00Z">
          <w:r>
            <w:rPr>
              <w:rStyle w:val="Hyperlink"/>
            </w:rPr>
            <w:delText xml:space="preserve">Theorem 15</w:delText>
          </w:r>
        </w:del>
      </w:hyperlink>
      <w:del w:id="1085" w:author="PR Preview" w:date="2026-01-01T00:00:00Z">
        <w:r>
          <w:delText xml:space="preserve">:</w:delText>
        </w:r>
      </w:del>
    </w:p>
    <w:p>
      <w:pPr>
        <w:pStyle w:val="BodyText"/>
      </w:pP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ins w:id="1086" w:author="PR Preview" w:date="2026-01-01T00:00:00Z">
        <w:r>
          <w:t xml:space="preserve"> </w:t>
        </w:r>
      </w:ins>
      <w:ins w:id="1087" w:author="PR Preview" w:date="2026-01-01T00:00:00Z">
        <w:r>
          <w:t xml:space="preserve">is symmetric by</w:t>
        </w:r>
      </w:ins>
      <w:ins w:id="1088" w:author="PR Preview" w:date="2026-01-01T00:00:00Z">
        <w:r>
          <w:t xml:space="preserve"> </w:t>
        </w:r>
      </w:ins>
      <w:hyperlink w:anchor="cor-inverse-symmetric">
        <w:ins w:id="1089" w:author="PR Preview" w:date="2026-01-01T00:00:00Z">
          <w:r>
            <w:rPr>
              <w:rStyle w:val="Hyperlink"/>
            </w:rPr>
            <w:t xml:space="preserve">Corollary 1</w:t>
          </w:r>
        </w:ins>
      </w:hyperlink>
      <w:ins w:id="1090" w:author="PR Preview" w:date="2026-01-01T00:00:00Z">
        <w:r>
          <w:t xml:space="preserve">.</w:t>
        </w:r>
      </w:ins>
      <w:ins w:id="1091" w:author="PR Preview" w:date="2026-01-01T00:00:00Z">
        <w:r>
          <w:t xml:space="preserve"> </w:t>
        </w:r>
      </w:ins>
      <w:ins w:id="1092" w:author="PR Preview" w:date="2026-01-01T00:00:00Z">
        <w:r>
          <w:t xml:space="preserve">For</w:t>
        </w:r>
      </w:ins>
      <w:ins w:id="1093" w:author="PR Preview" w:date="2026-01-01T00:00:00Z">
        <w:r>
          <w:t xml:space="preserve"> </w:t>
        </w:r>
      </w:ins>
      <w:ins w:id="1094" w:author="PR Preview" w:date="2026-01-01T00:00:00Z">
        <w:r>
          <w:t xml:space="preserve">$\mathord{\smash[b]{\underset{\raise.3ex\hbox{$\scriptstyle\sim$}}{x}}\vphantom{x}}\neq \mathord{\smash[b]{\underset{\raise.3ex\hbox{$\scriptstyle\sim$}}{0}}\vphantom{0}}$</w:t>
        </w:r>
      </w:ins>
      <w:ins w:id="1095" w:author="PR Preview" w:date="2026-01-01T00:00:00Z">
        <w:r>
          <w:t xml:space="preserve">, let</w:t>
        </w:r>
      </w:ins>
      <w:ins w:id="1096" w:author="PR Preview" w:date="2026-01-01T00:00:00Z">
        <w:r>
          <w:t xml:space="preserve"> </w:t>
        </w:r>
      </w:ins>
      <w:ins w:id="1097" w:author="PR Preview" w:date="2026-01-01T00:00:00Z">
        <w:r>
          <w:t xml:space="preserve">$\mathord{\smash[b]{\underset{\raise.3ex\hbox{$\scriptstyle\sim$}}{y}}\vphantom{y}} = {\mathbf{Q}}^{\top}\mathord{\smash[b]{\underset{\raise.3ex\hbox{$\scriptstyle\sim$}}{x}}\vphantom{x}}$</w:t>
        </w:r>
      </w:ins>
      <w:ins w:id="1098" w:author="PR Preview" w:date="2026-01-01T00:00:00Z">
        <w:r>
          <w:t xml:space="preserve">,</w:t>
        </w:r>
      </w:ins>
      <w:ins w:id="1099" w:author="PR Preview" w:date="2026-01-01T00:00:00Z">
        <w:r>
          <w:t xml:space="preserve"> </w:t>
        </w:r>
      </w:ins>
      <w:ins w:id="1100" w:author="PR Preview" w:date="2026-01-01T00:00:00Z">
        <w:r>
          <w:t xml:space="preserve">which is not</w:t>
        </w:r>
      </w:ins>
      <w:ins w:id="1101" w:author="PR Preview" w:date="2026-01-01T00:00:00Z">
        <w:r>
          <w:t xml:space="preserve"> </w:t>
        </w:r>
      </w:ins>
      <w:ins w:id="1102" w:author="PR Preview" w:date="2026-01-01T00:00:00Z">
        <w:r>
          <w:t xml:space="preserve">$\mathord{\smash[b]{\underset{\raise.3ex\hbox{$\scriptstyle\sim$}}{0}}\vphantom{0}}$</w:t>
        </w:r>
      </w:ins>
      <w:ins w:id="1103" w:author="PR Preview" w:date="2026-01-01T00:00:00Z">
        <w:r>
          <w:t xml:space="preserve"> </w:t>
        </w:r>
      </w:ins>
      <w:ins w:id="1104" w:author="PR Preview" w:date="2026-01-01T00:00:00Z">
        <w:r>
          <w:t xml:space="preserve">because</w:t>
        </w:r>
      </w:ins>
      <w:ins w:id="1105" w:author="PR Preview" w:date="2026-01-01T00:00:00Z">
        <w:r>
          <w:t xml:space="preserve"> </w:t>
        </w:r>
      </w:ins>
      <w:ins w:id="1106" w:author="PR Preview" w:date="2026-01-01T00:00:00Z">
        <w:r>
          <w:t xml:space="preserve">$\mathord{\smash[b]{\underset{\raise.3ex\hbox{$\scriptstyle\sim$}}{x}}\vphantom{x}}= \mathbf{Q}\mathord{\smash[b]{\underset{\raise.3ex\hbox{$\scriptstyle\sim$}}{y}}\vphantom{y}}$</w:t>
        </w:r>
      </w:ins>
      <w:ins w:id="1107" w:author="PR Preview" w:date="2026-01-01T00:00:00Z">
        <w:r>
          <w:t xml:space="preserve">.</w:t>
        </w:r>
      </w:ins>
      <w:ins w:id="1108" w:author="PR Preview" w:date="2026-01-01T00:00:00Z">
        <w:r>
          <w:t xml:space="preserve"> </w:t>
        </w:r>
      </w:ins>
      <w:ins w:id="1109" w:author="PR Preview" w:date="2026-01-01T00:00:00Z">
        <w:r>
          <w:t xml:space="preserve">As in the proof of</w:t>
        </w:r>
      </w:ins>
      <w:ins w:id="1110" w:author="PR Preview" w:date="2026-01-01T00:00:00Z">
        <w:r>
          <w:t xml:space="preserve"> </w:t>
        </w:r>
      </w:ins>
      <w:hyperlink w:anchor="thm-definite-eigenvalues">
        <w:ins w:id="1111" w:author="PR Preview" w:date="2026-01-01T00:00:00Z">
          <w:r>
            <w:rPr>
              <w:rStyle w:val="Hyperlink"/>
            </w:rPr>
            <w:t xml:space="preserve">Theorem 16</w:t>
          </w:r>
        </w:ins>
      </w:hyperlink>
      <w:ins w:id="1112" w:author="PR Preview" w:date="2026-01-01T00:00:00Z">
        <w:r>
          <w:t xml:space="preserve">:</w:t>
        </w:r>
      </w:ins>
    </w:p>
    <w:p>
      <w:pPr>
        <w:pStyle w:val="BodyText"/>
      </w:pPr>
      <w:r>
        <w:t xml:space="preserve">$$
    \begin{aligned}
    {\mathord{\smash[b]{\underset{\raise.3ex\hbox{$\scriptstyle\sim$}}{x}}\vphantom{x}}}^{\top}\mathbf{A}^{-1}\mathord{\smash[b]{\underset{\raise.3ex\hbox{$\scriptstyle\sim$}}{x}}\vphantom{x}}
    &amp;= {\mathord{\smash[b]{\underset{\raise.3ex\hbox{$\scriptstyle\sim$}}{y}}\vphantom{y}}}^{\top}\mathbf{\Lambda}^{-1}\mathord{\smash[b]{\underset{\raise.3ex\hbox{$\scriptstyle\sim$}}{y}}\vphantom{y}}
    &amp;&amp; \text{(substitute } \mathbf{A}^{-1} = \mathbf{Q}\mathbf{\Lambda}^{-1}{\mathbf{Q}}^{\top} \text{)}
    \\
    &amp;= \sum_{i=1}^p\frac{y_i^2}{\lambda_i}
    &amp;&amp; \text{(} \mathbf{\Lambda}^{-1} \text{ is diagonal)}
    \\
    &amp;&gt; 0
    &amp;&amp; \text{(each } \lambda_i &gt; 0 \text{, and some } y_i \neq 0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Start w:id="140" w:name="exm-pd-inverse"/>
    <w:p>
      <w:pPr>
        <w:pStyle w:val="BodyText"/>
      </w:pPr>
      <w:del w:id="1113" w:author="PR Preview" w:date="2026-01-01T00:00:00Z">
        <w:r>
          <w:rPr>
            <w:b/>
            <w:bCs/>
          </w:rPr>
          <w:delText xml:space="preserve">Example 32 (Inverting a positive definite matrix)</w:delText>
        </w:r>
      </w:del>
      <w:del w:id="1114" w:author="PR Preview" w:date="2026-01-01T00:00:00Z">
        <w:r>
          <w:delText xml:space="preserve"> </w:delText>
        </w:r>
      </w:del>
      <w:del w:id="1115" w:author="PR Preview" w:date="2026-01-01T00:00:00Z">
        <w:r>
          <w:delText xml:space="preserve">For</w:delText>
        </w:r>
      </w:del>
      <w:del w:id="1116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del w:id="1117" w:author="PR Preview" w:date="2026-01-01T00:00:00Z">
        <w:r>
          <w:delText xml:space="preserve">,</w:delText>
        </w:r>
      </w:del>
      <w:del w:id="1118" w:author="PR Preview" w:date="2026-01-01T00:00:00Z">
        <w:r>
          <w:delText xml:space="preserve"> </w:delText>
        </w:r>
      </w:del>
      <w:hyperlink w:anchor="exm-spectral">
        <w:del w:id="1119" w:author="PR Preview" w:date="2026-01-01T00:00:00Z">
          <w:r>
            <w:rPr>
              <w:rStyle w:val="Hyperlink"/>
            </w:rPr>
            <w:delText xml:space="preserve">Example 26</w:delText>
          </w:r>
        </w:del>
      </w:hyperlink>
      <w:del w:id="1120" w:author="PR Preview" w:date="2026-01-01T00:00:00Z">
        <w:r>
          <w:delText xml:space="preserve"> </w:delText>
        </w:r>
      </w:del>
      <w:del w:id="1121" w:author="PR Preview" w:date="2026-01-01T00:00:00Z">
        <w:r>
          <w:delText xml:space="preserve">gives</w:delText>
        </w:r>
      </w:del>
      <w:del w:id="1122" w:author="PR Preview" w:date="2026-01-01T00:00:00Z">
        <w:r>
          <w:delText xml:space="preserve"> </w:delText>
        </w:r>
      </w:del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del w:id="1123" w:author="PR Preview" w:date="2026-01-01T00:00:00Z">
        <w:r>
          <w:delText xml:space="preserve"> </w:delText>
        </w:r>
      </w:del>
      <w:del w:id="1124" w:author="PR Preview" w:date="2026-01-01T00:00:00Z">
        <w:r>
          <w:delText xml:space="preserve">and eigenvalues</w:delText>
        </w:r>
      </w:del>
      <w:del w:id="1125" w:author="PR Preview" w:date="2026-01-01T00:00:00Z">
        <w:r>
          <w:delText xml:space="preserve"> </w:delText>
        </w:r>
      </w:del>
      <m:oMath>
        <m:r>
          <m:t>3</m:t>
        </m:r>
      </m:oMath>
      <w:del w:id="1126" w:author="PR Preview" w:date="2026-01-01T00:00:00Z">
        <w:r>
          <w:delText xml:space="preserve"> </w:delText>
        </w:r>
      </w:del>
      <w:del w:id="1127" w:author="PR Preview" w:date="2026-01-01T00:00:00Z">
        <w:r>
          <w:delText xml:space="preserve">and</w:delText>
        </w:r>
      </w:del>
      <w:del w:id="1128" w:author="PR Preview" w:date="2026-01-01T00:00:00Z">
        <w:r>
          <w:delText xml:space="preserve"> </w:delText>
        </w:r>
      </w:del>
      <m:oMath>
        <m:r>
          <m:t>1</m:t>
        </m:r>
      </m:oMath>
      <w:del w:id="1129" w:author="PR Preview" w:date="2026-01-01T00:00:00Z">
        <w:r>
          <w:delText xml:space="preserve">, so:</w:delText>
        </w:r>
      </w:del>
    </w:p>
    <w:p>
      <w:pPr>
        <w:pStyle w:val="BodyText"/>
      </w:pPr>
      <w:ins w:id="1130" w:author="PR Preview" w:date="2026-01-01T00:00:00Z">
        <w:r>
          <w:rPr>
            <w:b/>
            <w:bCs/>
          </w:rPr>
          <w:t xml:space="preserve">Example 33 (Inverting a positive definite matrix)</w:t>
        </w:r>
      </w:ins>
      <w:ins w:id="1131" w:author="PR Preview" w:date="2026-01-01T00:00:00Z">
        <w:r>
          <w:t xml:space="preserve"> </w:t>
        </w:r>
      </w:ins>
      <w:ins w:id="1132" w:author="PR Preview" w:date="2026-01-01T00:00:00Z">
        <w:r>
          <w:t xml:space="preserve">For</w:t>
        </w:r>
      </w:ins>
      <w:ins w:id="1133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ins w:id="1134" w:author="PR Preview" w:date="2026-01-01T00:00:00Z">
        <w:r>
          <w:t xml:space="preserve">,</w:t>
        </w:r>
      </w:ins>
      <w:ins w:id="1135" w:author="PR Preview" w:date="2026-01-01T00:00:00Z">
        <w:r>
          <w:t xml:space="preserve"> </w:t>
        </w:r>
      </w:ins>
      <w:hyperlink w:anchor="exm-spectral">
        <w:ins w:id="1136" w:author="PR Preview" w:date="2026-01-01T00:00:00Z">
          <w:r>
            <w:rPr>
              <w:rStyle w:val="Hyperlink"/>
            </w:rPr>
            <w:t xml:space="preserve">Example 27</w:t>
          </w:r>
        </w:ins>
      </w:hyperlink>
      <w:ins w:id="1137" w:author="PR Preview" w:date="2026-01-01T00:00:00Z">
        <w:r>
          <w:t xml:space="preserve"> </w:t>
        </w:r>
      </w:ins>
      <w:ins w:id="1138" w:author="PR Preview" w:date="2026-01-01T00:00:00Z">
        <w:r>
          <w:t xml:space="preserve">gives</w:t>
        </w:r>
      </w:ins>
      <w:ins w:id="1139" w:author="PR Preview" w:date="2026-01-01T00:00:00Z">
        <w:r>
          <w:t xml:space="preserve"> </w:t>
        </w:r>
      </w:ins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ins w:id="1140" w:author="PR Preview" w:date="2026-01-01T00:00:00Z">
        <w:r>
          <w:t xml:space="preserve"> </w:t>
        </w:r>
      </w:ins>
      <w:ins w:id="1141" w:author="PR Preview" w:date="2026-01-01T00:00:00Z">
        <w:r>
          <w:t xml:space="preserve">and eigenvalues</w:t>
        </w:r>
      </w:ins>
      <w:ins w:id="1142" w:author="PR Preview" w:date="2026-01-01T00:00:00Z">
        <w:r>
          <w:t xml:space="preserve"> </w:t>
        </w:r>
      </w:ins>
      <m:oMath>
        <m:r>
          <m:t>3</m:t>
        </m:r>
      </m:oMath>
      <w:ins w:id="1143" w:author="PR Preview" w:date="2026-01-01T00:00:00Z">
        <w:r>
          <w:t xml:space="preserve"> </w:t>
        </w:r>
      </w:ins>
      <w:ins w:id="1144" w:author="PR Preview" w:date="2026-01-01T00:00:00Z">
        <w:r>
          <w:t xml:space="preserve">and</w:t>
        </w:r>
      </w:ins>
      <w:ins w:id="1145" w:author="PR Preview" w:date="2026-01-01T00:00:00Z">
        <w:r>
          <w:t xml:space="preserve"> </w:t>
        </w:r>
      </w:ins>
      <m:oMath>
        <m:r>
          <m:t>1</m:t>
        </m:r>
      </m:oMath>
      <w:ins w:id="1146" w:author="PR Preview" w:date="2026-01-01T00:00:00Z">
        <w:r>
          <w:t xml:space="preserve">, so: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Multiplying out,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bookmarkStart w:id="141" w:name="def-paraboloid"/>
    <w:p>
      <w:pPr>
        <w:pStyle w:val="FirstParagraph"/>
      </w:pPr>
      <w:r>
        <w:rPr>
          <w:b/>
          <w:bCs/>
        </w:rPr>
        <w:t xml:space="preserve">Definition 23 (Paraboloid)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paraboloid</w:t>
      </w:r>
      <w:r>
        <w:t xml:space="preserve"> </w:t>
      </w:r>
      <w:r>
        <w:t xml:space="preserve">[13]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the graph</w:t>
      </w:r>
      <w:r>
        <w:t xml:space="preserve"> </w:t>
      </w:r>
      <w:r>
        <w:t xml:space="preserve">$\mathopen{}\left\{(\mathord{\smash[b]{\underset{\raise.3ex\hbox{$\scriptstyle\sim$}}{x}}\vphantom{x}}, f(\mathord{\smash[b]{\underset{\raise.3ex\hbox{$\scriptstyle\sim$}}{x}}\vphantom{x}})) \mid \mathord{\smash[b]{\underset{\raise.3ex\hbox{$\scriptstyle\sim$}}{x}}\vphantom{x}}\in \mathbb{R}^p\right\}\mathclose{}$</w:t>
      </w:r>
      <w:r>
        <w:t xml:space="preserve"> </w:t>
      </w:r>
      <w:r>
        <w:t xml:space="preserve">of a function</w:t>
      </w:r>
    </w:p>
    <w:p>
      <w:pPr>
        <w:pStyle w:val="BodyText"/>
      </w:pPr>
      <w:r>
        <w:t xml:space="preserve">$$
    f(\mathord{\smash[b]{\underset{\raise.3ex\hbox{$\scriptstyle\sim$}}{x}}\vphantom{x}}) = {\mathord{\smash[b]{\underset{\raise.3ex\hbox{$\scriptstyle\sim$}}{x}}\vphantom{x}}}^{\top} \mathbf{S} \mathord{\smash[b]{\underset{\raise.3ex\hbox{$\scriptstyle\sim$}}{x}}\vphantom{x}} + \mathord{\smash[b]{\underset{\raise.3ex\hbox{$\scriptstyle\sim$}}{b}}\vphantom{b}} \cdot \mathord{\smash[b]{\underset{\raise.3ex\hbox{$\scriptstyle\sim$}}{x}}\vphantom{x}} + c,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nonzero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$\mathord{\smash[b]{\underset{\raise.3ex\hbox{$\scriptstyle\sim$}}{b}}\vphantom{b}} \in \mathbb{R}^p$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first term is a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141"/>
    <w:bookmarkStart w:id="142" w:name="def-elliptic-paraboloid"/>
    <w:p>
      <w:pPr>
        <w:pStyle w:val="BodyText"/>
      </w:pPr>
      <w:r>
        <w:rPr>
          <w:b/>
          <w:bCs/>
        </w:rPr>
        <w:t xml:space="preserve">Definition 24 (Elliptic paraboloid)</w:t>
      </w:r>
      <w:r>
        <w:t xml:space="preserve"> </w:t>
      </w:r>
      <w:r>
        <w:t xml:space="preserve">The paraboloid of</w:t>
      </w:r>
      <w:r>
        <w:t xml:space="preserve"> </w:t>
      </w:r>
      <w:hyperlink w:anchor="def-paraboloid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elliptic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  <w:r>
        <w:t xml:space="preserve"> </w:t>
      </w:r>
      <w:r>
        <w:t xml:space="preserve">it is then a bowl that opens upward.</w:t>
      </w:r>
    </w:p>
    <w:bookmarkEnd w:id="142"/>
    <w:bookmarkStart w:id="144" w:name="exm-paraboloid"/>
    <w:p>
      <w:pPr>
        <w:pStyle w:val="BodyText"/>
      </w:pPr>
      <w:del w:id="1147" w:author="PR Preview" w:date="2026-01-01T00:00:00Z">
        <w:r>
          <w:rPr>
            <w:b/>
            <w:bCs/>
          </w:rPr>
          <w:delText xml:space="preserve">Example 33 (A bowl with its lowest point at the origin)</w:delText>
        </w:r>
      </w:del>
      <w:del w:id="1148" w:author="PR Preview" w:date="2026-01-01T00:00:00Z">
        <w:r>
          <w:delText xml:space="preserve"> </w:delText>
        </w:r>
      </w:del>
      <w:del w:id="1149" w:author="PR Preview" w:date="2026-01-01T00:00:00Z">
        <w:r>
          <w:delText xml:space="preserve">Take</w:delText>
        </w:r>
      </w:del>
      <w:del w:id="1150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=</m:t>
        </m:r>
        <m:r>
          <m:t>2</m:t>
        </m:r>
      </m:oMath>
      <w:del w:id="1151" w:author="PR Preview" w:date="2026-01-01T00:00:00Z">
        <w:r>
          <w:delText xml:space="preserve">,</w:delText>
        </w:r>
      </w:del>
      <w:del w:id="1152" w:author="PR Preview" w:date="2026-01-01T00:00:00Z">
        <w:r>
          <w:delText xml:space="preserve"> </w:delText>
        </w:r>
      </w:del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del w:id="1153" w:author="PR Preview" w:date="2026-01-01T00:00:00Z">
        <w:r>
          <w:delText xml:space="preserve">,</w:delText>
        </w:r>
      </w:del>
      <w:del w:id="1154" w:author="PR Preview" w:date="2026-01-01T00:00:00Z">
        <w:r>
          <w:delText xml:space="preserve"> </w:delText>
        </w:r>
      </w:del>
      <w:del w:id="1155" w:author="PR Preview" w:date="2026-01-01T00:00:00Z">
        <w:r>
          <w:delText xml:space="preserve">$\mathord{\smash[b]{\underset{\raise.3ex\hbox{$\scriptstyle\sim$}}{b}}\vphantom{b}} = \mathord{\smash[b]{\underset{\raise.3ex\hbox{$\scriptstyle\sim$}}{0}}\vphantom{0}}_{2 \times 1}$</w:delText>
        </w:r>
      </w:del>
      <w:del w:id="1156" w:author="PR Preview" w:date="2026-01-01T00:00:00Z">
        <w:r>
          <w:delText xml:space="preserve"> </w:delText>
        </w:r>
      </w:del>
      <w:del w:id="1157" w:author="PR Preview" w:date="2026-01-01T00:00:00Z">
        <w:r>
          <w:delText xml:space="preserve">and</w:delText>
        </w:r>
      </w:del>
      <w:del w:id="1158" w:author="PR Preview" w:date="2026-01-01T00:00:00Z">
        <w:r>
          <w:delText xml:space="preserve"> </w:delText>
        </w:r>
      </w:del>
      <m:oMath>
        <m:r>
          <m:t>c</m:t>
        </m:r>
        <m:r>
          <m:rPr>
            <m:sty m:val="p"/>
          </m:rPr>
          <m:t>=</m:t>
        </m:r>
        <m:r>
          <m:t>0</m:t>
        </m:r>
      </m:oMath>
      <w:del w:id="1159" w:author="PR Preview" w:date="2026-01-01T00:00:00Z">
        <w:r>
          <w:delText xml:space="preserve">.</w:delText>
        </w:r>
      </w:del>
      <w:del w:id="1160" w:author="PR Preview" w:date="2026-01-01T00:00:00Z">
        <w:r>
          <w:delText xml:space="preserve"> </w:delText>
        </w:r>
      </w:del>
      <w:del w:id="1161" w:author="PR Preview" w:date="2026-01-01T00:00:00Z">
        <w:r>
          <w:delText xml:space="preserve">Then</w:delText>
        </w:r>
      </w:del>
      <w:del w:id="1162" w:author="PR Preview" w:date="2026-01-01T00:00:00Z">
        <w:r>
          <w:delText xml:space="preserve"> </w:delText>
        </w:r>
      </w:del>
      <m:oMath>
        <m:r>
          <m:rPr>
            <m:sty m:val="bi"/>
          </m:rPr>
          <m:t>S</m:t>
        </m:r>
      </m:oMath>
      <w:del w:id="1163" w:author="PR Preview" w:date="2026-01-01T00:00:00Z">
        <w:r>
          <w:delText xml:space="preserve"> </w:delText>
        </w:r>
      </w:del>
      <w:del w:id="1164" w:author="PR Preview" w:date="2026-01-01T00:00:00Z">
        <w:r>
          <w:delText xml:space="preserve">is positive definite (</w:delText>
        </w:r>
      </w:del>
      <w:hyperlink w:anchor="exm-positive-definite">
        <w:del w:id="1165" w:author="PR Preview" w:date="2026-01-01T00:00:00Z">
          <w:r>
            <w:rPr>
              <w:rStyle w:val="Hyperlink"/>
            </w:rPr>
            <w:delText xml:space="preserve">Example 30</w:delText>
          </w:r>
        </w:del>
      </w:hyperlink>
      <w:del w:id="1166" w:author="PR Preview" w:date="2026-01-01T00:00:00Z">
        <w:r>
          <w:delText xml:space="preserve">),</w:delText>
        </w:r>
      </w:del>
      <w:del w:id="1167" w:author="PR Preview" w:date="2026-01-01T00:00:00Z">
        <w:r>
          <w:delText xml:space="preserve"> </w:delText>
        </w:r>
      </w:del>
      <w:del w:id="1168" w:author="PR Preview" w:date="2026-01-01T00:00:00Z">
        <w:r>
          <w:delText xml:space="preserve">so the graph of</w:delText>
        </w:r>
      </w:del>
    </w:p>
    <w:p>
      <w:pPr>
        <w:pStyle w:val="BodyText"/>
      </w:pPr>
      <w:ins w:id="1169" w:author="PR Preview" w:date="2026-01-01T00:00:00Z">
        <w:r>
          <w:rPr>
            <w:b/>
            <w:bCs/>
          </w:rPr>
          <w:t xml:space="preserve">Example 34 (A bowl with its lowest point at the origin)</w:t>
        </w:r>
      </w:ins>
      <w:ins w:id="1170" w:author="PR Preview" w:date="2026-01-01T00:00:00Z">
        <w:r>
          <w:t xml:space="preserve"> </w:t>
        </w:r>
      </w:ins>
      <w:ins w:id="1171" w:author="PR Preview" w:date="2026-01-01T00:00:00Z">
        <w:r>
          <w:t xml:space="preserve">Take</w:t>
        </w:r>
      </w:ins>
      <w:ins w:id="1172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=</m:t>
        </m:r>
        <m:r>
          <m:t>2</m:t>
        </m:r>
      </m:oMath>
      <w:ins w:id="1173" w:author="PR Preview" w:date="2026-01-01T00:00:00Z">
        <w:r>
          <w:t xml:space="preserve">,</w:t>
        </w:r>
      </w:ins>
      <w:ins w:id="1174" w:author="PR Preview" w:date="2026-01-01T00:00:00Z">
        <w:r>
          <w:t xml:space="preserve"> </w:t>
        </w:r>
      </w:ins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ins w:id="1175" w:author="PR Preview" w:date="2026-01-01T00:00:00Z">
        <w:r>
          <w:t xml:space="preserve">,</w:t>
        </w:r>
      </w:ins>
      <w:ins w:id="1176" w:author="PR Preview" w:date="2026-01-01T00:00:00Z">
        <w:r>
          <w:t xml:space="preserve"> </w:t>
        </w:r>
      </w:ins>
      <w:ins w:id="1177" w:author="PR Preview" w:date="2026-01-01T00:00:00Z">
        <w:r>
          <w:t xml:space="preserve">$\mathord{\smash[b]{\underset{\raise.3ex\hbox{$\scriptstyle\sim$}}{b}}\vphantom{b}} = \mathord{\smash[b]{\underset{\raise.3ex\hbox{$\scriptstyle\sim$}}{0}}\vphantom{0}}_{2 \times 1}$</w:t>
        </w:r>
      </w:ins>
      <w:ins w:id="1178" w:author="PR Preview" w:date="2026-01-01T00:00:00Z">
        <w:r>
          <w:t xml:space="preserve"> </w:t>
        </w:r>
      </w:ins>
      <w:ins w:id="1179" w:author="PR Preview" w:date="2026-01-01T00:00:00Z">
        <w:r>
          <w:t xml:space="preserve">and</w:t>
        </w:r>
      </w:ins>
      <w:ins w:id="1180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=</m:t>
        </m:r>
        <m:r>
          <m:t>0</m:t>
        </m:r>
      </m:oMath>
      <w:ins w:id="1181" w:author="PR Preview" w:date="2026-01-01T00:00:00Z">
        <w:r>
          <w:t xml:space="preserve">.</w:t>
        </w:r>
      </w:ins>
      <w:ins w:id="1182" w:author="PR Preview" w:date="2026-01-01T00:00:00Z">
        <w:r>
          <w:t xml:space="preserve"> </w:t>
        </w:r>
      </w:ins>
      <w:ins w:id="1183" w:author="PR Preview" w:date="2026-01-01T00:00:00Z">
        <w:r>
          <w:t xml:space="preserve">Then</w:t>
        </w:r>
      </w:ins>
      <w:ins w:id="1184" w:author="PR Preview" w:date="2026-01-01T00:00:00Z">
        <w:r>
          <w:t xml:space="preserve"> </w:t>
        </w:r>
      </w:ins>
      <m:oMath>
        <m:r>
          <m:rPr>
            <m:sty m:val="bi"/>
          </m:rPr>
          <m:t>S</m:t>
        </m:r>
      </m:oMath>
      <w:ins w:id="1185" w:author="PR Preview" w:date="2026-01-01T00:00:00Z">
        <w:r>
          <w:t xml:space="preserve"> </w:t>
        </w:r>
      </w:ins>
      <w:ins w:id="1186" w:author="PR Preview" w:date="2026-01-01T00:00:00Z">
        <w:r>
          <w:t xml:space="preserve">is positive definite (</w:t>
        </w:r>
      </w:ins>
      <w:hyperlink w:anchor="exm-positive-definite">
        <w:ins w:id="1187" w:author="PR Preview" w:date="2026-01-01T00:00:00Z">
          <w:r>
            <w:rPr>
              <w:rStyle w:val="Hyperlink"/>
            </w:rPr>
            <w:t xml:space="preserve">Example 31</w:t>
          </w:r>
        </w:ins>
      </w:hyperlink>
      <w:ins w:id="1188" w:author="PR Preview" w:date="2026-01-01T00:00:00Z">
        <w:r>
          <w:t xml:space="preserve">),</w:t>
        </w:r>
      </w:ins>
      <w:ins w:id="1189" w:author="PR Preview" w:date="2026-01-01T00:00:00Z">
        <w:r>
          <w:t xml:space="preserve"> </w:t>
        </w:r>
      </w:ins>
      <w:ins w:id="1190" w:author="PR Preview" w:date="2026-01-01T00:00:00Z">
        <w:r>
          <w:t xml:space="preserve">so the graph of</w:t>
        </w:r>
      </w:ins>
    </w:p>
    <w:p>
      <w:pPr>
        <w:pStyle w:val="BodyText"/>
      </w:pPr>
      <w:r>
        <w:t xml:space="preserve">$$
    \begin{aligned}
    f(\mathord{\smash[b]{\underset{\raise.3ex\hbox{$\scriptstyle\sim$}}{x}}\vphantom{x}}) &amp;= {\mathord{\smash[b]{\underset{\raise.3ex\hbox{$\scriptstyle\sim$}}{x}}\vphantom{x}}}^{\top} \mathbf{I}_2 \mathord{\smash[b]{\underset{\raise.3ex\hbox{$\scriptstyle\sim$}}{x}}\vphantom{x}} \\
    &amp;= x_1^2 + x_2^2
    \end{aligned}
    $$</w:t>
      </w:r>
    </w:p>
    <w:p>
      <w:pPr>
        <w:pStyle w:val="FirstParagraph"/>
      </w:pPr>
      <w:r>
        <w:t xml:space="preserve">is an elliptic paraboloid.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$f(\mathord{\smash[b]{\underset{\raise.3ex\hbox{$\scriptstyle\sim$}}{x}}\vphantom{x}}) = 0$</w:t>
      </w:r>
      <w:r>
        <w:t xml:space="preserve">;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(1, 1)$</w:t>
      </w:r>
      <w:r>
        <w:t xml:space="preserve">,</w:t>
      </w:r>
      <w:r>
        <w:t xml:space="preserve"> </w:t>
      </w:r>
      <w:r>
        <w:t xml:space="preserve">$f(\mathord{\smash[b]{\underset{\raise.3ex\hbox{$\scriptstyle\sim$}}{x}}\vphantom{x}}) = 2$</w:t>
      </w:r>
      <w:r>
        <w:t xml:space="preserve">;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$f(\mathord{\smash[b]{\underset{\raise.3ex\hbox{$\scriptstyle\sim$}}{x}}\vphantom{x}}) &gt; 0$</w:t>
      </w:r>
      <w:r>
        <w:t xml:space="preserve"> </w:t>
      </w:r>
      <w:r>
        <w:t xml:space="preserve">at every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the origin is the only lowest point of the bowl.</w:t>
      </w:r>
      <w:r>
        <w:t xml:space="preserve"> </w:t>
      </w:r>
      <w:hyperlink w:anchor="fig-paraboloi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surface.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fig-paraboloi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 </w:t>
            </w:r>
            <w:r>
              <w:t xml:space="preserve">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:</w:t>
            </w:r>
            <w:r>
              <w:t xml:space="preserve"> </w:t>
            </w:r>
            <w:r>
              <w:t xml:space="preserve">a bowl that opens upward, with its lowest point above the origin.</w:t>
            </w:r>
            <w:r>
              <w:t xml:space="preserve"> </w:t>
            </w:r>
            <w:r>
              <w:t xml:space="preserve">Horizontal slices of the bowl are circles around the origin.</w:t>
            </w:r>
          </w:p>
          <w:bookmarkEnd w:id="143"/>
        </w:tc>
      </w:tr>
    </w:tbl>
    <w:bookmarkEnd w:id="144"/>
    <w:bookmarkStart w:id="145" w:name="def-matrix-induced-inner-product"/>
    <w:p>
      <w:pPr>
        <w:pStyle w:val="BodyText"/>
      </w:pPr>
      <w:r>
        <w:rPr>
          <w:b/>
          <w:bCs/>
        </w:rPr>
        <w:t xml:space="preserve">Definition 25 (Matrix-induced inner product (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 </w:t>
      </w:r>
      <w:r>
        <w:t xml:space="preserve">for all nonzero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matrix-induced inner product</w:t>
      </w:r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</w:t>
      </w:r>
      <w:r>
        <w:t xml:space="preserve">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defined 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by</w:t>
      </w:r>
    </w:p>
    <w:p>
      <w:pPr>
        <w:pStyle w:val="BodyText"/>
      </w:pPr>
      <w:r>
        <w:t xml:space="preserve">$$
    \mathopen{}\left\langle \mathord{\smash[b]{\underset{\raise.3ex\hbox{$\scriptstyle\sim$}}{x}}\vphantom{x}}, \mathord{\smash[b]{\underset{\raise.3ex\hbox{$\scriptstyle\sim$}}{y}}\vphantom{y}}\right\rangle\mathclose{}_{\mathbf{A}} \stackrel{\text{def}}{=}{\mathord{\smash[b]{\underset{\raise.3ex\hbox{$\scriptstyle\sim$}}{x}}\vphantom{x}}}^{\top} \mathbf{A} \mathord{\smash[b]{\underset{\raise.3ex\hbox{$\scriptstyle\sim$}}{y}}\vphantom{y}}.
    $$</w:t>
      </w:r>
    </w:p>
    <w:bookmarkEnd w:id="145"/>
    <w:bookmarkStart w:id="146" w:name="exm-matrix-induced-inner-product"/>
    <w:p>
      <w:pPr>
        <w:pStyle w:val="FirstParagraph"/>
      </w:pPr>
      <w:del w:id="1191" w:author="PR Preview" w:date="2026-01-01T00:00:00Z">
        <w:r>
          <w:rPr>
            <w:b/>
            <w:bCs/>
          </w:rPr>
          <w:delText xml:space="preserve">Example 34 (A matrix-induced inner product calculation)</w:delText>
        </w:r>
      </w:del>
      <w:del w:id="1192" w:author="PR Preview" w:date="2026-01-01T00:00:00Z">
        <w:r>
          <w:delText xml:space="preserve"> </w:delText>
        </w:r>
      </w:del>
      <w:del w:id="1193" w:author="PR Preview" w:date="2026-01-01T00:00:00Z">
        <w:r>
          <w:delText xml:space="preserve">Consider the symmetric matrix</w:delText>
        </w:r>
      </w:del>
    </w:p>
    <w:p>
      <w:pPr>
        <w:pStyle w:val="FirstParagraph"/>
      </w:pPr>
      <w:ins w:id="1194" w:author="PR Preview" w:date="2026-01-01T00:00:00Z">
        <w:r>
          <w:rPr>
            <w:b/>
            <w:bCs/>
          </w:rPr>
          <w:t xml:space="preserve">Example 35 (A matrix-induced inner product calculation)</w:t>
        </w:r>
      </w:ins>
      <w:ins w:id="1195" w:author="PR Preview" w:date="2026-01-01T00:00:00Z">
        <w:r>
          <w:t xml:space="preserve"> </w:t>
        </w:r>
      </w:ins>
      <w:ins w:id="1196" w:author="PR Preview" w:date="2026-01-01T00:00:00Z">
        <w:r>
          <w:t xml:space="preserve">Consider the symmetric matrix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 nonzero vector</w:t>
      </w:r>
      <w:r>
        <w:t xml:space="preserve"> </w:t>
      </w:r>
      <w:r>
        <w:t xml:space="preserve">$\mathord{\smash[b]{\underset{\raise.3ex\hbox{$\scriptstyle\sim$}}{x}}\vphantom{x}}= (x_1, x_2) \in \mathbb{R}^2$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2 x_1^2 + 2 x_1 x_2 + 2 x_2^2
    &amp;&amp; \text{(expand the quadratic form)}
    \\
    &amp;= (x_1 + x_2)^2 + x_1^2 + x_2^2
    &amp;&amp; \text{(complete the square)}
    \end{aligned}
    $$</w:t>
      </w:r>
    </w:p>
    <w:p>
      <w:pPr>
        <w:pStyle w:val="FirstParagraph"/>
      </w:pPr>
      <w:r>
        <w:t xml:space="preserve">which is strictly positive because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</w:p>
    <w:p>
      <w:pPr>
        <w:pStyle w:val="BodyText"/>
      </w:pPr>
      <w:r>
        <w:t xml:space="preserve">For vectors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(3, -1)$</w:t>
      </w:r>
      <w:r>
        <w:t xml:space="preserve">,</w:t>
      </w:r>
      <w:r>
        <w:t xml:space="preserve"> </w:t>
      </w:r>
      <w:r>
        <w:t xml:space="preserve">their inner product induced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w:r>
        <w:t xml:space="preserve">$$
    \begin{aligned}
    \mathopen{}\left\langle \mathord{\smash[b]{\underset{\raise.3ex\hbox{$\scriptstyle\sim$}}{x}}\vphantom{x}}, \mathord{\smash[b]{\underset{\raise.3ex\hbox{$\scriptstyle\sim$}}{y}}\vphantom{y}}\right\rangle\mathclose{}_{\mathbf{A}}
    &amp;= {\mathord{\smash[b]{\underset{\raise.3ex\hbox{$\scriptstyle\sim$}}{x}}\vphantom{x}}}^{\top} \mathbf{A} \mathord{\smash[b]{\underset{\raise.3ex\hbox{$\scriptstyle\sim$}}{y}}\vphantom{y}}
    &amp;&amp; \text{(definition of } \mathopen{}\left\langle \cdot, \cdot\right\rangle\mathclose{}_{\mathbf{A}} \text{)}
    \\
    &amp;= \begin{bmatrix} 1 &amp; 2 \end{bmatrix} \begin{bmatrix} 2 &amp; 1 \\ 1 &amp; 2 \end{bmatrix} \begin{bmatrix} 3 \\ -1 \end{bmatrix}
    &amp;&amp; \text{(substitute vectors and matrix)}
    \\
    &amp;= \begin{bmatrix} 1 &amp; 2 \end{bmatrix} \begin{bmatrix} 2 \cdot 3 + 1 \cdot(-1) \\ 1 \cdot 3 + 2 \cdot(-1) \end{bmatrix}
    &amp;&amp; \text{(}\text{Definition~13 in Matrices}\text{)}
    \\
    &amp;= \begin{bmatrix} 1 &amp; 2 \end{bmatrix} \begin{bmatrix} 5 \\ 1 \end{bmatrix}
    &amp;&amp; \text{(multiply and add)}
    \\
    &amp;= 1 \cdot 5 + 2 \cdot 1
    &amp;&amp; \text{(}\text{Definition~13 in Matrices}\text{)}
    \\
    &amp;= 7.
    &amp;&amp; \text{(multiply and add)}
    \end{aligned}
    $$</w:t>
      </w:r>
    </w:p>
    <w:p>
      <w:pPr>
        <w:pStyle w:val="FirstParagraph"/>
      </w:pPr>
      <w:r>
        <w:t xml:space="preserve">In contrast, the standard dot product yields: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
    &amp;= 1 \cdot 3 + 2 \cdot(-1) \\
    &amp;= 1.
    \end{aligned}
    $$</w:t>
      </w:r>
    </w:p>
    <w:p>
      <w:pPr>
        <w:pStyle w:val="FirstParagraph"/>
      </w:pPr>
      <w:r>
        <w:t xml:space="preserve">The off-diagonal entries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couple the coordinate directions,</w:t>
      </w:r>
      <w:r>
        <w:t xml:space="preserve"> </w:t>
      </w:r>
      <w:r>
        <w:t xml:space="preserve">altering lengths and angles from their Euclidean values.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the matrix-induced inner product recovers the standard dot product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\mathord{\smash[b]{\underset{\raise.3ex\hbox{$\scriptstyle\sim$}}{y}}\vphantom{y}}\right\rangle\mathclose{}_{\mathbf{I}_p} = \mathord{\smash[b]{\underset{\raise.3ex\hbox{$\scriptstyle\sim$}}{x}}\vphantom{x}}\cdot \mathord{\smash[b]{\underset{\raise.3ex\hbox{$\scriptstyle\sim$}}{y}}\vphantom{y}}$</w:t>
      </w:r>
      <w:r>
        <w:t xml:space="preserve">.</w:t>
      </w:r>
    </w:p>
    <w:bookmarkEnd w:id="146"/>
    <w:bookmarkStart w:id="151" w:name="thm-matrix-induced-inner-product"/>
    <w:p>
      <w:pPr>
        <w:pStyle w:val="BodyText"/>
      </w:pPr>
      <w:del w:id="1197" w:author="PR Preview" w:date="2026-01-01T00:00:00Z">
        <w:r>
          <w:rPr>
            <w:b/>
            <w:bCs/>
          </w:rPr>
          <w:delText xml:space="preserve">Theorem 17 (Properties of the matrix-induced inner product)</w:delText>
        </w:r>
      </w:del>
      <w:del w:id="1198" w:author="PR Preview" w:date="2026-01-01T00:00:00Z">
        <w:r>
          <w:delText xml:space="preserve"> </w:delText>
        </w:r>
      </w:del>
      <w:del w:id="1199" w:author="PR Preview" w:date="2026-01-01T00:00:00Z">
        <w:r>
          <w:delText xml:space="preserve">For every</w:delText>
        </w:r>
      </w:del>
      <w:del w:id="1200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p</m:t>
        </m:r>
      </m:oMath>
      <w:del w:id="1201" w:author="PR Preview" w:date="2026-01-01T00:00:00Z">
        <w:r>
          <w:delText xml:space="preserve"> </w:delText>
        </w:r>
      </w:del>
      <w:del w:id="1202" w:author="PR Preview" w:date="2026-01-01T00:00:00Z">
        <w:r>
          <w:delText xml:space="preserve">symmetric positive definite matrix</w:delText>
        </w:r>
      </w:del>
      <w:del w:id="1203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1204" w:author="PR Preview" w:date="2026-01-01T00:00:00Z">
        <w:r>
          <w:delText xml:space="preserve">,</w:delText>
        </w:r>
      </w:del>
      <w:del w:id="1205" w:author="PR Preview" w:date="2026-01-01T00:00:00Z">
        <w:r>
          <w:delText xml:space="preserve"> </w:delText>
        </w:r>
      </w:del>
      <w:del w:id="1206" w:author="PR Preview" w:date="2026-01-01T00:00:00Z">
        <w:r>
          <w:delText xml:space="preserve">the function</w:delText>
        </w:r>
      </w:del>
      <w:del w:id="1207" w:author="PR Preview" w:date="2026-01-01T00:00:00Z">
        <w:r>
          <w:delText xml:space="preserve"> </w:delText>
        </w:r>
      </w:del>
      <w:del w:id="1208" w:author="PR Preview" w:date="2026-01-01T00:00:00Z">
        <w:r>
          <w:delText xml:space="preserve">$\mathopen{}\left\langle \mathord{\smash[b]{\underset{\raise.3ex\hbox{$\scriptstyle\sim$}}{x}}\vphantom{x}}, \mathord{\smash[b]{\underset{\raise.3ex\hbox{$\scriptstyle\sim$}}{y}}\vphantom{y}}\right\rangle\mathclose{}_{\mathbf{A}} = {\mathord{\smash[b]{\underset{\raise.3ex\hbox{$\scriptstyle\sim$}}{x}}\vphantom{x}}}^{\top} \mathbf{A} \mathord{\smash[b]{\underset{\raise.3ex\hbox{$\scriptstyle\sim$}}{y}}\vphantom{y}}$</w:delText>
        </w:r>
      </w:del>
      <w:del w:id="1209" w:author="PR Preview" w:date="2026-01-01T00:00:00Z">
        <w:r>
          <w:delText xml:space="preserve"> </w:delText>
        </w:r>
      </w:del>
      <w:del w:id="1210" w:author="PR Preview" w:date="2026-01-01T00:00:00Z">
        <w:r>
          <w:delText xml:space="preserve">satisfies the four inner product axioms (</w:delText>
        </w:r>
      </w:del>
      <w:hyperlink r:id="rId147">
        <w:del w:id="1211" w:author="PR Preview" w:date="2026-01-01T00:00:00Z">
          <w:r>
            <w:rPr>
              <w:rStyle w:val="Hyperlink"/>
            </w:rPr>
            <w:delText xml:space="preserve">Definition 1 in Inner Products and Orthogonality</w:delText>
          </w:r>
        </w:del>
      </w:hyperlink>
      <w:del w:id="1212" w:author="PR Preview" w:date="2026-01-01T00:00:00Z">
        <w:r>
          <w:delText xml:space="preserve">):</w:delText>
        </w:r>
      </w:del>
      <w:del w:id="1213" w:author="PR Preview" w:date="2026-01-01T00:00:00Z">
        <w:r>
          <w:delText xml:space="preserve"> </w:delText>
        </w:r>
      </w:del>
      <w:del w:id="1214" w:author="PR Preview" w:date="2026-01-01T00:00:00Z">
        <w:r>
          <w:delText xml:space="preserve">positivity, definiteness, linearity in the first slot, and symmetry.</w:delText>
        </w:r>
      </w:del>
      <w:del w:id="1215" w:author="PR Preview" w:date="2026-01-01T00:00:00Z">
        <w:r>
          <w:delText xml:space="preserve"> </w:delText>
        </w:r>
      </w:del>
      <w:del w:id="1216" w:author="PR Preview" w:date="2026-01-01T00:00:00Z">
        <w:r>
          <w:delText xml:space="preserve">Thus</w:delText>
        </w:r>
      </w:del>
      <w:del w:id="1217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)</m:t>
        </m:r>
      </m:oMath>
      <w:del w:id="1218" w:author="PR Preview" w:date="2026-01-01T00:00:00Z">
        <w:r>
          <w:delText xml:space="preserve"> </w:delText>
        </w:r>
      </w:del>
      <w:del w:id="1219" w:author="PR Preview" w:date="2026-01-01T00:00:00Z">
        <w:r>
          <w:delText xml:space="preserve">is an inner product space (</w:delText>
        </w:r>
      </w:del>
      <w:hyperlink r:id="rId148">
        <w:del w:id="1220" w:author="PR Preview" w:date="2026-01-01T00:00:00Z">
          <w:r>
            <w:rPr>
              <w:rStyle w:val="Hyperlink"/>
            </w:rPr>
            <w:delText xml:space="preserve">Definition 2 in Inner Products and Orthogonality</w:delText>
          </w:r>
        </w:del>
      </w:hyperlink>
      <w:del w:id="1221" w:author="PR Preview" w:date="2026-01-01T00:00:00Z">
        <w:r>
          <w:delText xml:space="preserve">).</w:delText>
        </w:r>
      </w:del>
    </w:p>
    <w:p>
      <w:pPr>
        <w:pStyle w:val="BodyText"/>
      </w:pPr>
      <w:ins w:id="1222" w:author="PR Preview" w:date="2026-01-01T00:00:00Z">
        <w:r>
          <w:rPr>
            <w:b/>
            <w:bCs/>
          </w:rPr>
          <w:t xml:space="preserve">Theorem 18 (Properties of the matrix-induced inner product)</w:t>
        </w:r>
      </w:ins>
      <w:ins w:id="1223" w:author="PR Preview" w:date="2026-01-01T00:00:00Z">
        <w:r>
          <w:t xml:space="preserve"> </w:t>
        </w:r>
      </w:ins>
      <w:ins w:id="1224" w:author="PR Preview" w:date="2026-01-01T00:00:00Z">
        <w:r>
          <w:t xml:space="preserve">For every</w:t>
        </w:r>
      </w:ins>
      <w:ins w:id="1225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p</m:t>
        </m:r>
      </m:oMath>
      <w:ins w:id="1226" w:author="PR Preview" w:date="2026-01-01T00:00:00Z">
        <w:r>
          <w:t xml:space="preserve"> </w:t>
        </w:r>
      </w:ins>
      <w:ins w:id="1227" w:author="PR Preview" w:date="2026-01-01T00:00:00Z">
        <w:r>
          <w:t xml:space="preserve">symmetric positive definite matrix</w:t>
        </w:r>
      </w:ins>
      <w:ins w:id="1228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229" w:author="PR Preview" w:date="2026-01-01T00:00:00Z">
        <w:r>
          <w:t xml:space="preserve">,</w:t>
        </w:r>
      </w:ins>
      <w:ins w:id="1230" w:author="PR Preview" w:date="2026-01-01T00:00:00Z">
        <w:r>
          <w:t xml:space="preserve"> </w:t>
        </w:r>
      </w:ins>
      <w:ins w:id="1231" w:author="PR Preview" w:date="2026-01-01T00:00:00Z">
        <w:r>
          <w:t xml:space="preserve">the function</w:t>
        </w:r>
      </w:ins>
      <w:ins w:id="1232" w:author="PR Preview" w:date="2026-01-01T00:00:00Z">
        <w:r>
          <w:t xml:space="preserve"> </w:t>
        </w:r>
      </w:ins>
      <w:ins w:id="1233" w:author="PR Preview" w:date="2026-01-01T00:00:00Z">
        <w:r>
          <w:t xml:space="preserve">$\mathopen{}\left\langle \mathord{\smash[b]{\underset{\raise.3ex\hbox{$\scriptstyle\sim$}}{x}}\vphantom{x}}, \mathord{\smash[b]{\underset{\raise.3ex\hbox{$\scriptstyle\sim$}}{y}}\vphantom{y}}\right\rangle\mathclose{}_{\mathbf{A}} = {\mathord{\smash[b]{\underset{\raise.3ex\hbox{$\scriptstyle\sim$}}{x}}\vphantom{x}}}^{\top} \mathbf{A} \mathord{\smash[b]{\underset{\raise.3ex\hbox{$\scriptstyle\sim$}}{y}}\vphantom{y}}$</w:t>
        </w:r>
      </w:ins>
      <w:ins w:id="1234" w:author="PR Preview" w:date="2026-01-01T00:00:00Z">
        <w:r>
          <w:t xml:space="preserve"> </w:t>
        </w:r>
      </w:ins>
      <w:ins w:id="1235" w:author="PR Preview" w:date="2026-01-01T00:00:00Z">
        <w:r>
          <w:t xml:space="preserve">satisfies the four inner product axioms (</w:t>
        </w:r>
      </w:ins>
      <w:hyperlink r:id="rId147">
        <w:ins w:id="1236" w:author="PR Preview" w:date="2026-01-01T00:00:00Z">
          <w:r>
            <w:rPr>
              <w:rStyle w:val="Hyperlink"/>
            </w:rPr>
            <w:t xml:space="preserve">Definition 1 in Inner Products and Orthogonality</w:t>
          </w:r>
        </w:ins>
      </w:hyperlink>
      <w:ins w:id="1237" w:author="PR Preview" w:date="2026-01-01T00:00:00Z">
        <w:r>
          <w:t xml:space="preserve">):</w:t>
        </w:r>
      </w:ins>
      <w:ins w:id="1238" w:author="PR Preview" w:date="2026-01-01T00:00:00Z">
        <w:r>
          <w:t xml:space="preserve"> </w:t>
        </w:r>
      </w:ins>
      <w:ins w:id="1239" w:author="PR Preview" w:date="2026-01-01T00:00:00Z">
        <w:r>
          <w:t xml:space="preserve">positivity, definiteness, linearity in the first slot, and symmetry.</w:t>
        </w:r>
      </w:ins>
      <w:ins w:id="1240" w:author="PR Preview" w:date="2026-01-01T00:00:00Z">
        <w:r>
          <w:t xml:space="preserve"> </w:t>
        </w:r>
      </w:ins>
      <w:ins w:id="1241" w:author="PR Preview" w:date="2026-01-01T00:00:00Z">
        <w:r>
          <w:t xml:space="preserve">Thus</w:t>
        </w:r>
      </w:ins>
      <w:ins w:id="1242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)</m:t>
        </m:r>
      </m:oMath>
      <w:ins w:id="1243" w:author="PR Preview" w:date="2026-01-01T00:00:00Z">
        <w:r>
          <w:t xml:space="preserve"> </w:t>
        </w:r>
      </w:ins>
      <w:ins w:id="1244" w:author="PR Preview" w:date="2026-01-01T00:00:00Z">
        <w:r>
          <w:t xml:space="preserve">is an inner product space (</w:t>
        </w:r>
      </w:ins>
      <w:hyperlink r:id="rId148">
        <w:ins w:id="1245" w:author="PR Preview" w:date="2026-01-01T00:00:00Z">
          <w:r>
            <w:rPr>
              <w:rStyle w:val="Hyperlink"/>
            </w:rPr>
            <w:t xml:space="preserve">Definition 2 in Inner Products and Orthogonality</w:t>
          </w:r>
        </w:ins>
      </w:hyperlink>
      <w:ins w:id="1246" w:author="PR Preview" w:date="2026-01-01T00:00:00Z">
        <w:r>
          <w:t xml:space="preserve">).</w:t>
        </w:r>
      </w:ins>
    </w:p>
    <w:p>
      <w:pPr>
        <w:pStyle w:val="BodyText"/>
      </w:pPr>
      <w:r>
        <w:t xml:space="preserve">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recovers the standard dot product (</w:t>
      </w:r>
      <w:hyperlink r:id="rId149">
        <w:r>
          <w:rPr>
            <w:rStyle w:val="Hyperlink"/>
          </w:rPr>
          <w:t xml:space="preserve">Example 1 in Inner Products and Orthogonality</w:t>
        </w:r>
      </w:hyperlink>
      <w:r>
        <w:t xml:space="preserve">),</w:t>
      </w:r>
      <w:r>
        <w:t xml:space="preserve"> </w:t>
      </w:r>
      <w:r>
        <w:t xml:space="preserve">while 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recovers the weighted inner product (</w:t>
      </w:r>
      <w:hyperlink r:id="rId150">
        <w:r>
          <w:rPr>
            <w:rStyle w:val="Hyperlink"/>
          </w:rPr>
          <w:t xml:space="preserve">Example 3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Conversely, every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 this form for a unique 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w:r>
        <w:t xml:space="preserve">$A_{ij} = \mathopen{}\left\langle \mathord{\smash[b]{\underset{\raise.3ex\hbox{$\scriptstyle\sim$}}{e}}\vphantom{e}}_i, \mathord{\smash[b]{\underset{\raise.3ex\hbox{$\scriptstyle\sim$}}{e}}\vphantom{e}}_j\right\rangle\mathclose{}$</w:t>
      </w:r>
      <w:r>
        <w:t xml:space="preserve">, where</w:t>
      </w:r>
      <w:r>
        <w:t xml:space="preserve"> </w:t>
      </w:r>
      <w:r>
        <w:t xml:space="preserve">$\mathord{\smash[b]{\underset{\raise.3ex\hbox{$\scriptstyle\sim$}}{e}}\vphantom{e}}_1, \ldots, \mathord{\smash[b]{\underset{\raise.3ex\hbox{$\scriptstyle\sim$}}{e}}\vphantom{e}}_p$</w:t>
      </w:r>
      <w:r>
        <w:t xml:space="preserve"> </w:t>
      </w:r>
      <w:r>
        <w:t xml:space="preserve">are the standard basis vectors (</w:t>
      </w:r>
      <w:hyperlink r:id="rId128">
        <w:r>
          <w:rPr>
            <w:rStyle w:val="Hyperlink"/>
          </w:rPr>
          <w:t xml:space="preserve">Definition 14 in Vectors</w:t>
        </w:r>
      </w:hyperlink>
      <w:r>
        <w:t xml:space="preserve">).</w:t>
      </w:r>
    </w:p>
    <w:bookmarkEnd w:id="1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\mathord{\smash[b]{\underset{\raise.3ex\hbox{$\scriptstyle\sim$}}{x}}\vphantom{x}}\right\rangle\mathclose{}_{\mathbf{A}} = {\mathord{\smash[b]{\underset{\raise.3ex\hbox{$\scriptstyle\sim$}}{x}}\vphantom{x}}}^{\top} \mathbf{A} \mathord{\smash[b]{\underset{\raise.3ex\hbox{$\scriptstyle\sim$}}{x}}\vphantom{x}} \ge 0$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\mathord{\smash[b]{\underset{\raise.3ex\hbox{$\scriptstyle\sim$}}{x}}\vphantom{x}}\right\rangle\mathclose{}_{\mathbf{A}} = 0$</w:t>
      </w:r>
      <w:r>
        <w:t xml:space="preserve"> </w:t>
      </w:r>
      <w:r>
        <w:t xml:space="preserve">if and only 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\mathord{\smash[b]{\underset{\raise.3ex\hbox{$\scriptstyle\sim$}}{0}}\vphantom{0}}_{p \times 1}$</w:t>
      </w:r>
      <w:r>
        <w:t xml:space="preserve">,</w:t>
      </w:r>
      <w:r>
        <w:t xml:space="preserve"> </w:t>
      </w:r>
      <w:r>
        <w:t xml:space="preserve">by definition of a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linearity in the first slot</w:t>
      </w:r>
      <w:r>
        <w:t xml:space="preserve">: 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\mathord{\smash[b]{\underset{\raise.3ex\hbox{$\scriptstyle\sim$}}{y}}\vphantom{y}}, \mathord{\smash[b]{\underset{\raise.3ex\hbox{$\scriptstyle\sim$}}{z}}\vphantom{z}} \in \mathbb{R}^p$</w:t>
      </w:r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Compact"/>
      </w:pPr>
      <w:r>
        <w:t xml:space="preserve">$$
    \begin{aligned}
    \mathopen{}\left\langle a\,\mathord{\smash[b]{\underset{\raise.3ex\hbox{$\scriptstyle\sim$}}{x}}\vphantom{x}}+ b\,\mathord{\smash[b]{\underset{\raise.3ex\hbox{$\scriptstyle\sim$}}{y}}\vphantom{y}}, \mathord{\smash[b]{\underset{\raise.3ex\hbox{$\scriptstyle\sim$}}{z}}\vphantom{z}}\right\rangle\mathclose{}_{\mathbf{A}}
    &amp;= {(a\,\mathord{\smash[b]{\underset{\raise.3ex\hbox{$\scriptstyle\sim$}}{x}}\vphantom{x}}+ b\,\mathord{\smash[b]{\underset{\raise.3ex\hbox{$\scriptstyle\sim$}}{y}}\vphantom{y}})}^{\top}\,\mathbf{A}\mathord{\smash[b]{\underset{\raise.3ex\hbox{$\scriptstyle\sim$}}{z}}\vphantom{z}}
    &amp;&amp; \text{(definition of } \mathopen{}\left\langle \cdot, \cdot\right\rangle\mathclose{}_{\mathbf{A}} \text{)}
    \\
    &amp;= (a\,{\mathord{\smash[b]{\underset{\raise.3ex\hbox{$\scriptstyle\sim$}}{x}}\vphantom{x}}}^{\top} + b\,{\mathord{\smash[b]{\underset{\raise.3ex\hbox{$\scriptstyle\sim$}}{y}}\vphantom{y}}}^{\top})\,\mathbf{A}\mathord{\smash[b]{\underset{\raise.3ex\hbox{$\scriptstyle\sim$}}{z}}\vphantom{z}}
    &amp;&amp; \text{(}\text{Theorem~16 in Matrices}\text{, }\text{Definition~6 in Matrices}\text{, }\text{Definition~3 in Matrices}\text{)}
    \\
    &amp;= a\,{\mathord{\smash[b]{\underset{\raise.3ex\hbox{$\scriptstyle\sim$}}{x}}\vphantom{x}}}^{\top}\mathbf{A}\mathord{\smash[b]{\underset{\raise.3ex\hbox{$\scriptstyle\sim$}}{z}}\vphantom{z}} + b\,{\mathord{\smash[b]{\underset{\raise.3ex\hbox{$\scriptstyle\sim$}}{y}}\vphantom{y}}}^{\top}\mathbf{A}\mathord{\smash[b]{\underset{\raise.3ex\hbox{$\scriptstyle\sim$}}{z}}\vphantom{z}}
    &amp;&amp; \text{(}\text{Theorem~6 in Matrices}\text{)}
    \\
    &amp;= a\,\mathopen{}\left\langle \mathord{\smash[b]{\underset{\raise.3ex\hbox{$\scriptstyle\sim$}}{x}}\vphantom{x}}, \mathord{\smash[b]{\underset{\raise.3ex\hbox{$\scriptstyle\sim$}}{z}}\vphantom{z}}\right\rangle\mathclose{}_{\mathbf{A}} + b\,\mathopen{}\left\langle \mathord{\smash[b]{\underset{\raise.3ex\hbox{$\scriptstyle\sim$}}{y}}\vphantom{y}}, \mathord{\smash[b]{\underset{\raise.3ex\hbox{$\scriptstyle\sim$}}{z}}\vphantom{z}}\right\rangle\mathclose{}_{\mathbf{A}}
    &amp;&amp; \text{(definition of } \mathopen{}\left\langle \cdot, \cdot\right\rangle\mathclose{}_{\mathbf{A}} \text{)}
    \end{aligned}
    $$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symmetry</w:t>
      </w:r>
      <w:r>
        <w:t xml:space="preserve">: because</w:t>
      </w:r>
      <w:r>
        <w:t xml:space="preserve"> </w:t>
      </w:r>
      <w:r>
        <w:t xml:space="preserve">${\mathord{\smash[b]{\underset{\raise.3ex\hbox{$\scriptstyle\sim$}}{y}}\vphantom{y}}}^{\top}\mathbf{A}\mathord{\smash[b]{\underset{\raise.3ex\hbox{$\scriptstyle\sim$}}{x}}\vphantom{x}}$</w:t>
      </w:r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scalar 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</w:p>
    <w:p>
      <w:pPr>
        <w:pStyle w:val="Compact"/>
      </w:pPr>
      <w:r>
        <w:t xml:space="preserve">$$
    \begin{aligned}
    \mathopen{}\left\langle \mathord{\smash[b]{\underset{\raise.3ex\hbox{$\scriptstyle\sim$}}{y}}\vphantom{y}}, \mathord{\smash[b]{\underset{\raise.3ex\hbox{$\scriptstyle\sim$}}{x}}\vphantom{x}}\right\rangle\mathclose{}_{\mathbf{A}}
    &amp;= {\mathord{\smash[b]{\underset{\raise.3ex\hbox{$\scriptstyle\sim$}}{y}}\vphantom{y}}}^{\top}\mathbf{A}\mathord{\smash[b]{\underset{\raise.3ex\hbox{$\scriptstyle\sim$}}{x}}\vphantom{x}}
    &amp;&amp; \text{(definition of } \mathopen{}\left\langle \cdot, \cdot\right\rangle\mathclose{}_{\mathbf{A}} \text{)}
    \\
    &amp;= {\mathopen{}\left({\mathord{\smash[b]{\underset{\raise.3ex\hbox{$\scriptstyle\sim$}}{y}}\vphantom{y}}}^{\top}\mathbf{A}\mathord{\smash[b]{\underset{\raise.3ex\hbox{$\scriptstyle\sim$}}{x}}\vphantom{x}}\right)\mathclose{}}^{\top}
    &amp;&amp; \text{(a scalar equals its transpose)}
    \\
    &amp;= {\mathord{\smash[b]{\underset{\raise.3ex\hbox{$\scriptstyle\sim$}}{x}}\vphantom{x}}}^{\top}{\mathbf{A}}^{\top}\mathord{\smash[b]{\underset{\raise.3ex\hbox{$\scriptstyle\sim$}}{y}}\vphantom{y}}
    &amp;&amp; \text{(}\text{Theorem~17 in Matrices}\text{, twice)}
    \\
    &amp;= {\mathord{\smash[b]{\underset{\raise.3ex\hbox{$\scriptstyle\sim$}}{x}}\vphantom{x}}}^{\top}\mathbf{A}\mathord{\smash[b]{\underset{\raise.3ex\hbox{$\scriptstyle\sim$}}{y}}\vphantom{y}}
    &amp;&amp; \text{($\mathbf{A}$ is symmetric)}
    \\
    &amp;= \mathopen{}\left\langle \mathord{\smash[b]{\underset{\raise.3ex\hbox{$\scriptstyle\sim$}}{x}}\vphantom{x}}, \mathord{\smash[b]{\underset{\raise.3ex\hbox{$\scriptstyle\sim$}}{y}}\vphantom{y}}\right\rangle\mathclose{}_{\mathbf{A}}
    &amp;&amp; \text{(definition of } \mathopen{}\left\langle \cdot, \cdot\right\rangle\mathclose{}_{\mathbf{A}} \text{)}
    \end{aligned}
    $$</w:t>
      </w:r>
    </w:p>
    <w:p>
      <w:pPr>
        <w:pStyle w:val="FirstParagraph"/>
      </w:pPr>
      <w:r>
        <w:t xml:space="preserve">For the converse, let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be any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Any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can be written in the standard basis as</w:t>
      </w:r>
      <w:r>
        <w:t xml:space="preserve"> </w:t>
      </w:r>
      <w:r>
        <w:t xml:space="preserve">$\mathord{\smash[b]{\underset{\raise.3ex\hbox{$\scriptstyle\sim$}}{x}}\vphantom{x}}= \sum_{i=1}^px_i\,\mathord{\smash[b]{\underset{\raise.3ex\hbox{$\scriptstyle\sim$}}{e}}\vphantom{e}}_i$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\sum_{j=1}^py_j\,\mathord{\smash[b]{\underset{\raise.3ex\hbox{$\scriptstyle\sim$}}{e}}\vphantom{e}}_j$</w:t>
      </w:r>
      <w:r>
        <w:t xml:space="preserve"> </w:t>
      </w:r>
      <w:r>
        <w:t xml:space="preserve">(</w:t>
      </w:r>
      <w:hyperlink r:id="rId152">
        <w:r>
          <w:rPr>
            <w:rStyle w:val="Hyperlink"/>
          </w:rPr>
          <w:t xml:space="preserve">Definition 6 in Subspaces and Rank</w:t>
        </w:r>
      </w:hyperlink>
      <w:r>
        <w:t xml:space="preserve">,</w:t>
      </w:r>
      <w:r>
        <w:t xml:space="preserve"> </w:t>
      </w:r>
      <w:hyperlink r:id="rId128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w:r>
        <w:t xml:space="preserve">By linearity in both slots (</w:t>
      </w:r>
      <w:hyperlink r:id="rId153">
        <w:r>
          <w:rPr>
            <w:rStyle w:val="Hyperlink"/>
          </w:rPr>
          <w:t xml:space="preserve">Remark 1 in Inner Products and Orthogonality</w:t>
        </w:r>
      </w:hyperlink>
      <w:r>
        <w:t xml:space="preserve">):</w:t>
      </w:r>
    </w:p>
    <w:p>
      <w:pPr>
        <w:pStyle w:val="BodyText"/>
      </w:pPr>
      <w:r>
        <w:t xml:space="preserve">$$
    \begin{aligned}
    \mathopen{}\left\langle \mathord{\smash[b]{\underset{\raise.3ex\hbox{$\scriptstyle\sim$}}{x}}\vphantom{x}}, \mathord{\smash[b]{\underset{\raise.3ex\hbox{$\scriptstyle\sim$}}{y}}\vphantom{y}}\right\rangle\mathclose{}
    &amp;= \mathopen{}\left\langle \sum_{i=1}^px_i\,\mathord{\smash[b]{\underset{\raise.3ex\hbox{$\scriptstyle\sim$}}{e}}\vphantom{e}}_i, \sum_{j=1}^py_j\,\mathord{\smash[b]{\underset{\raise.3ex\hbox{$\scriptstyle\sim$}}{e}}\vphantom{e}}_j\right\rangle\mathclose{}
    &amp;&amp; \text{(expand in the standard basis)}
    \\
    &amp;= \sum_{i=1}^p\sum_{j=1}^px_i y_j\,\mathopen{}\left\langle \mathord{\smash[b]{\underset{\raise.3ex\hbox{$\scriptstyle\sim$}}{e}}\vphantom{e}}_i, \mathord{\smash[b]{\underset{\raise.3ex\hbox{$\scriptstyle\sim$}}{e}}\vphantom{e}}_j\right\rangle\mathclose{}
    &amp;&amp; \text{(linearity in both slots)}
    \\
    &amp;= \sum_{i=1}^px_i \sum_{j=1}^pA_{ij} y_j
    &amp;&amp; \text{(define } A_{ij} \stackrel{\text{def}}{=}\mathopen{}\left\langle \mathord{\smash[b]{\underset{\raise.3ex\hbox{$\scriptstyle\sim$}}{e}}\vphantom{e}}_i, \mathord{\smash[b]{\underset{\raise.3ex\hbox{$\scriptstyle\sim$}}{e}}\vphantom{e}}_j\right\rangle\mathclose{} \text{)}
    \\
    &amp;= {\mathord{\smash[b]{\underset{\raise.3ex\hbox{$\scriptstyle\sim$}}{x}}\vphantom{x}}}^{\top} \mathbf{A} \mathord{\smash[b]{\underset{\raise.3ex\hbox{$\scriptstyle\sim$}}{y}}\vphantom{y}}.
    &amp;&amp; \text{(}\text{Definition~13 in Matrices}\text{)}
    \end{aligned}
    $$</w:t>
      </w:r>
    </w:p>
    <w:p>
      <w:pPr>
        <w:pStyle w:val="FirstParagraph"/>
      </w:pPr>
      <w:r>
        <w:t xml:space="preserve">Symmetry of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ensures</w:t>
      </w:r>
    </w:p>
    <w:p>
      <w:pPr>
        <w:pStyle w:val="BodyText"/>
      </w:pPr>
      <w:r>
        <w:t xml:space="preserve">$$
    \begin{aligned}
    A_{ji} &amp;= \mathopen{}\left\langle \mathord{\smash[b]{\underset{\raise.3ex\hbox{$\scriptstyle\sim$}}{e}}\vphantom{e}}_j, \mathord{\smash[b]{\underset{\raise.3ex\hbox{$\scriptstyle\sim$}}{e}}\vphantom{e}}_i\right\rangle\mathclose{} \\
    &amp;= \mathopen{}\left\langle \mathord{\smash[b]{\underset{\raise.3ex\hbox{$\scriptstyle\sim$}}{e}}\vphantom{e}}_i, \mathord{\smash[b]{\underset{\raise.3ex\hbox{$\scriptstyle\sim$}}{e}}\vphantom{e}}_j\right\rangle\mathclose{} \\
    &amp;= A_{ij},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= \mathopen{}\left\langle \mathord{\smash[b]{\underset{\raise.3ex\hbox{$\scriptstyle\sim$}}{x}}\vphantom{x}}, \mathord{\smash[b]{\underset{\raise.3ex\hbox{$\scriptstyle\sim$}}{x}}\vphantom{x}}\right\rangle\mathclose{} &gt; 0$</w:t>
      </w:r>
      <w:r>
        <w:t xml:space="preserve"> </w:t>
      </w:r>
      <w:r>
        <w:t xml:space="preserve">by positivity and definiteness of the inner product,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</w:p>
    <w:p>
      <w:pPr>
        <w:pStyle w:val="BodyText"/>
      </w:pPr>
      <w:r>
        <w:t xml:space="preserve">For uniqueness, if another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 = {\mathord{\smash[b]{\underset{\raise.3ex\hbox{$\scriptstyle\sim$}}{x}}\vphantom{x}}}^{\top}\mathbf{B}\mathord{\smash[b]{\underset{\raise.3ex\hbox{$\scriptstyle\sim$}}{y}}\vphantom{y}}$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evaluating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\mathord{\smash[b]{\underset{\raise.3ex\hbox{$\scriptstyle\sim$}}{e}}\vphantom{e}}_i$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\mathord{\smash[b]{\underset{\raise.3ex\hbox{$\scriptstyle\sim$}}{e}}\vphantom{e}}_j$</w:t>
      </w:r>
      <w:r>
        <w:t xml:space="preserve"> </w:t>
      </w:r>
      <w:r>
        <w:t xml:space="preserve">gives</w:t>
      </w:r>
    </w:p>
    <w:p>
      <w:pPr>
        <w:pStyle w:val="BodyText"/>
      </w:pPr>
      <w:r>
        <w:t xml:space="preserve">$$
    \begin{aligned}
    B_{ij} &amp;= {\mathord{\smash[b]{\underset{\raise.3ex\hbox{$\scriptstyle\sim$}}{e}}\vphantom{e}}_i}^{\top}\mathbf{B}\mathord{\smash[b]{\underset{\raise.3ex\hbox{$\scriptstyle\sim$}}{e}}\vphantom{e}}_j \\
    &amp;= \mathopen{}\left\langle \mathord{\smash[b]{\underset{\raise.3ex\hbox{$\scriptstyle\sim$}}{e}}\vphantom{e}}_i, \mathord{\smash[b]{\underset{\raise.3ex\hbox{$\scriptstyle\sim$}}{e}}\vphantom{e}}_j\right\rangle\mathclose{} \\
    &amp;= A_{ij},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54" w:name="exm-matrix-induced-inner-product-axioms"/>
    <w:p>
      <w:pPr>
        <w:pStyle w:val="BodyText"/>
      </w:pPr>
      <w:del w:id="1247" w:author="PR Preview" w:date="2026-01-01T00:00:00Z">
        <w:r>
          <w:rPr>
            <w:b/>
            <w:bCs/>
          </w:rPr>
          <w:delText xml:space="preserve">Example 35 (Checking the inner product axioms, and recovering the matrix from the inner product)</w:delText>
        </w:r>
      </w:del>
      <w:del w:id="1248" w:author="PR Preview" w:date="2026-01-01T00:00:00Z">
        <w:r>
          <w:delText xml:space="preserve"> </w:delText>
        </w:r>
      </w:del>
      <w:del w:id="1249" w:author="PR Preview" w:date="2026-01-01T00:00:00Z">
        <w:r>
          <w:delText xml:space="preserve">Take</w:delText>
        </w:r>
      </w:del>
      <w:del w:id="1250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del w:id="1251" w:author="PR Preview" w:date="2026-01-01T00:00:00Z">
        <w:r>
          <w:delText xml:space="preserve"> </w:delText>
        </w:r>
      </w:del>
      <w:del w:id="1252" w:author="PR Preview" w:date="2026-01-01T00:00:00Z">
        <w:r>
          <w:delText xml:space="preserve">from</w:delText>
        </w:r>
      </w:del>
      <w:del w:id="1253" w:author="PR Preview" w:date="2026-01-01T00:00:00Z">
        <w:r>
          <w:delText xml:space="preserve"> </w:delText>
        </w:r>
      </w:del>
      <w:hyperlink w:anchor="exm-matrix-induced-inner-product">
        <w:del w:id="1254" w:author="PR Preview" w:date="2026-01-01T00:00:00Z">
          <w:r>
            <w:rPr>
              <w:rStyle w:val="Hyperlink"/>
            </w:rPr>
            <w:delText xml:space="preserve">Example 34</w:delText>
          </w:r>
        </w:del>
      </w:hyperlink>
      <w:del w:id="1255" w:author="PR Preview" w:date="2026-01-01T00:00:00Z">
        <w:r>
          <w:delText xml:space="preserve">,</w:delText>
        </w:r>
      </w:del>
      <w:del w:id="1256" w:author="PR Preview" w:date="2026-01-01T00:00:00Z">
        <w:r>
          <w:delText xml:space="preserve"> </w:delText>
        </w:r>
      </w:del>
      <w:del w:id="1257" w:author="PR Preview" w:date="2026-01-01T00:00:00Z">
        <w:r>
          <w:delText xml:space="preserve">the vectors</w:delText>
        </w:r>
      </w:del>
      <w:del w:id="1258" w:author="PR Preview" w:date="2026-01-01T00:00:00Z">
        <w:r>
          <w:delText xml:space="preserve"> </w:delText>
        </w:r>
      </w:del>
      <w:del w:id="1259" w:author="PR Preview" w:date="2026-01-01T00:00:00Z">
        <w:r>
          <w:delText xml:space="preserve">$\mathord{\smash[b]{\underset{\raise.3ex\hbox{$\scriptstyle\sim$}}{x}}\vphantom{x}}= (1, 2)$</w:delText>
        </w:r>
      </w:del>
      <w:del w:id="1260" w:author="PR Preview" w:date="2026-01-01T00:00:00Z">
        <w:r>
          <w:delText xml:space="preserve">,</w:delText>
        </w:r>
      </w:del>
      <w:del w:id="1261" w:author="PR Preview" w:date="2026-01-01T00:00:00Z">
        <w:r>
          <w:delText xml:space="preserve"> </w:delText>
        </w:r>
      </w:del>
      <w:del w:id="1262" w:author="PR Preview" w:date="2026-01-01T00:00:00Z">
        <w:r>
          <w:delText xml:space="preserve">$\mathord{\smash[b]{\underset{\raise.3ex\hbox{$\scriptstyle\sim$}}{y}}\vphantom{y}}= (3, -1)$</w:delText>
        </w:r>
      </w:del>
      <w:del w:id="1263" w:author="PR Preview" w:date="2026-01-01T00:00:00Z">
        <w:r>
          <w:delText xml:space="preserve"> </w:delText>
        </w:r>
      </w:del>
      <w:del w:id="1264" w:author="PR Preview" w:date="2026-01-01T00:00:00Z">
        <w:r>
          <w:delText xml:space="preserve">and</w:delText>
        </w:r>
      </w:del>
      <w:del w:id="1265" w:author="PR Preview" w:date="2026-01-01T00:00:00Z">
        <w:r>
          <w:delText xml:space="preserve"> </w:delText>
        </w:r>
      </w:del>
      <w:del w:id="1266" w:author="PR Preview" w:date="2026-01-01T00:00:00Z">
        <w:r>
          <w:delText xml:space="preserve">$\mathord{\smash[b]{\underset{\raise.3ex\hbox{$\scriptstyle\sim$}}{z}}\vphantom{z}} = (0, 4)$</w:delText>
        </w:r>
      </w:del>
      <w:del w:id="1267" w:author="PR Preview" w:date="2026-01-01T00:00:00Z">
        <w:r>
          <w:delText xml:space="preserve">,</w:delText>
        </w:r>
      </w:del>
      <w:del w:id="1268" w:author="PR Preview" w:date="2026-01-01T00:00:00Z">
        <w:r>
          <w:delText xml:space="preserve"> </w:delText>
        </w:r>
      </w:del>
      <w:del w:id="1269" w:author="PR Preview" w:date="2026-01-01T00:00:00Z">
        <w:r>
          <w:delText xml:space="preserve">and the numbers</w:delText>
        </w:r>
      </w:del>
      <w:del w:id="1270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=</m:t>
        </m:r>
        <m:r>
          <m:t>2</m:t>
        </m:r>
      </m:oMath>
      <w:del w:id="1271" w:author="PR Preview" w:date="2026-01-01T00:00:00Z">
        <w:r>
          <w:delText xml:space="preserve"> </w:delText>
        </w:r>
      </w:del>
      <w:del w:id="1272" w:author="PR Preview" w:date="2026-01-01T00:00:00Z">
        <w:r>
          <w:delText xml:space="preserve">and</w:delText>
        </w:r>
      </w:del>
      <w:del w:id="1273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del w:id="1274" w:author="PR Preview" w:date="2026-01-01T00:00:00Z">
        <w:r>
          <w:delText xml:space="preserve">.</w:delText>
        </w:r>
      </w:del>
      <w:del w:id="1275" w:author="PR Preview" w:date="2026-01-01T00:00:00Z">
        <w:r>
          <w:delText xml:space="preserve"> </w:delText>
        </w:r>
      </w:del>
      <w:del w:id="1276" w:author="PR Preview" w:date="2026-01-01T00:00:00Z">
        <w:r>
          <w:delText xml:space="preserve">The code computes both sides of each axiom in</w:delText>
        </w:r>
      </w:del>
      <w:del w:id="1277" w:author="PR Preview" w:date="2026-01-01T00:00:00Z">
        <w:r>
          <w:delText xml:space="preserve"> </w:delText>
        </w:r>
      </w:del>
      <w:hyperlink w:anchor="thm-matrix-induced-inner-product">
        <w:del w:id="1278" w:author="PR Preview" w:date="2026-01-01T00:00:00Z">
          <w:r>
            <w:rPr>
              <w:rStyle w:val="Hyperlink"/>
            </w:rPr>
            <w:delText xml:space="preserve">Theorem 17</w:delText>
          </w:r>
        </w:del>
      </w:hyperlink>
      <w:del w:id="1279" w:author="PR Preview" w:date="2026-01-01T00:00:00Z">
        <w:r>
          <w:delText xml:space="preserve">,</w:delText>
        </w:r>
      </w:del>
      <w:del w:id="1280" w:author="PR Preview" w:date="2026-01-01T00:00:00Z">
        <w:r>
          <w:delText xml:space="preserve"> </w:delText>
        </w:r>
      </w:del>
      <w:del w:id="1281" w:author="PR Preview" w:date="2026-01-01T00:00:00Z">
        <w:r>
          <w:delText xml:space="preserve">and then the numbers</w:delText>
        </w:r>
      </w:del>
      <w:del w:id="1282" w:author="PR Preview" w:date="2026-01-01T00:00:00Z">
        <w:r>
          <w:delText xml:space="preserve"> </w:delText>
        </w:r>
      </w:del>
      <w:del w:id="1283" w:author="PR Preview" w:date="2026-01-01T00:00:00Z">
        <w:r>
          <w:delText xml:space="preserve">$\mathopen{}\left\langle \mathord{\smash[b]{\underset{\raise.3ex\hbox{$\scriptstyle\sim$}}{e}}\vphantom{e}}_i, \mathord{\smash[b]{\underset{\raise.3ex\hbox{$\scriptstyle\sim$}}{e}}\vphantom{e}}_j\right\rangle\mathclose{}_{\mathbf{A}}$</w:delText>
        </w:r>
      </w:del>
      <w:del w:id="1284" w:author="PR Preview" w:date="2026-01-01T00:00:00Z">
        <w:r>
          <w:delText xml:space="preserve"> </w:delText>
        </w:r>
      </w:del>
      <w:del w:id="1285" w:author="PR Preview" w:date="2026-01-01T00:00:00Z">
        <w:r>
          <w:delText xml:space="preserve">for the standard basis vectors.</w:delText>
        </w:r>
      </w:del>
    </w:p>
    <w:p>
      <w:pPr>
        <w:pStyle w:val="BodyText"/>
      </w:pPr>
      <w:ins w:id="1286" w:author="PR Preview" w:date="2026-01-01T00:00:00Z">
        <w:r>
          <w:rPr>
            <w:b/>
            <w:bCs/>
          </w:rPr>
          <w:t xml:space="preserve">Example 36 (Checking the inner product axioms, and recovering the matrix from the inner product)</w:t>
        </w:r>
      </w:ins>
      <w:ins w:id="1287" w:author="PR Preview" w:date="2026-01-01T00:00:00Z">
        <w:r>
          <w:t xml:space="preserve"> </w:t>
        </w:r>
      </w:ins>
      <w:ins w:id="1288" w:author="PR Preview" w:date="2026-01-01T00:00:00Z">
        <w:r>
          <w:t xml:space="preserve">Take</w:t>
        </w:r>
      </w:ins>
      <w:ins w:id="1289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ins w:id="1290" w:author="PR Preview" w:date="2026-01-01T00:00:00Z">
        <w:r>
          <w:t xml:space="preserve"> </w:t>
        </w:r>
      </w:ins>
      <w:ins w:id="1291" w:author="PR Preview" w:date="2026-01-01T00:00:00Z">
        <w:r>
          <w:t xml:space="preserve">from</w:t>
        </w:r>
      </w:ins>
      <w:ins w:id="1292" w:author="PR Preview" w:date="2026-01-01T00:00:00Z">
        <w:r>
          <w:t xml:space="preserve"> </w:t>
        </w:r>
      </w:ins>
      <w:hyperlink w:anchor="exm-matrix-induced-inner-product">
        <w:ins w:id="1293" w:author="PR Preview" w:date="2026-01-01T00:00:00Z">
          <w:r>
            <w:rPr>
              <w:rStyle w:val="Hyperlink"/>
            </w:rPr>
            <w:t xml:space="preserve">Example 35</w:t>
          </w:r>
        </w:ins>
      </w:hyperlink>
      <w:ins w:id="1294" w:author="PR Preview" w:date="2026-01-01T00:00:00Z">
        <w:r>
          <w:t xml:space="preserve">,</w:t>
        </w:r>
      </w:ins>
      <w:ins w:id="1295" w:author="PR Preview" w:date="2026-01-01T00:00:00Z">
        <w:r>
          <w:t xml:space="preserve"> </w:t>
        </w:r>
      </w:ins>
      <w:ins w:id="1296" w:author="PR Preview" w:date="2026-01-01T00:00:00Z">
        <w:r>
          <w:t xml:space="preserve">the vectors</w:t>
        </w:r>
      </w:ins>
      <w:ins w:id="1297" w:author="PR Preview" w:date="2026-01-01T00:00:00Z">
        <w:r>
          <w:t xml:space="preserve"> </w:t>
        </w:r>
      </w:ins>
      <w:ins w:id="1298" w:author="PR Preview" w:date="2026-01-01T00:00:00Z">
        <w:r>
          <w:t xml:space="preserve">$\mathord{\smash[b]{\underset{\raise.3ex\hbox{$\scriptstyle\sim$}}{x}}\vphantom{x}}= (1, 2)$</w:t>
        </w:r>
      </w:ins>
      <w:ins w:id="1299" w:author="PR Preview" w:date="2026-01-01T00:00:00Z">
        <w:r>
          <w:t xml:space="preserve">,</w:t>
        </w:r>
      </w:ins>
      <w:ins w:id="1300" w:author="PR Preview" w:date="2026-01-01T00:00:00Z">
        <w:r>
          <w:t xml:space="preserve"> </w:t>
        </w:r>
      </w:ins>
      <w:ins w:id="1301" w:author="PR Preview" w:date="2026-01-01T00:00:00Z">
        <w:r>
          <w:t xml:space="preserve">$\mathord{\smash[b]{\underset{\raise.3ex\hbox{$\scriptstyle\sim$}}{y}}\vphantom{y}}= (3, -1)$</w:t>
        </w:r>
      </w:ins>
      <w:ins w:id="1302" w:author="PR Preview" w:date="2026-01-01T00:00:00Z">
        <w:r>
          <w:t xml:space="preserve"> </w:t>
        </w:r>
      </w:ins>
      <w:ins w:id="1303" w:author="PR Preview" w:date="2026-01-01T00:00:00Z">
        <w:r>
          <w:t xml:space="preserve">and</w:t>
        </w:r>
      </w:ins>
      <w:ins w:id="1304" w:author="PR Preview" w:date="2026-01-01T00:00:00Z">
        <w:r>
          <w:t xml:space="preserve"> </w:t>
        </w:r>
      </w:ins>
      <w:ins w:id="1305" w:author="PR Preview" w:date="2026-01-01T00:00:00Z">
        <w:r>
          <w:t xml:space="preserve">$\mathord{\smash[b]{\underset{\raise.3ex\hbox{$\scriptstyle\sim$}}{z}}\vphantom{z}} = (0, 4)$</w:t>
        </w:r>
      </w:ins>
      <w:ins w:id="1306" w:author="PR Preview" w:date="2026-01-01T00:00:00Z">
        <w:r>
          <w:t xml:space="preserve">,</w:t>
        </w:r>
      </w:ins>
      <w:ins w:id="1307" w:author="PR Preview" w:date="2026-01-01T00:00:00Z">
        <w:r>
          <w:t xml:space="preserve"> </w:t>
        </w:r>
      </w:ins>
      <w:ins w:id="1308" w:author="PR Preview" w:date="2026-01-01T00:00:00Z">
        <w:r>
          <w:t xml:space="preserve">and the numbers</w:t>
        </w:r>
      </w:ins>
      <w:ins w:id="1309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=</m:t>
        </m:r>
        <m:r>
          <m:t>2</m:t>
        </m:r>
      </m:oMath>
      <w:ins w:id="1310" w:author="PR Preview" w:date="2026-01-01T00:00:00Z">
        <w:r>
          <w:t xml:space="preserve"> </w:t>
        </w:r>
      </w:ins>
      <w:ins w:id="1311" w:author="PR Preview" w:date="2026-01-01T00:00:00Z">
        <w:r>
          <w:t xml:space="preserve">and</w:t>
        </w:r>
      </w:ins>
      <w:ins w:id="1312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ins w:id="1313" w:author="PR Preview" w:date="2026-01-01T00:00:00Z">
        <w:r>
          <w:t xml:space="preserve">.</w:t>
        </w:r>
      </w:ins>
      <w:ins w:id="1314" w:author="PR Preview" w:date="2026-01-01T00:00:00Z">
        <w:r>
          <w:t xml:space="preserve"> </w:t>
        </w:r>
      </w:ins>
      <w:ins w:id="1315" w:author="PR Preview" w:date="2026-01-01T00:00:00Z">
        <w:r>
          <w:t xml:space="preserve">The code computes both sides of each axiom in</w:t>
        </w:r>
      </w:ins>
      <w:ins w:id="1316" w:author="PR Preview" w:date="2026-01-01T00:00:00Z">
        <w:r>
          <w:t xml:space="preserve"> </w:t>
        </w:r>
      </w:ins>
      <w:hyperlink w:anchor="thm-matrix-induced-inner-product">
        <w:ins w:id="1317" w:author="PR Preview" w:date="2026-01-01T00:00:00Z">
          <w:r>
            <w:rPr>
              <w:rStyle w:val="Hyperlink"/>
            </w:rPr>
            <w:t xml:space="preserve">Theorem 18</w:t>
          </w:r>
        </w:ins>
      </w:hyperlink>
      <w:ins w:id="1318" w:author="PR Preview" w:date="2026-01-01T00:00:00Z">
        <w:r>
          <w:t xml:space="preserve">,</w:t>
        </w:r>
      </w:ins>
      <w:ins w:id="1319" w:author="PR Preview" w:date="2026-01-01T00:00:00Z">
        <w:r>
          <w:t xml:space="preserve"> </w:t>
        </w:r>
      </w:ins>
      <w:ins w:id="1320" w:author="PR Preview" w:date="2026-01-01T00:00:00Z">
        <w:r>
          <w:t xml:space="preserve">and then the numbers</w:t>
        </w:r>
      </w:ins>
      <w:ins w:id="1321" w:author="PR Preview" w:date="2026-01-01T00:00:00Z">
        <w:r>
          <w:t xml:space="preserve"> </w:t>
        </w:r>
      </w:ins>
      <w:ins w:id="1322" w:author="PR Preview" w:date="2026-01-01T00:00:00Z">
        <w:r>
          <w:t xml:space="preserve">$\mathopen{}\left\langle \mathord{\smash[b]{\underset{\raise.3ex\hbox{$\scriptstyle\sim$}}{e}}\vphantom{e}}_i, \mathord{\smash[b]{\underset{\raise.3ex\hbox{$\scriptstyle\sim$}}{e}}\vphantom{e}}_j\right\rangle\mathclose{}_{\mathbf{A}}$</w:t>
        </w:r>
      </w:ins>
      <w:ins w:id="1323" w:author="PR Preview" w:date="2026-01-01T00:00:00Z">
        <w:r>
          <w:t xml:space="preserve"> </w:t>
        </w:r>
      </w:ins>
      <w:ins w:id="1324" w:author="PR Preview" w:date="2026-01-01T00:00:00Z">
        <w:r>
          <w:t xml:space="preserve">for the standard basis vectors.</w:t>
        </w:r>
      </w:ins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symmetry_xy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symmetry_yx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linearity_left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y, z),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linearity_right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z)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z)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positivity     symmetry_xy     symmetry_yx  linearity_left linearity_right </w:t>
      </w:r>
      <w:r>
        <w:br/>
      </w:r>
      <w:r>
        <w:rPr>
          <w:rStyle w:val="CommentTok"/>
        </w:rPr>
        <w:t xml:space="preserve">#&gt;              14               7               7              28              28</w:t>
      </w:r>
      <w:r>
        <w:br/>
      </w:r>
      <w:r>
        <w:br/>
      </w:r>
      <w:r>
        <w:rPr>
          <w:rStyle w:val="NormalTok"/>
        </w:rPr>
        <w:t xml:space="preserve">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recovered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Vectorize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(i, j)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(e[, i], e[, j])))</w:t>
      </w:r>
      <w:r>
        <w:br/>
      </w:r>
      <w:r>
        <w:rPr>
          <w:rStyle w:val="NormalTok"/>
        </w:rPr>
        <w:t xml:space="preserve">recovered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2    1</w:t>
      </w:r>
      <w:r>
        <w:br/>
      </w:r>
      <w:r>
        <w:rPr>
          <w:rStyle w:val="CommentTok"/>
        </w:rPr>
        <w:t xml:space="preserve">#&gt; [2,]    1    2</w:t>
      </w:r>
    </w:p>
    <w:p>
      <w:pPr>
        <w:pStyle w:val="FirstParagraph"/>
      </w:pPr>
      <w:del w:id="1325" w:author="PR Preview" w:date="2026-01-01T00:00:00Z">
        <w:r>
          <w:delText xml:space="preserve">The inner product of</w:delText>
        </w:r>
      </w:del>
      <w:del w:id="1326" w:author="PR Preview" w:date="2026-01-01T00:00:00Z">
        <w:r>
          <w:delText xml:space="preserve"> </w:delText>
        </w:r>
      </w:del>
      <w:del w:id="1327" w:author="PR Preview" w:date="2026-01-01T00:00:00Z">
        <w:r>
          <w:delText xml:space="preserve">$\mathord{\smash[b]{\underset{\raise.3ex\hbox{$\scriptstyle\sim$}}{x}}\vphantom{x}}$</w:delText>
        </w:r>
      </w:del>
      <w:del w:id="1328" w:author="PR Preview" w:date="2026-01-01T00:00:00Z">
        <w:r>
          <w:delText xml:space="preserve"> </w:delText>
        </w:r>
      </w:del>
      <w:del w:id="1329" w:author="PR Preview" w:date="2026-01-01T00:00:00Z">
        <w:r>
          <w:delText xml:space="preserve">with itself is 14, which is positive.</w:delText>
        </w:r>
      </w:del>
      <w:del w:id="1330" w:author="PR Preview" w:date="2026-01-01T00:00:00Z">
        <w:r>
          <w:delText xml:space="preserve"> </w:delText>
        </w:r>
      </w:del>
      <w:del w:id="1331" w:author="PR Preview" w:date="2026-01-01T00:00:00Z">
        <w:r>
          <w:delText xml:space="preserve">The two orders give the same number, 7 and 7.</w:delText>
        </w:r>
      </w:del>
      <w:del w:id="1332" w:author="PR Preview" w:date="2026-01-01T00:00:00Z">
        <w:r>
          <w:delText xml:space="preserve"> </w:delText>
        </w:r>
      </w:del>
      <w:del w:id="1333" w:author="PR Preview" w:date="2026-01-01T00:00:00Z">
        <w:r>
          <w:delText xml:space="preserve">Both sides of the linearity axiom equal 28.</w:delText>
        </w:r>
      </w:del>
      <w:del w:id="1334" w:author="PR Preview" w:date="2026-01-01T00:00:00Z">
        <w:r>
          <w:delText xml:space="preserve"> </w:delText>
        </w:r>
      </w:del>
      <w:del w:id="1335" w:author="PR Preview" w:date="2026-01-01T00:00:00Z">
        <w:r>
          <w:delText xml:space="preserve">The matrix of numbers</w:delText>
        </w:r>
      </w:del>
      <w:del w:id="1336" w:author="PR Preview" w:date="2026-01-01T00:00:00Z">
        <w:r>
          <w:delText xml:space="preserve"> </w:delText>
        </w:r>
      </w:del>
      <w:del w:id="1337" w:author="PR Preview" w:date="2026-01-01T00:00:00Z">
        <w:r>
          <w:delText xml:space="preserve">$\mathopen{}\left\langle \mathord{\smash[b]{\underset{\raise.3ex\hbox{$\scriptstyle\sim$}}{e}}\vphantom{e}}_i, \mathord{\smash[b]{\underset{\raise.3ex\hbox{$\scriptstyle\sim$}}{e}}\vphantom{e}}_j\right\rangle\mathclose{}_{\mathbf{A}}$</w:delText>
        </w:r>
      </w:del>
      <w:del w:id="1338" w:author="PR Preview" w:date="2026-01-01T00:00:00Z">
        <w:r>
          <w:delText xml:space="preserve"> </w:delText>
        </w:r>
      </w:del>
      <w:del w:id="1339" w:author="PR Preview" w:date="2026-01-01T00:00:00Z">
        <w:r>
          <w:delText xml:space="preserve">is</w:delText>
        </w:r>
      </w:del>
      <w:del w:id="1340" w:author="PR Preview" w:date="2026-01-01T00:00:00Z">
        <w:r>
          <w:delText xml:space="preserve"> </w:delText>
        </w:r>
      </w:del>
      <w:del w:id="1341" w:author="PR Preview" w:date="2026-01-01T00:00:00Z">
        <w:r>
          <w:delText xml:space="preserve">equal to</w:delText>
        </w:r>
      </w:del>
      <w:del w:id="1342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1343" w:author="PR Preview" w:date="2026-01-01T00:00:00Z">
        <w:r>
          <w:delText xml:space="preserve">,</w:delText>
        </w:r>
      </w:del>
      <w:del w:id="1344" w:author="PR Preview" w:date="2026-01-01T00:00:00Z">
        <w:r>
          <w:delText xml:space="preserve"> </w:delText>
        </w:r>
      </w:del>
      <w:del w:id="1345" w:author="PR Preview" w:date="2026-01-01T00:00:00Z">
        <w:r>
          <w:delText xml:space="preserve">as the converse in</w:delText>
        </w:r>
      </w:del>
      <w:del w:id="1346" w:author="PR Preview" w:date="2026-01-01T00:00:00Z">
        <w:r>
          <w:delText xml:space="preserve"> </w:delText>
        </w:r>
      </w:del>
      <w:hyperlink w:anchor="thm-matrix-induced-inner-product">
        <w:del w:id="1347" w:author="PR Preview" w:date="2026-01-01T00:00:00Z">
          <w:r>
            <w:rPr>
              <w:rStyle w:val="Hyperlink"/>
            </w:rPr>
            <w:delText xml:space="preserve">Theorem 17</w:delText>
          </w:r>
        </w:del>
      </w:hyperlink>
      <w:del w:id="1348" w:author="PR Preview" w:date="2026-01-01T00:00:00Z">
        <w:r>
          <w:delText xml:space="preserve"> </w:delText>
        </w:r>
      </w:del>
      <w:del w:id="1349" w:author="PR Preview" w:date="2026-01-01T00:00:00Z">
        <w:r>
          <w:delText xml:space="preserve">says.</w:delText>
        </w:r>
      </w:del>
    </w:p>
    <w:p>
      <w:pPr>
        <w:pStyle w:val="FirstParagraph"/>
      </w:pPr>
      <w:ins w:id="1350" w:author="PR Preview" w:date="2026-01-01T00:00:00Z">
        <w:r>
          <w:t xml:space="preserve">The inner product of</w:t>
        </w:r>
      </w:ins>
      <w:ins w:id="1351" w:author="PR Preview" w:date="2026-01-01T00:00:00Z">
        <w:r>
          <w:t xml:space="preserve"> </w:t>
        </w:r>
      </w:ins>
      <w:ins w:id="1352" w:author="PR Preview" w:date="2026-01-01T00:00:00Z">
        <w:r>
          <w:t xml:space="preserve">$\mathord{\smash[b]{\underset{\raise.3ex\hbox{$\scriptstyle\sim$}}{x}}\vphantom{x}}$</w:t>
        </w:r>
      </w:ins>
      <w:ins w:id="1353" w:author="PR Preview" w:date="2026-01-01T00:00:00Z">
        <w:r>
          <w:t xml:space="preserve"> </w:t>
        </w:r>
      </w:ins>
      <w:ins w:id="1354" w:author="PR Preview" w:date="2026-01-01T00:00:00Z">
        <w:r>
          <w:t xml:space="preserve">with itself is 14, which is positive.</w:t>
        </w:r>
      </w:ins>
      <w:ins w:id="1355" w:author="PR Preview" w:date="2026-01-01T00:00:00Z">
        <w:r>
          <w:t xml:space="preserve"> </w:t>
        </w:r>
      </w:ins>
      <w:ins w:id="1356" w:author="PR Preview" w:date="2026-01-01T00:00:00Z">
        <w:r>
          <w:t xml:space="preserve">The two orders give the same number, 7 and 7.</w:t>
        </w:r>
      </w:ins>
      <w:ins w:id="1357" w:author="PR Preview" w:date="2026-01-01T00:00:00Z">
        <w:r>
          <w:t xml:space="preserve"> </w:t>
        </w:r>
      </w:ins>
      <w:ins w:id="1358" w:author="PR Preview" w:date="2026-01-01T00:00:00Z">
        <w:r>
          <w:t xml:space="preserve">Both sides of the linearity axiom equal 28.</w:t>
        </w:r>
      </w:ins>
      <w:ins w:id="1359" w:author="PR Preview" w:date="2026-01-01T00:00:00Z">
        <w:r>
          <w:t xml:space="preserve"> </w:t>
        </w:r>
      </w:ins>
      <w:ins w:id="1360" w:author="PR Preview" w:date="2026-01-01T00:00:00Z">
        <w:r>
          <w:t xml:space="preserve">The matrix of numbers</w:t>
        </w:r>
      </w:ins>
      <w:ins w:id="1361" w:author="PR Preview" w:date="2026-01-01T00:00:00Z">
        <w:r>
          <w:t xml:space="preserve"> </w:t>
        </w:r>
      </w:ins>
      <w:ins w:id="1362" w:author="PR Preview" w:date="2026-01-01T00:00:00Z">
        <w:r>
          <w:t xml:space="preserve">$\mathopen{}\left\langle \mathord{\smash[b]{\underset{\raise.3ex\hbox{$\scriptstyle\sim$}}{e}}\vphantom{e}}_i, \mathord{\smash[b]{\underset{\raise.3ex\hbox{$\scriptstyle\sim$}}{e}}\vphantom{e}}_j\right\rangle\mathclose{}_{\mathbf{A}}$</w:t>
        </w:r>
      </w:ins>
      <w:ins w:id="1363" w:author="PR Preview" w:date="2026-01-01T00:00:00Z">
        <w:r>
          <w:t xml:space="preserve"> </w:t>
        </w:r>
      </w:ins>
      <w:ins w:id="1364" w:author="PR Preview" w:date="2026-01-01T00:00:00Z">
        <w:r>
          <w:t xml:space="preserve">is</w:t>
        </w:r>
      </w:ins>
      <w:ins w:id="1365" w:author="PR Preview" w:date="2026-01-01T00:00:00Z">
        <w:r>
          <w:t xml:space="preserve"> </w:t>
        </w:r>
      </w:ins>
      <w:ins w:id="1366" w:author="PR Preview" w:date="2026-01-01T00:00:00Z">
        <w:r>
          <w:t xml:space="preserve">equal to</w:t>
        </w:r>
      </w:ins>
      <w:ins w:id="1367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368" w:author="PR Preview" w:date="2026-01-01T00:00:00Z">
        <w:r>
          <w:t xml:space="preserve">,</w:t>
        </w:r>
      </w:ins>
      <w:ins w:id="1369" w:author="PR Preview" w:date="2026-01-01T00:00:00Z">
        <w:r>
          <w:t xml:space="preserve"> </w:t>
        </w:r>
      </w:ins>
      <w:ins w:id="1370" w:author="PR Preview" w:date="2026-01-01T00:00:00Z">
        <w:r>
          <w:t xml:space="preserve">as the converse in</w:t>
        </w:r>
      </w:ins>
      <w:ins w:id="1371" w:author="PR Preview" w:date="2026-01-01T00:00:00Z">
        <w:r>
          <w:t xml:space="preserve"> </w:t>
        </w:r>
      </w:ins>
      <w:hyperlink w:anchor="thm-matrix-induced-inner-product">
        <w:ins w:id="1372" w:author="PR Preview" w:date="2026-01-01T00:00:00Z">
          <w:r>
            <w:rPr>
              <w:rStyle w:val="Hyperlink"/>
            </w:rPr>
            <w:t xml:space="preserve">Theorem 18</w:t>
          </w:r>
        </w:ins>
      </w:hyperlink>
      <w:ins w:id="1373" w:author="PR Preview" w:date="2026-01-01T00:00:00Z">
        <w:r>
          <w:t xml:space="preserve"> </w:t>
        </w:r>
      </w:ins>
      <w:ins w:id="1374" w:author="PR Preview" w:date="2026-01-01T00:00:00Z">
        <w:r>
          <w:t xml:space="preserve">says.</w:t>
        </w:r>
      </w:ins>
    </w:p>
    <w:bookmarkEnd w:id="154"/>
    <w:bookmarkStart w:id="155" w:name="cor-pd-transpose-product"/>
    <w:p>
      <w:pPr>
        <w:pStyle w:val="BodyText"/>
      </w:pPr>
      <w:r>
        <w:rPr>
          <w:b/>
          <w:bCs/>
        </w:rPr>
        <w:t xml:space="preserve">Corollary 3 (A positive definite matrix is a transpose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W</m:t>
        </m:r>
      </m:oMath>
      <w:r>
        <w:t xml:space="preserve">.</w:t>
      </w:r>
    </w:p>
    <w:bookmarkEnd w:id="155"/>
    <w:p>
      <w:pPr>
        <w:pStyle w:val="BodyText"/>
      </w:pPr>
      <w:del w:id="1375" w:author="PR Preview" w:date="2026-01-01T00:00:00Z">
        <w:r>
          <w:rPr>
            <w:i/>
            <w:iCs/>
          </w:rPr>
          <w:delText xml:space="preserve">Proof</w:delText>
        </w:r>
      </w:del>
      <w:del w:id="1376" w:author="PR Preview" w:date="2026-01-01T00:00:00Z">
        <w:r>
          <w:delText xml:space="preserve">. </w:delText>
        </w:r>
      </w:del>
      <w:del w:id="1377" w:author="PR Preview" w:date="2026-01-01T00:00:00Z">
        <w:r>
          <w:delText xml:space="preserve">By the spectral theorem (</w:delText>
        </w:r>
      </w:del>
      <w:hyperlink w:anchor="thm-spectral">
        <w:del w:id="1378" w:author="PR Preview" w:date="2026-01-01T00:00:00Z">
          <w:r>
            <w:rPr>
              <w:rStyle w:val="Hyperlink"/>
            </w:rPr>
            <w:delText xml:space="preserve">Theorem 12</w:delText>
          </w:r>
        </w:del>
      </w:hyperlink>
      <w:del w:id="1379" w:author="PR Preview" w:date="2026-01-01T00:00:00Z">
        <w:r>
          <w:delText xml:space="preserve">),</w:delText>
        </w:r>
      </w:del>
      <w:del w:id="1380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1381" w:author="PR Preview" w:date="2026-01-01T00:00:00Z">
        <w:r>
          <w:delText xml:space="preserve"> </w:delText>
        </w:r>
      </w:del>
      <w:del w:id="1382" w:author="PR Preview" w:date="2026-01-01T00:00:00Z">
        <w:r>
          <w:delText xml:space="preserve">with</w:delText>
        </w:r>
      </w:del>
      <w:del w:id="1383" w:author="PR Preview" w:date="2026-01-01T00:00:00Z">
        <w:r>
          <w:delText xml:space="preserve"> </w:delText>
        </w:r>
      </w:del>
      <m:oMath>
        <m:r>
          <m:rPr>
            <m:sty m:val="bi"/>
          </m:rPr>
          <m:t>Q</m:t>
        </m:r>
      </m:oMath>
      <w:del w:id="1384" w:author="PR Preview" w:date="2026-01-01T00:00:00Z">
        <w:r>
          <w:delText xml:space="preserve"> </w:delText>
        </w:r>
      </w:del>
      <w:del w:id="1385" w:author="PR Preview" w:date="2026-01-01T00:00:00Z">
        <w:r>
          <w:delText xml:space="preserve">orthogonal and</w:delText>
        </w:r>
      </w:del>
      <w:del w:id="1386" w:author="PR Preview" w:date="2026-01-01T00:00:00Z">
        <w:r>
          <w:delText xml:space="preserve"> </w:delText>
        </w:r>
      </w:del>
      <m:oMath>
        <m:r>
          <m:rPr>
            <m:sty m:val="b"/>
          </m:rPr>
          <m:t>Λ</m:t>
        </m:r>
      </m:oMath>
      <w:del w:id="1387" w:author="PR Preview" w:date="2026-01-01T00:00:00Z">
        <w:r>
          <w:delText xml:space="preserve"> </w:delText>
        </w:r>
      </w:del>
      <w:del w:id="1388" w:author="PR Preview" w:date="2026-01-01T00:00:00Z">
        <w:r>
          <w:delText xml:space="preserve">diagonal with the eigenvalues</w:delText>
        </w:r>
      </w:del>
      <w:del w:id="1389" w:author="PR Preview" w:date="2026-01-01T00:00:00Z">
        <w:r>
          <w:delText xml:space="preserve"> </w:delText>
        </w:r>
      </w:del>
      <m:oMath>
        <m:sSub>
          <m:e>
            <m:r>
              <m:t>λ</m:t>
            </m:r>
          </m:e>
          <m:sub>
            <m:r>
              <m:t>i</m:t>
            </m:r>
          </m:sub>
        </m:sSub>
      </m:oMath>
      <w:del w:id="1390" w:author="PR Preview" w:date="2026-01-01T00:00:00Z">
        <w:r>
          <w:delText xml:space="preserve"> </w:delText>
        </w:r>
      </w:del>
      <w:del w:id="1391" w:author="PR Preview" w:date="2026-01-01T00:00:00Z">
        <w:r>
          <w:delText xml:space="preserve">of</w:delText>
        </w:r>
      </w:del>
      <w:del w:id="1392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1393" w:author="PR Preview" w:date="2026-01-01T00:00:00Z">
        <w:r>
          <w:delText xml:space="preserve"> </w:delText>
        </w:r>
      </w:del>
      <w:del w:id="1394" w:author="PR Preview" w:date="2026-01-01T00:00:00Z">
        <w:r>
          <w:delText xml:space="preserve">on its diagonal.</w:delText>
        </w:r>
      </w:del>
      <w:del w:id="1395" w:author="PR Preview" w:date="2026-01-01T00:00:00Z">
        <w:r>
          <w:delText xml:space="preserve"> </w:delText>
        </w:r>
      </w:del>
      <w:del w:id="1396" w:author="PR Preview" w:date="2026-01-01T00:00:00Z">
        <w:r>
          <w:delText xml:space="preserve">These are positive (</w:delText>
        </w:r>
      </w:del>
      <w:hyperlink w:anchor="thm-definite-eigenvalues">
        <w:del w:id="1397" w:author="PR Preview" w:date="2026-01-01T00:00:00Z">
          <w:r>
            <w:rPr>
              <w:rStyle w:val="Hyperlink"/>
            </w:rPr>
            <w:delText xml:space="preserve">Theorem 15</w:delText>
          </w:r>
        </w:del>
      </w:hyperlink>
      <w:del w:id="1398" w:author="PR Preview" w:date="2026-01-01T00:00:00Z">
        <w:r>
          <w:delText xml:space="preserve">),</w:delText>
        </w:r>
      </w:del>
      <w:del w:id="1399" w:author="PR Preview" w:date="2026-01-01T00:00:00Z">
        <w:r>
          <w:delText xml:space="preserve"> </w:delText>
        </w:r>
      </w:del>
      <w:del w:id="1400" w:author="PR Preview" w:date="2026-01-01T00:00:00Z">
        <w:r>
          <w:delText xml:space="preserve">so</w:delText>
        </w:r>
      </w:del>
      <w:del w:id="1401" w:author="PR Preview" w:date="2026-01-01T00:00:00Z">
        <w:r>
          <w:delText xml:space="preserve"> </w:delText>
        </w:r>
      </w:del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del w:id="1402" w:author="PR Preview" w:date="2026-01-01T00:00:00Z">
        <w:r>
          <w:delText xml:space="preserve">, the diagonal matrix with entries</w:delText>
        </w:r>
      </w:del>
      <w:del w:id="1403" w:author="PR Preview" w:date="2026-01-01T00:00:00Z">
        <w:r>
          <w:delText xml:space="preserve"> </w:delText>
        </w:r>
      </w:del>
      <m:oMath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del w:id="1404" w:author="PR Preview" w:date="2026-01-01T00:00:00Z">
        <w:r>
          <w:delText xml:space="preserve">, is defined.</w:delText>
        </w:r>
      </w:del>
      <w:del w:id="1405" w:author="PR Preview" w:date="2026-01-01T00:00:00Z">
        <w:r>
          <w:delText xml:space="preserve"> </w:delText>
        </w:r>
      </w:del>
      <w:del w:id="1406" w:author="PR Preview" w:date="2026-01-01T00:00:00Z">
        <w:r>
          <w:delText xml:space="preserve">Take</w:delText>
        </w:r>
      </w:del>
      <w:del w:id="1407" w:author="PR Preview" w:date="2026-01-01T00:00:00Z">
        <w:r>
          <w:delText xml:space="preserve"> </w:delText>
        </w:r>
      </w:del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1408" w:author="PR Preview" w:date="2026-01-01T00:00:00Z">
        <w:r>
          <w:delText xml:space="preserve">.</w:delText>
        </w:r>
      </w:del>
      <w:del w:id="1409" w:author="PR Preview" w:date="2026-01-01T00:00:00Z">
        <w:r>
          <w:delText xml:space="preserve"> </w:delText>
        </w:r>
      </w:del>
      <w:del w:id="1410" w:author="PR Preview" w:date="2026-01-01T00:00:00Z">
        <w:r>
          <w:delText xml:space="preserve">Since</w:delText>
        </w:r>
      </w:del>
      <w:del w:id="1411" w:author="PR Preview" w:date="2026-01-01T00:00:00Z">
        <w:r>
          <w:delText xml:space="preserve"> </w:delText>
        </w:r>
      </w:del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del w:id="1412" w:author="PR Preview" w:date="2026-01-01T00:00:00Z">
        <w:r>
          <w:delText xml:space="preserve"> </w:delText>
        </w:r>
      </w:del>
      <w:del w:id="1413" w:author="PR Preview" w:date="2026-01-01T00:00:00Z">
        <w:r>
          <w:delText xml:space="preserve">is diagonal,</w:delText>
        </w:r>
      </w:del>
      <w:del w:id="1414" w:author="PR Preview" w:date="2026-01-01T00:00:00Z">
        <w:r>
          <w:delText xml:space="preserve"> </w:delText>
        </w:r>
      </w:del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"/>
                  </m:rPr>
                  <m:t>Λ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del w:id="1415" w:author="PR Preview" w:date="2026-01-01T00:00:00Z">
        <w:r>
          <w:delText xml:space="preserve">, and</w:delText>
        </w:r>
      </w:del>
    </w:p>
    <w:p>
      <w:pPr>
        <w:pStyle w:val="BodyText"/>
      </w:pPr>
      <w:ins w:id="1416" w:author="PR Preview" w:date="2026-01-01T00:00:00Z">
        <w:r>
          <w:rPr>
            <w:i/>
            <w:iCs/>
          </w:rPr>
          <w:t xml:space="preserve">Proof</w:t>
        </w:r>
      </w:ins>
      <w:ins w:id="1417" w:author="PR Preview" w:date="2026-01-01T00:00:00Z">
        <w:r>
          <w:t xml:space="preserve">. </w:t>
        </w:r>
      </w:ins>
      <w:ins w:id="1418" w:author="PR Preview" w:date="2026-01-01T00:00:00Z">
        <w:r>
          <w:t xml:space="preserve">By the spectral theorem (</w:t>
        </w:r>
      </w:ins>
      <w:hyperlink w:anchor="thm-spectral">
        <w:ins w:id="1419" w:author="PR Preview" w:date="2026-01-01T00:00:00Z">
          <w:r>
            <w:rPr>
              <w:rStyle w:val="Hyperlink"/>
            </w:rPr>
            <w:t xml:space="preserve">Theorem 12</w:t>
          </w:r>
        </w:ins>
      </w:hyperlink>
      <w:ins w:id="1420" w:author="PR Preview" w:date="2026-01-01T00:00:00Z">
        <w:r>
          <w:t xml:space="preserve">),</w:t>
        </w:r>
      </w:ins>
      <w:ins w:id="1421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1422" w:author="PR Preview" w:date="2026-01-01T00:00:00Z">
        <w:r>
          <w:t xml:space="preserve"> </w:t>
        </w:r>
      </w:ins>
      <w:ins w:id="1423" w:author="PR Preview" w:date="2026-01-01T00:00:00Z">
        <w:r>
          <w:t xml:space="preserve">with</w:t>
        </w:r>
      </w:ins>
      <w:ins w:id="1424" w:author="PR Preview" w:date="2026-01-01T00:00:00Z">
        <w:r>
          <w:t xml:space="preserve"> </w:t>
        </w:r>
      </w:ins>
      <m:oMath>
        <m:r>
          <m:rPr>
            <m:sty m:val="bi"/>
          </m:rPr>
          <m:t>Q</m:t>
        </m:r>
      </m:oMath>
      <w:ins w:id="1425" w:author="PR Preview" w:date="2026-01-01T00:00:00Z">
        <w:r>
          <w:t xml:space="preserve"> </w:t>
        </w:r>
      </w:ins>
      <w:ins w:id="1426" w:author="PR Preview" w:date="2026-01-01T00:00:00Z">
        <w:r>
          <w:t xml:space="preserve">orthogonal and</w:t>
        </w:r>
      </w:ins>
      <w:ins w:id="1427" w:author="PR Preview" w:date="2026-01-01T00:00:00Z">
        <w:r>
          <w:t xml:space="preserve"> </w:t>
        </w:r>
      </w:ins>
      <m:oMath>
        <m:r>
          <m:rPr>
            <m:sty m:val="b"/>
          </m:rPr>
          <m:t>Λ</m:t>
        </m:r>
      </m:oMath>
      <w:ins w:id="1428" w:author="PR Preview" w:date="2026-01-01T00:00:00Z">
        <w:r>
          <w:t xml:space="preserve"> </w:t>
        </w:r>
      </w:ins>
      <w:ins w:id="1429" w:author="PR Preview" w:date="2026-01-01T00:00:00Z">
        <w:r>
          <w:t xml:space="preserve">diagonal with the eigenvalues</w:t>
        </w:r>
      </w:ins>
      <w:ins w:id="1430" w:author="PR Preview" w:date="2026-01-01T00:00:00Z">
        <w:r>
          <w:t xml:space="preserve"> </w:t>
        </w:r>
      </w:ins>
      <m:oMath>
        <m:sSub>
          <m:e>
            <m:r>
              <m:t>λ</m:t>
            </m:r>
          </m:e>
          <m:sub>
            <m:r>
              <m:t>i</m:t>
            </m:r>
          </m:sub>
        </m:sSub>
      </m:oMath>
      <w:ins w:id="1431" w:author="PR Preview" w:date="2026-01-01T00:00:00Z">
        <w:r>
          <w:t xml:space="preserve"> </w:t>
        </w:r>
      </w:ins>
      <w:ins w:id="1432" w:author="PR Preview" w:date="2026-01-01T00:00:00Z">
        <w:r>
          <w:t xml:space="preserve">of</w:t>
        </w:r>
      </w:ins>
      <w:ins w:id="1433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434" w:author="PR Preview" w:date="2026-01-01T00:00:00Z">
        <w:r>
          <w:t xml:space="preserve"> </w:t>
        </w:r>
      </w:ins>
      <w:ins w:id="1435" w:author="PR Preview" w:date="2026-01-01T00:00:00Z">
        <w:r>
          <w:t xml:space="preserve">on its diagonal.</w:t>
        </w:r>
      </w:ins>
      <w:ins w:id="1436" w:author="PR Preview" w:date="2026-01-01T00:00:00Z">
        <w:r>
          <w:t xml:space="preserve"> </w:t>
        </w:r>
      </w:ins>
      <w:ins w:id="1437" w:author="PR Preview" w:date="2026-01-01T00:00:00Z">
        <w:r>
          <w:t xml:space="preserve">These are positive (</w:t>
        </w:r>
      </w:ins>
      <w:hyperlink w:anchor="thm-definite-eigenvalues">
        <w:ins w:id="1438" w:author="PR Preview" w:date="2026-01-01T00:00:00Z">
          <w:r>
            <w:rPr>
              <w:rStyle w:val="Hyperlink"/>
            </w:rPr>
            <w:t xml:space="preserve">Theorem 16</w:t>
          </w:r>
        </w:ins>
      </w:hyperlink>
      <w:ins w:id="1439" w:author="PR Preview" w:date="2026-01-01T00:00:00Z">
        <w:r>
          <w:t xml:space="preserve">),</w:t>
        </w:r>
      </w:ins>
      <w:ins w:id="1440" w:author="PR Preview" w:date="2026-01-01T00:00:00Z">
        <w:r>
          <w:t xml:space="preserve"> </w:t>
        </w:r>
      </w:ins>
      <w:ins w:id="1441" w:author="PR Preview" w:date="2026-01-01T00:00:00Z">
        <w:r>
          <w:t xml:space="preserve">so</w:t>
        </w:r>
      </w:ins>
      <w:ins w:id="1442" w:author="PR Preview" w:date="2026-01-01T00:00:00Z">
        <w:r>
          <w:t xml:space="preserve"> </w:t>
        </w:r>
      </w:ins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ins w:id="1443" w:author="PR Preview" w:date="2026-01-01T00:00:00Z">
        <w:r>
          <w:t xml:space="preserve">, the diagonal matrix with entries</w:t>
        </w:r>
      </w:ins>
      <w:ins w:id="1444" w:author="PR Preview" w:date="2026-01-01T00:00:00Z">
        <w:r>
          <w:t xml:space="preserve"> </w:t>
        </w:r>
      </w:ins>
      <m:oMath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ins w:id="1445" w:author="PR Preview" w:date="2026-01-01T00:00:00Z">
        <w:r>
          <w:t xml:space="preserve">, is defined.</w:t>
        </w:r>
      </w:ins>
      <w:ins w:id="1446" w:author="PR Preview" w:date="2026-01-01T00:00:00Z">
        <w:r>
          <w:t xml:space="preserve"> </w:t>
        </w:r>
      </w:ins>
      <w:ins w:id="1447" w:author="PR Preview" w:date="2026-01-01T00:00:00Z">
        <w:r>
          <w:t xml:space="preserve">Take</w:t>
        </w:r>
      </w:ins>
      <w:ins w:id="1448" w:author="PR Preview" w:date="2026-01-01T00:00:00Z">
        <w:r>
          <w:t xml:space="preserve"> </w:t>
        </w:r>
      </w:ins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1449" w:author="PR Preview" w:date="2026-01-01T00:00:00Z">
        <w:r>
          <w:t xml:space="preserve">.</w:t>
        </w:r>
      </w:ins>
      <w:ins w:id="1450" w:author="PR Preview" w:date="2026-01-01T00:00:00Z">
        <w:r>
          <w:t xml:space="preserve"> </w:t>
        </w:r>
      </w:ins>
      <w:ins w:id="1451" w:author="PR Preview" w:date="2026-01-01T00:00:00Z">
        <w:r>
          <w:t xml:space="preserve">Since</w:t>
        </w:r>
      </w:ins>
      <w:ins w:id="1452" w:author="PR Preview" w:date="2026-01-01T00:00:00Z">
        <w:r>
          <w:t xml:space="preserve"> </w:t>
        </w:r>
      </w:ins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ins w:id="1453" w:author="PR Preview" w:date="2026-01-01T00:00:00Z">
        <w:r>
          <w:t xml:space="preserve"> </w:t>
        </w:r>
      </w:ins>
      <w:ins w:id="1454" w:author="PR Preview" w:date="2026-01-01T00:00:00Z">
        <w:r>
          <w:t xml:space="preserve">is diagonal,</w:t>
        </w:r>
      </w:ins>
      <w:ins w:id="1455" w:author="PR Preview" w:date="2026-01-01T00:00:00Z">
        <w:r>
          <w:t xml:space="preserve"> </w:t>
        </w:r>
      </w:ins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"/>
                  </m:rPr>
                  <m:t>Λ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ins w:id="1456" w:author="PR Preview" w:date="2026-01-01T00:00:00Z">
        <w:r>
          <w:t xml:space="preserve">, and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W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W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W</m:t>
        </m:r>
      </m:oMath>
      <w:r>
        <w:t xml:space="preserve"> </w:t>
      </w:r>
      <w:r>
        <w:t xml:space="preserve">is invertible, because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positive entries,</w:t>
      </w:r>
      <w:r>
        <w:t xml:space="preserve"> </w:t>
      </w:r>
      <w:r>
        <w:t xml:space="preserve">so it has the diagonal inverse with entries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,</w:t>
      </w:r>
      <w:r>
        <w:t xml:space="preserve"> </w:t>
      </w:r>
      <w:r>
        <w:t xml:space="preserve">and a product of invertible matrices is invertible (</w:t>
      </w:r>
      <w:hyperlink w:anchor="thm-inverse-product">
        <w:r>
          <w:rPr>
            <w:rStyle w:val="Hyperlink"/>
          </w:rPr>
          <w:t xml:space="preserve">Theorem 1</w:t>
        </w:r>
      </w:hyperlink>
      <w:r>
        <w:t xml:space="preserve">).</w:t>
      </w:r>
    </w:p>
    <w:bookmarkStart w:id="156" w:name="thm-whitening-inner-product"/>
    <w:p>
      <w:pPr>
        <w:pStyle w:val="BodyText"/>
      </w:pPr>
      <w:del w:id="1457" w:author="PR Preview" w:date="2026-01-01T00:00:00Z">
        <w:r>
          <w:rPr>
            <w:b/>
            <w:bCs/>
          </w:rPr>
          <w:delText xml:space="preserve">Theorem 18 (A matrix-induced inner product is a dot product of transformed vectors)</w:delText>
        </w:r>
      </w:del>
      <w:del w:id="1458" w:author="PR Preview" w:date="2026-01-01T00:00:00Z">
        <w:r>
          <w:delText xml:space="preserve"> </w:delText>
        </w:r>
      </w:del>
      <w:del w:id="1459" w:author="PR Preview" w:date="2026-01-01T00:00:00Z">
        <w:r>
          <w:delText xml:space="preserve">Let</w:delText>
        </w:r>
      </w:del>
      <w:del w:id="1460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1461" w:author="PR Preview" w:date="2026-01-01T00:00:00Z">
        <w:r>
          <w:delText xml:space="preserve"> </w:delText>
        </w:r>
      </w:del>
      <w:del w:id="1462" w:author="PR Preview" w:date="2026-01-01T00:00:00Z">
        <w:r>
          <w:delText xml:space="preserve">be a</w:delText>
        </w:r>
      </w:del>
      <w:del w:id="1463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p</m:t>
        </m:r>
      </m:oMath>
      <w:del w:id="1464" w:author="PR Preview" w:date="2026-01-01T00:00:00Z">
        <w:r>
          <w:delText xml:space="preserve"> </w:delText>
        </w:r>
      </w:del>
      <w:del w:id="1465" w:author="PR Preview" w:date="2026-01-01T00:00:00Z">
        <w:r>
          <w:delText xml:space="preserve">symmetric positive definite matrix,</w:delText>
        </w:r>
      </w:del>
      <w:del w:id="1466" w:author="PR Preview" w:date="2026-01-01T00:00:00Z">
        <w:r>
          <w:delText xml:space="preserve"> </w:delText>
        </w:r>
      </w:del>
      <w:del w:id="1467" w:author="PR Preview" w:date="2026-01-01T00:00:00Z">
        <w:r>
          <w:delText xml:space="preserve">and let</w:delText>
        </w:r>
      </w:del>
      <w:del w:id="1468" w:author="PR Preview" w:date="2026-01-01T00:00:00Z">
        <w:r>
          <w:delText xml:space="preserve"> </w:delText>
        </w:r>
      </w:del>
      <m:oMath>
        <m:r>
          <m:rPr>
            <m:sty m:val="bi"/>
          </m:rPr>
          <m:t>W</m:t>
        </m:r>
      </m:oMath>
      <w:del w:id="1469" w:author="PR Preview" w:date="2026-01-01T00:00:00Z">
        <w:r>
          <w:delText xml:space="preserve"> </w:delText>
        </w:r>
      </w:del>
      <w:del w:id="1470" w:author="PR Preview" w:date="2026-01-01T00:00:00Z">
        <w:r>
          <w:delText xml:space="preserve">be any</w:delText>
        </w:r>
      </w:del>
      <w:del w:id="1471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p</m:t>
        </m:r>
      </m:oMath>
      <w:del w:id="1472" w:author="PR Preview" w:date="2026-01-01T00:00:00Z">
        <w:r>
          <w:delText xml:space="preserve"> </w:delText>
        </w:r>
      </w:del>
      <w:del w:id="1473" w:author="PR Preview" w:date="2026-01-01T00:00:00Z">
        <w:r>
          <w:delText xml:space="preserve">matrix with</w:delText>
        </w:r>
      </w:del>
      <w:del w:id="1474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del w:id="1475" w:author="PR Preview" w:date="2026-01-01T00:00:00Z">
        <w:r>
          <w:delText xml:space="preserve">.</w:delText>
        </w:r>
      </w:del>
      <w:del w:id="1476" w:author="PR Preview" w:date="2026-01-01T00:00:00Z">
        <w:r>
          <w:delText xml:space="preserve"> </w:delText>
        </w:r>
      </w:del>
      <w:del w:id="1477" w:author="PR Preview" w:date="2026-01-01T00:00:00Z">
        <w:r>
          <w:delText xml:space="preserve">Then for all</w:delText>
        </w:r>
      </w:del>
      <w:del w:id="1478" w:author="PR Preview" w:date="2026-01-01T00:00:00Z">
        <w:r>
          <w:delText xml:space="preserve"> </w:delText>
        </w:r>
      </w:del>
      <w:del w:id="1479" w:author="PR Preview" w:date="2026-01-01T00:00:00Z">
        <w:r>
          <w:delText xml:space="preserve">$\mathord{\smash[b]{\underset{\raise.3ex\hbox{$\scriptstyle\sim$}}{x}}\vphantom{x}}, \mathord{\smash[b]{\underset{\raise.3ex\hbox{$\scriptstyle\sim$}}{y}}\vphantom{y}}\in \mathbb{R}^p$</w:delText>
        </w:r>
      </w:del>
      <w:del w:id="1480" w:author="PR Preview" w:date="2026-01-01T00:00:00Z">
        <w:r>
          <w:delText xml:space="preserve">, the</w:delText>
        </w:r>
      </w:del>
      <w:del w:id="1481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1482" w:author="PR Preview" w:date="2026-01-01T00:00:00Z">
        <w:r>
          <w:delText xml:space="preserve">-inner product (</w:delText>
        </w:r>
      </w:del>
      <w:hyperlink w:anchor="def-matrix-induced-inner-product">
        <w:del w:id="1483" w:author="PR Preview" w:date="2026-01-01T00:00:00Z">
          <w:r>
            <w:rPr>
              <w:rStyle w:val="Hyperlink"/>
            </w:rPr>
            <w:delText xml:space="preserve">Definition 25</w:delText>
          </w:r>
        </w:del>
      </w:hyperlink>
      <w:del w:id="1484" w:author="PR Preview" w:date="2026-01-01T00:00:00Z">
        <w:r>
          <w:delText xml:space="preserve">) satisfies</w:delText>
        </w:r>
      </w:del>
    </w:p>
    <w:p>
      <w:pPr>
        <w:pStyle w:val="BodyText"/>
      </w:pPr>
      <w:ins w:id="1485" w:author="PR Preview" w:date="2026-01-01T00:00:00Z">
        <w:r>
          <w:rPr>
            <w:b/>
            <w:bCs/>
          </w:rPr>
          <w:t xml:space="preserve">Theorem 19 (A matrix-induced inner product is a dot product of transformed vectors)</w:t>
        </w:r>
      </w:ins>
      <w:ins w:id="1486" w:author="PR Preview" w:date="2026-01-01T00:00:00Z">
        <w:r>
          <w:t xml:space="preserve"> </w:t>
        </w:r>
      </w:ins>
      <w:ins w:id="1487" w:author="PR Preview" w:date="2026-01-01T00:00:00Z">
        <w:r>
          <w:t xml:space="preserve">Let</w:t>
        </w:r>
      </w:ins>
      <w:ins w:id="1488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489" w:author="PR Preview" w:date="2026-01-01T00:00:00Z">
        <w:r>
          <w:t xml:space="preserve"> </w:t>
        </w:r>
      </w:ins>
      <w:ins w:id="1490" w:author="PR Preview" w:date="2026-01-01T00:00:00Z">
        <w:r>
          <w:t xml:space="preserve">be a</w:t>
        </w:r>
      </w:ins>
      <w:ins w:id="1491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p</m:t>
        </m:r>
      </m:oMath>
      <w:ins w:id="1492" w:author="PR Preview" w:date="2026-01-01T00:00:00Z">
        <w:r>
          <w:t xml:space="preserve"> </w:t>
        </w:r>
      </w:ins>
      <w:ins w:id="1493" w:author="PR Preview" w:date="2026-01-01T00:00:00Z">
        <w:r>
          <w:t xml:space="preserve">symmetric positive definite matrix,</w:t>
        </w:r>
      </w:ins>
      <w:ins w:id="1494" w:author="PR Preview" w:date="2026-01-01T00:00:00Z">
        <w:r>
          <w:t xml:space="preserve"> </w:t>
        </w:r>
      </w:ins>
      <w:ins w:id="1495" w:author="PR Preview" w:date="2026-01-01T00:00:00Z">
        <w:r>
          <w:t xml:space="preserve">and let</w:t>
        </w:r>
      </w:ins>
      <w:ins w:id="1496" w:author="PR Preview" w:date="2026-01-01T00:00:00Z">
        <w:r>
          <w:t xml:space="preserve"> </w:t>
        </w:r>
      </w:ins>
      <m:oMath>
        <m:r>
          <m:rPr>
            <m:sty m:val="bi"/>
          </m:rPr>
          <m:t>W</m:t>
        </m:r>
      </m:oMath>
      <w:ins w:id="1497" w:author="PR Preview" w:date="2026-01-01T00:00:00Z">
        <w:r>
          <w:t xml:space="preserve"> </w:t>
        </w:r>
      </w:ins>
      <w:ins w:id="1498" w:author="PR Preview" w:date="2026-01-01T00:00:00Z">
        <w:r>
          <w:t xml:space="preserve">be any</w:t>
        </w:r>
      </w:ins>
      <w:ins w:id="1499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p</m:t>
        </m:r>
      </m:oMath>
      <w:ins w:id="1500" w:author="PR Preview" w:date="2026-01-01T00:00:00Z">
        <w:r>
          <w:t xml:space="preserve"> </w:t>
        </w:r>
      </w:ins>
      <w:ins w:id="1501" w:author="PR Preview" w:date="2026-01-01T00:00:00Z">
        <w:r>
          <w:t xml:space="preserve">matrix with</w:t>
        </w:r>
      </w:ins>
      <w:ins w:id="1502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ins w:id="1503" w:author="PR Preview" w:date="2026-01-01T00:00:00Z">
        <w:r>
          <w:t xml:space="preserve">.</w:t>
        </w:r>
      </w:ins>
      <w:ins w:id="1504" w:author="PR Preview" w:date="2026-01-01T00:00:00Z">
        <w:r>
          <w:t xml:space="preserve"> </w:t>
        </w:r>
      </w:ins>
      <w:ins w:id="1505" w:author="PR Preview" w:date="2026-01-01T00:00:00Z">
        <w:r>
          <w:t xml:space="preserve">Then for all</w:t>
        </w:r>
      </w:ins>
      <w:ins w:id="1506" w:author="PR Preview" w:date="2026-01-01T00:00:00Z">
        <w:r>
          <w:t xml:space="preserve"> </w:t>
        </w:r>
      </w:ins>
      <w:ins w:id="1507" w:author="PR Preview" w:date="2026-01-01T00:00:00Z">
        <w:r>
          <w:t xml:space="preserve">$\mathord{\smash[b]{\underset{\raise.3ex\hbox{$\scriptstyle\sim$}}{x}}\vphantom{x}}, \mathord{\smash[b]{\underset{\raise.3ex\hbox{$\scriptstyle\sim$}}{y}}\vphantom{y}}\in \mathbb{R}^p$</w:t>
        </w:r>
      </w:ins>
      <w:ins w:id="1508" w:author="PR Preview" w:date="2026-01-01T00:00:00Z">
        <w:r>
          <w:t xml:space="preserve">, the</w:t>
        </w:r>
      </w:ins>
      <w:ins w:id="1509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510" w:author="PR Preview" w:date="2026-01-01T00:00:00Z">
        <w:r>
          <w:t xml:space="preserve">-inner product (</w:t>
        </w:r>
      </w:ins>
      <w:hyperlink w:anchor="def-matrix-induced-inner-product">
        <w:ins w:id="1511" w:author="PR Preview" w:date="2026-01-01T00:00:00Z">
          <w:r>
            <w:rPr>
              <w:rStyle w:val="Hyperlink"/>
            </w:rPr>
            <w:t xml:space="preserve">Definition 25</w:t>
          </w:r>
        </w:ins>
      </w:hyperlink>
      <w:ins w:id="1512" w:author="PR Preview" w:date="2026-01-01T00:00:00Z">
        <w:r>
          <w:t xml:space="preserve">) satisfies</w:t>
        </w:r>
      </w:ins>
    </w:p>
    <w:p>
      <w:pPr>
        <w:pStyle w:val="BodyText"/>
      </w:pPr>
      <w:r>
        <w:t xml:space="preserve">$$
    \mathopen{}\left\langle \mathord{\smash[b]{\underset{\raise.3ex\hbox{$\scriptstyle\sim$}}{x}}\vphantom{x}}, \mathord{\smash[b]{\underset{\raise.3ex\hbox{$\scriptstyle\sim$}}{y}}\vphantom{y}}\right\rangle\mathclose{}_{\mathbf{A}} = (\mathbf{W}\mathord{\smash[b]{\underset{\raise.3ex\hbox{$\scriptstyle\sim$}}{x}}\vphantom{x}}) \cdot (\mathbf{W}\mathord{\smash[b]{\underset{\raise.3ex\hbox{$\scriptstyle\sim$}}{y}}\vphantom{y}}).
    $$</w:t>
      </w:r>
    </w:p>
    <w:bookmarkEnd w:id="1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\mathopen{}\left\langle \mathord{\smash[b]{\underset{\raise.3ex\hbox{$\scriptstyle\sim$}}{x}}\vphantom{x}}, \mathord{\smash[b]{\underset{\raise.3ex\hbox{$\scriptstyle\sim$}}{y}}\vphantom{y}}\right\rangle\mathclose{}_{\mathbf{A}} &amp;= {\mathord{\smash[b]{\underset{\raise.3ex\hbox{$\scriptstyle\sim$}}{x}}\vphantom{x}}}^{\top} {\mathbf{W}}^{\top}\mathbf{W} \mathord{\smash[b]{\underset{\raise.3ex\hbox{$\scriptstyle\sim$}}{y}}\vphantom{y}}\\
    &amp;= {(\mathbf{W}\mathord{\smash[b]{\underset{\raise.3ex\hbox{$\scriptstyle\sim$}}{x}}\vphantom{x}})}^{\top} (\mathbf{W}\mathord{\smash[b]{\underset{\raise.3ex\hbox{$\scriptstyle\sim$}}{y}}\vphantom{y}}) \\
    &amp;= (\mathbf{W}\mathord{\smash[b]{\underset{\raise.3ex\hbox{$\scriptstyle\sim$}}{x}}\vphantom{x}}) \cdot (\mathbf{W}\mathord{\smash[b]{\underset{\raise.3ex\hbox{$\scriptstyle\sim$}}{y}}\vphantom{y}}).
    \end{aligned}
    $$</w:t>
      </w:r>
    </w:p>
    <w:bookmarkStart w:id="159" w:name="rem-inner-products-machine-learning"/>
    <w:p>
      <w:pPr>
        <w:pStyle w:val="FirstParagraph"/>
      </w:pPr>
      <w:r>
        <w:rPr>
          <w:i/>
          <w:iCs/>
        </w:rPr>
        <w:t xml:space="preserve">Remark 20</w:t>
      </w:r>
      <w:r>
        <w:t xml:space="preserve"> (Inner product spaces in machine learning). </w:t>
      </w:r>
      <w:r>
        <w:t xml:space="preserve">In machine learning and statistics, choosing or learning an inner product space</w:t>
      </w:r>
      <w:r>
        <w:t xml:space="preserve"> </w:t>
      </w:r>
      <w:r>
        <w:t xml:space="preserve">tailors geometric notions of distance, angle, and projection to the structure of the data:</w:t>
      </w:r>
    </w:p>
    <w:p>
      <w:pPr>
        <w:numPr>
          <w:ilvl w:val="0"/>
          <w:numId w:val="1011"/>
        </w:numPr>
      </w:pPr>
      <w:del w:id="1513" w:author="PR Preview" w:date="2026-01-01T00:00:00Z">
        <w:r>
          <w:rPr>
            <w:b/>
            <w:bCs/>
          </w:rPr>
          <w:delText xml:space="preserve">Mahalanobis metric and whitening</w:delText>
        </w:r>
      </w:del>
      <w:del w:id="1514" w:author="PR Preview" w:date="2026-01-01T00:00:00Z">
        <w:r>
          <w:delText xml:space="preserve">:</w:delText>
        </w:r>
      </w:del>
      <w:del w:id="1515" w:author="PR Preview" w:date="2026-01-01T00:00:00Z">
        <w:r>
          <w:delText xml:space="preserve"> </w:delText>
        </w:r>
      </w:del>
      <w:del w:id="1516" w:author="PR Preview" w:date="2026-01-01T00:00:00Z">
        <w:r>
          <w:delText xml:space="preserve">Standard Euclidean distance treats all coordinate axes identically, ignoring feature correlations and variance differences.</w:delText>
        </w:r>
      </w:del>
      <w:del w:id="1517" w:author="PR Preview" w:date="2026-01-01T00:00:00Z">
        <w:r>
          <w:delText xml:space="preserve"> </w:delText>
        </w:r>
      </w:del>
      <w:del w:id="1518" w:author="PR Preview" w:date="2026-01-01T00:00:00Z">
        <w:r>
          <w:delText xml:space="preserve">If data features have a symmetric positive definite covariance matrix</w:delText>
        </w:r>
      </w:del>
      <w:del w:id="1519" w:author="PR Preview" w:date="2026-01-01T00:00:00Z">
        <w:r>
          <w:delText xml:space="preserve"> </w:delText>
        </w:r>
      </w:del>
      <m:oMath>
        <m:r>
          <m:rPr>
            <m:sty m:val="b"/>
          </m:rPr>
          <m:t>Σ</m:t>
        </m:r>
      </m:oMath>
      <w:del w:id="1520" w:author="PR Preview" w:date="2026-01-01T00:00:00Z">
        <w:r>
          <w:delText xml:space="preserve"> </w:delText>
        </w:r>
      </w:del>
      <w:del w:id="1521" w:author="PR Preview" w:date="2026-01-01T00:00:00Z">
        <w:r>
          <w:delText xml:space="preserve">(</w:delText>
        </w:r>
      </w:del>
      <w:hyperlink w:anchor="def-positive-definite">
        <w:del w:id="1522" w:author="PR Preview" w:date="2026-01-01T00:00:00Z">
          <w:r>
            <w:rPr>
              <w:rStyle w:val="Hyperlink"/>
            </w:rPr>
            <w:delText xml:space="preserve">Definition 22</w:delText>
          </w:r>
        </w:del>
      </w:hyperlink>
      <w:del w:id="1523" w:author="PR Preview" w:date="2026-01-01T00:00:00Z">
        <w:r>
          <w:delText xml:space="preserve">),</w:delText>
        </w:r>
      </w:del>
      <w:del w:id="1524" w:author="PR Preview" w:date="2026-01-01T00:00:00Z">
        <w:r>
          <w:delText xml:space="preserve"> </w:delText>
        </w:r>
      </w:del>
      <w:del w:id="1525" w:author="PR Preview" w:date="2026-01-01T00:00:00Z">
        <w:r>
          <w:delText xml:space="preserve">the precision matrix</w:delText>
        </w:r>
      </w:del>
      <w:del w:id="1526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del w:id="1527" w:author="PR Preview" w:date="2026-01-01T00:00:00Z">
        <w:r>
          <w:delText xml:space="preserve"> </w:delText>
        </w:r>
      </w:del>
      <w:del w:id="1528" w:author="PR Preview" w:date="2026-01-01T00:00:00Z">
        <w:r>
          <w:delText xml:space="preserve">(</w:delText>
        </w:r>
      </w:del>
      <w:hyperlink w:anchor="thm-pd-inverse">
        <w:del w:id="1529" w:author="PR Preview" w:date="2026-01-01T00:00:00Z">
          <w:r>
            <w:rPr>
              <w:rStyle w:val="Hyperlink"/>
            </w:rPr>
            <w:delText xml:space="preserve">Theorem 16</w:delText>
          </w:r>
        </w:del>
      </w:hyperlink>
      <w:del w:id="1530" w:author="PR Preview" w:date="2026-01-01T00:00:00Z">
        <w:r>
          <w:delText xml:space="preserve">) defines the Mahalanobis inner product</w:delText>
        </w:r>
      </w:del>
      <w:del w:id="1531" w:author="PR Preview" w:date="2026-01-01T00:00:00Z">
        <w:r>
          <w:delText xml:space="preserve"> </w:delText>
        </w:r>
      </w:del>
      <w:del w:id="1532" w:author="PR Preview" w:date="2026-01-01T00:00:00Z">
        <w:r>
          <w:delText xml:space="preserve">$\mathopen{}\left\langle \mathord{\smash[b]{\underset{\raise.3ex\hbox{$\scriptstyle\sim$}}{x}}\vphantom{x}}, \mathord{\smash[b]{\underset{\raise.3ex\hbox{$\scriptstyle\sim$}}{y}}\vphantom{y}}\right\rangle\mathclose{}_{\mathbf{\Sigma}^{-1}} = {\mathord{\smash[b]{\underset{\raise.3ex\hbox{$\scriptstyle\sim$}}{x}}\vphantom{x}}}^{\top} \mathbf{\Sigma}^{-1} \mathord{\smash[b]{\underset{\raise.3ex\hbox{$\scriptstyle\sim$}}{y}}\vphantom{y}}$</w:delText>
        </w:r>
      </w:del>
      <w:del w:id="1533" w:author="PR Preview" w:date="2026-01-01T00:00:00Z">
        <w:r>
          <w:delText xml:space="preserve">.</w:delText>
        </w:r>
      </w:del>
      <w:del w:id="1534" w:author="PR Preview" w:date="2026-01-01T00:00:00Z">
        <w:r>
          <w:delText xml:space="preserve"> </w:delText>
        </w:r>
      </w:del>
      <w:del w:id="1535" w:author="PR Preview" w:date="2026-01-01T00:00:00Z">
        <w:r>
          <w:delText xml:space="preserve">The induced distance</w:delText>
        </w:r>
      </w:del>
      <w:del w:id="1536" w:author="PR Preview" w:date="2026-01-01T00:00:00Z">
        <w:r>
          <w:delText xml:space="preserve"> </w:delText>
        </w:r>
      </w:del>
      <w:del w:id="1537" w:author="PR Preview" w:date="2026-01-01T00:00:00Z">
        <w:r>
          <w:delText xml:space="preserve">$d_{\mathbf{\Sigma}^{-1}}(\mathord{\smash[b]{\underset{\raise.3ex\hbox{$\scriptstyle\sim$}}{x}}\vphantom{x}}, \mathord{\smash[b]{\underset{\raise.3ex\hbox{$\scriptstyle\sim$}}{y}}\vphantom{y}}) = \sqrt{{(\mathord{\smash[b]{\underset{\raise.3ex\hbox{$\scriptstyle\sim$}}{x}}\vphantom{x}}- \mathord{\smash[b]{\underset{\raise.3ex\hbox{$\scriptstyle\sim$}}{y}}\vphantom{y}})}^{\top}\mathbf{\Sigma}^{-1}(\mathord{\smash[b]{\underset{\raise.3ex\hbox{$\scriptstyle\sim$}}{x}}\vphantom{x}}- \mathord{\smash[b]{\underset{\raise.3ex\hbox{$\scriptstyle\sim$}}{y}}\vphantom{y}})}$</w:delText>
        </w:r>
      </w:del>
      <w:del w:id="1538" w:author="PR Preview" w:date="2026-01-01T00:00:00Z">
        <w:r>
          <w:delText xml:space="preserve"> </w:delText>
        </w:r>
      </w:del>
      <w:del w:id="1539" w:author="PR Preview" w:date="2026-01-01T00:00:00Z">
        <w:r>
          <w:delText xml:space="preserve">measures statistical distance normalized by variance along each principal direction.</w:delText>
        </w:r>
      </w:del>
      <w:del w:id="1540" w:author="PR Preview" w:date="2026-01-01T00:00:00Z">
        <w:r>
          <w:delText xml:space="preserve"> </w:delText>
        </w:r>
      </w:del>
      <w:del w:id="1541" w:author="PR Preview" w:date="2026-01-01T00:00:00Z">
        <w:r>
          <w:delText xml:space="preserve">Factoring</w:delText>
        </w:r>
      </w:del>
      <w:del w:id="1542" w:author="PR Preview" w:date="2026-01-01T00:00:00Z">
        <w:r>
          <w:delText xml:space="preserve"> </w:delText>
        </w:r>
      </w:del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del w:id="1543" w:author="PR Preview" w:date="2026-01-01T00:00:00Z">
        <w:r>
          <w:delText xml:space="preserve"> </w:delText>
        </w:r>
      </w:del>
      <w:del w:id="1544" w:author="PR Preview" w:date="2026-01-01T00:00:00Z">
        <w:r>
          <w:delText xml:space="preserve">(via Cholesky or spectral decomposition,</w:delText>
        </w:r>
      </w:del>
      <w:del w:id="1545" w:author="PR Preview" w:date="2026-01-01T00:00:00Z">
        <w:r>
          <w:delText xml:space="preserve"> </w:delText>
        </w:r>
      </w:del>
      <w:hyperlink w:anchor="cor-pd-transpose-product">
        <w:del w:id="1546" w:author="PR Preview" w:date="2026-01-01T00:00:00Z">
          <w:r>
            <w:rPr>
              <w:rStyle w:val="Hyperlink"/>
            </w:rPr>
            <w:delText xml:space="preserve">Corollary 3</w:delText>
          </w:r>
        </w:del>
      </w:hyperlink>
      <w:del w:id="1547" w:author="PR Preview" w:date="2026-01-01T00:00:00Z">
        <w:r>
          <w:delText xml:space="preserve">),</w:delText>
        </w:r>
      </w:del>
      <w:del w:id="1548" w:author="PR Preview" w:date="2026-01-01T00:00:00Z">
        <w:r>
          <w:delText xml:space="preserve"> </w:delText>
        </w:r>
      </w:del>
      <w:del w:id="1549" w:author="PR Preview" w:date="2026-01-01T00:00:00Z">
        <w:r>
          <w:delText xml:space="preserve">this inner product is the Euclidean dot product of the whitened vectors</w:delText>
        </w:r>
      </w:del>
      <w:del w:id="1550" w:author="PR Preview" w:date="2026-01-01T00:00:00Z">
        <w:r>
          <w:delText xml:space="preserve"> </w:delText>
        </w:r>
      </w:del>
      <w:del w:id="1551" w:author="PR Preview" w:date="2026-01-01T00:00:00Z">
        <w:r>
          <w:delText xml:space="preserve">$\mathbf{W}\mathord{\smash[b]{\underset{\raise.3ex\hbox{$\scriptstyle\sim$}}{x}}\vphantom{x}}$</w:delText>
        </w:r>
      </w:del>
      <w:del w:id="1552" w:author="PR Preview" w:date="2026-01-01T00:00:00Z">
        <w:r>
          <w:delText xml:space="preserve"> </w:delText>
        </w:r>
      </w:del>
      <w:del w:id="1553" w:author="PR Preview" w:date="2026-01-01T00:00:00Z">
        <w:r>
          <w:delText xml:space="preserve">and</w:delText>
        </w:r>
      </w:del>
      <w:del w:id="1554" w:author="PR Preview" w:date="2026-01-01T00:00:00Z">
        <w:r>
          <w:delText xml:space="preserve"> </w:delText>
        </w:r>
      </w:del>
      <w:del w:id="1555" w:author="PR Preview" w:date="2026-01-01T00:00:00Z">
        <w:r>
          <w:delText xml:space="preserve">$\mathbf{W}\mathord{\smash[b]{\underset{\raise.3ex\hbox{$\scriptstyle\sim$}}{y}}\vphantom{y}}$</w:delText>
        </w:r>
      </w:del>
      <w:del w:id="1556" w:author="PR Preview" w:date="2026-01-01T00:00:00Z">
        <w:r>
          <w:delText xml:space="preserve"> </w:delText>
        </w:r>
      </w:del>
      <w:del w:id="1557" w:author="PR Preview" w:date="2026-01-01T00:00:00Z">
        <w:r>
          <w:delText xml:space="preserve">(</w:delText>
        </w:r>
      </w:del>
      <w:hyperlink w:anchor="thm-whitening-inner-product">
        <w:del w:id="1558" w:author="PR Preview" w:date="2026-01-01T00:00:00Z">
          <w:r>
            <w:rPr>
              <w:rStyle w:val="Hyperlink"/>
            </w:rPr>
            <w:delText xml:space="preserve">Theorem 18</w:delText>
          </w:r>
        </w:del>
      </w:hyperlink>
      <w:del w:id="1559" w:author="PR Preview" w:date="2026-01-01T00:00:00Z">
        <w:r>
          <w:delText xml:space="preserve">).</w:delText>
        </w:r>
      </w:del>
    </w:p>
    <w:p>
      <w:pPr>
        <w:numPr>
          <w:ilvl w:val="0"/>
          <w:numId w:val="1011"/>
        </w:numPr>
      </w:pPr>
      <w:ins w:id="1560" w:author="PR Preview" w:date="2026-01-01T00:00:00Z">
        <w:r>
          <w:rPr>
            <w:b/>
            <w:bCs/>
          </w:rPr>
          <w:t xml:space="preserve">Mahalanobis metric and whitening</w:t>
        </w:r>
      </w:ins>
      <w:ins w:id="1561" w:author="PR Preview" w:date="2026-01-01T00:00:00Z">
        <w:r>
          <w:t xml:space="preserve">:</w:t>
        </w:r>
      </w:ins>
      <w:ins w:id="1562" w:author="PR Preview" w:date="2026-01-01T00:00:00Z">
        <w:r>
          <w:t xml:space="preserve"> </w:t>
        </w:r>
      </w:ins>
      <w:ins w:id="1563" w:author="PR Preview" w:date="2026-01-01T00:00:00Z">
        <w:r>
          <w:t xml:space="preserve">Standard Euclidean distance treats all coordinate axes identically, ignoring feature correlations and variance differences.</w:t>
        </w:r>
      </w:ins>
      <w:ins w:id="1564" w:author="PR Preview" w:date="2026-01-01T00:00:00Z">
        <w:r>
          <w:t xml:space="preserve"> </w:t>
        </w:r>
      </w:ins>
      <w:ins w:id="1565" w:author="PR Preview" w:date="2026-01-01T00:00:00Z">
        <w:r>
          <w:t xml:space="preserve">If data features have a symmetric positive definite covariance matrix</w:t>
        </w:r>
      </w:ins>
      <w:ins w:id="1566" w:author="PR Preview" w:date="2026-01-01T00:00:00Z">
        <w:r>
          <w:t xml:space="preserve"> </w:t>
        </w:r>
      </w:ins>
      <m:oMath>
        <m:r>
          <m:rPr>
            <m:sty m:val="b"/>
          </m:rPr>
          <m:t>Σ</m:t>
        </m:r>
      </m:oMath>
      <w:ins w:id="1567" w:author="PR Preview" w:date="2026-01-01T00:00:00Z">
        <w:r>
          <w:t xml:space="preserve"> </w:t>
        </w:r>
      </w:ins>
      <w:ins w:id="1568" w:author="PR Preview" w:date="2026-01-01T00:00:00Z">
        <w:r>
          <w:t xml:space="preserve">(</w:t>
        </w:r>
      </w:ins>
      <w:hyperlink w:anchor="def-positive-definite">
        <w:ins w:id="1569" w:author="PR Preview" w:date="2026-01-01T00:00:00Z">
          <w:r>
            <w:rPr>
              <w:rStyle w:val="Hyperlink"/>
            </w:rPr>
            <w:t xml:space="preserve">Definition 22</w:t>
          </w:r>
        </w:ins>
      </w:hyperlink>
      <w:ins w:id="1570" w:author="PR Preview" w:date="2026-01-01T00:00:00Z">
        <w:r>
          <w:t xml:space="preserve">),</w:t>
        </w:r>
      </w:ins>
      <w:ins w:id="1571" w:author="PR Preview" w:date="2026-01-01T00:00:00Z">
        <w:r>
          <w:t xml:space="preserve"> </w:t>
        </w:r>
      </w:ins>
      <w:ins w:id="1572" w:author="PR Preview" w:date="2026-01-01T00:00:00Z">
        <w:r>
          <w:t xml:space="preserve">the precision matrix</w:t>
        </w:r>
      </w:ins>
      <w:ins w:id="1573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ins w:id="1574" w:author="PR Preview" w:date="2026-01-01T00:00:00Z">
        <w:r>
          <w:t xml:space="preserve"> </w:t>
        </w:r>
      </w:ins>
      <w:ins w:id="1575" w:author="PR Preview" w:date="2026-01-01T00:00:00Z">
        <w:r>
          <w:t xml:space="preserve">(</w:t>
        </w:r>
      </w:ins>
      <w:hyperlink w:anchor="thm-pd-inverse">
        <w:ins w:id="1576" w:author="PR Preview" w:date="2026-01-01T00:00:00Z">
          <w:r>
            <w:rPr>
              <w:rStyle w:val="Hyperlink"/>
            </w:rPr>
            <w:t xml:space="preserve">Theorem 17</w:t>
          </w:r>
        </w:ins>
      </w:hyperlink>
      <w:ins w:id="1577" w:author="PR Preview" w:date="2026-01-01T00:00:00Z">
        <w:r>
          <w:t xml:space="preserve">) defines the Mahalanobis inner product</w:t>
        </w:r>
      </w:ins>
      <w:ins w:id="1578" w:author="PR Preview" w:date="2026-01-01T00:00:00Z">
        <w:r>
          <w:t xml:space="preserve"> </w:t>
        </w:r>
      </w:ins>
      <w:ins w:id="1579" w:author="PR Preview" w:date="2026-01-01T00:00:00Z">
        <w:r>
          <w:t xml:space="preserve">$\mathopen{}\left\langle \mathord{\smash[b]{\underset{\raise.3ex\hbox{$\scriptstyle\sim$}}{x}}\vphantom{x}}, \mathord{\smash[b]{\underset{\raise.3ex\hbox{$\scriptstyle\sim$}}{y}}\vphantom{y}}\right\rangle\mathclose{}_{\mathbf{\Sigma}^{-1}} = {\mathord{\smash[b]{\underset{\raise.3ex\hbox{$\scriptstyle\sim$}}{x}}\vphantom{x}}}^{\top} \mathbf{\Sigma}^{-1} \mathord{\smash[b]{\underset{\raise.3ex\hbox{$\scriptstyle\sim$}}{y}}\vphantom{y}}$</w:t>
        </w:r>
      </w:ins>
      <w:ins w:id="1580" w:author="PR Preview" w:date="2026-01-01T00:00:00Z">
        <w:r>
          <w:t xml:space="preserve">.</w:t>
        </w:r>
      </w:ins>
      <w:ins w:id="1581" w:author="PR Preview" w:date="2026-01-01T00:00:00Z">
        <w:r>
          <w:t xml:space="preserve"> </w:t>
        </w:r>
      </w:ins>
      <w:ins w:id="1582" w:author="PR Preview" w:date="2026-01-01T00:00:00Z">
        <w:r>
          <w:t xml:space="preserve">The induced distance</w:t>
        </w:r>
      </w:ins>
      <w:ins w:id="1583" w:author="PR Preview" w:date="2026-01-01T00:00:00Z">
        <w:r>
          <w:t xml:space="preserve"> </w:t>
        </w:r>
      </w:ins>
      <w:ins w:id="1584" w:author="PR Preview" w:date="2026-01-01T00:00:00Z">
        <w:r>
          <w:t xml:space="preserve">$d_{\mathbf{\Sigma}^{-1}}(\mathord{\smash[b]{\underset{\raise.3ex\hbox{$\scriptstyle\sim$}}{x}}\vphantom{x}}, \mathord{\smash[b]{\underset{\raise.3ex\hbox{$\scriptstyle\sim$}}{y}}\vphantom{y}}) = \sqrt{{(\mathord{\smash[b]{\underset{\raise.3ex\hbox{$\scriptstyle\sim$}}{x}}\vphantom{x}}- \mathord{\smash[b]{\underset{\raise.3ex\hbox{$\scriptstyle\sim$}}{y}}\vphantom{y}})}^{\top}\mathbf{\Sigma}^{-1}(\mathord{\smash[b]{\underset{\raise.3ex\hbox{$\scriptstyle\sim$}}{x}}\vphantom{x}}- \mathord{\smash[b]{\underset{\raise.3ex\hbox{$\scriptstyle\sim$}}{y}}\vphantom{y}})}$</w:t>
        </w:r>
      </w:ins>
      <w:ins w:id="1585" w:author="PR Preview" w:date="2026-01-01T00:00:00Z">
        <w:r>
          <w:t xml:space="preserve"> </w:t>
        </w:r>
      </w:ins>
      <w:ins w:id="1586" w:author="PR Preview" w:date="2026-01-01T00:00:00Z">
        <w:r>
          <w:t xml:space="preserve">measures statistical distance normalized by variance along each principal direction.</w:t>
        </w:r>
      </w:ins>
      <w:ins w:id="1587" w:author="PR Preview" w:date="2026-01-01T00:00:00Z">
        <w:r>
          <w:t xml:space="preserve"> </w:t>
        </w:r>
      </w:ins>
      <w:ins w:id="1588" w:author="PR Preview" w:date="2026-01-01T00:00:00Z">
        <w:r>
          <w:t xml:space="preserve">Factoring</w:t>
        </w:r>
      </w:ins>
      <w:ins w:id="1589" w:author="PR Preview" w:date="2026-01-01T00:00:00Z">
        <w:r>
          <w:t xml:space="preserve"> </w:t>
        </w:r>
      </w:ins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ins w:id="1590" w:author="PR Preview" w:date="2026-01-01T00:00:00Z">
        <w:r>
          <w:t xml:space="preserve"> </w:t>
        </w:r>
      </w:ins>
      <w:ins w:id="1591" w:author="PR Preview" w:date="2026-01-01T00:00:00Z">
        <w:r>
          <w:t xml:space="preserve">(via Cholesky or spectral decomposition,</w:t>
        </w:r>
      </w:ins>
      <w:ins w:id="1592" w:author="PR Preview" w:date="2026-01-01T00:00:00Z">
        <w:r>
          <w:t xml:space="preserve"> </w:t>
        </w:r>
      </w:ins>
      <w:hyperlink w:anchor="cor-pd-transpose-product">
        <w:ins w:id="1593" w:author="PR Preview" w:date="2026-01-01T00:00:00Z">
          <w:r>
            <w:rPr>
              <w:rStyle w:val="Hyperlink"/>
            </w:rPr>
            <w:t xml:space="preserve">Corollary 3</w:t>
          </w:r>
        </w:ins>
      </w:hyperlink>
      <w:ins w:id="1594" w:author="PR Preview" w:date="2026-01-01T00:00:00Z">
        <w:r>
          <w:t xml:space="preserve">),</w:t>
        </w:r>
      </w:ins>
      <w:ins w:id="1595" w:author="PR Preview" w:date="2026-01-01T00:00:00Z">
        <w:r>
          <w:t xml:space="preserve"> </w:t>
        </w:r>
      </w:ins>
      <w:ins w:id="1596" w:author="PR Preview" w:date="2026-01-01T00:00:00Z">
        <w:r>
          <w:t xml:space="preserve">this inner product is the Euclidean dot product of the whitened vectors</w:t>
        </w:r>
      </w:ins>
      <w:ins w:id="1597" w:author="PR Preview" w:date="2026-01-01T00:00:00Z">
        <w:r>
          <w:t xml:space="preserve"> </w:t>
        </w:r>
      </w:ins>
      <w:ins w:id="1598" w:author="PR Preview" w:date="2026-01-01T00:00:00Z">
        <w:r>
          <w:t xml:space="preserve">$\mathbf{W}\mathord{\smash[b]{\underset{\raise.3ex\hbox{$\scriptstyle\sim$}}{x}}\vphantom{x}}$</w:t>
        </w:r>
      </w:ins>
      <w:ins w:id="1599" w:author="PR Preview" w:date="2026-01-01T00:00:00Z">
        <w:r>
          <w:t xml:space="preserve"> </w:t>
        </w:r>
      </w:ins>
      <w:ins w:id="1600" w:author="PR Preview" w:date="2026-01-01T00:00:00Z">
        <w:r>
          <w:t xml:space="preserve">and</w:t>
        </w:r>
      </w:ins>
      <w:ins w:id="1601" w:author="PR Preview" w:date="2026-01-01T00:00:00Z">
        <w:r>
          <w:t xml:space="preserve"> </w:t>
        </w:r>
      </w:ins>
      <w:ins w:id="1602" w:author="PR Preview" w:date="2026-01-01T00:00:00Z">
        <w:r>
          <w:t xml:space="preserve">$\mathbf{W}\mathord{\smash[b]{\underset{\raise.3ex\hbox{$\scriptstyle\sim$}}{y}}\vphantom{y}}$</w:t>
        </w:r>
      </w:ins>
      <w:ins w:id="1603" w:author="PR Preview" w:date="2026-01-01T00:00:00Z">
        <w:r>
          <w:t xml:space="preserve"> </w:t>
        </w:r>
      </w:ins>
      <w:ins w:id="1604" w:author="PR Preview" w:date="2026-01-01T00:00:00Z">
        <w:r>
          <w:t xml:space="preserve">(</w:t>
        </w:r>
      </w:ins>
      <w:hyperlink w:anchor="thm-whitening-inner-product">
        <w:ins w:id="1605" w:author="PR Preview" w:date="2026-01-01T00:00:00Z">
          <w:r>
            <w:rPr>
              <w:rStyle w:val="Hyperlink"/>
            </w:rPr>
            <w:t xml:space="preserve">Theorem 19</w:t>
          </w:r>
        </w:ins>
      </w:hyperlink>
      <w:ins w:id="1606" w:author="PR Preview" w:date="2026-01-01T00:00:00Z">
        <w:r>
          <w:t xml:space="preserve">).</w:t>
        </w:r>
      </w:ins>
    </w:p>
    <w:p>
      <w:pPr>
        <w:numPr>
          <w:ilvl w:val="0"/>
          <w:numId w:val="1011"/>
        </w:numPr>
      </w:pPr>
      <w:r>
        <w:rPr>
          <w:b/>
          <w:bCs/>
        </w:rPr>
        <w:t xml:space="preserve">The kernel trick and reproducing kernel Hilbert spaces (RKHS)</w:t>
      </w:r>
      <w:r>
        <w:t xml:space="preserve">:</w:t>
      </w:r>
      <w:r>
        <w:t xml:space="preserve"> </w:t>
      </w:r>
      <w:r>
        <w:t xml:space="preserve">Algorithms such as support vector machines (SVMs), kernel ridge regression, and Gaussian processes depend on training vectors solely through pairwise inner products</w:t>
      </w:r>
      <w:r>
        <w:t xml:space="preserve"> </w:t>
      </w:r>
      <w:r>
        <w:t xml:space="preserve">$\mathopen{}\left\langle \mathord{\smash[b]{\underset{\raise.3ex\hbox{$\scriptstyle\sim$}}{x}}\vphantom{x}}_i, \mathord{\smash[b]{\underset{\raise.3ex\hbox{$\scriptstyle\sim$}}{x}}\vphantom{x}}_j\right\rangle\mathclose{}$</w:t>
      </w:r>
      <w:r>
        <w:t xml:space="preserve">.</w:t>
      </w:r>
      <w:r>
        <w:t xml:space="preserve"> </w:t>
      </w:r>
      <w:r>
        <w:t xml:space="preserve">By mapping data into a higher- or infinite-dimensional inner product space via a feature map</w:t>
      </w:r>
      <w:r>
        <w:t xml:space="preserve"> </w:t>
      </w:r>
      <m:oMath>
        <m:r>
          <m:t>ϕ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kernel trick replaces the computation of</w:t>
      </w:r>
      <w:r>
        <w:t xml:space="preserve"> </w:t>
      </w:r>
      <w:r>
        <w:t xml:space="preserve">$\phi(\mathord{\smash[b]{\underset{\raise.3ex\hbox{$\scriptstyle\sim$}}{x}}\vphantom{x}}_i)$</w:t>
      </w:r>
      <w:r>
        <w:t xml:space="preserve"> </w:t>
      </w:r>
      <w:r>
        <w:t xml:space="preserve">with an evaluation of a positive definite kernel function:</w:t>
      </w:r>
    </w:p>
    <w:p>
      <w:pPr>
        <w:pStyle w:val="BodyText"/>
      </w:pPr>
      <w:r>
        <w:t xml:space="preserve">$$
    k(\mathord{\smash[b]{\underset{\raise.3ex\hbox{$\scriptstyle\sim$}}{x}}\vphantom{x}}_i, \mathord{\smash[b]{\underset{\raise.3ex\hbox{$\scriptstyle\sim$}}{x}}\vphantom{x}}_j) \stackrel{\text{def}}{=}\mathopen{}\left\langle \phi(\mathord{\smash[b]{\underset{\raise.3ex\hbox{$\scriptstyle\sim$}}{x}}\vphantom{x}}_i), \phi(\mathord{\smash[b]{\underset{\raise.3ex\hbox{$\scriptstyle\sim$}}{x}}\vphantom{x}}_j)\right\rangle\mathclose{}_{\mathcal{H}}.
    $$</w:t>
      </w:r>
    </w:p>
    <w:p>
      <w:pPr>
        <w:numPr>
          <w:ilvl w:val="0"/>
          <w:numId w:val="1000"/>
        </w:numPr>
      </w:pPr>
      <w:r>
        <w:t xml:space="preserve">Mercer’s theorem guarantees that every symmetric positive definite kernel function implicitly defines a valid inner product space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(a reproducing kernel Hilbert space) without requiring explicit coordinate representations.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Embeddings and cosine similarity</w:t>
      </w:r>
      <w:r>
        <w:t xml:space="preserve">:</w:t>
      </w:r>
      <w:r>
        <w:t xml:space="preserve"> </w:t>
      </w:r>
      <w:r>
        <w:t xml:space="preserve">In natural language processing and recommendation systems, data items are embedded as vectors in high-dimensional representations.</w:t>
      </w:r>
      <w:r>
        <w:t xml:space="preserve"> </w:t>
      </w:r>
      <w:r>
        <w:t xml:space="preserve">The angle between embeddings captures semantic similarity through cosine similarity (</w:t>
      </w:r>
      <w:hyperlink r:id="rId157">
        <w:r>
          <w:rPr>
            <w:rStyle w:val="Hyperlink"/>
          </w:rPr>
          <w:t xml:space="preserve">Definition 9 in Inner Products and Orthogonality</w:t>
        </w:r>
      </w:hyperlink>
      <w:r>
        <w:t xml:space="preserve">):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= \frac{\mathopen{}\left\langle \mathord{\smash[b]{\underset{\raise.3ex\hbox{$\scriptstyle\sim$}}{x}}\vphantom{x}}, \mathord{\smash[b]{\underset{\raise.3ex\hbox{$\scriptstyle\sim$}}{y}}\vphantom{y}}\right\rangle\mathclose{}}{\mathopen{}\left\lVert\mathord{\smash[b]{\underset{\raise.3ex\hbox{$\scriptstyle\sim$}}{x}}\vphantom{x}}\right\rVert\mathclose{}\,\mathopen{}\left\lVert\mathord{\smash[b]{\underset{\raise.3ex\hbox{$\scriptstyle\sim$}}{y}}\vphantom{y}}\right\rVert\mathclose{}}.
    $$</w:t>
      </w:r>
    </w:p>
    <w:p>
      <w:pPr>
        <w:numPr>
          <w:ilvl w:val="0"/>
          <w:numId w:val="1000"/>
        </w:numPr>
      </w:pPr>
      <w:r>
        <w:t xml:space="preserve">When embedding vectors are normalized to unit Euclidean norm (</w:t>
      </w:r>
      <w:r>
        <w:t xml:space="preserve">$\mathopen{}\left\lVert\mathord{\smash[b]{\underset{\raise.3ex\hbox{$\scriptstyle\sim$}}{x}}\vphantom{x}}\right\rVert\mathclose{} = 1$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$\mathopen{}\left\lVert\mathord{\smash[b]{\underset{\raise.3ex\hbox{$\scriptstyle\sim$}}{y}}\vphantom{y}}\right\rVert\mathclose{} = 1$</w:t>
      </w:r>
      <w:r>
        <w:t xml:space="preserve">),</w:t>
      </w:r>
      <w:r>
        <w:t xml:space="preserve"> </w:t>
      </w:r>
      <w:r>
        <w:t xml:space="preserve">cosine similarity equals the inner product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\mathord{\smash[b]{\underset{\raise.3ex\hbox{$\scriptstyle\sim$}}{y}}\vphantom{y}}\right\rangle\mathclose{}$</w:t>
      </w:r>
      <w:r>
        <w:t xml:space="preserve"> </w:t>
      </w:r>
      <w:r>
        <w:t xml:space="preserve">(</w:t>
      </w:r>
      <w:hyperlink r:id="rId158">
        <w:r>
          <w:rPr>
            <w:rStyle w:val="Hyperlink"/>
          </w:rPr>
          <w:t xml:space="preserve">Corollary 2 in Inner Products and Orthogonality</w:t>
        </w:r>
      </w:hyperlink>
      <w:r>
        <w:t xml:space="preserve">).</w:t>
      </w:r>
      <w:r>
        <w:t xml:space="preserve"> </w:t>
      </w:r>
      <w:r>
        <w:t xml:space="preserve">Similarly, the self-attention mechanism in Transformers computes query-key alignment scores through scaled inner products</w:t>
      </w:r>
      <w:r>
        <w:t xml:space="preserve"> </w:t>
      </w:r>
      <w:r>
        <w:t xml:space="preserve">$\mathord{\smash[b]{\underset{\raise.3ex\hbox{$\scriptstyle\sim$}}{q}}\vphantom{q}} \cdot \mathord{\smash[b]{\underset{\raise.3ex\hbox{$\scriptstyle\sim$}}{k}}\vphantom{k}} / \sqrt{d_k}$</w:t>
      </w:r>
      <w:r>
        <w:t xml:space="preserve">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Weighted and generalized least squares</w:t>
      </w:r>
      <w:r>
        <w:t xml:space="preserve">:</w:t>
      </w:r>
      <w:r>
        <w:t xml:space="preserve"> </w:t>
      </w:r>
      <w:r>
        <w:t xml:space="preserve">In linear regression</w:t>
      </w:r>
      <w:r>
        <w:t xml:space="preserve"> </w:t>
      </w:r>
      <w:r>
        <w:t xml:space="preserve">$\mathord{\smash[b]{\underset{\raise.3ex\hbox{$\scriptstyle\sim$}}{y}}\vphantom{y}}\approx \mathbf{X}\mathord{\smash[b]{\underset{\raise.3ex\hbox{$\scriptstyle\sim$}}{\beta}}\vphantom{\beta}}$</w:t>
      </w:r>
      <w:r>
        <w:t xml:space="preserve">, when observation errors have unequal variances or known correlations with positive definite covariance matrix</w:t>
      </w:r>
      <w:r>
        <w:t xml:space="preserve"> </w:t>
      </w:r>
      <m:oMath>
        <m:r>
          <m:rPr>
            <m:sty m:val="b"/>
          </m:rPr>
          <m:t>Ω</m:t>
        </m:r>
      </m:oMath>
      <w:r>
        <w:t xml:space="preserve">,</w:t>
      </w:r>
      <w:r>
        <w:t xml:space="preserve"> </w:t>
      </w:r>
      <w:r>
        <w:t xml:space="preserve">ordinary least squares is inefficient.</w:t>
      </w:r>
      <w:r>
        <w:t xml:space="preserve"> </w:t>
      </w:r>
      <w:r>
        <w:t xml:space="preserve">Generalized least squares minimizes the residual norm in the inner product space induced by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Ω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:</w:t>
      </w:r>
    </w:p>
    <w:p>
      <w:pPr>
        <w:pStyle w:val="BodyText"/>
      </w:pPr>
      <w:r>
        <w:t xml:space="preserve">$$
    \min_{\mathord{\smash[b]{\underset{\raise.3ex\hbox{$\scriptstyle\sim$}}{\beta}}\vphantom{\beta}}} \mathopen{}\left\lVert\mathord{\smash[b]{\underset{\raise.3ex\hbox{$\scriptstyle\sim$}}{y}}\vphantom{y}}- \mathbf{X}\mathord{\smash[b]{\underset{\raise.3ex\hbox{$\scriptstyle\sim$}}{\beta}}\vphantom{\beta}}\right\rVert\mathclose{}_{\mathbf{W}}^2 = \min_{\mathord{\smash[b]{\underset{\raise.3ex\hbox{$\scriptstyle\sim$}}{\beta}}\vphantom{\beta}}} \mathopen{}\left\langle \mathord{\smash[b]{\underset{\raise.3ex\hbox{$\scriptstyle\sim$}}{y}}\vphantom{y}}- \mathbf{X}\mathord{\smash[b]{\underset{\raise.3ex\hbox{$\scriptstyle\sim$}}{\beta}}\vphantom{\beta}}, \mathord{\smash[b]{\underset{\raise.3ex\hbox{$\scriptstyle\sim$}}{y}}\vphantom{y}}- \mathbf{X}\mathord{\smash[b]{\underset{\raise.3ex\hbox{$\scriptstyle\sim$}}{\beta}}\vphantom{\beta}}\right\rangle\mathclose{}_{\mathbf{W}}.
    $$</w:t>
      </w:r>
    </w:p>
    <w:bookmarkEnd w:id="159"/>
    <w:bookmarkEnd w:id="160"/>
    <w:bookmarkStart w:id="204" w:name="determinants"/>
    <w:p>
      <w:pPr>
        <w:pStyle w:val="Heading2"/>
      </w:pPr>
      <w:r>
        <w:t xml:space="preserve">6 Determinants</w:t>
      </w:r>
    </w:p>
    <w:bookmarkStart w:id="161" w:name="def-determinant"/>
    <w:p>
      <w:pPr>
        <w:pStyle w:val="FirstParagraph"/>
      </w:pPr>
      <w:r>
        <w:rPr>
          <w:b/>
          <w:bCs/>
        </w:rPr>
        <w:t xml:space="preserve">Definition 26 (Determinant)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determinant</w:t>
      </w:r>
      <w:r>
        <w:t xml:space="preserve"> </w:t>
      </w:r>
      <w:r>
        <w:t xml:space="preserve">[14]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bi"/>
              </m:rP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number defined recursively in</w:t>
      </w:r>
      <w:r>
        <w:t xml:space="preserve"> </w:t>
      </w:r>
      <m:oMath>
        <m:r>
          <m:t>p</m:t>
        </m:r>
      </m:oMath>
      <w:r>
        <w:t xml:space="preserve">:</w:t>
      </w:r>
    </w:p>
    <w:p>
      <w:pPr>
        <w:pStyle w:val="Compact"/>
        <w:numPr>
          <w:ilvl w:val="0"/>
          <w:numId w:val="1012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+</m:t>
              </m:r>
              <m:r>
                <m:t>j</m:t>
              </m:r>
            </m:sup>
          </m:sSup>
          <m:r>
            <m:t> </m:t>
          </m:r>
          <m:sSub>
            <m:e>
              <m:r>
                <m:t>a</m:t>
              </m:r>
            </m:e>
            <m:sub>
              <m:r>
                <m:t>1</m:t>
              </m:r>
              <m:r>
                <m:t>j</m:t>
              </m:r>
            </m:sub>
          </m:sSub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t>j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t>j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left after deleting 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61"/>
    <w:bookmarkStart w:id="162" w:name="exm-determinant"/>
    <w:p>
      <w:pPr>
        <w:pStyle w:val="FirstParagraph"/>
      </w:pPr>
      <w:del w:id="1607" w:author="PR Preview" w:date="2026-01-01T00:00:00Z">
        <w:r>
          <w:rPr>
            <w:b/>
            <w:bCs/>
          </w:rPr>
          <w:delText xml:space="preserve">Example 36 (Determinant of a</w:delText>
        </w:r>
      </w:del>
      <w:del w:id="1608" w:author="PR Preview" w:date="2026-01-01T00:00:00Z">
        <w:r>
          <w:rPr>
            <w:b/>
            <w:bCs/>
          </w:rPr>
          <w:delText xml:space="preserve"> </w:delText>
        </w:r>
      </w:del>
      <m:oMath>
        <m:r>
          <m:t>2</m:t>
        </m:r>
        <m:r>
          <m:rPr>
            <m:sty m:val="p"/>
          </m:rPr>
          <m:t>×</m:t>
        </m:r>
        <m:r>
          <m:t>2</m:t>
        </m:r>
      </m:oMath>
      <w:del w:id="1609" w:author="PR Preview" w:date="2026-01-01T00:00:00Z">
        <w:r>
          <w:rPr>
            <w:b/>
            <w:bCs/>
          </w:rPr>
          <w:delText xml:space="preserve"> </w:delText>
        </w:r>
      </w:del>
      <w:del w:id="1610" w:author="PR Preview" w:date="2026-01-01T00:00:00Z">
        <w:r>
          <w:rPr>
            <w:b/>
            <w:bCs/>
          </w:rPr>
          <w:delText xml:space="preserve">matrix)</w:delText>
        </w:r>
      </w:del>
      <w:del w:id="1611" w:author="PR Preview" w:date="2026-01-01T00:00:00Z">
        <w:r>
          <w:delText xml:space="preserve"> </w:delText>
        </w:r>
      </w:del>
      <w:del w:id="1612" w:author="PR Preview" w:date="2026-01-01T00:00:00Z">
        <w:r>
          <w:delText xml:space="preserve">For</w:delText>
        </w:r>
      </w:del>
      <w:del w:id="1613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c</m:t>
                  </m:r>
                </m:e>
                <m:e>
                  <m:r>
                    <m:t>d</m:t>
                  </m:r>
                </m:e>
              </m:mr>
            </m:m>
          </m:e>
        </m:d>
      </m:oMath>
      <w:del w:id="1614" w:author="PR Preview" w:date="2026-01-01T00:00:00Z">
        <w:r>
          <w:delText xml:space="preserve">,</w:delText>
        </w:r>
      </w:del>
      <w:del w:id="1615" w:author="PR Preview" w:date="2026-01-01T00:00:00Z">
        <w:r>
          <w:delText xml:space="preserve"> </w:delText>
        </w:r>
      </w:del>
      <w:del w:id="1616" w:author="PR Preview" w:date="2026-01-01T00:00:00Z">
        <w:r>
          <w:delText xml:space="preserve">deleting row 1 and column 1 leaves</w:delText>
        </w:r>
      </w:del>
      <w:del w:id="1617" w:author="PR Preview" w:date="2026-01-01T00:00:00Z">
        <w:r>
          <w:delText xml:space="preserve"> </w:delText>
        </w:r>
      </w:del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d</m:t>
                  </m:r>
                </m:e>
              </m:mr>
            </m:m>
          </m:e>
        </m:d>
      </m:oMath>
      <w:del w:id="1618" w:author="PR Preview" w:date="2026-01-01T00:00:00Z">
        <w:r>
          <w:delText xml:space="preserve">,</w:delText>
        </w:r>
      </w:del>
      <w:del w:id="1619" w:author="PR Preview" w:date="2026-01-01T00:00:00Z">
        <w:r>
          <w:delText xml:space="preserve"> </w:delText>
        </w:r>
      </w:del>
      <w:del w:id="1620" w:author="PR Preview" w:date="2026-01-01T00:00:00Z">
        <w:r>
          <w:delText xml:space="preserve">and deleting row 1 and column 2 leaves</w:delText>
        </w:r>
      </w:del>
      <w:del w:id="1621" w:author="PR Preview" w:date="2026-01-01T00:00:00Z">
        <w:r>
          <w:delText xml:space="preserve"> </w:delText>
        </w:r>
      </w:del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c</m:t>
                  </m:r>
                </m:e>
              </m:mr>
            </m:m>
          </m:e>
        </m:d>
      </m:oMath>
      <w:del w:id="1622" w:author="PR Preview" w:date="2026-01-01T00:00:00Z">
        <w:r>
          <w:delText xml:space="preserve">.</w:delText>
        </w:r>
      </w:del>
      <w:del w:id="1623" w:author="PR Preview" w:date="2026-01-01T00:00:00Z">
        <w:r>
          <w:delText xml:space="preserve"> </w:delText>
        </w:r>
      </w:del>
      <w:del w:id="1624" w:author="PR Preview" w:date="2026-01-01T00:00:00Z">
        <w:r>
          <w:delText xml:space="preserve">So:</w:delText>
        </w:r>
      </w:del>
    </w:p>
    <w:p>
      <w:pPr>
        <w:pStyle w:val="FirstParagraph"/>
      </w:pPr>
      <w:ins w:id="1625" w:author="PR Preview" w:date="2026-01-01T00:00:00Z">
        <w:r>
          <w:rPr>
            <w:b/>
            <w:bCs/>
          </w:rPr>
          <w:t xml:space="preserve">Example 37 (Determinant of a</w:t>
        </w:r>
      </w:ins>
      <w:ins w:id="1626" w:author="PR Preview" w:date="2026-01-01T00:00:00Z">
        <w:r>
          <w:rPr>
            <w:b/>
            <w:bCs/>
          </w:rPr>
          <w:t xml:space="preserve"> </w:t>
        </w:r>
      </w:ins>
      <m:oMath>
        <m:r>
          <m:t>2</m:t>
        </m:r>
        <m:r>
          <m:rPr>
            <m:sty m:val="p"/>
          </m:rPr>
          <m:t>×</m:t>
        </m:r>
        <m:r>
          <m:t>2</m:t>
        </m:r>
      </m:oMath>
      <w:ins w:id="1627" w:author="PR Preview" w:date="2026-01-01T00:00:00Z">
        <w:r>
          <w:rPr>
            <w:b/>
            <w:bCs/>
          </w:rPr>
          <w:t xml:space="preserve"> </w:t>
        </w:r>
      </w:ins>
      <w:ins w:id="1628" w:author="PR Preview" w:date="2026-01-01T00:00:00Z">
        <w:r>
          <w:rPr>
            <w:b/>
            <w:bCs/>
          </w:rPr>
          <w:t xml:space="preserve">matrix)</w:t>
        </w:r>
      </w:ins>
      <w:ins w:id="1629" w:author="PR Preview" w:date="2026-01-01T00:00:00Z">
        <w:r>
          <w:t xml:space="preserve"> </w:t>
        </w:r>
      </w:ins>
      <w:ins w:id="1630" w:author="PR Preview" w:date="2026-01-01T00:00:00Z">
        <w:r>
          <w:t xml:space="preserve">For</w:t>
        </w:r>
      </w:ins>
      <w:ins w:id="1631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c</m:t>
                  </m:r>
                </m:e>
                <m:e>
                  <m:r>
                    <m:t>d</m:t>
                  </m:r>
                </m:e>
              </m:mr>
            </m:m>
          </m:e>
        </m:d>
      </m:oMath>
      <w:ins w:id="1632" w:author="PR Preview" w:date="2026-01-01T00:00:00Z">
        <w:r>
          <w:t xml:space="preserve">,</w:t>
        </w:r>
      </w:ins>
      <w:ins w:id="1633" w:author="PR Preview" w:date="2026-01-01T00:00:00Z">
        <w:r>
          <w:t xml:space="preserve"> </w:t>
        </w:r>
      </w:ins>
      <w:ins w:id="1634" w:author="PR Preview" w:date="2026-01-01T00:00:00Z">
        <w:r>
          <w:t xml:space="preserve">deleting row 1 and column 1 leaves</w:t>
        </w:r>
      </w:ins>
      <w:ins w:id="1635" w:author="PR Preview" w:date="2026-01-01T00:00:00Z">
        <w:r>
          <w:t xml:space="preserve"> </w:t>
        </w:r>
      </w:ins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d</m:t>
                  </m:r>
                </m:e>
              </m:mr>
            </m:m>
          </m:e>
        </m:d>
      </m:oMath>
      <w:ins w:id="1636" w:author="PR Preview" w:date="2026-01-01T00:00:00Z">
        <w:r>
          <w:t xml:space="preserve">,</w:t>
        </w:r>
      </w:ins>
      <w:ins w:id="1637" w:author="PR Preview" w:date="2026-01-01T00:00:00Z">
        <w:r>
          <w:t xml:space="preserve"> </w:t>
        </w:r>
      </w:ins>
      <w:ins w:id="1638" w:author="PR Preview" w:date="2026-01-01T00:00:00Z">
        <w:r>
          <w:t xml:space="preserve">and deleting row 1 and column 2 leaves</w:t>
        </w:r>
      </w:ins>
      <w:ins w:id="1639" w:author="PR Preview" w:date="2026-01-01T00:00:00Z">
        <w:r>
          <w:t xml:space="preserve"> </w:t>
        </w:r>
      </w:ins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c</m:t>
                  </m:r>
                </m:e>
              </m:mr>
            </m:m>
          </m:e>
        </m:d>
      </m:oMath>
      <w:ins w:id="1640" w:author="PR Preview" w:date="2026-01-01T00:00:00Z">
        <w:r>
          <w:t xml:space="preserve">.</w:t>
        </w:r>
      </w:ins>
      <w:ins w:id="1641" w:author="PR Preview" w:date="2026-01-01T00:00:00Z">
        <w:r>
          <w:t xml:space="preserve"> </w:t>
        </w:r>
      </w:ins>
      <w:ins w:id="1642" w:author="PR Preview" w:date="2026-01-01T00:00:00Z">
        <w:r>
          <w:t xml:space="preserve">So: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r>
                <m:t>a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d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t> </m:t>
              </m:r>
              <m:r>
                <m:t>b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c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62"/>
    <w:bookmarkStart w:id="163" w:name="rem-determinant-cofactor-expansion"/>
    <w:p>
      <w:pPr>
        <w:pStyle w:val="FirstParagraph"/>
      </w:pPr>
      <w:r>
        <w:rPr>
          <w:i/>
          <w:iCs/>
        </w:rPr>
        <w:t xml:space="preserve">Remark 21</w:t>
      </w:r>
      <w:r>
        <w:t xml:space="preserve"> (Cofactor expansion). </w:t>
      </w:r>
      <w:r>
        <w:t xml:space="preserve">The recursive formula in</w:t>
      </w:r>
      <w:r>
        <w:t xml:space="preserve"> </w:t>
      </w:r>
      <w:hyperlink w:anchor="def-determinant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cofactor expansion</w:t>
      </w:r>
      <w:r>
        <w:t xml:space="preserve"> </w:t>
      </w:r>
      <w:r>
        <w:t xml:space="preserve">along the first row.</w:t>
      </w:r>
      <w:r>
        <w:t xml:space="preserve"> </w:t>
      </w:r>
      <w:r>
        <w:t xml:space="preserve">Other sources define the determinant</w:t>
      </w:r>
      <w:r>
        <w:t xml:space="preserve"> </w:t>
      </w:r>
      <w:r>
        <w:t xml:space="preserve">as a sum over all orderings of the columns</w:t>
      </w:r>
      <w:r>
        <w:t xml:space="preserve"> </w:t>
      </w:r>
      <w:r>
        <w:t xml:space="preserve">and derive this expansion from it;</w:t>
      </w:r>
      <w:r>
        <w:t xml:space="preserve"> </w:t>
      </w:r>
      <w:r>
        <w:t xml:space="preserve">the two definitions agree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BodyText"/>
      </w:pPr>
      <w:r>
        <w:t xml:space="preserve">Each ordering picks one entry from each row,</w:t>
      </w:r>
      <w:r>
        <w:t xml:space="preserve"> </w:t>
      </w:r>
      <w:r>
        <w:t xml:space="preserve">from the column that the ordering assigns to that row,</w:t>
      </w:r>
      <w:r>
        <w:t xml:space="preserve"> </w:t>
      </w:r>
      <w:r>
        <w:t xml:space="preserve">and multiplies them.</w:t>
      </w:r>
      <w:r>
        <w:t xml:space="preserve"> </w:t>
      </w:r>
      <w:r>
        <w:t xml:space="preserve">Its sign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 ordering takes an even number of swaps of two columns</w:t>
      </w:r>
      <w:r>
        <w:t xml:space="preserve"> </w:t>
      </w:r>
      <w:r>
        <w:t xml:space="preserve">to reach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it takes an odd number.</w:t>
      </w:r>
    </w:p>
    <w:p>
      <w:pPr>
        <w:pStyle w:val="BodyText"/>
      </w:pPr>
      <w:del w:id="1643" w:author="PR Preview" w:date="2026-01-01T00:00:00Z">
        <w:r>
          <w:delText xml:space="preserve">For</w:delText>
        </w:r>
      </w:del>
      <w:del w:id="1644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=</m:t>
        </m:r>
        <m:r>
          <m:t>2</m:t>
        </m:r>
      </m:oMath>
      <w:del w:id="1645" w:author="PR Preview" w:date="2026-01-01T00:00:00Z">
        <w:r>
          <w:delText xml:space="preserve">, the columns have two orderings.</w:delText>
        </w:r>
      </w:del>
      <w:del w:id="1646" w:author="PR Preview" w:date="2026-01-01T00:00:00Z">
        <w:r>
          <w:delText xml:space="preserve"> </w:delText>
        </w:r>
      </w:del>
      <w:del w:id="1647" w:author="PR Preview" w:date="2026-01-01T00:00:00Z">
        <w:r>
          <w:delText xml:space="preserve">The ordering</w:delText>
        </w:r>
      </w:del>
      <w:del w:id="1648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del w:id="1649" w:author="PR Preview" w:date="2026-01-01T00:00:00Z">
        <w:r>
          <w:delText xml:space="preserve"> </w:delText>
        </w:r>
      </w:del>
      <w:del w:id="1650" w:author="PR Preview" w:date="2026-01-01T00:00:00Z">
        <w:r>
          <w:delText xml:space="preserve">keeps each column in place,</w:delText>
        </w:r>
      </w:del>
      <w:del w:id="1651" w:author="PR Preview" w:date="2026-01-01T00:00:00Z">
        <w:r>
          <w:delText xml:space="preserve"> </w:delText>
        </w:r>
      </w:del>
      <w:del w:id="1652" w:author="PR Preview" w:date="2026-01-01T00:00:00Z">
        <w:r>
          <w:delText xml:space="preserve">picks the entries</w:delText>
        </w:r>
      </w:del>
      <w:del w:id="1653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11</m:t>
            </m:r>
          </m:sub>
        </m:sSub>
      </m:oMath>
      <w:del w:id="1654" w:author="PR Preview" w:date="2026-01-01T00:00:00Z">
        <w:r>
          <w:delText xml:space="preserve"> </w:delText>
        </w:r>
      </w:del>
      <w:del w:id="1655" w:author="PR Preview" w:date="2026-01-01T00:00:00Z">
        <w:r>
          <w:delText xml:space="preserve">and</w:delText>
        </w:r>
      </w:del>
      <w:del w:id="1656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22</m:t>
            </m:r>
          </m:sub>
        </m:sSub>
      </m:oMath>
      <w:del w:id="1657" w:author="PR Preview" w:date="2026-01-01T00:00:00Z">
        <w:r>
          <w:delText xml:space="preserve">,</w:delText>
        </w:r>
      </w:del>
      <w:del w:id="1658" w:author="PR Preview" w:date="2026-01-01T00:00:00Z">
        <w:r>
          <w:delText xml:space="preserve"> </w:delText>
        </w:r>
      </w:del>
      <w:del w:id="1659" w:author="PR Preview" w:date="2026-01-01T00:00:00Z">
        <w:r>
          <w:delText xml:space="preserve">and has sign</w:delText>
        </w:r>
      </w:del>
      <w:del w:id="1660" w:author="PR Preview" w:date="2026-01-01T00:00:00Z">
        <w:r>
          <w:delText xml:space="preserve"> </w:delText>
        </w:r>
      </w:del>
      <m:oMath>
        <m:r>
          <m:rPr>
            <m:sty m:val="p"/>
          </m:rPr>
          <m:t>+</m:t>
        </m:r>
        <m:r>
          <m:t>1</m:t>
        </m:r>
      </m:oMath>
      <w:del w:id="1661" w:author="PR Preview" w:date="2026-01-01T00:00:00Z">
        <w:r>
          <w:delText xml:space="preserve">.</w:delText>
        </w:r>
      </w:del>
      <w:del w:id="1662" w:author="PR Preview" w:date="2026-01-01T00:00:00Z">
        <w:r>
          <w:delText xml:space="preserve"> </w:delText>
        </w:r>
      </w:del>
      <w:del w:id="1663" w:author="PR Preview" w:date="2026-01-01T00:00:00Z">
        <w:r>
          <w:delText xml:space="preserve">The ordering</w:delText>
        </w:r>
      </w:del>
      <w:del w:id="1664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1665" w:author="PR Preview" w:date="2026-01-01T00:00:00Z">
        <w:r>
          <w:delText xml:space="preserve"> </w:delText>
        </w:r>
      </w:del>
      <w:del w:id="1666" w:author="PR Preview" w:date="2026-01-01T00:00:00Z">
        <w:r>
          <w:delText xml:space="preserve">swaps the two columns,</w:delText>
        </w:r>
      </w:del>
      <w:del w:id="1667" w:author="PR Preview" w:date="2026-01-01T00:00:00Z">
        <w:r>
          <w:delText xml:space="preserve"> </w:delText>
        </w:r>
      </w:del>
      <w:del w:id="1668" w:author="PR Preview" w:date="2026-01-01T00:00:00Z">
        <w:r>
          <w:delText xml:space="preserve">picks the entries</w:delText>
        </w:r>
      </w:del>
      <w:del w:id="1669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12</m:t>
            </m:r>
          </m:sub>
        </m:sSub>
      </m:oMath>
      <w:del w:id="1670" w:author="PR Preview" w:date="2026-01-01T00:00:00Z">
        <w:r>
          <w:delText xml:space="preserve"> </w:delText>
        </w:r>
      </w:del>
      <w:del w:id="1671" w:author="PR Preview" w:date="2026-01-01T00:00:00Z">
        <w:r>
          <w:delText xml:space="preserve">and</w:delText>
        </w:r>
      </w:del>
      <w:del w:id="1672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21</m:t>
            </m:r>
          </m:sub>
        </m:sSub>
      </m:oMath>
      <w:del w:id="1673" w:author="PR Preview" w:date="2026-01-01T00:00:00Z">
        <w:r>
          <w:delText xml:space="preserve">,</w:delText>
        </w:r>
      </w:del>
      <w:del w:id="1674" w:author="PR Preview" w:date="2026-01-01T00:00:00Z">
        <w:r>
          <w:delText xml:space="preserve"> </w:delText>
        </w:r>
      </w:del>
      <w:del w:id="1675" w:author="PR Preview" w:date="2026-01-01T00:00:00Z">
        <w:r>
          <w:delText xml:space="preserve">and has sign</w:delText>
        </w:r>
      </w:del>
      <w:del w:id="1676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1</m:t>
        </m:r>
      </m:oMath>
      <w:del w:id="1677" w:author="PR Preview" w:date="2026-01-01T00:00:00Z">
        <w:r>
          <w:delText xml:space="preserve">.</w:delText>
        </w:r>
      </w:del>
      <w:del w:id="1678" w:author="PR Preview" w:date="2026-01-01T00:00:00Z">
        <w:r>
          <w:delText xml:space="preserve"> </w:delText>
        </w:r>
      </w:del>
      <w:del w:id="1679" w:author="PR Preview" w:date="2026-01-01T00:00:00Z">
        <w:r>
          <w:delText xml:space="preserve">The sum</w:delText>
        </w:r>
      </w:del>
      <w:del w:id="1680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11</m:t>
            </m:r>
          </m:sub>
        </m:sSub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12</m:t>
            </m:r>
          </m:sub>
        </m:sSub>
        <m:sSub>
          <m:e>
            <m:r>
              <m:t>a</m:t>
            </m:r>
          </m:e>
          <m:sub>
            <m:r>
              <m:t>21</m:t>
            </m:r>
          </m:sub>
        </m:sSub>
      </m:oMath>
      <w:del w:id="1681" w:author="PR Preview" w:date="2026-01-01T00:00:00Z">
        <w:r>
          <w:delText xml:space="preserve"> </w:delText>
        </w:r>
      </w:del>
      <w:del w:id="1682" w:author="PR Preview" w:date="2026-01-01T00:00:00Z">
        <w:r>
          <w:delText xml:space="preserve">is the value</w:delText>
        </w:r>
      </w:del>
      <w:del w:id="1683" w:author="PR Preview" w:date="2026-01-01T00:00:00Z">
        <w:r>
          <w:delText xml:space="preserve"> </w:delText>
        </w:r>
      </w:del>
      <m:oMath>
        <m:r>
          <m:t>a</m:t>
        </m:r>
        <m:r>
          <m:t>d</m:t>
        </m:r>
        <m:r>
          <m:rPr>
            <m:sty m:val="p"/>
          </m:rPr>
          <m:t>−</m:t>
        </m:r>
        <m:r>
          <m:t>b</m:t>
        </m:r>
        <m:r>
          <m:t>c</m:t>
        </m:r>
      </m:oMath>
      <w:del w:id="1684" w:author="PR Preview" w:date="2026-01-01T00:00:00Z">
        <w:r>
          <w:delText xml:space="preserve"> </w:delText>
        </w:r>
      </w:del>
      <w:del w:id="1685" w:author="PR Preview" w:date="2026-01-01T00:00:00Z">
        <w:r>
          <w:delText xml:space="preserve">from</w:delText>
        </w:r>
      </w:del>
      <w:del w:id="1686" w:author="PR Preview" w:date="2026-01-01T00:00:00Z">
        <w:r>
          <w:delText xml:space="preserve"> </w:delText>
        </w:r>
      </w:del>
      <w:hyperlink w:anchor="exm-determinant">
        <w:del w:id="1687" w:author="PR Preview" w:date="2026-01-01T00:00:00Z">
          <w:r>
            <w:rPr>
              <w:rStyle w:val="Hyperlink"/>
            </w:rPr>
            <w:delText xml:space="preserve">Example 36</w:delText>
          </w:r>
        </w:del>
      </w:hyperlink>
      <w:del w:id="1688" w:author="PR Preview" w:date="2026-01-01T00:00:00Z">
        <w:r>
          <w:delText xml:space="preserve">.</w:delText>
        </w:r>
      </w:del>
    </w:p>
    <w:p>
      <w:pPr>
        <w:pStyle w:val="BodyText"/>
      </w:pPr>
      <w:ins w:id="1689" w:author="PR Preview" w:date="2026-01-01T00:00:00Z">
        <w:r>
          <w:t xml:space="preserve">For</w:t>
        </w:r>
      </w:ins>
      <w:ins w:id="1690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=</m:t>
        </m:r>
        <m:r>
          <m:t>2</m:t>
        </m:r>
      </m:oMath>
      <w:ins w:id="1691" w:author="PR Preview" w:date="2026-01-01T00:00:00Z">
        <w:r>
          <w:t xml:space="preserve">, the columns have two orderings.</w:t>
        </w:r>
      </w:ins>
      <w:ins w:id="1692" w:author="PR Preview" w:date="2026-01-01T00:00:00Z">
        <w:r>
          <w:t xml:space="preserve"> </w:t>
        </w:r>
      </w:ins>
      <w:ins w:id="1693" w:author="PR Preview" w:date="2026-01-01T00:00:00Z">
        <w:r>
          <w:t xml:space="preserve">The ordering</w:t>
        </w:r>
      </w:ins>
      <w:ins w:id="1694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ins w:id="1695" w:author="PR Preview" w:date="2026-01-01T00:00:00Z">
        <w:r>
          <w:t xml:space="preserve"> </w:t>
        </w:r>
      </w:ins>
      <w:ins w:id="1696" w:author="PR Preview" w:date="2026-01-01T00:00:00Z">
        <w:r>
          <w:t xml:space="preserve">keeps each column in place,</w:t>
        </w:r>
      </w:ins>
      <w:ins w:id="1697" w:author="PR Preview" w:date="2026-01-01T00:00:00Z">
        <w:r>
          <w:t xml:space="preserve"> </w:t>
        </w:r>
      </w:ins>
      <w:ins w:id="1698" w:author="PR Preview" w:date="2026-01-01T00:00:00Z">
        <w:r>
          <w:t xml:space="preserve">picks the entries</w:t>
        </w:r>
      </w:ins>
      <w:ins w:id="1699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11</m:t>
            </m:r>
          </m:sub>
        </m:sSub>
      </m:oMath>
      <w:ins w:id="1700" w:author="PR Preview" w:date="2026-01-01T00:00:00Z">
        <w:r>
          <w:t xml:space="preserve"> </w:t>
        </w:r>
      </w:ins>
      <w:ins w:id="1701" w:author="PR Preview" w:date="2026-01-01T00:00:00Z">
        <w:r>
          <w:t xml:space="preserve">and</w:t>
        </w:r>
      </w:ins>
      <w:ins w:id="1702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22</m:t>
            </m:r>
          </m:sub>
        </m:sSub>
      </m:oMath>
      <w:ins w:id="1703" w:author="PR Preview" w:date="2026-01-01T00:00:00Z">
        <w:r>
          <w:t xml:space="preserve">,</w:t>
        </w:r>
      </w:ins>
      <w:ins w:id="1704" w:author="PR Preview" w:date="2026-01-01T00:00:00Z">
        <w:r>
          <w:t xml:space="preserve"> </w:t>
        </w:r>
      </w:ins>
      <w:ins w:id="1705" w:author="PR Preview" w:date="2026-01-01T00:00:00Z">
        <w:r>
          <w:t xml:space="preserve">and has sign</w:t>
        </w:r>
      </w:ins>
      <w:ins w:id="1706" w:author="PR Preview" w:date="2026-01-01T00:00:00Z">
        <w:r>
          <w:t xml:space="preserve"> </w:t>
        </w:r>
      </w:ins>
      <m:oMath>
        <m:r>
          <m:rPr>
            <m:sty m:val="p"/>
          </m:rPr>
          <m:t>+</m:t>
        </m:r>
        <m:r>
          <m:t>1</m:t>
        </m:r>
      </m:oMath>
      <w:ins w:id="1707" w:author="PR Preview" w:date="2026-01-01T00:00:00Z">
        <w:r>
          <w:t xml:space="preserve">.</w:t>
        </w:r>
      </w:ins>
      <w:ins w:id="1708" w:author="PR Preview" w:date="2026-01-01T00:00:00Z">
        <w:r>
          <w:t xml:space="preserve"> </w:t>
        </w:r>
      </w:ins>
      <w:ins w:id="1709" w:author="PR Preview" w:date="2026-01-01T00:00:00Z">
        <w:r>
          <w:t xml:space="preserve">The ordering</w:t>
        </w:r>
      </w:ins>
      <w:ins w:id="1710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1711" w:author="PR Preview" w:date="2026-01-01T00:00:00Z">
        <w:r>
          <w:t xml:space="preserve"> </w:t>
        </w:r>
      </w:ins>
      <w:ins w:id="1712" w:author="PR Preview" w:date="2026-01-01T00:00:00Z">
        <w:r>
          <w:t xml:space="preserve">swaps the two columns,</w:t>
        </w:r>
      </w:ins>
      <w:ins w:id="1713" w:author="PR Preview" w:date="2026-01-01T00:00:00Z">
        <w:r>
          <w:t xml:space="preserve"> </w:t>
        </w:r>
      </w:ins>
      <w:ins w:id="1714" w:author="PR Preview" w:date="2026-01-01T00:00:00Z">
        <w:r>
          <w:t xml:space="preserve">picks the entries</w:t>
        </w:r>
      </w:ins>
      <w:ins w:id="1715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12</m:t>
            </m:r>
          </m:sub>
        </m:sSub>
      </m:oMath>
      <w:ins w:id="1716" w:author="PR Preview" w:date="2026-01-01T00:00:00Z">
        <w:r>
          <w:t xml:space="preserve"> </w:t>
        </w:r>
      </w:ins>
      <w:ins w:id="1717" w:author="PR Preview" w:date="2026-01-01T00:00:00Z">
        <w:r>
          <w:t xml:space="preserve">and</w:t>
        </w:r>
      </w:ins>
      <w:ins w:id="1718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21</m:t>
            </m:r>
          </m:sub>
        </m:sSub>
      </m:oMath>
      <w:ins w:id="1719" w:author="PR Preview" w:date="2026-01-01T00:00:00Z">
        <w:r>
          <w:t xml:space="preserve">,</w:t>
        </w:r>
      </w:ins>
      <w:ins w:id="1720" w:author="PR Preview" w:date="2026-01-01T00:00:00Z">
        <w:r>
          <w:t xml:space="preserve"> </w:t>
        </w:r>
      </w:ins>
      <w:ins w:id="1721" w:author="PR Preview" w:date="2026-01-01T00:00:00Z">
        <w:r>
          <w:t xml:space="preserve">and has sign</w:t>
        </w:r>
      </w:ins>
      <w:ins w:id="1722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1</m:t>
        </m:r>
      </m:oMath>
      <w:ins w:id="1723" w:author="PR Preview" w:date="2026-01-01T00:00:00Z">
        <w:r>
          <w:t xml:space="preserve">.</w:t>
        </w:r>
      </w:ins>
      <w:ins w:id="1724" w:author="PR Preview" w:date="2026-01-01T00:00:00Z">
        <w:r>
          <w:t xml:space="preserve"> </w:t>
        </w:r>
      </w:ins>
      <w:ins w:id="1725" w:author="PR Preview" w:date="2026-01-01T00:00:00Z">
        <w:r>
          <w:t xml:space="preserve">The sum</w:t>
        </w:r>
      </w:ins>
      <w:ins w:id="1726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11</m:t>
            </m:r>
          </m:sub>
        </m:sSub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12</m:t>
            </m:r>
          </m:sub>
        </m:sSub>
        <m:sSub>
          <m:e>
            <m:r>
              <m:t>a</m:t>
            </m:r>
          </m:e>
          <m:sub>
            <m:r>
              <m:t>21</m:t>
            </m:r>
          </m:sub>
        </m:sSub>
      </m:oMath>
      <w:ins w:id="1727" w:author="PR Preview" w:date="2026-01-01T00:00:00Z">
        <w:r>
          <w:t xml:space="preserve"> </w:t>
        </w:r>
      </w:ins>
      <w:ins w:id="1728" w:author="PR Preview" w:date="2026-01-01T00:00:00Z">
        <w:r>
          <w:t xml:space="preserve">is the value</w:t>
        </w:r>
      </w:ins>
      <w:ins w:id="1729" w:author="PR Preview" w:date="2026-01-01T00:00:00Z">
        <w:r>
          <w:t xml:space="preserve"> </w:t>
        </w:r>
      </w:ins>
      <m:oMath>
        <m:r>
          <m:t>a</m:t>
        </m:r>
        <m:r>
          <m:t>d</m:t>
        </m:r>
        <m:r>
          <m:rPr>
            <m:sty m:val="p"/>
          </m:rPr>
          <m:t>−</m:t>
        </m:r>
        <m:r>
          <m:t>b</m:t>
        </m:r>
        <m:r>
          <m:t>c</m:t>
        </m:r>
      </m:oMath>
      <w:ins w:id="1730" w:author="PR Preview" w:date="2026-01-01T00:00:00Z">
        <w:r>
          <w:t xml:space="preserve"> </w:t>
        </w:r>
      </w:ins>
      <w:ins w:id="1731" w:author="PR Preview" w:date="2026-01-01T00:00:00Z">
        <w:r>
          <w:t xml:space="preserve">from</w:t>
        </w:r>
      </w:ins>
      <w:ins w:id="1732" w:author="PR Preview" w:date="2026-01-01T00:00:00Z">
        <w:r>
          <w:t xml:space="preserve"> </w:t>
        </w:r>
      </w:ins>
      <w:hyperlink w:anchor="exm-determinant">
        <w:ins w:id="1733" w:author="PR Preview" w:date="2026-01-01T00:00:00Z">
          <w:r>
            <w:rPr>
              <w:rStyle w:val="Hyperlink"/>
            </w:rPr>
            <w:t xml:space="preserve">Example 37</w:t>
          </w:r>
        </w:ins>
      </w:hyperlink>
      <w:ins w:id="1734" w:author="PR Preview" w:date="2026-01-01T00:00:00Z">
        <w:r>
          <w:t xml:space="preserve">.</w:t>
        </w:r>
      </w:ins>
    </w:p>
    <w:bookmarkEnd w:id="163"/>
    <w:p>
      <w:pPr>
        <w:pStyle w:val="BodyText"/>
      </w:pPr>
      <w:r>
        <w:t xml:space="preserve">See also</w:t>
      </w:r>
      <w:r>
        <w:t xml:space="preserve"> </w:t>
      </w:r>
      <w:r>
        <w:t xml:space="preserve">[14]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6 of the</w:t>
            </w:r>
            <w:r>
              <w:t xml:space="preserve"> </w:t>
            </w:r>
            <w:hyperlink r:id="rId104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the determinant: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hyperlink r:id="rId166">
              <w:r>
                <w:rPr>
                  <w:rStyle w:val="Hyperlink"/>
                </w:rPr>
                <w:t xml:space="preserve">The determinant</w:t>
              </w:r>
            </w:hyperlink>
            <w:r>
              <w:t xml:space="preserve"> </w:t>
            </w:r>
            <w:r>
              <w:t xml:space="preserve">shows how the determinant measures the factor by which a linear transformation scales areas and volumes, and why a zero determinant corresponds to compressing space into a lower dimension.</w:t>
            </w:r>
          </w:p>
          <w:p/>
        </w:tc>
      </w:tr>
    </w:tbl>
    <w:bookmarkStart w:id="167" w:name="thm-det-diagonal"/>
    <w:p>
      <w:pPr>
        <w:pStyle w:val="FirstParagraph"/>
      </w:pPr>
      <w:del w:id="1735" w:author="PR Preview" w:date="2026-01-01T00:00:00Z">
        <w:r>
          <w:rPr>
            <w:b/>
            <w:bCs/>
          </w:rPr>
          <w:delText xml:space="preserve">Theorem 19 (Determinant of a diagonal matrix)</w:delText>
        </w:r>
      </w:del>
      <w:del w:id="1736" w:author="PR Preview" w:date="2026-01-01T00:00:00Z">
        <w:r>
          <w:delText xml:space="preserve"> </w:delText>
        </w:r>
      </w:del>
      <w:del w:id="1737" w:author="PR Preview" w:date="2026-01-01T00:00:00Z">
        <w:r>
          <w:delText xml:space="preserve">The determinant (</w:delText>
        </w:r>
      </w:del>
      <w:hyperlink w:anchor="def-determinant">
        <w:del w:id="1738" w:author="PR Preview" w:date="2026-01-01T00:00:00Z">
          <w:r>
            <w:rPr>
              <w:rStyle w:val="Hyperlink"/>
            </w:rPr>
            <w:delText xml:space="preserve">Definition 26</w:delText>
          </w:r>
        </w:del>
      </w:hyperlink>
      <w:del w:id="1739" w:author="PR Preview" w:date="2026-01-01T00:00:00Z">
        <w:r>
          <w:delText xml:space="preserve">) of a</w:delText>
        </w:r>
      </w:del>
      <w:del w:id="1740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p</m:t>
        </m:r>
      </m:oMath>
      <w:del w:id="1741" w:author="PR Preview" w:date="2026-01-01T00:00:00Z">
        <w:r>
          <w:delText xml:space="preserve"> </w:delText>
        </w:r>
      </w:del>
      <w:del w:id="1742" w:author="PR Preview" w:date="2026-01-01T00:00:00Z">
        <w:r>
          <w:delText xml:space="preserve">diagonal matrix</w:delText>
        </w:r>
      </w:del>
      <w:del w:id="1743" w:author="PR Preview" w:date="2026-01-01T00:00:00Z">
        <w:r>
          <w:delText xml:space="preserve"> </w:delText>
        </w:r>
      </w:del>
      <w:del w:id="1744" w:author="PR Preview" w:date="2026-01-01T00:00:00Z">
        <w:r>
          <w:delText xml:space="preserve">(</w:delText>
        </w:r>
      </w:del>
      <w:hyperlink w:anchor="def-diagonal-matrix">
        <w:del w:id="1745" w:author="PR Preview" w:date="2026-01-01T00:00:00Z">
          <w:r>
            <w:rPr>
              <w:rStyle w:val="Hyperlink"/>
            </w:rPr>
            <w:delText xml:space="preserve">Definition 4</w:delText>
          </w:r>
        </w:del>
      </w:hyperlink>
      <w:del w:id="1746" w:author="PR Preview" w:date="2026-01-01T00:00:00Z">
        <w:r>
          <w:delText xml:space="preserve">)</w:delText>
        </w:r>
      </w:del>
      <w:del w:id="1747" w:author="PR Preview" w:date="2026-01-01T00:00:00Z">
        <w:r>
          <w:delText xml:space="preserve"> </w:delText>
        </w:r>
      </w:del>
      <w:del w:id="1748" w:author="PR Preview" w:date="2026-01-01T00:00:00Z">
        <w:r>
          <w:delText xml:space="preserve">is the product of its diagonal entries:</w:delText>
        </w:r>
      </w:del>
    </w:p>
    <w:p>
      <w:pPr>
        <w:pStyle w:val="FirstParagraph"/>
      </w:pPr>
      <w:ins w:id="1749" w:author="PR Preview" w:date="2026-01-01T00:00:00Z">
        <w:r>
          <w:rPr>
            <w:b/>
            <w:bCs/>
          </w:rPr>
          <w:t xml:space="preserve">Theorem 20 (Determinant of a diagonal matrix)</w:t>
        </w:r>
      </w:ins>
      <w:ins w:id="1750" w:author="PR Preview" w:date="2026-01-01T00:00:00Z">
        <w:r>
          <w:t xml:space="preserve"> </w:t>
        </w:r>
      </w:ins>
      <w:ins w:id="1751" w:author="PR Preview" w:date="2026-01-01T00:00:00Z">
        <w:r>
          <w:t xml:space="preserve">The determinant (</w:t>
        </w:r>
      </w:ins>
      <w:hyperlink w:anchor="def-determinant">
        <w:ins w:id="1752" w:author="PR Preview" w:date="2026-01-01T00:00:00Z">
          <w:r>
            <w:rPr>
              <w:rStyle w:val="Hyperlink"/>
            </w:rPr>
            <w:t xml:space="preserve">Definition 26</w:t>
          </w:r>
        </w:ins>
      </w:hyperlink>
      <w:ins w:id="1753" w:author="PR Preview" w:date="2026-01-01T00:00:00Z">
        <w:r>
          <w:t xml:space="preserve">) of a</w:t>
        </w:r>
      </w:ins>
      <w:ins w:id="1754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p</m:t>
        </m:r>
      </m:oMath>
      <w:ins w:id="1755" w:author="PR Preview" w:date="2026-01-01T00:00:00Z">
        <w:r>
          <w:t xml:space="preserve"> </w:t>
        </w:r>
      </w:ins>
      <w:ins w:id="1756" w:author="PR Preview" w:date="2026-01-01T00:00:00Z">
        <w:r>
          <w:t xml:space="preserve">diagonal matrix</w:t>
        </w:r>
      </w:ins>
      <w:ins w:id="1757" w:author="PR Preview" w:date="2026-01-01T00:00:00Z">
        <w:r>
          <w:t xml:space="preserve"> </w:t>
        </w:r>
      </w:ins>
      <w:ins w:id="1758" w:author="PR Preview" w:date="2026-01-01T00:00:00Z">
        <w:r>
          <w:t xml:space="preserve">(</w:t>
        </w:r>
      </w:ins>
      <w:hyperlink w:anchor="def-diagonal-matrix">
        <w:ins w:id="1759" w:author="PR Preview" w:date="2026-01-01T00:00:00Z">
          <w:r>
            <w:rPr>
              <w:rStyle w:val="Hyperlink"/>
            </w:rPr>
            <w:t xml:space="preserve">Definition 4</w:t>
          </w:r>
        </w:ins>
      </w:hyperlink>
      <w:ins w:id="1760" w:author="PR Preview" w:date="2026-01-01T00:00:00Z">
        <w:r>
          <w:t xml:space="preserve">)</w:t>
        </w:r>
      </w:ins>
      <w:ins w:id="1761" w:author="PR Preview" w:date="2026-01-01T00:00:00Z">
        <w:r>
          <w:t xml:space="preserve"> </w:t>
        </w:r>
      </w:ins>
      <w:ins w:id="1762" w:author="PR Preview" w:date="2026-01-01T00:00:00Z">
        <w:r>
          <w:t xml:space="preserve">is the product of its diagonal entries: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0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matrix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its determinant is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definition.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 suppose the result holds for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diagonal matrices,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diagonal.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only the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term of the definition can be nonzero,</w:t>
      </w:r>
      <w:r>
        <w:t xml:space="preserve"> </w:t>
      </w:r>
      <w:r>
        <w:t xml:space="preserve">and deleting row 1 and column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leaves the diagonal matrix 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(combine)</m:t>
              </m:r>
            </m:e>
          </m:eqArr>
        </m:oMath>
      </m:oMathPara>
    </w:p>
    <w:bookmarkStart w:id="168" w:name="exm-det-diagonal"/>
    <w:p>
      <w:pPr>
        <w:pStyle w:val="FirstParagraph"/>
      </w:pPr>
      <w:del w:id="1763" w:author="PR Preview" w:date="2026-01-01T00:00:00Z">
        <w:r>
          <w:rPr>
            <w:b/>
            <w:bCs/>
          </w:rPr>
          <w:delText xml:space="preserve">Example 37 (Determinant of a scaled identity matrix)</w:delText>
        </w:r>
      </w:del>
      <w:del w:id="1764" w:author="PR Preview" w:date="2026-01-01T00:00:00Z">
        <w:r>
          <w:delText xml:space="preserve"> </w:delText>
        </w:r>
      </w:del>
      <w:del w:id="1765" w:author="PR Preview" w:date="2026-01-01T00:00:00Z">
        <w:r>
          <w:delText xml:space="preserve">For a number</w:delText>
        </w:r>
      </w:del>
      <w:del w:id="1766" w:author="PR Preview" w:date="2026-01-01T00:00:00Z">
        <w:r>
          <w:delText xml:space="preserve"> </w:delText>
        </w:r>
      </w:del>
      <m:oMath>
        <m:r>
          <m:t>c</m:t>
        </m:r>
      </m:oMath>
      <w:del w:id="1767" w:author="PR Preview" w:date="2026-01-01T00:00:00Z">
        <w:r>
          <w:delText xml:space="preserve">,</w:delText>
        </w:r>
      </w:del>
      <w:del w:id="1768" w:author="PR Preview" w:date="2026-01-01T00:00:00Z">
        <w:r>
          <w:delText xml:space="preserve"> </w:delText>
        </w:r>
      </w:del>
      <m:oMath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del w:id="1769" w:author="PR Preview" w:date="2026-01-01T00:00:00Z">
        <w:r>
          <w:delText xml:space="preserve"> </w:delText>
        </w:r>
      </w:del>
      <w:del w:id="1770" w:author="PR Preview" w:date="2026-01-01T00:00:00Z">
        <w:r>
          <w:delText xml:space="preserve">is diagonal with every diagonal entry equal to</w:delText>
        </w:r>
      </w:del>
      <w:del w:id="1771" w:author="PR Preview" w:date="2026-01-01T00:00:00Z">
        <w:r>
          <w:delText xml:space="preserve"> </w:delText>
        </w:r>
      </w:del>
      <m:oMath>
        <m:r>
          <m:t>c</m:t>
        </m:r>
      </m:oMath>
      <w:del w:id="1772" w:author="PR Preview" w:date="2026-01-01T00:00:00Z">
        <w:r>
          <w:delText xml:space="preserve">,</w:delText>
        </w:r>
      </w:del>
      <w:del w:id="1773" w:author="PR Preview" w:date="2026-01-01T00:00:00Z">
        <w:r>
          <w:delText xml:space="preserve"> </w:delText>
        </w:r>
      </w:del>
      <w:del w:id="1774" w:author="PR Preview" w:date="2026-01-01T00:00:00Z">
        <w:r>
          <w:delText xml:space="preserve">so</w:delText>
        </w:r>
      </w:del>
      <w:del w:id="1775" w:author="PR Preview" w:date="2026-01-01T00:00:00Z">
        <w:r>
          <w:delText xml:space="preserve"> </w:delText>
        </w:r>
      </w:del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p</m:t>
            </m:r>
          </m:sup>
        </m:sSup>
      </m:oMath>
      <w:del w:id="1776" w:author="PR Preview" w:date="2026-01-01T00:00:00Z">
        <w:r>
          <w:delText xml:space="preserve">.</w:delText>
        </w:r>
      </w:del>
      <w:del w:id="1777" w:author="PR Preview" w:date="2026-01-01T00:00:00Z">
        <w:r>
          <w:delText xml:space="preserve"> </w:delText>
        </w:r>
      </w:del>
      <w:del w:id="1778" w:author="PR Preview" w:date="2026-01-01T00:00:00Z">
        <w:r>
          <w:delText xml:space="preserve">In particular,</w:delText>
        </w:r>
      </w:del>
      <w:del w:id="1779" w:author="PR Preview" w:date="2026-01-01T00:00:00Z">
        <w:r>
          <w:delText xml:space="preserve"> </w:delText>
        </w:r>
      </w:del>
      <m:oMath>
        <m:r>
          <m:rPr>
            <m:sty m:val="p"/>
          </m:rPr>
          <m:t>det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del w:id="1780" w:author="PR Preview" w:date="2026-01-01T00:00:00Z">
        <w:r>
          <w:delText xml:space="preserve">.</w:delText>
        </w:r>
      </w:del>
    </w:p>
    <w:p>
      <w:pPr>
        <w:pStyle w:val="BodyText"/>
      </w:pPr>
      <w:del w:id="1781" w:author="PR Preview" w:date="2026-01-01T00:00:00Z">
        <w:r>
          <w:rPr>
            <w:b/>
            <w:bCs/>
          </w:rPr>
          <w:delText xml:space="preserve">Theorem 20 (Determinant of a product)</w:delText>
        </w:r>
      </w:del>
      <w:del w:id="1782" w:author="PR Preview" w:date="2026-01-01T00:00:00Z">
        <w:r>
          <w:delText xml:space="preserve"> </w:delText>
        </w:r>
      </w:del>
      <w:del w:id="1783" w:author="PR Preview" w:date="2026-01-01T00:00:00Z">
        <w:r>
          <w:delText xml:space="preserve">For</w:delText>
        </w:r>
      </w:del>
      <w:del w:id="1784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p</m:t>
        </m:r>
      </m:oMath>
      <w:del w:id="1785" w:author="PR Preview" w:date="2026-01-01T00:00:00Z">
        <w:r>
          <w:delText xml:space="preserve"> </w:delText>
        </w:r>
      </w:del>
      <w:del w:id="1786" w:author="PR Preview" w:date="2026-01-01T00:00:00Z">
        <w:r>
          <w:delText xml:space="preserve">matrices</w:delText>
        </w:r>
      </w:del>
      <w:del w:id="1787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1788" w:author="PR Preview" w:date="2026-01-01T00:00:00Z">
        <w:r>
          <w:delText xml:space="preserve"> </w:delText>
        </w:r>
      </w:del>
      <w:del w:id="1789" w:author="PR Preview" w:date="2026-01-01T00:00:00Z">
        <w:r>
          <w:delText xml:space="preserve">and</w:delText>
        </w:r>
      </w:del>
      <w:del w:id="1790" w:author="PR Preview" w:date="2026-01-01T00:00:00Z">
        <w:r>
          <w:delText xml:space="preserve"> </w:delText>
        </w:r>
      </w:del>
      <m:oMath>
        <m:r>
          <m:rPr>
            <m:sty m:val="bi"/>
          </m:rPr>
          <m:t>B</m:t>
        </m:r>
      </m:oMath>
      <w:del w:id="1791" w:author="PR Preview" w:date="2026-01-01T00:00:00Z">
        <w:r>
          <w:delText xml:space="preserve">,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del w:id="1792" w:author="PR Preview" w:date="2026-01-01T00:00:00Z">
        <w:r>
          <w:rPr>
            <w:b/>
            <w:bCs/>
          </w:rPr>
          <w:delText xml:space="preserve">Example 38 (Checking the product rule)</w:delText>
        </w:r>
      </w:del>
      <w:del w:id="1793" w:author="PR Preview" w:date="2026-01-01T00:00:00Z">
        <w:r>
          <w:delText xml:space="preserve"> </w:delText>
        </w:r>
      </w:del>
      <w:del w:id="1794" w:author="PR Preview" w:date="2026-01-01T00:00:00Z">
        <w:r>
          <w:delText xml:space="preserve">For</w:delText>
        </w:r>
      </w:del>
      <w:del w:id="1795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del w:id="1796" w:author="PR Preview" w:date="2026-01-01T00:00:00Z">
        <w:r>
          <w:delText xml:space="preserve"> </w:delText>
        </w:r>
      </w:del>
      <w:del w:id="1797" w:author="PR Preview" w:date="2026-01-01T00:00:00Z">
        <w:r>
          <w:delText xml:space="preserve">and</w:delText>
        </w:r>
      </w:del>
      <w:del w:id="1798" w:author="PR Preview" w:date="2026-01-01T00:00:00Z">
        <w:r>
          <w:delText xml:space="preserve"> </w:delText>
        </w:r>
      </w:del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del w:id="1799" w:author="PR Preview" w:date="2026-01-01T00:00:00Z">
        <w:r>
          <w:delText xml:space="preserve">,</w:delText>
        </w:r>
      </w:del>
      <w:del w:id="1800" w:author="PR Preview" w:date="2026-01-01T00:00:00Z">
        <w:r>
          <w:delText xml:space="preserve"> </w:delText>
        </w:r>
      </w:del>
      <w:hyperlink w:anchor="exm-determinant">
        <w:del w:id="1801" w:author="PR Preview" w:date="2026-01-01T00:00:00Z">
          <w:r>
            <w:rPr>
              <w:rStyle w:val="Hyperlink"/>
            </w:rPr>
            <w:delText xml:space="preserve">Example 36</w:delText>
          </w:r>
        </w:del>
      </w:hyperlink>
      <w:del w:id="1802" w:author="PR Preview" w:date="2026-01-01T00:00:00Z">
        <w:r>
          <w:delText xml:space="preserve"> </w:delText>
        </w:r>
      </w:del>
      <w:del w:id="1803" w:author="PR Preview" w:date="2026-01-01T00:00:00Z">
        <w:r>
          <w:delText xml:space="preserve">gives</w:delText>
        </w:r>
      </w:del>
    </w:p>
    <w:p>
      <w:pPr>
        <w:pStyle w:val="FirstParagraph"/>
      </w:pPr>
      <w:ins w:id="1804" w:author="PR Preview" w:date="2026-01-01T00:00:00Z">
        <w:r>
          <w:rPr>
            <w:b/>
            <w:bCs/>
          </w:rPr>
          <w:t xml:space="preserve">Example 38 (Determinant of a scaled identity matrix)</w:t>
        </w:r>
      </w:ins>
      <w:ins w:id="1805" w:author="PR Preview" w:date="2026-01-01T00:00:00Z">
        <w:r>
          <w:t xml:space="preserve"> </w:t>
        </w:r>
      </w:ins>
      <w:ins w:id="1806" w:author="PR Preview" w:date="2026-01-01T00:00:00Z">
        <w:r>
          <w:t xml:space="preserve">For a number</w:t>
        </w:r>
      </w:ins>
      <w:ins w:id="1807" w:author="PR Preview" w:date="2026-01-01T00:00:00Z">
        <w:r>
          <w:t xml:space="preserve"> </w:t>
        </w:r>
      </w:ins>
      <m:oMath>
        <m:r>
          <m:t>c</m:t>
        </m:r>
      </m:oMath>
      <w:ins w:id="1808" w:author="PR Preview" w:date="2026-01-01T00:00:00Z">
        <w:r>
          <w:t xml:space="preserve">,</w:t>
        </w:r>
      </w:ins>
      <w:ins w:id="1809" w:author="PR Preview" w:date="2026-01-01T00:00:00Z">
        <w:r>
          <w:t xml:space="preserve"> </w:t>
        </w:r>
      </w:ins>
      <m:oMath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ins w:id="1810" w:author="PR Preview" w:date="2026-01-01T00:00:00Z">
        <w:r>
          <w:t xml:space="preserve"> </w:t>
        </w:r>
      </w:ins>
      <w:ins w:id="1811" w:author="PR Preview" w:date="2026-01-01T00:00:00Z">
        <w:r>
          <w:t xml:space="preserve">is diagonal with every diagonal entry equal to</w:t>
        </w:r>
      </w:ins>
      <w:ins w:id="1812" w:author="PR Preview" w:date="2026-01-01T00:00:00Z">
        <w:r>
          <w:t xml:space="preserve"> </w:t>
        </w:r>
      </w:ins>
      <m:oMath>
        <m:r>
          <m:t>c</m:t>
        </m:r>
      </m:oMath>
      <w:ins w:id="1813" w:author="PR Preview" w:date="2026-01-01T00:00:00Z">
        <w:r>
          <w:t xml:space="preserve">,</w:t>
        </w:r>
      </w:ins>
      <w:ins w:id="1814" w:author="PR Preview" w:date="2026-01-01T00:00:00Z">
        <w:r>
          <w:t xml:space="preserve"> </w:t>
        </w:r>
      </w:ins>
      <w:ins w:id="1815" w:author="PR Preview" w:date="2026-01-01T00:00:00Z">
        <w:r>
          <w:t xml:space="preserve">so</w:t>
        </w:r>
      </w:ins>
      <w:ins w:id="1816" w:author="PR Preview" w:date="2026-01-01T00:00:00Z">
        <w:r>
          <w:t xml:space="preserve"> </w:t>
        </w:r>
      </w:ins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p</m:t>
            </m:r>
          </m:sup>
        </m:sSup>
      </m:oMath>
      <w:ins w:id="1817" w:author="PR Preview" w:date="2026-01-01T00:00:00Z">
        <w:r>
          <w:t xml:space="preserve">.</w:t>
        </w:r>
      </w:ins>
      <w:ins w:id="1818" w:author="PR Preview" w:date="2026-01-01T00:00:00Z">
        <w:r>
          <w:t xml:space="preserve"> </w:t>
        </w:r>
      </w:ins>
      <w:ins w:id="1819" w:author="PR Preview" w:date="2026-01-01T00:00:00Z">
        <w:r>
          <w:t xml:space="preserve">In particular,</w:t>
        </w:r>
      </w:ins>
      <w:ins w:id="1820" w:author="PR Preview" w:date="2026-01-01T00:00:00Z">
        <w:r>
          <w:t xml:space="preserve"> </w:t>
        </w:r>
      </w:ins>
      <m:oMath>
        <m:r>
          <m:rPr>
            <m:sty m:val="p"/>
          </m:rPr>
          <m:t>det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ins w:id="1821" w:author="PR Preview" w:date="2026-01-01T00:00:00Z">
        <w:r>
          <w:t xml:space="preserve">.</w:t>
        </w:r>
      </w:ins>
    </w:p>
    <w:bookmarkEnd w:id="168"/>
    <w:bookmarkStart w:id="169" w:name="thm-det-product"/>
    <w:p>
      <w:pPr>
        <w:pStyle w:val="BodyText"/>
      </w:pPr>
      <w:ins w:id="1822" w:author="PR Preview" w:date="2026-01-01T00:00:00Z">
        <w:r>
          <w:rPr>
            <w:b/>
            <w:bCs/>
          </w:rPr>
          <w:t xml:space="preserve">Theorem 21 (Determinant of a product)</w:t>
        </w:r>
      </w:ins>
      <w:ins w:id="1823" w:author="PR Preview" w:date="2026-01-01T00:00:00Z">
        <w:r>
          <w:t xml:space="preserve"> </w:t>
        </w:r>
      </w:ins>
      <w:ins w:id="1824" w:author="PR Preview" w:date="2026-01-01T00:00:00Z">
        <w:r>
          <w:t xml:space="preserve">For</w:t>
        </w:r>
      </w:ins>
      <w:ins w:id="1825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p</m:t>
        </m:r>
      </m:oMath>
      <w:ins w:id="1826" w:author="PR Preview" w:date="2026-01-01T00:00:00Z">
        <w:r>
          <w:t xml:space="preserve"> </w:t>
        </w:r>
      </w:ins>
      <w:ins w:id="1827" w:author="PR Preview" w:date="2026-01-01T00:00:00Z">
        <w:r>
          <w:t xml:space="preserve">matrices</w:t>
        </w:r>
      </w:ins>
      <w:ins w:id="1828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829" w:author="PR Preview" w:date="2026-01-01T00:00:00Z">
        <w:r>
          <w:t xml:space="preserve"> </w:t>
        </w:r>
      </w:ins>
      <w:ins w:id="1830" w:author="PR Preview" w:date="2026-01-01T00:00:00Z">
        <w:r>
          <w:t xml:space="preserve">and</w:t>
        </w:r>
      </w:ins>
      <w:ins w:id="1831" w:author="PR Preview" w:date="2026-01-01T00:00:00Z">
        <w:r>
          <w:t xml:space="preserve"> </w:t>
        </w:r>
      </w:ins>
      <m:oMath>
        <m:r>
          <m:rPr>
            <m:sty m:val="bi"/>
          </m:rPr>
          <m:t>B</m:t>
        </m:r>
      </m:oMath>
      <w:ins w:id="1832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9"/>
    <w:bookmarkStart w:id="170" w:name="exm-det-product"/>
    <w:p>
      <w:pPr>
        <w:pStyle w:val="FirstParagraph"/>
      </w:pPr>
      <w:ins w:id="1833" w:author="PR Preview" w:date="2026-01-01T00:00:00Z">
        <w:r>
          <w:rPr>
            <w:b/>
            <w:bCs/>
          </w:rPr>
          <w:t xml:space="preserve">Example 39 (Checking the product rule)</w:t>
        </w:r>
      </w:ins>
      <w:ins w:id="1834" w:author="PR Preview" w:date="2026-01-01T00:00:00Z">
        <w:r>
          <w:t xml:space="preserve"> </w:t>
        </w:r>
      </w:ins>
      <w:ins w:id="1835" w:author="PR Preview" w:date="2026-01-01T00:00:00Z">
        <w:r>
          <w:t xml:space="preserve">For</w:t>
        </w:r>
      </w:ins>
      <w:ins w:id="1836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ins w:id="1837" w:author="PR Preview" w:date="2026-01-01T00:00:00Z">
        <w:r>
          <w:t xml:space="preserve"> </w:t>
        </w:r>
      </w:ins>
      <w:ins w:id="1838" w:author="PR Preview" w:date="2026-01-01T00:00:00Z">
        <w:r>
          <w:t xml:space="preserve">and</w:t>
        </w:r>
      </w:ins>
      <w:ins w:id="1839" w:author="PR Preview" w:date="2026-01-01T00:00:00Z">
        <w:r>
          <w:t xml:space="preserve"> </w:t>
        </w:r>
      </w:ins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ins w:id="1840" w:author="PR Preview" w:date="2026-01-01T00:00:00Z">
        <w:r>
          <w:t xml:space="preserve">,</w:t>
        </w:r>
      </w:ins>
      <w:ins w:id="1841" w:author="PR Preview" w:date="2026-01-01T00:00:00Z">
        <w:r>
          <w:t xml:space="preserve"> </w:t>
        </w:r>
      </w:ins>
      <w:hyperlink w:anchor="exm-determinant">
        <w:ins w:id="1842" w:author="PR Preview" w:date="2026-01-01T00:00:00Z">
          <w:r>
            <w:rPr>
              <w:rStyle w:val="Hyperlink"/>
            </w:rPr>
            <w:t xml:space="preserve">Example 37</w:t>
          </w:r>
        </w:ins>
      </w:hyperlink>
      <w:ins w:id="1843" w:author="PR Preview" w:date="2026-01-01T00:00:00Z">
        <w:r>
          <w:t xml:space="preserve"> </w:t>
        </w:r>
      </w:ins>
      <w:ins w:id="1844" w:author="PR Preview" w:date="2026-01-01T00:00:00Z">
        <w:r>
          <w:t xml:space="preserve">gives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product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0"/>
    <w:bookmarkStart w:id="171" w:name="rem-det-product-proof"/>
    <w:p>
      <w:pPr>
        <w:pStyle w:val="FirstParagraph"/>
      </w:pPr>
      <w:del w:id="1845" w:author="PR Preview" w:date="2026-01-01T00:00:00Z">
        <w:r>
          <w:rPr>
            <w:i/>
            <w:iCs/>
          </w:rPr>
          <w:delText xml:space="preserve">Remark 22</w:delText>
        </w:r>
      </w:del>
      <w:del w:id="1846" w:author="PR Preview" w:date="2026-01-01T00:00:00Z">
        <w:r>
          <w:delText xml:space="preserve"> (An example is not a proof). </w:delText>
        </w:r>
      </w:del>
      <w:hyperlink w:anchor="exm-det-product">
        <w:del w:id="1847" w:author="PR Preview" w:date="2026-01-01T00:00:00Z">
          <w:r>
            <w:rPr>
              <w:rStyle w:val="Hyperlink"/>
            </w:rPr>
            <w:delText xml:space="preserve">Example 38</w:delText>
          </w:r>
        </w:del>
      </w:hyperlink>
      <w:del w:id="1848" w:author="PR Preview" w:date="2026-01-01T00:00:00Z">
        <w:r>
          <w:delText xml:space="preserve"> </w:delText>
        </w:r>
      </w:del>
      <w:del w:id="1849" w:author="PR Preview" w:date="2026-01-01T00:00:00Z">
        <w:r>
          <w:delText xml:space="preserve">checks</w:delText>
        </w:r>
      </w:del>
      <w:del w:id="1850" w:author="PR Preview" w:date="2026-01-01T00:00:00Z">
        <w:r>
          <w:delText xml:space="preserve"> </w:delText>
        </w:r>
      </w:del>
      <w:hyperlink w:anchor="thm-det-product">
        <w:del w:id="1851" w:author="PR Preview" w:date="2026-01-01T00:00:00Z">
          <w:r>
            <w:rPr>
              <w:rStyle w:val="Hyperlink"/>
            </w:rPr>
            <w:delText xml:space="preserve">Theorem 20</w:delText>
          </w:r>
        </w:del>
      </w:hyperlink>
      <w:del w:id="1852" w:author="PR Preview" w:date="2026-01-01T00:00:00Z">
        <w:r>
          <w:delText xml:space="preserve"> </w:delText>
        </w:r>
      </w:del>
      <w:del w:id="1853" w:author="PR Preview" w:date="2026-01-01T00:00:00Z">
        <w:r>
          <w:delText xml:space="preserve">for one pair of</w:delText>
        </w:r>
      </w:del>
      <w:del w:id="1854" w:author="PR Preview" w:date="2026-01-01T00:00:00Z">
        <w:r>
          <w:delText xml:space="preserve"> </w:delText>
        </w:r>
      </w:del>
      <m:oMath>
        <m:r>
          <m:t>2</m:t>
        </m:r>
        <m:r>
          <m:rPr>
            <m:sty m:val="p"/>
          </m:rPr>
          <m:t>×</m:t>
        </m:r>
        <m:r>
          <m:t>2</m:t>
        </m:r>
      </m:oMath>
      <w:del w:id="1855" w:author="PR Preview" w:date="2026-01-01T00:00:00Z">
        <w:r>
          <w:delText xml:space="preserve"> </w:delText>
        </w:r>
      </w:del>
      <w:del w:id="1856" w:author="PR Preview" w:date="2026-01-01T00:00:00Z">
        <w:r>
          <w:delText xml:space="preserve">matrices,</w:delText>
        </w:r>
      </w:del>
      <w:del w:id="1857" w:author="PR Preview" w:date="2026-01-01T00:00:00Z">
        <w:r>
          <w:delText xml:space="preserve"> </w:delText>
        </w:r>
      </w:del>
      <w:del w:id="1858" w:author="PR Preview" w:date="2026-01-01T00:00:00Z">
        <w:r>
          <w:delText xml:space="preserve">which shows the theorem holds there</w:delText>
        </w:r>
      </w:del>
      <w:del w:id="1859" w:author="PR Preview" w:date="2026-01-01T00:00:00Z">
        <w:r>
          <w:delText xml:space="preserve"> </w:delText>
        </w:r>
      </w:del>
      <w:del w:id="1860" w:author="PR Preview" w:date="2026-01-01T00:00:00Z">
        <w:r>
          <w:delText xml:space="preserve">but does not prove it for every pair.</w:delText>
        </w:r>
      </w:del>
      <w:del w:id="1861" w:author="PR Preview" w:date="2026-01-01T00:00:00Z">
        <w:r>
          <w:delText xml:space="preserve"> </w:delText>
        </w:r>
      </w:del>
      <w:del w:id="1862" w:author="PR Preview" w:date="2026-01-01T00:00:00Z">
        <w:r>
          <w:delText xml:space="preserve">The proof needs properties of the determinant</w:delText>
        </w:r>
      </w:del>
      <w:del w:id="1863" w:author="PR Preview" w:date="2026-01-01T00:00:00Z">
        <w:r>
          <w:delText xml:space="preserve"> </w:delText>
        </w:r>
      </w:del>
      <w:del w:id="1864" w:author="PR Preview" w:date="2026-01-01T00:00:00Z">
        <w:r>
          <w:delText xml:space="preserve">that these notes don’t develop;</w:delText>
        </w:r>
      </w:del>
      <w:del w:id="1865" w:author="PR Preview" w:date="2026-01-01T00:00:00Z">
        <w:r>
          <w:delText xml:space="preserve"> </w:delText>
        </w:r>
      </w:del>
      <w:del w:id="1866" w:author="PR Preview" w:date="2026-01-01T00:00:00Z">
        <w:r>
          <w:delText xml:space="preserve">see</w:delText>
        </w:r>
      </w:del>
      <w:del w:id="1867" w:author="PR Preview" w:date="2026-01-01T00:00:00Z">
        <w:r>
          <w:delText xml:space="preserve"> </w:delText>
        </w:r>
      </w:del>
      <w:del w:id="1868" w:author="PR Preview" w:date="2026-01-01T00:00:00Z">
        <w:r>
          <w:delText xml:space="preserve">Banerjee and Roy [6]</w:delText>
        </w:r>
      </w:del>
      <w:del w:id="1869" w:author="PR Preview" w:date="2026-01-01T00:00:00Z">
        <w:r>
          <w:delText xml:space="preserve">.</w:delText>
        </w:r>
      </w:del>
    </w:p>
    <w:p>
      <w:pPr>
        <w:pStyle w:val="FirstParagraph"/>
      </w:pPr>
      <w:ins w:id="1870" w:author="PR Preview" w:date="2026-01-01T00:00:00Z">
        <w:r>
          <w:rPr>
            <w:i/>
            <w:iCs/>
          </w:rPr>
          <w:t xml:space="preserve">Remark 22</w:t>
        </w:r>
      </w:ins>
      <w:ins w:id="1871" w:author="PR Preview" w:date="2026-01-01T00:00:00Z">
        <w:r>
          <w:t xml:space="preserve"> (An example is not a proof). </w:t>
        </w:r>
      </w:ins>
      <w:hyperlink w:anchor="exm-det-product">
        <w:ins w:id="1872" w:author="PR Preview" w:date="2026-01-01T00:00:00Z">
          <w:r>
            <w:rPr>
              <w:rStyle w:val="Hyperlink"/>
            </w:rPr>
            <w:t xml:space="preserve">Example 39</w:t>
          </w:r>
        </w:ins>
      </w:hyperlink>
      <w:ins w:id="1873" w:author="PR Preview" w:date="2026-01-01T00:00:00Z">
        <w:r>
          <w:t xml:space="preserve"> </w:t>
        </w:r>
      </w:ins>
      <w:ins w:id="1874" w:author="PR Preview" w:date="2026-01-01T00:00:00Z">
        <w:r>
          <w:t xml:space="preserve">checks</w:t>
        </w:r>
      </w:ins>
      <w:ins w:id="1875" w:author="PR Preview" w:date="2026-01-01T00:00:00Z">
        <w:r>
          <w:t xml:space="preserve"> </w:t>
        </w:r>
      </w:ins>
      <w:hyperlink w:anchor="thm-det-product">
        <w:ins w:id="1876" w:author="PR Preview" w:date="2026-01-01T00:00:00Z">
          <w:r>
            <w:rPr>
              <w:rStyle w:val="Hyperlink"/>
            </w:rPr>
            <w:t xml:space="preserve">Theorem 21</w:t>
          </w:r>
        </w:ins>
      </w:hyperlink>
      <w:ins w:id="1877" w:author="PR Preview" w:date="2026-01-01T00:00:00Z">
        <w:r>
          <w:t xml:space="preserve"> </w:t>
        </w:r>
      </w:ins>
      <w:ins w:id="1878" w:author="PR Preview" w:date="2026-01-01T00:00:00Z">
        <w:r>
          <w:t xml:space="preserve">for one pair of</w:t>
        </w:r>
      </w:ins>
      <w:ins w:id="1879" w:author="PR Preview" w:date="2026-01-01T00:00:00Z">
        <w:r>
          <w:t xml:space="preserve"> </w:t>
        </w:r>
      </w:ins>
      <m:oMath>
        <m:r>
          <m:t>2</m:t>
        </m:r>
        <m:r>
          <m:rPr>
            <m:sty m:val="p"/>
          </m:rPr>
          <m:t>×</m:t>
        </m:r>
        <m:r>
          <m:t>2</m:t>
        </m:r>
      </m:oMath>
      <w:ins w:id="1880" w:author="PR Preview" w:date="2026-01-01T00:00:00Z">
        <w:r>
          <w:t xml:space="preserve"> </w:t>
        </w:r>
      </w:ins>
      <w:ins w:id="1881" w:author="PR Preview" w:date="2026-01-01T00:00:00Z">
        <w:r>
          <w:t xml:space="preserve">matrices,</w:t>
        </w:r>
      </w:ins>
      <w:ins w:id="1882" w:author="PR Preview" w:date="2026-01-01T00:00:00Z">
        <w:r>
          <w:t xml:space="preserve"> </w:t>
        </w:r>
      </w:ins>
      <w:ins w:id="1883" w:author="PR Preview" w:date="2026-01-01T00:00:00Z">
        <w:r>
          <w:t xml:space="preserve">which shows the theorem holds there</w:t>
        </w:r>
      </w:ins>
      <w:ins w:id="1884" w:author="PR Preview" w:date="2026-01-01T00:00:00Z">
        <w:r>
          <w:t xml:space="preserve"> </w:t>
        </w:r>
      </w:ins>
      <w:ins w:id="1885" w:author="PR Preview" w:date="2026-01-01T00:00:00Z">
        <w:r>
          <w:t xml:space="preserve">but does not prove it for every pair.</w:t>
        </w:r>
      </w:ins>
      <w:ins w:id="1886" w:author="PR Preview" w:date="2026-01-01T00:00:00Z">
        <w:r>
          <w:t xml:space="preserve"> </w:t>
        </w:r>
      </w:ins>
      <w:ins w:id="1887" w:author="PR Preview" w:date="2026-01-01T00:00:00Z">
        <w:r>
          <w:t xml:space="preserve">The proof needs properties of the determinant</w:t>
        </w:r>
      </w:ins>
      <w:ins w:id="1888" w:author="PR Preview" w:date="2026-01-01T00:00:00Z">
        <w:r>
          <w:t xml:space="preserve"> </w:t>
        </w:r>
      </w:ins>
      <w:ins w:id="1889" w:author="PR Preview" w:date="2026-01-01T00:00:00Z">
        <w:r>
          <w:t xml:space="preserve">that these notes don’t develop;</w:t>
        </w:r>
      </w:ins>
      <w:ins w:id="1890" w:author="PR Preview" w:date="2026-01-01T00:00:00Z">
        <w:r>
          <w:t xml:space="preserve"> </w:t>
        </w:r>
      </w:ins>
      <w:ins w:id="1891" w:author="PR Preview" w:date="2026-01-01T00:00:00Z">
        <w:r>
          <w:t xml:space="preserve">see</w:t>
        </w:r>
      </w:ins>
      <w:ins w:id="1892" w:author="PR Preview" w:date="2026-01-01T00:00:00Z">
        <w:r>
          <w:t xml:space="preserve"> </w:t>
        </w:r>
      </w:ins>
      <w:ins w:id="1893" w:author="PR Preview" w:date="2026-01-01T00:00:00Z">
        <w:r>
          <w:t xml:space="preserve">Banerjee and Roy [6]</w:t>
        </w:r>
      </w:ins>
      <w:ins w:id="1894" w:author="PR Preview" w:date="2026-01-01T00:00:00Z">
        <w:r>
          <w:t xml:space="preserve">.</w:t>
        </w:r>
      </w:ins>
    </w:p>
    <w:bookmarkEnd w:id="171"/>
    <w:p>
      <w:pPr>
        <w:pStyle w:val="BodyText"/>
      </w:pPr>
      <w:r>
        <w:t xml:space="preserve">See also</w:t>
      </w:r>
      <w:r>
        <w:t xml:space="preserve"> </w:t>
      </w:r>
      <w:r>
        <w:t xml:space="preserve">[14]</w:t>
      </w:r>
      <w:r>
        <w:t xml:space="preserve">.</w:t>
      </w:r>
    </w:p>
    <w:bookmarkStart w:id="172" w:name="thm-det-eigenvalues"/>
    <w:p>
      <w:pPr>
        <w:pStyle w:val="BodyText"/>
      </w:pPr>
      <w:del w:id="1895" w:author="PR Preview" w:date="2026-01-01T00:00:00Z">
        <w:r>
          <w:rPr>
            <w:b/>
            <w:bCs/>
          </w:rPr>
          <w:delText xml:space="preserve">Theorem 21 (The determinant of a symmetric matrix is the product of its eigenvalues)</w:delText>
        </w:r>
      </w:del>
      <w:del w:id="1896" w:author="PR Preview" w:date="2026-01-01T00:00:00Z">
        <w:r>
          <w:delText xml:space="preserve"> </w:delText>
        </w:r>
      </w:del>
      <w:del w:id="1897" w:author="PR Preview" w:date="2026-01-01T00:00:00Z">
        <w:r>
          <w:delText xml:space="preserve">Let</w:delText>
        </w:r>
      </w:del>
      <w:del w:id="1898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1899" w:author="PR Preview" w:date="2026-01-01T00:00:00Z">
        <w:r>
          <w:delText xml:space="preserve"> </w:delText>
        </w:r>
      </w:del>
      <w:del w:id="1900" w:author="PR Preview" w:date="2026-01-01T00:00:00Z">
        <w:r>
          <w:delText xml:space="preserve">be a</w:delText>
        </w:r>
      </w:del>
      <w:del w:id="1901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p</m:t>
        </m:r>
      </m:oMath>
      <w:del w:id="1902" w:author="PR Preview" w:date="2026-01-01T00:00:00Z">
        <w:r>
          <w:delText xml:space="preserve"> </w:delText>
        </w:r>
      </w:del>
      <w:del w:id="1903" w:author="PR Preview" w:date="2026-01-01T00:00:00Z">
        <w:r>
          <w:delText xml:space="preserve">symmetric matrix with real entries,</w:delText>
        </w:r>
      </w:del>
      <w:del w:id="1904" w:author="PR Preview" w:date="2026-01-01T00:00:00Z">
        <w:r>
          <w:delText xml:space="preserve"> </w:delText>
        </w:r>
      </w:del>
      <w:del w:id="1905" w:author="PR Preview" w:date="2026-01-01T00:00:00Z">
        <w:r>
          <w:delText xml:space="preserve">with eigendecomposition</w:delText>
        </w:r>
      </w:del>
      <w:del w:id="1906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1907" w:author="PR Preview" w:date="2026-01-01T00:00:00Z">
        <w:r>
          <w:delText xml:space="preserve"> </w:delText>
        </w:r>
      </w:del>
      <w:del w:id="1908" w:author="PR Preview" w:date="2026-01-01T00:00:00Z">
        <w:r>
          <w:delText xml:space="preserve">(</w:delText>
        </w:r>
      </w:del>
      <w:hyperlink w:anchor="def-eigendecomposition">
        <w:del w:id="1909" w:author="PR Preview" w:date="2026-01-01T00:00:00Z">
          <w:r>
            <w:rPr>
              <w:rStyle w:val="Hyperlink"/>
            </w:rPr>
            <w:delText xml:space="preserve">Definition 18</w:delText>
          </w:r>
        </w:del>
      </w:hyperlink>
      <w:del w:id="1910" w:author="PR Preview" w:date="2026-01-01T00:00:00Z">
        <w:r>
          <w:delText xml:space="preserve">)</w:delText>
        </w:r>
      </w:del>
      <w:del w:id="1911" w:author="PR Preview" w:date="2026-01-01T00:00:00Z">
        <w:r>
          <w:delText xml:space="preserve"> </w:delText>
        </w:r>
      </w:del>
      <w:del w:id="1912" w:author="PR Preview" w:date="2026-01-01T00:00:00Z">
        <w:r>
          <w:delText xml:space="preserve">and eigenvalues</w:delText>
        </w:r>
      </w:del>
      <w:del w:id="1913" w:author="PR Preview" w:date="2026-01-01T00:00:00Z">
        <w:r>
          <w:delText xml:space="preserve"> </w:delText>
        </w:r>
      </w:del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del w:id="1914" w:author="PR Preview" w:date="2026-01-01T00:00:00Z">
        <w:r>
          <w:delText xml:space="preserve"> </w:delText>
        </w:r>
      </w:del>
      <w:del w:id="1915" w:author="PR Preview" w:date="2026-01-01T00:00:00Z">
        <w:r>
          <w:delText xml:space="preserve">on the diagonal of</w:delText>
        </w:r>
      </w:del>
      <w:del w:id="1916" w:author="PR Preview" w:date="2026-01-01T00:00:00Z">
        <w:r>
          <w:delText xml:space="preserve"> </w:delText>
        </w:r>
      </w:del>
      <m:oMath>
        <m:r>
          <m:rPr>
            <m:sty m:val="b"/>
          </m:rPr>
          <m:t>Λ</m:t>
        </m:r>
      </m:oMath>
      <w:del w:id="1917" w:author="PR Preview" w:date="2026-01-01T00:00:00Z">
        <w:r>
          <w:delText xml:space="preserve">.</w:delText>
        </w:r>
      </w:del>
      <w:del w:id="1918" w:author="PR Preview" w:date="2026-01-01T00:00:00Z">
        <w:r>
          <w:delText xml:space="preserve"> </w:delText>
        </w:r>
      </w:del>
      <w:del w:id="1919" w:author="PR Preview" w:date="2026-01-01T00:00:00Z">
        <w:r>
          <w:delText xml:space="preserve">Then</w:delText>
        </w:r>
      </w:del>
    </w:p>
    <w:p>
      <w:pPr>
        <w:pStyle w:val="BodyText"/>
      </w:pPr>
      <w:ins w:id="1920" w:author="PR Preview" w:date="2026-01-01T00:00:00Z">
        <w:r>
          <w:rPr>
            <w:b/>
            <w:bCs/>
          </w:rPr>
          <w:t xml:space="preserve">Theorem 22 (The determinant of a symmetric matrix is the product of its eigenvalues)</w:t>
        </w:r>
      </w:ins>
      <w:ins w:id="1921" w:author="PR Preview" w:date="2026-01-01T00:00:00Z">
        <w:r>
          <w:t xml:space="preserve"> </w:t>
        </w:r>
      </w:ins>
      <w:ins w:id="1922" w:author="PR Preview" w:date="2026-01-01T00:00:00Z">
        <w:r>
          <w:t xml:space="preserve">Let</w:t>
        </w:r>
      </w:ins>
      <w:ins w:id="1923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924" w:author="PR Preview" w:date="2026-01-01T00:00:00Z">
        <w:r>
          <w:t xml:space="preserve"> </w:t>
        </w:r>
      </w:ins>
      <w:ins w:id="1925" w:author="PR Preview" w:date="2026-01-01T00:00:00Z">
        <w:r>
          <w:t xml:space="preserve">be a</w:t>
        </w:r>
      </w:ins>
      <w:ins w:id="1926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p</m:t>
        </m:r>
      </m:oMath>
      <w:ins w:id="1927" w:author="PR Preview" w:date="2026-01-01T00:00:00Z">
        <w:r>
          <w:t xml:space="preserve"> </w:t>
        </w:r>
      </w:ins>
      <w:ins w:id="1928" w:author="PR Preview" w:date="2026-01-01T00:00:00Z">
        <w:r>
          <w:t xml:space="preserve">symmetric matrix with real entries,</w:t>
        </w:r>
      </w:ins>
      <w:ins w:id="1929" w:author="PR Preview" w:date="2026-01-01T00:00:00Z">
        <w:r>
          <w:t xml:space="preserve"> </w:t>
        </w:r>
      </w:ins>
      <w:ins w:id="1930" w:author="PR Preview" w:date="2026-01-01T00:00:00Z">
        <w:r>
          <w:t xml:space="preserve">with eigendecomposition</w:t>
        </w:r>
      </w:ins>
      <w:ins w:id="1931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1932" w:author="PR Preview" w:date="2026-01-01T00:00:00Z">
        <w:r>
          <w:t xml:space="preserve"> </w:t>
        </w:r>
      </w:ins>
      <w:ins w:id="1933" w:author="PR Preview" w:date="2026-01-01T00:00:00Z">
        <w:r>
          <w:t xml:space="preserve">(</w:t>
        </w:r>
      </w:ins>
      <w:hyperlink w:anchor="def-eigendecomposition">
        <w:ins w:id="1934" w:author="PR Preview" w:date="2026-01-01T00:00:00Z">
          <w:r>
            <w:rPr>
              <w:rStyle w:val="Hyperlink"/>
            </w:rPr>
            <w:t xml:space="preserve">Definition 18</w:t>
          </w:r>
        </w:ins>
      </w:hyperlink>
      <w:ins w:id="1935" w:author="PR Preview" w:date="2026-01-01T00:00:00Z">
        <w:r>
          <w:t xml:space="preserve">)</w:t>
        </w:r>
      </w:ins>
      <w:ins w:id="1936" w:author="PR Preview" w:date="2026-01-01T00:00:00Z">
        <w:r>
          <w:t xml:space="preserve"> </w:t>
        </w:r>
      </w:ins>
      <w:ins w:id="1937" w:author="PR Preview" w:date="2026-01-01T00:00:00Z">
        <w:r>
          <w:t xml:space="preserve">and eigenvalues</w:t>
        </w:r>
      </w:ins>
      <w:ins w:id="1938" w:author="PR Preview" w:date="2026-01-01T00:00:00Z">
        <w:r>
          <w:t xml:space="preserve"> </w:t>
        </w:r>
      </w:ins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ins w:id="1939" w:author="PR Preview" w:date="2026-01-01T00:00:00Z">
        <w:r>
          <w:t xml:space="preserve"> </w:t>
        </w:r>
      </w:ins>
      <w:ins w:id="1940" w:author="PR Preview" w:date="2026-01-01T00:00:00Z">
        <w:r>
          <w:t xml:space="preserve">on the diagonal of</w:t>
        </w:r>
      </w:ins>
      <w:ins w:id="1941" w:author="PR Preview" w:date="2026-01-01T00:00:00Z">
        <w:r>
          <w:t xml:space="preserve"> </w:t>
        </w:r>
      </w:ins>
      <m:oMath>
        <m:r>
          <m:rPr>
            <m:sty m:val="b"/>
          </m:rPr>
          <m:t>Λ</m:t>
        </m:r>
      </m:oMath>
      <w:ins w:id="1942" w:author="PR Preview" w:date="2026-01-01T00:00:00Z">
        <w:r>
          <w:t xml:space="preserve">.</w:t>
        </w:r>
      </w:ins>
      <w:ins w:id="1943" w:author="PR Preview" w:date="2026-01-01T00:00:00Z">
        <w:r>
          <w:t xml:space="preserve"> </w:t>
        </w:r>
      </w:ins>
      <w:ins w:id="1944" w:author="PR Preview" w:date="2026-01-01T00:00:00Z">
        <w:r>
          <w:t xml:space="preserve">Then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1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the identity)</m:t>
              </m:r>
            </m:e>
          </m:eqArr>
        </m:oMath>
      </m:oMathPara>
    </w:p>
    <w:p>
      <w:pPr>
        <w:pStyle w:val="FirstParagraph"/>
      </w:pP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three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display)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diagonal matrix)</m:t>
              </m:r>
            </m:e>
          </m:eqArr>
        </m:oMath>
      </m:oMathPara>
    </w:p>
    <w:p>
      <w:pPr>
        <w:pStyle w:val="FirstParagraph"/>
      </w:pPr>
      <w:del w:id="1945" w:author="PR Preview" w:date="2026-01-01T00:00:00Z">
        <w:r>
          <w:delText xml:space="preserve">The product steps are</w:delText>
        </w:r>
      </w:del>
      <w:del w:id="1946" w:author="PR Preview" w:date="2026-01-01T00:00:00Z">
        <w:r>
          <w:delText xml:space="preserve"> </w:delText>
        </w:r>
      </w:del>
      <w:hyperlink w:anchor="thm-det-product">
        <w:del w:id="1947" w:author="PR Preview" w:date="2026-01-01T00:00:00Z">
          <w:r>
            <w:rPr>
              <w:rStyle w:val="Hyperlink"/>
            </w:rPr>
            <w:delText xml:space="preserve">Theorem 20</w:delText>
          </w:r>
        </w:del>
      </w:hyperlink>
      <w:del w:id="1948" w:author="PR Preview" w:date="2026-01-01T00:00:00Z">
        <w:r>
          <w:delText xml:space="preserve">,</w:delText>
        </w:r>
      </w:del>
      <w:del w:id="1949" w:author="PR Preview" w:date="2026-01-01T00:00:00Z">
        <w:r>
          <w:delText xml:space="preserve"> </w:delText>
        </w:r>
      </w:del>
      <w:del w:id="1950" w:author="PR Preview" w:date="2026-01-01T00:00:00Z">
        <w:r>
          <w:delText xml:space="preserve">the orthogonality step is</w:delText>
        </w:r>
      </w:del>
      <w:del w:id="1951" w:author="PR Preview" w:date="2026-01-01T00:00:00Z">
        <w:r>
          <w:delText xml:space="preserve"> </w:delText>
        </w:r>
      </w:del>
      <w:hyperlink w:anchor="def-orthogonal-matrix">
        <w:del w:id="1952" w:author="PR Preview" w:date="2026-01-01T00:00:00Z">
          <w:r>
            <w:rPr>
              <w:rStyle w:val="Hyperlink"/>
            </w:rPr>
            <w:delText xml:space="preserve">Definition 10</w:delText>
          </w:r>
        </w:del>
      </w:hyperlink>
      <w:del w:id="1953" w:author="PR Preview" w:date="2026-01-01T00:00:00Z">
        <w:r>
          <w:delText xml:space="preserve">,</w:delText>
        </w:r>
      </w:del>
      <w:del w:id="1954" w:author="PR Preview" w:date="2026-01-01T00:00:00Z">
        <w:r>
          <w:delText xml:space="preserve"> </w:delText>
        </w:r>
      </w:del>
      <w:del w:id="1955" w:author="PR Preview" w:date="2026-01-01T00:00:00Z">
        <w:r>
          <w:delText xml:space="preserve">and the identity and diagonal steps are</w:delText>
        </w:r>
      </w:del>
      <w:del w:id="1956" w:author="PR Preview" w:date="2026-01-01T00:00:00Z">
        <w:r>
          <w:delText xml:space="preserve"> </w:delText>
        </w:r>
      </w:del>
      <w:hyperlink w:anchor="thm-det-diagonal">
        <w:del w:id="1957" w:author="PR Preview" w:date="2026-01-01T00:00:00Z">
          <w:r>
            <w:rPr>
              <w:rStyle w:val="Hyperlink"/>
            </w:rPr>
            <w:delText xml:space="preserve">Theorem 19</w:delText>
          </w:r>
        </w:del>
      </w:hyperlink>
      <w:del w:id="1958" w:author="PR Preview" w:date="2026-01-01T00:00:00Z">
        <w:r>
          <w:delText xml:space="preserve"> </w:delText>
        </w:r>
      </w:del>
      <w:del w:id="1959" w:author="PR Preview" w:date="2026-01-01T00:00:00Z">
        <w:r>
          <w:delText xml:space="preserve">and</w:delText>
        </w:r>
      </w:del>
      <w:del w:id="1960" w:author="PR Preview" w:date="2026-01-01T00:00:00Z">
        <w:r>
          <w:delText xml:space="preserve"> </w:delText>
        </w:r>
      </w:del>
      <w:hyperlink w:anchor="exm-det-diagonal">
        <w:del w:id="1961" w:author="PR Preview" w:date="2026-01-01T00:00:00Z">
          <w:r>
            <w:rPr>
              <w:rStyle w:val="Hyperlink"/>
            </w:rPr>
            <w:delText xml:space="preserve">Example 37</w:delText>
          </w:r>
        </w:del>
      </w:hyperlink>
      <w:del w:id="1962" w:author="PR Preview" w:date="2026-01-01T00:00:00Z">
        <w:r>
          <w:delText xml:space="preserve">.</w:delText>
        </w:r>
      </w:del>
    </w:p>
    <w:p>
      <w:pPr>
        <w:pStyle w:val="FirstParagraph"/>
      </w:pPr>
      <w:ins w:id="1963" w:author="PR Preview" w:date="2026-01-01T00:00:00Z">
        <w:r>
          <w:t xml:space="preserve">The product steps are</w:t>
        </w:r>
      </w:ins>
      <w:ins w:id="1964" w:author="PR Preview" w:date="2026-01-01T00:00:00Z">
        <w:r>
          <w:t xml:space="preserve"> </w:t>
        </w:r>
      </w:ins>
      <w:hyperlink w:anchor="thm-det-product">
        <w:ins w:id="1965" w:author="PR Preview" w:date="2026-01-01T00:00:00Z">
          <w:r>
            <w:rPr>
              <w:rStyle w:val="Hyperlink"/>
            </w:rPr>
            <w:t xml:space="preserve">Theorem 21</w:t>
          </w:r>
        </w:ins>
      </w:hyperlink>
      <w:ins w:id="1966" w:author="PR Preview" w:date="2026-01-01T00:00:00Z">
        <w:r>
          <w:t xml:space="preserve">,</w:t>
        </w:r>
      </w:ins>
      <w:ins w:id="1967" w:author="PR Preview" w:date="2026-01-01T00:00:00Z">
        <w:r>
          <w:t xml:space="preserve"> </w:t>
        </w:r>
      </w:ins>
      <w:ins w:id="1968" w:author="PR Preview" w:date="2026-01-01T00:00:00Z">
        <w:r>
          <w:t xml:space="preserve">the orthogonality step is</w:t>
        </w:r>
      </w:ins>
      <w:ins w:id="1969" w:author="PR Preview" w:date="2026-01-01T00:00:00Z">
        <w:r>
          <w:t xml:space="preserve"> </w:t>
        </w:r>
      </w:ins>
      <w:hyperlink w:anchor="def-orthogonal-matrix">
        <w:ins w:id="1970" w:author="PR Preview" w:date="2026-01-01T00:00:00Z">
          <w:r>
            <w:rPr>
              <w:rStyle w:val="Hyperlink"/>
            </w:rPr>
            <w:t xml:space="preserve">Definition 10</w:t>
          </w:r>
        </w:ins>
      </w:hyperlink>
      <w:ins w:id="1971" w:author="PR Preview" w:date="2026-01-01T00:00:00Z">
        <w:r>
          <w:t xml:space="preserve">,</w:t>
        </w:r>
      </w:ins>
      <w:ins w:id="1972" w:author="PR Preview" w:date="2026-01-01T00:00:00Z">
        <w:r>
          <w:t xml:space="preserve"> </w:t>
        </w:r>
      </w:ins>
      <w:ins w:id="1973" w:author="PR Preview" w:date="2026-01-01T00:00:00Z">
        <w:r>
          <w:t xml:space="preserve">and the identity and diagonal steps are</w:t>
        </w:r>
      </w:ins>
      <w:ins w:id="1974" w:author="PR Preview" w:date="2026-01-01T00:00:00Z">
        <w:r>
          <w:t xml:space="preserve"> </w:t>
        </w:r>
      </w:ins>
      <w:hyperlink w:anchor="thm-det-diagonal">
        <w:ins w:id="1975" w:author="PR Preview" w:date="2026-01-01T00:00:00Z">
          <w:r>
            <w:rPr>
              <w:rStyle w:val="Hyperlink"/>
            </w:rPr>
            <w:t xml:space="preserve">Theorem 20</w:t>
          </w:r>
        </w:ins>
      </w:hyperlink>
      <w:ins w:id="1976" w:author="PR Preview" w:date="2026-01-01T00:00:00Z">
        <w:r>
          <w:t xml:space="preserve"> </w:t>
        </w:r>
      </w:ins>
      <w:ins w:id="1977" w:author="PR Preview" w:date="2026-01-01T00:00:00Z">
        <w:r>
          <w:t xml:space="preserve">and</w:t>
        </w:r>
      </w:ins>
      <w:ins w:id="1978" w:author="PR Preview" w:date="2026-01-01T00:00:00Z">
        <w:r>
          <w:t xml:space="preserve"> </w:t>
        </w:r>
      </w:ins>
      <w:hyperlink w:anchor="exm-det-diagonal">
        <w:ins w:id="1979" w:author="PR Preview" w:date="2026-01-01T00:00:00Z">
          <w:r>
            <w:rPr>
              <w:rStyle w:val="Hyperlink"/>
            </w:rPr>
            <w:t xml:space="preserve">Example 38</w:t>
          </w:r>
        </w:ins>
      </w:hyperlink>
      <w:ins w:id="1980" w:author="PR Preview" w:date="2026-01-01T00:00:00Z">
        <w:r>
          <w:t xml:space="preserve">.</w:t>
        </w:r>
      </w:ins>
    </w:p>
    <w:bookmarkStart w:id="173" w:name="cor-det-pd"/>
    <w:p>
      <w:pPr>
        <w:pStyle w:val="BodyText"/>
      </w:pPr>
      <w:r>
        <w:rPr>
          <w:b/>
          <w:bCs/>
        </w:rPr>
        <w:t xml:space="preserve">Corollary 4 (A positive definite matrix has a positive determinant)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73"/>
    <w:p>
      <w:pPr>
        <w:pStyle w:val="BodyText"/>
      </w:pPr>
      <w:del w:id="1981" w:author="PR Preview" w:date="2026-01-01T00:00:00Z">
        <w:r>
          <w:rPr>
            <w:i/>
            <w:iCs/>
          </w:rPr>
          <w:delText xml:space="preserve">Proof</w:delText>
        </w:r>
      </w:del>
      <w:del w:id="1982" w:author="PR Preview" w:date="2026-01-01T00:00:00Z">
        <w:r>
          <w:delText xml:space="preserve">. </w:delText>
        </w:r>
      </w:del>
      <w:del w:id="1983" w:author="PR Preview" w:date="2026-01-01T00:00:00Z">
        <w:r>
          <w:delText xml:space="preserve">By</w:delText>
        </w:r>
      </w:del>
      <w:del w:id="1984" w:author="PR Preview" w:date="2026-01-01T00:00:00Z">
        <w:r>
          <w:delText xml:space="preserve"> </w:delText>
        </w:r>
      </w:del>
      <w:hyperlink w:anchor="thm-definite-eigenvalues">
        <w:del w:id="1985" w:author="PR Preview" w:date="2026-01-01T00:00:00Z">
          <w:r>
            <w:rPr>
              <w:rStyle w:val="Hyperlink"/>
            </w:rPr>
            <w:delText xml:space="preserve">Theorem 15</w:delText>
          </w:r>
        </w:del>
      </w:hyperlink>
      <w:del w:id="1986" w:author="PR Preview" w:date="2026-01-01T00:00:00Z">
        <w:r>
          <w:delText xml:space="preserve">, every eigenvalue of</w:delText>
        </w:r>
      </w:del>
      <w:del w:id="1987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1988" w:author="PR Preview" w:date="2026-01-01T00:00:00Z">
        <w:r>
          <w:delText xml:space="preserve"> </w:delText>
        </w:r>
      </w:del>
      <w:del w:id="1989" w:author="PR Preview" w:date="2026-01-01T00:00:00Z">
        <w:r>
          <w:delText xml:space="preserve">is positive,</w:delText>
        </w:r>
      </w:del>
      <w:del w:id="1990" w:author="PR Preview" w:date="2026-01-01T00:00:00Z">
        <w:r>
          <w:delText xml:space="preserve"> </w:delText>
        </w:r>
      </w:del>
      <w:del w:id="1991" w:author="PR Preview" w:date="2026-01-01T00:00:00Z">
        <w:r>
          <w:delText xml:space="preserve">so their product, which is</w:delText>
        </w:r>
      </w:del>
      <w:del w:id="1992" w:author="PR Preview" w:date="2026-01-01T00:00:00Z">
        <w:r>
          <w:delText xml:space="preserve"> </w:delText>
        </w:r>
      </w:del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del w:id="1993" w:author="PR Preview" w:date="2026-01-01T00:00:00Z">
        <w:r>
          <w:delText xml:space="preserve"> </w:delText>
        </w:r>
      </w:del>
      <w:del w:id="1994" w:author="PR Preview" w:date="2026-01-01T00:00:00Z">
        <w:r>
          <w:delText xml:space="preserve">by</w:delText>
        </w:r>
      </w:del>
      <w:del w:id="1995" w:author="PR Preview" w:date="2026-01-01T00:00:00Z">
        <w:r>
          <w:delText xml:space="preserve"> </w:delText>
        </w:r>
      </w:del>
      <w:hyperlink w:anchor="thm-det-eigenvalues">
        <w:del w:id="1996" w:author="PR Preview" w:date="2026-01-01T00:00:00Z">
          <w:r>
            <w:rPr>
              <w:rStyle w:val="Hyperlink"/>
            </w:rPr>
            <w:delText xml:space="preserve">Theorem 21</w:delText>
          </w:r>
        </w:del>
      </w:hyperlink>
      <w:del w:id="1997" w:author="PR Preview" w:date="2026-01-01T00:00:00Z">
        <w:r>
          <w:delText xml:space="preserve">,</w:delText>
        </w:r>
      </w:del>
      <w:del w:id="1998" w:author="PR Preview" w:date="2026-01-01T00:00:00Z">
        <w:r>
          <w:delText xml:space="preserve"> </w:delText>
        </w:r>
      </w:del>
      <w:del w:id="1999" w:author="PR Preview" w:date="2026-01-01T00:00:00Z">
        <w:r>
          <w:delText xml:space="preserve">is positive.</w:delText>
        </w:r>
      </w:del>
    </w:p>
    <w:p>
      <w:pPr>
        <w:pStyle w:val="BodyText"/>
      </w:pPr>
      <w:del w:id="2000" w:author="PR Preview" w:date="2026-01-01T00:00:00Z">
        <w:r>
          <w:rPr>
            <w:b/>
            <w:bCs/>
          </w:rPr>
          <w:delText xml:space="preserve">Example 39 (Two ways to the same determinant)</w:delText>
        </w:r>
      </w:del>
      <w:del w:id="2001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del w:id="2002" w:author="PR Preview" w:date="2026-01-01T00:00:00Z">
        <w:r>
          <w:delText xml:space="preserve"> </w:delText>
        </w:r>
      </w:del>
      <w:del w:id="2003" w:author="PR Preview" w:date="2026-01-01T00:00:00Z">
        <w:r>
          <w:delText xml:space="preserve">has eigenvalues</w:delText>
        </w:r>
      </w:del>
      <w:del w:id="2004" w:author="PR Preview" w:date="2026-01-01T00:00:00Z">
        <w:r>
          <w:delText xml:space="preserve"> </w:delText>
        </w:r>
      </w:del>
      <m:oMath>
        <m:r>
          <m:t>3</m:t>
        </m:r>
      </m:oMath>
      <w:del w:id="2005" w:author="PR Preview" w:date="2026-01-01T00:00:00Z">
        <w:r>
          <w:delText xml:space="preserve"> </w:delText>
        </w:r>
      </w:del>
      <w:del w:id="2006" w:author="PR Preview" w:date="2026-01-01T00:00:00Z">
        <w:r>
          <w:delText xml:space="preserve">and</w:delText>
        </w:r>
      </w:del>
      <w:del w:id="2007" w:author="PR Preview" w:date="2026-01-01T00:00:00Z">
        <w:r>
          <w:delText xml:space="preserve"> </w:delText>
        </w:r>
      </w:del>
      <m:oMath>
        <m:r>
          <m:t>1</m:t>
        </m:r>
      </m:oMath>
      <w:del w:id="2008" w:author="PR Preview" w:date="2026-01-01T00:00:00Z">
        <w:r>
          <w:delText xml:space="preserve"> </w:delText>
        </w:r>
      </w:del>
      <w:del w:id="2009" w:author="PR Preview" w:date="2026-01-01T00:00:00Z">
        <w:r>
          <w:delText xml:space="preserve">(</w:delText>
        </w:r>
      </w:del>
      <w:hyperlink w:anchor="exm-eigenvalue">
        <w:del w:id="2010" w:author="PR Preview" w:date="2026-01-01T00:00:00Z">
          <w:r>
            <w:rPr>
              <w:rStyle w:val="Hyperlink"/>
            </w:rPr>
            <w:delText xml:space="preserve">Example 24</w:delText>
          </w:r>
        </w:del>
      </w:hyperlink>
      <w:del w:id="2011" w:author="PR Preview" w:date="2026-01-01T00:00:00Z">
        <w:r>
          <w:delText xml:space="preserve">),</w:delText>
        </w:r>
      </w:del>
      <w:del w:id="2012" w:author="PR Preview" w:date="2026-01-01T00:00:00Z">
        <w:r>
          <w:delText xml:space="preserve"> </w:delText>
        </w:r>
      </w:del>
      <w:del w:id="2013" w:author="PR Preview" w:date="2026-01-01T00:00:00Z">
        <w:r>
          <w:delText xml:space="preserve">so</w:delText>
        </w:r>
      </w:del>
      <w:del w:id="2014" w:author="PR Preview" w:date="2026-01-01T00:00:00Z">
        <w:r>
          <w:delText xml:space="preserve"> </w:delText>
        </w:r>
      </w:del>
      <w:hyperlink w:anchor="thm-det-eigenvalues">
        <w:del w:id="2015" w:author="PR Preview" w:date="2026-01-01T00:00:00Z">
          <w:r>
            <w:rPr>
              <w:rStyle w:val="Hyperlink"/>
            </w:rPr>
            <w:delText xml:space="preserve">Theorem 21</w:delText>
          </w:r>
        </w:del>
      </w:hyperlink>
      <w:del w:id="2016" w:author="PR Preview" w:date="2026-01-01T00:00:00Z">
        <w:r>
          <w:delText xml:space="preserve"> </w:delText>
        </w:r>
      </w:del>
      <w:del w:id="2017" w:author="PR Preview" w:date="2026-01-01T00:00:00Z">
        <w:r>
          <w:delText xml:space="preserve">gives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del w:id="2018" w:author="PR Preview" w:date="2026-01-01T00:00:00Z">
        <w:r>
          <w:delText xml:space="preserve">matching</w:delText>
        </w:r>
      </w:del>
      <w:del w:id="2019" w:author="PR Preview" w:date="2026-01-01T00:00:00Z">
        <w:r>
          <w:delText xml:space="preserve"> </w:delText>
        </w:r>
      </w:del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3</m:t>
        </m:r>
      </m:oMath>
      <w:del w:id="2020" w:author="PR Preview" w:date="2026-01-01T00:00:00Z">
        <w:r>
          <w:delText xml:space="preserve"> </w:delText>
        </w:r>
      </w:del>
      <w:del w:id="2021" w:author="PR Preview" w:date="2026-01-01T00:00:00Z">
        <w:r>
          <w:delText xml:space="preserve">from</w:delText>
        </w:r>
      </w:del>
      <w:del w:id="2022" w:author="PR Preview" w:date="2026-01-01T00:00:00Z">
        <w:r>
          <w:delText xml:space="preserve"> </w:delText>
        </w:r>
      </w:del>
      <w:hyperlink w:anchor="exm-determinant">
        <w:del w:id="2023" w:author="PR Preview" w:date="2026-01-01T00:00:00Z">
          <w:r>
            <w:rPr>
              <w:rStyle w:val="Hyperlink"/>
            </w:rPr>
            <w:delText xml:space="preserve">Example 36</w:delText>
          </w:r>
        </w:del>
      </w:hyperlink>
      <w:del w:id="2024" w:author="PR Preview" w:date="2026-01-01T00:00:00Z">
        <w:r>
          <w:delText xml:space="preserve">.</w:delText>
        </w:r>
      </w:del>
    </w:p>
    <w:p>
      <w:pPr>
        <w:pStyle w:val="BodyText"/>
      </w:pPr>
      <w:ins w:id="2025" w:author="PR Preview" w:date="2026-01-01T00:00:00Z">
        <w:r>
          <w:rPr>
            <w:i/>
            <w:iCs/>
          </w:rPr>
          <w:t xml:space="preserve">Proof</w:t>
        </w:r>
      </w:ins>
      <w:ins w:id="2026" w:author="PR Preview" w:date="2026-01-01T00:00:00Z">
        <w:r>
          <w:t xml:space="preserve">. </w:t>
        </w:r>
      </w:ins>
      <w:ins w:id="2027" w:author="PR Preview" w:date="2026-01-01T00:00:00Z">
        <w:r>
          <w:t xml:space="preserve">By</w:t>
        </w:r>
      </w:ins>
      <w:ins w:id="2028" w:author="PR Preview" w:date="2026-01-01T00:00:00Z">
        <w:r>
          <w:t xml:space="preserve"> </w:t>
        </w:r>
      </w:ins>
      <w:hyperlink w:anchor="thm-definite-eigenvalues">
        <w:ins w:id="2029" w:author="PR Preview" w:date="2026-01-01T00:00:00Z">
          <w:r>
            <w:rPr>
              <w:rStyle w:val="Hyperlink"/>
            </w:rPr>
            <w:t xml:space="preserve">Theorem 16</w:t>
          </w:r>
        </w:ins>
      </w:hyperlink>
      <w:ins w:id="2030" w:author="PR Preview" w:date="2026-01-01T00:00:00Z">
        <w:r>
          <w:t xml:space="preserve">, every eigenvalue of</w:t>
        </w:r>
      </w:ins>
      <w:ins w:id="2031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2032" w:author="PR Preview" w:date="2026-01-01T00:00:00Z">
        <w:r>
          <w:t xml:space="preserve"> </w:t>
        </w:r>
      </w:ins>
      <w:ins w:id="2033" w:author="PR Preview" w:date="2026-01-01T00:00:00Z">
        <w:r>
          <w:t xml:space="preserve">is positive,</w:t>
        </w:r>
      </w:ins>
      <w:ins w:id="2034" w:author="PR Preview" w:date="2026-01-01T00:00:00Z">
        <w:r>
          <w:t xml:space="preserve"> </w:t>
        </w:r>
      </w:ins>
      <w:ins w:id="2035" w:author="PR Preview" w:date="2026-01-01T00:00:00Z">
        <w:r>
          <w:t xml:space="preserve">so their product, which is</w:t>
        </w:r>
      </w:ins>
      <w:ins w:id="2036" w:author="PR Preview" w:date="2026-01-01T00:00:00Z">
        <w:r>
          <w:t xml:space="preserve"> </w:t>
        </w:r>
      </w:ins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ins w:id="2037" w:author="PR Preview" w:date="2026-01-01T00:00:00Z">
        <w:r>
          <w:t xml:space="preserve"> </w:t>
        </w:r>
      </w:ins>
      <w:ins w:id="2038" w:author="PR Preview" w:date="2026-01-01T00:00:00Z">
        <w:r>
          <w:t xml:space="preserve">by</w:t>
        </w:r>
      </w:ins>
      <w:ins w:id="2039" w:author="PR Preview" w:date="2026-01-01T00:00:00Z">
        <w:r>
          <w:t xml:space="preserve"> </w:t>
        </w:r>
      </w:ins>
      <w:hyperlink w:anchor="thm-det-eigenvalues">
        <w:ins w:id="2040" w:author="PR Preview" w:date="2026-01-01T00:00:00Z">
          <w:r>
            <w:rPr>
              <w:rStyle w:val="Hyperlink"/>
            </w:rPr>
            <w:t xml:space="preserve">Theorem 22</w:t>
          </w:r>
        </w:ins>
      </w:hyperlink>
      <w:ins w:id="2041" w:author="PR Preview" w:date="2026-01-01T00:00:00Z">
        <w:r>
          <w:t xml:space="preserve">,</w:t>
        </w:r>
      </w:ins>
      <w:ins w:id="2042" w:author="PR Preview" w:date="2026-01-01T00:00:00Z">
        <w:r>
          <w:t xml:space="preserve"> </w:t>
        </w:r>
      </w:ins>
      <w:ins w:id="2043" w:author="PR Preview" w:date="2026-01-01T00:00:00Z">
        <w:r>
          <w:t xml:space="preserve">is positive.</w:t>
        </w:r>
      </w:ins>
    </w:p>
    <w:bookmarkStart w:id="174" w:name="exm-det-eigenvalues"/>
    <w:p>
      <w:pPr>
        <w:pStyle w:val="BodyText"/>
      </w:pPr>
      <w:ins w:id="2044" w:author="PR Preview" w:date="2026-01-01T00:00:00Z">
        <w:r>
          <w:rPr>
            <w:b/>
            <w:bCs/>
          </w:rPr>
          <w:t xml:space="preserve">Example 40 (Two ways to the same determinant)</w:t>
        </w:r>
      </w:ins>
      <w:ins w:id="2045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ins w:id="2046" w:author="PR Preview" w:date="2026-01-01T00:00:00Z">
        <w:r>
          <w:t xml:space="preserve"> </w:t>
        </w:r>
      </w:ins>
      <w:ins w:id="2047" w:author="PR Preview" w:date="2026-01-01T00:00:00Z">
        <w:r>
          <w:t xml:space="preserve">has eigenvalues</w:t>
        </w:r>
      </w:ins>
      <w:ins w:id="2048" w:author="PR Preview" w:date="2026-01-01T00:00:00Z">
        <w:r>
          <w:t xml:space="preserve"> </w:t>
        </w:r>
      </w:ins>
      <m:oMath>
        <m:r>
          <m:t>3</m:t>
        </m:r>
      </m:oMath>
      <w:ins w:id="2049" w:author="PR Preview" w:date="2026-01-01T00:00:00Z">
        <w:r>
          <w:t xml:space="preserve"> </w:t>
        </w:r>
      </w:ins>
      <w:ins w:id="2050" w:author="PR Preview" w:date="2026-01-01T00:00:00Z">
        <w:r>
          <w:t xml:space="preserve">and</w:t>
        </w:r>
      </w:ins>
      <w:ins w:id="2051" w:author="PR Preview" w:date="2026-01-01T00:00:00Z">
        <w:r>
          <w:t xml:space="preserve"> </w:t>
        </w:r>
      </w:ins>
      <m:oMath>
        <m:r>
          <m:t>1</m:t>
        </m:r>
      </m:oMath>
      <w:ins w:id="2052" w:author="PR Preview" w:date="2026-01-01T00:00:00Z">
        <w:r>
          <w:t xml:space="preserve"> </w:t>
        </w:r>
      </w:ins>
      <w:ins w:id="2053" w:author="PR Preview" w:date="2026-01-01T00:00:00Z">
        <w:r>
          <w:t xml:space="preserve">(</w:t>
        </w:r>
      </w:ins>
      <w:hyperlink w:anchor="exm-eigenvalue">
        <w:ins w:id="2054" w:author="PR Preview" w:date="2026-01-01T00:00:00Z">
          <w:r>
            <w:rPr>
              <w:rStyle w:val="Hyperlink"/>
            </w:rPr>
            <w:t xml:space="preserve">Example 24</w:t>
          </w:r>
        </w:ins>
      </w:hyperlink>
      <w:ins w:id="2055" w:author="PR Preview" w:date="2026-01-01T00:00:00Z">
        <w:r>
          <w:t xml:space="preserve">),</w:t>
        </w:r>
      </w:ins>
      <w:ins w:id="2056" w:author="PR Preview" w:date="2026-01-01T00:00:00Z">
        <w:r>
          <w:t xml:space="preserve"> </w:t>
        </w:r>
      </w:ins>
      <w:ins w:id="2057" w:author="PR Preview" w:date="2026-01-01T00:00:00Z">
        <w:r>
          <w:t xml:space="preserve">so</w:t>
        </w:r>
      </w:ins>
      <w:ins w:id="2058" w:author="PR Preview" w:date="2026-01-01T00:00:00Z">
        <w:r>
          <w:t xml:space="preserve"> </w:t>
        </w:r>
      </w:ins>
      <w:hyperlink w:anchor="thm-det-eigenvalues">
        <w:ins w:id="2059" w:author="PR Preview" w:date="2026-01-01T00:00:00Z">
          <w:r>
            <w:rPr>
              <w:rStyle w:val="Hyperlink"/>
            </w:rPr>
            <w:t xml:space="preserve">Theorem 22</w:t>
          </w:r>
        </w:ins>
      </w:hyperlink>
      <w:ins w:id="2060" w:author="PR Preview" w:date="2026-01-01T00:00:00Z">
        <w:r>
          <w:t xml:space="preserve"> </w:t>
        </w:r>
      </w:ins>
      <w:ins w:id="2061" w:author="PR Preview" w:date="2026-01-01T00:00:00Z">
        <w:r>
          <w:t xml:space="preserve">gives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ins w:id="2062" w:author="PR Preview" w:date="2026-01-01T00:00:00Z">
        <w:r>
          <w:t xml:space="preserve">matching</w:t>
        </w:r>
      </w:ins>
      <w:ins w:id="2063" w:author="PR Preview" w:date="2026-01-01T00:00:00Z">
        <w:r>
          <w:t xml:space="preserve"> </w:t>
        </w:r>
      </w:ins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3</m:t>
        </m:r>
      </m:oMath>
      <w:ins w:id="2064" w:author="PR Preview" w:date="2026-01-01T00:00:00Z">
        <w:r>
          <w:t xml:space="preserve"> </w:t>
        </w:r>
      </w:ins>
      <w:ins w:id="2065" w:author="PR Preview" w:date="2026-01-01T00:00:00Z">
        <w:r>
          <w:t xml:space="preserve">from</w:t>
        </w:r>
      </w:ins>
      <w:ins w:id="2066" w:author="PR Preview" w:date="2026-01-01T00:00:00Z">
        <w:r>
          <w:t xml:space="preserve"> </w:t>
        </w:r>
      </w:ins>
      <w:hyperlink w:anchor="exm-determinant">
        <w:ins w:id="2067" w:author="PR Preview" w:date="2026-01-01T00:00:00Z">
          <w:r>
            <w:rPr>
              <w:rStyle w:val="Hyperlink"/>
            </w:rPr>
            <w:t xml:space="preserve">Example 37</w:t>
          </w:r>
        </w:ins>
      </w:hyperlink>
      <w:ins w:id="2068" w:author="PR Preview" w:date="2026-01-01T00:00:00Z">
        <w:r>
          <w:t xml:space="preserve">.</w:t>
        </w:r>
      </w:ins>
    </w:p>
    <w:bookmarkEnd w:id="174"/>
    <w:bookmarkStart w:id="203" w:name="refs"/>
    <w:bookmarkStart w:id="176" w:name="ref-wikipedia_symmetric_matrix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“Symmetric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https://en.wikipedia.org/wiki/Symmetric_matrix</w:t>
        </w:r>
      </w:hyperlink>
    </w:p>
    <w:bookmarkEnd w:id="176"/>
    <w:bookmarkStart w:id="178" w:name="ref-wikipedia_diagonal_matrix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“Diagonal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https://en.wikipedia.org/wiki/Diagonal_matrix</w:t>
        </w:r>
      </w:hyperlink>
    </w:p>
    <w:bookmarkEnd w:id="178"/>
    <w:bookmarkStart w:id="180" w:name="ref-wikipedia_invertible_matrix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“Invertible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9">
        <w:r>
          <w:rPr>
            <w:rStyle w:val="Hyperlink"/>
          </w:rPr>
          <w:t xml:space="preserve">https://en.wikipedia.org/wiki/Invertible_matrix</w:t>
        </w:r>
      </w:hyperlink>
    </w:p>
    <w:bookmarkEnd w:id="180"/>
    <w:bookmarkStart w:id="182" w:name="ref-wikipedia_idempotent_matrix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“Idempotent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1">
        <w:r>
          <w:rPr>
            <w:rStyle w:val="Hyperlink"/>
          </w:rPr>
          <w:t xml:space="preserve">https://en.wikipedia.org/wiki/Idempotent_matrix</w:t>
        </w:r>
      </w:hyperlink>
    </w:p>
    <w:bookmarkEnd w:id="182"/>
    <w:bookmarkStart w:id="184" w:name="ref-wikipedia_orthogonal_matrix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“Orthogonal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3">
        <w:r>
          <w:rPr>
            <w:rStyle w:val="Hyperlink"/>
          </w:rPr>
          <w:t xml:space="preserve">https://en.wikipedia.org/wiki/Orthogonal_matrix</w:t>
        </w:r>
      </w:hyperlink>
    </w:p>
    <w:bookmarkEnd w:id="184"/>
    <w:bookmarkStart w:id="186" w:name="ref-banerjee2014linear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S. Banerjee and A. Roy,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, vol. 181. Crc Press Boca Raton, 2014. Available:</w:t>
      </w:r>
      <w:r>
        <w:t xml:space="preserve"> </w:t>
      </w:r>
      <w:hyperlink r:id="rId185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</w:p>
    <w:bookmarkEnd w:id="186"/>
    <w:bookmarkStart w:id="188" w:name="ref-wikipedia_quadratic_form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“Quadratic form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7">
        <w:r>
          <w:rPr>
            <w:rStyle w:val="Hyperlink"/>
          </w:rPr>
          <w:t xml:space="preserve">https://en.wikipedia.org/wiki/Quadratic_form</w:t>
        </w:r>
      </w:hyperlink>
    </w:p>
    <w:bookmarkEnd w:id="188"/>
    <w:bookmarkStart w:id="190" w:name="ref-wikipedia_trace_linear_algebra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“Trace (linear algebra)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9">
        <w:r>
          <w:rPr>
            <w:rStyle w:val="Hyperlink"/>
          </w:rPr>
          <w:t xml:space="preserve">https://en.wikipedia.org/wiki/Trace_(linear_algebra)</w:t>
        </w:r>
      </w:hyperlink>
    </w:p>
    <w:bookmarkEnd w:id="190"/>
    <w:bookmarkStart w:id="192" w:name="ref-wikipedia_frobenius_norm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“Frobenius norm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1">
        <w:r>
          <w:rPr>
            <w:rStyle w:val="Hyperlink"/>
          </w:rPr>
          <w:t xml:space="preserve">https://en.wikipedia.org/wiki/Frobenius_norm</w:t>
        </w:r>
      </w:hyperlink>
    </w:p>
    <w:bookmarkEnd w:id="192"/>
    <w:bookmarkStart w:id="194" w:name="Xb43b527953f0eee3a44673cae4da74733136085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“Eigendecomposition of a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3">
        <w:r>
          <w:rPr>
            <w:rStyle w:val="Hyperlink"/>
          </w:rPr>
          <w:t xml:space="preserve">https://en.wikipedia.org/wiki/Eigendecomposition_of_a_matrix</w:t>
        </w:r>
      </w:hyperlink>
    </w:p>
    <w:bookmarkEnd w:id="194"/>
    <w:bookmarkStart w:id="196" w:name="X3fcaea5f0d39c316e8eba753e3f1acffa30cc5e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“Singular value decomposition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5">
        <w:r>
          <w:rPr>
            <w:rStyle w:val="Hyperlink"/>
          </w:rPr>
          <w:t xml:space="preserve">https://en.wikipedia.org/wiki/Singular_value_decomposition</w:t>
        </w:r>
      </w:hyperlink>
    </w:p>
    <w:bookmarkEnd w:id="196"/>
    <w:bookmarkStart w:id="198" w:name="ref-wikipedia_definite_matrix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“Definite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7">
        <w:r>
          <w:rPr>
            <w:rStyle w:val="Hyperlink"/>
          </w:rPr>
          <w:t xml:space="preserve">https://en.wikipedia.org/wiki/Definite_matrix</w:t>
        </w:r>
      </w:hyperlink>
    </w:p>
    <w:bookmarkEnd w:id="198"/>
    <w:bookmarkStart w:id="200" w:name="ref-wikipedia_paraboloid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“Paraboloid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9">
        <w:r>
          <w:rPr>
            <w:rStyle w:val="Hyperlink"/>
          </w:rPr>
          <w:t xml:space="preserve">https://en.wikipedia.org/wiki/Paraboloid</w:t>
        </w:r>
      </w:hyperlink>
    </w:p>
    <w:bookmarkEnd w:id="200"/>
    <w:bookmarkStart w:id="202" w:name="ref-wikipedia_determinan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“Determinant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1">
        <w:r>
          <w:rPr>
            <w:rStyle w:val="Hyperlink"/>
          </w:rPr>
          <w:t xml:space="preserve">https://en.wikipedia.org/wiki/Determinant</w:t>
        </w:r>
      </w:hyperlink>
    </w:p>
    <w:bookmarkEnd w:id="202"/>
    <w:bookmarkEnd w:id="203"/>
    <w:bookmarkEnd w:id="20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1" Type="http://schemas.openxmlformats.org/officeDocument/2006/relationships/image" Target="media/rId101.png"/><Relationship Id="rId99" Type="http://schemas.openxmlformats.org/officeDocument/2006/relationships/hyperlink" Target="algebra-complex.html#def-complex-number" TargetMode="External"/><Relationship Id="rId197" Type="http://schemas.openxmlformats.org/officeDocument/2006/relationships/hyperlink" Target="https://en.wikipedia.org/wiki/Definite_matrix" TargetMode="External"/><Relationship Id="rId201" Type="http://schemas.openxmlformats.org/officeDocument/2006/relationships/hyperlink" Target="https://en.wikipedia.org/wiki/Determinant" TargetMode="External"/><Relationship Id="rId177" Type="http://schemas.openxmlformats.org/officeDocument/2006/relationships/hyperlink" Target="https://en.wikipedia.org/wiki/Diagonal_matrix" TargetMode="External"/><Relationship Id="rId193" Type="http://schemas.openxmlformats.org/officeDocument/2006/relationships/hyperlink" Target="https://en.wikipedia.org/wiki/Eigendecomposition_of_a_matrix" TargetMode="External"/><Relationship Id="rId191" Type="http://schemas.openxmlformats.org/officeDocument/2006/relationships/hyperlink" Target="https://en.wikipedia.org/wiki/Frobenius_norm" TargetMode="External"/><Relationship Id="rId181" Type="http://schemas.openxmlformats.org/officeDocument/2006/relationships/hyperlink" Target="https://en.wikipedia.org/wiki/Idempotent_matrix" TargetMode="External"/><Relationship Id="rId179" Type="http://schemas.openxmlformats.org/officeDocument/2006/relationships/hyperlink" Target="https://en.wikipedia.org/wiki/Invertible_matrix" TargetMode="External"/><Relationship Id="rId183" Type="http://schemas.openxmlformats.org/officeDocument/2006/relationships/hyperlink" Target="https://en.wikipedia.org/wiki/Orthogonal_matrix" TargetMode="External"/><Relationship Id="rId199" Type="http://schemas.openxmlformats.org/officeDocument/2006/relationships/hyperlink" Target="https://en.wikipedia.org/wiki/Paraboloid" TargetMode="External"/><Relationship Id="rId187" Type="http://schemas.openxmlformats.org/officeDocument/2006/relationships/hyperlink" Target="https://en.wikipedia.org/wiki/Quadratic_form" TargetMode="External"/><Relationship Id="rId195" Type="http://schemas.openxmlformats.org/officeDocument/2006/relationships/hyperlink" Target="https://en.wikipedia.org/wiki/Singular_value_decomposition" TargetMode="External"/><Relationship Id="rId175" Type="http://schemas.openxmlformats.org/officeDocument/2006/relationships/hyperlink" Target="https://en.wikipedia.org/wiki/Symmetric_matrix" TargetMode="External"/><Relationship Id="rId189" Type="http://schemas.openxmlformats.org/officeDocument/2006/relationships/hyperlink" Target="https://en.wikipedia.org/wiki/Trace_(linear_algebra)" TargetMode="External"/><Relationship Id="rId68" Type="http://schemas.openxmlformats.org/officeDocument/2006/relationships/hyperlink" Target="https://morrison-lab.github.io/rme/chapters/Linear-models-overview.html#sec-infer-LMs" TargetMode="External"/><Relationship Id="rId185" Type="http://schemas.openxmlformats.org/officeDocument/2006/relationships/hyperlink" Target="https://www.routledge.com/Linear-Algebra-and-Matrix-Analysis-for-Statistics/Banerjee-Roy/p/book/9781420095388" TargetMode="External"/><Relationship Id="rId104" Type="http://schemas.openxmlformats.org/officeDocument/2006/relationships/hyperlink" Target="https://www.youtube.com/playlist?list=PLZHQObOWTQDPD3MizzM2xVFitgF8hE_ab" TargetMode="External"/><Relationship Id="rId166" Type="http://schemas.openxmlformats.org/officeDocument/2006/relationships/hyperlink" Target="https://www.youtube.com/watch?v=Ip3X9LOh2dk" TargetMode="External"/><Relationship Id="rId105" Type="http://schemas.openxmlformats.org/officeDocument/2006/relationships/hyperlink" Target="https://www.youtube.com/watch?v=PFDu9oVAE-g" TargetMode="External"/><Relationship Id="rId158" Type="http://schemas.openxmlformats.org/officeDocument/2006/relationships/hyperlink" Target="linear-algebra-inner-products.html#cor-cosine-similarity-unit-vectors" TargetMode="External"/><Relationship Id="rId157" Type="http://schemas.openxmlformats.org/officeDocument/2006/relationships/hyperlink" Target="linear-algebra-inner-products.html#def-cosine-similarity-inner-product-space" TargetMode="External"/><Relationship Id="rId147" Type="http://schemas.openxmlformats.org/officeDocument/2006/relationships/hyperlink" Target="linear-algebra-inner-products.html#def-inner-product" TargetMode="External"/><Relationship Id="rId148" Type="http://schemas.openxmlformats.org/officeDocument/2006/relationships/hyperlink" Target="linear-algebra-inner-products.html#def-inner-product-space" TargetMode="External"/><Relationship Id="rId149" Type="http://schemas.openxmlformats.org/officeDocument/2006/relationships/hyperlink" Target="linear-algebra-inner-products.html#exm-dot-product-inner-product" TargetMode="External"/><Relationship Id="rId150" Type="http://schemas.openxmlformats.org/officeDocument/2006/relationships/hyperlink" Target="linear-algebra-inner-products.html#exm-weighted-inner-product" TargetMode="External"/><Relationship Id="rId153" Type="http://schemas.openxmlformats.org/officeDocument/2006/relationships/hyperlink" Target="linear-algebra-inner-products.html#rem-inner-product-other-sources" TargetMode="External"/><Relationship Id="rId11" Type="http://schemas.openxmlformats.org/officeDocument/2006/relationships/hyperlink" Target="linear-algebra-matrices.html#def-identity-matrix" TargetMode="External"/><Relationship Id="rId16" Type="http://schemas.openxmlformats.org/officeDocument/2006/relationships/hyperlink" Target="linear-algebra-matrices.html#def-matrix-mult" TargetMode="External"/><Relationship Id="rId127" Type="http://schemas.openxmlformats.org/officeDocument/2006/relationships/hyperlink" Target="linear-algebra-matrices.html#def-matrix-transpose" TargetMode="External"/><Relationship Id="rId10" Type="http://schemas.openxmlformats.org/officeDocument/2006/relationships/hyperlink" Target="linear-algebra-matrices.html#def-square-matrix" TargetMode="External"/><Relationship Id="rId9" Type="http://schemas.openxmlformats.org/officeDocument/2006/relationships/hyperlink" Target="linear-algebra-matrices.html#def-zero-matrix" TargetMode="External"/><Relationship Id="rId62" Type="http://schemas.openxmlformats.org/officeDocument/2006/relationships/hyperlink" Target="linear-algebra-matrices.html#exm-dot-product-matmul" TargetMode="External"/><Relationship Id="rId13" Type="http://schemas.openxmlformats.org/officeDocument/2006/relationships/hyperlink" Target="linear-algebra-matrices.html#exm-square-matrix" TargetMode="External"/><Relationship Id="rId45" Type="http://schemas.openxmlformats.org/officeDocument/2006/relationships/hyperlink" Target="linear-algebra-matrices.html#rem-matmul-not-commutative" TargetMode="External"/><Relationship Id="rId28" Type="http://schemas.openxmlformats.org/officeDocument/2006/relationships/hyperlink" Target="linear-algebra-matrices.html#thm-identity" TargetMode="External"/><Relationship Id="rId41" Type="http://schemas.openxmlformats.org/officeDocument/2006/relationships/hyperlink" Target="linear-algebra-matrices.html#thm-matadd-assoc" TargetMode="External"/><Relationship Id="rId40" Type="http://schemas.openxmlformats.org/officeDocument/2006/relationships/hyperlink" Target="linear-algebra-matrices.html#thm-matadd-commutative" TargetMode="External"/><Relationship Id="rId42" Type="http://schemas.openxmlformats.org/officeDocument/2006/relationships/hyperlink" Target="linear-algebra-matrices.html#thm-matadd-identity" TargetMode="External"/><Relationship Id="rId43" Type="http://schemas.openxmlformats.org/officeDocument/2006/relationships/hyperlink" Target="linear-algebra-matrices.html#thm-matadd-inverse" TargetMode="External"/><Relationship Id="rId27" Type="http://schemas.openxmlformats.org/officeDocument/2006/relationships/hyperlink" Target="linear-algebra-matrices.html#thm-matmul-assoc" TargetMode="External"/><Relationship Id="rId44" Type="http://schemas.openxmlformats.org/officeDocument/2006/relationships/hyperlink" Target="linear-algebra-matrices.html#thm-matmul-distrib" TargetMode="External"/><Relationship Id="rId32" Type="http://schemas.openxmlformats.org/officeDocument/2006/relationships/hyperlink" Target="linear-algebra-matrices.html#thm-transpose-product" TargetMode="External"/><Relationship Id="rId110" Type="http://schemas.openxmlformats.org/officeDocument/2006/relationships/hyperlink" Target="linear-algebra-special-matrices.qmd#def-eigenvalue" TargetMode="External"/><Relationship Id="rId109" Type="http://schemas.openxmlformats.org/officeDocument/2006/relationships/hyperlink" Target="linear-algebra-special-matrices.qmd#def-eigenvector" TargetMode="External"/><Relationship Id="rId113" Type="http://schemas.openxmlformats.org/officeDocument/2006/relationships/hyperlink" Target="linear-algebra-special-matrices.qmd#def-symmetric-matrix" TargetMode="External"/><Relationship Id="rId152" Type="http://schemas.openxmlformats.org/officeDocument/2006/relationships/hyperlink" Target="linear-algebra-subspaces.html#def-basis" TargetMode="External"/><Relationship Id="rId118" Type="http://schemas.openxmlformats.org/officeDocument/2006/relationships/hyperlink" Target="linear-algebra-subspaces.html#def-rank" TargetMode="External"/><Relationship Id="rId85" Type="http://schemas.openxmlformats.org/officeDocument/2006/relationships/hyperlink" Target="linear-algebra-vectors.html#def-dot-product" TargetMode="External"/><Relationship Id="rId89" Type="http://schemas.openxmlformats.org/officeDocument/2006/relationships/hyperlink" Target="linear-algebra-vectors.html#def-euclidean-norm" TargetMode="External"/><Relationship Id="rId128" Type="http://schemas.openxmlformats.org/officeDocument/2006/relationships/hyperlink" Target="linear-algebra-vectors.html#def-indicator-vector" TargetMode="External"/><Relationship Id="rId111" Type="http://schemas.openxmlformats.org/officeDocument/2006/relationships/hyperlink" Target="linear-algebra-vectors.html#def-orthogonal-vectors" TargetMode="External"/><Relationship Id="rId59" Type="http://schemas.openxmlformats.org/officeDocument/2006/relationships/hyperlink" Target="linear-algebra-vectors.html#def-orthonormal-vectors" TargetMode="External"/><Relationship Id="rId63" Type="http://schemas.openxmlformats.org/officeDocument/2006/relationships/hyperlink" Target="linear-algebra-vectors.html#exm-euclidean-norm" TargetMode="External"/><Relationship Id="rId107" Type="http://schemas.openxmlformats.org/officeDocument/2006/relationships/hyperlink" Target="proof-writing.qmd#def-proof-by-induction" TargetMode="External"/><Relationship Id="rId67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99" Type="http://schemas.openxmlformats.org/officeDocument/2006/relationships/hyperlink" Target="algebra-complex.html#def-complex-number" TargetMode="External"/><Relationship Id="rId197" Type="http://schemas.openxmlformats.org/officeDocument/2006/relationships/hyperlink" Target="https://en.wikipedia.org/wiki/Definite_matrix" TargetMode="External"/><Relationship Id="rId201" Type="http://schemas.openxmlformats.org/officeDocument/2006/relationships/hyperlink" Target="https://en.wikipedia.org/wiki/Determinant" TargetMode="External"/><Relationship Id="rId177" Type="http://schemas.openxmlformats.org/officeDocument/2006/relationships/hyperlink" Target="https://en.wikipedia.org/wiki/Diagonal_matrix" TargetMode="External"/><Relationship Id="rId193" Type="http://schemas.openxmlformats.org/officeDocument/2006/relationships/hyperlink" Target="https://en.wikipedia.org/wiki/Eigendecomposition_of_a_matrix" TargetMode="External"/><Relationship Id="rId191" Type="http://schemas.openxmlformats.org/officeDocument/2006/relationships/hyperlink" Target="https://en.wikipedia.org/wiki/Frobenius_norm" TargetMode="External"/><Relationship Id="rId181" Type="http://schemas.openxmlformats.org/officeDocument/2006/relationships/hyperlink" Target="https://en.wikipedia.org/wiki/Idempotent_matrix" TargetMode="External"/><Relationship Id="rId179" Type="http://schemas.openxmlformats.org/officeDocument/2006/relationships/hyperlink" Target="https://en.wikipedia.org/wiki/Invertible_matrix" TargetMode="External"/><Relationship Id="rId183" Type="http://schemas.openxmlformats.org/officeDocument/2006/relationships/hyperlink" Target="https://en.wikipedia.org/wiki/Orthogonal_matrix" TargetMode="External"/><Relationship Id="rId199" Type="http://schemas.openxmlformats.org/officeDocument/2006/relationships/hyperlink" Target="https://en.wikipedia.org/wiki/Paraboloid" TargetMode="External"/><Relationship Id="rId187" Type="http://schemas.openxmlformats.org/officeDocument/2006/relationships/hyperlink" Target="https://en.wikipedia.org/wiki/Quadratic_form" TargetMode="External"/><Relationship Id="rId195" Type="http://schemas.openxmlformats.org/officeDocument/2006/relationships/hyperlink" Target="https://en.wikipedia.org/wiki/Singular_value_decomposition" TargetMode="External"/><Relationship Id="rId175" Type="http://schemas.openxmlformats.org/officeDocument/2006/relationships/hyperlink" Target="https://en.wikipedia.org/wiki/Symmetric_matrix" TargetMode="External"/><Relationship Id="rId189" Type="http://schemas.openxmlformats.org/officeDocument/2006/relationships/hyperlink" Target="https://en.wikipedia.org/wiki/Trace_(linear_algebra)" TargetMode="External"/><Relationship Id="rId68" Type="http://schemas.openxmlformats.org/officeDocument/2006/relationships/hyperlink" Target="https://morrison-lab.github.io/rme/chapters/Linear-models-overview.html#sec-infer-LMs" TargetMode="External"/><Relationship Id="rId185" Type="http://schemas.openxmlformats.org/officeDocument/2006/relationships/hyperlink" Target="https://www.routledge.com/Linear-Algebra-and-Matrix-Analysis-for-Statistics/Banerjee-Roy/p/book/9781420095388" TargetMode="External"/><Relationship Id="rId104" Type="http://schemas.openxmlformats.org/officeDocument/2006/relationships/hyperlink" Target="https://www.youtube.com/playlist?list=PLZHQObOWTQDPD3MizzM2xVFitgF8hE_ab" TargetMode="External"/><Relationship Id="rId166" Type="http://schemas.openxmlformats.org/officeDocument/2006/relationships/hyperlink" Target="https://www.youtube.com/watch?v=Ip3X9LOh2dk" TargetMode="External"/><Relationship Id="rId105" Type="http://schemas.openxmlformats.org/officeDocument/2006/relationships/hyperlink" Target="https://www.youtube.com/watch?v=PFDu9oVAE-g" TargetMode="External"/><Relationship Id="rId158" Type="http://schemas.openxmlformats.org/officeDocument/2006/relationships/hyperlink" Target="linear-algebra-inner-products.html#cor-cosine-similarity-unit-vectors" TargetMode="External"/><Relationship Id="rId157" Type="http://schemas.openxmlformats.org/officeDocument/2006/relationships/hyperlink" Target="linear-algebra-inner-products.html#def-cosine-similarity-inner-product-space" TargetMode="External"/><Relationship Id="rId147" Type="http://schemas.openxmlformats.org/officeDocument/2006/relationships/hyperlink" Target="linear-algebra-inner-products.html#def-inner-product" TargetMode="External"/><Relationship Id="rId148" Type="http://schemas.openxmlformats.org/officeDocument/2006/relationships/hyperlink" Target="linear-algebra-inner-products.html#def-inner-product-space" TargetMode="External"/><Relationship Id="rId149" Type="http://schemas.openxmlformats.org/officeDocument/2006/relationships/hyperlink" Target="linear-algebra-inner-products.html#exm-dot-product-inner-product" TargetMode="External"/><Relationship Id="rId150" Type="http://schemas.openxmlformats.org/officeDocument/2006/relationships/hyperlink" Target="linear-algebra-inner-products.html#exm-weighted-inner-product" TargetMode="External"/><Relationship Id="rId153" Type="http://schemas.openxmlformats.org/officeDocument/2006/relationships/hyperlink" Target="linear-algebra-inner-products.html#rem-inner-product-other-sources" TargetMode="External"/><Relationship Id="rId11" Type="http://schemas.openxmlformats.org/officeDocument/2006/relationships/hyperlink" Target="linear-algebra-matrices.html#def-identity-matrix" TargetMode="External"/><Relationship Id="rId16" Type="http://schemas.openxmlformats.org/officeDocument/2006/relationships/hyperlink" Target="linear-algebra-matrices.html#def-matrix-mult" TargetMode="External"/><Relationship Id="rId127" Type="http://schemas.openxmlformats.org/officeDocument/2006/relationships/hyperlink" Target="linear-algebra-matrices.html#def-matrix-transpose" TargetMode="External"/><Relationship Id="rId10" Type="http://schemas.openxmlformats.org/officeDocument/2006/relationships/hyperlink" Target="linear-algebra-matrices.html#def-square-matrix" TargetMode="External"/><Relationship Id="rId9" Type="http://schemas.openxmlformats.org/officeDocument/2006/relationships/hyperlink" Target="linear-algebra-matrices.html#def-zero-matrix" TargetMode="External"/><Relationship Id="rId62" Type="http://schemas.openxmlformats.org/officeDocument/2006/relationships/hyperlink" Target="linear-algebra-matrices.html#exm-dot-product-matmul" TargetMode="External"/><Relationship Id="rId13" Type="http://schemas.openxmlformats.org/officeDocument/2006/relationships/hyperlink" Target="linear-algebra-matrices.html#exm-square-matrix" TargetMode="External"/><Relationship Id="rId45" Type="http://schemas.openxmlformats.org/officeDocument/2006/relationships/hyperlink" Target="linear-algebra-matrices.html#rem-matmul-not-commutative" TargetMode="External"/><Relationship Id="rId28" Type="http://schemas.openxmlformats.org/officeDocument/2006/relationships/hyperlink" Target="linear-algebra-matrices.html#thm-identity" TargetMode="External"/><Relationship Id="rId41" Type="http://schemas.openxmlformats.org/officeDocument/2006/relationships/hyperlink" Target="linear-algebra-matrices.html#thm-matadd-assoc" TargetMode="External"/><Relationship Id="rId40" Type="http://schemas.openxmlformats.org/officeDocument/2006/relationships/hyperlink" Target="linear-algebra-matrices.html#thm-matadd-commutative" TargetMode="External"/><Relationship Id="rId42" Type="http://schemas.openxmlformats.org/officeDocument/2006/relationships/hyperlink" Target="linear-algebra-matrices.html#thm-matadd-identity" TargetMode="External"/><Relationship Id="rId43" Type="http://schemas.openxmlformats.org/officeDocument/2006/relationships/hyperlink" Target="linear-algebra-matrices.html#thm-matadd-inverse" TargetMode="External"/><Relationship Id="rId27" Type="http://schemas.openxmlformats.org/officeDocument/2006/relationships/hyperlink" Target="linear-algebra-matrices.html#thm-matmul-assoc" TargetMode="External"/><Relationship Id="rId44" Type="http://schemas.openxmlformats.org/officeDocument/2006/relationships/hyperlink" Target="linear-algebra-matrices.html#thm-matmul-distrib" TargetMode="External"/><Relationship Id="rId32" Type="http://schemas.openxmlformats.org/officeDocument/2006/relationships/hyperlink" Target="linear-algebra-matrices.html#thm-transpose-product" TargetMode="External"/><Relationship Id="rId110" Type="http://schemas.openxmlformats.org/officeDocument/2006/relationships/hyperlink" Target="linear-algebra-special-matrices.qmd#def-eigenvalue" TargetMode="External"/><Relationship Id="rId109" Type="http://schemas.openxmlformats.org/officeDocument/2006/relationships/hyperlink" Target="linear-algebra-special-matrices.qmd#def-eigenvector" TargetMode="External"/><Relationship Id="rId113" Type="http://schemas.openxmlformats.org/officeDocument/2006/relationships/hyperlink" Target="linear-algebra-special-matrices.qmd#def-symmetric-matrix" TargetMode="External"/><Relationship Id="rId152" Type="http://schemas.openxmlformats.org/officeDocument/2006/relationships/hyperlink" Target="linear-algebra-subspaces.html#def-basis" TargetMode="External"/><Relationship Id="rId118" Type="http://schemas.openxmlformats.org/officeDocument/2006/relationships/hyperlink" Target="linear-algebra-subspaces.html#def-rank" TargetMode="External"/><Relationship Id="rId85" Type="http://schemas.openxmlformats.org/officeDocument/2006/relationships/hyperlink" Target="linear-algebra-vectors.html#def-dot-product" TargetMode="External"/><Relationship Id="rId89" Type="http://schemas.openxmlformats.org/officeDocument/2006/relationships/hyperlink" Target="linear-algebra-vectors.html#def-euclidean-norm" TargetMode="External"/><Relationship Id="rId128" Type="http://schemas.openxmlformats.org/officeDocument/2006/relationships/hyperlink" Target="linear-algebra-vectors.html#def-indicator-vector" TargetMode="External"/><Relationship Id="rId111" Type="http://schemas.openxmlformats.org/officeDocument/2006/relationships/hyperlink" Target="linear-algebra-vectors.html#def-orthogonal-vectors" TargetMode="External"/><Relationship Id="rId59" Type="http://schemas.openxmlformats.org/officeDocument/2006/relationships/hyperlink" Target="linear-algebra-vectors.html#def-orthonormal-vectors" TargetMode="External"/><Relationship Id="rId63" Type="http://schemas.openxmlformats.org/officeDocument/2006/relationships/hyperlink" Target="linear-algebra-vectors.html#exm-euclidean-norm" TargetMode="External"/><Relationship Id="rId107" Type="http://schemas.openxmlformats.org/officeDocument/2006/relationships/hyperlink" Target="proof-writing.qmd#def-proof-by-induction" TargetMode="External"/><Relationship Id="rId67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Special Matrices and Decompositions</dc:title>
  <dc:creator/>
  <cp:keywords/>
  <dcterms:created xsi:type="dcterms:W3CDTF">2026-10-19T21:43:34Z</dcterms:created>
  <dcterms:modified xsi:type="dcterms:W3CDTF">2026-10-19T21:43:34Z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13:49:51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