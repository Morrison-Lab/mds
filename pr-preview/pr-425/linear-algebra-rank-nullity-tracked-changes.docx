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Column Space, Null Space and Rank-Nullity</w:t>
      </w:r>
    </w:p>
    <w:p>
      <w:pPr>
        <w:pStyle w:val="Date"/>
      </w:pPr>
      <w:del w:id="1" w:author="PR Preview" w:date="2026-01-01T00:00:00Z">
        <w:r>
          <w:delText xml:space="preserve">Last modified: 2026-10-19 12:33:15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13:49:51 (PDT)</w:t>
        </w:r>
      </w:ins>
    </w:p>
    <w:bookmarkStart w:id="44" w:name="sec-column-null-space"/>
    <w:p>
      <w:pPr>
        <w:pStyle w:val="Heading2"/>
      </w:pPr>
      <w:r>
        <w:t xml:space="preserve">1 Column space and null space</w:t>
      </w:r>
    </w:p>
    <w:bookmarkStart w:id="9" w:name="def-column-space"/>
    <w:p>
      <w:pPr>
        <w:pStyle w:val="FirstParagraph"/>
      </w:pPr>
      <w:r>
        <w:rPr>
          <w:b/>
          <w:bCs/>
        </w:rPr>
        <w:t xml:space="preserve">Definition 1 (Column space (range, image))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column space</w:t>
      </w:r>
      <w:r>
        <w:t xml:space="preserve"> </w:t>
      </w:r>
      <w:r>
        <w:t xml:space="preserve">[1]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\mathcal{C}(\mathbf{A})
    \stackrel{\text{def}}{=}
    \mathopen{}\left\{\mathbf{A} \mathord{\smash[b]{\underset{\raise.3ex\hbox{$\scriptstyle\sim$}}{x}}\vphantom{x}} : \mathord{\smash[b]{\underset{\raise.3ex\hbox{$\scriptstyle\sim$}}{x}}\vphantom{x}} \in \mathbb{R}^n\right\}\mathclose{},
    $$</w:t>
      </w:r>
    </w:p>
    <w:p>
      <w:pPr>
        <w:pStyle w:val="FirstParagraph"/>
      </w:pPr>
      <w:r>
        <w:t xml:space="preserve">the set of all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image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"/>
    <w:bookmarkStart w:id="10" w:name="def-row-space"/>
    <w:p>
      <w:pPr>
        <w:pStyle w:val="BodyText"/>
      </w:pPr>
      <w:r>
        <w:rPr>
          <w:b/>
          <w:bCs/>
        </w:rPr>
        <w:t xml:space="preserve">Definition 2 (Row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row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0"/>
    <w:bookmarkStart w:id="12" w:name="exm-column-space"/>
    <w:p>
      <w:pPr>
        <w:pStyle w:val="BodyText"/>
      </w:pPr>
      <w:r>
        <w:rPr>
          <w:b/>
          <w:bCs/>
        </w:rPr>
        <w:t xml:space="preserve">Example 1 (The column space of a rank-one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  <m:mr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 \in \mathbb{R}^3$</w:t>
      </w:r>
      <w:r>
        <w:t xml:space="preserve">,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(x_1 - 2x_2 - 2x_3,\; 3\,(x_1 - 2x_2 - 2x_3)) \\
    &amp;= (x_1 - 2x_2 - 2x_3)\,(1, 3)
    \end{aligned}
    $$</w:t>
      </w:r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Definition 13 in Matrices</w:t>
        </w:r>
      </w:hyperlink>
      <w:r>
        <w:t xml:space="preserve">).</w:t>
      </w:r>
      <w:r>
        <w:t xml:space="preserve"> </w:t>
      </w:r>
      <w:r>
        <w:t xml:space="preserve">The number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can be any real number</w:t>
      </w:r>
      <w:r>
        <w:t xml:space="preserve"> </w:t>
      </w:r>
      <w:r>
        <w:t xml:space="preserve">(take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3</m:t>
        </m:r>
        <m:r>
          <m:t>c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, and then the first entry is</w:t>
      </w:r>
      <w:r>
        <w:t xml:space="preserve"> </w:t>
      </w:r>
      <m:oMath>
        <m:r>
          <m:t>0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</w:p>
    <w:bookmarkEnd w:id="12"/>
    <w:bookmarkStart w:id="13" w:name="thm-column-space-span"/>
    <w:p>
      <w:pPr>
        <w:pStyle w:val="BodyText"/>
      </w:pPr>
      <w:r>
        <w:rPr>
          <w:b/>
          <w:bCs/>
        </w:rPr>
        <w:t xml:space="preserve">Theorem 1 (The column space is the span of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 then</w:t>
      </w:r>
    </w:p>
    <w:p>
      <w:pPr>
        <w:pStyle w:val="BodyText"/>
      </w:pPr>
      <w:r>
        <w:t xml:space="preserve">$$
    \mathcal{C}(\mathbf{A}) = \operatorname{span}\mathopen{}\left\{\mathord{\smash[b]{\underset{\raise.3ex\hbox{$\scriptstyle\sim$}}{a}}\vphantom{a}}_1, \ldots, \mathord{\smash[b]{\underset{\raise.3ex\hbox{$\scriptstyle\sim$}}{a}}\vphantom{a}}_n\right\}\mathclose{},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and 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End w:id="1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14">
        <w:r>
          <w:rPr>
            <w:rStyle w:val="Hyperlink"/>
          </w:rPr>
          <w:t xml:space="preserve">Theorem 3 in Subspaces and Rank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the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range over all lists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numbers.</w:t>
      </w:r>
      <w:r>
        <w:t xml:space="preserve"> </w:t>
      </w:r>
      <w:r>
        <w:t xml:space="preserve">So the set of all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the set of all linear combinations of the columns,</w:t>
      </w:r>
      <w:r>
        <w:t xml:space="preserve"> </w:t>
      </w:r>
      <w:r>
        <w:t xml:space="preserve">which is their span (</w:t>
      </w:r>
      <w:hyperlink r:id="rId15">
        <w:r>
          <w:rPr>
            <w:rStyle w:val="Hyperlink"/>
          </w:rPr>
          <w:t xml:space="preserve">Definition 5 in Subspaces and Rank</w:t>
        </w:r>
      </w:hyperlink>
      <w:r>
        <w:t xml:space="preserve">).</w:t>
      </w:r>
      <w:r>
        <w:t xml:space="preserve"> </w:t>
      </w:r>
      <w:r>
        <w:t xml:space="preserve">A span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).</w:t>
      </w:r>
      <w:r>
        <w:t xml:space="preserve"> </w:t>
      </w:r>
      <w:r>
        <w:t xml:space="preserve">Applying the same argument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whose columns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shows the row space 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</w:p>
    <w:bookmarkStart w:id="17" w:name="exm-column-space-span"/>
    <w:p>
      <w:pPr>
        <w:pStyle w:val="BodyText"/>
      </w:pPr>
      <w:r>
        <w:rPr>
          <w:b/>
          <w:bCs/>
        </w:rPr>
        <w:t xml:space="preserve">Example 2 (Reading off the column space and row space from the columns and rows)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columns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same line found 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.</w:t>
      </w:r>
      <w:r>
        <w:t xml:space="preserve"> </w:t>
      </w:r>
      <w:r>
        <w:t xml:space="preserve">The rows 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7"/>
    <w:bookmarkStart w:id="19" w:name="def-null-space"/>
    <w:p>
      <w:pPr>
        <w:pStyle w:val="BodyText"/>
      </w:pPr>
      <w:r>
        <w:rPr>
          <w:b/>
          <w:bCs/>
        </w:rPr>
        <w:t xml:space="preserve">Definition 3 (Null space (kernel))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\mathcal{N}(\mathbf{A})
    \stackrel{\text{def}}{=}
    \mathopen{}\left\{\mathord{\smash[b]{\underset{\raise.3ex\hbox{$\scriptstyle\sim$}}{x}}\vphantom{x}} \in \mathbb{R}^n : \mathbf{A} \mathord{\smash[b]{\underset{\raise.3ex\hbox{$\scriptstyle\sim$}}{x}}\vphantom{x}} = \mathord{\smash[b]{\underset{\raise.3ex\hbox{$\scriptstyle\sim$}}{0}}\vphantom{0}}_m\right\}\mathclose{},
    $$</w:t>
      </w:r>
    </w:p>
    <w:p>
      <w:pPr>
        <w:pStyle w:val="FirstParagraph"/>
      </w:pPr>
      <w:r>
        <w:t xml:space="preserve">the set of</w:t>
      </w:r>
      <w:r>
        <w:t xml:space="preserve"> </w:t>
      </w:r>
      <w:hyperlink r:id="rId18">
        <w:r>
          <w:rPr>
            <w:rStyle w:val="Hyperlink"/>
          </w:rPr>
          <w:t xml:space="preserve">solutions</w:t>
        </w:r>
      </w:hyperlink>
      <w:r>
        <w:t xml:space="preserve"> </w:t>
      </w:r>
      <w:r>
        <w:t xml:space="preserve">of the linear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It is also called the</w:t>
      </w:r>
      <w:r>
        <w:t xml:space="preserve"> </w:t>
      </w:r>
      <w:r>
        <w:rPr>
          <w:b/>
          <w:bCs/>
        </w:rPr>
        <w:t xml:space="preserve">kernel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19"/>
    <w:bookmarkStart w:id="20" w:name="def-left-null-space"/>
    <w:p>
      <w:pPr>
        <w:pStyle w:val="BodyText"/>
      </w:pPr>
      <w:r>
        <w:rPr>
          <w:b/>
          <w:bCs/>
        </w:rPr>
        <w:t xml:space="preserve">Definition 4 (Left null 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 null space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 set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</w:p>
    <w:bookmarkEnd w:id="20"/>
    <w:bookmarkStart w:id="21" w:name="exm-null-space"/>
    <w:p>
      <w:pPr>
        <w:pStyle w:val="BodyText"/>
      </w:pPr>
      <w:r>
        <w:rPr>
          <w:b/>
          <w:bCs/>
        </w:rPr>
        <w:t xml:space="preserve">Example 3 (The null space and left null space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$\mathbf{A} \mathord{\smash[b]{\underset{\raise.3ex\hbox{$\scriptstyle\sim$}}{x}}\vphantom{x}} = (x_1 - 2x_2 - 2x_3,\; 3\,(x_1 - 2x_2 - 2x_3))$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\mathord{\smash[b]{\underset{\raise.3ex\hbox{$\scriptstyle\sim$}}{0}}\vphantom{0}}_2$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Writing</w:t>
      </w:r>
    </w:p>
    <w:p>
      <w:pPr>
        <w:pStyle w:val="BodyText"/>
      </w:pPr>
      <w:r>
        <w:t xml:space="preserve">$$
    \begin{aligned}
    \mathord{\smash[b]{\underset{\raise.3ex\hbox{$\scriptstyle\sim$}}{x}}\vphantom{x}} &amp;= (2x_2 + 2x_3, x_2, x_3) \\
    &amp;= x_2\,(2, 1, 0) + x_3\,(2, 0, 1)
    \end{aligned}
    $$</w:t>
      </w:r>
    </w:p>
    <w:p>
      <w:pPr>
        <w:pStyle w:val="FirstParagraph"/>
      </w:pPr>
      <w:r>
        <w:t xml:space="preserve">shows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plane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For the left null space,</w:t>
      </w:r>
      <w:r>
        <w:t xml:space="preserve"> </w:t>
      </w:r>
      <w:r>
        <w:t xml:space="preserve">${\mathbf{A}}^{\top} \mathord{\smash[b]{\underset{\raise.3ex\hbox{$\scriptstyle\sim$}}{y}}\vphantom{y}} = (y_1 + 3y_2,\; -2\,(y_1 + 3y_2),\; -2\,(y_1 + 3y_2))$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3" w:name="thm-null-space-subspace"/>
    <w:p>
      <w:pPr>
        <w:pStyle w:val="BodyText"/>
      </w:pPr>
      <w:r>
        <w:rPr>
          <w:b/>
          <w:bCs/>
        </w:rPr>
        <w:t xml:space="preserve">Theorem 2 (A null space is a subspace)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2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$\mathbf{A} \mathord{\smash[b]{\underset{\raise.3ex\hbox{$\scriptstyle\sim$}}{0}}\vphantom{0}}_n = \mathord{\smash[b]{\underset{\raise.3ex\hbox{$\scriptstyle\sim$}}{0}}\vphantom{0}}_m$</w:t>
      </w:r>
      <w:r>
        <w:t xml:space="preserve">, so</w:t>
      </w:r>
      <w:r>
        <w:t xml:space="preserve"> </w:t>
      </w:r>
      <w:r>
        <w:t xml:space="preserve">$\mathord{\smash[b]{\underset{\raise.3ex\hbox{$\scriptstyle\sim$}}{0}}\vphantom{0}}_n \in \mathcal{N}(\mathbf{A})$</w:t>
      </w:r>
      <w:r>
        <w:t xml:space="preserve">,</w:t>
      </w:r>
      <w:r>
        <w:t xml:space="preserve"> </w:t>
      </w:r>
      <w:r>
        <w:t xml:space="preserve">and the null space is not empty.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\mathcal{N}(\mathbf{A})$</w:t>
      </w:r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w:r>
        <w:t xml:space="preserve">$$
    \begin{aligned}
    \mathbf{A}\,(\mathord{\smash[b]{\underset{\raise.3ex\hbox{$\scriptstyle\sim$}}{u}}\vphantom{u}} + \mathord{\smash[b]{\underset{\raise.3ex\hbox{$\scriptstyle\sim$}}{w}}\vphantom{w}})
    &amp;= \mathbf{A} \mathord{\smash[b]{\underset{\raise.3ex\hbox{$\scriptstyle\sim$}}{u}}\vphantom{u}} + \mathbf{A} \mathord{\smash[b]{\underset{\raise.3ex\hbox{$\scriptstyle\sim$}}{w}}\vphantom{w}}
    &amp;&amp; \text{(}\text{Theorem~6 in Matrices}\text{)}
    \\
    &amp;= \mathord{\smash[b]{\underset{\raise.3ex\hbox{$\scriptstyle\sim$}}{0}}\vphantom{0}}_m + \mathord{\smash[b]{\underset{\raise.3ex\hbox{$\scriptstyle\sim$}}{0}}\vphantom{0}}_m
    &amp;&amp; \text{(} \mathord{\smash[b]{\underset{\raise.3ex\hbox{$\scriptstyle\sim$}}{u}}\vphantom{u}} \text{ and } \mathord{\smash[b]{\underset{\raise.3ex\hbox{$\scriptstyle\sim$}}{w}}\vphantom{w}} \text{ are in the null space)}
    \\
    &amp;= \mathord{\smash[b]{\underset{\raise.3ex\hbox{$\scriptstyle\sim$}}{0}}\vphantom{0}}_m
    &amp;&amp; \text{(adding } \mathord{\smash[b]{\underset{\raise.3ex\hbox{$\scriptstyle\sim$}}{0}}\vphantom{0}}_m \text{ changes nothing)}
    \end{aligned}
    $$</w:t>
      </w:r>
    </w:p>
    <w:p>
      <w:pPr>
        <w:pStyle w:val="FirstParagraph"/>
      </w:pPr>
      <w:r>
        <w:t xml:space="preserve">and, for each entry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\mathopen{}\left(\mathbf{A}\,(c \mathord{\smash[b]{\underset{\raise.3ex\hbox{$\scriptstyle\sim$}}{u}}\vphantom{u}})\right)\mathclose{}_i
    &amp;= a_{i1} (c u_1) + \cdots + a_{in} (c u_n)
    &amp;&amp; \text{(}\text{Definition~13 in Matrices}\text{)}
    \\
    &amp;= c\,(a_{i1} u_1 + \cdots + a_{in} u_n)
    &amp;&amp; \text{(factor } c \text{ out of each term)}
    \\
    &amp;= c\,(\mathbf{A} \mathord{\smash[b]{\underset{\raise.3ex\hbox{$\scriptstyle\sim$}}{u}}\vphantom{u}})_i
    &amp;&amp; \text{(}\text{Definition~13 in Matrices}\text{)}
    \\
    &amp;= c \cdot 0
    &amp;&amp; \text{(} \mathord{\smash[b]{\underset{\raise.3ex\hbox{$\scriptstyle\sim$}}{u}}\vphantom{u}} \text{ is in the null space)}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$\mathbf{A}\,(c \mathord{\smash[b]{\underset{\raise.3ex\hbox{$\scriptstyle\sim$}}{u}}\vphantom{u}})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 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25" w:name="exm-null-space-subspace"/>
    <w:p>
      <w:pPr>
        <w:pStyle w:val="BodyText"/>
      </w:pPr>
      <w:r>
        <w:rPr>
          <w:b/>
          <w:bCs/>
        </w:rPr>
        <w:t xml:space="preserve">Example 4 (The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\mathord{\smash[b]{\underset{\raise.3ex\hbox{$\scriptstyle\sim$}}{b}}\vphantom{b}}$</w:t>
      </w:r>
      <w:r>
        <w:rPr>
          <w:b/>
          <w:bCs/>
        </w:rPr>
        <w:t xml:space="preserve"> </w:t>
      </w:r>
      <w:r>
        <w:rPr>
          <w:b/>
          <w:bCs/>
        </w:rPr>
        <w:t xml:space="preserve">with</w:t>
      </w:r>
      <w:r>
        <w:rPr>
          <w:b/>
          <w:bCs/>
        </w:rPr>
        <w:t xml:space="preserve"> </w:t>
      </w:r>
      <w:r>
        <w:rPr>
          <w:b/>
          <w:bCs/>
        </w:rPr>
        <w:t xml:space="preserve">$\mathord{\smash[b]{\underset{\raise.3ex\hbox{$\scriptstyle\sim$}}{b}}\vphantom{b}} \neq \mathord{\smash[b]{\underset{\raise.3ex\hbox{$\scriptstyle\sim$}}{0}}\vphantom{0}}$</w:t>
      </w:r>
      <w:r>
        <w:rPr>
          <w:b/>
          <w:bCs/>
        </w:rPr>
        <w:t xml:space="preserve"> </w:t>
      </w:r>
      <w:r>
        <w:rPr>
          <w:b/>
          <w:bCs/>
        </w:rPr>
        <w:t xml:space="preserve">are not a subspace)</w:t>
      </w:r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is their sum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contrast, the solutions of</w:t>
      </w:r>
      <w:r>
        <w:t xml:space="preserve"> </w:t>
      </w:r>
      <w:r>
        <w:t xml:space="preserve">$\mathbf{A} \mathord{\smash[b]{\underset{\raise.3ex\hbox{$\scriptstyle\sim$}}{x}}\vphantom{x}} = (1, 3)$</w:t>
      </w:r>
      <w:r>
        <w:t xml:space="preserve"> </w:t>
      </w:r>
      <w:r>
        <w:t xml:space="preserve">for the same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the vectors 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That set does not contain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 </w:t>
      </w:r>
      <w:r>
        <w:t xml:space="preserve">it is not a subspace.</w:t>
      </w:r>
    </w:p>
    <w:bookmarkEnd w:id="25"/>
    <w:bookmarkStart w:id="28" w:name="thm-independent-null-space"/>
    <w:p>
      <w:pPr>
        <w:pStyle w:val="BodyText"/>
      </w:pPr>
      <w:r>
        <w:rPr>
          <w:b/>
          <w:bCs/>
        </w:rPr>
        <w:t xml:space="preserve">Theorem 3 (Independent columns exactly when the null space is trivial)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the following are equivalent:</w:t>
      </w:r>
    </w:p>
    <w:p>
      <w:pPr>
        <w:pStyle w:val="Compact"/>
        <w:numPr>
          <w:ilvl w:val="0"/>
          <w:numId w:val="1001"/>
        </w:numPr>
      </w:pPr>
      <w:r>
        <w:t xml:space="preserve">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 (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only for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$\mathcal{N}(\mathbf{A}) = \mathopen{}\left\{\mathord{\smash[b]{\underset{\raise.3ex\hbox{$\scriptstyle\sim$}}{0}}\vphantom{0}}_n\right\}\mathclose{}$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 exactly when its null space contains only the zero vector.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for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= (x_1, \ldots, x_n)$</w:t>
      </w:r>
      <w:r>
        <w:t xml:space="preserve">, the matrix-vector product is the combination of the columns with weights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\mathbf{A} \mathord{\smash[b]{\underset{\raise.3ex\hbox{$\scriptstyle\sim$}}{x}}\vphantom{x}} = x_1 \mathord{\smash[b]{\underset{\raise.3ex\hbox{$\scriptstyle\sim$}}{a}}\vphantom{a}}_1 + \cdots + x_n \mathord{\smash[b]{\underset{\raise.3ex\hbox{$\scriptstyle\sim$}}{a}}\vphantom{a}}_n.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says exactly that</w:t>
      </w:r>
      <w:r>
        <w:t xml:space="preserve"> </w:t>
      </w:r>
      <w:r>
        <w:t xml:space="preserve">$x_1 \mathord{\smash[b]{\underset{\raise.3ex\hbox{$\scriptstyle\sim$}}{a}}\vphantom{a}}_1 + \cdots + x_n \mathord{\smash[b]{\underset{\raise.3ex\hbox{$\scriptstyle\sim$}}{a}}\vphantom{a}}_n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6">
        <w:r>
          <w:rPr>
            <w:rStyle w:val="Hyperlink"/>
          </w:rPr>
          <w:t xml:space="preserve">Definition 1 in Subspaces and Rank</w:t>
        </w:r>
      </w:hyperlink>
      <w:r>
        <w:t xml:space="preserve">, the columns are linearly independent exactly when the only weights with this property are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That is statement 2, so statements 1 and 2 are equivalent.</w:t>
      </w:r>
      <w:r>
        <w:t xml:space="preserve"> </w:t>
      </w:r>
      <w:r>
        <w:t xml:space="preserve">Statement 2 says that the only vector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, which is statement 3.</w:t>
      </w:r>
      <w:r>
        <w:t xml:space="preserve"> </w:t>
      </w:r>
      <w:r>
        <w:t xml:space="preserve">The last sentence is the definition of full column rank (</w:t>
      </w:r>
      <w:hyperlink r:id="rId27">
        <w:r>
          <w:rPr>
            <w:rStyle w:val="Hyperlink"/>
          </w:rPr>
          <w:t xml:space="preserve">Definition 3 in Subspaces and Rank</w:t>
        </w:r>
      </w:hyperlink>
      <w:r>
        <w:t xml:space="preserve">).</w:t>
      </w:r>
    </w:p>
    <w:bookmarkStart w:id="29" w:name="exm-independent-null-space"/>
    <w:p>
      <w:pPr>
        <w:pStyle w:val="BodyText"/>
      </w:pPr>
      <w:r>
        <w:rPr>
          <w:b/>
          <w:bCs/>
        </w:rPr>
        <w:t xml:space="preserve">Example 5 (Checking independence through the null space)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</w:p>
    <w:p>
      <w:pPr>
        <w:pStyle w:val="BodyText"/>
      </w:pPr>
      <w:r>
        <w:t xml:space="preserve">$$
    \mathbf{A} \mathord{\smash[b]{\underset{\raise.3ex\hbox{$\scriptstyle\sim$}}{x}}\vphantom{x}}
    = \begin{bmatrix} x_1 + x_2 \\ x_1 + 2 x_2 \\ x_1 + 3 x_2 \end{bmatrix}.
    $$</w:t>
      </w:r>
    </w:p>
    <w:p>
      <w:pPr>
        <w:pStyle w:val="FirstParagraph"/>
      </w:pPr>
      <w:r>
        <w:t xml:space="preserve">This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(subtract the first entry from the second), and 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$\mathcal{N}(\mathbf{A}) = \mathopen{}\left\{\mathord{\smash[b]{\underset{\raise.3ex\hbox{$\scriptstyle\sim$}}{0}}\vphantom{0}}_2\right\}\mathclose{}$</w:t>
      </w:r>
      <w:r>
        <w:t xml:space="preserve"> </w:t>
      </w:r>
      <w:r>
        <w:t xml:space="preserve">and the two columns are linearly independent.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$\mathbf{B} (2, -1) = \mathord{\smash[b]{\underset{\raise.3ex\hbox{$\scriptstyle\sim$}}{0}}\vphantom{0}}_3$</w:t>
      </w:r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contains a nonzero vector and the columns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are linearly dependent.</w:t>
      </w:r>
    </w:p>
    <w:bookmarkEnd w:id="29"/>
    <w:bookmarkStart w:id="30" w:name="thm-row-null-disjoint"/>
    <w:p>
      <w:pPr>
        <w:pStyle w:val="BodyText"/>
      </w:pPr>
      <w:r>
        <w:rPr>
          <w:b/>
          <w:bCs/>
        </w:rPr>
        <w:t xml:space="preserve">Theorem 4 (The row space and null space share only the zero vector)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\mathcal{C}({\mathbf{A}}^{\top}) \cap \mathcal{N}(\mathbf{A}) = \mathopen{}\left\{\mathord{\smash[b]{\underset{\raise.3ex\hbox{$\scriptstyle\sim$}}{0}}\vphantom{0}}_n\right\}\mathclose{}.
    $$</w:t>
      </w:r>
    </w:p>
    <w:bookmarkEnd w:id="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Both sets are subspaces,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and</w:t>
      </w:r>
      <w:r>
        <w:t xml:space="preserve"> 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so both contain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(</w:t>
      </w:r>
      <w:hyperlink r:id="rId24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t xml:space="preserve">Now take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in both sets.</w:t>
      </w:r>
      <w:r>
        <w:t xml:space="preserve"> </w:t>
      </w:r>
      <w:r>
        <w:t xml:space="preserve">Being in the row space means</w:t>
      </w:r>
      <w:r>
        <w:t xml:space="preserve"> </w:t>
      </w:r>
      <w:r>
        <w:t xml:space="preserve">$\mathord{\smash[b]{\underset{\raise.3ex\hbox{$\scriptstyle\sim$}}{x}}\vphantom{x}} = {\mathbf{A}}^{\top} \mathord{\smash[b]{\underset{\raise.3ex\hbox{$\scriptstyle\sim$}}{u}}\vphantom{u}}$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$\mathord{\smash[b]{\underset{\raise.3ex\hbox{$\scriptstyle\sim$}}{u}}\vphantom{u}} \in \mathbb{R}^m$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and being in the null space means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\mathord{\smash[b]{\underset{\raise.3ex\hbox{$\scriptstyle\sim$}}{x}}\vphantom{x}}
    &amp;= {({\mathbf{A}}^{\top} \mathord{\smash[b]{\underset{\raise.3ex\hbox{$\scriptstyle\sim$}}{u}}\vphantom{u}})}^{\top}\,\mathord{\smash[b]{\underset{\raise.3ex\hbox{$\scriptstyle\sim$}}{x}}\vphantom{x}}
    &amp;&amp; \text{(substitute } \mathord{\smash[b]{\underset{\raise.3ex\hbox{$\scriptstyle\sim$}}{x}}\vphantom{x}} = {\mathbf{A}}^{\top} \mathord{\smash[b]{\underset{\raise.3ex\hbox{$\scriptstyle\sim$}}{u}}\vphantom{u}} \text{ in the first factor)}
    \\
    &amp;= \mathopen{}\left({\mathord{\smash[b]{\underset{\raise.3ex\hbox{$\scriptstyle\sim$}}{u}}\vphantom{u}}}^{\top}\,{({\mathbf{A}}^{\top})}^{\top}\right)\mathclose{}\,\mathord{\smash[b]{\underset{\raise.3ex\hbox{$\scriptstyle\sim$}}{x}}\vphantom{x}}
    &amp;&amp; \text{(}\text{Theorem~17 in Matrices}\text{)}
    \\
    &amp;= \mathopen{}\left({\mathord{\smash[b]{\underset{\raise.3ex\hbox{$\scriptstyle\sim$}}{u}}\vphantom{u}}}^{\top} \mathbf{A}\right)\mathclose{}\,\mathord{\smash[b]{\underset{\raise.3ex\hbox{$\scriptstyle\sim$}}{x}}\vphantom{x}}
    &amp;&amp; \text{(transposing twice returns the original matrix)}
    \\
    &amp;= {\mathord{\smash[b]{\underset{\raise.3ex\hbox{$\scriptstyle\sim$}}{u}}\vphantom{u}}}^{\top}\,(\mathbf{A} \mathord{\smash[b]{\underset{\raise.3ex\hbox{$\scriptstyle\sim$}}{x}}\vphantom{x}})
    &amp;&amp; \text{(}\text{Theorem~5 in Matrices}\text{)}
    \\
    &amp;= {\mathord{\smash[b]{\underset{\raise.3ex\hbox{$\scriptstyle\sim$}}{u}}\vphantom{u}}}^{\top}\,\mathord{\smash[b]{\underset{\raise.3ex\hbox{$\scriptstyle\sim$}}{0}}\vphantom{0}}_m
    &amp;&amp; \text{(substitute } \mathbf{A} \mathord{\smash[b]{\underset{\raise.3ex\hbox{$\scriptstyle\sim$}}{x}}\vphantom{x}} = \mathord{\smash[b]{\underset{\raise.3ex\hbox{$\scriptstyle\sim$}}{0}}\vphantom{0}}_m \text{)}
    \\
    &amp;= 0.
    &amp;&amp; \text{(every term of the inner product is } 0 \text{)}
    \end{aligned}
    $$</w:t>
      </w:r>
    </w:p>
    <w:p>
      <w:pPr>
        <w:pStyle w:val="FirstParagraph"/>
      </w:pPr>
      <w:r>
        <w:t xml:space="preserve">But</w:t>
      </w:r>
      <w:r>
        <w:t xml:space="preserve"> </w:t>
      </w:r>
      <w:r>
        <w:t xml:space="preserve">${\mathord{\smash[b]{\underset{\raise.3ex\hbox{$\scriptstyle\sim$}}{x}}\vphantom{x}}}^{\top} \mathord{\smash[b]{\underset{\raise.3ex\hbox{$\scriptstyle\sim$}}{x}}\vphantom{x}} = x_1^2 + \cdots + x_n^2$</w:t>
      </w:r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when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\mathord{\smash[b]{\underset{\raise.3ex\hbox{$\scriptstyle\sim$}}{0}}\vphantom{0}}_n$</w:t>
      </w:r>
      <w:r>
        <w:t xml:space="preserve">.</w:t>
      </w:r>
    </w:p>
    <w:bookmarkStart w:id="31" w:name="exm-row-null-disjoint"/>
    <w:p>
      <w:pPr>
        <w:pStyle w:val="BodyText"/>
      </w:pPr>
      <w:r>
        <w:rPr>
          <w:b/>
          <w:bCs/>
        </w:rPr>
        <w:t xml:space="preserve">Example 6 (The row space and null space in</w:t>
      </w:r>
      <w:r>
        <w:rPr>
          <w:b/>
          <w:bCs/>
        </w:rPr>
        <w:t xml:space="preserve"> </w:t>
      </w:r>
      <w:hyperlink w:anchor="exm-null-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row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 the null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A vector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of the row space is in the null space only if</w:t>
      </w:r>
    </w:p>
    <w:p>
      <w:pPr>
        <w:pStyle w:val="BodyText"/>
      </w:pPr>
      <w:r>
        <w:t xml:space="preserve">$$
    \begin{aligned}
    \mathbf{A}\,\mathopen{}\left(c\,(1, -2, -2)\right)\mathclose{}
    &amp;= c\,\mathopen{}\left(1 - 2 \cdot(-2) - 2 \cdot(-2),\; 3\,(1 - 2 \cdot(-2) - 2 \cdot(-2))\right)\mathclose{}
    &amp;&amp; \text{(}\text{Example~3}\text{'s formula for } \mathbf{A} \mathord{\smash[b]{\underset{\raise.3ex\hbox{$\scriptstyle\sim$}}{x}}\vphantom{x}} \text{)}
    \\
    &amp;= c\,(9, 27)
    &amp;&amp; \text{(arithmetic)}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 that is, 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 the two subspaces share only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.</w:t>
      </w:r>
    </w:p>
    <w:bookmarkEnd w:id="31"/>
    <w:bookmarkStart w:id="32" w:name="def-cross-product-matrix"/>
    <w:p>
      <w:pPr>
        <w:pStyle w:val="BodyText"/>
      </w:pPr>
      <w:r>
        <w:rPr>
          <w:b/>
          <w:bCs/>
        </w:rPr>
        <w:t xml:space="preserve">Definition 5 (Cross-product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$\mathord{\smash[b]{\underset{\raise.3ex\hbox{$\scriptstyle\sim$}}{b}}\vphantom{b}}_1, \ldots, \mathord{\smash[b]{\underset{\raise.3ex\hbox{$\scriptstyle\sim$}}{b}}\vphantom{b}}_q$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cross-product matrix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whose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\mathord{\smash[b]{\underset{\raise.3ex\hbox{$\scriptstyle\sim$}}{b}}\vphantom{b}}_j$</w:t>
      </w:r>
      <w:r>
        <w:t xml:space="preserve">.</w:t>
      </w:r>
    </w:p>
    <w:bookmarkEnd w:id="32"/>
    <w:p>
      <w:pPr>
        <w:pStyle w:val="BodyText"/>
      </w:pPr>
      <w:r>
        <w:t xml:space="preserve">This is what R’s</w:t>
      </w:r>
      <w:r>
        <w:t xml:space="preserve"> </w:t>
      </w:r>
      <w:r>
        <w:rPr>
          <w:rStyle w:val="VerbatimChar"/>
        </w:rPr>
        <w:t xml:space="preserve">crossprod(A, B)</w:t>
      </w:r>
      <w:r>
        <w:t xml:space="preserve"> </w:t>
      </w:r>
      <w:r>
        <w:t xml:space="preserve">computes, and</w:t>
      </w:r>
      <w:r>
        <w:t xml:space="preserve"> </w:t>
      </w:r>
      <w:r>
        <w:rPr>
          <w:rStyle w:val="VerbatimChar"/>
        </w:rPr>
        <w:t xml:space="preserve">crossprod(A)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In NumPy it has no name of its own: write</w:t>
      </w:r>
      <w:r>
        <w:t xml:space="preserve"> </w:t>
      </w:r>
      <w:r>
        <w:rPr>
          <w:rStyle w:val="VerbatimChar"/>
        </w:rPr>
        <w:t xml:space="preserve">A.T @ B</w:t>
      </w:r>
      <w:r>
        <w:t xml:space="preserve">.</w:t>
      </w:r>
    </w:p>
    <w:p>
      <w:pPr>
        <w:pStyle w:val="BodyText"/>
      </w:pPr>
      <w:r>
        <w:t xml:space="preserve">For two column vectors it 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holding their</w:t>
      </w:r>
      <w:r>
        <w:t xml:space="preserve"> </w:t>
      </w:r>
      <w:hyperlink r:id="rId33">
        <w:r>
          <w:rPr>
            <w:rStyle w:val="Hyperlink"/>
          </w:rPr>
          <w:t xml:space="preserve">dot product</w:t>
        </w:r>
      </w:hyperlink>
      <w:r>
        <w:t xml:space="preserve">.</w:t>
      </w:r>
      <w:r>
        <w:t xml:space="preserve"> </w:t>
      </w:r>
      <w:r>
        <w:t xml:space="preserve">It is unrelated to the cross product</w:t>
      </w:r>
      <w:r>
        <w:t xml:space="preserve"> </w:t>
      </w:r>
      <w:r>
        <w:t xml:space="preserve">$\mathord{\smash[b]{\underset{\raise.3ex\hbox{$\scriptstyle\sim$}}{u}}\vphantom{u}} \times \mathord{\smash[b]{\underset{\raise.3ex\hbox{$\scriptstyle\sim$}}{v}}\vphantom{v}}$</w:t>
      </w:r>
      <w:r>
        <w:t xml:space="preserve"> </w:t>
      </w:r>
      <w:r>
        <w:t xml:space="preserve">of two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and differs from the Frobenius inner product</w:t>
      </w:r>
      <w:r>
        <w:t xml:space="preserve"> </w:t>
      </w:r>
      <m:oMath>
        <m:r>
          <m:rPr>
            <m:sty m:val="p"/>
          </m:rPr>
          <m:t>tr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bi"/>
              </m:rPr>
              <m:t>B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sums the diagonal of this matrix into a single number.</w:t>
      </w:r>
    </w:p>
    <w:bookmarkStart w:id="34" w:name="exm-cross-product-matrix"/>
    <w:p>
      <w:pPr>
        <w:pStyle w:val="BodyText"/>
      </w:pPr>
      <w:r>
        <w:rPr>
          <w:b/>
          <w:bCs/>
        </w:rPr>
        <w:t xml:space="preserve">Example 7 (A cross-product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and</w:t>
      </w:r>
    </w:p>
    <w:p>
      <w:pPr>
        <w:pStyle w:val="BodyText"/>
      </w:pPr>
      <w:r>
        <w:t xml:space="preserve">$$
    \begin{aligned}
    {\mathbf{A}}^{\top} \mathbf{B}
    &amp;= \begin{bmatrix} \mathord{\smash[b]{\underset{\raise.3ex\hbox{$\scriptstyle\sim$}}{a}}\vphantom{a}}_1 \cdot \mathord{\smash[b]{\underset{\raise.3ex\hbox{$\scriptstyle\sim$}}{b}}\vphantom{b}}_1 \\ \mathord{\smash[b]{\underset{\raise.3ex\hbox{$\scriptstyle\sim$}}{a}}\vphantom{a}}_2 \cdot \mathord{\smash[b]{\underset{\raise.3ex\hbox{$\scriptstyle\sim$}}{b}}\vphantom{b}}_1 \end{bmatrix}
    &amp;&amp; \text{(}\text{Definition~5}\text{)}
    \\
    &amp;= \begin{bmatrix} 1 + 2 + 0 \\ 0 + 2 + 3 \end{bmatrix}
    &amp;&amp; \text{(multiply and add)}
    \\
    &amp;= \begin{bmatrix} 3 \\ 5 \end{bmatrix}.
    &amp;&amp; \text{(add)}
    \end{aligned}
    $$</w:t>
      </w:r>
    </w:p>
    <w:bookmarkEnd w:id="34"/>
    <w:bookmarkStart w:id="35" w:name="def-gram-matrix"/>
    <w:p>
      <w:pPr>
        <w:pStyle w:val="FirstParagraph"/>
      </w:pPr>
      <w:r>
        <w:rPr>
          <w:b/>
          <w:bCs/>
        </w:rPr>
        <w:t xml:space="preserve">Definition 6 (Gram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Gram matrix</w:t>
      </w:r>
      <w:r>
        <w:t xml:space="preserve"> </w:t>
      </w:r>
      <w:r>
        <w:t xml:space="preserve">[2]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cross-product-matrix">
        <w:r>
          <w:rPr>
            <w:rStyle w:val="Hyperlink"/>
          </w:rPr>
          <w:t xml:space="preserve">cross-product matrix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itself.</w:t>
      </w:r>
    </w:p>
    <w:bookmarkEnd w:id="35"/>
    <w:bookmarkStart w:id="36" w:name="exm-gram-matrix"/>
    <w:p>
      <w:pPr>
        <w:pStyle w:val="BodyText"/>
      </w:pPr>
      <w:r>
        <w:rPr>
          <w:b/>
          <w:bCs/>
        </w:rPr>
        <w:t xml:space="preserve">Example 8 (A Gram matrix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$\mathord{\smash[b]{\underset{\raise.3ex\hbox{$\scriptstyle\sim$}}{a}}\vphantom{a}}_2 = (0, 1, 1)$</w:t>
      </w:r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and add)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Gram matrix is the dot product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:</w:t>
      </w:r>
      <w:r>
        <w:t xml:space="preserve"> </w:t>
      </w:r>
      <w:r>
        <w:t xml:space="preserve">for instance,</w:t>
      </w:r>
    </w:p>
    <w:p>
      <w:pPr>
        <w:pStyle w:val="BodyText"/>
      </w:pPr>
      <w:r>
        <w:t xml:space="preserve">$$
    \begin{aligned}
    \mathord{\smash[b]{\underset{\raise.3ex\hbox{$\scriptstyle\sim$}}{a}}\vphantom{a}}_1 \cdot \mathord{\smash[b]{\underset{\raise.3ex\hbox{$\scriptstyle\sim$}}{a}}\vphantom{a}}_2 &amp;= 0 + 1 + 0 \\
    &amp;= 1
    \end{aligned}
    $$</w:t>
      </w:r>
    </w:p>
    <w:p>
      <w:pPr>
        <w:pStyle w:val="FirstParagraph"/>
      </w:pPr>
      <w:r>
        <w:t xml:space="preserve">is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6"/>
    <w:bookmarkStart w:id="39" w:name="thm-gram-properties"/>
    <w:p>
      <w:pPr>
        <w:pStyle w:val="BodyText"/>
      </w:pPr>
      <w:r>
        <w:rPr>
          <w:b/>
          <w:bCs/>
        </w:rPr>
        <w:t xml:space="preserve">Theorem 5 (Entries and symmetry of a Gram 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ram-matrix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</m:oMath>
      <w:r>
        <w:t xml:space="preserve"> </w:t>
      </w:r>
      <w:r>
        <w:t xml:space="preserve">is symmetric (</w:t>
      </w:r>
      <w:hyperlink r:id="rId37">
        <w:r>
          <w:rPr>
            <w:rStyle w:val="Hyperlink"/>
          </w:rPr>
          <w:t xml:space="preserve">Definition 3 in Special Matrices and Decompositions</w:t>
        </w:r>
      </w:hyperlink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${\mathord{\smash[b]{\underset{\raise.3ex\hbox{$\scriptstyle\sim$}}{x}}\vphantom{x}}}^{\top} \mathbf{G} \mathord{\smash[b]{\underset{\raise.3ex\hbox{$\scriptstyle\sim$}}{x}}\vphantom{x}} = \mathopen{}\left\lVert\mathbf{A} \mathord{\smash[b]{\underset{\raise.3ex\hbox{$\scriptstyle\sim$}}{x}}\vphantom{x}}\right\rVert\mathclose{}^2 \ge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$\mathord{\smash[b]{\underset{\raise.3ex\hbox{$\scriptstyle\sim$}}{x}}\vphantom{x}}\in \mathbb{R}^n$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</w:t>
      </w:r>
      <w:r>
        <w:t xml:space="preserve"> </w:t>
      </w:r>
      <w:hyperlink r:id="rId38">
        <w:r>
          <w:rPr>
            <w:rStyle w:val="Hyperlink"/>
          </w:rPr>
          <w:t xml:space="preserve">positive semidefinite</w:t>
        </w:r>
      </w:hyperlink>
      <w:r>
        <w:t xml:space="preserve">.</w:t>
      </w:r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Entries.</w:t>
      </w:r>
      <w:r>
        <w:t xml:space="preserve">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${\mathord{\smash[b]{\underset{\raise.3ex\hbox{$\scriptstyle\sim$}}{a}}\vphantom{a}}_i}^{\top}$</w:t>
      </w:r>
      <w:r>
        <w:t xml:space="preserve">,</w:t>
      </w:r>
      <w:r>
        <w:t xml:space="preserve"> </w:t>
      </w:r>
      <w:r>
        <w:t xml:space="preserve">so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the dot product of that row with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namely</w:t>
      </w:r>
      <w:r>
        <w:t xml:space="preserve"> </w:t>
      </w:r>
      <w:r>
        <w:t xml:space="preserve">${\mathord{\smash[b]{\underset{\raise.3ex\hbox{$\scriptstyle\sim$}}{a}}\vphantom{a}}_i}^{\top} \mathord{\smash[b]{\underset{\raise.3ex\hbox{$\scriptstyle\sim$}}{a}}\vphantom{a}}_j = \mathord{\smash[b]{\underset{\raise.3ex\hbox{$\scriptstyle\sim$}}{a}}\vphantom{a}}_i \cdot \mathord{\smash[b]{\underset{\raise.3ex\hbox{$\scriptstyle\sim$}}{a}}\vphantom{a}}_j$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Symmetry.</w:t>
      </w:r>
      <w:r>
        <w:t xml:space="preserve"> </w:t>
      </w:r>
      <w:r>
        <w:t xml:space="preserve">The dot product is commutative, so</w:t>
      </w:r>
    </w:p>
    <w:p>
      <w:pPr>
        <w:pStyle w:val="BodyText"/>
      </w:pPr>
      <w:r>
        <w:t xml:space="preserve">$$
    \begin{aligned}
    g_{ij} &amp;= \mathord{\smash[b]{\underset{\raise.3ex\hbox{$\scriptstyle\sim$}}{a}}\vphantom{a}}_i \cdot \mathord{\smash[b]{\underset{\raise.3ex\hbox{$\scriptstyle\sim$}}{a}}\vphantom{a}}_j \\
    &amp;= \mathord{\smash[b]{\underset{\raise.3ex\hbox{$\scriptstyle\sim$}}{a}}\vphantom{a}}_j \cdot \mathord{\smash[b]{\underset{\raise.3ex\hbox{$\scriptstyle\sim$}}{a}}\vphantom{a}}_i \\
    &amp;= g_{ji}.
    \end{aligned}
    $$</w:t>
      </w:r>
    </w:p>
    <w:p>
      <w:pPr>
        <w:pStyle w:val="FirstParagraph"/>
      </w:pPr>
      <w:r>
        <w:rPr>
          <w:b/>
          <w:bCs/>
        </w:rPr>
        <w:t xml:space="preserve">Positive semidefiniteness.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{\mathord{\smash[b]{\underset{\raise.3ex\hbox{$\scriptstyle\sim$}}{x}}\vphantom{x}}}^{\top}\,{\mathbf{A}}^{\top}\,\mathbf{A} \mathord{\smash[b]{\underset{\raise.3ex\hbox{$\scriptstyle\sim$}}{x}}\vphantom{x}}
    &amp;&amp; \text{(substitute } \mathbf{G} 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\mathopen{}\left\lVert\mathbf{A} \mathord{\smash[b]{\underset{\raise.3ex\hbox{$\scriptstyle\sim$}}{x}}\vphantom{x}}\right\rVert\mathclose{}^2
    &amp;&amp; \text{(}\text{Equation~2 in Vectors}\text{, squared)}
    \\
    &amp;\ge 0.
    &amp;&amp; \text{(a squared norm is nonnegative)}
    \end{aligned}
    $$</w:t>
      </w:r>
    </w:p>
    <w:bookmarkStart w:id="41" w:name="exm-gram-properties"/>
    <w:p>
      <w:pPr>
        <w:pStyle w:val="FirstParagraph"/>
      </w:pPr>
      <w:r>
        <w:rPr>
          <w:b/>
          <w:bCs/>
        </w:rPr>
        <w:t xml:space="preserve">Example 9 (Checking the properties on a small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gram-matrix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It is symmetric: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=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$\mathord{\smash[b]{\underset{\raise.3ex\hbox{$\scriptstyle\sim$}}{x}}\vphantom{x}}= (1, -1)$</w:t>
      </w:r>
      <w:r>
        <w:t xml:space="preserve">. Then</w:t>
      </w:r>
    </w:p>
    <w:p>
      <w:pPr>
        <w:pStyle w:val="BodyText"/>
      </w:pPr>
      <w:r>
        <w:t xml:space="preserve">$$
    \begin{aligned}
    {\mathord{\smash[b]{\underset{\raise.3ex\hbox{$\scriptstyle\sim$}}{x}}\vphantom{x}}}^{\top} \mathbf{G} \mathord{\smash[b]{\underset{\raise.3ex\hbox{$\scriptstyle\sim$}}{x}}\vphantom{x}}
    &amp;= \begin{bmatrix} 1 &amp; -1 \end{bmatrix} \begin{bmatrix} 1 \\ -1 \end{bmatrix}
    &amp;&amp; \text{(} \mathbf{G} \mathord{\smash[b]{\underset{\raise.3ex\hbox{$\scriptstyle\sim$}}{x}}\vphantom{x}}= (1, -1) \text{)}
    \\
    &amp;= 2,
    &amp;&amp; \text{(multiply and add)}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$\mathbf{A} \mathord{\smash[b]{\underset{\raise.3ex\hbox{$\scriptstyle\sim$}}{x}}\vphantom{x}}= (1, 0, -1)$</w:t>
      </w:r>
      <w:r>
        <w:t xml:space="preserve"> </w:t>
      </w:r>
      <w:r>
        <w:t xml:space="preserve">has</w:t>
      </w:r>
      <w:r>
        <w:t xml:space="preserve"> </w:t>
      </w:r>
      <w:r>
        <w:t xml:space="preserve">$\mathopen{}\left\lVert\mathbf{A} \mathord{\smash[b]{\underset{\raise.3ex\hbox{$\scriptstyle\sim$}}{x}}\vphantom{x}}\right\rVert\mathclose{}^2 = 1 + 0 + 1 = 2$</w:t>
      </w:r>
      <w:r>
        <w:t xml:space="preserve">,</w:t>
      </w:r>
      <w:r>
        <w:t xml:space="preserve"> </w:t>
      </w:r>
      <w:r>
        <w:t xml:space="preserve">as the theorem says.</w:t>
      </w:r>
      <w:r>
        <w:t xml:space="preserve"> </w:t>
      </w:r>
      <w:r>
        <w:t xml:space="preserve">The converse (every positive semidefinite matrix is a Gram matrix) is</w:t>
      </w:r>
      <w:r>
        <w:t xml:space="preserve"> </w:t>
      </w:r>
      <w:hyperlink r:id="rId40">
        <w:r>
          <w:rPr>
            <w:rStyle w:val="Hyperlink"/>
          </w:rPr>
          <w:t xml:space="preserve">this theorem</w:t>
        </w:r>
      </w:hyperlink>
      <w:r>
        <w:t xml:space="preserve">.</w:t>
      </w:r>
    </w:p>
    <w:bookmarkEnd w:id="41"/>
    <w:bookmarkStart w:id="42" w:name="thm-null-gram"/>
    <w:p>
      <w:pPr>
        <w:pStyle w:val="BodyText"/>
      </w:pPr>
      <w:r>
        <w:rPr>
          <w:b/>
          <w:bCs/>
        </w:rPr>
        <w:t xml:space="preserve">Theorem 6 (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the same null space as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\mathord{\smash[b]{\underset{\raise.3ex\hbox{$\scriptstyle\sim$}}{x}}\vphantom{x}} &amp;= {\mathbf{A}}^{\top}\,\mathord{\smash[b]{\underset{\raise.3ex\hbox{$\scriptstyle\sim$}}{0}}\vphantom{0}}_m \\
    &amp;= \mathord{\smash[b]{\underset{\raise.3ex\hbox{$\scriptstyle\sim$}}{0}}\vphantom{0}}_n.
    \end{aligned}
    $$</w:t>
      </w:r>
    </w:p>
    <w:p>
      <w:pPr>
        <w:pStyle w:val="FirstParagraph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\mathord{\smash[b]{\underset{\raise.3ex\hbox{$\scriptstyle\sim$}}{0}}\vphantom{0}}_n$</w:t>
      </w:r>
      <w:r>
        <w:t xml:space="preserve">, then</w:t>
      </w:r>
    </w:p>
    <w:p>
      <w:pPr>
        <w:pStyle w:val="BodyText"/>
      </w:pPr>
      <w:r>
        <w:t xml:space="preserve">$$
    \begin{aligned}
    0
    &amp;= {\mathord{\smash[b]{\underset{\raise.3ex\hbox{$\scriptstyle\sim$}}{x}}\vphantom{x}}}^{\top}\,\mathord{\smash[b]{\underset{\raise.3ex\hbox{$\scriptstyle\sim$}}{0}}\vphantom{0}}_n
    &amp;&amp; \text{(every term of the inner product is } 0 \text{)}
    \\
    &amp;= {\mathord{\smash[b]{\underset{\raise.3ex\hbox{$\scriptstyle\sim$}}{x}}\vphantom{x}}}^{\top}\,\mathopen{}\left({\mathbf{A}}^{\top} \mathbf{A} \mathord{\smash[b]{\underset{\raise.3ex\hbox{$\scriptstyle\sim$}}{x}}\vphantom{x}}\right)\mathclose{}
    &amp;&amp; \text{(substitute } \mathord{\smash[b]{\underset{\raise.3ex\hbox{$\scriptstyle\sim$}}{0}}\vphantom{0}}_n = {\mathbf{A}}^{\top} \mathbf{A} \mathord{\smash[b]{\underset{\raise.3ex\hbox{$\scriptstyle\sim$}}{x}}\vphantom{x}} \text{)}
    \\
    &amp;= \mathopen{}\left({\mathord{\smash[b]{\underset{\raise.3ex\hbox{$\scriptstyle\sim$}}{x}}\vphantom{x}}}^{\top} {\mathbf{A}}^{\top}\right)\mathclose{}\,(\mathbf{A} \mathord{\smash[b]{\underset{\raise.3ex\hbox{$\scriptstyle\sim$}}{x}}\vphantom{x}})
    &amp;&amp; \text{(}\text{Theorem~5 in Matrices}\text{)}
    \\
    &amp;= {(\mathbf{A} \mathord{\smash[b]{\underset{\raise.3ex\hbox{$\scriptstyle\sim$}}{x}}\vphantom{x}})}^{\top}\,(\mathbf{A} \mathord{\smash[b]{\underset{\raise.3ex\hbox{$\scriptstyle\sim$}}{x}}\vphantom{x}})
    &amp;&amp; \text{(}\text{Theorem~17 in Matrices}\text{)}
    \\
    &amp;= (\mathbf{A} \mathord{\smash[b]{\underset{\raise.3ex\hbox{$\scriptstyle\sim$}}{x}}\vphantom{x}}) \cdot (\mathbf{A} \mathord{\smash[b]{\underset{\raise.3ex\hbox{$\scriptstyle\sim$}}{x}}\vphantom{x}})
    &amp;&amp; \text{(}\text{Example~6 in Matrices}\text{)}
    \\
    &amp;= \mathopen{}\left\lVert\mathbf{A} \mathord{\smash[b]{\underset{\raise.3ex\hbox{$\scriptstyle\sim$}}{x}}\vphantom{x}}\right\rVert\mathclose{}^2.
    &amp;&amp; \text{(square both sides of }\text{Equation~2 in Vectors}\text{)}
    \end{aligned}
    $$</w:t>
      </w:r>
    </w:p>
    <w:p>
      <w:pPr>
        <w:pStyle w:val="FirstParagraph"/>
      </w:pPr>
      <w:r>
        <w:t xml:space="preserve">A vector whose Euclidean norm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every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.</w:t>
      </w:r>
    </w:p>
    <w:bookmarkStart w:id="43" w:name="exm-null-gram"/>
    <w:p>
      <w:pPr>
        <w:pStyle w:val="BodyText"/>
      </w:pPr>
      <w:r>
        <w:rPr>
          <w:b/>
          <w:bCs/>
        </w:rPr>
        <w:t xml:space="preserve">Example 10 (The null space of a Gram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20</m:t>
                        </m:r>
                      </m:e>
                      <m:e>
                        <m:r>
                          <m:t>40</m:t>
                        </m:r>
                      </m:e>
                      <m:e>
                        <m:r>
                          <m:t>40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Every row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${\mathbf{A}}^{\top} \mathbf{A} \mathord{\smash[b]{\underset{\raise.3ex\hbox{$\scriptstyle\sim$}}{x}}\vphantom{x}} = \mathord{\smash[b]{\underset{\raise.3ex\hbox{$\scriptstyle\sim$}}{0}}\vphantom{0}}_3$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 same condition as for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43"/>
    <w:bookmarkEnd w:id="44"/>
    <w:bookmarkStart w:id="128" w:name="sec-rank-nullity"/>
    <w:p>
      <w:pPr>
        <w:pStyle w:val="Heading2"/>
      </w:pPr>
      <w:r>
        <w:t xml:space="preserve">2 Rank-nullity and rank factorization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48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hyperlink w:anchor="thm-rank-product-right">
              <w:r>
                <w:rPr>
                  <w:rStyle w:val="Hyperlink"/>
                </w:rPr>
                <w:t xml:space="preserve">Theorem 11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cor-rank-product-full-rank">
              <w:r>
                <w:rPr>
                  <w:rStyle w:val="Hyperlink"/>
                </w:rPr>
                <w:t xml:space="preserve">Corollary 2</w:t>
              </w:r>
            </w:hyperlink>
            <w:r>
              <w:t xml:space="preserve"> </w:t>
            </w:r>
            <w:r>
              <w:t xml:space="preserve">restore the source’s statements that a product has rank at most the rank of either factor,</w:t>
            </w:r>
            <w:r>
              <w:t xml:space="preserve"> </w:t>
            </w:r>
            <w:r>
              <w:t xml:space="preserve">and that multiplying by a matrix of full column rank or by a matrix whose rank is its number of rows does not change the rank.</w:t>
            </w:r>
            <w:r>
              <w:t xml:space="preserve"> </w:t>
            </w:r>
            <w:r>
              <w:t xml:space="preserve">These parts of the source are not part of this section: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names</w:t>
            </w:r>
            <w:r>
              <w:t xml:space="preserve"> </w:t>
            </w:r>
            <w:r>
              <w:t xml:space="preserve">“full row rank”</w:t>
            </w:r>
            <w:r>
              <w:t xml:space="preserve">,</w:t>
            </w:r>
            <w:r>
              <w:t xml:space="preserve"> </w:t>
            </w:r>
            <w:r>
              <w:t xml:space="preserve">“full rank”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“singular”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exactly when</w:t>
            </w:r>
            <w:r>
              <w:t xml:space="preserve"> </w:t>
            </w:r>
            <m:oMath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</m:oMath>
            <w:r>
              <w:t xml:space="preserve"> </w:t>
            </w:r>
            <w:r>
              <w:t xml:space="preserve">for some</w:t>
            </w:r>
            <w:r>
              <w:t xml:space="preserve"> </w:t>
            </w:r>
            <m:oMath>
              <m:r>
                <m:rPr>
                  <m:sty m:val="bi"/>
                </m:rPr>
                <m:t>B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its row space version,</w:t>
            </w:r>
            <w:r>
              <w:t xml:space="preserve"> </w:t>
            </w:r>
            <w:r>
              <w:t xml:space="preserve">and the containment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⊆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oMath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dimension of a subspace as the largest number of linearly independent vectors in it, or the smallest number of vectors that span it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properties of a rank factorization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r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</m:oMath>
            <w:r>
              <w:t xml:space="preserve">),</w:t>
            </w:r>
            <w:r>
              <w:t xml:space="preserve"> </w:t>
            </w:r>
            <w:r>
              <w:t xml:space="preserve">the fact that it is not unique, and the second proof of</w:t>
            </w:r>
            <w:r>
              <w:t xml:space="preserve"> </w:t>
            </w:r>
            <m:oMath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that it gives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calling</w:t>
            </w:r>
            <w:r>
              <w:t xml:space="preserve"> </w:t>
            </w:r>
            <m:oMath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a Gram matrix, and the equation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(</w:t>
            </w:r>
            <w:hyperlink w:anchor="thm-null-gram">
              <w:r>
                <w:rPr>
                  <w:rStyle w:val="Hyperlink"/>
                </w:rPr>
                <w:t xml:space="preserve">Theorem 6</w:t>
              </w:r>
            </w:hyperlink>
            <w:r>
              <w:t xml:space="preserve"> </w:t>
            </w:r>
            <w:r>
              <w:t xml:space="preserve">applied to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gives it)</w:t>
            </w:r>
          </w:p>
          <w:p>
            <w:pPr>
              <w:pStyle w:val="Compact"/>
              <w:numPr>
                <w:ilvl w:val="0"/>
                <w:numId w:val="1003"/>
              </w:numPr>
            </w:pPr>
            <w:r>
              <w:t xml:space="preserve">the statement that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share only the zero vector</w:t>
            </w:r>
            <w:r>
              <w:t xml:space="preserve"> </w:t>
            </w:r>
            <w:r>
              <w:t xml:space="preserve">(it follows from</w:t>
            </w:r>
            <w:r>
              <w:t xml:space="preserve"> </w:t>
            </w:r>
            <w:hyperlink r:id="rId49">
              <w:r>
                <w:rPr>
                  <w:rStyle w:val="Hyperlink"/>
                </w:rPr>
                <w:t xml:space="preserve">Theorem 10 in Direct Sums and Orthogonal Complements</w:t>
              </w:r>
            </w:hyperlink>
            <w:r>
              <w:t xml:space="preserve">)</w:t>
            </w:r>
          </w:p>
          <w:p/>
        </w:tc>
      </w:tr>
    </w:tbl>
    <w:bookmarkStart w:id="50" w:name="thm-rank-dim"/>
    <w:p>
      <w:pPr>
        <w:pStyle w:val="FirstParagraph"/>
      </w:pPr>
      <w:r>
        <w:rPr>
          <w:b/>
          <w:bCs/>
        </w:rPr>
        <w:t xml:space="preserve">Theorem 7 (The rank is the dimension of the column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and choose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linearly independent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</w:t>
      </w:r>
      <w:r>
        <w:t xml:space="preserve"> </w:t>
      </w:r>
      <w:r>
        <w:t xml:space="preserve">by</w:t>
      </w:r>
      <w:r>
        <w:t xml:space="preserve"> </w:t>
      </w:r>
      <w:hyperlink r:id="rId51">
        <w:r>
          <w:rPr>
            <w:rStyle w:val="Hyperlink"/>
          </w:rPr>
          <w:t xml:space="preserve">Definition 2 in Subspaces and Rank</w:t>
        </w:r>
      </w:hyperlink>
      <w:r>
        <w:t xml:space="preserve">, no larger set of columns is linearly independent.</w:t>
      </w:r>
      <w:r>
        <w:t xml:space="preserve"> </w:t>
      </w:r>
      <w:r>
        <w:t xml:space="preserve">We show the chosen columns 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2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Every column is in the span of the chosen columns.</w:t>
      </w:r>
      <w:r>
        <w:t xml:space="preserve"> </w:t>
      </w:r>
      <w:r>
        <w:t xml:space="preserve">A chosen column is in that span trivially.</w:t>
      </w:r>
      <w:r>
        <w:t xml:space="preserve"> </w:t>
      </w:r>
      <w:r>
        <w:t xml:space="preserve">If some unchosen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were not in the span,</w:t>
      </w:r>
      <w:r>
        <w:t xml:space="preserve"> </w:t>
      </w:r>
      <w:r>
        <w:t xml:space="preserve">then adding it to the chosen columns would give</w:t>
      </w:r>
      <w:r>
        <w:t xml:space="preserve"> </w:t>
      </w:r>
      <m:oMath>
        <m:r>
          <m:t>r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linearly independent columns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Theorem 8 in Subspaces and Rank</w:t>
        </w:r>
      </w:hyperlink>
      <w:r>
        <w:t xml:space="preserve">),</w:t>
      </w:r>
      <w:r>
        <w:t xml:space="preserve"> </w:t>
      </w:r>
      <w:r>
        <w:t xml:space="preserve">more than</w:t>
      </w:r>
      <w:r>
        <w:t xml:space="preserve"> </w:t>
      </w:r>
      <m:oMath>
        <m:r>
          <m:t>r</m:t>
        </m:r>
      </m:oMath>
      <w:r>
        <w:t xml:space="preserve">.</w:t>
      </w:r>
      <w:r>
        <w:t xml:space="preserve"> </w:t>
      </w:r>
      <w:r>
        <w:t xml:space="preserve">So every column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 the span of the chosen columns.</w:t>
      </w:r>
    </w:p>
    <w:p>
      <w:pPr>
        <w:pStyle w:val="BodyText"/>
      </w:pPr>
      <w:r>
        <w:rPr>
          <w:b/>
          <w:bCs/>
        </w:rPr>
        <w:t xml:space="preserve">The chosen columns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span of the chosen columns is a subspace (</w:t>
      </w:r>
      <w:hyperlink r:id="rId16">
        <w:r>
          <w:rPr>
            <w:rStyle w:val="Hyperlink"/>
          </w:rPr>
          <w:t xml:space="preserve">Theorem 2 in Subspaces and Rank</w:t>
        </w:r>
      </w:hyperlink>
      <w:r>
        <w:t xml:space="preserve">),</w:t>
      </w:r>
      <w:r>
        <w:t xml:space="preserve"> </w:t>
      </w:r>
      <w:r>
        <w:t xml:space="preserve">so it is closed under addition and scalar multiplication,</w:t>
      </w:r>
      <w:r>
        <w:t xml:space="preserve"> </w:t>
      </w:r>
      <w:r>
        <w:t xml:space="preserve">and it contains every linear combination of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those combinations make up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contained in the span of the chosen columns.</w:t>
      </w:r>
      <w:r>
        <w:t xml:space="preserve"> </w:t>
      </w:r>
      <w:r>
        <w:t xml:space="preserve">The chosen columns are themselves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their span is contained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two sets are equal.</w:t>
      </w:r>
    </w:p>
    <w:p>
      <w:pPr>
        <w:pStyle w:val="BodyText"/>
      </w:pPr>
      <w:r>
        <w:t xml:space="preserve">The chosen columns are linearly independent and span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they are a basis of it,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0</m:t>
        </m:r>
      </m:oMath>
      <w:r>
        <w:t xml:space="preserve">, every column is</w:t>
      </w:r>
      <w:r>
        <w:t xml:space="preserve"> </w:t>
      </w:r>
      <w:r>
        <w:t xml:space="preserve">$\mathord{\smash[b]{\underset{\raise.3ex\hbox{$\scriptstyle\sim$}}{0}}\vphantom{0}}_m$</w:t>
      </w:r>
      <w:r>
        <w:t xml:space="preserve">,</w:t>
      </w:r>
      <w:r>
        <w:t xml:space="preserve"> </w:t>
      </w:r>
      <w:r>
        <w:t xml:space="preserve">$\mathcal{C}(\mathbf{A}) = \mathopen{}\left\{\mathord{\smash[b]{\underset{\raise.3ex\hbox{$\scriptstyle\sim$}}{0}}\vphantom{0}}_m\right\}\mathclose{}$</w:t>
      </w:r>
      <w:r>
        <w:t xml:space="preserve">, and both sides are</w:t>
      </w:r>
      <w:r>
        <w:t xml:space="preserve"> </w:t>
      </w:r>
      <m:oMath>
        <m:r>
          <m:t>0</m:t>
        </m:r>
      </m:oMath>
      <w:r>
        <w:t xml:space="preserve">.</w:t>
      </w:r>
    </w:p>
    <w:bookmarkStart w:id="55" w:name="exm-rank-dim"/>
    <w:p>
      <w:pPr>
        <w:pStyle w:val="BodyText"/>
      </w:pPr>
      <w:r>
        <w:rPr>
          <w:b/>
          <w:bCs/>
        </w:rPr>
        <w:t xml:space="preserve">Example 11 (The rank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column-space-span">
        <w:r>
          <w:rPr>
            <w:rStyle w:val="Hyperlink"/>
          </w:rPr>
          <w:t xml:space="preserve">Example 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because it is nonzero,</w:t>
      </w:r>
      <w:r>
        <w:t xml:space="preserve"> </w:t>
      </w:r>
      <w:r>
        <w:t xml:space="preserve">so it is a basis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w:r>
        <w:t xml:space="preserve">Directly: the first column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 on its own,</w:t>
      </w:r>
      <w:r>
        <w:t xml:space="preserve"> </w:t>
      </w:r>
      <w:r>
        <w:t xml:space="preserve">and any two columns are dependent,</w:t>
      </w:r>
      <w:r>
        <w:t xml:space="preserve"> </w:t>
      </w:r>
      <w:r>
        <w:t xml:space="preserve">because each column is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bookmarkEnd w:id="55"/>
    <w:bookmarkStart w:id="56" w:name="def-nullity"/>
    <w:p>
      <w:pPr>
        <w:pStyle w:val="BodyText"/>
      </w:pPr>
      <w:r>
        <w:rPr>
          <w:b/>
          <w:bCs/>
        </w:rPr>
        <w:t xml:space="preserve">Definition 7 (Nullity)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nullity</w:t>
      </w:r>
      <w:r>
        <w:t xml:space="preserve"> </w:t>
      </w:r>
      <w:r>
        <w:t xml:space="preserve">[4]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dimension of its null space 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dim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6"/>
    <w:bookmarkStart w:id="57" w:name="exm-nullity"/>
    <w:p>
      <w:pPr>
        <w:pStyle w:val="FirstParagraph"/>
      </w:pPr>
      <w:r>
        <w:rPr>
          <w:b/>
          <w:bCs/>
        </w:rPr>
        <w:t xml:space="preserve">Example 12 (The nullity of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exm-null-space">
        <w:r>
          <w:rPr>
            <w:rStyle w:val="Hyperlink"/>
          </w:rPr>
          <w:t xml:space="preserve">Example 3</w:t>
        </w:r>
      </w:hyperlink>
      <w:r>
        <w:t xml:space="preserve">).</w:t>
      </w:r>
      <w:r>
        <w:t xml:space="preserve"> </w:t>
      </w:r>
      <w:r>
        <w:t xml:space="preserve">Those two vectors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t xml:space="preserve">$\mathord{\smash[b]{\underset{\raise.3ex\hbox{$\scriptstyle\sim$}}{0}}\vphantom{0}}_3$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 they are a basis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nullity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$\mathbf{I} \mathord{\smash[b]{\underset{\raise.3ex\hbox{$\scriptstyle\sim$}}{x}}\vphantom{x}} = \mathord{\smash[b]{\underset{\raise.3ex\hbox{$\scriptstyle\sim$}}{x}}\vphantom{x}}$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 </w:t>
      </w:r>
      <w:r>
        <w:t xml:space="preserve">only when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\mathord{\smash[b]{\underset{\raise.3ex\hbox{$\scriptstyle\sim$}}{0}}\vphantom{0}}_2$</w:t>
      </w:r>
      <w:r>
        <w:t xml:space="preserve">.</w:t>
      </w:r>
    </w:p>
    <w:bookmarkEnd w:id="57"/>
    <w:bookmarkStart w:id="58" w:name="thm-rank-nullity"/>
    <w:p>
      <w:pPr>
        <w:pStyle w:val="BodyText"/>
      </w:pPr>
      <w:r>
        <w:rPr>
          <w:b/>
          <w:bCs/>
        </w:rPr>
        <w:t xml:space="preserve">Theorem 8 (Rank-nullity theorem)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nullity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ν</m:t>
        </m:r>
        <m:r>
          <m:rPr>
            <m:sty m:val="p"/>
          </m:rPr>
          <m:t>=</m:t>
        </m:r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extend it to a basis</w:t>
      </w:r>
      <w:r>
        <w:t xml:space="preserve"> </w:t>
      </w:r>
      <w:r>
        <w:t xml:space="preserve">$\mathord{\smash[b]{\underset{\raise.3ex\hbox{$\scriptstyle\sim$}}{x}}\vphantom{x}}_1, \ldots, \mathord{\smash[b]{\underset{\raise.3ex\hbox{$\scriptstyle\sim$}}{x}}\vphantom{x}}_\nu, \mathord{\smash[b]{\underset{\raise.3ex\hbox{$\scriptstyle\sim$}}{y}}\vphantom{y}}_1, \ldots, \mathord{\smash[b]{\underset{\raise.3ex\hbox{$\scriptstyle\sim$}}{y}}\vphantom{y}}_{n - \nu}$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because every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vectors</w:t>
      </w:r>
      <w:r>
        <w:t xml:space="preserve"> </w:t>
      </w:r>
      <w:r>
        <w:t xml:space="preserve">(</w:t>
      </w:r>
      <w:hyperlink r:id="rId60">
        <w:r>
          <w:rPr>
            <w:rStyle w:val="Hyperlink"/>
          </w:rPr>
          <w:t xml:space="preserve">Theorem 7 in Subspaces and Rank</w:t>
        </w:r>
      </w:hyperlink>
      <w:r>
        <w:t xml:space="preserve">,</w:t>
      </w:r>
      <w:r>
        <w:t xml:space="preserve"> </w:t>
      </w:r>
      <w:hyperlink r:id="rId6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We show that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 - \nu}$</w:t>
      </w:r>
      <w:r>
        <w:t xml:space="preserve"> </w:t>
      </w:r>
      <w:r>
        <w:t xml:space="preserve">are a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w:hyperlink r:id="rId62">
        <w:r>
          <w:rPr>
            <w:rStyle w:val="Hyperlink"/>
          </w:rPr>
          <w:t xml:space="preserve">Theorem 4 in Subspaces and Rank</w:t>
        </w:r>
      </w:hyperlink>
      <w:r>
        <w:t xml:space="preserve"> </w:t>
      </w:r>
      <w:r>
        <w:t xml:space="preserve">to apply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 linear combinations.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  <w:r>
        <w:t xml:space="preserve"> </w:t>
      </w:r>
      <w:r>
        <w:t xml:space="preserve">$\sum_{i=1}^{n-\nu} v_i\,\mathbf{A} \mathord{\smash[b]{\underset{\raise.3ex\hbox{$\scriptstyle\sim$}}{y}}\vphantom{y}}_i = \mathord{\smash[b]{\underset{\raise.3ex\hbox{$\scriptstyle\sim$}}{0}}\vphantom{0}}_m$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$\mathbf{A}\,\mathopen{}\left(\sum_i v_i \mathord{\smash[b]{\underset{\raise.3ex\hbox{$\scriptstyle\sim$}}{y}}\vphantom{y}}_i\right)\mathclose{} = \mathord{\smash[b]{\underset{\raise.3ex\hbox{$\scriptstyle\sim$}}{0}}\vphantom{0}}_m$</w:t>
      </w:r>
      <w:r>
        <w:t xml:space="preserve"> </w:t>
      </w:r>
      <w:r>
        <w:t xml:space="preserve">(</w:t>
      </w:r>
      <w:hyperlink r:id="rId62">
        <w:r>
          <w:rPr>
            <w:rStyle w:val="Hyperlink"/>
          </w:rPr>
          <w:t xml:space="preserve">Theorem 4 in Subspaces and Rank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$\sum_i v_i \mathord{\smash[b]{\underset{\raise.3ex\hbox{$\scriptstyle\sim$}}{y}}\vphantom{y}}_i \in \mathcal{N}(\mathbf{A})$</w:t>
      </w:r>
      <w:r>
        <w:t xml:space="preserve">,</w:t>
      </w:r>
      <w:r>
        <w:t xml:space="preserve"> </w:t>
      </w:r>
      <w:r>
        <w:t xml:space="preserve">and it equals</w:t>
      </w:r>
      <w:r>
        <w:t xml:space="preserve"> </w:t>
      </w:r>
      <w:r>
        <w:t xml:space="preserve">$\sum_{j=1}^{\nu} u_j \mathord{\smash[b]{\underset{\raise.3ex\hbox{$\scriptstyle\sim$}}{x}}\vphantom{x}}_j$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u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$\mathord{\smash[b]{\underset{\raise.3ex\hbox{$\scriptstyle\sim$}}{x}}\vphantom{x}}_j$</w:t>
      </w:r>
      <w:r>
        <w:t xml:space="preserve"> </w:t>
      </w:r>
      <w:r>
        <w:t xml:space="preserve">span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Moving everything to one side,</w:t>
      </w:r>
    </w:p>
    <w:p>
      <w:pPr>
        <w:pStyle w:val="BodyText"/>
      </w:pPr>
      <w:r>
        <w:t xml:space="preserve">$$
    \sum_{j=1}^{\nu} (-u_j)\,\mathord{\smash[b]{\underset{\raise.3ex\hbox{$\scriptstyle\sim$}}{x}}\vphantom{x}}_j + \sum_{i=1}^{n-\nu} v_i \mathord{\smash[b]{\underset{\raise.3ex\hbox{$\scriptstyle\sim$}}{y}}\vphantom{y}}_i = \mathord{\smash[b]{\underset{\raise.3ex\hbox{$\scriptstyle\sim$}}{0}}\vphantom{0}}_n,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which is linearly independent,</w:t>
      </w:r>
      <w:r>
        <w:t xml:space="preserve"> </w:t>
      </w:r>
      <w:r>
        <w:t xml:space="preserve">every coefficient is</w:t>
      </w:r>
      <w:r>
        <w:t xml:space="preserve"> </w:t>
      </w:r>
      <m:oMath>
        <m:r>
          <m:t>0</m:t>
        </m:r>
      </m:oMath>
      <w:r>
        <w:t xml:space="preserve">; in particular every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$\mathord{\smash[b]{\underset{\raise.3ex\hbox{$\scriptstyle\sim$}}{w}}\vphantom{w}}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$\mathord{\smash[b]{\underset{\raise.3ex\hbox{$\scriptstyle\sim$}}{z}}\vphantom{z}} = \sum_j a_j \mathord{\smash[b]{\underset{\raise.3ex\hbox{$\scriptstyle\sim$}}{x}}\vphantom{x}}_j + \sum_i b_i \mathord{\smash[b]{\underset{\raise.3ex\hbox{$\scriptstyle\sim$}}{y}}\vphantom{y}}_i$</w:t>
      </w:r>
      <w:r>
        <w:t xml:space="preserve"> </w:t>
      </w:r>
      <w:r>
        <w:t xml:space="preserve">in the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\mathord{\smash[b]{\underset{\raise.3ex\hbox{$\scriptstyle\sim$}}{w}}\vphantom{w}}
    &amp;= \mathbf{A}\,\mathopen{}\left(\sum_{j=1}^{\nu} a_j \mathord{\smash[b]{\underset{\raise.3ex\hbox{$\scriptstyle\sim$}}{x}}\vphantom{x}}_j + \sum_{i=1}^{n-\nu} b_i \mathord{\smash[b]{\underset{\raise.3ex\hbox{$\scriptstyle\sim$}}{y}}\vphantom{y}}_i\right)\mathclose{}
    &amp;&amp; \text{(substitute } \mathord{\smash[b]{\underset{\raise.3ex\hbox{$\scriptstyle\sim$}}{z}}\vphantom{z}} \text{)}
    \\
    &amp;= \sum_{j=1}^{\nu} a_j\,\mathbf{A} \mathord{\smash[b]{\underset{\raise.3ex\hbox{$\scriptstyle\sim$}}{x}}\vphantom{x}}_j + \sum_{i=1}^{n-\nu} b_i\,\mathbf{A} \mathord{\smash[b]{\underset{\raise.3ex\hbox{$\scriptstyle\sim$}}{y}}\vphantom{y}}_i
    &amp;&amp; \text{(}\text{Theorem~4 in Subspaces and Rank}\text{)}
    \\
    &amp;= \sum_{j=1}^{\nu} a_j\,\mathord{\smash[b]{\underset{\raise.3ex\hbox{$\scriptstyle\sim$}}{0}}\vphantom{0}}_m + \sum_{i=1}^{n-\nu} b_i\,\mathbf{A} \mathord{\smash[b]{\underset{\raise.3ex\hbox{$\scriptstyle\sim$}}{y}}\vphantom{y}}_i
    &amp;&amp; \text{(each } \mathord{\smash[b]{\underset{\raise.3ex\hbox{$\scriptstyle\sim$}}{x}}\vphantom{x}}_j \in \mathcal{N}(\mathbf{A}) \text{)}
    \\
    &amp;= \sum_{i=1}^{n-\nu} b_i\,\mathbf{A} \mathord{\smash[b]{\underset{\raise.3ex\hbox{$\scriptstyle\sim$}}{y}}\vphantom{y}}_i,
    &amp;&amp; \text{(drop the zero terms)}
    \end{aligned}
    $$</w:t>
      </w:r>
    </w:p>
    <w:p>
      <w:pPr>
        <w:pStyle w:val="FirstParagraph"/>
      </w:pPr>
      <w:r>
        <w:t xml:space="preserve">a linear combination of</w:t>
      </w:r>
      <w:r>
        <w:t xml:space="preserve"> </w:t>
      </w:r>
      <w:r>
        <w:t xml:space="preserve">$\mathbf{A} \mathord{\smash[b]{\underset{\raise.3ex\hbox{$\scriptstyle\sim$}}{y}}\vphantom{y}}_1, \ldots, \mathbf{A} \mathord{\smash[b]{\underset{\raise.3ex\hbox{$\scriptstyle\sim$}}{y}}\vphantom{y}}_{n-\nu}$</w:t>
      </w:r>
      <w:r>
        <w:t xml:space="preserve">.</w:t>
      </w:r>
      <w:r>
        <w:t xml:space="preserve"> </w:t>
      </w:r>
      <w:r>
        <w:t xml:space="preserve">These vectors are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their span is exactly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ν</m:t>
        </m:r>
      </m:oMath>
      <w:r>
        <w:t xml:space="preserve"> </w:t>
      </w:r>
      <w:r>
        <w:t xml:space="preserve">by</w:t>
      </w:r>
      <w:r>
        <w:t xml:space="preserve"> 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.</w:t>
      </w:r>
    </w:p>
    <w:bookmarkStart w:id="63" w:name="exm-rank-nullity"/>
    <w:p>
      <w:pPr>
        <w:pStyle w:val="BodyText"/>
      </w:pPr>
      <w:r>
        <w:rPr>
          <w:b/>
          <w:bCs/>
        </w:rPr>
        <w:t xml:space="preserve">Example 13 (Checking rank-nullity on the matrix in</w:t>
      </w:r>
      <w:r>
        <w:rPr>
          <w:b/>
          <w:bCs/>
        </w:rPr>
        <w:t xml:space="preserve"> </w:t>
      </w:r>
      <w:hyperlink w:anchor="exm-column-space">
        <w:r>
          <w:rPr>
            <w:rStyle w:val="Hyperlink"/>
            <w:b/>
            <w:bCs/>
          </w:rPr>
          <w:t xml:space="preserve">Example 1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</w:t>
      </w:r>
      <w:r>
        <w:t xml:space="preserve"> </w:t>
      </w:r>
      <w:r>
        <w:t xml:space="preserve">and nullity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 nullity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w:hyperlink w:anchor="exm-nullity">
        <w:r>
          <w:rPr>
            <w:rStyle w:val="Hyperlink"/>
          </w:rPr>
          <w:t xml:space="preserve">Example 12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63"/>
    <w:bookmarkStart w:id="64" w:name="thm-rank-product"/>
    <w:p>
      <w:pPr>
        <w:pStyle w:val="BodyText"/>
      </w:pPr>
      <w:r>
        <w:rPr>
          <w:b/>
          <w:bCs/>
        </w:rPr>
        <w:t xml:space="preserve">Theorem 9 (Multiplying on the right cannot increase the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k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6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\mathbb{R}^k$</w:t>
      </w:r>
      <w:r>
        <w:t xml:space="preserve"> </w:t>
      </w:r>
      <w:r>
        <w:t xml:space="preserve">(</w:t>
      </w:r>
      <w:hyperlink w:anchor="def-column-space">
        <w:r>
          <w:rPr>
            <w:rStyle w:val="Hyperlink"/>
          </w:rPr>
          <w:t xml:space="preserve">Definition 1</w:t>
        </w:r>
      </w:hyperlink>
      <w:r>
        <w:t xml:space="preserve">), and</w:t>
      </w:r>
    </w:p>
    <w:p>
      <w:pPr>
        <w:pStyle w:val="BodyText"/>
      </w:pPr>
      <w:r>
        <w:t xml:space="preserve">$$
    \begin{aligned}
    (\mathbf{A} \mathbf{B})\,\mathord{\smash[b]{\underset{\raise.3ex\hbox{$\scriptstyle\sim$}}{x}}\vphantom{x}}
    &amp;= \mathbf{A}\,(\mathbf{B} \mathord{\smash[b]{\underset{\raise.3ex\hbox{$\scriptstyle\sim$}}{x}}\vphantom{x}})
    &amp;&amp; \text{(}\text{Theorem~5 in Matrices}\text{)}
    \end{aligned}
    $$</w:t>
      </w:r>
    </w:p>
    <w:p>
      <w:pPr>
        <w:pStyle w:val="FirstParagraph"/>
      </w:pP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times the vector</w:t>
      </w:r>
      <w:r>
        <w:t xml:space="preserve"> </w:t>
      </w:r>
      <w:r>
        <w:t xml:space="preserve">$\mathbf{B} 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Both column spaces are subspaces (</w:t>
      </w:r>
      <w:hyperlink w:anchor="thm-column-space-span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, part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65" w:name="exm-rank-product"/>
    <w:p>
      <w:pPr>
        <w:pStyle w:val="FirstParagraph"/>
      </w:pPr>
      <w:r>
        <w:rPr>
          <w:b/>
          <w:bCs/>
        </w:rPr>
        <w:t xml:space="preserve">Example 14 (A product can lose rank)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, but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the inequality in</w:t>
      </w:r>
      <w:r>
        <w:t xml:space="preserve"> </w:t>
      </w:r>
      <w:hyperlink w:anchor="thm-rank-produc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can be strict.</w:t>
      </w:r>
      <w:r>
        <w:t xml:space="preserve"> </w:t>
      </w:r>
      <w:r>
        <w:t xml:space="preserve">With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in place of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I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keeps rank</w:t>
      </w:r>
      <w:r>
        <w:t xml:space="preserve"> </w:t>
      </w:r>
      <m:oMath>
        <m:r>
          <m:t>1</m:t>
        </m:r>
      </m:oMath>
      <w:r>
        <w:t xml:space="preserve">, and the inequality is an equality.</w:t>
      </w:r>
    </w:p>
    <w:bookmarkEnd w:id="65"/>
    <w:bookmarkStart w:id="66" w:name="thm-rank-transpose"/>
    <w:p>
      <w:pPr>
        <w:pStyle w:val="BodyText"/>
      </w:pPr>
      <w:r>
        <w:rPr>
          <w:b/>
          <w:bCs/>
        </w:rPr>
        <w:t xml:space="preserve">Theorem 10 (Fundamental theorem of ranks)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 the largest number of linearly independent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equals the largest number of linearly independent columns.</w:t>
      </w:r>
    </w:p>
    <w:bookmarkEnd w:id="6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Both matrices have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null-gram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they have the same nullity (</w:t>
      </w:r>
      <w:hyperlink w:anchor="def-nullity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(equal null spaces)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Apply the previous step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Chain the inequalities.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step)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on the left)</m:t>
              </m:r>
            </m:e>
          </m:eqArr>
        </m:oMath>
      </m:oMathPara>
    </w:p>
    <w:p>
      <w:pPr>
        <w:pStyle w:val="FirstParagraph"/>
      </w:pPr>
      <w:r>
        <w:t xml:space="preserve">The chain starts and ends at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every quantity in it equals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columns of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which gives the statement about rows.</w:t>
      </w:r>
    </w:p>
    <w:bookmarkStart w:id="67" w:name="exm-rank-transpose"/>
    <w:p>
      <w:pPr>
        <w:pStyle w:val="BodyText"/>
      </w:pPr>
      <w:r>
        <w:rPr>
          <w:b/>
          <w:bCs/>
        </w:rPr>
        <w:t xml:space="preserve">Example 15 (Four equal ranks)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column-spac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w:anchor="exm-rank-dim">
        <w:r>
          <w:rPr>
            <w:rStyle w:val="Hyperlink"/>
          </w:rPr>
          <w:t xml:space="preserve">Example 11</w:t>
        </w:r>
      </w:hyperlink>
      <w:r>
        <w:t xml:space="preserve">).</w:t>
      </w:r>
      <w:r>
        <w:t xml:space="preserve"> </w:t>
      </w:r>
      <w:r>
        <w:t xml:space="preserve">Its transpose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has second column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w:anchor="exm-null-gram">
        <w:r>
          <w:rPr>
            <w:rStyle w:val="Hyperlink"/>
          </w:rPr>
          <w:t xml:space="preserve">Example 10</w:t>
        </w:r>
      </w:hyperlink>
      <w:r>
        <w:t xml:space="preserve"> </w:t>
      </w:r>
      <w:r>
        <w:t xml:space="preserve">has every row a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too,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9</m:t>
                        </m:r>
                      </m:e>
                      <m:e>
                        <m:r>
                          <m:t>27</m:t>
                        </m:r>
                      </m:e>
                    </m:mr>
                    <m:mr>
                      <m:e>
                        <m:r>
                          <m:t>27</m:t>
                        </m:r>
                      </m:e>
                      <m:e>
                        <m:r>
                          <m:t>81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whose second column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its first, so its rank is</w:t>
      </w:r>
      <w:r>
        <w:t xml:space="preserve"> </w:t>
      </w:r>
      <m:oMath>
        <m:r>
          <m:t>1</m:t>
        </m:r>
      </m:oMath>
      <w:r>
        <w:t xml:space="preserve">.</w:t>
      </w:r>
    </w:p>
    <w:bookmarkEnd w:id="67"/>
    <w:bookmarkStart w:id="68" w:name="cor-rank-bound"/>
    <w:p>
      <w:pPr>
        <w:pStyle w:val="BodyText"/>
      </w:pPr>
      <w:r>
        <w:rPr>
          <w:b/>
          <w:bCs/>
        </w:rPr>
        <w:t xml:space="preserve">Corollary 1 (The rank is at most the smaller dimension)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</w:p>
    <w:bookmarkEnd w:id="6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 at most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of them are linearly independent,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Likewise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m</m:t>
        </m:r>
      </m:oMath>
      <w:r>
        <w:t xml:space="preserve"> </w:t>
      </w:r>
      <w:r>
        <w:t xml:space="preserve">(</w:t>
      </w:r>
      <w:hyperlink w:anchor="thm-rank-transpose">
        <w:r>
          <w:rPr>
            <w:rStyle w:val="Hyperlink"/>
          </w:rPr>
          <w:t xml:space="preserve">Theorem 10</w:t>
        </w:r>
      </w:hyperlink>
      <w:r>
        <w:t xml:space="preserve">).</w:t>
      </w:r>
    </w:p>
    <w:bookmarkStart w:id="70" w:name="exm-rank-bound"/>
    <w:p>
      <w:pPr>
        <w:pStyle w:val="BodyText"/>
      </w:pPr>
      <w:r>
        <w:rPr>
          <w:b/>
          <w:bCs/>
        </w:rPr>
        <w:t xml:space="preserve">Example 16 (A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 has rank at most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, every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has rank at most</w:t>
      </w:r>
      <w:r>
        <w:t xml:space="preserve"> </w:t>
      </w:r>
      <m:oMath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even though it 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69">
        <w:r>
          <w:rPr>
            <w:rStyle w:val="Hyperlink"/>
          </w:rPr>
          <w:t xml:space="preserve">Remark 1 in Subspaces and Rank</w:t>
        </w:r>
      </w:hyperlink>
      <w:r>
        <w:t xml:space="preserve"> </w:t>
      </w:r>
      <w:r>
        <w:t xml:space="preserve">reaches that bound:</w:t>
      </w:r>
      <w:r>
        <w:t xml:space="preserve"> </w:t>
      </w:r>
      <w:r>
        <w:t xml:space="preserve">its first two columns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so its rank is</w:t>
      </w:r>
      <w:r>
        <w:t xml:space="preserve"> </w:t>
      </w:r>
      <m:oMath>
        <m:r>
          <m:t>2</m:t>
        </m:r>
      </m:oMath>
      <w:r>
        <w:t xml:space="preserve">.</w:t>
      </w:r>
    </w:p>
    <w:bookmarkEnd w:id="70"/>
    <w:bookmarkStart w:id="71" w:name="thm-rank-product-right"/>
    <w:p>
      <w:pPr>
        <w:pStyle w:val="BodyText"/>
      </w:pPr>
      <w:del w:id="3" w:author="PR Preview" w:date="2026-01-01T00:00:00Z">
        <w:r>
          <w:rPr>
            <w:b/>
            <w:bCs/>
          </w:rPr>
          <w:delText xml:space="preserve">Theorem 11 (A centered data matrix has rank at most</w:delText>
        </w:r>
      </w:del>
      <w:del w:id="4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  <m:r>
          <m:rPr>
            <m:sty m:val="p"/>
          </m:rPr>
          <m:t>−</m:t>
        </m:r>
        <m:r>
          <m:t>1</m:t>
        </m:r>
      </m:oMath>
      <w:del w:id="5" w:author="PR Preview" w:date="2026-01-01T00:00:00Z">
        <w:r>
          <w:rPr>
            <w:b/>
            <w:bCs/>
          </w:rPr>
          <w:delText xml:space="preserve">)</w:delText>
        </w:r>
      </w:del>
      <w:del w:id="6" w:author="PR Preview" w:date="2026-01-01T00:00:00Z">
        <w:r>
          <w:delText xml:space="preserve"> </w:delText>
        </w:r>
      </w:del>
      <w:del w:id="7" w:author="PR Preview" w:date="2026-01-01T00:00:00Z">
        <w:r>
          <w:delText xml:space="preserve">Let</w:delText>
        </w:r>
      </w:del>
      <w:del w:id="8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</m:oMath>
      <w:del w:id="9" w:author="PR Preview" w:date="2026-01-01T00:00:00Z">
        <w:r>
          <w:delText xml:space="preserve"> </w:delText>
        </w:r>
      </w:del>
      <w:del w:id="10" w:author="PR Preview" w:date="2026-01-01T00:00:00Z">
        <w:r>
          <w:delText xml:space="preserve">be an</w:delText>
        </w:r>
      </w:del>
      <w:del w:id="11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×</m:t>
        </m:r>
        <m:r>
          <m:t>p</m:t>
        </m:r>
      </m:oMath>
      <w:del w:id="12" w:author="PR Preview" w:date="2026-01-01T00:00:00Z">
        <w:r>
          <w:delText xml:space="preserve"> </w:delText>
        </w:r>
      </w:del>
      <w:del w:id="13" w:author="PR Preview" w:date="2026-01-01T00:00:00Z">
        <w:r>
          <w:delText xml:space="preserve">matrix with rows</w:delText>
        </w:r>
      </w:del>
      <w:del w:id="14" w:author="PR Preview" w:date="2026-01-01T00:00:00Z">
        <w:r>
          <w:delText xml:space="preserve"> </w:delText>
        </w:r>
      </w:del>
      <w:del w:id="15" w:author="PR Preview" w:date="2026-01-01T00:00:00Z">
        <w:r>
          <w:delText xml:space="preserve">${\mathord{\smash[b]{\underset{\raise.3ex\hbox{$\scriptstyle\sim$}}{x}}\vphantom{x}}_1}^{\top}, \ldots, {\mathord{\smash[b]{\underset{\raise.3ex\hbox{$\scriptstyle\sim$}}{x}}\vphantom{x}}_n}^{\top}$</w:delText>
        </w:r>
      </w:del>
      <w:del w:id="16" w:author="PR Preview" w:date="2026-01-01T00:00:00Z">
        <w:r>
          <w:delText xml:space="preserve">,</w:delText>
        </w:r>
      </w:del>
      <w:del w:id="17" w:author="PR Preview" w:date="2026-01-01T00:00:00Z">
        <w:r>
          <w:delText xml:space="preserve"> </w:delText>
        </w:r>
      </w:del>
      <w:del w:id="18" w:author="PR Preview" w:date="2026-01-01T00:00:00Z">
        <w:r>
          <w:delText xml:space="preserve">let</w:delText>
        </w:r>
      </w:del>
      <w:del w:id="19" w:author="PR Preview" w:date="2026-01-01T00:00:00Z">
        <w:r>
          <w:delText xml:space="preserve"> </w:delText>
        </w:r>
      </w:del>
      <w:del w:id="20" w:author="PR Preview" w:date="2026-01-01T00:00:00Z">
        <w:r>
          <w:delText xml:space="preserve">$\bar{\mathord{\smash[b]{\underset{\raise.3ex\hbox{$\scriptstyle\sim$}}{x}}\vphantom{x}}} = \frac{1}{n}\sum_{i=1}^n \mathord{\smash[b]{\underset{\raise.3ex\hbox{$\scriptstyle\sim$}}{x}}\vphantom{x}}_i$</w:delText>
        </w:r>
      </w:del>
      <w:del w:id="21" w:author="PR Preview" w:date="2026-01-01T00:00:00Z">
        <w:r>
          <w:delText xml:space="preserve"> </w:delText>
        </w:r>
      </w:del>
      <w:del w:id="22" w:author="PR Preview" w:date="2026-01-01T00:00:00Z">
        <w:r>
          <w:delText xml:space="preserve">be the mean of the rows,</w:delText>
        </w:r>
      </w:del>
      <w:del w:id="23" w:author="PR Preview" w:date="2026-01-01T00:00:00Z">
        <w:r>
          <w:delText xml:space="preserve"> </w:delText>
        </w:r>
      </w:del>
      <w:del w:id="24" w:author="PR Preview" w:date="2026-01-01T00:00:00Z">
        <w:r>
          <w:delText xml:space="preserve">and let</w:delText>
        </w:r>
      </w:del>
      <w:del w:id="25" w:author="PR Preview" w:date="2026-01-01T00:00:00Z">
        <w:r>
          <w:delText xml:space="preserve"> </w:delText>
        </w:r>
      </w:del>
      <w:del w:id="26" w:author="PR Preview" w:date="2026-01-01T00:00:00Z">
        <w:r>
          <w:delText xml:space="preserve">$\mathbf{X}_c = \mathbf{X}- \mathord{\smash[b]{\underset{\raise.3ex\hbox{$\scriptstyle\sim$}}{1}}\vphantom{1}}\,{\bar{\mathord{\smash[b]{\underset{\raise.3ex\hbox{$\scriptstyle\sim$}}{x}}\vphantom{x}}}}^{\top}$</w:delText>
        </w:r>
      </w:del>
      <w:del w:id="27" w:author="PR Preview" w:date="2026-01-01T00:00:00Z">
        <w:r>
          <w:delText xml:space="preserve"> </w:delText>
        </w:r>
      </w:del>
      <w:del w:id="28" w:author="PR Preview" w:date="2026-01-01T00:00:00Z">
        <w:r>
          <w:delText xml:space="preserve">be the matrix whose row</w:delText>
        </w:r>
      </w:del>
      <w:del w:id="29" w:author="PR Preview" w:date="2026-01-01T00:00:00Z">
        <w:r>
          <w:delText xml:space="preserve"> </w:delText>
        </w:r>
      </w:del>
      <m:oMath>
        <m:r>
          <m:t>i</m:t>
        </m:r>
      </m:oMath>
      <w:del w:id="30" w:author="PR Preview" w:date="2026-01-01T00:00:00Z">
        <w:r>
          <w:delText xml:space="preserve"> </w:delText>
        </w:r>
      </w:del>
      <w:del w:id="31" w:author="PR Preview" w:date="2026-01-01T00:00:00Z">
        <w:r>
          <w:delText xml:space="preserve">is</w:delText>
        </w:r>
      </w:del>
      <w:del w:id="32" w:author="PR Preview" w:date="2026-01-01T00:00:00Z">
        <w:r>
          <w:delText xml:space="preserve"> </w:delText>
        </w:r>
      </w:del>
      <w:del w:id="33" w:author="PR Preview" w:date="2026-01-01T00:00:00Z">
        <w:r>
          <w:delText xml:space="preserve">${(\mathord{\smash[b]{\underset{\raise.3ex\hbox{$\scriptstyle\sim$}}{x}}\vphantom{x}}_i - \bar{\mathord{\smash[b]{\underset{\raise.3ex\hbox{$\scriptstyle\sim$}}{x}}\vphantom{x}}})}^{\top}$</w:delText>
        </w:r>
      </w:del>
      <w:del w:id="34" w:author="PR Preview" w:date="2026-01-01T00:00:00Z">
        <w:r>
          <w:delText xml:space="preserve">,</w:delText>
        </w:r>
      </w:del>
      <w:del w:id="35" w:author="PR Preview" w:date="2026-01-01T00:00:00Z">
        <w:r>
          <w:delText xml:space="preserve"> </w:delText>
        </w:r>
      </w:del>
      <w:del w:id="36" w:author="PR Preview" w:date="2026-01-01T00:00:00Z">
        <w:r>
          <w:delText xml:space="preserve">where</w:delText>
        </w:r>
      </w:del>
      <w:del w:id="37" w:author="PR Preview" w:date="2026-01-01T00:00:00Z">
        <w:r>
          <w:delText xml:space="preserve"> </w:delText>
        </w:r>
      </w:del>
      <w:del w:id="38" w:author="PR Preview" w:date="2026-01-01T00:00:00Z">
        <w:r>
          <w:delText xml:space="preserve">$\mathord{\smash[b]{\underset{\raise.3ex\hbox{$\scriptstyle\sim$}}{1}}\vphantom{1}}$</w:delText>
        </w:r>
      </w:del>
      <w:del w:id="39" w:author="PR Preview" w:date="2026-01-01T00:00:00Z">
        <w:r>
          <w:delText xml:space="preserve"> </w:delText>
        </w:r>
      </w:del>
      <w:del w:id="40" w:author="PR Preview" w:date="2026-01-01T00:00:00Z">
        <w:r>
          <w:delText xml:space="preserve">is the ones vector of length</w:delText>
        </w:r>
      </w:del>
      <w:del w:id="41" w:author="PR Preview" w:date="2026-01-01T00:00:00Z">
        <w:r>
          <w:delText xml:space="preserve"> </w:delText>
        </w:r>
      </w:del>
      <m:oMath>
        <m:r>
          <m:t>n</m:t>
        </m:r>
      </m:oMath>
      <w:del w:id="42" w:author="PR Preview" w:date="2026-01-01T00:00:00Z">
        <w:r>
          <w:delText xml:space="preserve"> </w:delText>
        </w:r>
      </w:del>
      <w:del w:id="43" w:author="PR Preview" w:date="2026-01-01T00:00:00Z">
        <w:r>
          <w:delText xml:space="preserve">(</w:delText>
        </w:r>
      </w:del>
      <w:hyperlink r:id="rId76">
        <w:del w:id="44" w:author="PR Preview" w:date="2026-01-01T00:00:00Z">
          <w:r>
            <w:rPr>
              <w:rStyle w:val="Hyperlink"/>
            </w:rPr>
            <w:delText xml:space="preserve">Definition 13 in Vectors</w:delText>
          </w:r>
        </w:del>
      </w:hyperlink>
      <w:del w:id="45" w:author="PR Preview" w:date="2026-01-01T00:00:00Z">
        <w:r>
          <w:delText xml:space="preserve">).</w:delText>
        </w:r>
      </w:del>
      <w:del w:id="46" w:author="PR Preview" w:date="2026-01-01T00:00:00Z">
        <w:r>
          <w:delText xml:space="preserve"> </w:delText>
        </w:r>
      </w:del>
      <w:del w:id="47" w:author="PR Preview" w:date="2026-01-01T00:00:00Z">
        <w:r>
          <w:delText xml:space="preserve">Then</w:delText>
        </w:r>
      </w:del>
      <w:del w:id="48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del w:id="49" w:author="PR Preview" w:date="2026-01-01T00:00:00Z">
        <w:r>
          <w:delText xml:space="preserve">.</w:delText>
        </w:r>
      </w:del>
    </w:p>
    <w:p>
      <w:pPr>
        <w:pStyle w:val="BodyText"/>
      </w:pPr>
      <w:ins w:id="50" w:author="PR Preview" w:date="2026-01-01T00:00:00Z">
        <w:r>
          <w:rPr>
            <w:b/>
            <w:bCs/>
          </w:rPr>
          <w:t xml:space="preserve">Theorem 11 (Multiplying on the left cannot increase the rank)</w:t>
        </w:r>
      </w:ins>
      <w:ins w:id="51" w:author="PR Preview" w:date="2026-01-01T00:00:00Z">
        <w:r>
          <w:t xml:space="preserve"> </w:t>
        </w:r>
      </w:ins>
      <w:ins w:id="52" w:author="PR Preview" w:date="2026-01-01T00:00:00Z">
        <w:r>
          <w:t xml:space="preserve">If</w:t>
        </w:r>
      </w:ins>
      <w:ins w:id="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54" w:author="PR Preview" w:date="2026-01-01T00:00:00Z">
        <w:r>
          <w:t xml:space="preserve"> </w:t>
        </w:r>
      </w:ins>
      <w:ins w:id="55" w:author="PR Preview" w:date="2026-01-01T00:00:00Z">
        <w:r>
          <w:t xml:space="preserve">is</w:t>
        </w:r>
      </w:ins>
      <w:ins w:id="56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57" w:author="PR Preview" w:date="2026-01-01T00:00:00Z">
        <w:r>
          <w:t xml:space="preserve"> </w:t>
        </w:r>
      </w:ins>
      <w:ins w:id="58" w:author="PR Preview" w:date="2026-01-01T00:00:00Z">
        <w:r>
          <w:t xml:space="preserve">and</w:t>
        </w:r>
      </w:ins>
      <w:ins w:id="59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60" w:author="PR Preview" w:date="2026-01-01T00:00:00Z">
        <w:r>
          <w:t xml:space="preserve"> </w:t>
        </w:r>
      </w:ins>
      <w:ins w:id="61" w:author="PR Preview" w:date="2026-01-01T00:00:00Z">
        <w:r>
          <w:t xml:space="preserve">is</w:t>
        </w:r>
      </w:ins>
      <w:ins w:id="62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63" w:author="PR Preview" w:date="2026-01-01T00:00:00Z">
        <w:r>
          <w:t xml:space="preserve">, then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71"/>
    <w:p>
      <w:pPr>
        <w:pStyle w:val="FirstParagraph"/>
      </w:pPr>
      <w:ins w:id="64" w:author="PR Preview" w:date="2026-01-01T00:00:00Z">
        <w:r>
          <w:rPr>
            <w:i/>
            <w:iCs/>
          </w:rPr>
          <w:t xml:space="preserve">Proof</w:t>
        </w:r>
      </w:ins>
      <w:ins w:id="65" w:author="PR Preview" w:date="2026-01-01T00:00:00Z">
        <w:r>
          <w:t xml:space="preserve">. 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, with 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2" w:name="exm-rank-product-right"/>
    <w:p>
      <w:pPr>
        <w:pStyle w:val="FirstParagraph"/>
      </w:pPr>
      <w:ins w:id="66" w:author="PR Preview" w:date="2026-01-01T00:00:00Z">
        <w:r>
          <w:rPr>
            <w:b/>
            <w:bCs/>
          </w:rPr>
          <w:t xml:space="preserve">Example 17 (A product of rank 1 with a factor of rank 2)</w:t>
        </w:r>
      </w:ins>
      <w:ins w:id="67" w:author="PR Preview" w:date="2026-01-01T00:00:00Z">
        <w:r>
          <w:t xml:space="preserve"> </w:t>
        </w:r>
      </w:ins>
      <w:ins w:id="68" w:author="PR Preview" w:date="2026-01-01T00:00:00Z">
        <w:r>
          <w:t xml:space="preserve">Let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bi"/>
            </m:rPr>
            <m:t>A</m:t>
          </m:r>
          <m:r>
            <m:rPr>
              <m:sty m:val="bi"/>
            </m:rPr>
            <m:t>B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  <m:r>
                      <m:rPr>
                        <m:sty m:val="p"/>
                      </m:rPr>
                      <m:t>+</m:t>
                    </m:r>
                    <m:r>
                      <m:t>1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m:oMath>
        <m:r>
          <m:rPr>
            <m:sty m:val="bi"/>
          </m:rPr>
          <m:t>A</m:t>
        </m:r>
      </m:oMath>
      <w:ins w:id="69" w:author="PR Preview" w:date="2026-01-01T00:00:00Z">
        <w:r>
          <w:t xml:space="preserve"> </w:t>
        </w:r>
      </w:ins>
      <w:ins w:id="70" w:author="PR Preview" w:date="2026-01-01T00:00:00Z">
        <w:r>
          <w:t xml:space="preserve">has</w:t>
        </w:r>
      </w:ins>
      <w:ins w:id="71" w:author="PR Preview" w:date="2026-01-01T00:00:00Z">
        <w:r>
          <w:t xml:space="preserve"> </w:t>
        </w:r>
      </w:ins>
      <w:hyperlink r:id="rId51">
        <w:ins w:id="72" w:author="PR Preview" w:date="2026-01-01T00:00:00Z">
          <w:r>
            <w:rPr>
              <w:rStyle w:val="Hyperlink"/>
            </w:rPr>
            <w:t xml:space="preserve">rank</w:t>
          </w:r>
        </w:ins>
      </w:hyperlink>
      <w:ins w:id="73" w:author="PR Preview" w:date="2026-01-01T00:00:00Z">
        <w:r>
          <w:t xml:space="preserve"> </w:t>
        </w:r>
      </w:ins>
      <m:oMath>
        <m:r>
          <m:t>2</m:t>
        </m:r>
      </m:oMath>
      <w:ins w:id="74" w:author="PR Preview" w:date="2026-01-01T00:00:00Z">
        <w:r>
          <w:t xml:space="preserve">, because its columns</w:t>
        </w:r>
      </w:ins>
      <w:ins w:id="7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76" w:author="PR Preview" w:date="2026-01-01T00:00:00Z">
        <w:r>
          <w:t xml:space="preserve"> </w:t>
        </w:r>
      </w:ins>
      <w:ins w:id="77" w:author="PR Preview" w:date="2026-01-01T00:00:00Z">
        <w:r>
          <w:t xml:space="preserve">and</w:t>
        </w:r>
      </w:ins>
      <w:ins w:id="78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79" w:author="PR Preview" w:date="2026-01-01T00:00:00Z">
        <w:r>
          <w:t xml:space="preserve"> </w:t>
        </w:r>
      </w:ins>
      <w:ins w:id="80" w:author="PR Preview" w:date="2026-01-01T00:00:00Z">
        <w:r>
          <w:t xml:space="preserve">are</w:t>
        </w:r>
      </w:ins>
      <w:ins w:id="81" w:author="PR Preview" w:date="2026-01-01T00:00:00Z">
        <w:r>
          <w:t xml:space="preserve"> </w:t>
        </w:r>
      </w:ins>
      <w:hyperlink r:id="rId26">
        <w:ins w:id="82" w:author="PR Preview" w:date="2026-01-01T00:00:00Z">
          <w:r>
            <w:rPr>
              <w:rStyle w:val="Hyperlink"/>
            </w:rPr>
            <w:t xml:space="preserve">linearly independent</w:t>
          </w:r>
        </w:ins>
      </w:hyperlink>
      <w:ins w:id="83" w:author="PR Preview" w:date="2026-01-01T00:00:00Z">
        <w:r>
          <w:t xml:space="preserve">.</w:t>
        </w:r>
      </w:ins>
      <w:ins w:id="8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85" w:author="PR Preview" w:date="2026-01-01T00:00:00Z">
        <w:r>
          <w:t xml:space="preserve"> </w:t>
        </w:r>
      </w:ins>
      <w:ins w:id="86" w:author="PR Preview" w:date="2026-01-01T00:00:00Z">
        <w:r>
          <w:t xml:space="preserve">has rank</w:t>
        </w:r>
      </w:ins>
      <w:ins w:id="87" w:author="PR Preview" w:date="2026-01-01T00:00:00Z">
        <w:r>
          <w:t xml:space="preserve"> </w:t>
        </w:r>
      </w:ins>
      <m:oMath>
        <m:r>
          <m:t>1</m:t>
        </m:r>
      </m:oMath>
      <w:ins w:id="88" w:author="PR Preview" w:date="2026-01-01T00:00:00Z">
        <w:r>
          <w:t xml:space="preserve">, because its second column is</w:t>
        </w:r>
      </w:ins>
      <w:ins w:id="89" w:author="PR Preview" w:date="2026-01-01T00:00:00Z">
        <w:r>
          <w:t xml:space="preserve"> </w:t>
        </w:r>
      </w:ins>
      <w:ins w:id="90" w:author="PR Preview" w:date="2026-01-01T00:00:00Z">
        <w:r>
          <w:t xml:space="preserve">$\mathord{\smash[b]{\underset{\raise.3ex\hbox{$\scriptstyle\sim$}}{0}}\vphantom{0}}_2$</w:t>
        </w:r>
      </w:ins>
      <w:ins w:id="91" w:author="PR Preview" w:date="2026-01-01T00:00:00Z">
        <w:r>
          <w:t xml:space="preserve"> </w:t>
        </w:r>
      </w:ins>
      <w:ins w:id="92" w:author="PR Preview" w:date="2026-01-01T00:00:00Z">
        <w:r>
          <w:t xml:space="preserve">and its first is not,</w:t>
        </w:r>
      </w:ins>
      <w:ins w:id="93" w:author="PR Preview" w:date="2026-01-01T00:00:00Z">
        <w:r>
          <w:t xml:space="preserve"> </w:t>
        </w:r>
      </w:ins>
      <w:ins w:id="94" w:author="PR Preview" w:date="2026-01-01T00:00:00Z">
        <w:r>
          <w:t xml:space="preserve">and</w:t>
        </w:r>
      </w:ins>
      <w:ins w:id="95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ins w:id="96" w:author="PR Preview" w:date="2026-01-01T00:00:00Z">
        <w:r>
          <w:t xml:space="preserve"> </w:t>
        </w:r>
      </w:ins>
      <w:ins w:id="97" w:author="PR Preview" w:date="2026-01-01T00:00:00Z">
        <w:r>
          <w:t xml:space="preserve">has rank</w:t>
        </w:r>
      </w:ins>
      <w:ins w:id="98" w:author="PR Preview" w:date="2026-01-01T00:00:00Z">
        <w:r>
          <w:t xml:space="preserve"> </w:t>
        </w:r>
      </w:ins>
      <m:oMath>
        <m:r>
          <m:t>1</m:t>
        </m:r>
      </m:oMath>
      <w:ins w:id="99" w:author="PR Preview" w:date="2026-01-01T00:00:00Z">
        <w:r>
          <w:t xml:space="preserve"> </w:t>
        </w:r>
      </w:ins>
      <w:ins w:id="100" w:author="PR Preview" w:date="2026-01-01T00:00:00Z">
        <w:r>
          <w:t xml:space="preserve">for the same reason.</w:t>
        </w:r>
      </w:ins>
      <w:ins w:id="101" w:author="PR Preview" w:date="2026-01-01T00:00:00Z">
        <w:r>
          <w:t xml:space="preserve"> </w:t>
        </w:r>
      </w:ins>
      <w:ins w:id="102" w:author="PR Preview" w:date="2026-01-01T00:00:00Z">
        <w:r>
          <w:t xml:space="preserve">So</w:t>
        </w:r>
      </w:ins>
      <w:ins w:id="103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ins w:id="104" w:author="PR Preview" w:date="2026-01-01T00:00:00Z">
        <w:r>
          <w:t xml:space="preserve"> </w:t>
        </w:r>
      </w:ins>
      <w:ins w:id="105" w:author="PR Preview" w:date="2026-01-01T00:00:00Z">
        <w:r>
          <w:t xml:space="preserve">(</w:t>
        </w:r>
      </w:ins>
      <w:hyperlink w:anchor="thm-rank-product-right">
        <w:ins w:id="106" w:author="PR Preview" w:date="2026-01-01T00:00:00Z">
          <w:r>
            <w:rPr>
              <w:rStyle w:val="Hyperlink"/>
            </w:rPr>
            <w:t xml:space="preserve">Theorem 11</w:t>
          </w:r>
        </w:ins>
      </w:hyperlink>
      <w:ins w:id="107" w:author="PR Preview" w:date="2026-01-01T00:00:00Z">
        <w:r>
          <w:t xml:space="preserve">),</w:t>
        </w:r>
      </w:ins>
      <w:ins w:id="108" w:author="PR Preview" w:date="2026-01-01T00:00:00Z">
        <w:r>
          <w:t xml:space="preserve"> </w:t>
        </w:r>
      </w:ins>
      <w:ins w:id="109" w:author="PR Preview" w:date="2026-01-01T00:00:00Z">
        <w:r>
          <w:t xml:space="preserve">and the bound of</w:t>
        </w:r>
      </w:ins>
      <w:ins w:id="110" w:author="PR Preview" w:date="2026-01-01T00:00:00Z">
        <w:r>
          <w:t xml:space="preserve"> </w:t>
        </w:r>
      </w:ins>
      <w:hyperlink w:anchor="thm-rank-product">
        <w:ins w:id="111" w:author="PR Preview" w:date="2026-01-01T00:00:00Z">
          <w:r>
            <w:rPr>
              <w:rStyle w:val="Hyperlink"/>
            </w:rPr>
            <w:t xml:space="preserve">Theorem 9</w:t>
          </w:r>
        </w:ins>
      </w:hyperlink>
      <w:ins w:id="112" w:author="PR Preview" w:date="2026-01-01T00:00:00Z">
        <w:r>
          <w:t xml:space="preserve">,</w:t>
        </w:r>
      </w:ins>
      <w:ins w:id="113" w:author="PR Preview" w:date="2026-01-01T00:00:00Z">
        <w:r>
          <w:t xml:space="preserve"> </w:t>
        </w:r>
      </w:ins>
      <m:oMath>
        <m:r>
          <m:t>2</m:t>
        </m:r>
      </m:oMath>
      <w:ins w:id="114" w:author="PR Preview" w:date="2026-01-01T00:00:00Z">
        <w:r>
          <w:t xml:space="preserve">, is not the tighter one.</w:t>
        </w:r>
      </w:ins>
    </w:p>
    <w:bookmarkEnd w:id="72"/>
    <w:bookmarkStart w:id="73" w:name="cor-rank-product-full-rank"/>
    <w:p>
      <w:pPr>
        <w:pStyle w:val="BodyText"/>
      </w:pPr>
      <w:ins w:id="115" w:author="PR Preview" w:date="2026-01-01T00:00:00Z">
        <w:r>
          <w:rPr>
            <w:b/>
            <w:bCs/>
          </w:rPr>
          <w:t xml:space="preserve">Corollary 2 (Multiplying by a matrix of full rank does not change the rank)</w:t>
        </w:r>
      </w:ins>
      <w:ins w:id="116" w:author="PR Preview" w:date="2026-01-01T00:00:00Z">
        <w:r>
          <w:t xml:space="preserve"> </w:t>
        </w:r>
      </w:ins>
      <w:ins w:id="117" w:author="PR Preview" w:date="2026-01-01T00:00:00Z">
        <w:r>
          <w:t xml:space="preserve">Let</w:t>
        </w:r>
      </w:ins>
      <w:ins w:id="11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19" w:author="PR Preview" w:date="2026-01-01T00:00:00Z">
        <w:r>
          <w:t xml:space="preserve"> </w:t>
        </w:r>
      </w:ins>
      <w:ins w:id="120" w:author="PR Preview" w:date="2026-01-01T00:00:00Z">
        <w:r>
          <w:t xml:space="preserve">be</w:t>
        </w:r>
      </w:ins>
      <w:ins w:id="121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22" w:author="PR Preview" w:date="2026-01-01T00:00:00Z">
        <w:r>
          <w:t xml:space="preserve"> </w:t>
        </w:r>
      </w:ins>
      <w:ins w:id="123" w:author="PR Preview" w:date="2026-01-01T00:00:00Z">
        <w:r>
          <w:t xml:space="preserve">and</w:t>
        </w:r>
      </w:ins>
      <w:ins w:id="124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</m:oMath>
      <w:ins w:id="125" w:author="PR Preview" w:date="2026-01-01T00:00:00Z">
        <w:r>
          <w:t xml:space="preserve"> </w:t>
        </w:r>
      </w:ins>
      <w:ins w:id="126" w:author="PR Preview" w:date="2026-01-01T00:00:00Z">
        <w:r>
          <w:t xml:space="preserve">be</w:t>
        </w:r>
      </w:ins>
      <w:ins w:id="12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k</m:t>
        </m:r>
      </m:oMath>
      <w:ins w:id="128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129" w:author="PR Preview" w:date="2026-01-01T00:00:00Z">
        <w:r>
          <w:t xml:space="preserve">If</w:t>
        </w:r>
      </w:ins>
      <w:ins w:id="130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1" w:author="PR Preview" w:date="2026-01-01T00:00:00Z">
        <w:r>
          <w:t xml:space="preserve"> </w:t>
        </w:r>
      </w:ins>
      <w:ins w:id="132" w:author="PR Preview" w:date="2026-01-01T00:00:00Z">
        <w:r>
          <w:t xml:space="preserve">has full column rank (</w:t>
        </w:r>
      </w:ins>
      <w:hyperlink r:id="rId27">
        <w:ins w:id="133" w:author="PR Preview" w:date="2026-01-01T00:00:00Z">
          <w:r>
            <w:rPr>
              <w:rStyle w:val="Hyperlink"/>
            </w:rPr>
            <w:t xml:space="preserve">Definition 3 in Subspaces and Rank</w:t>
          </w:r>
        </w:ins>
      </w:hyperlink>
      <w:ins w:id="134" w:author="PR Preview" w:date="2026-01-01T00:00:00Z">
        <w:r>
          <w:t xml:space="preserve">), then</w:t>
        </w:r>
      </w:ins>
      <w:ins w:id="135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13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4"/>
        </w:numPr>
      </w:pPr>
      <w:ins w:id="137" w:author="PR Preview" w:date="2026-01-01T00:00:00Z">
        <w:r>
          <w:t xml:space="preserve">If</w:t>
        </w:r>
      </w:ins>
      <w:ins w:id="138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ins w:id="139" w:author="PR Preview" w:date="2026-01-01T00:00:00Z">
        <w:r>
          <w:t xml:space="preserve">, then</w:t>
        </w:r>
      </w:ins>
      <w:ins w:id="14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41" w:author="PR Preview" w:date="2026-01-01T00:00:00Z">
        <w:r>
          <w:t xml:space="preserve">.</w:t>
        </w:r>
      </w:ins>
    </w:p>
    <w:bookmarkEnd w:id="73"/>
    <w:p>
      <w:pPr>
        <w:pStyle w:val="FirstParagraph"/>
      </w:pPr>
      <w:ins w:id="142" w:author="PR Preview" w:date="2026-01-01T00:00:00Z">
        <w:r>
          <w:rPr>
            <w:i/>
            <w:iCs/>
          </w:rPr>
          <w:t xml:space="preserve">Proof</w:t>
        </w:r>
      </w:ins>
      <w:ins w:id="143" w:author="PR Preview" w:date="2026-01-01T00:00:00Z">
        <w:r>
          <w:t xml:space="preserve">. </w:t>
        </w:r>
      </w:ins>
      <w:ins w:id="144" w:author="PR Preview" w:date="2026-01-01T00:00:00Z">
        <w:r>
          <w:rPr>
            <w:b/>
            <w:bCs/>
          </w:rPr>
          <w:t xml:space="preserve">Part 1.</w:t>
        </w:r>
      </w:ins>
      <w:ins w:id="145" w:author="PR Preview" w:date="2026-01-01T00:00:00Z">
        <w:r>
          <w:t xml:space="preserve"> </w:t>
        </w:r>
      </w:ins>
      <w:ins w:id="146" w:author="PR Preview" w:date="2026-01-01T00:00:00Z">
        <w:r>
          <w:t xml:space="preserve">Because</w:t>
        </w:r>
      </w:ins>
      <w:ins w:id="14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8" w:author="PR Preview" w:date="2026-01-01T00:00:00Z">
        <w:r>
          <w:t xml:space="preserve"> </w:t>
        </w:r>
      </w:ins>
      <w:ins w:id="149" w:author="PR Preview" w:date="2026-01-01T00:00:00Z">
        <w:r>
          <w:t xml:space="preserve">has</w:t>
        </w:r>
      </w:ins>
      <w:ins w:id="150" w:author="PR Preview" w:date="2026-01-01T00:00:00Z">
        <w:r>
          <w:t xml:space="preserve"> </w:t>
        </w:r>
      </w:ins>
      <w:hyperlink r:id="rId27">
        <w:ins w:id="151" w:author="PR Preview" w:date="2026-01-01T00:00:00Z">
          <w:r>
            <w:rPr>
              <w:rStyle w:val="Hyperlink"/>
            </w:rPr>
            <w:t xml:space="preserve">full column rank</w:t>
          </w:r>
        </w:ins>
      </w:hyperlink>
      <w:ins w:id="152" w:author="PR Preview" w:date="2026-01-01T00:00:00Z">
        <w:r>
          <w:t xml:space="preserve">,</w:t>
        </w:r>
      </w:ins>
      <w:ins w:id="153" w:author="PR Preview" w:date="2026-01-01T00:00:00Z">
        <w:r>
          <w:t xml:space="preserve"> </w:t>
        </w:r>
      </w:ins>
      <w:ins w:id="154" w:author="PR Preview" w:date="2026-01-01T00:00:00Z">
        <w:r>
          <w:t xml:space="preserve">$\mathbf{A} \mathord{\smash[b]{\underset{\raise.3ex\hbox{$\scriptstyle\sim$}}{y}}\vphantom{y}} = \mathord{\smash[b]{\underset{\raise.3ex\hbox{$\scriptstyle\sim$}}{0}}\vphantom{0}}_m$</w:t>
        </w:r>
      </w:ins>
      <w:ins w:id="155" w:author="PR Preview" w:date="2026-01-01T00:00:00Z">
        <w:r>
          <w:t xml:space="preserve"> </w:t>
        </w:r>
      </w:ins>
      <w:ins w:id="156" w:author="PR Preview" w:date="2026-01-01T00:00:00Z">
        <w:r>
          <w:t xml:space="preserve">only for</w:t>
        </w:r>
      </w:ins>
      <w:ins w:id="157" w:author="PR Preview" w:date="2026-01-01T00:00:00Z">
        <w:r>
          <w:t xml:space="preserve"> </w:t>
        </w:r>
      </w:ins>
      <w:ins w:id="158" w:author="PR Preview" w:date="2026-01-01T00:00:00Z">
        <w:r>
          <w:t xml:space="preserve">$\mathord{\smash[b]{\underset{\raise.3ex\hbox{$\scriptstyle\sim$}}{y}}\vphantom{y}} = \mathord{\smash[b]{\underset{\raise.3ex\hbox{$\scriptstyle\sim$}}{0}}\vphantom{0}}_n$</w:t>
        </w:r>
      </w:ins>
      <w:ins w:id="159" w:author="PR Preview" w:date="2026-01-01T00:00:00Z">
        <w:r>
          <w:t xml:space="preserve"> </w:t>
        </w:r>
      </w:ins>
      <w:ins w:id="160" w:author="PR Preview" w:date="2026-01-01T00:00:00Z">
        <w:r>
          <w:t xml:space="preserve">(</w:t>
        </w:r>
      </w:ins>
      <w:hyperlink w:anchor="thm-independent-null-space">
        <w:ins w:id="161" w:author="PR Preview" w:date="2026-01-01T00:00:00Z">
          <w:r>
            <w:rPr>
              <w:rStyle w:val="Hyperlink"/>
            </w:rPr>
            <w:t xml:space="preserve">Theorem 3</w:t>
          </w:r>
        </w:ins>
      </w:hyperlink>
      <w:ins w:id="162" w:author="PR Preview" w:date="2026-01-01T00:00:00Z">
        <w:r>
          <w:t xml:space="preserve">).</w:t>
        </w:r>
      </w:ins>
      <w:ins w:id="163" w:author="PR Preview" w:date="2026-01-01T00:00:00Z">
        <w:r>
          <w:t xml:space="preserve"> </w:t>
        </w:r>
      </w:ins>
      <w:ins w:id="164" w:author="PR Preview" w:date="2026-01-01T00:00:00Z">
        <w:r>
          <w:t xml:space="preserve">So for</w:t>
        </w:r>
      </w:ins>
      <w:ins w:id="165" w:author="PR Preview" w:date="2026-01-01T00:00:00Z">
        <w:r>
          <w:t xml:space="preserve"> </w:t>
        </w:r>
      </w:ins>
      <w:ins w:id="166" w:author="PR Preview" w:date="2026-01-01T00:00:00Z">
        <w:r>
          <w:t xml:space="preserve">$\mathord{\smash[b]{\underset{\raise.3ex\hbox{$\scriptstyle\sim$}}{x}}\vphantom{x}} \in \mathbb{R}^k$</w:t>
        </w:r>
      </w:ins>
      <w:ins w:id="167" w:author="PR Preview" w:date="2026-01-01T00:00:00Z">
        <w:r>
          <w:t xml:space="preserve">,</w:t>
        </w:r>
      </w:ins>
    </w:p>
    <w:p>
      <w:pPr>
        <w:pStyle w:val="BodyText"/>
      </w:pPr>
      <w:ins w:id="168" w:author="PR Preview" w:date="2026-01-01T00:00:00Z">
        <w:r>
          <w:t xml:space="preserve">$$
    \begin{aligned}
    \mathbf{A} \mathbf{B} \mathord{\smash[b]{\underset{\raise.3ex\hbox{$\scriptstyle\sim$}}{x}}\vphantom{x}} = \mathord{\smash[b]{\underset{\raise.3ex\hbox{$\scriptstyle\sim$}}{0}}\vphantom{0}}_m
    &amp;\iff \mathbf{B} \mathord{\smash[b]{\underset{\raise.3ex\hbox{$\scriptstyle\sim$}}{x}}\vphantom{x}} = \mathord{\smash[b]{\underset{\raise.3ex\hbox{$\scriptstyle\sim$}}{0}}\vphantom{0}}_n
    &amp;&amp; \text{(}\text{Theorem~3}\text{, with } \mathord{\smash[b]{\underset{\raise.3ex\hbox{$\scriptstyle\sim$}}{y}}\vphantom{y}} = \mathbf{B} \mathord{\smash[b]{\underset{\raise.3ex\hbox{$\scriptstyle\sim$}}{x}}\vphantom{x}} \text{)}
    \end{aligned}
    $$</w:t>
        </w:r>
      </w:ins>
    </w:p>
    <w:p>
      <w:pPr>
        <w:pStyle w:val="FirstParagraph"/>
      </w:pPr>
      <w:ins w:id="169" w:author="PR Preview" w:date="2026-01-01T00:00:00Z">
        <w:r>
          <w:t xml:space="preserve">so</w:t>
        </w:r>
      </w:ins>
      <w:ins w:id="1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171" w:author="PR Preview" w:date="2026-01-01T00:00:00Z">
        <w:r>
          <w:t xml:space="preserve"> </w:t>
        </w:r>
      </w:ins>
      <w:ins w:id="172" w:author="PR Preview" w:date="2026-01-01T00:00:00Z">
        <w:r>
          <w:t xml:space="preserve">(</w:t>
        </w:r>
      </w:ins>
      <w:hyperlink w:anchor="def-null-space">
        <w:ins w:id="173" w:author="PR Preview" w:date="2026-01-01T00:00:00Z">
          <w:r>
            <w:rPr>
              <w:rStyle w:val="Hyperlink"/>
            </w:rPr>
            <w:t xml:space="preserve">Definition 3</w:t>
          </w:r>
        </w:ins>
      </w:hyperlink>
      <w:ins w:id="174" w:author="PR Preview" w:date="2026-01-01T00:00:00Z">
        <w:r>
          <w:t xml:space="preserve">),</w:t>
        </w:r>
      </w:ins>
      <w:ins w:id="175" w:author="PR Preview" w:date="2026-01-01T00:00:00Z">
        <w:r>
          <w:t xml:space="preserve"> </w:t>
        </w:r>
      </w:ins>
      <w:ins w:id="176" w:author="PR Preview" w:date="2026-01-01T00:00:00Z">
        <w:r>
          <w:t xml:space="preserve">and the two matrices have the same nullity (</w:t>
        </w:r>
      </w:ins>
      <w:hyperlink w:anchor="def-nullity">
        <w:ins w:id="177" w:author="PR Preview" w:date="2026-01-01T00:00:00Z">
          <w:r>
            <w:rPr>
              <w:rStyle w:val="Hyperlink"/>
            </w:rPr>
            <w:t xml:space="preserve">Definition 7</w:t>
          </w:r>
        </w:ins>
      </w:hyperlink>
      <w:ins w:id="178" w:author="PR Preview" w:date="2026-01-01T00:00:00Z">
        <w:r>
          <w:t xml:space="preserve">).</w:t>
        </w:r>
      </w:ins>
      <w:ins w:id="179" w:author="PR Preview" w:date="2026-01-01T00:00:00Z">
        <w:r>
          <w:t xml:space="preserve"> </w:t>
        </w:r>
      </w:ins>
      <w:ins w:id="180" w:author="PR Preview" w:date="2026-01-01T00:00:00Z">
        <w:r>
          <w:t xml:space="preserve">Both have</w:t>
        </w:r>
      </w:ins>
      <w:ins w:id="181" w:author="PR Preview" w:date="2026-01-01T00:00:00Z">
        <w:r>
          <w:t xml:space="preserve"> </w:t>
        </w:r>
      </w:ins>
      <m:oMath>
        <m:r>
          <m:t>k</m:t>
        </m:r>
      </m:oMath>
      <w:ins w:id="182" w:author="PR Preview" w:date="2026-01-01T00:00:00Z">
        <w:r>
          <w:t xml:space="preserve"> </w:t>
        </w:r>
      </w:ins>
      <w:ins w:id="183" w:author="PR Preview" w:date="2026-01-01T00:00:00Z">
        <w:r>
          <w:t xml:space="preserve">columns, so by</w:t>
        </w:r>
      </w:ins>
      <w:ins w:id="184" w:author="PR Preview" w:date="2026-01-01T00:00:00Z">
        <w:r>
          <w:t xml:space="preserve"> </w:t>
        </w:r>
      </w:ins>
      <w:hyperlink w:anchor="thm-rank-nullity">
        <w:ins w:id="185" w:author="PR Preview" w:date="2026-01-01T00:00:00Z">
          <w:r>
            <w:rPr>
              <w:rStyle w:val="Hyperlink"/>
            </w:rPr>
            <w:t xml:space="preserve">Theorem 8</w:t>
          </w:r>
        </w:ins>
      </w:hyperlink>
      <w:ins w:id="186" w:author="PR Preview" w:date="2026-01-01T00:00:00Z">
        <w:r>
          <w:t xml:space="preserve"> </w:t>
        </w:r>
      </w:ins>
      <w:ins w:id="187" w:author="PR Preview" w:date="2026-01-01T00:00:00Z">
        <w:r>
          <w:t xml:space="preserve">they have the same</w:t>
        </w:r>
      </w:ins>
      <w:ins w:id="188" w:author="PR Preview" w:date="2026-01-01T00:00:00Z">
        <w:r>
          <w:t xml:space="preserve"> </w:t>
        </w:r>
      </w:ins>
      <w:hyperlink r:id="rId51">
        <w:ins w:id="189" w:author="PR Preview" w:date="2026-01-01T00:00:00Z">
          <w:r>
            <w:rPr>
              <w:rStyle w:val="Hyperlink"/>
            </w:rPr>
            <w:t xml:space="preserve">rank</w:t>
          </w:r>
        </w:ins>
      </w:hyperlink>
      <w:ins w:id="190" w:author="PR Preview" w:date="2026-01-01T00:00:00Z">
        <w:r>
          <w:t xml:space="preserve">.</w:t>
        </w:r>
      </w:ins>
    </w:p>
    <w:p>
      <w:pPr>
        <w:pStyle w:val="BodyText"/>
      </w:pPr>
      <w:ins w:id="191" w:author="PR Preview" w:date="2026-01-01T00:00:00Z">
        <w:r>
          <w:rPr>
            <w:b/>
            <w:bCs/>
          </w:rPr>
          <w:t xml:space="preserve">Part 2.</w:t>
        </w:r>
      </w:ins>
      <w:ins w:id="19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193" w:author="PR Preview" w:date="2026-01-01T00:00:00Z">
        <w:r>
          <w:t xml:space="preserve"> </w:t>
        </w:r>
      </w:ins>
      <w:ins w:id="194" w:author="PR Preview" w:date="2026-01-01T00:00:00Z">
        <w:r>
          <w:t xml:space="preserve">is a</w:t>
        </w:r>
      </w:ins>
      <w:ins w:id="195" w:author="PR Preview" w:date="2026-01-01T00:00:00Z">
        <w:r>
          <w:t xml:space="preserve"> </w:t>
        </w:r>
      </w:ins>
      <w:hyperlink r:id="rId22">
        <w:ins w:id="196" w:author="PR Preview" w:date="2026-01-01T00:00:00Z">
          <w:r>
            <w:rPr>
              <w:rStyle w:val="Hyperlink"/>
            </w:rPr>
            <w:t xml:space="preserve">subspace</w:t>
          </w:r>
        </w:ins>
      </w:hyperlink>
      <w:ins w:id="197" w:author="PR Preview" w:date="2026-01-01T00:00:00Z">
        <w:r>
          <w:t xml:space="preserve"> </w:t>
        </w:r>
      </w:ins>
      <w:ins w:id="198" w:author="PR Preview" w:date="2026-01-01T00:00:00Z">
        <w:r>
          <w:t xml:space="preserve">of</w:t>
        </w:r>
      </w:ins>
      <w:ins w:id="19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200" w:author="PR Preview" w:date="2026-01-01T00:00:00Z">
        <w:r>
          <w:t xml:space="preserve"> </w:t>
        </w:r>
      </w:ins>
      <w:ins w:id="201" w:author="PR Preview" w:date="2026-01-01T00:00:00Z">
        <w:r>
          <w:t xml:space="preserve">(</w:t>
        </w:r>
      </w:ins>
      <w:hyperlink w:anchor="thm-column-space-span">
        <w:ins w:id="202" w:author="PR Preview" w:date="2026-01-01T00:00:00Z">
          <w:r>
            <w:rPr>
              <w:rStyle w:val="Hyperlink"/>
            </w:rPr>
            <w:t xml:space="preserve">Theorem 1</w:t>
          </w:r>
        </w:ins>
      </w:hyperlink>
      <w:ins w:id="203" w:author="PR Preview" w:date="2026-01-01T00:00:00Z">
        <w:r>
          <w:t xml:space="preserve">) of</w:t>
        </w:r>
      </w:ins>
      <w:ins w:id="204" w:author="PR Preview" w:date="2026-01-01T00:00:00Z">
        <w:r>
          <w:t xml:space="preserve"> </w:t>
        </w:r>
      </w:ins>
      <w:hyperlink r:id="rId54">
        <w:ins w:id="205" w:author="PR Preview" w:date="2026-01-01T00:00:00Z">
          <w:r>
            <w:rPr>
              <w:rStyle w:val="Hyperlink"/>
            </w:rPr>
            <w:t xml:space="preserve">dimension</w:t>
          </w:r>
        </w:ins>
      </w:hyperlink>
      <w:ins w:id="206" w:author="PR Preview" w:date="2026-01-01T00:00:00Z">
        <w:r>
          <w:t xml:space="preserve"> </w:t>
        </w:r>
      </w:ins>
      <m:oMath>
        <m:r>
          <m:t>n</m:t>
        </m:r>
      </m:oMath>
      <w:ins w:id="207" w:author="PR Preview" w:date="2026-01-01T00:00:00Z">
        <w:r>
          <w:t xml:space="preserve"> </w:t>
        </w:r>
      </w:ins>
      <w:ins w:id="208" w:author="PR Preview" w:date="2026-01-01T00:00:00Z">
        <w:r>
          <w:t xml:space="preserve">(</w:t>
        </w:r>
      </w:ins>
      <w:hyperlink w:anchor="thm-rank-dim">
        <w:ins w:id="209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10" w:author="PR Preview" w:date="2026-01-01T00:00:00Z">
        <w:r>
          <w:t xml:space="preserve">),</w:t>
        </w:r>
      </w:ins>
      <w:ins w:id="211" w:author="PR Preview" w:date="2026-01-01T00:00:00Z">
        <w:r>
          <w:t xml:space="preserve"> </w:t>
        </w:r>
      </w:ins>
      <w:ins w:id="212" w:author="PR Preview" w:date="2026-01-01T00:00:00Z">
        <w:r>
          <w:t xml:space="preserve">so</w:t>
        </w:r>
      </w:ins>
      <w:ins w:id="21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214" w:author="PR Preview" w:date="2026-01-01T00:00:00Z">
        <w:r>
          <w:t xml:space="preserve"> </w:t>
        </w:r>
      </w:ins>
      <w:ins w:id="215" w:author="PR Preview" w:date="2026-01-01T00:00:00Z">
        <w:r>
          <w:t xml:space="preserve">(</w:t>
        </w:r>
      </w:ins>
      <w:hyperlink r:id="rId74">
        <w:ins w:id="216" w:author="PR Preview" w:date="2026-01-01T00:00:00Z">
          <w:r>
            <w:rPr>
              <w:rStyle w:val="Hyperlink"/>
            </w:rPr>
            <w:t xml:space="preserve">Theorem 11 in Subspaces and Rank</w:t>
          </w:r>
        </w:ins>
      </w:hyperlink>
      <w:ins w:id="217" w:author="PR Preview" w:date="2026-01-01T00:00:00Z">
        <w:r>
          <w:t xml:space="preserve">).</w:t>
        </w:r>
      </w:ins>
      <w:ins w:id="218" w:author="PR Preview" w:date="2026-01-01T00:00:00Z">
        <w:r>
          <w:t xml:space="preserve"> </w:t>
        </w:r>
      </w:ins>
      <w:ins w:id="219" w:author="PR Preview" w:date="2026-01-01T00:00:00Z">
        <w:r>
          <w:t xml:space="preserve">Every vector of</w:t>
        </w:r>
      </w:ins>
      <w:ins w:id="22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221" w:author="PR Preview" w:date="2026-01-01T00:00:00Z">
        <w:r>
          <w:t xml:space="preserve"> </w:t>
        </w:r>
      </w:ins>
      <w:ins w:id="222" w:author="PR Preview" w:date="2026-01-01T00:00:00Z">
        <w:r>
          <w:t xml:space="preserve">is</w:t>
        </w:r>
      </w:ins>
      <w:ins w:id="223" w:author="PR Preview" w:date="2026-01-01T00:00:00Z">
        <w:r>
          <w:t xml:space="preserve"> </w:t>
        </w:r>
      </w:ins>
      <w:ins w:id="224" w:author="PR Preview" w:date="2026-01-01T00:00:00Z">
        <w:r>
          <w:t xml:space="preserve">$\mathbf{A}\,(\mathbf{B} \mathord{\smash[b]{\underset{\raise.3ex\hbox{$\scriptstyle\sim$}}{x}}\vphantom{x}})$</w:t>
        </w:r>
      </w:ins>
      <w:ins w:id="225" w:author="PR Preview" w:date="2026-01-01T00:00:00Z">
        <w:r>
          <w:t xml:space="preserve"> </w:t>
        </w:r>
      </w:ins>
      <w:ins w:id="226" w:author="PR Preview" w:date="2026-01-01T00:00:00Z">
        <w:r>
          <w:t xml:space="preserve">for some</w:t>
        </w:r>
      </w:ins>
      <w:ins w:id="227" w:author="PR Preview" w:date="2026-01-01T00:00:00Z">
        <w:r>
          <w:t xml:space="preserve"> </w:t>
        </w:r>
      </w:ins>
      <w:ins w:id="228" w:author="PR Preview" w:date="2026-01-01T00:00:00Z">
        <w:r>
          <w:t xml:space="preserve">$\mathord{\smash[b]{\underset{\raise.3ex\hbox{$\scriptstyle\sim$}}{x}}\vphantom{x}}$</w:t>
        </w:r>
      </w:ins>
      <w:ins w:id="229" w:author="PR Preview" w:date="2026-01-01T00:00:00Z">
        <w:r>
          <w:t xml:space="preserve"> </w:t>
        </w:r>
      </w:ins>
      <w:ins w:id="230" w:author="PR Preview" w:date="2026-01-01T00:00:00Z">
        <w:r>
          <w:t xml:space="preserve">(</w:t>
        </w:r>
      </w:ins>
      <w:hyperlink w:anchor="def-column-space">
        <w:ins w:id="231" w:author="PR Preview" w:date="2026-01-01T00:00:00Z">
          <w:r>
            <w:rPr>
              <w:rStyle w:val="Hyperlink"/>
            </w:rPr>
            <w:t xml:space="preserve">Definition 1</w:t>
          </w:r>
        </w:ins>
      </w:hyperlink>
      <w:ins w:id="232" w:author="PR Preview" w:date="2026-01-01T00:00:00Z">
        <w:r>
          <w:t xml:space="preserve">),</w:t>
        </w:r>
      </w:ins>
      <w:ins w:id="233" w:author="PR Preview" w:date="2026-01-01T00:00:00Z">
        <w:r>
          <w:t xml:space="preserve"> </w:t>
        </w:r>
      </w:ins>
      <w:ins w:id="234" w:author="PR Preview" w:date="2026-01-01T00:00:00Z">
        <w:r>
          <w:t xml:space="preserve">and</w:t>
        </w:r>
      </w:ins>
      <w:ins w:id="235" w:author="PR Preview" w:date="2026-01-01T00:00:00Z">
        <w:r>
          <w:t xml:space="preserve"> </w:t>
        </w:r>
      </w:ins>
      <w:ins w:id="236" w:author="PR Preview" w:date="2026-01-01T00:00:00Z">
        <w:r>
          <w:t xml:space="preserve">$\mathbf{B} \mathord{\smash[b]{\underset{\raise.3ex\hbox{$\scriptstyle\sim$}}{x}}\vphantom{x}}$</w:t>
        </w:r>
      </w:ins>
      <w:ins w:id="237" w:author="PR Preview" w:date="2026-01-01T00:00:00Z">
        <w:r>
          <w:t xml:space="preserve"> </w:t>
        </w:r>
      </w:ins>
      <w:ins w:id="238" w:author="PR Preview" w:date="2026-01-01T00:00:00Z">
        <w:r>
          <w:t xml:space="preserve">takes every vector of</w:t>
        </w:r>
      </w:ins>
      <w:ins w:id="239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ins w:id="240" w:author="PR Preview" w:date="2026-01-01T00:00:00Z">
        <w:r>
          <w:t xml:space="preserve">,</w:t>
        </w:r>
      </w:ins>
      <w:ins w:id="241" w:author="PR Preview" w:date="2026-01-01T00:00:00Z">
        <w:r>
          <w:t xml:space="preserve"> </w:t>
        </w:r>
      </w:ins>
      <w:ins w:id="242" w:author="PR Preview" w:date="2026-01-01T00:00:00Z">
        <w:r>
          <w:t xml:space="preserve">so</w:t>
        </w:r>
      </w:ins>
      <w:ins w:id="243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44" w:author="PR Preview" w:date="2026-01-01T00:00:00Z">
        <w:r>
          <w:t xml:space="preserve"> </w:t>
        </w:r>
      </w:ins>
      <w:ins w:id="245" w:author="PR Preview" w:date="2026-01-01T00:00:00Z">
        <w:r>
          <w:t xml:space="preserve">and the two matrices have the same rank (</w:t>
        </w:r>
      </w:ins>
      <w:hyperlink w:anchor="thm-rank-dim">
        <w:ins w:id="246" w:author="PR Preview" w:date="2026-01-01T00:00:00Z">
          <w:r>
            <w:rPr>
              <w:rStyle w:val="Hyperlink"/>
            </w:rPr>
            <w:t xml:space="preserve">Theorem 7</w:t>
          </w:r>
        </w:ins>
      </w:hyperlink>
      <w:ins w:id="247" w:author="PR Preview" w:date="2026-01-01T00:00:00Z">
        <w:r>
          <w:t xml:space="preserve">).</w:t>
        </w:r>
      </w:ins>
    </w:p>
    <w:bookmarkStart w:id="75" w:name="exm-rank-product-full-rank"/>
    <w:p>
      <w:pPr>
        <w:pStyle w:val="BodyText"/>
      </w:pPr>
      <w:ins w:id="248" w:author="PR Preview" w:date="2026-01-01T00:00:00Z">
        <w:r>
          <w:rPr>
            <w:b/>
            <w:bCs/>
          </w:rPr>
          <w:t xml:space="preserve">Example 18 (Ranks of products with a full-rank factor)</w:t>
        </w:r>
      </w:ins>
      <w:ins w:id="249" w:author="PR Preview" w:date="2026-01-01T00:00:00Z">
        <w:r>
          <w:t xml:space="preserve"> </w:t>
        </w:r>
      </w:ins>
      <w:ins w:id="250" w:author="PR Preview" w:date="2026-01-01T00:00:00Z">
        <w:r>
          <w:t xml:space="preserve">Let</w:t>
        </w:r>
      </w:ins>
      <w:ins w:id="251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52" w:author="PR Preview" w:date="2026-01-01T00:00:00Z">
        <w:r>
          <w:t xml:space="preserve">, which has</w:t>
        </w:r>
      </w:ins>
      <w:ins w:id="253" w:author="PR Preview" w:date="2026-01-01T00:00:00Z">
        <w:r>
          <w:t xml:space="preserve"> </w:t>
        </w:r>
      </w:ins>
      <w:hyperlink r:id="rId51">
        <w:ins w:id="254" w:author="PR Preview" w:date="2026-01-01T00:00:00Z">
          <w:r>
            <w:rPr>
              <w:rStyle w:val="Hyperlink"/>
            </w:rPr>
            <w:t xml:space="preserve">rank</w:t>
          </w:r>
        </w:ins>
      </w:hyperlink>
      <w:ins w:id="255" w:author="PR Preview" w:date="2026-01-01T00:00:00Z">
        <w:r>
          <w:t xml:space="preserve"> </w:t>
        </w:r>
      </w:ins>
      <m:oMath>
        <m:r>
          <m:t>1</m:t>
        </m:r>
      </m:oMath>
      <w:ins w:id="256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257" w:author="PR Preview" w:date="2026-01-01T00:00:00Z">
        <w:r>
          <w:t xml:space="preserve">Part 1:</w:t>
        </w:r>
      </w:ins>
      <w:ins w:id="25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59" w:author="PR Preview" w:date="2026-01-01T00:00:00Z">
        <w:r>
          <w:t xml:space="preserve"> </w:t>
        </w:r>
      </w:ins>
      <w:ins w:id="260" w:author="PR Preview" w:date="2026-01-01T00:00:00Z">
        <w:r>
          <w:t xml:space="preserve">has two</w:t>
        </w:r>
      </w:ins>
      <w:ins w:id="261" w:author="PR Preview" w:date="2026-01-01T00:00:00Z">
        <w:r>
          <w:t xml:space="preserve"> </w:t>
        </w:r>
      </w:ins>
      <w:hyperlink r:id="rId26">
        <w:ins w:id="262" w:author="PR Preview" w:date="2026-01-01T00:00:00Z">
          <w:r>
            <w:rPr>
              <w:rStyle w:val="Hyperlink"/>
            </w:rPr>
            <w:t xml:space="preserve">linearly independent</w:t>
          </w:r>
        </w:ins>
      </w:hyperlink>
      <w:ins w:id="263" w:author="PR Preview" w:date="2026-01-01T00:00:00Z">
        <w:r>
          <w:t xml:space="preserve"> </w:t>
        </w:r>
      </w:ins>
      <w:ins w:id="264" w:author="PR Preview" w:date="2026-01-01T00:00:00Z">
        <w:r>
          <w:t xml:space="preserve">columns, so it has</w:t>
        </w:r>
      </w:ins>
      <w:ins w:id="265" w:author="PR Preview" w:date="2026-01-01T00:00:00Z">
        <w:r>
          <w:t xml:space="preserve"> </w:t>
        </w:r>
      </w:ins>
      <w:hyperlink r:id="rId27">
        <w:ins w:id="266" w:author="PR Preview" w:date="2026-01-01T00:00:00Z">
          <w:r>
            <w:rPr>
              <w:rStyle w:val="Hyperlink"/>
            </w:rPr>
            <w:t xml:space="preserve">full column rank</w:t>
          </w:r>
        </w:ins>
      </w:hyperlink>
      <w:ins w:id="267" w:author="PR Preview" w:date="2026-01-01T00:00:00Z">
        <w:r>
          <w:t xml:space="preserve">, and</w:t>
        </w:r>
      </w:ins>
      <w:ins w:id="26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69" w:author="PR Preview" w:date="2026-01-01T00:00:00Z">
        <w:r>
          <w:t xml:space="preserve"> </w:t>
        </w:r>
      </w:ins>
      <w:ins w:id="270" w:author="PR Preview" w:date="2026-01-01T00:00:00Z">
        <w:r>
          <w:t xml:space="preserve">has rank</w:t>
        </w:r>
      </w:ins>
      <w:ins w:id="271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ins w:id="272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5"/>
        </w:numPr>
      </w:pPr>
      <w:ins w:id="273" w:author="PR Preview" w:date="2026-01-01T00:00:00Z">
        <w:r>
          <w:t xml:space="preserve">Part 2: let</w:t>
        </w:r>
      </w:ins>
      <w:ins w:id="27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75" w:author="PR Preview" w:date="2026-01-01T00:00:00Z">
        <w:r>
          <w:t xml:space="preserve">, which has rank</w:t>
        </w:r>
      </w:ins>
      <w:ins w:id="276" w:author="PR Preview" w:date="2026-01-01T00:00:00Z">
        <w:r>
          <w:t xml:space="preserve"> </w:t>
        </w:r>
      </w:ins>
      <m:oMath>
        <m:r>
          <m:t>1</m:t>
        </m:r>
      </m:oMath>
      <w:ins w:id="277" w:author="PR Preview" w:date="2026-01-01T00:00:00Z">
        <w:r>
          <w:t xml:space="preserve">, and let</w:t>
        </w:r>
      </w:ins>
      <w:ins w:id="278" w:author="PR Preview" w:date="2026-01-01T00:00:00Z">
        <w:r>
          <w:t xml:space="preserve"> </w:t>
        </w:r>
      </w:ins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279" w:author="PR Preview" w:date="2026-01-01T00:00:00Z">
        <w:r>
          <w:t xml:space="preserve">, which has rank</w:t>
        </w:r>
      </w:ins>
      <w:ins w:id="280" w:author="PR Preview" w:date="2026-01-01T00:00:00Z">
        <w:r>
          <w:t xml:space="preserve"> </w:t>
        </w:r>
      </w:ins>
      <m:oMath>
        <m:r>
          <m:t>2</m:t>
        </m:r>
      </m:oMath>
      <w:ins w:id="281" w:author="PR Preview" w:date="2026-01-01T00:00:00Z">
        <w:r>
          <w:t xml:space="preserve">.</w:t>
        </w:r>
      </w:ins>
      <w:ins w:id="282" w:author="PR Preview" w:date="2026-01-01T00:00:00Z">
        <w:r>
          <w:t xml:space="preserve"> </w:t>
        </w:r>
      </w:ins>
      <w:ins w:id="283" w:author="PR Preview" w:date="2026-01-01T00:00:00Z">
        <w:r>
          <w:t xml:space="preserve">Then</w:t>
        </w:r>
      </w:ins>
      <w:ins w:id="284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ins w:id="285" w:author="PR Preview" w:date="2026-01-01T00:00:00Z">
        <w:r>
          <w:t xml:space="preserve"> </w:t>
        </w:r>
      </w:ins>
      <w:ins w:id="286" w:author="PR Preview" w:date="2026-01-01T00:00:00Z">
        <w:r>
          <w:t xml:space="preserve">has rank</w:t>
        </w:r>
      </w:ins>
      <w:ins w:id="287" w:author="PR Preview" w:date="2026-01-01T00:00:00Z">
        <w:r>
          <w:t xml:space="preserve"> </w:t>
        </w:r>
      </w:ins>
      <m:oMath>
        <m:r>
          <m:t>1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288" w:author="PR Preview" w:date="2026-01-01T00:00:00Z">
        <w:r>
          <w:t xml:space="preserve">.</w:t>
        </w:r>
      </w:ins>
    </w:p>
    <w:bookmarkEnd w:id="75"/>
    <w:bookmarkStart w:id="77" w:name="thm-centered-data-rank"/>
    <w:p>
      <w:pPr>
        <w:pStyle w:val="FirstParagraph"/>
      </w:pPr>
      <w:ins w:id="289" w:author="PR Preview" w:date="2026-01-01T00:00:00Z">
        <w:r>
          <w:rPr>
            <w:b/>
            <w:bCs/>
          </w:rPr>
          <w:t xml:space="preserve">Theorem 12 (A centered data matrix has rank at most</w:t>
        </w:r>
      </w:ins>
      <w:ins w:id="290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−</m:t>
        </m:r>
        <m:r>
          <m:t>1</m:t>
        </m:r>
      </m:oMath>
      <w:ins w:id="291" w:author="PR Preview" w:date="2026-01-01T00:00:00Z">
        <w:r>
          <w:rPr>
            <w:b/>
            <w:bCs/>
          </w:rPr>
          <w:t xml:space="preserve">)</w:t>
        </w:r>
      </w:ins>
      <w:ins w:id="292" w:author="PR Preview" w:date="2026-01-01T00:00:00Z">
        <w:r>
          <w:t xml:space="preserve"> </w:t>
        </w:r>
      </w:ins>
      <w:ins w:id="293" w:author="PR Preview" w:date="2026-01-01T00:00:00Z">
        <w:r>
          <w:t xml:space="preserve">Let</w:t>
        </w:r>
      </w:ins>
      <w:ins w:id="29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</m:oMath>
      <w:ins w:id="295" w:author="PR Preview" w:date="2026-01-01T00:00:00Z">
        <w:r>
          <w:t xml:space="preserve"> </w:t>
        </w:r>
      </w:ins>
      <w:ins w:id="296" w:author="PR Preview" w:date="2026-01-01T00:00:00Z">
        <w:r>
          <w:t xml:space="preserve">be an</w:t>
        </w:r>
      </w:ins>
      <w:ins w:id="29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×</m:t>
        </m:r>
        <m:r>
          <m:t>p</m:t>
        </m:r>
      </m:oMath>
      <w:ins w:id="298" w:author="PR Preview" w:date="2026-01-01T00:00:00Z">
        <w:r>
          <w:t xml:space="preserve"> </w:t>
        </w:r>
      </w:ins>
      <w:ins w:id="299" w:author="PR Preview" w:date="2026-01-01T00:00:00Z">
        <w:r>
          <w:t xml:space="preserve">matrix with rows</w:t>
        </w:r>
      </w:ins>
      <w:ins w:id="300" w:author="PR Preview" w:date="2026-01-01T00:00:00Z">
        <w:r>
          <w:t xml:space="preserve"> </w:t>
        </w:r>
      </w:ins>
      <w:ins w:id="301" w:author="PR Preview" w:date="2026-01-01T00:00:00Z">
        <w:r>
          <w:t xml:space="preserve">${\mathord{\smash[b]{\underset{\raise.3ex\hbox{$\scriptstyle\sim$}}{x}}\vphantom{x}}_1}^{\top}, \ldots, {\mathord{\smash[b]{\underset{\raise.3ex\hbox{$\scriptstyle\sim$}}{x}}\vphantom{x}}_n}^{\top}$</w:t>
        </w:r>
      </w:ins>
      <w:ins w:id="302" w:author="PR Preview" w:date="2026-01-01T00:00:00Z">
        <w:r>
          <w:t xml:space="preserve">,</w:t>
        </w:r>
      </w:ins>
      <w:ins w:id="303" w:author="PR Preview" w:date="2026-01-01T00:00:00Z">
        <w:r>
          <w:t xml:space="preserve"> </w:t>
        </w:r>
      </w:ins>
      <w:ins w:id="304" w:author="PR Preview" w:date="2026-01-01T00:00:00Z">
        <w:r>
          <w:t xml:space="preserve">let</w:t>
        </w:r>
      </w:ins>
      <w:ins w:id="305" w:author="PR Preview" w:date="2026-01-01T00:00:00Z">
        <w:r>
          <w:t xml:space="preserve"> </w:t>
        </w:r>
      </w:ins>
      <w:ins w:id="306" w:author="PR Preview" w:date="2026-01-01T00:00:00Z">
        <w:r>
          <w:t xml:space="preserve">$\bar{\mathord{\smash[b]{\underset{\raise.3ex\hbox{$\scriptstyle\sim$}}{x}}\vphantom{x}}} = \frac{1}{n}\sum_{i=1}^n \mathord{\smash[b]{\underset{\raise.3ex\hbox{$\scriptstyle\sim$}}{x}}\vphantom{x}}_i$</w:t>
        </w:r>
      </w:ins>
      <w:ins w:id="307" w:author="PR Preview" w:date="2026-01-01T00:00:00Z">
        <w:r>
          <w:t xml:space="preserve"> </w:t>
        </w:r>
      </w:ins>
      <w:ins w:id="308" w:author="PR Preview" w:date="2026-01-01T00:00:00Z">
        <w:r>
          <w:t xml:space="preserve">be the mean of the rows,</w:t>
        </w:r>
      </w:ins>
      <w:ins w:id="309" w:author="PR Preview" w:date="2026-01-01T00:00:00Z">
        <w:r>
          <w:t xml:space="preserve"> </w:t>
        </w:r>
      </w:ins>
      <w:ins w:id="310" w:author="PR Preview" w:date="2026-01-01T00:00:00Z">
        <w:r>
          <w:t xml:space="preserve">and let</w:t>
        </w:r>
      </w:ins>
      <w:ins w:id="311" w:author="PR Preview" w:date="2026-01-01T00:00:00Z">
        <w:r>
          <w:t xml:space="preserve"> </w:t>
        </w:r>
      </w:ins>
      <w:ins w:id="312" w:author="PR Preview" w:date="2026-01-01T00:00:00Z">
        <w:r>
          <w:t xml:space="preserve">$\mathbf{X}_c = \mathbf{X}- \mathord{\smash[b]{\underset{\raise.3ex\hbox{$\scriptstyle\sim$}}{1}}\vphantom{1}}\,{\bar{\mathord{\smash[b]{\underset{\raise.3ex\hbox{$\scriptstyle\sim$}}{x}}\vphantom{x}}}}^{\top}$</w:t>
        </w:r>
      </w:ins>
      <w:ins w:id="313" w:author="PR Preview" w:date="2026-01-01T00:00:00Z">
        <w:r>
          <w:t xml:space="preserve"> </w:t>
        </w:r>
      </w:ins>
      <w:ins w:id="314" w:author="PR Preview" w:date="2026-01-01T00:00:00Z">
        <w:r>
          <w:t xml:space="preserve">be the matrix whose row</w:t>
        </w:r>
      </w:ins>
      <w:ins w:id="315" w:author="PR Preview" w:date="2026-01-01T00:00:00Z">
        <w:r>
          <w:t xml:space="preserve"> </w:t>
        </w:r>
      </w:ins>
      <m:oMath>
        <m:r>
          <m:t>i</m:t>
        </m:r>
      </m:oMath>
      <w:ins w:id="316" w:author="PR Preview" w:date="2026-01-01T00:00:00Z">
        <w:r>
          <w:t xml:space="preserve"> </w:t>
        </w:r>
      </w:ins>
      <w:ins w:id="317" w:author="PR Preview" w:date="2026-01-01T00:00:00Z">
        <w:r>
          <w:t xml:space="preserve">is</w:t>
        </w:r>
      </w:ins>
      <w:ins w:id="318" w:author="PR Preview" w:date="2026-01-01T00:00:00Z">
        <w:r>
          <w:t xml:space="preserve"> </w:t>
        </w:r>
      </w:ins>
      <w:ins w:id="319" w:author="PR Preview" w:date="2026-01-01T00:00:00Z">
        <w:r>
          <w:t xml:space="preserve">${(\mathord{\smash[b]{\underset{\raise.3ex\hbox{$\scriptstyle\sim$}}{x}}\vphantom{x}}_i - \bar{\mathord{\smash[b]{\underset{\raise.3ex\hbox{$\scriptstyle\sim$}}{x}}\vphantom{x}}})}^{\top}$</w:t>
        </w:r>
      </w:ins>
      <w:ins w:id="320" w:author="PR Preview" w:date="2026-01-01T00:00:00Z">
        <w:r>
          <w:t xml:space="preserve">,</w:t>
        </w:r>
      </w:ins>
      <w:ins w:id="321" w:author="PR Preview" w:date="2026-01-01T00:00:00Z">
        <w:r>
          <w:t xml:space="preserve"> </w:t>
        </w:r>
      </w:ins>
      <w:ins w:id="322" w:author="PR Preview" w:date="2026-01-01T00:00:00Z">
        <w:r>
          <w:t xml:space="preserve">where</w:t>
        </w:r>
      </w:ins>
      <w:ins w:id="323" w:author="PR Preview" w:date="2026-01-01T00:00:00Z">
        <w:r>
          <w:t xml:space="preserve"> </w:t>
        </w:r>
      </w:ins>
      <w:ins w:id="324" w:author="PR Preview" w:date="2026-01-01T00:00:00Z">
        <w:r>
          <w:t xml:space="preserve">$\mathord{\smash[b]{\underset{\raise.3ex\hbox{$\scriptstyle\sim$}}{1}}\vphantom{1}}$</w:t>
        </w:r>
      </w:ins>
      <w:ins w:id="325" w:author="PR Preview" w:date="2026-01-01T00:00:00Z">
        <w:r>
          <w:t xml:space="preserve"> </w:t>
        </w:r>
      </w:ins>
      <w:ins w:id="326" w:author="PR Preview" w:date="2026-01-01T00:00:00Z">
        <w:r>
          <w:t xml:space="preserve">is the ones vector of length</w:t>
        </w:r>
      </w:ins>
      <w:ins w:id="327" w:author="PR Preview" w:date="2026-01-01T00:00:00Z">
        <w:r>
          <w:t xml:space="preserve"> </w:t>
        </w:r>
      </w:ins>
      <m:oMath>
        <m:r>
          <m:t>n</m:t>
        </m:r>
      </m:oMath>
      <w:ins w:id="328" w:author="PR Preview" w:date="2026-01-01T00:00:00Z">
        <w:r>
          <w:t xml:space="preserve"> </w:t>
        </w:r>
      </w:ins>
      <w:ins w:id="329" w:author="PR Preview" w:date="2026-01-01T00:00:00Z">
        <w:r>
          <w:t xml:space="preserve">(</w:t>
        </w:r>
      </w:ins>
      <w:hyperlink r:id="rId76">
        <w:ins w:id="330" w:author="PR Preview" w:date="2026-01-01T00:00:00Z">
          <w:r>
            <w:rPr>
              <w:rStyle w:val="Hyperlink"/>
            </w:rPr>
            <w:t xml:space="preserve">Definition 13 in Vectors</w:t>
          </w:r>
        </w:ins>
      </w:hyperlink>
      <w:ins w:id="331" w:author="PR Preview" w:date="2026-01-01T00:00:00Z">
        <w:r>
          <w:t xml:space="preserve">).</w:t>
        </w:r>
      </w:ins>
      <w:ins w:id="332" w:author="PR Preview" w:date="2026-01-01T00:00:00Z">
        <w:r>
          <w:t xml:space="preserve"> </w:t>
        </w:r>
      </w:ins>
      <w:ins w:id="333" w:author="PR Preview" w:date="2026-01-01T00:00:00Z">
        <w:r>
          <w:t xml:space="preserve">Then</w:t>
        </w:r>
      </w:ins>
      <w:ins w:id="334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ins w:id="335" w:author="PR Preview" w:date="2026-01-01T00:00:00Z">
        <w:r>
          <w:t xml:space="preserve">.</w:t>
        </w:r>
      </w:ins>
    </w:p>
    <w:bookmarkEnd w:id="7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entries of each column of</w:t>
      </w:r>
      <w:r>
        <w:t xml:space="preserve"> </w:t>
      </w:r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sum to zero:</w:t>
      </w:r>
    </w:p>
    <w:p>
      <w:pPr>
        <w:pStyle w:val="BodyText"/>
      </w:pPr>
      <w:r>
        <w:t xml:space="preserve">$$
    \begin{aligned}
    {\mathord{\smash[b]{\underset{\raise.3ex\hbox{$\scriptstyle\sim$}}{1}}\vphantom{1}}}^{\top}\mathbf{X}_c
    &amp;= {\mathord{\smash[b]{\underset{\raise.3ex\hbox{$\scriptstyle\sim$}}{1}}\vphantom{1}}}^{\top}\mathbf{X}- \mathopen{}\left({\mathord{\smash[b]{\underset{\raise.3ex\hbox{$\scriptstyle\sim$}}{1}}\vphantom{1}}}^{\top}\mathord{\smash[b]{\underset{\raise.3ex\hbox{$\scriptstyle\sim$}}{1}}\vphantom{1}}\right)\mathclose{}{\bar{\mathord{\smash[b]{\underset{\raise.3ex\hbox{$\scriptstyle\sim$}}{x}}\vphantom{x}}}}^{\top}
    &amp;&amp; \text{(}\text{Theorem~6 in Matrices}\text{)}
    \\
    &amp;= \sum_{i=1}^n {\mathord{\smash[b]{\underset{\raise.3ex\hbox{$\scriptstyle\sim$}}{x}}\vphantom{x}}_i}^{\top} - n\,{\bar{\mathord{\smash[b]{\underset{\raise.3ex\hbox{$\scriptstyle\sim$}}{x}}\vphantom{x}}}}^{\top}
    &amp;&amp; \text{(} {\mathord{\smash[b]{\underset{\raise.3ex\hbox{$\scriptstyle\sim$}}{1}}\vphantom{1}}}^{\top}\mathord{\smash[b]{\underset{\raise.3ex\hbox{$\scriptstyle\sim$}}{1}}\vphantom{1}} = n \text{)}
    \\
    &amp;= n\,{\bar{\mathord{\smash[b]{\underset{\raise.3ex\hbox{$\scriptstyle\sim$}}{x}}\vphantom{x}}}}^{\top} - n\,{\bar{\mathord{\smash[b]{\underset{\raise.3ex\hbox{$\scriptstyle\sim$}}{x}}\vphantom{x}}}}^{\top}
    &amp;&amp; \text{(definition of } \bar{\mathord{\smash[b]{\underset{\raise.3ex\hbox{$\scriptstyle\sim$}}{x}}\vphantom{x}}} \text{)}
    \\
    &amp;= {\mathord{\smash[b]{\underset{\raise.3ex\hbox{$\scriptstyle\sim$}}{0}}\vphantom{0}}_p}^{\top}.
    \end{aligned}
    $$</w:t>
      </w:r>
    </w:p>
    <w:p>
      <w:pPr>
        <w:pStyle w:val="FirstParagraph"/>
      </w:pPr>
      <w:r>
        <w:t xml:space="preserve">Transposing,</w:t>
      </w:r>
      <w:r>
        <w:t xml:space="preserve"> </w:t>
      </w:r>
      <w:r>
        <w:t xml:space="preserve">${\mathbf{X}_c}^{\top}\mathord{\smash[b]{\underset{\raise.3ex\hbox{$\scriptstyle\sim$}}{1}}\vphantom{1}} = \mathord{\smash[b]{\underset{\raise.3ex\hbox{$\scriptstyle\sim$}}{0}}\vphantom{0}}_p$</w:t>
      </w:r>
      <w:r>
        <w:t xml:space="preserve">.</w:t>
      </w:r>
      <w:r>
        <w:t xml:space="preserve"> </w:t>
      </w:r>
      <w:r>
        <w:t xml:space="preserve">The ones vector is nonzero, so it is in the null space 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rank-nullity">
        <w:r>
          <w:rPr>
            <w:rStyle w:val="Hyperlink"/>
          </w:rPr>
          <w:t xml:space="preserve">Theorem 8</w:t>
        </w:r>
      </w:hyperlink>
      <w:r>
        <w:t xml:space="preserve">, applied to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 of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≥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8" w:name="exm-centered-data-rank"/>
    <w:p>
      <w:pPr>
        <w:pStyle w:val="FirstParagraph"/>
      </w:pPr>
      <w:del w:id="336" w:author="PR Preview" w:date="2026-01-01T00:00:00Z">
        <w:r>
          <w:rPr>
            <w:b/>
            <w:bCs/>
          </w:rPr>
          <w:delText xml:space="preserve">Example 17 (Two points in three dimensions)</w:delText>
        </w:r>
      </w:del>
      <w:del w:id="337" w:author="PR Preview" w:date="2026-01-01T00:00:00Z">
        <w:r>
          <w:delText xml:space="preserve"> </w:delText>
        </w:r>
      </w:del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del w:id="338" w:author="PR Preview" w:date="2026-01-01T00:00:00Z">
        <w:r>
          <w:delText xml:space="preserve"> </w:delText>
        </w:r>
      </w:del>
      <w:del w:id="339" w:author="PR Preview" w:date="2026-01-01T00:00:00Z">
        <w:r>
          <w:delText xml:space="preserve">has</w:delText>
        </w:r>
      </w:del>
      <w:del w:id="340" w:author="PR Preview" w:date="2026-01-01T00:00:00Z">
        <w:r>
          <w:delText xml:space="preserve"> </w:delText>
        </w:r>
      </w:del>
      <w:del w:id="341" w:author="PR Preview" w:date="2026-01-01T00:00:00Z">
        <w:r>
          <w:delText xml:space="preserve">$\bar{\mathord{\smash[b]{\underset{\raise.3ex\hbox{$\scriptstyle\sim$}}{x}}\vphantom{x}}} = (2, 2, 2)$</w:delText>
        </w:r>
      </w:del>
      <w:del w:id="342" w:author="PR Preview" w:date="2026-01-01T00:00:00Z">
        <w:r>
          <w:delText xml:space="preserve">, so</w:delText>
        </w:r>
      </w:del>
    </w:p>
    <w:p>
      <w:pPr>
        <w:pStyle w:val="FirstParagraph"/>
      </w:pPr>
      <w:ins w:id="343" w:author="PR Preview" w:date="2026-01-01T00:00:00Z">
        <w:r>
          <w:rPr>
            <w:b/>
            <w:bCs/>
          </w:rPr>
          <w:t xml:space="preserve">Example 19 (Two points in three dimensions)</w:t>
        </w:r>
      </w:ins>
      <w:ins w:id="344" w:author="PR Preview" w:date="2026-01-01T00:00:00Z">
        <w:r>
          <w:t xml:space="preserve"> </w:t>
        </w:r>
      </w:ins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ins w:id="345" w:author="PR Preview" w:date="2026-01-01T00:00:00Z">
        <w:r>
          <w:t xml:space="preserve"> </w:t>
        </w:r>
      </w:ins>
      <w:ins w:id="346" w:author="PR Preview" w:date="2026-01-01T00:00:00Z">
        <w:r>
          <w:t xml:space="preserve">has</w:t>
        </w:r>
      </w:ins>
      <w:ins w:id="347" w:author="PR Preview" w:date="2026-01-01T00:00:00Z">
        <w:r>
          <w:t xml:space="preserve"> </w:t>
        </w:r>
      </w:ins>
      <w:ins w:id="348" w:author="PR Preview" w:date="2026-01-01T00:00:00Z">
        <w:r>
          <w:t xml:space="preserve">$\bar{\mathord{\smash[b]{\underset{\raise.3ex\hbox{$\scriptstyle\sim$}}{x}}\vphantom{x}}} = (2, 2, 2)$</w:t>
        </w:r>
      </w:ins>
      <w:ins w:id="349" w:author="PR Preview" w:date="2026-01-01T00:00:00Z">
        <w:r>
          <w:t xml:space="preserve">, so</w:t>
        </w:r>
      </w:ins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second row 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 the first,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and the column sums are zero:</w:t>
      </w:r>
      <w:r>
        <w:t xml:space="preserve"> </w:t>
      </w:r>
      <w:r>
        <w:t xml:space="preserve">${\mathord{\smash[b]{\underset{\raise.3ex\hbox{$\scriptstyle\sim$}}{1}}\vphantom{1}}}^{\top}\mathbf{X}_c = {\mathord{\smash[b]{\underset{\raise.3ex\hbox{$\scriptstyle\sim$}}{0}}\vphantom{0}}_3}^{\top}$</w:t>
      </w:r>
      <w:r>
        <w:t xml:space="preserve">.</w:t>
      </w:r>
    </w:p>
    <w:bookmarkEnd w:id="78"/>
    <w:bookmarkStart w:id="79" w:name="cor-sample-covariance-singular"/>
    <w:p>
      <w:pPr>
        <w:pStyle w:val="BodyText"/>
      </w:pPr>
      <w:del w:id="350" w:author="PR Preview" w:date="2026-01-01T00:00:00Z">
        <w:r>
          <w:rPr>
            <w:b/>
            <w:bCs/>
          </w:rPr>
          <w:delText xml:space="preserve">Corollary 2 (A sample covariance matrix from</w:delText>
        </w:r>
      </w:del>
      <w:del w:id="351" w:author="PR Preview" w:date="2026-01-01T00:00:00Z">
        <w:r>
          <w:rPr>
            <w:b/>
            <w:bCs/>
          </w:rPr>
          <w:delText xml:space="preserve"> </w:delText>
        </w:r>
      </w:del>
      <m:oMath>
        <m:r>
          <m:t>n</m:t>
        </m:r>
        <m:r>
          <m:rPr>
            <m:sty m:val="p"/>
          </m:rPr>
          <m:t>≤</m:t>
        </m:r>
        <m:r>
          <m:t>p</m:t>
        </m:r>
      </m:oMath>
      <w:del w:id="352" w:author="PR Preview" w:date="2026-01-01T00:00:00Z">
        <w:r>
          <w:rPr>
            <w:b/>
            <w:bCs/>
          </w:rPr>
          <w:delText xml:space="preserve"> </w:delText>
        </w:r>
      </w:del>
      <w:del w:id="353" w:author="PR Preview" w:date="2026-01-01T00:00:00Z">
        <w:r>
          <w:rPr>
            <w:b/>
            <w:bCs/>
          </w:rPr>
          <w:delText xml:space="preserve">points is singular)</w:delText>
        </w:r>
      </w:del>
      <w:del w:id="354" w:author="PR Preview" w:date="2026-01-01T00:00:00Z">
        <w:r>
          <w:delText xml:space="preserve"> </w:delText>
        </w:r>
      </w:del>
      <w:del w:id="355" w:author="PR Preview" w:date="2026-01-01T00:00:00Z">
        <w:r>
          <w:delText xml:space="preserve">With</w:delText>
        </w:r>
      </w:del>
      <w:del w:id="356" w:author="PR Preview" w:date="2026-01-01T00:00:00Z">
        <w:r>
          <w:delText xml:space="preserve"> </w:delText>
        </w:r>
      </w:del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del w:id="357" w:author="PR Preview" w:date="2026-01-01T00:00:00Z">
        <w:r>
          <w:delText xml:space="preserve"> </w:delText>
        </w:r>
      </w:del>
      <w:del w:id="358" w:author="PR Preview" w:date="2026-01-01T00:00:00Z">
        <w:r>
          <w:delText xml:space="preserve">as in</w:delText>
        </w:r>
      </w:del>
      <w:del w:id="359" w:author="PR Preview" w:date="2026-01-01T00:00:00Z">
        <w:r>
          <w:delText xml:space="preserve"> </w:delText>
        </w:r>
      </w:del>
      <w:hyperlink w:anchor="thm-centered-data-rank">
        <w:del w:id="360" w:author="PR Preview" w:date="2026-01-01T00:00:00Z">
          <w:r>
            <w:rPr>
              <w:rStyle w:val="Hyperlink"/>
            </w:rPr>
            <w:delText xml:space="preserve">Theorem 11</w:delText>
          </w:r>
        </w:del>
      </w:hyperlink>
      <w:del w:id="361" w:author="PR Preview" w:date="2026-01-01T00:00:00Z">
        <w:r>
          <w:delText xml:space="preserve">, the sample covariance matrix</w:delText>
        </w:r>
      </w:del>
    </w:p>
    <w:p>
      <w:pPr>
        <w:pStyle w:val="BodyText"/>
      </w:pPr>
      <w:ins w:id="362" w:author="PR Preview" w:date="2026-01-01T00:00:00Z">
        <w:r>
          <w:rPr>
            <w:b/>
            <w:bCs/>
          </w:rPr>
          <w:t xml:space="preserve">Corollary 3 (A sample covariance matrix from</w:t>
        </w:r>
      </w:ins>
      <w:ins w:id="363" w:author="PR Preview" w:date="2026-01-01T00:00:00Z">
        <w:r>
          <w:rPr>
            <w:b/>
            <w:bCs/>
          </w:rPr>
          <w:t xml:space="preserve"> </w:t>
        </w:r>
      </w:ins>
      <m:oMath>
        <m:r>
          <m:t>n</m:t>
        </m:r>
        <m:r>
          <m:rPr>
            <m:sty m:val="p"/>
          </m:rPr>
          <m:t>≤</m:t>
        </m:r>
        <m:r>
          <m:t>p</m:t>
        </m:r>
      </m:oMath>
      <w:ins w:id="364" w:author="PR Preview" w:date="2026-01-01T00:00:00Z">
        <w:r>
          <w:rPr>
            <w:b/>
            <w:bCs/>
          </w:rPr>
          <w:t xml:space="preserve"> </w:t>
        </w:r>
      </w:ins>
      <w:ins w:id="365" w:author="PR Preview" w:date="2026-01-01T00:00:00Z">
        <w:r>
          <w:rPr>
            <w:b/>
            <w:bCs/>
          </w:rPr>
          <w:t xml:space="preserve">points is singular)</w:t>
        </w:r>
      </w:ins>
      <w:ins w:id="366" w:author="PR Preview" w:date="2026-01-01T00:00:00Z">
        <w:r>
          <w:t xml:space="preserve"> </w:t>
        </w:r>
      </w:ins>
      <w:ins w:id="367" w:author="PR Preview" w:date="2026-01-01T00:00:00Z">
        <w:r>
          <w:t xml:space="preserve">With</w:t>
        </w:r>
      </w:ins>
      <w:ins w:id="368" w:author="PR Preview" w:date="2026-01-01T00:00:00Z">
        <w:r>
          <w:t xml:space="preserve"> </w:t>
        </w:r>
      </w:ins>
      <m:oMath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ins w:id="369" w:author="PR Preview" w:date="2026-01-01T00:00:00Z">
        <w:r>
          <w:t xml:space="preserve"> </w:t>
        </w:r>
      </w:ins>
      <w:ins w:id="370" w:author="PR Preview" w:date="2026-01-01T00:00:00Z">
        <w:r>
          <w:t xml:space="preserve">as in</w:t>
        </w:r>
      </w:ins>
      <w:ins w:id="371" w:author="PR Preview" w:date="2026-01-01T00:00:00Z">
        <w:r>
          <w:t xml:space="preserve"> </w:t>
        </w:r>
      </w:ins>
      <w:hyperlink w:anchor="thm-centered-data-rank">
        <w:ins w:id="372" w:author="PR Preview" w:date="2026-01-01T00:00:00Z">
          <w:r>
            <w:rPr>
              <w:rStyle w:val="Hyperlink"/>
            </w:rPr>
            <w:t xml:space="preserve">Theorem 12</w:t>
          </w:r>
        </w:ins>
      </w:hyperlink>
      <w:ins w:id="373" w:author="PR Preview" w:date="2026-01-01T00:00:00Z">
        <w:r>
          <w:t xml:space="preserve">, the sample covariance matrix</w:t>
        </w:r>
      </w:ins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S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r>
            <m:t> </m:t>
          </m:r>
          <m:sSup>
            <m:e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</m:e>
            <m:sup>
              <m:r>
                <m:rPr>
                  <m:sty m:val="p"/>
                </m:rPr>
                <m:t>⊤</m:t>
              </m:r>
            </m:sup>
          </m:sSup>
          <m:sSub>
            <m:e>
              <m:r>
                <m:rPr>
                  <m:sty m:val="bi"/>
                </m:rPr>
                <m:t>X</m:t>
              </m:r>
            </m:e>
            <m:sub>
              <m:r>
                <m:t>c</m:t>
              </m:r>
            </m:sub>
          </m:sSub>
        </m:oMath>
      </m:oMathPara>
    </w:p>
    <w:p>
      <w:pPr>
        <w:pStyle w:val="FirstParagraph"/>
      </w:pP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not invertible.</w:t>
      </w:r>
    </w:p>
    <w:bookmarkEnd w:id="7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b>
                      <m:r>
                        <m:t>c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by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 does not change the rank)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X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≤</m:t>
        </m:r>
        <m:r>
          <m:t>p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does not have full column rank,</w:t>
      </w:r>
      <w:r>
        <w:t xml:space="preserve"> </w:t>
      </w:r>
      <w:r>
        <w:t xml:space="preserve">and it is not invertible by</w:t>
      </w:r>
      <w:r>
        <w:t xml:space="preserve"> </w:t>
      </w:r>
      <w:hyperlink r:id="rId80">
        <w:r>
          <w:rPr>
            <w:rStyle w:val="Hyperlink"/>
          </w:rPr>
          <w:t xml:space="preserve">Theorem 1 in Diagonalization and Cholesky</w:t>
        </w:r>
      </w:hyperlink>
      <w:r>
        <w:t xml:space="preserve">.</w:t>
      </w:r>
    </w:p>
    <w:bookmarkStart w:id="81" w:name="exm-sample-covariance-singular"/>
    <w:p>
      <w:pPr>
        <w:pStyle w:val="BodyText"/>
      </w:pPr>
      <w:del w:id="374" w:author="PR Preview" w:date="2026-01-01T00:00:00Z">
        <w:r>
          <w:rPr>
            <w:b/>
            <w:bCs/>
          </w:rPr>
          <w:delText xml:space="preserve">Example 18 (As many points as dimensions)</w:delText>
        </w:r>
      </w:del>
      <w:del w:id="375" w:author="PR Preview" w:date="2026-01-01T00:00:00Z">
        <w:r>
          <w:delText xml:space="preserve"> </w:delText>
        </w:r>
      </w:del>
      <w:del w:id="376" w:author="PR Preview" w:date="2026-01-01T00:00:00Z">
        <w:r>
          <w:delText xml:space="preserve">The</w:delText>
        </w:r>
      </w:del>
      <w:del w:id="377" w:author="PR Preview" w:date="2026-01-01T00:00:00Z">
        <w:r>
          <w:delText xml:space="preserve"> </w:delText>
        </w:r>
      </w:del>
      <m:oMath>
        <m:r>
          <m:t>n</m:t>
        </m:r>
        <m:r>
          <m:rPr>
            <m:sty m:val="p"/>
          </m:rPr>
          <m:t>=</m:t>
        </m:r>
        <m:r>
          <m:t>3</m:t>
        </m:r>
      </m:oMath>
      <w:del w:id="378" w:author="PR Preview" w:date="2026-01-01T00:00:00Z">
        <w:r>
          <w:delText xml:space="preserve"> </w:delText>
        </w:r>
      </w:del>
      <w:del w:id="379" w:author="PR Preview" w:date="2026-01-01T00:00:00Z">
        <w:r>
          <w:delText xml:space="preserve">points</w:delText>
        </w:r>
      </w:del>
      <w:del w:id="380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81" w:author="PR Preview" w:date="2026-01-01T00:00:00Z">
        <w:r>
          <w:delText xml:space="preserve">,</w:delText>
        </w:r>
      </w:del>
      <w:del w:id="38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del w:id="383" w:author="PR Preview" w:date="2026-01-01T00:00:00Z">
        <w:r>
          <w:delText xml:space="preserve"> </w:delText>
        </w:r>
      </w:del>
      <w:del w:id="384" w:author="PR Preview" w:date="2026-01-01T00:00:00Z">
        <w:r>
          <w:delText xml:space="preserve">and</w:delText>
        </w:r>
      </w:del>
      <w:del w:id="385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del w:id="386" w:author="PR Preview" w:date="2026-01-01T00:00:00Z">
        <w:r>
          <w:delText xml:space="preserve"> </w:delText>
        </w:r>
      </w:del>
      <w:del w:id="387" w:author="PR Preview" w:date="2026-01-01T00:00:00Z">
        <w:r>
          <w:delText xml:space="preserve">in</w:delText>
        </w:r>
      </w:del>
      <w:del w:id="388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3</m:t>
        </m:r>
      </m:oMath>
      <w:del w:id="389" w:author="PR Preview" w:date="2026-01-01T00:00:00Z">
        <w:r>
          <w:delText xml:space="preserve"> </w:delText>
        </w:r>
      </w:del>
      <w:del w:id="390" w:author="PR Preview" w:date="2026-01-01T00:00:00Z">
        <w:r>
          <w:delText xml:space="preserve">dimensions have</w:delText>
        </w:r>
      </w:del>
      <w:del w:id="391" w:author="PR Preview" w:date="2026-01-01T00:00:00Z">
        <w:r>
          <w:delText xml:space="preserve"> </w:delText>
        </w:r>
      </w:del>
      <w:del w:id="392" w:author="PR Preview" w:date="2026-01-01T00:00:00Z">
        <w:r>
          <w:delText xml:space="preserve">$\bar{\mathord{\smash[b]{\underset{\raise.3ex\hbox{$\scriptstyle\sim$}}{x}}\vphantom{x}}} = \frac{1}{3}(1, 1, 1)$</w:delText>
        </w:r>
      </w:del>
      <w:del w:id="393" w:author="PR Preview" w:date="2026-01-01T00:00:00Z">
        <w:r>
          <w:delText xml:space="preserve">, so</w:delText>
        </w:r>
      </w:del>
    </w:p>
    <w:p>
      <w:pPr>
        <w:pStyle w:val="BodyText"/>
      </w:pPr>
      <w:ins w:id="394" w:author="PR Preview" w:date="2026-01-01T00:00:00Z">
        <w:r>
          <w:rPr>
            <w:b/>
            <w:bCs/>
          </w:rPr>
          <w:t xml:space="preserve">Example 20 (As many points as dimensions)</w:t>
        </w:r>
      </w:ins>
      <w:ins w:id="395" w:author="PR Preview" w:date="2026-01-01T00:00:00Z">
        <w:r>
          <w:t xml:space="preserve"> </w:t>
        </w:r>
      </w:ins>
      <w:ins w:id="396" w:author="PR Preview" w:date="2026-01-01T00:00:00Z">
        <w:r>
          <w:t xml:space="preserve">The</w:t>
        </w:r>
      </w:ins>
      <w:ins w:id="397" w:author="PR Preview" w:date="2026-01-01T00:00:00Z">
        <w:r>
          <w:t xml:space="preserve"> </w:t>
        </w:r>
      </w:ins>
      <m:oMath>
        <m:r>
          <m:t>n</m:t>
        </m:r>
        <m:r>
          <m:rPr>
            <m:sty m:val="p"/>
          </m:rPr>
          <m:t>=</m:t>
        </m:r>
        <m:r>
          <m:t>3</m:t>
        </m:r>
      </m:oMath>
      <w:ins w:id="398" w:author="PR Preview" w:date="2026-01-01T00:00:00Z">
        <w:r>
          <w:t xml:space="preserve"> </w:t>
        </w:r>
      </w:ins>
      <w:ins w:id="399" w:author="PR Preview" w:date="2026-01-01T00:00:00Z">
        <w:r>
          <w:t xml:space="preserve">points</w:t>
        </w:r>
      </w:ins>
      <w:ins w:id="40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01" w:author="PR Preview" w:date="2026-01-01T00:00:00Z">
        <w:r>
          <w:t xml:space="preserve">,</w:t>
        </w:r>
      </w:ins>
      <w:ins w:id="402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ins w:id="403" w:author="PR Preview" w:date="2026-01-01T00:00:00Z">
        <w:r>
          <w:t xml:space="preserve"> </w:t>
        </w:r>
      </w:ins>
      <w:ins w:id="404" w:author="PR Preview" w:date="2026-01-01T00:00:00Z">
        <w:r>
          <w:t xml:space="preserve">and</w:t>
        </w:r>
      </w:ins>
      <w:ins w:id="40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ins w:id="406" w:author="PR Preview" w:date="2026-01-01T00:00:00Z">
        <w:r>
          <w:t xml:space="preserve"> </w:t>
        </w:r>
      </w:ins>
      <w:ins w:id="407" w:author="PR Preview" w:date="2026-01-01T00:00:00Z">
        <w:r>
          <w:t xml:space="preserve">in</w:t>
        </w:r>
      </w:ins>
      <w:ins w:id="408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3</m:t>
        </m:r>
      </m:oMath>
      <w:ins w:id="409" w:author="PR Preview" w:date="2026-01-01T00:00:00Z">
        <w:r>
          <w:t xml:space="preserve"> </w:t>
        </w:r>
      </w:ins>
      <w:ins w:id="410" w:author="PR Preview" w:date="2026-01-01T00:00:00Z">
        <w:r>
          <w:t xml:space="preserve">dimensions have</w:t>
        </w:r>
      </w:ins>
      <w:ins w:id="411" w:author="PR Preview" w:date="2026-01-01T00:00:00Z">
        <w:r>
          <w:t xml:space="preserve"> </w:t>
        </w:r>
      </w:ins>
      <w:ins w:id="412" w:author="PR Preview" w:date="2026-01-01T00:00:00Z">
        <w:r>
          <w:t xml:space="preserve">$\bar{\mathord{\smash[b]{\underset{\raise.3ex\hbox{$\scriptstyle\sim$}}{x}}\vphantom{x}}} = \frac{1}{3}(1, 1, 1)$</w:t>
        </w:r>
      </w:ins>
      <w:ins w:id="413" w:author="PR Preview" w:date="2026-01-01T00:00:00Z">
        <w:r>
          <w:t xml:space="preserve">, so</w:t>
        </w:r>
      </w:ins>
    </w:p>
    <w:p>
      <w:pPr>
        <w:pStyle w:val="BodyText"/>
      </w:pPr>
      <w:r>
        <w:t xml:space="preserve">$$
    \mathbf{X}_c = \mathbf{I}_3 - \tfrac{1}{3}\,\mathord{\smash[b]{\underset{\raise.3ex\hbox{$\scriptstyle\sim$}}{1}}\vphantom{1}}{\mathord{\smash[b]{\underset{\raise.3ex\hbox{$\scriptstyle\sim$}}{1}}\vphantom{1}}}^{\top},
    \qquad
    \mathbf{S} = \tfrac{1}{2}\,\mathbf{X}_c
    = \tfrac{1}{6}\begin{bmatrix} 2 &amp; -1 &amp; -1 \\ -1 &amp; 2 &amp; -1 \\ -1 &amp; -1 &amp; 2 \end{bmatrix},
    $$</w:t>
      </w:r>
    </w:p>
    <w:p>
      <w:pPr>
        <w:pStyle w:val="FirstParagraph"/>
      </w:pPr>
      <w:r>
        <w:t xml:space="preserve">using</w:t>
      </w:r>
      <w:r>
        <w:t xml:space="preserve"> </w:t>
      </w:r>
      <m:oMath>
        <m:sSup>
          <m:e>
            <m:sSub>
              <m:e>
                <m:r>
                  <m:rPr>
                    <m:sty m:val="bi"/>
                  </m:rPr>
                  <m:t>X</m:t>
                </m:r>
              </m:e>
              <m:sub>
                <m:r>
                  <m:t>c</m:t>
                </m:r>
              </m:sub>
            </m:sSub>
          </m:e>
          <m:sup>
            <m:r>
              <m:rPr>
                <m:sty m:val="p"/>
              </m:rPr>
              <m:t>⊤</m:t>
            </m:r>
          </m:sup>
        </m:sSup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X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(the centering matrix is a symmetric projection).</w:t>
      </w:r>
      <w:r>
        <w:t xml:space="preserve"> </w:t>
      </w:r>
      <w:r>
        <w:t xml:space="preserve">Then</w:t>
      </w:r>
      <w:r>
        <w:t xml:space="preserve"> </w:t>
      </w:r>
      <w:r>
        <w:t xml:space="preserve">$\mathbf{S}\,\mathord{\smash[b]{\underset{\raise.3ex\hbox{$\scriptstyle\sim$}}{1}}\vphantom{1}} = \mathord{\smash[b]{\underset{\raise.3ex\hbox{$\scriptstyle\sim$}}{0}}\vphantom{0}}_3$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3</m:t>
        </m:r>
      </m:oMath>
      <w:r>
        <w:t xml:space="preserve">.</w:t>
      </w:r>
      <w:r>
        <w:t xml:space="preserve"> </w:t>
      </w:r>
      <w:r>
        <w:t xml:space="preserve">With one more point than dimensions (</w:t>
      </w:r>
      <m:oMath>
        <m:r>
          <m:t>n</m:t>
        </m:r>
        <m:r>
          <m:rPr>
            <m:sty m:val="p"/>
          </m:rPr>
          <m:t>=</m:t>
        </m:r>
        <m:r>
          <m:t>p</m:t>
        </m:r>
        <m:r>
          <m:rPr>
            <m:sty m:val="p"/>
          </m:rPr>
          <m:t>+</m:t>
        </m:r>
        <m:r>
          <m:t>1</m:t>
        </m:r>
      </m:oMath>
      <w:r>
        <w:t xml:space="preserve">), the rank bound allows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to have full rank</w:t>
      </w:r>
      <w:r>
        <w:t xml:space="preserve"> </w:t>
      </w:r>
      <m:oMath>
        <m:r>
          <m:t>p</m:t>
        </m:r>
      </m:oMath>
      <w:r>
        <w:t xml:space="preserve">.</w:t>
      </w:r>
    </w:p>
    <w:bookmarkEnd w:id="81"/>
    <w:bookmarkStart w:id="84" w:name="def-affine-subspace"/>
    <w:p>
      <w:pPr>
        <w:pStyle w:val="BodyText"/>
      </w:pPr>
      <w:r>
        <w:rPr>
          <w:b/>
          <w:bCs/>
        </w:rPr>
        <w:t xml:space="preserve">Definition 8 (Affine subspace)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affine subspace</w:t>
      </w:r>
      <w:r>
        <w:t xml:space="preserve"> </w:t>
      </w:r>
      <w:r>
        <w:t xml:space="preserve">[5]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set of the form</w:t>
      </w:r>
    </w:p>
    <w:p>
      <w:pPr>
        <w:pStyle w:val="BodyText"/>
      </w:pPr>
      <w:r>
        <w:t xml:space="preserve">$$
   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\mathcal{S}\right\}\mathclose{}
    $$</w:t>
      </w:r>
    </w:p>
    <w:p>
      <w:pPr>
        <w:pStyle w:val="FirstParagraph"/>
      </w:pPr>
      <w:r>
        <w:t xml:space="preserve">for some vector</w:t>
      </w:r>
      <w:r>
        <w:t xml:space="preserve"> </w:t>
      </w:r>
      <w:r>
        <w:t xml:space="preserve">$\mathord{\smash[b]{\underset{\raise.3ex\hbox{$\scriptstyle\sim$}}{x}}\vphantom{x}}_0 \in \mathbb{R}^p$</w:t>
      </w:r>
      <w:r>
        <w:t xml:space="preserve"> </w:t>
      </w:r>
      <w:r>
        <w:t xml:space="preserve">and some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8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under the translation by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83">
        <w:r>
          <w:rPr>
            <w:rStyle w:val="Hyperlink"/>
          </w:rPr>
          <w:t xml:space="preserve">Definition 18 in Matrices</w:t>
        </w:r>
      </w:hyperlink>
      <w:r>
        <w:t xml:space="preserve">).</w:t>
      </w:r>
    </w:p>
    <w:bookmarkEnd w:id="84"/>
    <w:bookmarkStart w:id="86" w:name="exm-affine-subspace"/>
    <w:p>
      <w:pPr>
        <w:pStyle w:val="BodyText"/>
      </w:pPr>
      <w:del w:id="414" w:author="PR Preview" w:date="2026-01-01T00:00:00Z">
        <w:r>
          <w:rPr>
            <w:b/>
            <w:bCs/>
          </w:rPr>
          <w:delText xml:space="preserve">Example 19 (A line that misses the origin is an affine subspace)</w:delText>
        </w:r>
      </w:del>
      <w:del w:id="415" w:author="PR Preview" w:date="2026-01-01T00:00:00Z">
        <w:r>
          <w:delText xml:space="preserve"> </w:delText>
        </w:r>
      </w:del>
      <w:del w:id="416" w:author="PR Preview" w:date="2026-01-01T00:00:00Z">
        <w:r>
          <w:delText xml:space="preserve">The line</w:delText>
        </w:r>
      </w:del>
      <w:del w:id="417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del w:id="418" w:author="PR Preview" w:date="2026-01-01T00:00:00Z">
        <w:r>
          <w:delText xml:space="preserve"> </w:delText>
        </w:r>
      </w:del>
      <w:del w:id="419" w:author="PR Preview" w:date="2026-01-01T00:00:00Z">
        <w:r>
          <w:delText xml:space="preserve">of</w:delText>
        </w:r>
      </w:del>
      <w:del w:id="420" w:author="PR Preview" w:date="2026-01-01T00:00:00Z">
        <w:r>
          <w:delText xml:space="preserve"> </w:delText>
        </w:r>
      </w:del>
      <w:hyperlink r:id="rId85">
        <w:del w:id="421" w:author="PR Preview" w:date="2026-01-01T00:00:00Z">
          <w:r>
            <w:rPr>
              <w:rStyle w:val="Hyperlink"/>
            </w:rPr>
            <w:delText xml:space="preserve">Example 4 in Subspaces and Rank</w:delText>
          </w:r>
        </w:del>
      </w:hyperlink>
      <w:del w:id="422" w:author="PR Preview" w:date="2026-01-01T00:00:00Z">
        <w:r>
          <w:delText xml:space="preserve"> </w:delText>
        </w:r>
      </w:del>
      <w:del w:id="423" w:author="PR Preview" w:date="2026-01-01T00:00:00Z">
        <w:r>
          <w:delText xml:space="preserve">is not a subspace,</w:delText>
        </w:r>
      </w:del>
      <w:del w:id="424" w:author="PR Preview" w:date="2026-01-01T00:00:00Z">
        <w:r>
          <w:delText xml:space="preserve"> </w:delText>
        </w:r>
      </w:del>
      <w:del w:id="425" w:author="PR Preview" w:date="2026-01-01T00:00:00Z">
        <w:r>
          <w:delText xml:space="preserve">but it is an affine subspace,</w:delText>
        </w:r>
      </w:del>
      <w:del w:id="426" w:author="PR Preview" w:date="2026-01-01T00:00:00Z">
        <w:r>
          <w:delText xml:space="preserve"> </w:delText>
        </w:r>
      </w:del>
      <w:del w:id="427" w:author="PR Preview" w:date="2026-01-01T00:00:00Z">
        <w:r>
          <w:delText xml:space="preserve">with</w:delText>
        </w:r>
      </w:del>
      <w:del w:id="428" w:author="PR Preview" w:date="2026-01-01T00:00:00Z">
        <w:r>
          <w:delText xml:space="preserve"> </w:delText>
        </w:r>
      </w:del>
      <w:del w:id="429" w:author="PR Preview" w:date="2026-01-01T00:00:00Z">
        <w:r>
          <w:delText xml:space="preserve">$\mathord{\smash[b]{\underset{\raise.3ex\hbox{$\scriptstyle\sim$}}{x}}\vphantom{x}}_0 = (0, 1)$</w:delText>
        </w:r>
      </w:del>
      <w:del w:id="430" w:author="PR Preview" w:date="2026-01-01T00:00:00Z">
        <w:r>
          <w:delText xml:space="preserve"> </w:delText>
        </w:r>
      </w:del>
      <w:del w:id="431" w:author="PR Preview" w:date="2026-01-01T00:00:00Z">
        <w:r>
          <w:delText xml:space="preserve">and</w:delText>
        </w:r>
      </w:del>
      <w:del w:id="432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del w:id="433" w:author="PR Preview" w:date="2026-01-01T00:00:00Z">
        <w:r>
          <w:delText xml:space="preserve"> </w:delText>
        </w:r>
      </w:del>
      <w:del w:id="434" w:author="PR Preview" w:date="2026-01-01T00:00:00Z">
        <w:r>
          <w:delText xml:space="preserve">(</w:delText>
        </w:r>
      </w:del>
      <w:hyperlink r:id="rId15">
        <w:del w:id="435" w:author="PR Preview" w:date="2026-01-01T00:00:00Z">
          <w:r>
            <w:rPr>
              <w:rStyle w:val="Hyperlink"/>
            </w:rPr>
            <w:delText xml:space="preserve">Definition 5 in Subspaces and Rank</w:delText>
          </w:r>
        </w:del>
      </w:hyperlink>
      <w:del w:id="436" w:author="PR Preview" w:date="2026-01-01T00:00:00Z">
        <w:r>
          <w:delText xml:space="preserve">):</w:delText>
        </w:r>
      </w:del>
    </w:p>
    <w:p>
      <w:pPr>
        <w:pStyle w:val="BodyText"/>
      </w:pPr>
      <w:ins w:id="437" w:author="PR Preview" w:date="2026-01-01T00:00:00Z">
        <w:r>
          <w:rPr>
            <w:b/>
            <w:bCs/>
          </w:rPr>
          <w:t xml:space="preserve">Example 21 (A line that misses the origin is an affine subspace)</w:t>
        </w:r>
      </w:ins>
      <w:ins w:id="438" w:author="PR Preview" w:date="2026-01-01T00:00:00Z">
        <w:r>
          <w:t xml:space="preserve"> </w:t>
        </w:r>
      </w:ins>
      <w:ins w:id="439" w:author="PR Preview" w:date="2026-01-01T00:00:00Z">
        <w:r>
          <w:t xml:space="preserve">The line</w:t>
        </w:r>
      </w:ins>
      <w:ins w:id="44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ins w:id="441" w:author="PR Preview" w:date="2026-01-01T00:00:00Z">
        <w:r>
          <w:t xml:space="preserve"> </w:t>
        </w:r>
      </w:ins>
      <w:ins w:id="442" w:author="PR Preview" w:date="2026-01-01T00:00:00Z">
        <w:r>
          <w:t xml:space="preserve">of</w:t>
        </w:r>
      </w:ins>
      <w:ins w:id="443" w:author="PR Preview" w:date="2026-01-01T00:00:00Z">
        <w:r>
          <w:t xml:space="preserve"> </w:t>
        </w:r>
      </w:ins>
      <w:hyperlink r:id="rId85">
        <w:ins w:id="444" w:author="PR Preview" w:date="2026-01-01T00:00:00Z">
          <w:r>
            <w:rPr>
              <w:rStyle w:val="Hyperlink"/>
            </w:rPr>
            <w:t xml:space="preserve">Example 4 in Subspaces and Rank</w:t>
          </w:r>
        </w:ins>
      </w:hyperlink>
      <w:ins w:id="445" w:author="PR Preview" w:date="2026-01-01T00:00:00Z">
        <w:r>
          <w:t xml:space="preserve"> </w:t>
        </w:r>
      </w:ins>
      <w:ins w:id="446" w:author="PR Preview" w:date="2026-01-01T00:00:00Z">
        <w:r>
          <w:t xml:space="preserve">is not a subspace,</w:t>
        </w:r>
      </w:ins>
      <w:ins w:id="447" w:author="PR Preview" w:date="2026-01-01T00:00:00Z">
        <w:r>
          <w:t xml:space="preserve"> </w:t>
        </w:r>
      </w:ins>
      <w:ins w:id="448" w:author="PR Preview" w:date="2026-01-01T00:00:00Z">
        <w:r>
          <w:t xml:space="preserve">but it is an affine subspace,</w:t>
        </w:r>
      </w:ins>
      <w:ins w:id="449" w:author="PR Preview" w:date="2026-01-01T00:00:00Z">
        <w:r>
          <w:t xml:space="preserve"> </w:t>
        </w:r>
      </w:ins>
      <w:ins w:id="450" w:author="PR Preview" w:date="2026-01-01T00:00:00Z">
        <w:r>
          <w:t xml:space="preserve">with</w:t>
        </w:r>
      </w:ins>
      <w:ins w:id="451" w:author="PR Preview" w:date="2026-01-01T00:00:00Z">
        <w:r>
          <w:t xml:space="preserve"> </w:t>
        </w:r>
      </w:ins>
      <w:ins w:id="452" w:author="PR Preview" w:date="2026-01-01T00:00:00Z">
        <w:r>
          <w:t xml:space="preserve">$\mathord{\smash[b]{\underset{\raise.3ex\hbox{$\scriptstyle\sim$}}{x}}\vphantom{x}}_0 = (0, 1)$</w:t>
        </w:r>
      </w:ins>
      <w:ins w:id="453" w:author="PR Preview" w:date="2026-01-01T00:00:00Z">
        <w:r>
          <w:t xml:space="preserve"> </w:t>
        </w:r>
      </w:ins>
      <w:ins w:id="454" w:author="PR Preview" w:date="2026-01-01T00:00:00Z">
        <w:r>
          <w:t xml:space="preserve">and</w:t>
        </w:r>
      </w:ins>
      <w:ins w:id="455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ins w:id="456" w:author="PR Preview" w:date="2026-01-01T00:00:00Z">
        <w:r>
          <w:t xml:space="preserve"> </w:t>
        </w:r>
      </w:ins>
      <w:ins w:id="457" w:author="PR Preview" w:date="2026-01-01T00:00:00Z">
        <w:r>
          <w:t xml:space="preserve">(</w:t>
        </w:r>
      </w:ins>
      <w:hyperlink r:id="rId15">
        <w:ins w:id="458" w:author="PR Preview" w:date="2026-01-01T00:00:00Z">
          <w:r>
            <w:rPr>
              <w:rStyle w:val="Hyperlink"/>
            </w:rPr>
            <w:t xml:space="preserve">Definition 5 in Subspaces and Rank</w:t>
          </w:r>
        </w:ins>
      </w:hyperlink>
      <w:ins w:id="459" w:author="PR Preview" w:date="2026-01-01T00:00:00Z">
        <w:r>
          <w:t xml:space="preserve">):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7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and as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ranges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ranges over all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Every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also an affine subspace, with</w:t>
      </w:r>
      <w:r>
        <w:t xml:space="preserve"> </w:t>
      </w:r>
      <w:r>
        <w:t xml:space="preserve">$\mathord{\smash[b]{\underset{\raise.3ex\hbox{$\scriptstyle\sim$}}{x}}\vphantom{x}}_0 = \mathord{\smash[b]{\underset{\raise.3ex\hbox{$\scriptstyle\sim$}}{0}}\vphantom{0}}$</w:t>
      </w:r>
      <w:r>
        <w:t xml:space="preserve">.</w:t>
      </w:r>
    </w:p>
    <w:bookmarkEnd w:id="86"/>
    <w:bookmarkStart w:id="89" w:name="thm-hyperplane-subspace"/>
    <w:p>
      <w:pPr>
        <w:pStyle w:val="BodyText"/>
      </w:pPr>
      <w:del w:id="460" w:author="PR Preview" w:date="2026-01-01T00:00:00Z">
        <w:r>
          <w:rPr>
            <w:b/>
            <w:bCs/>
          </w:rPr>
          <w:delText xml:space="preserve">Theorem 12 (A hyperplane is a translated subspace of dimension</w:delText>
        </w:r>
      </w:del>
      <w:del w:id="461" w:author="PR Preview" w:date="2026-01-01T00:00:00Z">
        <w:r>
          <w:rPr>
            <w:b/>
            <w:bCs/>
          </w:rP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462" w:author="PR Preview" w:date="2026-01-01T00:00:00Z">
        <w:r>
          <w:rPr>
            <w:b/>
            <w:bCs/>
          </w:rPr>
          <w:delText xml:space="preserve">)</w:delText>
        </w:r>
      </w:del>
      <w:del w:id="463" w:author="PR Preview" w:date="2026-01-01T00:00:00Z">
        <w:r>
          <w:delText xml:space="preserve"> </w:delText>
        </w:r>
      </w:del>
      <w:del w:id="464" w:author="PR Preview" w:date="2026-01-01T00:00:00Z">
        <w:r>
          <w:delText xml:space="preserve">Let</w:delText>
        </w:r>
      </w:del>
      <w:del w:id="465" w:author="PR Preview" w:date="2026-01-01T00:00:00Z">
        <w:r>
          <w:delText xml:space="preserve"> </w:delText>
        </w:r>
      </w:del>
      <w:del w:id="466" w:author="PR Preview" w:date="2026-01-01T00:00:00Z">
        <w:r>
          <w:delText xml:space="preserve">$\mathord{\smash[b]{\underset{\raise.3ex\hbox{$\scriptstyle\sim$}}{w}}\vphantom{w}} \in \mathbb{R}^p$</w:delText>
        </w:r>
      </w:del>
      <w:del w:id="467" w:author="PR Preview" w:date="2026-01-01T00:00:00Z">
        <w:r>
          <w:delText xml:space="preserve"> </w:delText>
        </w:r>
      </w:del>
      <w:del w:id="468" w:author="PR Preview" w:date="2026-01-01T00:00:00Z">
        <w:r>
          <w:delText xml:space="preserve">be nonzero, let</w:delText>
        </w:r>
      </w:del>
      <w:del w:id="46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470" w:author="PR Preview" w:date="2026-01-01T00:00:00Z">
        <w:r>
          <w:delText xml:space="preserve">,</w:delText>
        </w:r>
      </w:del>
      <w:del w:id="471" w:author="PR Preview" w:date="2026-01-01T00:00:00Z">
        <w:r>
          <w:delText xml:space="preserve"> </w:delText>
        </w:r>
      </w:del>
      <w:del w:id="472" w:author="PR Preview" w:date="2026-01-01T00:00:00Z">
        <w:r>
          <w:delText xml:space="preserve">let</w:delText>
        </w:r>
      </w:del>
      <w:del w:id="473" w:author="PR Preview" w:date="2026-01-01T00:00:00Z">
        <w:r>
          <w:delText xml:space="preserve"> </w:delText>
        </w:r>
      </w:del>
      <w:del w:id="474" w:author="PR Preview" w:date="2026-01-01T00:00:00Z">
        <w:r>
          <w:delTex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delText>
        </w:r>
      </w:del>
      <w:del w:id="475" w:author="PR Preview" w:date="2026-01-01T00:00:00Z">
        <w:r>
          <w:delText xml:space="preserve"> </w:delText>
        </w:r>
      </w:del>
      <w:del w:id="476" w:author="PR Preview" w:date="2026-01-01T00:00:00Z">
        <w:r>
          <w:delText xml:space="preserve">be the hyperplane</w:delText>
        </w:r>
      </w:del>
      <w:del w:id="477" w:author="PR Preview" w:date="2026-01-01T00:00:00Z">
        <w:r>
          <w:delText xml:space="preserve"> </w:delText>
        </w:r>
      </w:del>
      <w:del w:id="478" w:author="PR Preview" w:date="2026-01-01T00:00:00Z">
        <w:r>
          <w:delText xml:space="preserve">with normal vector</w:delText>
        </w:r>
      </w:del>
      <w:del w:id="479" w:author="PR Preview" w:date="2026-01-01T00:00:00Z">
        <w:r>
          <w:delText xml:space="preserve"> </w:delText>
        </w:r>
      </w:del>
      <w:del w:id="480" w:author="PR Preview" w:date="2026-01-01T00:00:00Z">
        <w:r>
          <w:delText xml:space="preserve">$\mathord{\smash[b]{\underset{\raise.3ex\hbox{$\scriptstyle\sim$}}{w}}\vphantom{w}}$</w:delText>
        </w:r>
      </w:del>
      <w:del w:id="481" w:author="PR Preview" w:date="2026-01-01T00:00:00Z">
        <w:r>
          <w:delText xml:space="preserve"> </w:delText>
        </w:r>
      </w:del>
      <w:del w:id="482" w:author="PR Preview" w:date="2026-01-01T00:00:00Z">
        <w:r>
          <w:delText xml:space="preserve">and offset</w:delText>
        </w:r>
      </w:del>
      <w:del w:id="483" w:author="PR Preview" w:date="2026-01-01T00:00:00Z">
        <w:r>
          <w:delText xml:space="preserve"> </w:delText>
        </w:r>
      </w:del>
      <m:oMath>
        <m:r>
          <m:t>b</m:t>
        </m:r>
      </m:oMath>
      <w:del w:id="484" w:author="PR Preview" w:date="2026-01-01T00:00:00Z">
        <w:r>
          <w:delText xml:space="preserve"> </w:delText>
        </w:r>
      </w:del>
      <w:del w:id="485" w:author="PR Preview" w:date="2026-01-01T00:00:00Z">
        <w:r>
          <w:delText xml:space="preserve">(</w:delText>
        </w:r>
      </w:del>
      <w:hyperlink r:id="rId87">
        <w:del w:id="486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487" w:author="PR Preview" w:date="2026-01-01T00:00:00Z">
        <w:r>
          <w:delText xml:space="preserve">),</w:delText>
        </w:r>
      </w:del>
      <w:del w:id="488" w:author="PR Preview" w:date="2026-01-01T00:00:00Z">
        <w:r>
          <w:delText xml:space="preserve"> </w:delText>
        </w:r>
      </w:del>
      <w:del w:id="489" w:author="PR Preview" w:date="2026-01-01T00:00:00Z">
        <w:r>
          <w:delText xml:space="preserve">and let</w:delText>
        </w:r>
      </w:del>
      <w:del w:id="490" w:author="PR Preview" w:date="2026-01-01T00:00:00Z">
        <w:r>
          <w:delText xml:space="preserve"> </w:delText>
        </w:r>
      </w:del>
      <w:del w:id="491" w:author="PR Preview" w:date="2026-01-01T00:00:00Z">
        <w:r>
          <w:delTex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delText>
        </w:r>
      </w:del>
      <w:del w:id="492" w:author="PR Preview" w:date="2026-01-01T00:00:00Z">
        <w:r>
          <w:delText xml:space="preserve"> </w:delText>
        </w:r>
      </w:del>
      <w:del w:id="493" w:author="PR Preview" w:date="2026-01-01T00:00:00Z">
        <w:r>
          <w:delText xml:space="preserve">be the hyperplane with the same normal vector and offset</w:delText>
        </w:r>
      </w:del>
      <w:del w:id="494" w:author="PR Preview" w:date="2026-01-01T00:00:00Z">
        <w:r>
          <w:delText xml:space="preserve"> </w:delText>
        </w:r>
      </w:del>
      <m:oMath>
        <m:r>
          <m:t>0</m:t>
        </m:r>
      </m:oMath>
      <w:del w:id="495" w:author="PR Preview" w:date="2026-01-01T00:00:00Z">
        <w:r>
          <w:delText xml:space="preserve">.</w:delText>
        </w:r>
      </w:del>
    </w:p>
    <w:p>
      <w:pPr>
        <w:pStyle w:val="BodyText"/>
      </w:pPr>
      <w:ins w:id="496" w:author="PR Preview" w:date="2026-01-01T00:00:00Z">
        <w:r>
          <w:rPr>
            <w:b/>
            <w:bCs/>
          </w:rPr>
          <w:t xml:space="preserve">Theorem 13 (A hyperplane is a translated subspace of dimension</w:t>
        </w:r>
      </w:ins>
      <w:ins w:id="497" w:author="PR Preview" w:date="2026-01-01T00:00:00Z">
        <w:r>
          <w:rPr>
            <w:b/>
            <w:bCs/>
          </w:rP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498" w:author="PR Preview" w:date="2026-01-01T00:00:00Z">
        <w:r>
          <w:rPr>
            <w:b/>
            <w:bCs/>
          </w:rPr>
          <w:t xml:space="preserve">)</w:t>
        </w:r>
      </w:ins>
      <w:ins w:id="499" w:author="PR Preview" w:date="2026-01-01T00:00:00Z">
        <w:r>
          <w:t xml:space="preserve"> </w:t>
        </w:r>
      </w:ins>
      <w:ins w:id="500" w:author="PR Preview" w:date="2026-01-01T00:00:00Z">
        <w:r>
          <w:t xml:space="preserve">Let</w:t>
        </w:r>
      </w:ins>
      <w:ins w:id="501" w:author="PR Preview" w:date="2026-01-01T00:00:00Z">
        <w:r>
          <w:t xml:space="preserve"> </w:t>
        </w:r>
      </w:ins>
      <w:ins w:id="502" w:author="PR Preview" w:date="2026-01-01T00:00:00Z">
        <w:r>
          <w:t xml:space="preserve">$\mathord{\smash[b]{\underset{\raise.3ex\hbox{$\scriptstyle\sim$}}{w}}\vphantom{w}} \in \mathbb{R}^p$</w:t>
        </w:r>
      </w:ins>
      <w:ins w:id="503" w:author="PR Preview" w:date="2026-01-01T00:00:00Z">
        <w:r>
          <w:t xml:space="preserve"> </w:t>
        </w:r>
      </w:ins>
      <w:ins w:id="504" w:author="PR Preview" w:date="2026-01-01T00:00:00Z">
        <w:r>
          <w:t xml:space="preserve">be nonzero, let</w:t>
        </w:r>
      </w:ins>
      <w:ins w:id="505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506" w:author="PR Preview" w:date="2026-01-01T00:00:00Z">
        <w:r>
          <w:t xml:space="preserve">,</w:t>
        </w:r>
      </w:ins>
      <w:ins w:id="507" w:author="PR Preview" w:date="2026-01-01T00:00:00Z">
        <w:r>
          <w:t xml:space="preserve"> </w:t>
        </w:r>
      </w:ins>
      <w:ins w:id="508" w:author="PR Preview" w:date="2026-01-01T00:00:00Z">
        <w:r>
          <w:t xml:space="preserve">let</w:t>
        </w:r>
      </w:ins>
      <w:ins w:id="509" w:author="PR Preview" w:date="2026-01-01T00:00:00Z">
        <w:r>
          <w:t xml:space="preserve"> </w:t>
        </w:r>
      </w:ins>
      <w:ins w:id="510" w:author="PR Preview" w:date="2026-01-01T00:00:00Z">
        <w:r>
          <w:t xml:space="preserve">$\mathcal{H}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\mathord{\smash[b]{\underset{\raise.3ex\hbox{$\scriptstyle\sim$}}{x}}\vphantom{x}}+ b = 0\right\}\mathclose{}$</w:t>
        </w:r>
      </w:ins>
      <w:ins w:id="511" w:author="PR Preview" w:date="2026-01-01T00:00:00Z">
        <w:r>
          <w:t xml:space="preserve"> </w:t>
        </w:r>
      </w:ins>
      <w:ins w:id="512" w:author="PR Preview" w:date="2026-01-01T00:00:00Z">
        <w:r>
          <w:t xml:space="preserve">be the hyperplane</w:t>
        </w:r>
      </w:ins>
      <w:ins w:id="513" w:author="PR Preview" w:date="2026-01-01T00:00:00Z">
        <w:r>
          <w:t xml:space="preserve"> </w:t>
        </w:r>
      </w:ins>
      <w:ins w:id="514" w:author="PR Preview" w:date="2026-01-01T00:00:00Z">
        <w:r>
          <w:t xml:space="preserve">with normal vector</w:t>
        </w:r>
      </w:ins>
      <w:ins w:id="515" w:author="PR Preview" w:date="2026-01-01T00:00:00Z">
        <w:r>
          <w:t xml:space="preserve"> </w:t>
        </w:r>
      </w:ins>
      <w:ins w:id="516" w:author="PR Preview" w:date="2026-01-01T00:00:00Z">
        <w:r>
          <w:t xml:space="preserve">$\mathord{\smash[b]{\underset{\raise.3ex\hbox{$\scriptstyle\sim$}}{w}}\vphantom{w}}$</w:t>
        </w:r>
      </w:ins>
      <w:ins w:id="517" w:author="PR Preview" w:date="2026-01-01T00:00:00Z">
        <w:r>
          <w:t xml:space="preserve"> </w:t>
        </w:r>
      </w:ins>
      <w:ins w:id="518" w:author="PR Preview" w:date="2026-01-01T00:00:00Z">
        <w:r>
          <w:t xml:space="preserve">and offset</w:t>
        </w:r>
      </w:ins>
      <w:ins w:id="519" w:author="PR Preview" w:date="2026-01-01T00:00:00Z">
        <w:r>
          <w:t xml:space="preserve"> </w:t>
        </w:r>
      </w:ins>
      <m:oMath>
        <m:r>
          <m:t>b</m:t>
        </m:r>
      </m:oMath>
      <w:ins w:id="520" w:author="PR Preview" w:date="2026-01-01T00:00:00Z">
        <w:r>
          <w:t xml:space="preserve"> </w:t>
        </w:r>
      </w:ins>
      <w:ins w:id="521" w:author="PR Preview" w:date="2026-01-01T00:00:00Z">
        <w:r>
          <w:t xml:space="preserve">(</w:t>
        </w:r>
      </w:ins>
      <w:hyperlink r:id="rId87">
        <w:ins w:id="522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523" w:author="PR Preview" w:date="2026-01-01T00:00:00Z">
        <w:r>
          <w:t xml:space="preserve">),</w:t>
        </w:r>
      </w:ins>
      <w:ins w:id="524" w:author="PR Preview" w:date="2026-01-01T00:00:00Z">
        <w:r>
          <w:t xml:space="preserve"> </w:t>
        </w:r>
      </w:ins>
      <w:ins w:id="525" w:author="PR Preview" w:date="2026-01-01T00:00:00Z">
        <w:r>
          <w:t xml:space="preserve">and let</w:t>
        </w:r>
      </w:ins>
      <w:ins w:id="526" w:author="PR Preview" w:date="2026-01-01T00:00:00Z">
        <w:r>
          <w:t xml:space="preserve"> </w:t>
        </w:r>
      </w:ins>
      <w:ins w:id="527" w:author="PR Preview" w:date="2026-01-01T00:00:00Z">
        <w:r>
          <w:t xml:space="preserve">$\mathcal{H}_0 = \mathopen{}\left\{\mathord{\smash[b]{\underset{\raise.3ex\hbox{$\scriptstyle\sim$}}{x}}\vphantom{x}}\in \mathbb{R}^p : \mathord{\smash[b]{\underset{\raise.3ex\hbox{$\scriptstyle\sim$}}{w}}\vphantom{w}}^{\top} \mathord{\smash[b]{\underset{\raise.3ex\hbox{$\scriptstyle\sim$}}{x}}\vphantom{x}}= 0\right\}\mathclose{}$</w:t>
        </w:r>
      </w:ins>
      <w:ins w:id="528" w:author="PR Preview" w:date="2026-01-01T00:00:00Z">
        <w:r>
          <w:t xml:space="preserve"> </w:t>
        </w:r>
      </w:ins>
      <w:ins w:id="529" w:author="PR Preview" w:date="2026-01-01T00:00:00Z">
        <w:r>
          <w:t xml:space="preserve">be the hyperplane with the same normal vector and offset</w:t>
        </w:r>
      </w:ins>
      <w:ins w:id="530" w:author="PR Preview" w:date="2026-01-01T00:00:00Z">
        <w:r>
          <w:t xml:space="preserve"> </w:t>
        </w:r>
      </w:ins>
      <m:oMath>
        <m:r>
          <m:t>0</m:t>
        </m:r>
      </m:oMath>
      <w:ins w:id="531" w:author="PR Preview" w:date="2026-01-01T00:00:00Z">
        <w:r>
          <w:t xml:space="preserve">.</w:t>
        </w:r>
      </w:ins>
    </w:p>
    <w:p>
      <w:pPr>
        <w:pStyle w:val="Compact"/>
        <w:numPr>
          <w:ilvl w:val="0"/>
          <w:numId w:val="1006"/>
        </w:numPr>
      </w:pP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22">
        <w:r>
          <w:rPr>
            <w:rStyle w:val="Hyperlink"/>
          </w:rPr>
          <w:t xml:space="preserve">Definition 4 in Subspaces and Rank</w:t>
        </w:r>
      </w:hyperlink>
      <w:r>
        <w:t xml:space="preserve">)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empty, and for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</w:t>
      </w:r>
      <w:r>
        <w:t xml:space="preserve"> </w:t>
      </w:r>
      <w:r>
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an affine subspace (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6"/>
        </w:numPr>
      </w:pPr>
      <w:r>
        <w:t xml:space="preserve">For any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</w:t>
      </w:r>
      <w:r>
        <w:t xml:space="preserve"> </w:t>
      </w:r>
      <w:r>
        <w:t xml:space="preserve">the normal vector is orthogonal to their difference:</w:t>
      </w:r>
      <w:r>
        <w:t xml:space="preserve"> </w:t>
      </w:r>
      <w:r>
        <w:t xml:space="preserve">$\mathord{\smash[b]{\underset{\raise.3ex\hbox{$\scriptstyle\sim$}}{w}}\vphantom{w}} \perp (\mathord{\smash[b]{\underset{\raise.3ex\hbox{$\scriptstyle\sim$}}{x}}\vphantom{x}}- \mathord{\smash[b]{\underset{\raise.3ex\hbox{$\scriptstyle\sim$}}{y}}\vphantom{y}})$</w:t>
      </w:r>
      <w:r>
        <w:t xml:space="preserve"> </w:t>
      </w:r>
      <w:r>
        <w:t xml:space="preserve">(</w:t>
      </w:r>
      <w:hyperlink r:id="rId88">
        <w:r>
          <w:rPr>
            <w:rStyle w:val="Hyperlink"/>
          </w:rPr>
          <w:t xml:space="preserve">Definition 15 in Vectors</w:t>
        </w:r>
      </w:hyperlink>
      <w:r>
        <w:t xml:space="preserve">).</w:t>
      </w:r>
    </w:p>
    <w:bookmarkEnd w:id="8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Here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is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 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\mathord{\smash[b]{\underset{\raise.3ex\hbox{$\scriptstyle\sim$}}{x}}\vphantom{x}}= \mathord{\smash[b]{\underset{\raise.3ex\hbox{$\scriptstyle\sim$}}{w}}\vphantom{w}} \cdot \mathord{\smash[b]{\underset{\raise.3ex\hbox{$\scriptstyle\sim$}}{x}}\vphantom{x}}$</w:t>
      </w:r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6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the null space</w:t>
      </w:r>
      <w:r>
        <w:t xml:space="preserve"> </w:t>
      </w:r>
      <w:r>
        <w:t xml:space="preserve">$\mathcal{N}(\mathord{\smash[b]{\underset{\raise.3ex\hbox{$\scriptstyle\sim$}}{w}}\vphantom{w}}^{\top})$</w:t>
      </w:r>
      <w:r>
        <w:t xml:space="preserve"> </w:t>
      </w:r>
      <w:r>
        <w:t xml:space="preserve">(</w:t>
      </w:r>
      <w:hyperlink w:anchor="def-null-space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 it is a subspace (</w:t>
      </w:r>
      <w:hyperlink w:anchor="thm-null-space-subspace">
        <w:r>
          <w:rPr>
            <w:rStyle w:val="Hyperlink"/>
          </w:rPr>
          <w:t xml:space="preserve">Theorem 2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columns of</w:t>
      </w:r>
      <w:r>
        <w:t xml:space="preserve"> </w:t>
      </w:r>
      <w:r>
        <w:t xml:space="preserve">$\mathord{\smash[b]{\underset{\raise.3ex\hbox{$\scriptstyle\sim$}}{w}}\vphantom{w}}^{\top}$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because</w:t>
      </w:r>
      <w:r>
        <w:t xml:space="preserve"> </w:t>
      </w:r>
      <w:r>
        <w:t xml:space="preserve">$\mathord{\smash[b]{\underset{\raise.3ex\hbox{$\scriptstyle\sim$}}{w}}\vphantom{w}} \ne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that column on its own is linearly independent (</w:t>
      </w:r>
      <m:oMath>
        <m:r>
          <m:t>c</m:t>
        </m:r>
        <m:r>
          <m:t> </m:t>
        </m:r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$\operatorname{rank}(\mathord{\smash[b]{\underset{\raise.3ex\hbox{$\scriptstyle\sim$}}{w}}\vphantom{w}}^{\top}) \ge 1$</w:t>
      </w:r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2 in Subspaces and Rank</w:t>
        </w:r>
      </w:hyperlink>
      <w:r>
        <w:t xml:space="preserve">);</w:t>
      </w:r>
      <w:r>
        <w:t xml:space="preserve"> </w:t>
      </w:r>
      <w:r>
        <w:t xml:space="preserve">and</w:t>
      </w:r>
      <w:r>
        <w:t xml:space="preserve"> </w:t>
      </w:r>
      <w:r>
        <w:t xml:space="preserve">$\operatorname{rank}(\mathord{\smash[b]{\underset{\raise.3ex\hbox{$\scriptstyle\sim$}}{w}}\vphantom{w}}^{\top}) \le \min\mathopen{}\left\{1, p\right\}\mathclose{} = 1$</w:t>
      </w:r>
      <w:r>
        <w:t xml:space="preserve"> </w:t>
      </w:r>
      <w:r>
        <w:t xml:space="preserve">(</w:t>
      </w:r>
      <w:hyperlink w:anchor="cor-rank-bound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\dim(\mathcal{H}_0)
    &amp;= \operatorname{nullity}(\mathord{\smash[b]{\underset{\raise.3ex\hbox{$\scriptstyle\sim$}}{w}}\vphantom{w}}^{\top})
    &amp;&amp; \text{(}\text{Definition~7}\text{)}
    \\
    &amp;= p - \operatorname{rank}(\mathord{\smash[b]{\underset{\raise.3ex\hbox{$\scriptstyle\sim$}}{w}}\vphantom{w}}^{\top})
    &amp;&amp; \text{(}\text{Theorem~8}\text{, for the } p \text{ columns of } \mathord{\smash[b]{\underset{\raise.3ex\hbox{$\scriptstyle\sim$}}{w}}\vphantom{w}}^{\top} \text{)}
    \\
    &amp;= p - 1.
    &amp;&amp; \text{(the rank is } 1 \text{)}
    \end{aligned}
    $$</w:t>
      </w:r>
    </w:p>
    <w:p>
      <w:pPr>
        <w:pStyle w:val="FirstParagraph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= w_1^2 + \cdots + w_p^2 &gt; 0$</w:t>
      </w:r>
      <w:r>
        <w:t xml:space="preserve">, because some</w:t>
      </w:r>
      <w:r>
        <w:t xml:space="preserve"> </w:t>
      </w:r>
      <m:oMath>
        <m:sSub>
          <m:e>
            <m:r>
              <m:t>w</m:t>
            </m:r>
          </m:e>
          <m:sub>
            <m:r>
              <m:t>j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$\mathord{\smash[b]{\underset{\raise.3ex\hbox{$\scriptstyle\sim$}}{x}}\vphantom{x}}^* \stackrel{\text{def}}{=}-\frac{b}{\mathord{\smash[b]{\underset{\raise.3ex\hbox{$\scriptstyle\sim$}}{w}}\vphantom{w}}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</w:r>
      <w:r>
        <w:t xml:space="preserve"> </w:t>
      </w:r>
      <w:r>
        <w:t xml:space="preserve">is defined, and</w:t>
      </w:r>
    </w:p>
    <w:p>
      <w:pPr>
        <w:pStyle w:val="BodyText"/>
      </w:pPr>
      <w:r>
        <w:t xml:space="preserve">$$
    \begin{aligned}
    \mathord{\smash[b]{\underset{\raise.3ex\hbox{$\scriptstyle\sim$}}{w}}\vphantom{w}}^{\top} \mathord{\smash[b]{\underset{\raise.3ex\hbox{$\scriptstyle\sim$}}{x}}\vphantom{x}}^* + b
    &amp;= -\frac{b}{\mathord{\smash[b]{\underset{\raise.3ex\hbox{$\scriptstyle\sim$}}{w}}\vphantom{w}} \cdot \mathord{\smash[b]{\underset{\raise.3ex\hbox{$\scriptstyle\sim$}}{w}}\vphantom{w}}}\,(\mathord{\smash[b]{\underset{\raise.3ex\hbox{$\scriptstyle\sim$}}{w}}\vphantom{w}}^{\top} \mathord{\smash[b]{\underset{\raise.3ex\hbox{$\scriptstyle\sim$}}{w}}\vphantom{w}}) + b
    &amp;&amp; \text{(homogeneity of } \mathord{\smash[b]{\underset{\raise.3ex\hbox{$\scriptstyle\sim$}}{x}}\vphantom{x}}\mapsto \mathord{\smash[b]{\underset{\raise.3ex\hbox{$\scriptstyle\sim$}}{w}}\vphantom{w}}^{\top} \mathord{\smash[b]{\underset{\raise.3ex\hbox{$\scriptstyle\sim$}}{x}}\vphantom{x}}\text{, }\text{Theorem~10 in Matrices}\text{)}
    \\
    &amp;= -b + b
    &amp;&amp; \text{(} \mathord{\smash[b]{\underset{\raise.3ex\hbox{$\scriptstyle\sim$}}{w}}\vphantom{w}}^{\top} \mathord{\smash[b]{\underset{\raise.3ex\hbox{$\scriptstyle\sim$}}{w}}\vphantom{w}} = \mathord{\smash[b]{\underset{\raise.3ex\hbox{$\scriptstyle\sim$}}{w}}\vphantom{w}} \cdot \mathord{\smash[b]{\underset{\raise.3ex\hbox{$\scriptstyle\sim$}}{w}}\vphantom{w}} \text{)}
    \\
    &amp;= 0,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$\mathord{\smash[b]{\underset{\raise.3ex\hbox{$\scriptstyle\sim$}}{x}}\vphantom{x}}^* \in \mathcal{H}$</w:t>
      </w:r>
      <w:r>
        <w:t xml:space="preserve">, and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not empty.</w:t>
      </w:r>
      <w:r>
        <w:t xml:space="preserve"> </w:t>
      </w:r>
      <w:r>
        <w:t xml:space="preserve">Now take any</w:t>
      </w:r>
      <w:r>
        <w:t xml:space="preserve"> </w:t>
      </w:r>
      <w:r>
        <w:t xml:space="preserve">$\mathord{\smash[b]{\underset{\raise.3ex\hbox{$\scriptstyle\sim$}}{x}}\vphantom{x}}_0 \in \mathcal{H}$</w:t>
      </w:r>
      <w:r>
        <w:t xml:space="preserve">, so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\mathord{\smash[b]{\underset{\raise.3ex\hbox{$\scriptstyle\sim$}}{x}}\vphantom{x}}_0 = -b$</w:t>
      </w:r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$\mathord{\smash[b]{\underset{\raise.3ex\hbox{$\scriptstyle\sim$}}{x}}\vphantom{x}}\in \mathbb{R}^p$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\mathord{\smash[b]{\underset{\raise.3ex\hbox{$\scriptstyle\sim$}}{w}}\vphantom{w}}^{\top} (\mathord{\smash[b]{\underset{\raise.3ex\hbox{$\scriptstyle\sim$}}{x}}\vphantom{x}}- \mathord{\smash[b]{\underset{\raise.3ex\hbox{$\scriptstyle\sim$}}{x}}\vphantom{x}}_0)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\mathord{\smash[b]{\underset{\raise.3ex\hbox{$\scriptstyle\sim$}}{x}}\vphantom{x}}_0
    &amp;&amp; \text{(}\text{Theorem~4 in Subspaces and Rank}\text{, with coefficients } 1 \text{ and } -1 \text{)}
    \\
    &amp;= \mathord{\smash[b]{\underset{\raise.3ex\hbox{$\scriptstyle\sim$}}{w}}\vphantom{w}}^{\top} \mathord{\smash[b]{\underset{\raise.3ex\hbox{$\scriptstyle\sim$}}{x}}\vphantom{x}}- (-b)
    &amp;&amp; \text{(} \mathord{\smash[b]{\underset{\raise.3ex\hbox{$\scriptstyle\sim$}}{x}}\vphantom{x}}_0 \in \mathcal{H} \text{)}
    \\
    &amp;= \mathord{\smash[b]{\underset{\raise.3ex\hbox{$\scriptstyle\sim$}}{w}}\vphantom{w}}^{\top} \mathord{\smash[b]{\underset{\raise.3ex\hbox{$\scriptstyle\sim$}}{x}}\vphantom{x}}+ b,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$\mathord{\smash[b]{\underset{\raise.3ex\hbox{$\scriptstyle\sim$}}{x}}\vphantom{x}}\in \mathcal{H}$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\mathord{\smash[b]{\underset{\raise.3ex\hbox{$\scriptstyle\sim$}}{x}}\vphantom{x}}_0 \in \mathcal{H}_0$</w:t>
      </w:r>
      <w:r>
        <w:t xml:space="preserve">,</w:t>
      </w:r>
      <w:r>
        <w:t xml:space="preserve"> </w:t>
      </w:r>
      <w:r>
        <w:t xml:space="preserve">that is, exactly when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\mathord{\smash[b]{\underset{\raise.3ex\hbox{$\scriptstyle\sim$}}{x}}\vphantom{x}}_0 + \mathord{\smash[b]{\underset{\raise.3ex\hbox{$\scriptstyle\sim$}}{s}}\vphantom{s}}$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$\mathord{\smash[b]{\underset{\raise.3ex\hbox{$\scriptstyle\sim$}}{s}}\vphantom{s}} = \mathord{\smash[b]{\underset{\raise.3ex\hbox{$\scriptstyle\sim$}}{x}}\vphantom{x}}- \mathord{\smash[b]{\underset{\raise.3ex\hbox{$\scriptstyle\sim$}}{x}}\vphantom{x}}_0 \in \mathcal{H}_0$</w:t>
      </w:r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 subspace (part 1),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has the form in</w:t>
      </w:r>
      <w:r>
        <w:t xml:space="preserve"> </w:t>
      </w:r>
      <w:hyperlink w:anchor="def-affine-subspace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\mathord{\smash[b]{\underset{\raise.3ex\hbox{$\scriptstyle\sim$}}{y}}\vphantom{y}}\in \mathcal{H}$</w:t>
      </w:r>
      <w:r>
        <w:t xml:space="preserve">, both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\mathord{\smash[b]{\underset{\raise.3ex\hbox{$\scriptstyle\sim$}}{x}}\vphantom{x}}$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$\mathord{\smash[b]{\underset{\raise.3ex\hbox{$\scriptstyle\sim$}}{w}}\vphantom{w}}^{\top} \mathord{\smash[b]{\underset{\raise.3ex\hbox{$\scriptstyle\sim$}}{y}}\vphantom{y}}$</w:t>
      </w:r>
      <w:r>
        <w:t xml:space="preserve"> </w:t>
      </w:r>
      <w:r>
        <w:t xml:space="preserve">equal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, so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(\mathord{\smash[b]{\underset{\raise.3ex\hbox{$\scriptstyle\sim$}}{x}}\vphantom{x}}- \mathord{\smash[b]{\underset{\raise.3ex\hbox{$\scriptstyle\sim$}}{y}}\vphantom{y}})
    &amp;= \mathord{\smash[b]{\underset{\raise.3ex\hbox{$\scriptstyle\sim$}}{w}}\vphantom{w}}^{\top} \mathord{\smash[b]{\underset{\raise.3ex\hbox{$\scriptstyle\sim$}}{x}}\vphantom{x}}- \mathord{\smash[b]{\underset{\raise.3ex\hbox{$\scriptstyle\sim$}}{w}}\vphantom{w}}^{\top} \mathord{\smash[b]{\underset{\raise.3ex\hbox{$\scriptstyle\sim$}}{y}}\vphantom{y}}
    &amp;&amp; \text{(}\text{Theorem~4 in Subspaces and Rank}\text{, with coefficients } 1 \text{ and } -1 \text{)}
    \\
    &amp;= (-b) - (-b)
    &amp;&amp; \text{(} \mathord{\smash[b]{\underset{\raise.3ex\hbox{$\scriptstyle\sim$}}{x}}\vphantom{x}}, \mathord{\smash[b]{\underset{\raise.3ex\hbox{$\scriptstyle\sim$}}{y}}\vphantom{y}}\in \mathcal{H} \text{)}
    \\
    &amp;= 0.
    &amp;&amp; \text{(arithmetic)}
    \end{aligned}
    $$</w:t>
      </w:r>
    </w:p>
    <w:bookmarkStart w:id="92" w:name="exm-hyperplane-subspace"/>
    <w:p>
      <w:pPr>
        <w:pStyle w:val="FirstParagraph"/>
      </w:pPr>
      <w:del w:id="532" w:author="PR Preview" w:date="2026-01-01T00:00:00Z">
        <w:r>
          <w:rPr>
            <w:b/>
            <w:bCs/>
          </w:rPr>
          <w:delText xml:space="preserve">Example 20 (The plane</w:delText>
        </w:r>
      </w:del>
      <w:del w:id="533" w:author="PR Preview" w:date="2026-01-01T00:00:00Z">
        <w:r>
          <w:rPr>
            <w:b/>
            <w:bCs/>
          </w:rPr>
          <w:delText xml:space="preserve"> </w:delText>
        </w:r>
      </w:del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del w:id="534" w:author="PR Preview" w:date="2026-01-01T00:00:00Z">
        <w:r>
          <w:rPr>
            <w:b/>
            <w:bCs/>
          </w:rPr>
          <w:delText xml:space="preserve"> </w:delText>
        </w:r>
      </w:del>
      <w:del w:id="535" w:author="PR Preview" w:date="2026-01-01T00:00:00Z">
        <w:r>
          <w:rPr>
            <w:b/>
            <w:bCs/>
          </w:rPr>
          <w:delText xml:space="preserve">in</w:delText>
        </w:r>
      </w:del>
      <w:del w:id="536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537" w:author="PR Preview" w:date="2026-01-01T00:00:00Z">
        <w:r>
          <w:rPr>
            <w:b/>
            <w:bCs/>
          </w:rPr>
          <w:delText xml:space="preserve">)</w:delText>
        </w:r>
      </w:del>
      <w:del w:id="538" w:author="PR Preview" w:date="2026-01-01T00:00:00Z">
        <w:r>
          <w:delText xml:space="preserve"> </w:delText>
        </w:r>
      </w:del>
      <w:del w:id="539" w:author="PR Preview" w:date="2026-01-01T00:00:00Z">
        <w:r>
          <w:delText xml:space="preserve">Take</w:delText>
        </w:r>
      </w:del>
      <w:del w:id="540" w:author="PR Preview" w:date="2026-01-01T00:00:00Z">
        <w:r>
          <w:delText xml:space="preserve"> </w:delText>
        </w:r>
      </w:del>
      <w:del w:id="541" w:author="PR Preview" w:date="2026-01-01T00:00:00Z">
        <w:r>
          <w:delText xml:space="preserve">$\mathord{\smash[b]{\underset{\raise.3ex\hbox{$\scriptstyle\sim$}}{w}}\vphantom{w}} = (1, 1, 1)$</w:delText>
        </w:r>
      </w:del>
      <w:del w:id="542" w:author="PR Preview" w:date="2026-01-01T00:00:00Z">
        <w:r>
          <w:delText xml:space="preserve"> </w:delText>
        </w:r>
      </w:del>
      <w:del w:id="543" w:author="PR Preview" w:date="2026-01-01T00:00:00Z">
        <w:r>
          <w:delText xml:space="preserve">and</w:delText>
        </w:r>
      </w:del>
      <w:del w:id="54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545" w:author="PR Preview" w:date="2026-01-01T00:00:00Z">
        <w:r>
          <w:delText xml:space="preserve">,</w:delText>
        </w:r>
      </w:del>
      <w:del w:id="546" w:author="PR Preview" w:date="2026-01-01T00:00:00Z">
        <w:r>
          <w:delText xml:space="preserve"> </w:delText>
        </w:r>
      </w:del>
      <w:del w:id="547" w:author="PR Preview" w:date="2026-01-01T00:00:00Z">
        <w:r>
          <w:delText xml:space="preserve">so</w:delText>
        </w:r>
      </w:del>
      <w:del w:id="548" w:author="PR Preview" w:date="2026-01-01T00:00:00Z">
        <w:r>
          <w:delText xml:space="preserve"> </w:delText>
        </w:r>
      </w:del>
      <w:del w:id="549" w:author="PR Preview" w:date="2026-01-01T00:00:00Z">
        <w:r>
          <w:delText xml:space="preserve">$\mathcal{H} = \mathopen{}\left\{\mathord{\smash[b]{\underset{\raise.3ex\hbox{$\scriptstyle\sim$}}{x}}\vphantom{x}}: x_1 + x_2 + x_3 - 1 = 0\right\}\mathclose{}$</w:delText>
        </w:r>
      </w:del>
      <w:del w:id="550" w:author="PR Preview" w:date="2026-01-01T00:00:00Z">
        <w:r>
          <w:delText xml:space="preserve">,</w:delText>
        </w:r>
      </w:del>
      <w:del w:id="551" w:author="PR Preview" w:date="2026-01-01T00:00:00Z">
        <w:r>
          <w:delText xml:space="preserve"> </w:delText>
        </w:r>
      </w:del>
      <w:del w:id="552" w:author="PR Preview" w:date="2026-01-01T00:00:00Z">
        <w:r>
          <w:delText xml:space="preserve">the plane that</w:delText>
        </w:r>
      </w:del>
      <w:del w:id="553" w:author="PR Preview" w:date="2026-01-01T00:00:00Z">
        <w:r>
          <w:delText xml:space="preserve"> </w:delText>
        </w:r>
      </w:del>
      <w:hyperlink r:id="rId91">
        <w:del w:id="554" w:author="PR Preview" w:date="2026-01-01T00:00:00Z">
          <w:r>
            <w:rPr>
              <w:rStyle w:val="Hyperlink"/>
            </w:rPr>
            <w:delText xml:space="preserve">Example 5 in Subspaces and Rank</w:delText>
          </w:r>
        </w:del>
      </w:hyperlink>
      <w:del w:id="555" w:author="PR Preview" w:date="2026-01-01T00:00:00Z">
        <w:r>
          <w:delText xml:space="preserve"> </w:delText>
        </w:r>
      </w:del>
      <w:del w:id="556" w:author="PR Preview" w:date="2026-01-01T00:00:00Z">
        <w:r>
          <w:delText xml:space="preserve">showed is not a subspace.</w:delText>
        </w:r>
      </w:del>
      <w:del w:id="557" w:author="PR Preview" w:date="2026-01-01T00:00:00Z">
        <w:r>
          <w:delText xml:space="preserve"> </w:delText>
        </w:r>
      </w:del>
      <w:del w:id="558" w:author="PR Preview" w:date="2026-01-01T00:00:00Z">
        <w:r>
          <w:delText xml:space="preserve">By part 1,</w:delText>
        </w:r>
      </w:del>
      <w:del w:id="559" w:author="PR Preview" w:date="2026-01-01T00:00:00Z">
        <w:r>
          <w:delText xml:space="preserve"> </w:delText>
        </w:r>
      </w:del>
      <w:del w:id="560" w:author="PR Preview" w:date="2026-01-01T00:00:00Z">
        <w:r>
          <w:delText xml:space="preserve">$\mathcal{H}_0 = \mathopen{}\left\{\mathord{\smash[b]{\underset{\raise.3ex\hbox{$\scriptstyle\sim$}}{x}}\vphantom{x}}: x_1 + x_2 + x_3 = 0\right\}\mathclose{}$</w:delText>
        </w:r>
      </w:del>
      <w:del w:id="561" w:author="PR Preview" w:date="2026-01-01T00:00:00Z">
        <w:r>
          <w:delText xml:space="preserve"> </w:delText>
        </w:r>
      </w:del>
      <w:del w:id="562" w:author="PR Preview" w:date="2026-01-01T00:00:00Z">
        <w:r>
          <w:delText xml:space="preserve">is a subspace of dimension</w:delText>
        </w:r>
      </w:del>
      <w:del w:id="563" w:author="PR Preview" w:date="2026-01-01T00:00:00Z">
        <w:r>
          <w:delText xml:space="preserve"> </w:delText>
        </w:r>
      </w:del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del w:id="564" w:author="PR Preview" w:date="2026-01-01T00:00:00Z">
        <w:r>
          <w:delText xml:space="preserve">.</w:delText>
        </w:r>
      </w:del>
    </w:p>
    <w:p>
      <w:pPr>
        <w:pStyle w:val="FirstParagraph"/>
      </w:pPr>
      <w:ins w:id="565" w:author="PR Preview" w:date="2026-01-01T00:00:00Z">
        <w:r>
          <w:rPr>
            <w:b/>
            <w:bCs/>
          </w:rPr>
          <w:t xml:space="preserve">Example 22 (The plane</w:t>
        </w:r>
      </w:ins>
      <w:ins w:id="566" w:author="PR Preview" w:date="2026-01-01T00:00:00Z">
        <w:r>
          <w:rPr>
            <w:b/>
            <w:bCs/>
          </w:rPr>
          <w:t xml:space="preserve"> </w:t>
        </w:r>
      </w:ins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1</m:t>
        </m:r>
      </m:oMath>
      <w:ins w:id="567" w:author="PR Preview" w:date="2026-01-01T00:00:00Z">
        <w:r>
          <w:rPr>
            <w:b/>
            <w:bCs/>
          </w:rPr>
          <w:t xml:space="preserve"> </w:t>
        </w:r>
      </w:ins>
      <w:ins w:id="568" w:author="PR Preview" w:date="2026-01-01T00:00:00Z">
        <w:r>
          <w:rPr>
            <w:b/>
            <w:bCs/>
          </w:rPr>
          <w:t xml:space="preserve">in</w:t>
        </w:r>
      </w:ins>
      <w:ins w:id="569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570" w:author="PR Preview" w:date="2026-01-01T00:00:00Z">
        <w:r>
          <w:rPr>
            <w:b/>
            <w:bCs/>
          </w:rPr>
          <w:t xml:space="preserve">)</w:t>
        </w:r>
      </w:ins>
      <w:ins w:id="571" w:author="PR Preview" w:date="2026-01-01T00:00:00Z">
        <w:r>
          <w:t xml:space="preserve"> </w:t>
        </w:r>
      </w:ins>
      <w:ins w:id="572" w:author="PR Preview" w:date="2026-01-01T00:00:00Z">
        <w:r>
          <w:t xml:space="preserve">Take</w:t>
        </w:r>
      </w:ins>
      <w:ins w:id="573" w:author="PR Preview" w:date="2026-01-01T00:00:00Z">
        <w:r>
          <w:t xml:space="preserve"> </w:t>
        </w:r>
      </w:ins>
      <w:ins w:id="574" w:author="PR Preview" w:date="2026-01-01T00:00:00Z">
        <w:r>
          <w:t xml:space="preserve">$\mathord{\smash[b]{\underset{\raise.3ex\hbox{$\scriptstyle\sim$}}{w}}\vphantom{w}} = (1, 1, 1)$</w:t>
        </w:r>
      </w:ins>
      <w:ins w:id="575" w:author="PR Preview" w:date="2026-01-01T00:00:00Z">
        <w:r>
          <w:t xml:space="preserve"> </w:t>
        </w:r>
      </w:ins>
      <w:ins w:id="576" w:author="PR Preview" w:date="2026-01-01T00:00:00Z">
        <w:r>
          <w:t xml:space="preserve">and</w:t>
        </w:r>
      </w:ins>
      <w:ins w:id="57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578" w:author="PR Preview" w:date="2026-01-01T00:00:00Z">
        <w:r>
          <w:t xml:space="preserve">,</w:t>
        </w:r>
      </w:ins>
      <w:ins w:id="579" w:author="PR Preview" w:date="2026-01-01T00:00:00Z">
        <w:r>
          <w:t xml:space="preserve"> </w:t>
        </w:r>
      </w:ins>
      <w:ins w:id="580" w:author="PR Preview" w:date="2026-01-01T00:00:00Z">
        <w:r>
          <w:t xml:space="preserve">so</w:t>
        </w:r>
      </w:ins>
      <w:ins w:id="581" w:author="PR Preview" w:date="2026-01-01T00:00:00Z">
        <w:r>
          <w:t xml:space="preserve"> </w:t>
        </w:r>
      </w:ins>
      <w:ins w:id="582" w:author="PR Preview" w:date="2026-01-01T00:00:00Z">
        <w:r>
          <w:t xml:space="preserve">$\mathcal{H} = \mathopen{}\left\{\mathord{\smash[b]{\underset{\raise.3ex\hbox{$\scriptstyle\sim$}}{x}}\vphantom{x}}: x_1 + x_2 + x_3 - 1 = 0\right\}\mathclose{}$</w:t>
        </w:r>
      </w:ins>
      <w:ins w:id="583" w:author="PR Preview" w:date="2026-01-01T00:00:00Z">
        <w:r>
          <w:t xml:space="preserve">,</w:t>
        </w:r>
      </w:ins>
      <w:ins w:id="584" w:author="PR Preview" w:date="2026-01-01T00:00:00Z">
        <w:r>
          <w:t xml:space="preserve"> </w:t>
        </w:r>
      </w:ins>
      <w:ins w:id="585" w:author="PR Preview" w:date="2026-01-01T00:00:00Z">
        <w:r>
          <w:t xml:space="preserve">the plane that</w:t>
        </w:r>
      </w:ins>
      <w:ins w:id="586" w:author="PR Preview" w:date="2026-01-01T00:00:00Z">
        <w:r>
          <w:t xml:space="preserve"> </w:t>
        </w:r>
      </w:ins>
      <w:hyperlink r:id="rId91">
        <w:ins w:id="587" w:author="PR Preview" w:date="2026-01-01T00:00:00Z">
          <w:r>
            <w:rPr>
              <w:rStyle w:val="Hyperlink"/>
            </w:rPr>
            <w:t xml:space="preserve">Example 5 in Subspaces and Rank</w:t>
          </w:r>
        </w:ins>
      </w:hyperlink>
      <w:ins w:id="588" w:author="PR Preview" w:date="2026-01-01T00:00:00Z">
        <w:r>
          <w:t xml:space="preserve"> </w:t>
        </w:r>
      </w:ins>
      <w:ins w:id="589" w:author="PR Preview" w:date="2026-01-01T00:00:00Z">
        <w:r>
          <w:t xml:space="preserve">showed is not a subspace.</w:t>
        </w:r>
      </w:ins>
      <w:ins w:id="590" w:author="PR Preview" w:date="2026-01-01T00:00:00Z">
        <w:r>
          <w:t xml:space="preserve"> </w:t>
        </w:r>
      </w:ins>
      <w:ins w:id="591" w:author="PR Preview" w:date="2026-01-01T00:00:00Z">
        <w:r>
          <w:t xml:space="preserve">By part 1,</w:t>
        </w:r>
      </w:ins>
      <w:ins w:id="592" w:author="PR Preview" w:date="2026-01-01T00:00:00Z">
        <w:r>
          <w:t xml:space="preserve"> </w:t>
        </w:r>
      </w:ins>
      <w:ins w:id="593" w:author="PR Preview" w:date="2026-01-01T00:00:00Z">
        <w:r>
          <w:t xml:space="preserve">$\mathcal{H}_0 = \mathopen{}\left\{\mathord{\smash[b]{\underset{\raise.3ex\hbox{$\scriptstyle\sim$}}{x}}\vphantom{x}}: x_1 + x_2 + x_3 = 0\right\}\mathclose{}$</w:t>
        </w:r>
      </w:ins>
      <w:ins w:id="594" w:author="PR Preview" w:date="2026-01-01T00:00:00Z">
        <w:r>
          <w:t xml:space="preserve"> </w:t>
        </w:r>
      </w:ins>
      <w:ins w:id="595" w:author="PR Preview" w:date="2026-01-01T00:00:00Z">
        <w:r>
          <w:t xml:space="preserve">is a subspace of dimension</w:t>
        </w:r>
      </w:ins>
      <w:ins w:id="596" w:author="PR Preview" w:date="2026-01-01T00:00:00Z">
        <w:r>
          <w:t xml:space="preserve"> </w:t>
        </w:r>
      </w:ins>
      <m:oMath>
        <m:r>
          <m:t>3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ins w:id="597" w:author="PR Preview" w:date="2026-01-01T00:00:00Z">
        <w:r>
          <w:t xml:space="preserve">.</w:t>
        </w:r>
      </w:ins>
    </w:p>
    <w:p>
      <w:pPr>
        <w:numPr>
          <w:ilvl w:val="0"/>
          <w:numId w:val="1007"/>
        </w:numPr>
      </w:pPr>
      <w:r>
        <w:t xml:space="preserve">$\mathord{\smash[b]{\underset{\raise.3ex\hbox{$\scriptstyle\sim$}}{x}}\vphantom{x}}_0 = (1, 0, 0)$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so is</w:t>
      </w:r>
      <w:r>
        <w:t xml:space="preserve"> </w:t>
      </w:r>
      <w:r>
        <w:t xml:space="preserve">$\mathord{\smash[b]{\underset{\raise.3ex\hbox{$\scriptstyle\sim$}}{y}}\vphantom{y}}= (0, 1, 0)$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Their difference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\mathord{\smash[b]{\underset{\raise.3ex\hbox{$\scriptstyle\sim$}}{x}}\vphantom{x}}_0 = (-1, 1, 0)$</w:t>
      </w:r>
      <w:r>
        <w:t xml:space="preserve"> </w:t>
      </w:r>
      <w:r>
        <w:t xml:space="preserve">has entries summing to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it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, and</w:t>
      </w:r>
      <w:r>
        <w:t xml:space="preserve"> </w:t>
      </w:r>
      <w:r>
        <w:t xml:space="preserve">$\mathord{\smash[b]{\underset{\raise.3ex\hbox{$\scriptstyle\sim$}}{y}}\vphantom{y}}= \mathord{\smash[b]{\underset{\raise.3ex\hbox{$\scriptstyle\sim$}}{x}}\vphantom{x}}_0 + (-1, 1, 0)$</w:t>
      </w:r>
      <w:r>
        <w:t xml:space="preserve">, as part 2 says.</w:t>
      </w:r>
    </w:p>
    <w:p>
      <w:pPr>
        <w:pStyle w:val="BodyText"/>
      </w:pPr>
      <w:r>
        <w:t xml:space="preserve">$$
    \begin{aligned}
    \mathord{\smash[b]{\underset{\raise.3ex\hbox{$\scriptstyle\sim$}}{w}}\vphantom{w}} \cdot (-1, 1, 0) &amp;= -1 + 1 + 0 \\
    &amp;= 0,
    \end{aligned}
    $$</w:t>
      </w:r>
    </w:p>
    <w:p>
      <w:pPr>
        <w:numPr>
          <w:ilvl w:val="0"/>
          <w:numId w:val="1000"/>
        </w:numPr>
      </w:pPr>
      <w:r>
        <w:t xml:space="preserve">as part 3 says.</w:t>
      </w:r>
    </w:p>
    <w:p>
      <w:pPr>
        <w:numPr>
          <w:ilvl w:val="0"/>
          <w:numId w:val="1007"/>
        </w:numPr>
      </w:pPr>
      <w:r>
        <w:t xml:space="preserve">The point built in the proof is</w:t>
      </w:r>
    </w:p>
    <w:p>
      <w:pPr>
        <w:pStyle w:val="BodyText"/>
      </w:pPr>
      <w:r>
        <w:t xml:space="preserve">$$
    \begin{aligned}
    \mathord{\smash[b]{\underset{\raise.3ex\hbox{$\scriptstyle\sim$}}{x}}\vphantom{x}}^* &amp;= -\frac{-1}{3}\,(1, 1, 1) \\
    &amp;= \mathopen{}\left(\tfrac{1}{3}, \tfrac{1}{3}, \tfrac{1}{3}\right)\mathclose{},
    \end{aligned}
    $$</w:t>
      </w:r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2"/>
    <w:bookmarkStart w:id="93" w:name="thm-hyperplane-origin"/>
    <w:p>
      <w:pPr>
        <w:pStyle w:val="FirstParagraph"/>
      </w:pPr>
      <w:del w:id="598" w:author="PR Preview" w:date="2026-01-01T00:00:00Z">
        <w:r>
          <w:rPr>
            <w:b/>
            <w:bCs/>
          </w:rPr>
          <w:delText xml:space="preserve">Theorem 13 (Where a hyperplane passes, and its shape in</w:delText>
        </w:r>
      </w:del>
      <w:del w:id="599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600" w:author="PR Preview" w:date="2026-01-01T00:00:00Z">
        <w:r>
          <w:rPr>
            <w:b/>
            <w:bCs/>
          </w:rPr>
          <w:delText xml:space="preserve"> </w:delText>
        </w:r>
      </w:del>
      <w:del w:id="601" w:author="PR Preview" w:date="2026-01-01T00:00:00Z">
        <w:r>
          <w:rPr>
            <w:b/>
            <w:bCs/>
          </w:rPr>
          <w:delText xml:space="preserve">and</w:delText>
        </w:r>
      </w:del>
      <w:del w:id="602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03" w:author="PR Preview" w:date="2026-01-01T00:00:00Z">
        <w:r>
          <w:rPr>
            <w:b/>
            <w:bCs/>
          </w:rPr>
          <w:delText xml:space="preserve">)</w:delText>
        </w:r>
      </w:del>
      <w:del w:id="604" w:author="PR Preview" w:date="2026-01-01T00:00:00Z">
        <w:r>
          <w:delText xml:space="preserve"> </w:delText>
        </w:r>
      </w:del>
      <w:del w:id="605" w:author="PR Preview" w:date="2026-01-01T00:00:00Z">
        <w:r>
          <w:delText xml:space="preserve">Let</w:delText>
        </w:r>
      </w:del>
      <w:del w:id="606" w:author="PR Preview" w:date="2026-01-01T00:00:00Z">
        <w:r>
          <w:delText xml:space="preserve"> </w:delText>
        </w:r>
      </w:del>
      <w:del w:id="607" w:author="PR Preview" w:date="2026-01-01T00:00:00Z">
        <w:r>
          <w:delTex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delText>
        </w:r>
      </w:del>
      <w:del w:id="608" w:author="PR Preview" w:date="2026-01-01T00:00:00Z">
        <w:r>
          <w:delText xml:space="preserve"> </w:delText>
        </w:r>
      </w:del>
      <w:del w:id="609" w:author="PR Preview" w:date="2026-01-01T00:00:00Z">
        <w:r>
          <w:delText xml:space="preserve">be a hyperplane (</w:delText>
        </w:r>
      </w:del>
      <w:hyperlink r:id="rId87">
        <w:del w:id="610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611" w:author="PR Preview" w:date="2026-01-01T00:00:00Z">
        <w:r>
          <w:delText xml:space="preserve">).</w:delText>
        </w:r>
      </w:del>
    </w:p>
    <w:p>
      <w:pPr>
        <w:pStyle w:val="FirstParagraph"/>
      </w:pPr>
      <w:ins w:id="612" w:author="PR Preview" w:date="2026-01-01T00:00:00Z">
        <w:r>
          <w:rPr>
            <w:b/>
            <w:bCs/>
          </w:rPr>
          <w:t xml:space="preserve">Theorem 14 (Where a hyperplane passes, and its shape in</w:t>
        </w:r>
      </w:ins>
      <w:ins w:id="613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614" w:author="PR Preview" w:date="2026-01-01T00:00:00Z">
        <w:r>
          <w:rPr>
            <w:b/>
            <w:bCs/>
          </w:rPr>
          <w:t xml:space="preserve"> </w:t>
        </w:r>
      </w:ins>
      <w:ins w:id="615" w:author="PR Preview" w:date="2026-01-01T00:00:00Z">
        <w:r>
          <w:rPr>
            <w:b/>
            <w:bCs/>
          </w:rPr>
          <w:t xml:space="preserve">and</w:t>
        </w:r>
      </w:ins>
      <w:ins w:id="616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617" w:author="PR Preview" w:date="2026-01-01T00:00:00Z">
        <w:r>
          <w:rPr>
            <w:b/>
            <w:bCs/>
          </w:rPr>
          <w:t xml:space="preserve">)</w:t>
        </w:r>
      </w:ins>
      <w:ins w:id="618" w:author="PR Preview" w:date="2026-01-01T00:00:00Z">
        <w:r>
          <w:t xml:space="preserve"> </w:t>
        </w:r>
      </w:ins>
      <w:ins w:id="619" w:author="PR Preview" w:date="2026-01-01T00:00:00Z">
        <w:r>
          <w:t xml:space="preserve">Let</w:t>
        </w:r>
      </w:ins>
      <w:ins w:id="620" w:author="PR Preview" w:date="2026-01-01T00:00:00Z">
        <w:r>
          <w:t xml:space="preserve"> </w:t>
        </w:r>
      </w:ins>
      <w:ins w:id="621" w:author="PR Preview" w:date="2026-01-01T00:00:00Z">
        <w:r>
  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  </w:r>
      </w:ins>
      <w:ins w:id="622" w:author="PR Preview" w:date="2026-01-01T00:00:00Z">
        <w:r>
          <w:t xml:space="preserve"> </w:t>
        </w:r>
      </w:ins>
      <w:ins w:id="623" w:author="PR Preview" w:date="2026-01-01T00:00:00Z">
        <w:r>
          <w:t xml:space="preserve">be a hyperplane (</w:t>
        </w:r>
      </w:ins>
      <w:hyperlink r:id="rId87">
        <w:ins w:id="624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625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08"/>
        </w:numPr>
      </w:pP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contains the origin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line:</w:t>
      </w:r>
      <w:r>
        <w:t xml:space="preserve"> </w:t>
      </w:r>
      <w:r>
        <w:t xml:space="preserve">$\mathcal{H} = \mathopen{}\left\{\mathord{\smash[b]{\underset{\raise.3ex\hbox{$\scriptstyle\sim$}}{x}}\vphantom{x}}_0 + t\,\mathord{\smash[b]{\underset{\raise.3ex\hbox{$\scriptstyle\sim$}}{v}}\vphantom{v}} :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\mathbb{R}^2$</w:t>
      </w:r>
      <w:r>
        <w:t xml:space="preserve"> </w:t>
      </w:r>
      <w:r>
        <w:t xml:space="preserve">and some nonzero</w:t>
      </w:r>
      <w:r>
        <w:t xml:space="preserve"> </w:t>
      </w:r>
      <w:r>
        <w:t xml:space="preserve">$\mathord{\smash[b]{\underset{\raise.3ex\hbox{$\scriptstyle\sim$}}{v}}\vphantom{v}} \in \mathbb{R}^2$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is a plane:</w:t>
      </w:r>
      <w:r>
        <w:t xml:space="preserve"> </w:t>
      </w:r>
      <w:r>
        <w:t xml:space="preserve">$\mathcal{H} = \mathopen{}\left\{\mathord{\smash[b]{\underset{\raise.3ex\hbox{$\scriptstyle\sim$}}{x}}\vphantom{x}}_0 + 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 \in \mathbb{R}^3$</w:t>
      </w:r>
      <w:r>
        <w:t xml:space="preserve"> </w:t>
      </w:r>
      <w:r>
        <w:t xml:space="preserve">and some linearly independent</w:t>
      </w:r>
      <w:r>
        <w:t xml:space="preserve"> </w:t>
      </w:r>
      <w:r>
        <w:t xml:space="preserve">$\mathord{\smash[b]{\underset{\raise.3ex\hbox{$\scriptstyle\sim$}}{v}}\vphantom{v}}_1, \mathord{\smash[b]{\underset{\raise.3ex\hbox{$\scriptstyle\sim$}}{v}}\vphantom{v}}_2 \in \mathbb{R}^3$</w:t>
      </w:r>
      <w:r>
        <w:t xml:space="preserve">.</w:t>
      </w:r>
    </w:p>
    <w:bookmarkEnd w:id="9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\mathord{\smash[b]{\underset{\raise.3ex\hbox{$\scriptstyle\sim$}}{0}}\vphantom{0}} = 0$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\mathord{\smash[b]{\underset{\raise.3ex\hbox{$\scriptstyle\sim$}}{0}}\vphantom{0}} + b
    &amp;= 0 + b
    &amp;&amp; \text{(the dot product with } \mathord{\smash[b]{\underset{\raise.3ex\hbox{$\scriptstyle\sim$}}{0}}\vphantom{0}}\text{ is } 0 \text{)}
    \\
    &amp;= b,
    &amp;&amp; \text{(}\text{Theorem~4 in Convexity, Infimum and Sums}\text{)}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\mathcal{H}$</w:t>
      </w:r>
      <w:r>
        <w:t xml:space="preserve"> </w:t>
      </w:r>
      <w:r>
        <w:t xml:space="preserve">exactly when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del w:id="626" w:author="PR Preview" w:date="2026-01-01T00:00:00Z">
        <w:r>
          <w:rPr>
            <w:b/>
            <w:bCs/>
          </w:rPr>
          <w:delText xml:space="preserve">Parts 2 and 3.</w:delText>
        </w:r>
      </w:del>
      <w:del w:id="627" w:author="PR Preview" w:date="2026-01-01T00:00:00Z">
        <w:r>
          <w:delText xml:space="preserve"> </w:delText>
        </w:r>
      </w:del>
      <w:del w:id="628" w:author="PR Preview" w:date="2026-01-01T00:00:00Z">
        <w:r>
          <w:delText xml:space="preserve">By</w:delText>
        </w:r>
      </w:del>
      <w:del w:id="629" w:author="PR Preview" w:date="2026-01-01T00:00:00Z">
        <w:r>
          <w:delText xml:space="preserve"> </w:delText>
        </w:r>
      </w:del>
      <w:hyperlink w:anchor="thm-hyperplane-subspace">
        <w:del w:id="630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631" w:author="PR Preview" w:date="2026-01-01T00:00:00Z">
        <w:r>
          <w:delText xml:space="preserve">,</w:delText>
        </w:r>
      </w:del>
      <w:del w:id="632" w:author="PR Preview" w:date="2026-01-01T00:00:00Z">
        <w:r>
          <w:delText xml:space="preserve"> </w:delText>
        </w:r>
      </w:del>
      <w:del w:id="633" w:author="PR Preview" w:date="2026-01-01T00:00:00Z">
        <w:r>
          <w:delTex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delText>
        </w:r>
      </w:del>
      <w:del w:id="634" w:author="PR Preview" w:date="2026-01-01T00:00:00Z">
        <w:r>
          <w:delText xml:space="preserve"> </w:delText>
        </w:r>
      </w:del>
      <w:del w:id="635" w:author="PR Preview" w:date="2026-01-01T00:00:00Z">
        <w:r>
          <w:delText xml:space="preserve">for any</w:delText>
        </w:r>
      </w:del>
      <w:del w:id="636" w:author="PR Preview" w:date="2026-01-01T00:00:00Z">
        <w:r>
          <w:delText xml:space="preserve"> </w:delText>
        </w:r>
      </w:del>
      <w:del w:id="637" w:author="PR Preview" w:date="2026-01-01T00:00:00Z">
        <w:r>
          <w:delText xml:space="preserve">$\mathord{\smash[b]{\underset{\raise.3ex\hbox{$\scriptstyle\sim$}}{x}}\vphantom{x}}_0 \in \mathcal{H}$</w:delText>
        </w:r>
      </w:del>
      <w:del w:id="638" w:author="PR Preview" w:date="2026-01-01T00:00:00Z">
        <w:r>
          <w:delText xml:space="preserve">,</w:delText>
        </w:r>
      </w:del>
      <w:del w:id="639" w:author="PR Preview" w:date="2026-01-01T00:00:00Z">
        <w:r>
          <w:delText xml:space="preserve"> </w:delText>
        </w:r>
      </w:del>
      <w:del w:id="640" w:author="PR Preview" w:date="2026-01-01T00:00:00Z">
        <w:r>
          <w:delText xml:space="preserve">where</w:delText>
        </w:r>
      </w:del>
      <w:del w:id="641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642" w:author="PR Preview" w:date="2026-01-01T00:00:00Z">
        <w:r>
          <w:delText xml:space="preserve"> </w:delText>
        </w:r>
      </w:del>
      <w:del w:id="643" w:author="PR Preview" w:date="2026-01-01T00:00:00Z">
        <w:r>
          <w:delText xml:space="preserve">is a subspace of</w:delText>
        </w:r>
      </w:del>
      <w:del w:id="644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645" w:author="PR Preview" w:date="2026-01-01T00:00:00Z">
        <w:r>
          <w:delText xml:space="preserve"> </w:delText>
        </w:r>
      </w:del>
      <w:del w:id="646" w:author="PR Preview" w:date="2026-01-01T00:00:00Z">
        <w:r>
          <w:delText xml:space="preserve">of dimension</w:delText>
        </w:r>
      </w:del>
      <w:del w:id="647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648" w:author="PR Preview" w:date="2026-01-01T00:00:00Z">
        <w:r>
          <w:delText xml:space="preserve">.</w:delText>
        </w:r>
      </w:del>
    </w:p>
    <w:p>
      <w:pPr>
        <w:pStyle w:val="BodyText"/>
      </w:pPr>
      <w:ins w:id="649" w:author="PR Preview" w:date="2026-01-01T00:00:00Z">
        <w:r>
          <w:rPr>
            <w:b/>
            <w:bCs/>
          </w:rPr>
          <w:t xml:space="preserve">Parts 2 and 3.</w:t>
        </w:r>
      </w:ins>
      <w:ins w:id="650" w:author="PR Preview" w:date="2026-01-01T00:00:00Z">
        <w:r>
          <w:t xml:space="preserve"> </w:t>
        </w:r>
      </w:ins>
      <w:ins w:id="651" w:author="PR Preview" w:date="2026-01-01T00:00:00Z">
        <w:r>
          <w:t xml:space="preserve">By</w:t>
        </w:r>
      </w:ins>
      <w:ins w:id="652" w:author="PR Preview" w:date="2026-01-01T00:00:00Z">
        <w:r>
          <w:t xml:space="preserve"> </w:t>
        </w:r>
      </w:ins>
      <w:hyperlink w:anchor="thm-hyperplane-subspace">
        <w:ins w:id="653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654" w:author="PR Preview" w:date="2026-01-01T00:00:00Z">
        <w:r>
          <w:t xml:space="preserve">,</w:t>
        </w:r>
      </w:ins>
      <w:ins w:id="655" w:author="PR Preview" w:date="2026-01-01T00:00:00Z">
        <w:r>
          <w:t xml:space="preserve"> </w:t>
        </w:r>
      </w:ins>
      <w:ins w:id="656" w:author="PR Preview" w:date="2026-01-01T00:00:00Z">
        <w:r>
          <w:t xml:space="preserve">$\mathcal{H} = \mathopen{}\left\{\mathord{\smash[b]{\underset{\raise.3ex\hbox{$\scriptstyle\sim$}}{x}}\vphantom{x}}_0 + \mathord{\smash[b]{\underset{\raise.3ex\hbox{$\scriptstyle\sim$}}{s}}\vphantom{s}} : \mathord{\smash[b]{\underset{\raise.3ex\hbox{$\scriptstyle\sim$}}{s}}\vphantom{s}} \in \mathcal{H}_0\right\}\mathclose{}$</w:t>
        </w:r>
      </w:ins>
      <w:ins w:id="657" w:author="PR Preview" w:date="2026-01-01T00:00:00Z">
        <w:r>
          <w:t xml:space="preserve"> </w:t>
        </w:r>
      </w:ins>
      <w:ins w:id="658" w:author="PR Preview" w:date="2026-01-01T00:00:00Z">
        <w:r>
          <w:t xml:space="preserve">for any</w:t>
        </w:r>
      </w:ins>
      <w:ins w:id="659" w:author="PR Preview" w:date="2026-01-01T00:00:00Z">
        <w:r>
          <w:t xml:space="preserve"> </w:t>
        </w:r>
      </w:ins>
      <w:ins w:id="660" w:author="PR Preview" w:date="2026-01-01T00:00:00Z">
        <w:r>
          <w:t xml:space="preserve">$\mathord{\smash[b]{\underset{\raise.3ex\hbox{$\scriptstyle\sim$}}{x}}\vphantom{x}}_0 \in \mathcal{H}$</w:t>
        </w:r>
      </w:ins>
      <w:ins w:id="661" w:author="PR Preview" w:date="2026-01-01T00:00:00Z">
        <w:r>
          <w:t xml:space="preserve">,</w:t>
        </w:r>
      </w:ins>
      <w:ins w:id="662" w:author="PR Preview" w:date="2026-01-01T00:00:00Z">
        <w:r>
          <w:t xml:space="preserve"> </w:t>
        </w:r>
      </w:ins>
      <w:ins w:id="663" w:author="PR Preview" w:date="2026-01-01T00:00:00Z">
        <w:r>
          <w:t xml:space="preserve">where</w:t>
        </w:r>
      </w:ins>
      <w:ins w:id="664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665" w:author="PR Preview" w:date="2026-01-01T00:00:00Z">
        <w:r>
          <w:t xml:space="preserve"> </w:t>
        </w:r>
      </w:ins>
      <w:ins w:id="666" w:author="PR Preview" w:date="2026-01-01T00:00:00Z">
        <w:r>
          <w:t xml:space="preserve">is a subspace of</w:t>
        </w:r>
      </w:ins>
      <w:ins w:id="667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668" w:author="PR Preview" w:date="2026-01-01T00:00:00Z">
        <w:r>
          <w:t xml:space="preserve"> </w:t>
        </w:r>
      </w:ins>
      <w:ins w:id="669" w:author="PR Preview" w:date="2026-01-01T00:00:00Z">
        <w:r>
          <w:t xml:space="preserve">of dimension</w:t>
        </w:r>
      </w:ins>
      <w:ins w:id="67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671" w:author="PR Preview" w:date="2026-01-01T00:00:00Z">
        <w:r>
          <w:t xml:space="preserve">.</w:t>
        </w:r>
      </w:ins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 so it has a basis (</w:t>
      </w:r>
      <w:hyperlink r:id="rId52">
        <w:r>
          <w:rPr>
            <w:rStyle w:val="Hyperlink"/>
          </w:rPr>
          <w:t xml:space="preserve">Definition 6 in Subspaces and Rank</w:t>
        </w:r>
      </w:hyperlink>
      <w:r>
        <w:t xml:space="preserve">) with one vector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That vector is nonzero, and</w:t>
      </w:r>
      <w:r>
        <w:t xml:space="preserve"> </w:t>
      </w:r>
      <w:r>
        <w:t xml:space="preserve">$\mathcal{H}_0 = \mathopen{}\left\{t\,\mathord{\smash[b]{\underset{\raise.3ex\hbox{$\scriptstyle\sim$}}{v}}\vphantom{v}} : t \in \mathbb{R}\right\}\mathclose{}$</w:t>
      </w:r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 so it has a basis with two vectors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.</w:t>
      </w:r>
      <w:r>
        <w:t xml:space="preserve"> </w:t>
      </w:r>
      <w:r>
        <w:t xml:space="preserve">They are linearly independent, and</w:t>
      </w:r>
      <w:r>
        <w:t xml:space="preserve"> </w:t>
      </w:r>
      <w:r>
        <w:t xml:space="preserve">$\mathcal{H}_0 = \mathopen{}\left\{s\,\mathord{\smash[b]{\underset{\raise.3ex\hbox{$\scriptstyle\sim$}}{v}}\vphantom{v}}_1 + t\,\mathord{\smash[b]{\underset{\raise.3ex\hbox{$\scriptstyle\sim$}}{v}}\vphantom{v}}_2 : s, t \in \mathbb{R}\right\}\mathclose{}$</w:t>
      </w:r>
      <w:r>
        <w:t xml:space="preserve">.</w:t>
      </w:r>
    </w:p>
    <w:bookmarkStart w:id="95" w:name="exm-hyperplane-origin"/>
    <w:p>
      <w:pPr>
        <w:pStyle w:val="BodyText"/>
      </w:pPr>
      <w:del w:id="672" w:author="PR Preview" w:date="2026-01-01T00:00:00Z">
        <w:r>
          <w:rPr>
            <w:b/>
            <w:bCs/>
          </w:rPr>
          <w:delText xml:space="preserve">Example 21 (A line in</w:delText>
        </w:r>
      </w:del>
      <w:del w:id="673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674" w:author="PR Preview" w:date="2026-01-01T00:00:00Z">
        <w:r>
          <w:rPr>
            <w:b/>
            <w:bCs/>
          </w:rPr>
          <w:delText xml:space="preserve"> </w:delText>
        </w:r>
      </w:del>
      <w:del w:id="675" w:author="PR Preview" w:date="2026-01-01T00:00:00Z">
        <w:r>
          <w:rPr>
            <w:b/>
            <w:bCs/>
          </w:rPr>
          <w:delText xml:space="preserve">and a plane in</w:delText>
        </w:r>
      </w:del>
      <w:del w:id="676" w:author="PR Preview" w:date="2026-01-01T00:00:00Z">
        <w:r>
          <w:rPr>
            <w:b/>
            <w:bCs/>
          </w:rP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677" w:author="PR Preview" w:date="2026-01-01T00:00:00Z">
        <w:r>
          <w:rPr>
            <w:b/>
            <w:bCs/>
          </w:rPr>
          <w:delText xml:space="preserve">, checked on a grid of points)</w:delText>
        </w:r>
      </w:del>
      <w:del w:id="678" w:author="PR Preview" w:date="2026-01-01T00:00:00Z">
        <w:r>
          <w:delText xml:space="preserve"> </w:delText>
        </w:r>
      </w:del>
      <w:del w:id="679" w:author="PR Preview" w:date="2026-01-01T00:00:00Z">
        <w:r>
          <w:delText xml:space="preserve">In</w:delText>
        </w:r>
      </w:del>
      <w:del w:id="680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681" w:author="PR Preview" w:date="2026-01-01T00:00:00Z">
        <w:r>
          <w:delText xml:space="preserve">, take</w:delText>
        </w:r>
      </w:del>
      <w:del w:id="682" w:author="PR Preview" w:date="2026-01-01T00:00:00Z">
        <w:r>
          <w:delText xml:space="preserve"> </w:delText>
        </w:r>
      </w:del>
      <w:del w:id="683" w:author="PR Preview" w:date="2026-01-01T00:00:00Z">
        <w:r>
          <w:delText xml:space="preserve">$\mathord{\smash[b]{\underset{\raise.3ex\hbox{$\scriptstyle\sim$}}{w}}\vphantom{w}} = (1, 1)$</w:delText>
        </w:r>
      </w:del>
      <w:del w:id="684" w:author="PR Preview" w:date="2026-01-01T00:00:00Z">
        <w:r>
          <w:delText xml:space="preserve"> </w:delText>
        </w:r>
      </w:del>
      <w:del w:id="685" w:author="PR Preview" w:date="2026-01-01T00:00:00Z">
        <w:r>
          <w:delText xml:space="preserve">and</w:delText>
        </w:r>
      </w:del>
      <w:del w:id="686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687" w:author="PR Preview" w:date="2026-01-01T00:00:00Z">
        <w:r>
          <w:delText xml:space="preserve">, the line of</w:delText>
        </w:r>
      </w:del>
      <w:del w:id="688" w:author="PR Preview" w:date="2026-01-01T00:00:00Z">
        <w:r>
          <w:delText xml:space="preserve"> </w:delText>
        </w:r>
      </w:del>
      <w:hyperlink r:id="rId94">
        <w:del w:id="689" w:author="PR Preview" w:date="2026-01-01T00:00:00Z">
          <w:r>
            <w:rPr>
              <w:rStyle w:val="Hyperlink"/>
            </w:rPr>
            <w:delText xml:space="preserve">Example 20 in Matrices</w:delText>
          </w:r>
        </w:del>
      </w:hyperlink>
      <w:del w:id="690" w:author="PR Preview" w:date="2026-01-01T00:00:00Z">
        <w:r>
          <w:delText xml:space="preserve">.</w:delText>
        </w:r>
      </w:del>
      <w:del w:id="691" w:author="PR Preview" w:date="2026-01-01T00:00:00Z">
        <w:r>
          <w:delText xml:space="preserve"> </w:delText>
        </w:r>
      </w:del>
      <w:del w:id="692" w:author="PR Preview" w:date="2026-01-01T00:00:00Z">
        <w:r>
          <w:delText xml:space="preserve">The point</w:delText>
        </w:r>
      </w:del>
      <w:del w:id="693" w:author="PR Preview" w:date="2026-01-01T00:00:00Z">
        <w:r>
          <w:delText xml:space="preserve"> </w:delText>
        </w:r>
      </w:del>
      <w:del w:id="694" w:author="PR Preview" w:date="2026-01-01T00:00:00Z">
        <w:r>
          <w:delTex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delText>
        </w:r>
      </w:del>
      <w:del w:id="695" w:author="PR Preview" w:date="2026-01-01T00:00:00Z">
        <w:r>
          <w:delText xml:space="preserve"> </w:delText>
        </w:r>
      </w:del>
      <w:del w:id="696" w:author="PR Preview" w:date="2026-01-01T00:00:00Z">
        <w:r>
          <w:delText xml:space="preserve">is on it,</w:delText>
        </w:r>
      </w:del>
      <w:del w:id="697" w:author="PR Preview" w:date="2026-01-01T00:00:00Z">
        <w:r>
          <w:delText xml:space="preserve"> </w:delText>
        </w:r>
      </w:del>
      <w:del w:id="698" w:author="PR Preview" w:date="2026-01-01T00:00:00Z">
        <w:r>
          <w:delText xml:space="preserve">and the vector</w:delText>
        </w:r>
      </w:del>
      <w:del w:id="699" w:author="PR Preview" w:date="2026-01-01T00:00:00Z">
        <w:r>
          <w:delText xml:space="preserve"> </w:delText>
        </w:r>
      </w:del>
      <w:del w:id="700" w:author="PR Preview" w:date="2026-01-01T00:00:00Z">
        <w:r>
          <w:delText xml:space="preserve">$\mathord{\smash[b]{\underset{\raise.3ex\hbox{$\scriptstyle\sim$}}{v}}\vphantom{v}} = (-w_2, w_1)$</w:delText>
        </w:r>
      </w:del>
      <w:del w:id="701" w:author="PR Preview" w:date="2026-01-01T00:00:00Z">
        <w:r>
          <w:delText xml:space="preserve"> </w:delText>
        </w:r>
      </w:del>
      <w:del w:id="702" w:author="PR Preview" w:date="2026-01-01T00:00:00Z">
        <w:r>
          <w:delText xml:space="preserve">is nonzero with</w:delText>
        </w:r>
      </w:del>
      <w:del w:id="703" w:author="PR Preview" w:date="2026-01-01T00:00:00Z">
        <w:r>
          <w:delText xml:space="preserve"> </w:delText>
        </w:r>
      </w:del>
      <w:del w:id="704" w:author="PR Preview" w:date="2026-01-01T00:00:00Z">
        <w:r>
          <w:delText xml:space="preserve">$\mathord{\smash[b]{\underset{\raise.3ex\hbox{$\scriptstyle\sim$}}{w}}\vphantom{w}} \cdot \mathord{\smash[b]{\underset{\raise.3ex\hbox{$\scriptstyle\sim$}}{v}}\vphantom{v}} = 0$</w:delText>
        </w:r>
      </w:del>
      <w:del w:id="705" w:author="PR Preview" w:date="2026-01-01T00:00:00Z">
        <w:r>
          <w:delText xml:space="preserve">,</w:delText>
        </w:r>
      </w:del>
      <w:del w:id="706" w:author="PR Preview" w:date="2026-01-01T00:00:00Z">
        <w:r>
          <w:delText xml:space="preserve"> </w:delText>
        </w:r>
      </w:del>
      <w:del w:id="707" w:author="PR Preview" w:date="2026-01-01T00:00:00Z">
        <w:r>
          <w:delText xml:space="preserve">so it spans the subspace</w:delText>
        </w:r>
      </w:del>
      <w:del w:id="708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709" w:author="PR Preview" w:date="2026-01-01T00:00:00Z">
        <w:r>
          <w:delText xml:space="preserve"> </w:delText>
        </w:r>
      </w:del>
      <w:del w:id="710" w:author="PR Preview" w:date="2026-01-01T00:00:00Z">
        <w:r>
          <w:delText xml:space="preserve">of</w:delText>
        </w:r>
      </w:del>
      <w:del w:id="711" w:author="PR Preview" w:date="2026-01-01T00:00:00Z">
        <w:r>
          <w:delText xml:space="preserve"> </w:delText>
        </w:r>
      </w:del>
      <w:hyperlink w:anchor="thm-hyperplane-subspace">
        <w:del w:id="712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713" w:author="PR Preview" w:date="2026-01-01T00:00:00Z">
        <w:r>
          <w:delText xml:space="preserve">.</w:delText>
        </w:r>
      </w:del>
      <w:del w:id="714" w:author="PR Preview" w:date="2026-01-01T00:00:00Z">
        <w:r>
          <w:delText xml:space="preserve"> </w:delText>
        </w:r>
      </w:del>
      <w:del w:id="715" w:author="PR Preview" w:date="2026-01-01T00:00:00Z">
        <w:r>
          <w:delText xml:space="preserve">In</w:delText>
        </w:r>
      </w:del>
      <w:del w:id="716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717" w:author="PR Preview" w:date="2026-01-01T00:00:00Z">
        <w:r>
          <w:delText xml:space="preserve">, take</w:delText>
        </w:r>
      </w:del>
      <w:del w:id="718" w:author="PR Preview" w:date="2026-01-01T00:00:00Z">
        <w:r>
          <w:delText xml:space="preserve"> </w:delText>
        </w:r>
      </w:del>
      <w:del w:id="719" w:author="PR Preview" w:date="2026-01-01T00:00:00Z">
        <w:r>
          <w:delText xml:space="preserve">$\mathord{\smash[b]{\underset{\raise.3ex\hbox{$\scriptstyle\sim$}}{w}}\vphantom{w}} = (1, 1, 1)$</w:delText>
        </w:r>
      </w:del>
      <w:del w:id="720" w:author="PR Preview" w:date="2026-01-01T00:00:00Z">
        <w:r>
          <w:delText xml:space="preserve"> </w:delText>
        </w:r>
      </w:del>
      <w:del w:id="721" w:author="PR Preview" w:date="2026-01-01T00:00:00Z">
        <w:r>
          <w:delText xml:space="preserve">and</w:delText>
        </w:r>
      </w:del>
      <w:del w:id="722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723" w:author="PR Preview" w:date="2026-01-01T00:00:00Z">
        <w:r>
          <w:delText xml:space="preserve">, the plane of</w:delText>
        </w:r>
      </w:del>
      <w:del w:id="724" w:author="PR Preview" w:date="2026-01-01T00:00:00Z">
        <w:r>
          <w:delText xml:space="preserve"> </w:delText>
        </w:r>
      </w:del>
      <w:hyperlink w:anchor="exm-hyperplane-subspace">
        <w:del w:id="725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726" w:author="PR Preview" w:date="2026-01-01T00:00:00Z">
        <w:r>
          <w:delText xml:space="preserve">,</w:delText>
        </w:r>
      </w:del>
      <w:del w:id="727" w:author="PR Preview" w:date="2026-01-01T00:00:00Z">
        <w:r>
          <w:delText xml:space="preserve"> </w:delText>
        </w:r>
      </w:del>
      <w:del w:id="728" w:author="PR Preview" w:date="2026-01-01T00:00:00Z">
        <w:r>
          <w:delText xml:space="preserve">with the independent vectors</w:delText>
        </w:r>
      </w:del>
      <w:del w:id="729" w:author="PR Preview" w:date="2026-01-01T00:00:00Z">
        <w:r>
          <w:delText xml:space="preserve"> </w:delText>
        </w:r>
      </w:del>
      <w:del w:id="730" w:author="PR Preview" w:date="2026-01-01T00:00:00Z">
        <w:r>
          <w:delText xml:space="preserve">$\mathord{\smash[b]{\underset{\raise.3ex\hbox{$\scriptstyle\sim$}}{v}}\vphantom{v}}_1 = (1, -1, 0)$</w:delText>
        </w:r>
      </w:del>
      <w:del w:id="731" w:author="PR Preview" w:date="2026-01-01T00:00:00Z">
        <w:r>
          <w:delText xml:space="preserve"> </w:delText>
        </w:r>
      </w:del>
      <w:del w:id="732" w:author="PR Preview" w:date="2026-01-01T00:00:00Z">
        <w:r>
          <w:delText xml:space="preserve">and</w:delText>
        </w:r>
      </w:del>
      <w:del w:id="733" w:author="PR Preview" w:date="2026-01-01T00:00:00Z">
        <w:r>
          <w:delText xml:space="preserve"> </w:delText>
        </w:r>
      </w:del>
      <w:del w:id="734" w:author="PR Preview" w:date="2026-01-01T00:00:00Z">
        <w:r>
          <w:delText xml:space="preserve">$\mathord{\smash[b]{\underset{\raise.3ex\hbox{$\scriptstyle\sim$}}{v}}\vphantom{v}}_2 = (0, 1, -1)$</w:delText>
        </w:r>
      </w:del>
      <w:del w:id="735" w:author="PR Preview" w:date="2026-01-01T00:00:00Z">
        <w:r>
          <w:delText xml:space="preserve"> </w:delText>
        </w:r>
      </w:del>
      <w:del w:id="736" w:author="PR Preview" w:date="2026-01-01T00:00:00Z">
        <w:r>
          <w:delText xml:space="preserve">in</w:delText>
        </w:r>
      </w:del>
      <w:del w:id="737" w:author="PR Preview" w:date="2026-01-01T00:00:00Z">
        <w:r>
          <w:delText xml:space="preserve"> </w:delText>
        </w:r>
      </w:del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738" w:author="PR Preview" w:date="2026-01-01T00:00:00Z">
        <w:r>
          <w:delText xml:space="preserve">.</w:delText>
        </w:r>
      </w:del>
      <w:del w:id="739" w:author="PR Preview" w:date="2026-01-01T00:00:00Z">
        <w:r>
          <w:delText xml:space="preserve"> </w:delText>
        </w:r>
      </w:del>
      <w:del w:id="740" w:author="PR Preview" w:date="2026-01-01T00:00:00Z">
        <w:r>
          <w:delText xml:space="preserve">The code evaluates</w:delText>
        </w:r>
      </w:del>
      <w:del w:id="741" w:author="PR Preview" w:date="2026-01-01T00:00:00Z">
        <w:r>
          <w:delText xml:space="preserve"> </w:delText>
        </w:r>
      </w:del>
      <w:del w:id="742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b$</w:delText>
        </w:r>
      </w:del>
      <w:del w:id="743" w:author="PR Preview" w:date="2026-01-01T00:00:00Z">
        <w:r>
          <w:delText xml:space="preserve"> </w:delText>
        </w:r>
      </w:del>
      <w:del w:id="744" w:author="PR Preview" w:date="2026-01-01T00:00:00Z">
        <w:r>
          <w:delText xml:space="preserve">at the origin</w:delText>
        </w:r>
      </w:del>
      <w:del w:id="745" w:author="PR Preview" w:date="2026-01-01T00:00:00Z">
        <w:r>
          <w:delText xml:space="preserve"> </w:delText>
        </w:r>
      </w:del>
      <w:del w:id="746" w:author="PR Preview" w:date="2026-01-01T00:00:00Z">
        <w:r>
          <w:delText xml:space="preserve">and at points</w:delText>
        </w:r>
      </w:del>
      <w:del w:id="747" w:author="PR Preview" w:date="2026-01-01T00:00:00Z">
        <w:r>
          <w:delText xml:space="preserve"> </w:delText>
        </w:r>
      </w:del>
      <w:del w:id="748" w:author="PR Preview" w:date="2026-01-01T00:00:00Z">
        <w:r>
          <w:delText xml:space="preserve">$\mathord{\smash[b]{\underset{\raise.3ex\hbox{$\scriptstyle\sim$}}{x}}\vphantom{x}}_0 + t\,\mathord{\smash[b]{\underset{\raise.3ex\hbox{$\scriptstyle\sim$}}{v}}\vphantom{v}}$</w:delText>
        </w:r>
      </w:del>
      <w:del w:id="749" w:author="PR Preview" w:date="2026-01-01T00:00:00Z">
        <w:r>
          <w:delText xml:space="preserve"> </w:delText>
        </w:r>
      </w:del>
      <w:del w:id="750" w:author="PR Preview" w:date="2026-01-01T00:00:00Z">
        <w:r>
          <w:delText xml:space="preserve">and</w:delText>
        </w:r>
      </w:del>
      <w:del w:id="751" w:author="PR Preview" w:date="2026-01-01T00:00:00Z">
        <w:r>
          <w:delText xml:space="preserve"> </w:delText>
        </w:r>
      </w:del>
      <w:del w:id="752" w:author="PR Preview" w:date="2026-01-01T00:00:00Z">
        <w:r>
          <w:delTex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delText>
        </w:r>
      </w:del>
      <w:del w:id="753" w:author="PR Preview" w:date="2026-01-01T00:00:00Z">
        <w:r>
          <w:delText xml:space="preserve">.</w:delText>
        </w:r>
      </w:del>
    </w:p>
    <w:p>
      <w:pPr>
        <w:pStyle w:val="BodyText"/>
      </w:pPr>
      <w:ins w:id="754" w:author="PR Preview" w:date="2026-01-01T00:00:00Z">
        <w:r>
          <w:rPr>
            <w:b/>
            <w:bCs/>
          </w:rPr>
          <w:t xml:space="preserve">Example 23 (A line in</w:t>
        </w:r>
      </w:ins>
      <w:ins w:id="755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756" w:author="PR Preview" w:date="2026-01-01T00:00:00Z">
        <w:r>
          <w:rPr>
            <w:b/>
            <w:bCs/>
          </w:rPr>
          <w:t xml:space="preserve"> </w:t>
        </w:r>
      </w:ins>
      <w:ins w:id="757" w:author="PR Preview" w:date="2026-01-01T00:00:00Z">
        <w:r>
          <w:rPr>
            <w:b/>
            <w:bCs/>
          </w:rPr>
          <w:t xml:space="preserve">and a plane in</w:t>
        </w:r>
      </w:ins>
      <w:ins w:id="758" w:author="PR Preview" w:date="2026-01-01T00:00:00Z">
        <w:r>
          <w:rPr>
            <w:b/>
            <w:bCs/>
          </w:rP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59" w:author="PR Preview" w:date="2026-01-01T00:00:00Z">
        <w:r>
          <w:rPr>
            <w:b/>
            <w:bCs/>
          </w:rPr>
          <w:t xml:space="preserve">, checked on a grid of points)</w:t>
        </w:r>
      </w:ins>
      <w:ins w:id="760" w:author="PR Preview" w:date="2026-01-01T00:00:00Z">
        <w:r>
          <w:t xml:space="preserve"> </w:t>
        </w:r>
      </w:ins>
      <w:ins w:id="761" w:author="PR Preview" w:date="2026-01-01T00:00:00Z">
        <w:r>
          <w:t xml:space="preserve">In</w:t>
        </w:r>
      </w:ins>
      <w:ins w:id="762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763" w:author="PR Preview" w:date="2026-01-01T00:00:00Z">
        <w:r>
          <w:t xml:space="preserve">, take</w:t>
        </w:r>
      </w:ins>
      <w:ins w:id="764" w:author="PR Preview" w:date="2026-01-01T00:00:00Z">
        <w:r>
          <w:t xml:space="preserve"> </w:t>
        </w:r>
      </w:ins>
      <w:ins w:id="765" w:author="PR Preview" w:date="2026-01-01T00:00:00Z">
        <w:r>
          <w:t xml:space="preserve">$\mathord{\smash[b]{\underset{\raise.3ex\hbox{$\scriptstyle\sim$}}{w}}\vphantom{w}} = (1, 1)$</w:t>
        </w:r>
      </w:ins>
      <w:ins w:id="766" w:author="PR Preview" w:date="2026-01-01T00:00:00Z">
        <w:r>
          <w:t xml:space="preserve"> </w:t>
        </w:r>
      </w:ins>
      <w:ins w:id="767" w:author="PR Preview" w:date="2026-01-01T00:00:00Z">
        <w:r>
          <w:t xml:space="preserve">and</w:t>
        </w:r>
      </w:ins>
      <w:ins w:id="768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769" w:author="PR Preview" w:date="2026-01-01T00:00:00Z">
        <w:r>
          <w:t xml:space="preserve">, the line of</w:t>
        </w:r>
      </w:ins>
      <w:ins w:id="770" w:author="PR Preview" w:date="2026-01-01T00:00:00Z">
        <w:r>
          <w:t xml:space="preserve"> </w:t>
        </w:r>
      </w:ins>
      <w:hyperlink r:id="rId94">
        <w:ins w:id="771" w:author="PR Preview" w:date="2026-01-01T00:00:00Z">
          <w:r>
            <w:rPr>
              <w:rStyle w:val="Hyperlink"/>
            </w:rPr>
            <w:t xml:space="preserve">Example 20 in Matrices</w:t>
          </w:r>
        </w:ins>
      </w:hyperlink>
      <w:ins w:id="772" w:author="PR Preview" w:date="2026-01-01T00:00:00Z">
        <w:r>
          <w:t xml:space="preserve">.</w:t>
        </w:r>
      </w:ins>
      <w:ins w:id="773" w:author="PR Preview" w:date="2026-01-01T00:00:00Z">
        <w:r>
          <w:t xml:space="preserve"> </w:t>
        </w:r>
      </w:ins>
      <w:ins w:id="774" w:author="PR Preview" w:date="2026-01-01T00:00:00Z">
        <w:r>
          <w:t xml:space="preserve">The point</w:t>
        </w:r>
      </w:ins>
      <w:ins w:id="775" w:author="PR Preview" w:date="2026-01-01T00:00:00Z">
        <w:r>
          <w:t xml:space="preserve"> </w:t>
        </w:r>
      </w:ins>
      <w:ins w:id="776" w:author="PR Preview" w:date="2026-01-01T00:00:00Z">
        <w:r>
          <w:t xml:space="preserve">$\mathord{\smash[b]{\underset{\raise.3ex\hbox{$\scriptstyle\sim$}}{x}}\vphantom{x}}_0 = -\frac{b}{\mathord{\smash[b]{\underset{\raise.3ex\hbox{$\scriptstyle\sim$}}{w}}\vphantom{w}} \cdot \mathord{\smash[b]{\underset{\raise.3ex\hbox{$\scriptstyle\sim$}}{w}}\vphantom{w}}}\,\mathord{\smash[b]{\underset{\raise.3ex\hbox{$\scriptstyle\sim$}}{w}}\vphantom{w}}$</w:t>
        </w:r>
      </w:ins>
      <w:ins w:id="777" w:author="PR Preview" w:date="2026-01-01T00:00:00Z">
        <w:r>
          <w:t xml:space="preserve"> </w:t>
        </w:r>
      </w:ins>
      <w:ins w:id="778" w:author="PR Preview" w:date="2026-01-01T00:00:00Z">
        <w:r>
          <w:t xml:space="preserve">is on it,</w:t>
        </w:r>
      </w:ins>
      <w:ins w:id="779" w:author="PR Preview" w:date="2026-01-01T00:00:00Z">
        <w:r>
          <w:t xml:space="preserve"> </w:t>
        </w:r>
      </w:ins>
      <w:ins w:id="780" w:author="PR Preview" w:date="2026-01-01T00:00:00Z">
        <w:r>
          <w:t xml:space="preserve">and the vector</w:t>
        </w:r>
      </w:ins>
      <w:ins w:id="781" w:author="PR Preview" w:date="2026-01-01T00:00:00Z">
        <w:r>
          <w:t xml:space="preserve"> </w:t>
        </w:r>
      </w:ins>
      <w:ins w:id="782" w:author="PR Preview" w:date="2026-01-01T00:00:00Z">
        <w:r>
          <w:t xml:space="preserve">$\mathord{\smash[b]{\underset{\raise.3ex\hbox{$\scriptstyle\sim$}}{v}}\vphantom{v}} = (-w_2, w_1)$</w:t>
        </w:r>
      </w:ins>
      <w:ins w:id="783" w:author="PR Preview" w:date="2026-01-01T00:00:00Z">
        <w:r>
          <w:t xml:space="preserve"> </w:t>
        </w:r>
      </w:ins>
      <w:ins w:id="784" w:author="PR Preview" w:date="2026-01-01T00:00:00Z">
        <w:r>
          <w:t xml:space="preserve">is nonzero with</w:t>
        </w:r>
      </w:ins>
      <w:ins w:id="785" w:author="PR Preview" w:date="2026-01-01T00:00:00Z">
        <w:r>
          <w:t xml:space="preserve"> </w:t>
        </w:r>
      </w:ins>
      <w:ins w:id="786" w:author="PR Preview" w:date="2026-01-01T00:00:00Z">
        <w:r>
          <w:t xml:space="preserve">$\mathord{\smash[b]{\underset{\raise.3ex\hbox{$\scriptstyle\sim$}}{w}}\vphantom{w}} \cdot \mathord{\smash[b]{\underset{\raise.3ex\hbox{$\scriptstyle\sim$}}{v}}\vphantom{v}} = 0$</w:t>
        </w:r>
      </w:ins>
      <w:ins w:id="787" w:author="PR Preview" w:date="2026-01-01T00:00:00Z">
        <w:r>
          <w:t xml:space="preserve">,</w:t>
        </w:r>
      </w:ins>
      <w:ins w:id="788" w:author="PR Preview" w:date="2026-01-01T00:00:00Z">
        <w:r>
          <w:t xml:space="preserve"> </w:t>
        </w:r>
      </w:ins>
      <w:ins w:id="789" w:author="PR Preview" w:date="2026-01-01T00:00:00Z">
        <w:r>
          <w:t xml:space="preserve">so it spans the subspace</w:t>
        </w:r>
      </w:ins>
      <w:ins w:id="790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791" w:author="PR Preview" w:date="2026-01-01T00:00:00Z">
        <w:r>
          <w:t xml:space="preserve"> </w:t>
        </w:r>
      </w:ins>
      <w:ins w:id="792" w:author="PR Preview" w:date="2026-01-01T00:00:00Z">
        <w:r>
          <w:t xml:space="preserve">of</w:t>
        </w:r>
      </w:ins>
      <w:ins w:id="793" w:author="PR Preview" w:date="2026-01-01T00:00:00Z">
        <w:r>
          <w:t xml:space="preserve"> </w:t>
        </w:r>
      </w:ins>
      <w:hyperlink w:anchor="thm-hyperplane-subspace">
        <w:ins w:id="794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795" w:author="PR Preview" w:date="2026-01-01T00:00:00Z">
        <w:r>
          <w:t xml:space="preserve">.</w:t>
        </w:r>
      </w:ins>
      <w:ins w:id="796" w:author="PR Preview" w:date="2026-01-01T00:00:00Z">
        <w:r>
          <w:t xml:space="preserve"> </w:t>
        </w:r>
      </w:ins>
      <w:ins w:id="797" w:author="PR Preview" w:date="2026-01-01T00:00:00Z">
        <w:r>
          <w:t xml:space="preserve">In</w:t>
        </w:r>
      </w:ins>
      <w:ins w:id="798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799" w:author="PR Preview" w:date="2026-01-01T00:00:00Z">
        <w:r>
          <w:t xml:space="preserve">, take</w:t>
        </w:r>
      </w:ins>
      <w:ins w:id="800" w:author="PR Preview" w:date="2026-01-01T00:00:00Z">
        <w:r>
          <w:t xml:space="preserve"> </w:t>
        </w:r>
      </w:ins>
      <w:ins w:id="801" w:author="PR Preview" w:date="2026-01-01T00:00:00Z">
        <w:r>
          <w:t xml:space="preserve">$\mathord{\smash[b]{\underset{\raise.3ex\hbox{$\scriptstyle\sim$}}{w}}\vphantom{w}} = (1, 1, 1)$</w:t>
        </w:r>
      </w:ins>
      <w:ins w:id="802" w:author="PR Preview" w:date="2026-01-01T00:00:00Z">
        <w:r>
          <w:t xml:space="preserve"> </w:t>
        </w:r>
      </w:ins>
      <w:ins w:id="803" w:author="PR Preview" w:date="2026-01-01T00:00:00Z">
        <w:r>
          <w:t xml:space="preserve">and</w:t>
        </w:r>
      </w:ins>
      <w:ins w:id="804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805" w:author="PR Preview" w:date="2026-01-01T00:00:00Z">
        <w:r>
          <w:t xml:space="preserve">, the plane of</w:t>
        </w:r>
      </w:ins>
      <w:ins w:id="806" w:author="PR Preview" w:date="2026-01-01T00:00:00Z">
        <w:r>
          <w:t xml:space="preserve"> </w:t>
        </w:r>
      </w:ins>
      <w:hyperlink w:anchor="exm-hyperplane-subspace">
        <w:ins w:id="807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808" w:author="PR Preview" w:date="2026-01-01T00:00:00Z">
        <w:r>
          <w:t xml:space="preserve">,</w:t>
        </w:r>
      </w:ins>
      <w:ins w:id="809" w:author="PR Preview" w:date="2026-01-01T00:00:00Z">
        <w:r>
          <w:t xml:space="preserve"> </w:t>
        </w:r>
      </w:ins>
      <w:ins w:id="810" w:author="PR Preview" w:date="2026-01-01T00:00:00Z">
        <w:r>
          <w:t xml:space="preserve">with the independent vectors</w:t>
        </w:r>
      </w:ins>
      <w:ins w:id="811" w:author="PR Preview" w:date="2026-01-01T00:00:00Z">
        <w:r>
          <w:t xml:space="preserve"> </w:t>
        </w:r>
      </w:ins>
      <w:ins w:id="812" w:author="PR Preview" w:date="2026-01-01T00:00:00Z">
        <w:r>
          <w:t xml:space="preserve">$\mathord{\smash[b]{\underset{\raise.3ex\hbox{$\scriptstyle\sim$}}{v}}\vphantom{v}}_1 = (1, -1, 0)$</w:t>
        </w:r>
      </w:ins>
      <w:ins w:id="813" w:author="PR Preview" w:date="2026-01-01T00:00:00Z">
        <w:r>
          <w:t xml:space="preserve"> </w:t>
        </w:r>
      </w:ins>
      <w:ins w:id="814" w:author="PR Preview" w:date="2026-01-01T00:00:00Z">
        <w:r>
          <w:t xml:space="preserve">and</w:t>
        </w:r>
      </w:ins>
      <w:ins w:id="815" w:author="PR Preview" w:date="2026-01-01T00:00:00Z">
        <w:r>
          <w:t xml:space="preserve"> </w:t>
        </w:r>
      </w:ins>
      <w:ins w:id="816" w:author="PR Preview" w:date="2026-01-01T00:00:00Z">
        <w:r>
          <w:t xml:space="preserve">$\mathord{\smash[b]{\underset{\raise.3ex\hbox{$\scriptstyle\sim$}}{v}}\vphantom{v}}_2 = (0, 1, -1)$</w:t>
        </w:r>
      </w:ins>
      <w:ins w:id="817" w:author="PR Preview" w:date="2026-01-01T00:00:00Z">
        <w:r>
          <w:t xml:space="preserve"> </w:t>
        </w:r>
      </w:ins>
      <w:ins w:id="818" w:author="PR Preview" w:date="2026-01-01T00:00:00Z">
        <w:r>
          <w:t xml:space="preserve">in</w:t>
        </w:r>
      </w:ins>
      <w:ins w:id="819" w:author="PR Preview" w:date="2026-01-01T00:00:00Z">
        <w:r>
          <w:t xml:space="preserve"> </w:t>
        </w:r>
      </w:ins>
      <m:oMath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820" w:author="PR Preview" w:date="2026-01-01T00:00:00Z">
        <w:r>
          <w:t xml:space="preserve">.</w:t>
        </w:r>
      </w:ins>
      <w:ins w:id="821" w:author="PR Preview" w:date="2026-01-01T00:00:00Z">
        <w:r>
          <w:t xml:space="preserve"> </w:t>
        </w:r>
      </w:ins>
      <w:ins w:id="822" w:author="PR Preview" w:date="2026-01-01T00:00:00Z">
        <w:r>
          <w:t xml:space="preserve">The code evaluates</w:t>
        </w:r>
      </w:ins>
      <w:ins w:id="823" w:author="PR Preview" w:date="2026-01-01T00:00:00Z">
        <w:r>
          <w:t xml:space="preserve"> </w:t>
        </w:r>
      </w:ins>
      <w:ins w:id="824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825" w:author="PR Preview" w:date="2026-01-01T00:00:00Z">
        <w:r>
          <w:t xml:space="preserve"> </w:t>
        </w:r>
      </w:ins>
      <w:ins w:id="826" w:author="PR Preview" w:date="2026-01-01T00:00:00Z">
        <w:r>
          <w:t xml:space="preserve">at the origin</w:t>
        </w:r>
      </w:ins>
      <w:ins w:id="827" w:author="PR Preview" w:date="2026-01-01T00:00:00Z">
        <w:r>
          <w:t xml:space="preserve"> </w:t>
        </w:r>
      </w:ins>
      <w:ins w:id="828" w:author="PR Preview" w:date="2026-01-01T00:00:00Z">
        <w:r>
          <w:t xml:space="preserve">and at points</w:t>
        </w:r>
      </w:ins>
      <w:ins w:id="829" w:author="PR Preview" w:date="2026-01-01T00:00:00Z">
        <w:r>
          <w:t xml:space="preserve"> </w:t>
        </w:r>
      </w:ins>
      <w:ins w:id="830" w:author="PR Preview" w:date="2026-01-01T00:00:00Z">
        <w:r>
          <w:t xml:space="preserve">$\mathord{\smash[b]{\underset{\raise.3ex\hbox{$\scriptstyle\sim$}}{x}}\vphantom{x}}_0 + t\,\mathord{\smash[b]{\underset{\raise.3ex\hbox{$\scriptstyle\sim$}}{v}}\vphantom{v}}$</w:t>
        </w:r>
      </w:ins>
      <w:ins w:id="831" w:author="PR Preview" w:date="2026-01-01T00:00:00Z">
        <w:r>
          <w:t xml:space="preserve"> </w:t>
        </w:r>
      </w:ins>
      <w:ins w:id="832" w:author="PR Preview" w:date="2026-01-01T00:00:00Z">
        <w:r>
          <w:t xml:space="preserve">and</w:t>
        </w:r>
      </w:ins>
      <w:ins w:id="833" w:author="PR Preview" w:date="2026-01-01T00:00:00Z">
        <w:r>
          <w:t xml:space="preserve"> </w:t>
        </w:r>
      </w:ins>
      <w:ins w:id="834" w:author="PR Preview" w:date="2026-01-01T00:00:00Z">
        <w:r>
  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  </w:r>
      </w:ins>
      <w:ins w:id="835" w:author="PR Preview" w:date="2026-01-01T00:00:00Z">
        <w:r>
          <w:t xml:space="preserve">.</w:t>
        </w:r>
      </w:ins>
    </w:p>
    <w:p>
      <w:pPr>
        <w:pStyle w:val="SourceCode"/>
      </w:pPr>
      <w:r>
        <w:rPr>
          <w:rStyle w:val="NormalTok"/>
        </w:rPr>
        <w:t xml:space="preserve">level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(w, b, x)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br/>
      </w:r>
      <w:r>
        <w:rPr>
          <w:rStyle w:val="NormalTok"/>
        </w:rPr>
        <w:t xml:space="preserve">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point_line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(w2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w2</w:t>
      </w:r>
      <w:r>
        <w:br/>
      </w:r>
      <w:r>
        <w:rPr>
          <w:rStyle w:val="NormalTok"/>
        </w:rPr>
        <w:t xml:space="preserve">v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w2[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w2[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line_levels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point_line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v))</w:t>
      </w:r>
      <w:r>
        <w:br/>
      </w:r>
      <w:r>
        <w:br/>
      </w:r>
      <w:r>
        <w:rPr>
          <w:rStyle w:val="NormalTok"/>
        </w:rPr>
        <w:t xml:space="preserve">w3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point_plane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b3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(w3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w3</w:t>
      </w:r>
      <w:r>
        <w:br/>
      </w:r>
      <w:r>
        <w:rPr>
          <w:rStyle w:val="NormalTok"/>
        </w:rPr>
        <w:t xml:space="preserve">v1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v2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plane_levels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(s, t)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point_plane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v2),</w:t>
      </w:r>
      <w:r>
        <w:br/>
      </w:r>
      <w:r>
        <w:rPr>
          <w:rStyle w:val="NormalTok"/>
        </w:rPr>
        <w:t xml:space="preserve"> 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s, grid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(w2, b2,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origin_in_R3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b3,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origin_with_b0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level</w:t>
      </w:r>
      <w:r>
        <w:rPr>
          <w:rStyle w:val="NormalTok"/>
        </w:rPr>
        <w:t xml:space="preserve">(w3,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origin_in_R2   origin_in_R3 origin_with_b0 </w:t>
      </w:r>
      <w:r>
        <w:br/>
      </w:r>
      <w:r>
        <w:rPr>
          <w:rStyle w:val="CommentTok"/>
        </w:rPr>
        <w:t xml:space="preserve">#&gt;             -1             -1              0</w:t>
      </w:r>
    </w:p>
    <w:p>
      <w:pPr>
        <w:pStyle w:val="FirstParagraph"/>
      </w:pPr>
      <w:r>
        <w:t xml:space="preserve">At the origin the left side equals the offset,</w:t>
      </w:r>
      <w:r>
        <w:t xml:space="preserve"> </w:t>
      </w:r>
      <w:r>
        <w:t xml:space="preserve">so the origin is on the line only if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it gives -1 for the line and -1 for the plane,</w:t>
      </w:r>
      <w:r>
        <w:t xml:space="preserve"> </w:t>
      </w:r>
      <w:r>
        <w:t xml:space="preserve">and 0 once the offset is changed to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All 5 points</w:t>
      </w:r>
      <w:r>
        <w:t xml:space="preserve"> </w:t>
      </w:r>
      <w:r>
        <w:t xml:space="preserve">$\mathord{\smash[b]{\underset{\raise.3ex\hbox{$\scriptstyle\sim$}}{x}}\vphantom{x}}_0 + t\,\mathord{\smash[b]{\underset{\raise.3ex\hbox{$\scriptstyle\sim$}}{v}}\vphantom{v}}$</w:t>
      </w:r>
      <w:r>
        <w:t xml:space="preserve"> </w:t>
      </w:r>
      <w:r>
        <w:t xml:space="preserve">on the line</w:t>
      </w:r>
      <w:r>
        <w:t xml:space="preserve"> </w:t>
      </w:r>
      <w:r>
        <w:t xml:space="preserve">and all 25 points</w:t>
      </w:r>
      <w:r>
        <w:t xml:space="preserve"> </w:t>
      </w:r>
      <w:r>
        <w:t xml:space="preserve">$\mathord{\smash[b]{\underset{\raise.3ex\hbox{$\scriptstyle\sim$}}{x}}\vphantom{x}}_0 + s\,\mathord{\smash[b]{\underset{\raise.3ex\hbox{$\scriptstyle\sim$}}{v}}\vphantom{v}}_1 + t\,\mathord{\smash[b]{\underset{\raise.3ex\hbox{$\scriptstyle\sim$}}{v}}\vphantom{v}}_2$</w:t>
      </w:r>
      <w:r>
        <w:t xml:space="preserve"> </w:t>
      </w:r>
      <w:r>
        <w:t xml:space="preserve">on the plane</w:t>
      </w:r>
      <w:r>
        <w:t xml:space="preserve"> </w:t>
      </w:r>
      <w:r>
        <w:t xml:space="preserve">satisfy the equation up to rounding error:</w:t>
      </w:r>
      <w:r>
        <w:t xml:space="preserve"> </w:t>
      </w:r>
      <w:r>
        <w:t xml:space="preserve">30 of the</w:t>
      </w:r>
      <w:r>
        <w:t xml:space="preserve"> </w:t>
      </w:r>
      <w:r>
        <w:t xml:space="preserve">30 points have</w:t>
      </w:r>
      <w:r>
        <w:t xml:space="preserve"> </w:t>
      </w:r>
      <w:r>
        <w:t xml:space="preserve">$\mathopen{}\left|\mathord{\smash[b]{\underset{\raise.3ex\hbox{$\scriptstyle\sim$}}{w}}\vphantom{w}} \cdot \mathord{\smash[b]{\underset{\raise.3ex\hbox{$\scriptstyle\sim$}}{x}}\vphantom{x}} + b\right|\mathclose{} &lt; 10^{-10}$</w:t>
      </w:r>
      <w:r>
        <w:t xml:space="preserve">.</w:t>
      </w:r>
    </w:p>
    <w:bookmarkEnd w:id="95"/>
    <w:bookmarkStart w:id="97" w:name="def-half-space"/>
    <w:p>
      <w:pPr>
        <w:pStyle w:val="BodyText"/>
      </w:pPr>
      <w:r>
        <w:rPr>
          <w:b/>
          <w:bCs/>
        </w:rPr>
        <w:t xml:space="preserve">Definition 9 (Open half-space)</w:t>
      </w:r>
      <w:r>
        <w:t xml:space="preserve"> </w:t>
      </w:r>
      <w:r>
        <w:t xml:space="preserve">Let</w:t>
      </w:r>
      <w:r>
        <w:t xml:space="preserve"> </w:t>
      </w:r>
      <w:r>
        <w:t xml:space="preserve">$\mathcal{H} = 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= 0\right\}\mathclose{}$</w:t>
      </w:r>
      <w:r>
        <w:t xml:space="preserve"> </w:t>
      </w:r>
      <w:r>
        <w:t xml:space="preserve">be a hyperplane (</w:t>
      </w:r>
      <w:hyperlink r:id="rId87">
        <w:r>
          <w:rPr>
            <w:rStyle w:val="Hyperlink"/>
          </w:rPr>
          <w:t xml:space="preserve">Definition 22 in Matrices</w:t>
        </w:r>
      </w:hyperlink>
      <w:r>
        <w:t xml:space="preserve">).</w:t>
      </w:r>
      <w:r>
        <w:t xml:space="preserve"> </w:t>
      </w:r>
      <w:r>
        <w:t xml:space="preserve">The two</w:t>
      </w:r>
      <w:r>
        <w:t xml:space="preserve"> </w:t>
      </w:r>
      <w:r>
        <w:rPr>
          <w:b/>
          <w:bCs/>
        </w:rPr>
        <w:t xml:space="preserve">open half-spaces</w:t>
      </w:r>
      <w:r>
        <w:t xml:space="preserve"> </w:t>
      </w:r>
      <w:r>
        <w:t xml:space="preserve">[6]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are</w:t>
      </w:r>
    </w:p>
    <w:p>
      <w:pPr>
        <w:pStyle w:val="BodyText"/>
      </w:pPr>
      <w:bookmarkStart w:id="96" w:name="eq-half-space"/>
      <w:r>
        <w:t xml:space="preserve">$$
    \mathcal{H}^+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&gt; 0\right\}\mathclose{}
    \quad \text{and} \quad
    \mathcal{H}^- \stackrel{\text{def}}{=}\mathopen{}\left\{\mathord{\smash[b]{\underset{\raise.3ex\hbox{$\scriptstyle\sim$}}{x}}\vphantom{x}}\in \mathbb{R}^p : \mathord{\smash[b]{\underset{\raise.3ex\hbox{$\scriptstyle\sim$}}{w}}\vphantom{w}} \cdot \mathord{\smash[b]{\underset{\raise.3ex\hbox{$\scriptstyle\sim$}}{x}}\vphantom{x}} + b &lt; 0\right\}\mathclose{}.
     \qquad(1)$$</w:t>
      </w:r>
      <w:bookmarkEnd w:id="96"/>
    </w:p>
    <w:bookmarkEnd w:id="97"/>
    <w:bookmarkStart w:id="98" w:name="def-closed-half-space"/>
    <w:p>
      <w:pPr>
        <w:pStyle w:val="FirstParagraph"/>
      </w:pPr>
      <w:r>
        <w:rPr>
          <w:b/>
          <w:bCs/>
        </w:rPr>
        <w:t xml:space="preserve">Definition 10 (Closed half-space)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half-spaces</w:t>
      </w:r>
      <w:r>
        <w:t xml:space="preserve"> </w:t>
      </w:r>
      <w:r>
        <w:t xml:space="preserve">of the hyperplane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of</w:t>
      </w:r>
      <w:r>
        <w:t xml:space="preserve"> 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also include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itself: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  <m:r>
          <m:rPr>
            <m:sty m:val="p"/>
          </m:rPr>
          <m:t>∪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bookmarkEnd w:id="9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Replacing</w:t>
      </w:r>
      <w:r>
        <w:t xml:space="preserve"> </w:t>
      </w:r>
      <w:r>
        <w:t xml:space="preserve">$(\mathord{\smash[b]{\underset{\raise.3ex\hbox{$\scriptstyle\sim$}}{w}}\vphantom{w}}, b)$</w:t>
      </w:r>
      <w:r>
        <w:t xml:space="preserve"> </w:t>
      </w:r>
      <w:r>
        <w:t xml:space="preserve">by</w:t>
      </w:r>
      <w:r>
        <w:t xml:space="preserve"> </w:t>
      </w:r>
      <w:r>
        <w:t xml:space="preserve">$(-\mathord{\smash[b]{\underset{\raise.3ex\hbox{$\scriptstyle\sim$}}{w}}\vphantom{w}}, -b)$</w:t>
      </w:r>
      <w:r>
        <w:t xml:space="preserve"> </w:t>
      </w:r>
      <w:r>
        <w:t xml:space="preserve">describes the same hyperplane</w:t>
      </w:r>
      <w:r>
        <w:t xml:space="preserve"> </w:t>
      </w:r>
      <w:r>
        <w:t xml:space="preserve">but swaps the names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  <w:r>
        <w:t xml:space="preserve"> </w:t>
      </w:r>
      <w:r>
        <w:t xml:space="preserve">The sign of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tells you which side of the hyperplane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on.</w:t>
      </w:r>
      <w:r>
        <w:t xml:space="preserve"> </w:t>
      </w:r>
      <w:r>
        <w:t xml:space="preserve">A linear classifier uses this sign to assign one of two labels.</w:t>
      </w:r>
    </w:p>
    <w:bookmarkStart w:id="99" w:name="exm-half-space-plane"/>
    <w:p>
      <w:pPr>
        <w:pStyle w:val="BodyText"/>
      </w:pPr>
      <w:del w:id="836" w:author="PR Preview" w:date="2026-01-01T00:00:00Z">
        <w:r>
          <w:rPr>
            <w:b/>
            <w:bCs/>
          </w:rPr>
          <w:delText xml:space="preserve">Example 22 (Half-spaces of a line in the plane)</w:delText>
        </w:r>
      </w:del>
      <w:del w:id="837" w:author="PR Preview" w:date="2026-01-01T00:00:00Z">
        <w:r>
          <w:delText xml:space="preserve"> </w:delText>
        </w:r>
      </w:del>
      <w:del w:id="838" w:author="PR Preview" w:date="2026-01-01T00:00:00Z">
        <w:r>
          <w:delText xml:space="preserve">Let</w:delText>
        </w:r>
      </w:del>
      <w:del w:id="83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840" w:author="PR Preview" w:date="2026-01-01T00:00:00Z">
        <w:r>
          <w:delText xml:space="preserve"> </w:delText>
        </w:r>
      </w:del>
      <w:del w:id="841" w:author="PR Preview" w:date="2026-01-01T00:00:00Z">
        <w:r>
          <w:delText xml:space="preserve">be the line in</w:delText>
        </w:r>
      </w:del>
      <w:del w:id="842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843" w:author="PR Preview" w:date="2026-01-01T00:00:00Z">
        <w:r>
          <w:delText xml:space="preserve"> </w:delText>
        </w:r>
      </w:del>
      <w:del w:id="844" w:author="PR Preview" w:date="2026-01-01T00:00:00Z">
        <w:r>
          <w:delText xml:space="preserve">with</w:delText>
        </w:r>
      </w:del>
      <w:del w:id="845" w:author="PR Preview" w:date="2026-01-01T00:00:00Z">
        <w:r>
          <w:delText xml:space="preserve"> </w:delText>
        </w:r>
      </w:del>
      <w:del w:id="846" w:author="PR Preview" w:date="2026-01-01T00:00:00Z">
        <w:r>
          <w:delText xml:space="preserve">$\mathord{\smash[b]{\underset{\raise.3ex\hbox{$\scriptstyle\sim$}}{w}}\vphantom{w}} = (1, 2)$</w:delText>
        </w:r>
      </w:del>
      <w:del w:id="847" w:author="PR Preview" w:date="2026-01-01T00:00:00Z">
        <w:r>
          <w:delText xml:space="preserve"> </w:delText>
        </w:r>
      </w:del>
      <w:del w:id="848" w:author="PR Preview" w:date="2026-01-01T00:00:00Z">
        <w:r>
          <w:delText xml:space="preserve">and</w:delText>
        </w:r>
      </w:del>
      <w:del w:id="849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del w:id="850" w:author="PR Preview" w:date="2026-01-01T00:00:00Z">
        <w:r>
          <w:delText xml:space="preserve"> </w:delText>
        </w:r>
      </w:del>
      <w:del w:id="851" w:author="PR Preview" w:date="2026-01-01T00:00:00Z">
        <w:r>
          <w:delText xml:space="preserve">(</w:delText>
        </w:r>
      </w:del>
      <w:hyperlink r:id="rId87">
        <w:del w:id="852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853" w:author="PR Preview" w:date="2026-01-01T00:00:00Z">
        <w:r>
          <w:delText xml:space="preserve">),</w:delText>
        </w:r>
      </w:del>
      <w:del w:id="854" w:author="PR Preview" w:date="2026-01-01T00:00:00Z">
        <w:r>
          <w:delText xml:space="preserve"> </w:delText>
        </w:r>
      </w:del>
      <w:del w:id="855" w:author="PR Preview" w:date="2026-01-01T00:00:00Z">
        <w:r>
          <w:delText xml:space="preserve">so</w:delText>
        </w:r>
      </w:del>
      <w:del w:id="856" w:author="PR Preview" w:date="2026-01-01T00:00:00Z">
        <w:r>
          <w:delText xml:space="preserve"> </w:delText>
        </w:r>
      </w:del>
      <w:del w:id="857" w:author="PR Preview" w:date="2026-01-01T00:00:00Z">
        <w:r>
          <w:delText xml:space="preserve">$\mathcal{H} = \mathopen{}\left\{\mathord{\smash[b]{\underset{\raise.3ex\hbox{$\scriptstyle\sim$}}{x}}\vphantom{x}}: x_1 + 2 x_2 - 2 = 0\right\}\mathclose{}$</w:delText>
        </w:r>
      </w:del>
      <w:del w:id="858" w:author="PR Preview" w:date="2026-01-01T00:00:00Z">
        <w:r>
          <w:delText xml:space="preserve">.</w:delText>
        </w:r>
      </w:del>
      <w:del w:id="859" w:author="PR Preview" w:date="2026-01-01T00:00:00Z">
        <w:r>
          <w:delText xml:space="preserve"> </w:delText>
        </w:r>
      </w:del>
      <w:del w:id="860" w:author="PR Preview" w:date="2026-01-01T00:00:00Z">
        <w:r>
          <w:delText xml:space="preserve">Evaluate</w:delText>
        </w:r>
      </w:del>
      <w:del w:id="861" w:author="PR Preview" w:date="2026-01-01T00:00:00Z">
        <w:r>
          <w:delText xml:space="preserve"> </w:delText>
        </w:r>
      </w:del>
      <w:del w:id="862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b$</w:delText>
        </w:r>
      </w:del>
      <w:del w:id="863" w:author="PR Preview" w:date="2026-01-01T00:00:00Z">
        <w:r>
          <w:delText xml:space="preserve"> </w:delText>
        </w:r>
      </w:del>
      <w:del w:id="864" w:author="PR Preview" w:date="2026-01-01T00:00:00Z">
        <w:r>
          <w:delText xml:space="preserve">at three points (</w:delText>
        </w:r>
      </w:del>
      <w:hyperlink w:anchor="def-half-space">
        <w:del w:id="86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866" w:author="PR Preview" w:date="2026-01-01T00:00:00Z">
        <w:r>
          <w:delText xml:space="preserve">):</w:delText>
        </w:r>
      </w:del>
    </w:p>
    <w:p>
      <w:pPr>
        <w:pStyle w:val="BodyText"/>
      </w:pPr>
      <w:ins w:id="867" w:author="PR Preview" w:date="2026-01-01T00:00:00Z">
        <w:r>
          <w:rPr>
            <w:b/>
            <w:bCs/>
          </w:rPr>
          <w:t xml:space="preserve">Example 24 (Half-spaces of a line in the plane)</w:t>
        </w:r>
      </w:ins>
      <w:ins w:id="868" w:author="PR Preview" w:date="2026-01-01T00:00:00Z">
        <w:r>
          <w:t xml:space="preserve"> </w:t>
        </w:r>
      </w:ins>
      <w:ins w:id="869" w:author="PR Preview" w:date="2026-01-01T00:00:00Z">
        <w:r>
          <w:t xml:space="preserve">Let</w:t>
        </w:r>
      </w:ins>
      <w:ins w:id="87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871" w:author="PR Preview" w:date="2026-01-01T00:00:00Z">
        <w:r>
          <w:t xml:space="preserve"> </w:t>
        </w:r>
      </w:ins>
      <w:ins w:id="872" w:author="PR Preview" w:date="2026-01-01T00:00:00Z">
        <w:r>
          <w:t xml:space="preserve">be the line in</w:t>
        </w:r>
      </w:ins>
      <w:ins w:id="87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874" w:author="PR Preview" w:date="2026-01-01T00:00:00Z">
        <w:r>
          <w:t xml:space="preserve"> </w:t>
        </w:r>
      </w:ins>
      <w:ins w:id="875" w:author="PR Preview" w:date="2026-01-01T00:00:00Z">
        <w:r>
          <w:t xml:space="preserve">with</w:t>
        </w:r>
      </w:ins>
      <w:ins w:id="876" w:author="PR Preview" w:date="2026-01-01T00:00:00Z">
        <w:r>
          <w:t xml:space="preserve"> </w:t>
        </w:r>
      </w:ins>
      <w:ins w:id="877" w:author="PR Preview" w:date="2026-01-01T00:00:00Z">
        <w:r>
          <w:t xml:space="preserve">$\mathord{\smash[b]{\underset{\raise.3ex\hbox{$\scriptstyle\sim$}}{w}}\vphantom{w}} = (1, 2)$</w:t>
        </w:r>
      </w:ins>
      <w:ins w:id="878" w:author="PR Preview" w:date="2026-01-01T00:00:00Z">
        <w:r>
          <w:t xml:space="preserve"> </w:t>
        </w:r>
      </w:ins>
      <w:ins w:id="879" w:author="PR Preview" w:date="2026-01-01T00:00:00Z">
        <w:r>
          <w:t xml:space="preserve">and</w:t>
        </w:r>
      </w:ins>
      <w:ins w:id="880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ins w:id="881" w:author="PR Preview" w:date="2026-01-01T00:00:00Z">
        <w:r>
          <w:t xml:space="preserve"> </w:t>
        </w:r>
      </w:ins>
      <w:ins w:id="882" w:author="PR Preview" w:date="2026-01-01T00:00:00Z">
        <w:r>
          <w:t xml:space="preserve">(</w:t>
        </w:r>
      </w:ins>
      <w:hyperlink r:id="rId87">
        <w:ins w:id="883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884" w:author="PR Preview" w:date="2026-01-01T00:00:00Z">
        <w:r>
          <w:t xml:space="preserve">),</w:t>
        </w:r>
      </w:ins>
      <w:ins w:id="885" w:author="PR Preview" w:date="2026-01-01T00:00:00Z">
        <w:r>
          <w:t xml:space="preserve"> </w:t>
        </w:r>
      </w:ins>
      <w:ins w:id="886" w:author="PR Preview" w:date="2026-01-01T00:00:00Z">
        <w:r>
          <w:t xml:space="preserve">so</w:t>
        </w:r>
      </w:ins>
      <w:ins w:id="887" w:author="PR Preview" w:date="2026-01-01T00:00:00Z">
        <w:r>
          <w:t xml:space="preserve"> </w:t>
        </w:r>
      </w:ins>
      <w:ins w:id="888" w:author="PR Preview" w:date="2026-01-01T00:00:00Z">
        <w:r>
          <w:t xml:space="preserve">$\mathcal{H} = \mathopen{}\left\{\mathord{\smash[b]{\underset{\raise.3ex\hbox{$\scriptstyle\sim$}}{x}}\vphantom{x}}: x_1 + 2 x_2 - 2 = 0\right\}\mathclose{}$</w:t>
        </w:r>
      </w:ins>
      <w:ins w:id="889" w:author="PR Preview" w:date="2026-01-01T00:00:00Z">
        <w:r>
          <w:t xml:space="preserve">.</w:t>
        </w:r>
      </w:ins>
      <w:ins w:id="890" w:author="PR Preview" w:date="2026-01-01T00:00:00Z">
        <w:r>
          <w:t xml:space="preserve"> </w:t>
        </w:r>
      </w:ins>
      <w:ins w:id="891" w:author="PR Preview" w:date="2026-01-01T00:00:00Z">
        <w:r>
          <w:t xml:space="preserve">Evaluate</w:t>
        </w:r>
      </w:ins>
      <w:ins w:id="892" w:author="PR Preview" w:date="2026-01-01T00:00:00Z">
        <w:r>
          <w:t xml:space="preserve"> </w:t>
        </w:r>
      </w:ins>
      <w:ins w:id="893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b$</w:t>
        </w:r>
      </w:ins>
      <w:ins w:id="894" w:author="PR Preview" w:date="2026-01-01T00:00:00Z">
        <w:r>
          <w:t xml:space="preserve"> </w:t>
        </w:r>
      </w:ins>
      <w:ins w:id="895" w:author="PR Preview" w:date="2026-01-01T00:00:00Z">
        <w:r>
          <w:t xml:space="preserve">at three points (</w:t>
        </w:r>
      </w:ins>
      <w:hyperlink w:anchor="def-half-space">
        <w:ins w:id="896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897" w:author="PR Preview" w:date="2026-01-01T00:00:00Z">
        <w:r>
          <w:t xml:space="preserve">):</w:t>
        </w:r>
      </w:ins>
    </w:p>
    <w:p>
      <w:pPr>
        <w:pStyle w:val="Compact"/>
        <w:numPr>
          <w:ilvl w:val="0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Moving from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 the direction</w:t>
      </w:r>
      <w:r>
        <w:t xml:space="preserve"> </w:t>
      </w:r>
      <w:r>
        <w:t xml:space="preserve">$\mathord{\smash[b]{\underset{\raise.3ex\hbox{$\scriptstyle\sim$}}{w}}\vphantom{w}} = (1, 2)$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 the value is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5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So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leads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bookmarkEnd w:id="99"/>
    <w:bookmarkStart w:id="100" w:name="rem-half-space-sides"/>
    <w:p>
      <w:pPr>
        <w:pStyle w:val="BodyText"/>
      </w:pPr>
      <w:r>
        <w:rPr>
          <w:i/>
          <w:iCs/>
        </w:rPr>
        <w:t xml:space="preserve">Remark 1</w:t>
      </w:r>
      <w:r>
        <w:t xml:space="preserve"> (The two sides of a hyperplane). </w:t>
      </w:r>
      <w:r>
        <w:t xml:space="preserve">Every point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in exactly one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,</w:t>
      </w:r>
      <w:r>
        <w:t xml:space="preserve"> </w:t>
      </w:r>
      <w:r>
        <w:t xml:space="preserve">because 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is positive, zero or negative.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points into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:</w:t>
      </w:r>
      <w:r>
        <w:t xml:space="preserve"> </w:t>
      </w:r>
      <w:r>
        <w:t xml:space="preserve">the number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b$</w:t>
      </w:r>
      <w:r>
        <w:t xml:space="preserve"> </w:t>
      </w:r>
      <w:r>
        <w:t xml:space="preserve">goes up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moves in the direction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.</w:t>
      </w:r>
    </w:p>
    <w:bookmarkEnd w:id="100"/>
    <w:bookmarkStart w:id="101" w:name="thm-half-space-dimension"/>
    <w:p>
      <w:pPr>
        <w:pStyle w:val="BodyText"/>
      </w:pPr>
      <w:del w:id="898" w:author="PR Preview" w:date="2026-01-01T00:00:00Z">
        <w:r>
          <w:rPr>
            <w:b/>
            <w:bCs/>
          </w:rPr>
          <w:delText xml:space="preserve">Theorem 14 (Differences of points in a hyperplane and in a half-space)</w:delText>
        </w:r>
      </w:del>
      <w:del w:id="899" w:author="PR Preview" w:date="2026-01-01T00:00:00Z">
        <w:r>
          <w:delText xml:space="preserve"> </w:delText>
        </w:r>
      </w:del>
      <w:del w:id="900" w:author="PR Preview" w:date="2026-01-01T00:00:00Z">
        <w:r>
          <w:delText xml:space="preserve">Let</w:delText>
        </w:r>
      </w:del>
      <w:del w:id="901" w:author="PR Preview" w:date="2026-01-01T00:00:00Z">
        <w:r>
          <w:delText xml:space="preserve"> </w:delText>
        </w:r>
      </w:del>
      <w:del w:id="902" w:author="PR Preview" w:date="2026-01-01T00:00:00Z">
        <w:r>
          <w:delText xml:space="preserve">$\mathord{\smash[b]{\underset{\raise.3ex\hbox{$\scriptstyle\sim$}}{w}}\vphantom{w}} \in \mathbb{R}^p$</w:delText>
        </w:r>
      </w:del>
      <w:del w:id="903" w:author="PR Preview" w:date="2026-01-01T00:00:00Z">
        <w:r>
          <w:delText xml:space="preserve"> </w:delText>
        </w:r>
      </w:del>
      <w:del w:id="904" w:author="PR Preview" w:date="2026-01-01T00:00:00Z">
        <w:r>
          <w:delText xml:space="preserve">be nonzero, let</w:delText>
        </w:r>
      </w:del>
      <w:del w:id="905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del w:id="906" w:author="PR Preview" w:date="2026-01-01T00:00:00Z">
        <w:r>
          <w:delText xml:space="preserve">,</w:delText>
        </w:r>
      </w:del>
      <w:del w:id="907" w:author="PR Preview" w:date="2026-01-01T00:00:00Z">
        <w:r>
          <w:delText xml:space="preserve"> </w:delText>
        </w:r>
      </w:del>
      <w:del w:id="908" w:author="PR Preview" w:date="2026-01-01T00:00:00Z">
        <w:r>
          <w:delText xml:space="preserve">and let</w:delText>
        </w:r>
      </w:del>
      <w:del w:id="90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910" w:author="PR Preview" w:date="2026-01-01T00:00:00Z">
        <w:r>
          <w:delText xml:space="preserve">,</w:delText>
        </w:r>
      </w:del>
      <w:del w:id="911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912" w:author="PR Preview" w:date="2026-01-01T00:00:00Z">
        <w:r>
          <w:delText xml:space="preserve"> </w:delText>
        </w:r>
      </w:del>
      <w:del w:id="913" w:author="PR Preview" w:date="2026-01-01T00:00:00Z">
        <w:r>
          <w:delText xml:space="preserve">be the hyperplane and open half-space of</w:delText>
        </w:r>
      </w:del>
      <w:del w:id="914" w:author="PR Preview" w:date="2026-01-01T00:00:00Z">
        <w:r>
          <w:delText xml:space="preserve"> </w:delText>
        </w:r>
      </w:del>
      <w:hyperlink w:anchor="def-half-space">
        <w:del w:id="915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916" w:author="PR Preview" w:date="2026-01-01T00:00:00Z">
        <w:r>
          <w:delText xml:space="preserve">.</w:delText>
        </w:r>
      </w:del>
      <w:del w:id="917" w:author="PR Preview" w:date="2026-01-01T00:00:00Z">
        <w:r>
          <w:delText xml:space="preserve"> </w:delText>
        </w:r>
      </w:del>
      <w:del w:id="918" w:author="PR Preview" w:date="2026-01-01T00:00:00Z">
        <w:r>
          <w:delText xml:space="preserve">For a set</w:delText>
        </w:r>
      </w:del>
      <w:del w:id="919" w:author="PR Preview" w:date="2026-01-01T00:00:00Z">
        <w:r>
          <w:delText xml:space="preserve"> </w:delText>
        </w:r>
      </w:del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920" w:author="PR Preview" w:date="2026-01-01T00:00:00Z">
        <w:r>
          <w:delText xml:space="preserve">, let</w:delText>
        </w:r>
      </w:del>
      <w:del w:id="921" w:author="PR Preview" w:date="2026-01-01T00:00:00Z">
        <w:r>
          <w:delText xml:space="preserve"> </w:delText>
        </w:r>
      </w:del>
      <w:del w:id="922" w:author="PR Preview" w:date="2026-01-01T00:00:00Z">
        <w:r>
          <w:delTex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delText>
        </w:r>
      </w:del>
      <w:del w:id="923" w:author="PR Preview" w:date="2026-01-01T00:00:00Z">
        <w:r>
          <w:delText xml:space="preserve"> </w:delText>
        </w:r>
      </w:del>
      <w:del w:id="924" w:author="PR Preview" w:date="2026-01-01T00:00:00Z">
        <w:r>
          <w:delText xml:space="preserve">be the set of differences of its points.</w:delText>
        </w:r>
      </w:del>
    </w:p>
    <w:p>
      <w:pPr>
        <w:pStyle w:val="BodyText"/>
      </w:pPr>
      <w:ins w:id="925" w:author="PR Preview" w:date="2026-01-01T00:00:00Z">
        <w:r>
          <w:rPr>
            <w:b/>
            <w:bCs/>
          </w:rPr>
          <w:t xml:space="preserve">Theorem 15 (Differences of points in a hyperplane and in a half-space)</w:t>
        </w:r>
      </w:ins>
      <w:ins w:id="926" w:author="PR Preview" w:date="2026-01-01T00:00:00Z">
        <w:r>
          <w:t xml:space="preserve"> </w:t>
        </w:r>
      </w:ins>
      <w:ins w:id="927" w:author="PR Preview" w:date="2026-01-01T00:00:00Z">
        <w:r>
          <w:t xml:space="preserve">Let</w:t>
        </w:r>
      </w:ins>
      <w:ins w:id="928" w:author="PR Preview" w:date="2026-01-01T00:00:00Z">
        <w:r>
          <w:t xml:space="preserve"> </w:t>
        </w:r>
      </w:ins>
      <w:ins w:id="929" w:author="PR Preview" w:date="2026-01-01T00:00:00Z">
        <w:r>
          <w:t xml:space="preserve">$\mathord{\smash[b]{\underset{\raise.3ex\hbox{$\scriptstyle\sim$}}{w}}\vphantom{w}} \in \mathbb{R}^p$</w:t>
        </w:r>
      </w:ins>
      <w:ins w:id="930" w:author="PR Preview" w:date="2026-01-01T00:00:00Z">
        <w:r>
          <w:t xml:space="preserve"> </w:t>
        </w:r>
      </w:ins>
      <w:ins w:id="931" w:author="PR Preview" w:date="2026-01-01T00:00:00Z">
        <w:r>
          <w:t xml:space="preserve">be nonzero, let</w:t>
        </w:r>
      </w:ins>
      <w:ins w:id="932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ins w:id="933" w:author="PR Preview" w:date="2026-01-01T00:00:00Z">
        <w:r>
          <w:t xml:space="preserve">,</w:t>
        </w:r>
      </w:ins>
      <w:ins w:id="934" w:author="PR Preview" w:date="2026-01-01T00:00:00Z">
        <w:r>
          <w:t xml:space="preserve"> </w:t>
        </w:r>
      </w:ins>
      <w:ins w:id="935" w:author="PR Preview" w:date="2026-01-01T00:00:00Z">
        <w:r>
          <w:t xml:space="preserve">and let</w:t>
        </w:r>
      </w:ins>
      <w:ins w:id="936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937" w:author="PR Preview" w:date="2026-01-01T00:00:00Z">
        <w:r>
          <w:t xml:space="preserve">,</w:t>
        </w:r>
      </w:ins>
      <w:ins w:id="938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939" w:author="PR Preview" w:date="2026-01-01T00:00:00Z">
        <w:r>
          <w:t xml:space="preserve"> </w:t>
        </w:r>
      </w:ins>
      <w:ins w:id="940" w:author="PR Preview" w:date="2026-01-01T00:00:00Z">
        <w:r>
          <w:t xml:space="preserve">be the hyperplane and open half-space of</w:t>
        </w:r>
      </w:ins>
      <w:ins w:id="941" w:author="PR Preview" w:date="2026-01-01T00:00:00Z">
        <w:r>
          <w:t xml:space="preserve"> </w:t>
        </w:r>
      </w:ins>
      <w:hyperlink w:anchor="def-half-space">
        <w:ins w:id="942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943" w:author="PR Preview" w:date="2026-01-01T00:00:00Z">
        <w:r>
          <w:t xml:space="preserve">.</w:t>
        </w:r>
      </w:ins>
      <w:ins w:id="944" w:author="PR Preview" w:date="2026-01-01T00:00:00Z">
        <w:r>
          <w:t xml:space="preserve"> </w:t>
        </w:r>
      </w:ins>
      <w:ins w:id="945" w:author="PR Preview" w:date="2026-01-01T00:00:00Z">
        <w:r>
          <w:t xml:space="preserve">For a set</w:t>
        </w:r>
      </w:ins>
      <w:ins w:id="946" w:author="PR Preview" w:date="2026-01-01T00:00:00Z">
        <w:r>
          <w:t xml:space="preserve"> </w:t>
        </w:r>
      </w:ins>
      <m:oMath>
        <m:r>
          <m:t>S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947" w:author="PR Preview" w:date="2026-01-01T00:00:00Z">
        <w:r>
          <w:t xml:space="preserve">, let</w:t>
        </w:r>
      </w:ins>
      <w:ins w:id="948" w:author="PR Preview" w:date="2026-01-01T00:00:00Z">
        <w:r>
          <w:t xml:space="preserve"> </w:t>
        </w:r>
      </w:ins>
      <w:ins w:id="949" w:author="PR Preview" w:date="2026-01-01T00:00:00Z">
        <w:r>
          <w:t xml:space="preserve">$D(S) \stackrel{\text{def}}{=}\mathopen{}\left\{\mathord{\smash[b]{\underset{\raise.3ex\hbox{$\scriptstyle\sim$}}{y}}\vphantom{y}}- \mathord{\smash[b]{\underset{\raise.3ex\hbox{$\scriptstyle\sim$}}{x}}\vphantom{x}}: \mathord{\smash[b]{\underset{\raise.3ex\hbox{$\scriptstyle\sim$}}{x}}\vphantom{x}}, \mathord{\smash[b]{\underset{\raise.3ex\hbox{$\scriptstyle\sim$}}{y}}\vphantom{y}}\in S\right\}\mathclose{}$</w:t>
        </w:r>
      </w:ins>
      <w:ins w:id="950" w:author="PR Preview" w:date="2026-01-01T00:00:00Z">
        <w:r>
          <w:t xml:space="preserve"> </w:t>
        </w:r>
      </w:ins>
      <w:ins w:id="951" w:author="PR Preview" w:date="2026-01-01T00:00:00Z">
        <w:r>
          <w:t xml:space="preserve">be the set of differences of its points.</w:t>
        </w:r>
      </w:ins>
    </w:p>
    <w:p>
      <w:pPr>
        <w:pStyle w:val="Compact"/>
        <w:numPr>
          <w:ilvl w:val="0"/>
          <w:numId w:val="1010"/>
        </w:numPr>
      </w:pPr>
      <w:r>
        <w:t xml:space="preserve">$D(\mathcal{H})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</w:r>
      <w:r>
        <w:t xml:space="preserve">,</w:t>
      </w:r>
      <w:r>
        <w:t xml:space="preserve"> </w:t>
      </w:r>
      <w:r>
        <w:t xml:space="preserve">a subspace of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a subspace of dimension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FirstParagraph"/>
      </w:pPr>
      <w:r>
        <w:t xml:space="preserve">The same holds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bookmarkEnd w:id="101"/>
    <w:p>
      <w:pPr>
        <w:pStyle w:val="BodyText"/>
      </w:pPr>
      <w:del w:id="952" w:author="PR Preview" w:date="2026-01-01T00:00:00Z">
        <w:r>
          <w:rPr>
            <w:i/>
            <w:iCs/>
          </w:rPr>
          <w:delText xml:space="preserve">Proof</w:delText>
        </w:r>
      </w:del>
      <w:del w:id="953" w:author="PR Preview" w:date="2026-01-01T00:00:00Z">
        <w:r>
          <w:delText xml:space="preserve">. </w:delText>
        </w:r>
      </w:del>
      <w:del w:id="954" w:author="PR Preview" w:date="2026-01-01T00:00:00Z">
        <w:r>
          <w:rPr>
            <w:b/>
            <w:bCs/>
          </w:rPr>
          <w:delText xml:space="preserve">Part 1.</w:delText>
        </w:r>
      </w:del>
      <w:del w:id="955" w:author="PR Preview" w:date="2026-01-01T00:00:00Z">
        <w:r>
          <w:delText xml:space="preserve"> </w:delText>
        </w:r>
      </w:del>
      <w:del w:id="956" w:author="PR Preview" w:date="2026-01-01T00:00:00Z">
        <w:r>
          <w:delText xml:space="preserve">Let</w:delText>
        </w:r>
      </w:del>
      <w:del w:id="957" w:author="PR Preview" w:date="2026-01-01T00:00:00Z">
        <w:r>
          <w:delText xml:space="preserve"> </w:delText>
        </w:r>
      </w:del>
      <w:del w:id="958" w:author="PR Preview" w:date="2026-01-01T00:00:00Z">
        <w:r>
          <w:delText xml:space="preserve">$\mathord{\smash[b]{\underset{\raise.3ex\hbox{$\scriptstyle\sim$}}{x}}\vphantom{x}}, \mathord{\smash[b]{\underset{\raise.3ex\hbox{$\scriptstyle\sim$}}{y}}\vphantom{y}}\in \mathcal{H}$</w:delText>
        </w:r>
      </w:del>
      <w:del w:id="959" w:author="PR Preview" w:date="2026-01-01T00:00:00Z">
        <w:r>
          <w:delText xml:space="preserve">.</w:delText>
        </w:r>
      </w:del>
      <w:del w:id="960" w:author="PR Preview" w:date="2026-01-01T00:00:00Z">
        <w:r>
          <w:delText xml:space="preserve"> </w:delText>
        </w:r>
      </w:del>
      <w:del w:id="961" w:author="PR Preview" w:date="2026-01-01T00:00:00Z">
        <w:r>
          <w:delText xml:space="preserve">By</w:delText>
        </w:r>
      </w:del>
      <w:del w:id="962" w:author="PR Preview" w:date="2026-01-01T00:00:00Z">
        <w:r>
          <w:delText xml:space="preserve"> </w:delText>
        </w:r>
      </w:del>
      <w:hyperlink w:anchor="thm-hyperplane-subspace">
        <w:del w:id="963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964" w:author="PR Preview" w:date="2026-01-01T00:00:00Z">
        <w:r>
          <w:delText xml:space="preserve"> </w:delText>
        </w:r>
      </w:del>
      <w:del w:id="965" w:author="PR Preview" w:date="2026-01-01T00:00:00Z">
        <w:r>
          <w:delText xml:space="preserve">part 3,</w:delText>
        </w:r>
      </w:del>
      <w:del w:id="966" w:author="PR Preview" w:date="2026-01-01T00:00:00Z">
        <w:r>
          <w:delText xml:space="preserve"> </w:delText>
        </w:r>
      </w:del>
      <w:del w:id="967" w:author="PR Preview" w:date="2026-01-01T00:00:00Z">
        <w:r>
          <w:delTex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delText>
        </w:r>
      </w:del>
      <w:del w:id="968" w:author="PR Preview" w:date="2026-01-01T00:00:00Z">
        <w:r>
          <w:delText xml:space="preserve">,</w:delText>
        </w:r>
      </w:del>
      <w:del w:id="969" w:author="PR Preview" w:date="2026-01-01T00:00:00Z">
        <w:r>
          <w:delText xml:space="preserve"> </w:delText>
        </w:r>
      </w:del>
      <w:del w:id="970" w:author="PR Preview" w:date="2026-01-01T00:00:00Z">
        <w:r>
          <w:delText xml:space="preserve">so</w:delText>
        </w:r>
      </w:del>
      <w:del w:id="971" w:author="PR Preview" w:date="2026-01-01T00:00:00Z">
        <w:r>
          <w:delText xml:space="preserve"> </w:delText>
        </w:r>
      </w:del>
      <w:del w:id="972" w:author="PR Preview" w:date="2026-01-01T00:00:00Z">
        <w:r>
          <w:delTex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delText>
        </w:r>
      </w:del>
      <w:del w:id="973" w:author="PR Preview" w:date="2026-01-01T00:00:00Z">
        <w:r>
          <w:delText xml:space="preserve">.</w:delText>
        </w:r>
      </w:del>
      <w:del w:id="974" w:author="PR Preview" w:date="2026-01-01T00:00:00Z">
        <w:r>
          <w:delText xml:space="preserve"> </w:delText>
        </w:r>
      </w:del>
      <w:del w:id="975" w:author="PR Preview" w:date="2026-01-01T00:00:00Z">
        <w:r>
          <w:delText xml:space="preserve">Conversely, fix any</w:delText>
        </w:r>
      </w:del>
      <w:del w:id="976" w:author="PR Preview" w:date="2026-01-01T00:00:00Z">
        <w:r>
          <w:delText xml:space="preserve"> </w:delText>
        </w:r>
      </w:del>
      <w:del w:id="977" w:author="PR Preview" w:date="2026-01-01T00:00:00Z">
        <w:r>
          <w:delText xml:space="preserve">$\mathord{\smash[b]{\underset{\raise.3ex\hbox{$\scriptstyle\sim$}}{x}}\vphantom{x}}_0 \in \mathcal{H}$</w:delText>
        </w:r>
      </w:del>
      <w:del w:id="978" w:author="PR Preview" w:date="2026-01-01T00:00:00Z">
        <w:r>
          <w:delText xml:space="preserve"> </w:delText>
        </w:r>
      </w:del>
      <w:del w:id="979" w:author="PR Preview" w:date="2026-01-01T00:00:00Z">
        <w:r>
          <w:delText xml:space="preserve">(it exists by</w:delText>
        </w:r>
      </w:del>
      <w:del w:id="980" w:author="PR Preview" w:date="2026-01-01T00:00:00Z">
        <w:r>
          <w:delText xml:space="preserve"> </w:delText>
        </w:r>
      </w:del>
      <w:hyperlink w:anchor="thm-hyperplane-subspace">
        <w:del w:id="981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982" w:author="PR Preview" w:date="2026-01-01T00:00:00Z">
        <w:r>
          <w:delText xml:space="preserve"> </w:delText>
        </w:r>
      </w:del>
      <w:del w:id="983" w:author="PR Preview" w:date="2026-01-01T00:00:00Z">
        <w:r>
          <w:delText xml:space="preserve">part 2).</w:delText>
        </w:r>
      </w:del>
      <w:del w:id="984" w:author="PR Preview" w:date="2026-01-01T00:00:00Z">
        <w:r>
          <w:delText xml:space="preserve"> </w:delText>
        </w:r>
      </w:del>
      <w:del w:id="985" w:author="PR Preview" w:date="2026-01-01T00:00:00Z">
        <w:r>
          <w:delText xml:space="preserve">For any</w:delText>
        </w:r>
      </w:del>
      <w:del w:id="986" w:author="PR Preview" w:date="2026-01-01T00:00:00Z">
        <w:r>
          <w:delText xml:space="preserve"> </w:delText>
        </w:r>
      </w:del>
      <w:del w:id="987" w:author="PR Preview" w:date="2026-01-01T00:00:00Z">
        <w:r>
          <w:delText xml:space="preserve">$\mathord{\smash[b]{\underset{\raise.3ex\hbox{$\scriptstyle\sim$}}{s}}\vphantom{s}} \in \mathcal{H}_0$</w:delText>
        </w:r>
      </w:del>
      <w:del w:id="988" w:author="PR Preview" w:date="2026-01-01T00:00:00Z">
        <w:r>
          <w:delText xml:space="preserve">, the point</w:delText>
        </w:r>
      </w:del>
      <w:del w:id="989" w:author="PR Preview" w:date="2026-01-01T00:00:00Z">
        <w:r>
          <w:delText xml:space="preserve"> </w:delText>
        </w:r>
      </w:del>
      <w:del w:id="990" w:author="PR Preview" w:date="2026-01-01T00:00:00Z">
        <w:r>
          <w:delText xml:space="preserve">$\mathord{\smash[b]{\underset{\raise.3ex\hbox{$\scriptstyle\sim$}}{x}}\vphantom{x}}_0 + \mathord{\smash[b]{\underset{\raise.3ex\hbox{$\scriptstyle\sim$}}{s}}\vphantom{s}}$</w:delText>
        </w:r>
      </w:del>
      <w:del w:id="991" w:author="PR Preview" w:date="2026-01-01T00:00:00Z">
        <w:r>
          <w:delText xml:space="preserve"> </w:delText>
        </w:r>
      </w:del>
      <w:del w:id="992" w:author="PR Preview" w:date="2026-01-01T00:00:00Z">
        <w:r>
          <w:delText xml:space="preserve">is in</w:delText>
        </w:r>
      </w:del>
      <w:del w:id="993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994" w:author="PR Preview" w:date="2026-01-01T00:00:00Z">
        <w:r>
          <w:delText xml:space="preserve"> </w:delText>
        </w:r>
      </w:del>
      <w:del w:id="995" w:author="PR Preview" w:date="2026-01-01T00:00:00Z">
        <w:r>
          <w:delText xml:space="preserve">by the same part,</w:delText>
        </w:r>
      </w:del>
      <w:del w:id="996" w:author="PR Preview" w:date="2026-01-01T00:00:00Z">
        <w:r>
          <w:delText xml:space="preserve"> </w:delText>
        </w:r>
      </w:del>
      <w:del w:id="997" w:author="PR Preview" w:date="2026-01-01T00:00:00Z">
        <w:r>
          <w:delText xml:space="preserve">and</w:delText>
        </w:r>
      </w:del>
      <w:del w:id="998" w:author="PR Preview" w:date="2026-01-01T00:00:00Z">
        <w:r>
          <w:delText xml:space="preserve"> </w:delText>
        </w:r>
      </w:del>
      <w:del w:id="999" w:author="PR Preview" w:date="2026-01-01T00:00:00Z">
        <w:r>
          <w:delTex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delText>
        </w:r>
      </w:del>
      <w:del w:id="1000" w:author="PR Preview" w:date="2026-01-01T00:00:00Z">
        <w:r>
          <w:delText xml:space="preserve">.</w:delText>
        </w:r>
      </w:del>
      <w:del w:id="1001" w:author="PR Preview" w:date="2026-01-01T00:00:00Z">
        <w:r>
          <w:delText xml:space="preserve"> </w:delText>
        </w:r>
      </w:del>
      <w:del w:id="1002" w:author="PR Preview" w:date="2026-01-01T00:00:00Z">
        <w:r>
          <w:delText xml:space="preserve">So</w:delText>
        </w:r>
      </w:del>
      <w:del w:id="100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del w:id="1004" w:author="PR Preview" w:date="2026-01-01T00:00:00Z">
        <w:r>
          <w:delText xml:space="preserve">, which has dimension</w:delText>
        </w:r>
      </w:del>
      <w:del w:id="1005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</m:oMath>
      <w:del w:id="1006" w:author="PR Preview" w:date="2026-01-01T00:00:00Z">
        <w:r>
          <w:delText xml:space="preserve"> </w:delText>
        </w:r>
      </w:del>
      <w:del w:id="1007" w:author="PR Preview" w:date="2026-01-01T00:00:00Z">
        <w:r>
          <w:delText xml:space="preserve">by</w:delText>
        </w:r>
      </w:del>
      <w:del w:id="1008" w:author="PR Preview" w:date="2026-01-01T00:00:00Z">
        <w:r>
          <w:delText xml:space="preserve"> </w:delText>
        </w:r>
      </w:del>
      <w:hyperlink w:anchor="thm-hyperplane-subspace">
        <w:del w:id="1009" w:author="PR Preview" w:date="2026-01-01T00:00:00Z">
          <w:r>
            <w:rPr>
              <w:rStyle w:val="Hyperlink"/>
            </w:rPr>
            <w:delText xml:space="preserve">Theorem 12</w:delText>
          </w:r>
        </w:del>
      </w:hyperlink>
      <w:del w:id="1010" w:author="PR Preview" w:date="2026-01-01T00:00:00Z">
        <w:r>
          <w:delText xml:space="preserve"> </w:delText>
        </w:r>
      </w:del>
      <w:del w:id="1011" w:author="PR Preview" w:date="2026-01-01T00:00:00Z">
        <w:r>
          <w:delText xml:space="preserve">part 1.</w:delText>
        </w:r>
      </w:del>
    </w:p>
    <w:p>
      <w:pPr>
        <w:pStyle w:val="BodyText"/>
      </w:pPr>
      <w:del w:id="1012" w:author="PR Preview" w:date="2026-01-01T00:00:00Z">
        <w:r>
          <w:rPr>
            <w:b/>
            <w:bCs/>
          </w:rPr>
          <w:delText xml:space="preserve">Part 2.</w:delText>
        </w:r>
      </w:del>
      <w:del w:id="1013" w:author="PR Preview" w:date="2026-01-01T00:00:00Z">
        <w:r>
          <w:delText xml:space="preserve"> </w:delText>
        </w:r>
      </w:del>
      <w:del w:id="1014" w:author="PR Preview" w:date="2026-01-01T00:00:00Z">
        <w:r>
          <w:delText xml:space="preserve">Every difference is in</w:delText>
        </w:r>
      </w:del>
      <w:del w:id="1015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16" w:author="PR Preview" w:date="2026-01-01T00:00:00Z">
        <w:r>
          <w:delText xml:space="preserve">, so</w:delText>
        </w:r>
      </w:del>
      <w:del w:id="1017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del w:id="1018" w:author="PR Preview" w:date="2026-01-01T00:00:00Z">
        <w:r>
          <w:delText xml:space="preserve">.</w:delText>
        </w:r>
      </w:del>
      <w:del w:id="1019" w:author="PR Preview" w:date="2026-01-01T00:00:00Z">
        <w:r>
          <w:delText xml:space="preserve"> </w:delText>
        </w:r>
      </w:del>
      <w:del w:id="1020" w:author="PR Preview" w:date="2026-01-01T00:00:00Z">
        <w:r>
          <w:delText xml:space="preserve">For the other direction, fix any</w:delText>
        </w:r>
      </w:del>
      <w:del w:id="1021" w:author="PR Preview" w:date="2026-01-01T00:00:00Z">
        <w:r>
          <w:delText xml:space="preserve"> </w:delText>
        </w:r>
      </w:del>
      <w:del w:id="1022" w:author="PR Preview" w:date="2026-01-01T00:00:00Z">
        <w:r>
          <w:delText xml:space="preserve">$\mathord{\smash[b]{\underset{\raise.3ex\hbox{$\scriptstyle\sim$}}{x}}\vphantom{x}}_0 \in \mathcal{H}$</w:delText>
        </w:r>
      </w:del>
      <w:del w:id="1023" w:author="PR Preview" w:date="2026-01-01T00:00:00Z">
        <w:r>
          <w:delText xml:space="preserve"> </w:delText>
        </w:r>
      </w:del>
      <w:del w:id="1024" w:author="PR Preview" w:date="2026-01-01T00:00:00Z">
        <w:r>
          <w:delText xml:space="preserve">and any</w:delText>
        </w:r>
      </w:del>
      <w:del w:id="1025" w:author="PR Preview" w:date="2026-01-01T00:00:00Z">
        <w:r>
          <w:delText xml:space="preserve"> </w:delText>
        </w:r>
      </w:del>
      <w:del w:id="1026" w:author="PR Preview" w:date="2026-01-01T00:00:00Z">
        <w:r>
          <w:delText xml:space="preserve">$\mathord{\smash[b]{\underset{\raise.3ex\hbox{$\scriptstyle\sim$}}{v}}\vphantom{v}} \in \mathbb{R}^p$</w:delText>
        </w:r>
      </w:del>
      <w:del w:id="1027" w:author="PR Preview" w:date="2026-01-01T00:00:00Z">
        <w:r>
          <w:delText xml:space="preserve">.</w:delText>
        </w:r>
      </w:del>
      <w:del w:id="1028" w:author="PR Preview" w:date="2026-01-01T00:00:00Z">
        <w:r>
          <w:delText xml:space="preserve"> </w:delText>
        </w:r>
      </w:del>
      <w:del w:id="1029" w:author="PR Preview" w:date="2026-01-01T00:00:00Z">
        <w:r>
          <w:delText xml:space="preserve">For a number</w:delText>
        </w:r>
      </w:del>
      <w:del w:id="1030" w:author="PR Preview" w:date="2026-01-01T00:00:00Z">
        <w:r>
          <w:delText xml:space="preserve"> </w:delText>
        </w:r>
      </w:del>
      <m:oMath>
        <m:r>
          <m:t>t</m:t>
        </m:r>
        <m:r>
          <m:rPr>
            <m:sty m:val="p"/>
          </m:rPr>
          <m:t>&gt;</m:t>
        </m:r>
        <m:r>
          <m:t>0</m:t>
        </m:r>
      </m:oMath>
      <w:del w:id="1031" w:author="PR Preview" w:date="2026-01-01T00:00:00Z">
        <w:r>
          <w:delText xml:space="preserve"> </w:delText>
        </w:r>
      </w:del>
      <w:del w:id="1032" w:author="PR Preview" w:date="2026-01-01T00:00:00Z">
        <w:r>
          <w:delText xml:space="preserve">to be chosen, let</w:delText>
        </w:r>
      </w:del>
      <w:del w:id="1033" w:author="PR Preview" w:date="2026-01-01T00:00:00Z">
        <w:r>
          <w:delText xml:space="preserve"> </w:delText>
        </w:r>
      </w:del>
      <w:del w:id="1034" w:author="PR Preview" w:date="2026-01-01T00:00:00Z">
        <w:r>
          <w:delTex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delText>
        </w:r>
      </w:del>
      <w:del w:id="1035" w:author="PR Preview" w:date="2026-01-01T00:00:00Z">
        <w:r>
          <w:delText xml:space="preserve">.</w:delText>
        </w:r>
      </w:del>
      <w:del w:id="1036" w:author="PR Preview" w:date="2026-01-01T00:00:00Z">
        <w:r>
          <w:delText xml:space="preserve"> </w:delText>
        </w:r>
      </w:del>
      <w:del w:id="1037" w:author="PR Preview" w:date="2026-01-01T00:00:00Z">
        <w:r>
          <w:delText xml:space="preserve">Then</w:delText>
        </w:r>
      </w:del>
    </w:p>
    <w:p>
      <w:pPr>
        <w:pStyle w:val="BodyText"/>
      </w:pPr>
      <w:ins w:id="1038" w:author="PR Preview" w:date="2026-01-01T00:00:00Z">
        <w:r>
          <w:rPr>
            <w:i/>
            <w:iCs/>
          </w:rPr>
          <w:t xml:space="preserve">Proof</w:t>
        </w:r>
      </w:ins>
      <w:ins w:id="1039" w:author="PR Preview" w:date="2026-01-01T00:00:00Z">
        <w:r>
          <w:t xml:space="preserve">. </w:t>
        </w:r>
      </w:ins>
      <w:ins w:id="1040" w:author="PR Preview" w:date="2026-01-01T00:00:00Z">
        <w:r>
          <w:rPr>
            <w:b/>
            <w:bCs/>
          </w:rPr>
          <w:t xml:space="preserve">Part 1.</w:t>
        </w:r>
      </w:ins>
      <w:ins w:id="1041" w:author="PR Preview" w:date="2026-01-01T00:00:00Z">
        <w:r>
          <w:t xml:space="preserve"> </w:t>
        </w:r>
      </w:ins>
      <w:ins w:id="1042" w:author="PR Preview" w:date="2026-01-01T00:00:00Z">
        <w:r>
          <w:t xml:space="preserve">Let</w:t>
        </w:r>
      </w:ins>
      <w:ins w:id="1043" w:author="PR Preview" w:date="2026-01-01T00:00:00Z">
        <w:r>
          <w:t xml:space="preserve"> </w:t>
        </w:r>
      </w:ins>
      <w:ins w:id="1044" w:author="PR Preview" w:date="2026-01-01T00:00:00Z">
        <w:r>
          <w:t xml:space="preserve">$\mathord{\smash[b]{\underset{\raise.3ex\hbox{$\scriptstyle\sim$}}{x}}\vphantom{x}}, \mathord{\smash[b]{\underset{\raise.3ex\hbox{$\scriptstyle\sim$}}{y}}\vphantom{y}}\in \mathcal{H}$</w:t>
        </w:r>
      </w:ins>
      <w:ins w:id="1045" w:author="PR Preview" w:date="2026-01-01T00:00:00Z">
        <w:r>
          <w:t xml:space="preserve">.</w:t>
        </w:r>
      </w:ins>
      <w:ins w:id="1046" w:author="PR Preview" w:date="2026-01-01T00:00:00Z">
        <w:r>
          <w:t xml:space="preserve"> </w:t>
        </w:r>
      </w:ins>
      <w:ins w:id="1047" w:author="PR Preview" w:date="2026-01-01T00:00:00Z">
        <w:r>
          <w:t xml:space="preserve">By</w:t>
        </w:r>
      </w:ins>
      <w:ins w:id="1048" w:author="PR Preview" w:date="2026-01-01T00:00:00Z">
        <w:r>
          <w:t xml:space="preserve"> </w:t>
        </w:r>
      </w:ins>
      <w:hyperlink w:anchor="thm-hyperplane-subspace">
        <w:ins w:id="1049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050" w:author="PR Preview" w:date="2026-01-01T00:00:00Z">
        <w:r>
          <w:t xml:space="preserve"> </w:t>
        </w:r>
      </w:ins>
      <w:ins w:id="1051" w:author="PR Preview" w:date="2026-01-01T00:00:00Z">
        <w:r>
          <w:t xml:space="preserve">part 3,</w:t>
        </w:r>
      </w:ins>
      <w:ins w:id="1052" w:author="PR Preview" w:date="2026-01-01T00:00:00Z">
        <w:r>
          <w:t xml:space="preserve"> </w:t>
        </w:r>
      </w:ins>
      <w:ins w:id="1053" w:author="PR Preview" w:date="2026-01-01T00:00:00Z">
        <w:r>
          <w:t xml:space="preserve">$\mathord{\smash[b]{\underset{\raise.3ex\hbox{$\scriptstyle\sim$}}{w}}\vphantom{w}} \cdot (\mathord{\smash[b]{\underset{\raise.3ex\hbox{$\scriptstyle\sim$}}{y}}\vphantom{y}}- \mathord{\smash[b]{\underset{\raise.3ex\hbox{$\scriptstyle\sim$}}{x}}\vphantom{x}}) = 0$</w:t>
        </w:r>
      </w:ins>
      <w:ins w:id="1054" w:author="PR Preview" w:date="2026-01-01T00:00:00Z">
        <w:r>
          <w:t xml:space="preserve">,</w:t>
        </w:r>
      </w:ins>
      <w:ins w:id="1055" w:author="PR Preview" w:date="2026-01-01T00:00:00Z">
        <w:r>
          <w:t xml:space="preserve"> </w:t>
        </w:r>
      </w:ins>
      <w:ins w:id="1056" w:author="PR Preview" w:date="2026-01-01T00:00:00Z">
        <w:r>
          <w:t xml:space="preserve">so</w:t>
        </w:r>
      </w:ins>
      <w:ins w:id="1057" w:author="PR Preview" w:date="2026-01-01T00:00:00Z">
        <w:r>
          <w:t xml:space="preserve"> </w:t>
        </w:r>
      </w:ins>
      <w:ins w:id="1058" w:author="PR Preview" w:date="2026-01-01T00:00:00Z">
        <w:r>
          <w:t xml:space="preserve">$\mathord{\smash[b]{\underset{\raise.3ex\hbox{$\scriptstyle\sim$}}{y}}\vphantom{y}}- \mathord{\smash[b]{\underset{\raise.3ex\hbox{$\scriptstyle\sim$}}{x}}\vphantom{x}}\in \mathcal{H}_0 = \mathopen{}\left\{\mathord{\smash[b]{\underset{\raise.3ex\hbox{$\scriptstyle\sim$}}{s}}\vphantom{s}} : \mathord{\smash[b]{\underset{\raise.3ex\hbox{$\scriptstyle\sim$}}{w}}\vphantom{w}} \cdot \mathord{\smash[b]{\underset{\raise.3ex\hbox{$\scriptstyle\sim$}}{s}}\vphantom{s}} = 0\right\}\mathclose{}$</w:t>
        </w:r>
      </w:ins>
      <w:ins w:id="1059" w:author="PR Preview" w:date="2026-01-01T00:00:00Z">
        <w:r>
          <w:t xml:space="preserve">.</w:t>
        </w:r>
      </w:ins>
      <w:ins w:id="1060" w:author="PR Preview" w:date="2026-01-01T00:00:00Z">
        <w:r>
          <w:t xml:space="preserve"> </w:t>
        </w:r>
      </w:ins>
      <w:ins w:id="1061" w:author="PR Preview" w:date="2026-01-01T00:00:00Z">
        <w:r>
          <w:t xml:space="preserve">Conversely, take any</w:t>
        </w:r>
      </w:ins>
      <w:ins w:id="1062" w:author="PR Preview" w:date="2026-01-01T00:00:00Z">
        <w:r>
          <w:t xml:space="preserve"> </w:t>
        </w:r>
      </w:ins>
      <w:ins w:id="1063" w:author="PR Preview" w:date="2026-01-01T00:00:00Z">
        <w:r>
          <w:t xml:space="preserve">$\mathord{\smash[b]{\underset{\raise.3ex\hbox{$\scriptstyle\sim$}}{x}}\vphantom{x}}_0 \in \mathcal{H}$</w:t>
        </w:r>
      </w:ins>
      <w:ins w:id="1064" w:author="PR Preview" w:date="2026-01-01T00:00:00Z">
        <w:r>
          <w:t xml:space="preserve"> </w:t>
        </w:r>
      </w:ins>
      <w:ins w:id="1065" w:author="PR Preview" w:date="2026-01-01T00:00:00Z">
        <w:r>
          <w:t xml:space="preserve">(</w:t>
        </w:r>
      </w:ins>
      <w:hyperlink w:anchor="thm-hyperplane-subspace">
        <w:ins w:id="1066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067" w:author="PR Preview" w:date="2026-01-01T00:00:00Z">
        <w:r>
          <w:t xml:space="preserve"> </w:t>
        </w:r>
      </w:ins>
      <w:ins w:id="1068" w:author="PR Preview" w:date="2026-01-01T00:00:00Z">
        <w:r>
          <w:t xml:space="preserve">part 2 gives such a point).</w:t>
        </w:r>
      </w:ins>
      <w:ins w:id="1069" w:author="PR Preview" w:date="2026-01-01T00:00:00Z">
        <w:r>
          <w:t xml:space="preserve"> </w:t>
        </w:r>
      </w:ins>
      <w:ins w:id="1070" w:author="PR Preview" w:date="2026-01-01T00:00:00Z">
        <w:r>
          <w:t xml:space="preserve">For any</w:t>
        </w:r>
      </w:ins>
      <w:ins w:id="1071" w:author="PR Preview" w:date="2026-01-01T00:00:00Z">
        <w:r>
          <w:t xml:space="preserve"> </w:t>
        </w:r>
      </w:ins>
      <w:ins w:id="1072" w:author="PR Preview" w:date="2026-01-01T00:00:00Z">
        <w:r>
          <w:t xml:space="preserve">$\mathord{\smash[b]{\underset{\raise.3ex\hbox{$\scriptstyle\sim$}}{s}}\vphantom{s}} \in \mathcal{H}_0$</w:t>
        </w:r>
      </w:ins>
      <w:ins w:id="1073" w:author="PR Preview" w:date="2026-01-01T00:00:00Z">
        <w:r>
          <w:t xml:space="preserve">, the point</w:t>
        </w:r>
      </w:ins>
      <w:ins w:id="1074" w:author="PR Preview" w:date="2026-01-01T00:00:00Z">
        <w:r>
          <w:t xml:space="preserve"> </w:t>
        </w:r>
      </w:ins>
      <w:ins w:id="1075" w:author="PR Preview" w:date="2026-01-01T00:00:00Z">
        <w:r>
          <w:t xml:space="preserve">$\mathord{\smash[b]{\underset{\raise.3ex\hbox{$\scriptstyle\sim$}}{x}}\vphantom{x}}_0 + \mathord{\smash[b]{\underset{\raise.3ex\hbox{$\scriptstyle\sim$}}{s}}\vphantom{s}}$</w:t>
        </w:r>
      </w:ins>
      <w:ins w:id="1076" w:author="PR Preview" w:date="2026-01-01T00:00:00Z">
        <w:r>
          <w:t xml:space="preserve"> </w:t>
        </w:r>
      </w:ins>
      <w:ins w:id="1077" w:author="PR Preview" w:date="2026-01-01T00:00:00Z">
        <w:r>
          <w:t xml:space="preserve">is in</w:t>
        </w:r>
      </w:ins>
      <w:ins w:id="10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079" w:author="PR Preview" w:date="2026-01-01T00:00:00Z">
        <w:r>
          <w:t xml:space="preserve"> </w:t>
        </w:r>
      </w:ins>
      <w:ins w:id="1080" w:author="PR Preview" w:date="2026-01-01T00:00:00Z">
        <w:r>
          <w:t xml:space="preserve">by the same part,</w:t>
        </w:r>
      </w:ins>
      <w:ins w:id="1081" w:author="PR Preview" w:date="2026-01-01T00:00:00Z">
        <w:r>
          <w:t xml:space="preserve"> </w:t>
        </w:r>
      </w:ins>
      <w:ins w:id="1082" w:author="PR Preview" w:date="2026-01-01T00:00:00Z">
        <w:r>
          <w:t xml:space="preserve">and</w:t>
        </w:r>
      </w:ins>
      <w:ins w:id="1083" w:author="PR Preview" w:date="2026-01-01T00:00:00Z">
        <w:r>
          <w:t xml:space="preserve"> </w:t>
        </w:r>
      </w:ins>
      <w:ins w:id="1084" w:author="PR Preview" w:date="2026-01-01T00:00:00Z">
        <w:r>
          <w:t xml:space="preserve">$(\mathord{\smash[b]{\underset{\raise.3ex\hbox{$\scriptstyle\sim$}}{x}}\vphantom{x}}_0 + \mathord{\smash[b]{\underset{\raise.3ex\hbox{$\scriptstyle\sim$}}{s}}\vphantom{s}}) - \mathord{\smash[b]{\underset{\raise.3ex\hbox{$\scriptstyle\sim$}}{x}}\vphantom{x}}_0 = \mathord{\smash[b]{\underset{\raise.3ex\hbox{$\scriptstyle\sim$}}{s}}\vphantom{s}}$</w:t>
        </w:r>
      </w:ins>
      <w:ins w:id="1085" w:author="PR Preview" w:date="2026-01-01T00:00:00Z">
        <w:r>
          <w:t xml:space="preserve">.</w:t>
        </w:r>
      </w:ins>
      <w:ins w:id="1086" w:author="PR Preview" w:date="2026-01-01T00:00:00Z">
        <w:r>
          <w:t xml:space="preserve"> </w:t>
        </w:r>
      </w:ins>
      <w:ins w:id="1087" w:author="PR Preview" w:date="2026-01-01T00:00:00Z">
        <w:r>
          <w:t xml:space="preserve">So</w:t>
        </w:r>
      </w:ins>
      <w:ins w:id="1088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H</m:t>
            </m:r>
          </m:e>
          <m:sub>
            <m:r>
              <m:t>0</m:t>
            </m:r>
          </m:sub>
        </m:sSub>
      </m:oMath>
      <w:ins w:id="1089" w:author="PR Preview" w:date="2026-01-01T00:00:00Z">
        <w:r>
          <w:t xml:space="preserve">, which has dimension</w:t>
        </w:r>
      </w:ins>
      <w:ins w:id="1090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</m:oMath>
      <w:ins w:id="1091" w:author="PR Preview" w:date="2026-01-01T00:00:00Z">
        <w:r>
          <w:t xml:space="preserve"> </w:t>
        </w:r>
      </w:ins>
      <w:ins w:id="1092" w:author="PR Preview" w:date="2026-01-01T00:00:00Z">
        <w:r>
          <w:t xml:space="preserve">by</w:t>
        </w:r>
      </w:ins>
      <w:ins w:id="1093" w:author="PR Preview" w:date="2026-01-01T00:00:00Z">
        <w:r>
          <w:t xml:space="preserve"> </w:t>
        </w:r>
      </w:ins>
      <w:hyperlink w:anchor="thm-hyperplane-subspace">
        <w:ins w:id="1094" w:author="PR Preview" w:date="2026-01-01T00:00:00Z">
          <w:r>
            <w:rPr>
              <w:rStyle w:val="Hyperlink"/>
            </w:rPr>
            <w:t xml:space="preserve">Theorem 13</w:t>
          </w:r>
        </w:ins>
      </w:hyperlink>
      <w:ins w:id="1095" w:author="PR Preview" w:date="2026-01-01T00:00:00Z">
        <w:r>
          <w:t xml:space="preserve"> </w:t>
        </w:r>
      </w:ins>
      <w:ins w:id="1096" w:author="PR Preview" w:date="2026-01-01T00:00:00Z">
        <w:r>
          <w:t xml:space="preserve">part 1.</w:t>
        </w:r>
      </w:ins>
    </w:p>
    <w:p>
      <w:pPr>
        <w:pStyle w:val="BodyText"/>
      </w:pPr>
      <w:ins w:id="1097" w:author="PR Preview" w:date="2026-01-01T00:00:00Z">
        <w:r>
          <w:rPr>
            <w:b/>
            <w:bCs/>
          </w:rPr>
          <w:t xml:space="preserve">Part 2.</w:t>
        </w:r>
      </w:ins>
      <w:ins w:id="1098" w:author="PR Preview" w:date="2026-01-01T00:00:00Z">
        <w:r>
          <w:t xml:space="preserve"> </w:t>
        </w:r>
      </w:ins>
      <w:ins w:id="1099" w:author="PR Preview" w:date="2026-01-01T00:00:00Z">
        <w:r>
          <w:t xml:space="preserve">Every difference is in</w:t>
        </w:r>
      </w:ins>
      <w:ins w:id="110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01" w:author="PR Preview" w:date="2026-01-01T00:00:00Z">
        <w:r>
          <w:t xml:space="preserve">, so</w:t>
        </w:r>
      </w:ins>
      <w:ins w:id="110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ins w:id="1103" w:author="PR Preview" w:date="2026-01-01T00:00:00Z">
        <w:r>
          <w:t xml:space="preserve">.</w:t>
        </w:r>
      </w:ins>
      <w:ins w:id="1104" w:author="PR Preview" w:date="2026-01-01T00:00:00Z">
        <w:r>
          <w:t xml:space="preserve"> </w:t>
        </w:r>
      </w:ins>
      <w:ins w:id="1105" w:author="PR Preview" w:date="2026-01-01T00:00:00Z">
        <w:r>
          <w:t xml:space="preserve">For the reverse inclusion, take any</w:t>
        </w:r>
      </w:ins>
      <w:ins w:id="1106" w:author="PR Preview" w:date="2026-01-01T00:00:00Z">
        <w:r>
          <w:t xml:space="preserve"> </w:t>
        </w:r>
      </w:ins>
      <w:ins w:id="1107" w:author="PR Preview" w:date="2026-01-01T00:00:00Z">
        <w:r>
          <w:t xml:space="preserve">$\mathord{\smash[b]{\underset{\raise.3ex\hbox{$\scriptstyle\sim$}}{x}}\vphantom{x}}_0 \in \mathcal{H}$</w:t>
        </w:r>
      </w:ins>
      <w:ins w:id="1108" w:author="PR Preview" w:date="2026-01-01T00:00:00Z">
        <w:r>
          <w:t xml:space="preserve">.</w:t>
        </w:r>
      </w:ins>
      <w:ins w:id="1109" w:author="PR Preview" w:date="2026-01-01T00:00:00Z">
        <w:r>
          <w:t xml:space="preserve"> </w:t>
        </w:r>
      </w:ins>
      <w:ins w:id="1110" w:author="PR Preview" w:date="2026-01-01T00:00:00Z">
        <w:r>
          <w:t xml:space="preserve">Take any</w:t>
        </w:r>
      </w:ins>
      <w:ins w:id="1111" w:author="PR Preview" w:date="2026-01-01T00:00:00Z">
        <w:r>
          <w:t xml:space="preserve"> </w:t>
        </w:r>
      </w:ins>
      <w:ins w:id="1112" w:author="PR Preview" w:date="2026-01-01T00:00:00Z">
        <w:r>
          <w:t xml:space="preserve">$\mathord{\smash[b]{\underset{\raise.3ex\hbox{$\scriptstyle\sim$}}{v}}\vphantom{v}} \in \mathbb{R}^p$</w:t>
        </w:r>
      </w:ins>
      <w:ins w:id="1113" w:author="PR Preview" w:date="2026-01-01T00:00:00Z">
        <w:r>
          <w:t xml:space="preserve">.</w:t>
        </w:r>
      </w:ins>
      <w:ins w:id="1114" w:author="PR Preview" w:date="2026-01-01T00:00:00Z">
        <w:r>
          <w:t xml:space="preserve"> </w:t>
        </w:r>
      </w:ins>
      <w:ins w:id="1115" w:author="PR Preview" w:date="2026-01-01T00:00:00Z">
        <w:r>
          <w:t xml:space="preserve">For a number</w:t>
        </w:r>
      </w:ins>
      <w:ins w:id="1116" w:author="PR Preview" w:date="2026-01-01T00:00:00Z">
        <w:r>
          <w:t xml:space="preserve"> </w:t>
        </w:r>
      </w:ins>
      <m:oMath>
        <m:r>
          <m:t>t</m:t>
        </m:r>
        <m:r>
          <m:rPr>
            <m:sty m:val="p"/>
          </m:rPr>
          <m:t>&gt;</m:t>
        </m:r>
        <m:r>
          <m:t>0</m:t>
        </m:r>
      </m:oMath>
      <w:ins w:id="1117" w:author="PR Preview" w:date="2026-01-01T00:00:00Z">
        <w:r>
          <w:t xml:space="preserve"> </w:t>
        </w:r>
      </w:ins>
      <w:ins w:id="1118" w:author="PR Preview" w:date="2026-01-01T00:00:00Z">
        <w:r>
          <w:t xml:space="preserve">to be chosen, let</w:t>
        </w:r>
      </w:ins>
      <w:ins w:id="1119" w:author="PR Preview" w:date="2026-01-01T00:00:00Z">
        <w:r>
          <w:t xml:space="preserve"> </w:t>
        </w:r>
      </w:ins>
      <w:ins w:id="1120" w:author="PR Preview" w:date="2026-01-01T00:00:00Z">
        <w:r>
          <w:t xml:space="preserve">$\mathord{\smash[b]{\underset{\raise.3ex\hbox{$\scriptstyle\sim$}}{x}}\vphantom{x}}_t \stackrel{\text{def}}{=}\mathord{\smash[b]{\underset{\raise.3ex\hbox{$\scriptstyle\sim$}}{x}}\vphantom{x}}_0 + t\,\mathord{\smash[b]{\underset{\raise.3ex\hbox{$\scriptstyle\sim$}}{w}}\vphantom{w}}$</w:t>
        </w:r>
      </w:ins>
      <w:ins w:id="1121" w:author="PR Preview" w:date="2026-01-01T00:00:00Z">
        <w:r>
          <w:t xml:space="preserve">.</w:t>
        </w:r>
      </w:ins>
      <w:ins w:id="1122" w:author="PR Preview" w:date="2026-01-01T00:00:00Z">
        <w:r>
          <w:t xml:space="preserve"> </w:t>
        </w:r>
      </w:ins>
      <w:ins w:id="1123" w:author="PR Preview" w:date="2026-01-01T00:00:00Z">
        <w:r>
          <w:t xml:space="preserve">Then</w:t>
        </w:r>
      </w:ins>
    </w:p>
    <w:p>
      <w:pPr>
        <w:pStyle w:val="BodyText"/>
      </w:pPr>
      <w:r>
        <w:t xml:space="preserve">$$
    \begin{aligned}
    \mathord{\smash[b]{\underset{\raise.3ex\hbox{$\scriptstyle\sim$}}{w}}\vphantom{w}} \cdot \mathord{\smash[b]{\underset{\raise.3ex\hbox{$\scriptstyle\sim$}}{x}}\vphantom{x}}_t + b
    &amp;= \mathopen{}\left(\mathord{\smash[b]{\underset{\raise.3ex\hbox{$\scriptstyle\sim$}}{w}}\vphantom{w}} \cdot \mathord{\smash[b]{\underset{\raise.3ex\hbox{$\scriptstyle\sim$}}{x}}\vphantom{x}}_0 + b\right)\mathclose{} + t\,\mathord{\smash[b]{\underset{\raise.3ex\hbox{$\scriptstyle\sim$}}{w}}\vphantom{w}} \cdot \mathord{\smash[b]{\underset{\raise.3ex\hbox{$\scriptstyle\sim$}}{w}}\vphantom{w}}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\mathord{\smash[b]{\underset{\raise.3ex\hbox{$\scriptstyle\sim$}}{w}}\vphantom{w}},
    &amp;&amp; \text{(} \mathord{\smash[b]{\underset{\raise.3ex\hbox{$\scriptstyle\sim$}}{x}}\vphantom{x}}_0 \in \mathcal{H} \text{)}
    \end{aligned}
    $$</w:t>
      </w:r>
    </w:p>
    <w:p>
      <w:pPr>
        <w:pStyle w:val="FirstParagraph"/>
      </w:pPr>
      <w:r>
        <w:t xml:space="preserve">which is positive, so</w:t>
      </w:r>
      <w:r>
        <w:t xml:space="preserve"> </w:t>
      </w:r>
      <w:r>
        <w:t xml:space="preserve">$\mathord{\smash[b]{\underset{\raise.3ex\hbox{$\scriptstyle\sim$}}{x}}\vphantom{x}}_t \in \mathcal{H}^+$</w:t>
      </w:r>
      <w:r>
        <w:t xml:space="preserve">.</w:t>
      </w:r>
      <w:r>
        <w:t xml:space="preserve"> </w:t>
      </w:r>
      <w:r>
        <w:t xml:space="preserve">Next,</w:t>
      </w:r>
    </w:p>
    <w:p>
      <w:pPr>
        <w:pStyle w:val="BodyText"/>
      </w:pPr>
      <w:r>
        <w:t xml:space="preserve">$$
    \begin{aligned}
    \mathord{\smash[b]{\underset{\raise.3ex\hbox{$\scriptstyle\sim$}}{w}}\vphantom{w}} \cdot (\mathord{\smash[b]{\underset{\raise.3ex\hbox{$\scriptstyle\sim$}}{x}}\vphantom{x}}_t + \mathord{\smash[b]{\underset{\raise.3ex\hbox{$\scriptstyle\sim$}}{v}}\vphantom{v}}) + b
    &amp;= \mathopen{}\left(\mathord{\smash[b]{\underset{\raise.3ex\hbox{$\scriptstyle\sim$}}{w}}\vphantom{w}} \cdot \mathord{\smash[b]{\underset{\raise.3ex\hbox{$\scriptstyle\sim$}}{x}}\vphantom{x}}_t + b\right)\mathclose{} + \mathord{\smash[b]{\underset{\raise.3ex\hbox{$\scriptstyle\sim$}}{w}}\vphantom{w}} \cdot \mathord{\smash[b]{\underset{\raise.3ex\hbox{$\scriptstyle\sim$}}{v}}\vphantom{v}}
    &amp;&amp; \text{(linearity of } \mathord{\smash[b]{\underset{\raise.3ex\hbox{$\scriptstyle\sim$}}{x}}\vphantom{x}}\mapsto \mathord{\smash[b]{\underset{\raise.3ex\hbox{$\scriptstyle\sim$}}{w}}\vphantom{w}} \cdot \mathord{\smash[b]{\underset{\raise.3ex\hbox{$\scriptstyle\sim$}}{x}}\vphantom{x}} \text{)}
    \\
    &amp;= t\,\mathord{\smash[b]{\underset{\raise.3ex\hbox{$\scriptstyle\sim$}}{w}}\vphantom{w}} \cdot \mathord{\smash[b]{\underset{\raise.3ex\hbox{$\scriptstyle\sim$}}{w}}\vphantom{w}} + \mathord{\smash[b]{\underset{\raise.3ex\hbox{$\scriptstyle\sim$}}{w}}\vphantom{w}} \cdot \mathord{\smash[b]{\underset{\raise.3ex\hbox{$\scriptstyle\sim$}}{v}}\vphantom{v}}.
    &amp;&amp; \text{(the display above)}
    \end{aligned}
    $$</w:t>
      </w:r>
    </w:p>
    <w:p>
      <w:pPr>
        <w:pStyle w:val="FirstParagraph"/>
      </w:pPr>
      <w:r>
        <w:t xml:space="preserve">Because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\mathord{\smash[b]{\underset{\raise.3ex\hbox{$\scriptstyle\sim$}}{w}}\vphantom{w}} &gt; 0$</w:t>
      </w:r>
      <w:r>
        <w:t xml:space="preserve">, this is positive once</w:t>
      </w:r>
      <w:r>
        <w:t xml:space="preserve"> </w:t>
      </w:r>
      <w:r>
        <w:t xml:space="preserve">$t &gt; -\mathord{\smash[b]{\underset{\raise.3ex\hbox{$\scriptstyle\sim$}}{w}}\vphantom{w}} \cdot \mathord{\smash[b]{\underset{\raise.3ex\hbox{$\scriptstyle\sim$}}{v}}\vphantom{v}} / \mathord{\smash[b]{\underset{\raise.3ex\hbox{$\scriptstyle\sim$}}{w}}\vphantom{w}}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Choose such a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$\mathord{\smash[b]{\underset{\raise.3ex\hbox{$\scriptstyle\sim$}}{x}}\vphantom{x}}_t$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$\mathord{\smash[b]{\underset{\raise.3ex\hbox{$\scriptstyle\sim$}}{x}}\vphantom{x}}_t + \mathord{\smash[b]{\underset{\raise.3ex\hbox{$\scriptstyle\sim$}}{v}}\vphantom{v}}$</w:t>
      </w:r>
      <w:r>
        <w:t xml:space="preserve"> </w:t>
      </w:r>
      <w:r>
        <w:t xml:space="preserve">are both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w:r>
        <w:t xml:space="preserve">and their difference is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\in D(\mathcal{H}^+)$</w:t>
      </w:r>
      <w:r>
        <w:t xml:space="preserve">.</w:t>
      </w:r>
      <w:r>
        <w:t xml:space="preserve"> </w:t>
      </w:r>
      <w:r>
        <w:t xml:space="preserve">The whole space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of dimension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54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t xml:space="preserve">The proof for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is the same with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 place of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</w:p>
    <w:bookmarkStart w:id="106" w:name="exm-half-space-iris"/>
    <w:p>
      <w:pPr>
        <w:pStyle w:val="BodyText"/>
      </w:pPr>
      <w:del w:id="1124" w:author="PR Preview" w:date="2026-01-01T00:00:00Z">
        <w:r>
          <w:rPr>
            <w:b/>
            <w:bCs/>
          </w:rPr>
          <w:delText xml:space="preserve">Example 23 (Two iris species on either side of a line)</w:delText>
        </w:r>
      </w:del>
      <w:del w:id="1125" w:author="PR Preview" w:date="2026-01-01T00:00:00Z">
        <w:r>
          <w:delText xml:space="preserve"> </w:delText>
        </w:r>
      </w:del>
      <w:del w:id="1126" w:author="PR Preview" w:date="2026-01-01T00:00:00Z">
        <w:r>
          <w:delText xml:space="preserve">The</w:delText>
        </w:r>
      </w:del>
      <w:del w:id="1127" w:author="PR Preview" w:date="2026-01-01T00:00:00Z">
        <w:r>
          <w:delText xml:space="preserve"> </w:delText>
        </w:r>
      </w:del>
      <w:del w:id="1128" w:author="PR Preview" w:date="2026-01-01T00:00:00Z">
        <w:r>
          <w:rPr>
            <w:rStyle w:val="VerbatimChar"/>
          </w:rPr>
          <w:delText xml:space="preserve">iris</w:delText>
        </w:r>
      </w:del>
      <w:del w:id="1129" w:author="PR Preview" w:date="2026-01-01T00:00:00Z">
        <w:r>
          <w:delText xml:space="preserve"> </w:delText>
        </w:r>
      </w:del>
      <w:del w:id="1130" w:author="PR Preview" w:date="2026-01-01T00:00:00Z">
        <w:r>
          <w:delText xml:space="preserve">data set in R has the petal length and petal width, in centimeters, of 150 irises.</w:delText>
        </w:r>
      </w:del>
      <w:del w:id="1131" w:author="PR Preview" w:date="2026-01-01T00:00:00Z">
        <w:r>
          <w:delText xml:space="preserve"> </w:delText>
        </w:r>
      </w:del>
      <w:del w:id="1132" w:author="PR Preview" w:date="2026-01-01T00:00:00Z">
        <w:r>
          <w:delText xml:space="preserve">Take the 100 flowers of the species versicolor and virginica,</w:delText>
        </w:r>
      </w:del>
      <w:del w:id="1133" w:author="PR Preview" w:date="2026-01-01T00:00:00Z">
        <w:r>
          <w:delText xml:space="preserve"> </w:delText>
        </w:r>
      </w:del>
      <w:del w:id="1134" w:author="PR Preview" w:date="2026-01-01T00:00:00Z">
        <w:r>
          <w:delText xml:space="preserve">and let</w:delText>
        </w:r>
      </w:del>
      <w:del w:id="1135" w:author="PR Preview" w:date="2026-01-01T00:00:00Z">
        <w:r>
          <w:delText xml:space="preserve"> </w:delText>
        </w:r>
      </w:del>
      <w:del w:id="1136" w:author="PR Preview" w:date="2026-01-01T00:00:00Z">
        <w:r>
          <w:delText xml:space="preserve">$\mathord{\smash[b]{\underset{\raise.3ex\hbox{$\scriptstyle\sim$}}{x}}\vphantom{x}}= (x_1, x_2)$</w:delText>
        </w:r>
      </w:del>
      <w:del w:id="1137" w:author="PR Preview" w:date="2026-01-01T00:00:00Z">
        <w:r>
          <w:delText xml:space="preserve"> </w:delText>
        </w:r>
      </w:del>
      <w:del w:id="1138" w:author="PR Preview" w:date="2026-01-01T00:00:00Z">
        <w:r>
          <w:delText xml:space="preserve">be the petal length and petal width of one flower.</w:delText>
        </w:r>
      </w:del>
      <w:del w:id="1139" w:author="PR Preview" w:date="2026-01-01T00:00:00Z">
        <w:r>
          <w:delText xml:space="preserve"> </w:delText>
        </w:r>
      </w:del>
      <w:del w:id="1140" w:author="PR Preview" w:date="2026-01-01T00:00:00Z">
        <w:r>
          <w:delText xml:space="preserve">A logistic regression of the species on</w:delText>
        </w:r>
      </w:del>
      <w:del w:id="1141" w:author="PR Preview" w:date="2026-01-01T00:00:00Z">
        <w:r>
          <w:delText xml:space="preserve"> </w:delText>
        </w:r>
      </w:del>
      <w:del w:id="1142" w:author="PR Preview" w:date="2026-01-01T00:00:00Z">
        <w:r>
          <w:delText xml:space="preserve">$\mathord{\smash[b]{\underset{\raise.3ex\hbox{$\scriptstyle\sim$}}{x}}\vphantom{x}}$</w:delText>
        </w:r>
      </w:del>
      <w:del w:id="1143" w:author="PR Preview" w:date="2026-01-01T00:00:00Z">
        <w:r>
          <w:delText xml:space="preserve"> </w:delText>
        </w:r>
      </w:del>
      <w:del w:id="1144" w:author="PR Preview" w:date="2026-01-01T00:00:00Z">
        <w:r>
          <w:delText xml:space="preserve">gives a coefficient vector</w:delText>
        </w:r>
      </w:del>
      <w:del w:id="1145" w:author="PR Preview" w:date="2026-01-01T00:00:00Z">
        <w:r>
          <w:delText xml:space="preserve"> </w:delText>
        </w:r>
      </w:del>
      <w:del w:id="1146" w:author="PR Preview" w:date="2026-01-01T00:00:00Z">
        <w:r>
          <w:delText xml:space="preserve">$\mathord{\smash[b]{\underset{\raise.3ex\hbox{$\scriptstyle\sim$}}{w}}\vphantom{w}}$</w:delText>
        </w:r>
      </w:del>
      <w:del w:id="1147" w:author="PR Preview" w:date="2026-01-01T00:00:00Z">
        <w:r>
          <w:delText xml:space="preserve"> </w:delText>
        </w:r>
      </w:del>
      <w:del w:id="1148" w:author="PR Preview" w:date="2026-01-01T00:00:00Z">
        <w:r>
          <w:delText xml:space="preserve">and an intercept</w:delText>
        </w:r>
      </w:del>
      <w:del w:id="1149" w:author="PR Preview" w:date="2026-01-01T00:00:00Z">
        <w:r>
          <w:delText xml:space="preserve"> </w:delText>
        </w:r>
      </w:del>
      <m:oMath>
        <m:r>
          <m:t>b</m:t>
        </m:r>
      </m:oMath>
      <w:del w:id="1150" w:author="PR Preview" w:date="2026-01-01T00:00:00Z">
        <w:r>
          <w:delText xml:space="preserve">.</w:delText>
        </w:r>
      </w:del>
      <w:del w:id="1151" w:author="PR Preview" w:date="2026-01-01T00:00:00Z">
        <w:r>
          <w:delText xml:space="preserve"> </w:delText>
        </w:r>
      </w:del>
      <w:del w:id="1152" w:author="PR Preview" w:date="2026-01-01T00:00:00Z">
        <w:r>
          <w:delText xml:space="preserve">The line</w:delText>
        </w:r>
      </w:del>
      <w:del w:id="1153" w:author="PR Preview" w:date="2026-01-01T00:00:00Z">
        <w:r>
          <w:delText xml:space="preserve"> </w:delText>
        </w:r>
      </w:del>
      <w:del w:id="1154" w:author="PR Preview" w:date="2026-01-01T00:00:00Z">
        <w:r>
          <w:delText xml:space="preserve">$\mathord{\smash[b]{\underset{\raise.3ex\hbox{$\scriptstyle\sim$}}{w}}\vphantom{w}} \cdot \mathord{\smash[b]{\underset{\raise.3ex\hbox{$\scriptstyle\sim$}}{x}}\vphantom{x}} + b = 0$</w:delText>
        </w:r>
      </w:del>
      <w:del w:id="1155" w:author="PR Preview" w:date="2026-01-01T00:00:00Z">
        <w:r>
          <w:delText xml:space="preserve"> </w:delText>
        </w:r>
      </w:del>
      <w:del w:id="1156" w:author="PR Preview" w:date="2026-01-01T00:00:00Z">
        <w:r>
          <w:delText xml:space="preserve">is a hyperplane in</w:delText>
        </w:r>
      </w:del>
      <w:del w:id="115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del w:id="1158" w:author="PR Preview" w:date="2026-01-01T00:00:00Z">
        <w:r>
          <w:delText xml:space="preserve"> </w:delText>
        </w:r>
      </w:del>
      <w:del w:id="1159" w:author="PR Preview" w:date="2026-01-01T00:00:00Z">
        <w:r>
          <w:delText xml:space="preserve">(</w:delText>
        </w:r>
      </w:del>
      <w:hyperlink r:id="rId87">
        <w:del w:id="1160" w:author="PR Preview" w:date="2026-01-01T00:00:00Z">
          <w:r>
            <w:rPr>
              <w:rStyle w:val="Hyperlink"/>
            </w:rPr>
            <w:delText xml:space="preserve">Definition 22 in Matrices</w:delText>
          </w:r>
        </w:del>
      </w:hyperlink>
      <w:del w:id="1161" w:author="PR Preview" w:date="2026-01-01T00:00:00Z">
        <w:r>
          <w:delText xml:space="preserve">),</w:delText>
        </w:r>
      </w:del>
      <w:del w:id="1162" w:author="PR Preview" w:date="2026-01-01T00:00:00Z">
        <w:r>
          <w:delText xml:space="preserve"> </w:delText>
        </w:r>
      </w:del>
      <w:del w:id="1163" w:author="PR Preview" w:date="2026-01-01T00:00:00Z">
        <w:r>
          <w:delText xml:space="preserve">and the two species mostly fall in its two open half-spaces (</w:delText>
        </w:r>
      </w:del>
      <w:hyperlink w:anchor="def-half-space">
        <w:del w:id="1164" w:author="PR Preview" w:date="2026-01-01T00:00:00Z">
          <w:r>
            <w:rPr>
              <w:rStyle w:val="Hyperlink"/>
            </w:rPr>
            <w:delText xml:space="preserve">Definition 9</w:delText>
          </w:r>
        </w:del>
      </w:hyperlink>
      <w:del w:id="1165" w:author="PR Preview" w:date="2026-01-01T00:00:00Z">
        <w:r>
          <w:delText xml:space="preserve">).</w:delText>
        </w:r>
      </w:del>
      <w:del w:id="1166" w:author="PR Preview" w:date="2026-01-01T00:00:00Z">
        <w:r>
          <w:delText xml:space="preserve"> </w:delText>
        </w:r>
      </w:del>
      <w:hyperlink w:anchor="fig-half-space-iris">
        <w:del w:id="1167" w:author="PR Preview" w:date="2026-01-01T00:00:00Z">
          <w:r>
            <w:rPr>
              <w:rStyle w:val="Hyperlink"/>
            </w:rPr>
            <w:delText xml:space="preserve">Figure 1</w:delText>
          </w:r>
        </w:del>
      </w:hyperlink>
      <w:del w:id="1168" w:author="PR Preview" w:date="2026-01-01T00:00:00Z">
        <w:r>
          <w:delText xml:space="preserve"> </w:delText>
        </w:r>
      </w:del>
      <w:del w:id="1169" w:author="PR Preview" w:date="2026-01-01T00:00:00Z">
        <w:r>
          <w:delText xml:space="preserve">shows the line and the flowers.</w:delText>
        </w:r>
      </w:del>
    </w:p>
    <w:p>
      <w:pPr>
        <w:pStyle w:val="BodyText"/>
      </w:pPr>
      <w:ins w:id="1170" w:author="PR Preview" w:date="2026-01-01T00:00:00Z">
        <w:r>
          <w:rPr>
            <w:b/>
            <w:bCs/>
          </w:rPr>
          <w:t xml:space="preserve">Example 25 (Two iris species on either side of a line)</w:t>
        </w:r>
      </w:ins>
      <w:ins w:id="1171" w:author="PR Preview" w:date="2026-01-01T00:00:00Z">
        <w:r>
          <w:t xml:space="preserve"> </w:t>
        </w:r>
      </w:ins>
      <w:ins w:id="1172" w:author="PR Preview" w:date="2026-01-01T00:00:00Z">
        <w:r>
          <w:t xml:space="preserve">The</w:t>
        </w:r>
      </w:ins>
      <w:ins w:id="1173" w:author="PR Preview" w:date="2026-01-01T00:00:00Z">
        <w:r>
          <w:t xml:space="preserve"> </w:t>
        </w:r>
      </w:ins>
      <w:ins w:id="1174" w:author="PR Preview" w:date="2026-01-01T00:00:00Z">
        <w:r>
          <w:rPr>
            <w:rStyle w:val="VerbatimChar"/>
          </w:rPr>
          <w:t xml:space="preserve">iris</w:t>
        </w:r>
      </w:ins>
      <w:ins w:id="1175" w:author="PR Preview" w:date="2026-01-01T00:00:00Z">
        <w:r>
          <w:t xml:space="preserve"> </w:t>
        </w:r>
      </w:ins>
      <w:ins w:id="1176" w:author="PR Preview" w:date="2026-01-01T00:00:00Z">
        <w:r>
          <w:t xml:space="preserve">data set in R has the petal length and petal width, in centimeters, of 150 irises.</w:t>
        </w:r>
      </w:ins>
      <w:ins w:id="1177" w:author="PR Preview" w:date="2026-01-01T00:00:00Z">
        <w:r>
          <w:t xml:space="preserve"> </w:t>
        </w:r>
      </w:ins>
      <w:ins w:id="1178" w:author="PR Preview" w:date="2026-01-01T00:00:00Z">
        <w:r>
          <w:t xml:space="preserve">Take the 100 flowers of the species versicolor and virginica,</w:t>
        </w:r>
      </w:ins>
      <w:ins w:id="1179" w:author="PR Preview" w:date="2026-01-01T00:00:00Z">
        <w:r>
          <w:t xml:space="preserve"> </w:t>
        </w:r>
      </w:ins>
      <w:ins w:id="1180" w:author="PR Preview" w:date="2026-01-01T00:00:00Z">
        <w:r>
          <w:t xml:space="preserve">and let</w:t>
        </w:r>
      </w:ins>
      <w:ins w:id="1181" w:author="PR Preview" w:date="2026-01-01T00:00:00Z">
        <w:r>
          <w:t xml:space="preserve"> </w:t>
        </w:r>
      </w:ins>
      <w:ins w:id="1182" w:author="PR Preview" w:date="2026-01-01T00:00:00Z">
        <w:r>
          <w:t xml:space="preserve">$\mathord{\smash[b]{\underset{\raise.3ex\hbox{$\scriptstyle\sim$}}{x}}\vphantom{x}}= (x_1, x_2)$</w:t>
        </w:r>
      </w:ins>
      <w:ins w:id="1183" w:author="PR Preview" w:date="2026-01-01T00:00:00Z">
        <w:r>
          <w:t xml:space="preserve"> </w:t>
        </w:r>
      </w:ins>
      <w:ins w:id="1184" w:author="PR Preview" w:date="2026-01-01T00:00:00Z">
        <w:r>
          <w:t xml:space="preserve">be the petal length and petal width of one flower.</w:t>
        </w:r>
      </w:ins>
      <w:ins w:id="1185" w:author="PR Preview" w:date="2026-01-01T00:00:00Z">
        <w:r>
          <w:t xml:space="preserve"> </w:t>
        </w:r>
      </w:ins>
      <w:ins w:id="1186" w:author="PR Preview" w:date="2026-01-01T00:00:00Z">
        <w:r>
          <w:t xml:space="preserve">A logistic regression of the species on</w:t>
        </w:r>
      </w:ins>
      <w:ins w:id="1187" w:author="PR Preview" w:date="2026-01-01T00:00:00Z">
        <w:r>
          <w:t xml:space="preserve"> </w:t>
        </w:r>
      </w:ins>
      <w:ins w:id="1188" w:author="PR Preview" w:date="2026-01-01T00:00:00Z">
        <w:r>
          <w:t xml:space="preserve">$\mathord{\smash[b]{\underset{\raise.3ex\hbox{$\scriptstyle\sim$}}{x}}\vphantom{x}}$</w:t>
        </w:r>
      </w:ins>
      <w:ins w:id="1189" w:author="PR Preview" w:date="2026-01-01T00:00:00Z">
        <w:r>
          <w:t xml:space="preserve"> </w:t>
        </w:r>
      </w:ins>
      <w:ins w:id="1190" w:author="PR Preview" w:date="2026-01-01T00:00:00Z">
        <w:r>
          <w:t xml:space="preserve">gives a coefficient vector</w:t>
        </w:r>
      </w:ins>
      <w:ins w:id="1191" w:author="PR Preview" w:date="2026-01-01T00:00:00Z">
        <w:r>
          <w:t xml:space="preserve"> </w:t>
        </w:r>
      </w:ins>
      <w:ins w:id="1192" w:author="PR Preview" w:date="2026-01-01T00:00:00Z">
        <w:r>
          <w:t xml:space="preserve">$\mathord{\smash[b]{\underset{\raise.3ex\hbox{$\scriptstyle\sim$}}{w}}\vphantom{w}}$</w:t>
        </w:r>
      </w:ins>
      <w:ins w:id="1193" w:author="PR Preview" w:date="2026-01-01T00:00:00Z">
        <w:r>
          <w:t xml:space="preserve"> </w:t>
        </w:r>
      </w:ins>
      <w:ins w:id="1194" w:author="PR Preview" w:date="2026-01-01T00:00:00Z">
        <w:r>
          <w:t xml:space="preserve">and an intercept</w:t>
        </w:r>
      </w:ins>
      <w:ins w:id="1195" w:author="PR Preview" w:date="2026-01-01T00:00:00Z">
        <w:r>
          <w:t xml:space="preserve"> </w:t>
        </w:r>
      </w:ins>
      <m:oMath>
        <m:r>
          <m:t>b</m:t>
        </m:r>
      </m:oMath>
      <w:ins w:id="1196" w:author="PR Preview" w:date="2026-01-01T00:00:00Z">
        <w:r>
          <w:t xml:space="preserve">.</w:t>
        </w:r>
      </w:ins>
      <w:ins w:id="1197" w:author="PR Preview" w:date="2026-01-01T00:00:00Z">
        <w:r>
          <w:t xml:space="preserve"> </w:t>
        </w:r>
      </w:ins>
      <w:ins w:id="1198" w:author="PR Preview" w:date="2026-01-01T00:00:00Z">
        <w:r>
          <w:t xml:space="preserve">The line</w:t>
        </w:r>
      </w:ins>
      <w:ins w:id="1199" w:author="PR Preview" w:date="2026-01-01T00:00:00Z">
        <w:r>
          <w:t xml:space="preserve"> </w:t>
        </w:r>
      </w:ins>
      <w:ins w:id="1200" w:author="PR Preview" w:date="2026-01-01T00:00:00Z">
        <w:r>
          <w:t xml:space="preserve">$\mathord{\smash[b]{\underset{\raise.3ex\hbox{$\scriptstyle\sim$}}{w}}\vphantom{w}} \cdot \mathord{\smash[b]{\underset{\raise.3ex\hbox{$\scriptstyle\sim$}}{x}}\vphantom{x}} + b = 0$</w:t>
        </w:r>
      </w:ins>
      <w:ins w:id="1201" w:author="PR Preview" w:date="2026-01-01T00:00:00Z">
        <w:r>
          <w:t xml:space="preserve"> </w:t>
        </w:r>
      </w:ins>
      <w:ins w:id="1202" w:author="PR Preview" w:date="2026-01-01T00:00:00Z">
        <w:r>
          <w:t xml:space="preserve">is a hyperplane in</w:t>
        </w:r>
      </w:ins>
      <w:ins w:id="1203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ins w:id="1204" w:author="PR Preview" w:date="2026-01-01T00:00:00Z">
        <w:r>
          <w:t xml:space="preserve"> </w:t>
        </w:r>
      </w:ins>
      <w:ins w:id="1205" w:author="PR Preview" w:date="2026-01-01T00:00:00Z">
        <w:r>
          <w:t xml:space="preserve">(</w:t>
        </w:r>
      </w:ins>
      <w:hyperlink r:id="rId87">
        <w:ins w:id="1206" w:author="PR Preview" w:date="2026-01-01T00:00:00Z">
          <w:r>
            <w:rPr>
              <w:rStyle w:val="Hyperlink"/>
            </w:rPr>
            <w:t xml:space="preserve">Definition 22 in Matrices</w:t>
          </w:r>
        </w:ins>
      </w:hyperlink>
      <w:ins w:id="1207" w:author="PR Preview" w:date="2026-01-01T00:00:00Z">
        <w:r>
          <w:t xml:space="preserve">),</w:t>
        </w:r>
      </w:ins>
      <w:ins w:id="1208" w:author="PR Preview" w:date="2026-01-01T00:00:00Z">
        <w:r>
          <w:t xml:space="preserve"> </w:t>
        </w:r>
      </w:ins>
      <w:ins w:id="1209" w:author="PR Preview" w:date="2026-01-01T00:00:00Z">
        <w:r>
          <w:t xml:space="preserve">and the two species mostly fall in its two open half-spaces (</w:t>
        </w:r>
      </w:ins>
      <w:hyperlink w:anchor="def-half-space">
        <w:ins w:id="1210" w:author="PR Preview" w:date="2026-01-01T00:00:00Z">
          <w:r>
            <w:rPr>
              <w:rStyle w:val="Hyperlink"/>
            </w:rPr>
            <w:t xml:space="preserve">Definition 9</w:t>
          </w:r>
        </w:ins>
      </w:hyperlink>
      <w:ins w:id="1211" w:author="PR Preview" w:date="2026-01-01T00:00:00Z">
        <w:r>
          <w:t xml:space="preserve">).</w:t>
        </w:r>
      </w:ins>
      <w:ins w:id="1212" w:author="PR Preview" w:date="2026-01-01T00:00:00Z">
        <w:r>
          <w:t xml:space="preserve"> </w:t>
        </w:r>
      </w:ins>
      <w:hyperlink w:anchor="fig-half-space-iris">
        <w:ins w:id="1213" w:author="PR Preview" w:date="2026-01-01T00:00:00Z">
          <w:r>
            <w:rPr>
              <w:rStyle w:val="Hyperlink"/>
            </w:rPr>
            <w:t xml:space="preserve">Figure 1</w:t>
          </w:r>
        </w:ins>
      </w:hyperlink>
      <w:ins w:id="1214" w:author="PR Preview" w:date="2026-01-01T00:00:00Z">
        <w:r>
          <w:t xml:space="preserve"> </w:t>
        </w:r>
      </w:ins>
      <w:ins w:id="1215" w:author="PR Preview" w:date="2026-01-01T00:00:00Z">
        <w:r>
          <w:t xml:space="preserve">shows the line and the flowers.</w:t>
        </w:r>
      </w:ins>
    </w:p>
    <w:p>
      <w:pPr>
        <w:pStyle w:val="SourceCode"/>
      </w:pPr>
      <w:r>
        <w:rPr>
          <w:rStyle w:val="NormalTok"/>
        </w:rPr>
        <w:t xml:space="preserve">two_species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(iris, Species </w:t>
      </w:r>
      <w:r>
        <w:rPr>
          <w:rStyle w:val="SpecialCharTok"/>
        </w:rPr>
        <w:t xml:space="preserve">!=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"setosa"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droplevels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Species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Petal.Length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Petal.Width,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two_species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(fit)[[</w:t>
      </w:r>
      <w:r>
        <w:rPr>
          <w:rStyle w:val="StringTok"/>
        </w:rPr>
        <w:t xml:space="preserve">"(Intercept)"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as.vector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as.matrix</w:t>
      </w:r>
      <w:r>
        <w:rPr>
          <w:rStyle w:val="NormalTok"/>
        </w:rPr>
        <w:t xml:space="preserve">(two_species[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"Petal.Length"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"Petal.Width"</w:t>
      </w:r>
      <w:r>
        <w:rPr>
          <w:rStyle w:val="NormalTok"/>
        </w:rPr>
        <w:t xml:space="preserve">)])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w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score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"positive"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"negative"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(two_species)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Petal.Length,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Petal.Width,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Species)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geom_abline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w[[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w[[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]])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length (cm)"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"Petal width (cm)"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5" w:name="fig-half-space-iri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3" name="Picture"/>
                  <a:graphic>
                    <a:graphicData uri="http://schemas.openxmlformats.org/drawingml/2006/picture">
                      <pic:pic>
                        <pic:nvPicPr>
                          <pic:cNvPr descr="linear-algebra-rank-nullity_files/figure-docx/fig-half-space-iris-1.png" id="10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Petal length and width of versicolor and virginica irises, with the line where a logistic regression is indifferent between the two species</w:t>
            </w:r>
          </w:p>
          <w:bookmarkEnd w:id="105"/>
        </w:tc>
      </w:tr>
    </w:tbl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Species, two_species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side)</w:t>
      </w:r>
      <w:r>
        <w:br/>
      </w:r>
      <w:r>
        <w:rPr>
          <w:rStyle w:val="CommentTok"/>
        </w:rPr>
        <w:t xml:space="preserve">#&gt;             </w:t>
      </w:r>
      <w:r>
        <w:br/>
      </w:r>
      <w:r>
        <w:rPr>
          <w:rStyle w:val="CommentTok"/>
        </w:rPr>
        <w:t xml:space="preserve">#&gt;              negative positive</w:t>
      </w:r>
      <w:r>
        <w:br/>
      </w:r>
      <w:r>
        <w:rPr>
          <w:rStyle w:val="CommentTok"/>
        </w:rPr>
        <w:t xml:space="preserve">#&gt;   versicolor       47        3</w:t>
      </w:r>
      <w:r>
        <w:br/>
      </w:r>
      <w:r>
        <w:rPr>
          <w:rStyle w:val="CommentTok"/>
        </w:rPr>
        <w:t xml:space="preserve">#&gt;   virginica         3       47</w:t>
      </w:r>
    </w:p>
    <w:p>
      <w:pPr>
        <w:pStyle w:val="FirstParagraph"/>
      </w:pPr>
      <w:del w:id="1216" w:author="PR Preview" w:date="2026-01-01T00:00:00Z">
        <w:r>
          <w:delText xml:space="preserve">The vector</w:delText>
        </w:r>
      </w:del>
      <w:del w:id="1217" w:author="PR Preview" w:date="2026-01-01T00:00:00Z">
        <w:r>
          <w:delText xml:space="preserve"> </w:delText>
        </w:r>
      </w:del>
      <w:del w:id="1218" w:author="PR Preview" w:date="2026-01-01T00:00:00Z">
        <w:r>
          <w:delText xml:space="preserve">$\mathord{\smash[b]{\underset{\raise.3ex\hbox{$\scriptstyle\sim$}}{w}}\vphantom{w}}$</w:delText>
        </w:r>
      </w:del>
      <w:del w:id="1219" w:author="PR Preview" w:date="2026-01-01T00:00:00Z">
        <w:r>
          <w:delText xml:space="preserve"> </w:delText>
        </w:r>
      </w:del>
      <w:del w:id="1220" w:author="PR Preview" w:date="2026-01-01T00:00:00Z">
        <w:r>
          <w:delText xml:space="preserve">points toward the virginica side,</w:delText>
        </w:r>
      </w:del>
      <w:del w:id="1221" w:author="PR Preview" w:date="2026-01-01T00:00:00Z">
        <w:r>
          <w:delText xml:space="preserve"> </w:delText>
        </w:r>
      </w:del>
      <w:del w:id="1222" w:author="PR Preview" w:date="2026-01-01T00:00:00Z">
        <w:r>
          <w:delText xml:space="preserve">so the positive half-space</w:delText>
        </w:r>
      </w:del>
      <w:del w:id="1223" w:author="PR Preview" w:date="2026-01-01T00:00:00Z">
        <w:r>
          <w:delText xml:space="preserve"> </w:delText>
        </w:r>
      </w:del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del w:id="1224" w:author="PR Preview" w:date="2026-01-01T00:00:00Z">
        <w:r>
          <w:delText xml:space="preserve"> </w:delText>
        </w:r>
      </w:del>
      <w:del w:id="1225" w:author="PR Preview" w:date="2026-01-01T00:00:00Z">
        <w:r>
          <w:delText xml:space="preserve">holds</w:delText>
        </w:r>
      </w:del>
      <w:del w:id="1226" w:author="PR Preview" w:date="2026-01-01T00:00:00Z">
        <w:r>
          <w:delText xml:space="preserve"> </w:delText>
        </w:r>
      </w:del>
      <w:del w:id="1227" w:author="PR Preview" w:date="2026-01-01T00:00:00Z">
        <w:r>
          <w:delText xml:space="preserve">50 of the 100 flowers,</w:delText>
        </w:r>
      </w:del>
      <w:del w:id="1228" w:author="PR Preview" w:date="2026-01-01T00:00:00Z">
        <w:r>
          <w:delText xml:space="preserve"> </w:delText>
        </w:r>
      </w:del>
      <w:del w:id="1229" w:author="PR Preview" w:date="2026-01-01T00:00:00Z">
        <w:r>
          <w:delText xml:space="preserve">and 47 of them are virginica.</w:delText>
        </w:r>
      </w:del>
      <w:del w:id="1230" w:author="PR Preview" w:date="2026-01-01T00:00:00Z">
        <w:r>
          <w:delText xml:space="preserve"> </w:delText>
        </w:r>
      </w:del>
      <w:del w:id="1231" w:author="PR Preview" w:date="2026-01-01T00:00:00Z">
        <w:r>
          <w:delText xml:space="preserve">The line is a set of dimension</w:delText>
        </w:r>
      </w:del>
      <w:del w:id="1232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del w:id="1233" w:author="PR Preview" w:date="2026-01-01T00:00:00Z">
        <w:r>
          <w:delText xml:space="preserve">,</w:delText>
        </w:r>
      </w:del>
      <w:del w:id="1234" w:author="PR Preview" w:date="2026-01-01T00:00:00Z">
        <w:r>
          <w:delText xml:space="preserve"> </w:delText>
        </w:r>
      </w:del>
      <w:del w:id="1235" w:author="PR Preview" w:date="2026-01-01T00:00:00Z">
        <w:r>
          <w:delText xml:space="preserve">and each side is a region of the plane of dimension</w:delText>
        </w:r>
      </w:del>
      <w:del w:id="1236" w:author="PR Preview" w:date="2026-01-01T00:00:00Z">
        <w:r>
          <w:delText xml:space="preserve"> </w:delText>
        </w:r>
      </w:del>
      <m:oMath>
        <m:r>
          <m:t>p</m:t>
        </m:r>
        <m:r>
          <m:rPr>
            <m:sty m:val="p"/>
          </m:rPr>
          <m:t>=</m:t>
        </m:r>
        <m:r>
          <m:t>2</m:t>
        </m:r>
      </m:oMath>
      <w:del w:id="1237" w:author="PR Preview" w:date="2026-01-01T00:00:00Z">
        <w:r>
          <w:delText xml:space="preserve"> </w:delText>
        </w:r>
      </w:del>
      <w:del w:id="1238" w:author="PR Preview" w:date="2026-01-01T00:00:00Z">
        <w:r>
          <w:delText xml:space="preserve">(</w:delText>
        </w:r>
      </w:del>
      <w:hyperlink w:anchor="thm-half-space-dimension">
        <w:del w:id="1239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240" w:author="PR Preview" w:date="2026-01-01T00:00:00Z">
        <w:r>
          <w:delText xml:space="preserve">).</w:delText>
        </w:r>
      </w:del>
    </w:p>
    <w:p>
      <w:pPr>
        <w:pStyle w:val="BodyText"/>
      </w:pPr>
      <w:del w:id="1241" w:author="PR Preview" w:date="2026-01-01T00:00:00Z">
        <w:r>
          <w:rPr>
            <w:b/>
            <w:bCs/>
          </w:rPr>
          <w:delText xml:space="preserve">Exercise 1 (Which side of the plane?)</w:delText>
        </w:r>
      </w:del>
      <w:del w:id="1242" w:author="PR Preview" w:date="2026-01-01T00:00:00Z">
        <w:r>
          <w:delText xml:space="preserve"> </w:delText>
        </w:r>
      </w:del>
      <w:del w:id="1243" w:author="PR Preview" w:date="2026-01-01T00:00:00Z">
        <w:r>
          <w:delText xml:space="preserve">Let</w:delText>
        </w:r>
      </w:del>
      <w:del w:id="124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H</m:t>
        </m:r>
      </m:oMath>
      <w:del w:id="1245" w:author="PR Preview" w:date="2026-01-01T00:00:00Z">
        <w:r>
          <w:delText xml:space="preserve"> </w:delText>
        </w:r>
      </w:del>
      <w:del w:id="1246" w:author="PR Preview" w:date="2026-01-01T00:00:00Z">
        <w:r>
          <w:delText xml:space="preserve">be the plane in</w:delText>
        </w:r>
      </w:del>
      <w:del w:id="1247" w:author="PR Preview" w:date="2026-01-01T00:00:00Z">
        <w:r>
          <w:delText xml:space="preserve"> </w:delText>
        </w:r>
      </w:del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del w:id="1248" w:author="PR Preview" w:date="2026-01-01T00:00:00Z">
        <w:r>
          <w:delText xml:space="preserve"> </w:delText>
        </w:r>
      </w:del>
      <w:del w:id="1249" w:author="PR Preview" w:date="2026-01-01T00:00:00Z">
        <w:r>
          <w:delText xml:space="preserve">with</w:delText>
        </w:r>
      </w:del>
      <w:del w:id="1250" w:author="PR Preview" w:date="2026-01-01T00:00:00Z">
        <w:r>
          <w:delText xml:space="preserve"> </w:delText>
        </w:r>
      </w:del>
      <w:del w:id="1251" w:author="PR Preview" w:date="2026-01-01T00:00:00Z">
        <w:r>
          <w:delText xml:space="preserve">$\mathord{\smash[b]{\underset{\raise.3ex\hbox{$\scriptstyle\sim$}}{w}}\vphantom{w}} = (1, 1, 1)$</w:delText>
        </w:r>
      </w:del>
      <w:del w:id="1252" w:author="PR Preview" w:date="2026-01-01T00:00:00Z">
        <w:r>
          <w:delText xml:space="preserve"> </w:delText>
        </w:r>
      </w:del>
      <w:del w:id="1253" w:author="PR Preview" w:date="2026-01-01T00:00:00Z">
        <w:r>
          <w:delText xml:space="preserve">and</w:delText>
        </w:r>
      </w:del>
      <w:del w:id="1254" w:author="PR Preview" w:date="2026-01-01T00:00:00Z">
        <w:r>
          <w:delText xml:space="preserve"> </w:delText>
        </w:r>
      </w:del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del w:id="1255" w:author="PR Preview" w:date="2026-01-01T00:00:00Z">
        <w:r>
          <w:delText xml:space="preserve"> </w:delText>
        </w:r>
      </w:del>
      <w:del w:id="1256" w:author="PR Preview" w:date="2026-01-01T00:00:00Z">
        <w:r>
          <w:delText xml:space="preserve">(</w:delText>
        </w:r>
      </w:del>
      <w:hyperlink w:anchor="exm-hyperplane-subspace">
        <w:del w:id="1257" w:author="PR Preview" w:date="2026-01-01T00:00:00Z">
          <w:r>
            <w:rPr>
              <w:rStyle w:val="Hyperlink"/>
            </w:rPr>
            <w:delText xml:space="preserve">Example 20</w:delText>
          </w:r>
        </w:del>
      </w:hyperlink>
      <w:del w:id="1258" w:author="PR Preview" w:date="2026-01-01T00:00:00Z">
        <w:r>
          <w:delText xml:space="preserve">).</w:delText>
        </w:r>
      </w:del>
    </w:p>
    <w:p>
      <w:pPr>
        <w:pStyle w:val="FirstParagraph"/>
      </w:pPr>
      <w:ins w:id="1259" w:author="PR Preview" w:date="2026-01-01T00:00:00Z">
        <w:r>
          <w:t xml:space="preserve">The vector</w:t>
        </w:r>
      </w:ins>
      <w:ins w:id="1260" w:author="PR Preview" w:date="2026-01-01T00:00:00Z">
        <w:r>
          <w:t xml:space="preserve"> </w:t>
        </w:r>
      </w:ins>
      <w:ins w:id="1261" w:author="PR Preview" w:date="2026-01-01T00:00:00Z">
        <w:r>
          <w:t xml:space="preserve">$\mathord{\smash[b]{\underset{\raise.3ex\hbox{$\scriptstyle\sim$}}{w}}\vphantom{w}}$</w:t>
        </w:r>
      </w:ins>
      <w:ins w:id="1262" w:author="PR Preview" w:date="2026-01-01T00:00:00Z">
        <w:r>
          <w:t xml:space="preserve"> </w:t>
        </w:r>
      </w:ins>
      <w:ins w:id="1263" w:author="PR Preview" w:date="2026-01-01T00:00:00Z">
        <w:r>
          <w:t xml:space="preserve">points toward the virginica side,</w:t>
        </w:r>
      </w:ins>
      <w:ins w:id="1264" w:author="PR Preview" w:date="2026-01-01T00:00:00Z">
        <w:r>
          <w:t xml:space="preserve"> </w:t>
        </w:r>
      </w:ins>
      <w:ins w:id="1265" w:author="PR Preview" w:date="2026-01-01T00:00:00Z">
        <w:r>
          <w:t xml:space="preserve">so the positive half-space</w:t>
        </w:r>
      </w:ins>
      <w:ins w:id="1266" w:author="PR Preview" w:date="2026-01-01T00:00:00Z">
        <w:r>
          <w:t xml:space="preserve"> </w:t>
        </w:r>
      </w:ins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ins w:id="1267" w:author="PR Preview" w:date="2026-01-01T00:00:00Z">
        <w:r>
          <w:t xml:space="preserve"> </w:t>
        </w:r>
      </w:ins>
      <w:ins w:id="1268" w:author="PR Preview" w:date="2026-01-01T00:00:00Z">
        <w:r>
          <w:t xml:space="preserve">holds</w:t>
        </w:r>
      </w:ins>
      <w:ins w:id="1269" w:author="PR Preview" w:date="2026-01-01T00:00:00Z">
        <w:r>
          <w:t xml:space="preserve"> </w:t>
        </w:r>
      </w:ins>
      <w:ins w:id="1270" w:author="PR Preview" w:date="2026-01-01T00:00:00Z">
        <w:r>
          <w:t xml:space="preserve">50 of the 100 flowers,</w:t>
        </w:r>
      </w:ins>
      <w:ins w:id="1271" w:author="PR Preview" w:date="2026-01-01T00:00:00Z">
        <w:r>
          <w:t xml:space="preserve"> </w:t>
        </w:r>
      </w:ins>
      <w:ins w:id="1272" w:author="PR Preview" w:date="2026-01-01T00:00:00Z">
        <w:r>
          <w:t xml:space="preserve">and 47 of them are virginica.</w:t>
        </w:r>
      </w:ins>
      <w:ins w:id="1273" w:author="PR Preview" w:date="2026-01-01T00:00:00Z">
        <w:r>
          <w:t xml:space="preserve"> </w:t>
        </w:r>
      </w:ins>
      <w:ins w:id="1274" w:author="PR Preview" w:date="2026-01-01T00:00:00Z">
        <w:r>
          <w:t xml:space="preserve">The line is a set of dimension</w:t>
        </w:r>
      </w:ins>
      <w:ins w:id="1275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</m:t>
        </m:r>
      </m:oMath>
      <w:ins w:id="1276" w:author="PR Preview" w:date="2026-01-01T00:00:00Z">
        <w:r>
          <w:t xml:space="preserve">,</w:t>
        </w:r>
      </w:ins>
      <w:ins w:id="1277" w:author="PR Preview" w:date="2026-01-01T00:00:00Z">
        <w:r>
          <w:t xml:space="preserve"> </w:t>
        </w:r>
      </w:ins>
      <w:ins w:id="1278" w:author="PR Preview" w:date="2026-01-01T00:00:00Z">
        <w:r>
          <w:t xml:space="preserve">and each side is a region of the plane of dimension</w:t>
        </w:r>
      </w:ins>
      <w:ins w:id="1279" w:author="PR Preview" w:date="2026-01-01T00:00:00Z">
        <w:r>
          <w:t xml:space="preserve"> </w:t>
        </w:r>
      </w:ins>
      <m:oMath>
        <m:r>
          <m:t>p</m:t>
        </m:r>
        <m:r>
          <m:rPr>
            <m:sty m:val="p"/>
          </m:rPr>
          <m:t>=</m:t>
        </m:r>
        <m:r>
          <m:t>2</m:t>
        </m:r>
      </m:oMath>
      <w:ins w:id="1280" w:author="PR Preview" w:date="2026-01-01T00:00:00Z">
        <w:r>
          <w:t xml:space="preserve"> </w:t>
        </w:r>
      </w:ins>
      <w:ins w:id="1281" w:author="PR Preview" w:date="2026-01-01T00:00:00Z">
        <w:r>
          <w:t xml:space="preserve">(</w:t>
        </w:r>
      </w:ins>
      <w:hyperlink w:anchor="thm-half-space-dimension">
        <w:ins w:id="1282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283" w:author="PR Preview" w:date="2026-01-01T00:00:00Z">
        <w:r>
          <w:t xml:space="preserve">).</w:t>
        </w:r>
      </w:ins>
    </w:p>
    <w:bookmarkEnd w:id="106"/>
    <w:bookmarkStart w:id="107" w:name="exr-half-space-sides"/>
    <w:p>
      <w:pPr>
        <w:pStyle w:val="BodyText"/>
      </w:pPr>
      <w:ins w:id="1284" w:author="PR Preview" w:date="2026-01-01T00:00:00Z">
        <w:r>
          <w:rPr>
            <w:b/>
            <w:bCs/>
          </w:rPr>
          <w:t xml:space="preserve">Exercise 1 (Which side of the plane?)</w:t>
        </w:r>
      </w:ins>
      <w:ins w:id="1285" w:author="PR Preview" w:date="2026-01-01T00:00:00Z">
        <w:r>
          <w:t xml:space="preserve"> </w:t>
        </w:r>
      </w:ins>
      <w:ins w:id="1286" w:author="PR Preview" w:date="2026-01-01T00:00:00Z">
        <w:r>
          <w:t xml:space="preserve">Let</w:t>
        </w:r>
      </w:ins>
      <w:ins w:id="1287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H</m:t>
        </m:r>
      </m:oMath>
      <w:ins w:id="1288" w:author="PR Preview" w:date="2026-01-01T00:00:00Z">
        <w:r>
          <w:t xml:space="preserve"> </w:t>
        </w:r>
      </w:ins>
      <w:ins w:id="1289" w:author="PR Preview" w:date="2026-01-01T00:00:00Z">
        <w:r>
          <w:t xml:space="preserve">be the plane in</w:t>
        </w:r>
      </w:ins>
      <w:ins w:id="1290" w:author="PR Preview" w:date="2026-01-01T00:00:00Z">
        <w:r>
          <w:t xml:space="preserve"> </w:t>
        </w:r>
      </w:ins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ins w:id="1291" w:author="PR Preview" w:date="2026-01-01T00:00:00Z">
        <w:r>
          <w:t xml:space="preserve"> </w:t>
        </w:r>
      </w:ins>
      <w:ins w:id="1292" w:author="PR Preview" w:date="2026-01-01T00:00:00Z">
        <w:r>
          <w:t xml:space="preserve">with</w:t>
        </w:r>
      </w:ins>
      <w:ins w:id="1293" w:author="PR Preview" w:date="2026-01-01T00:00:00Z">
        <w:r>
          <w:t xml:space="preserve"> </w:t>
        </w:r>
      </w:ins>
      <w:ins w:id="1294" w:author="PR Preview" w:date="2026-01-01T00:00:00Z">
        <w:r>
          <w:t xml:space="preserve">$\mathord{\smash[b]{\underset{\raise.3ex\hbox{$\scriptstyle\sim$}}{w}}\vphantom{w}} = (1, 1, 1)$</w:t>
        </w:r>
      </w:ins>
      <w:ins w:id="1295" w:author="PR Preview" w:date="2026-01-01T00:00:00Z">
        <w:r>
          <w:t xml:space="preserve"> </w:t>
        </w:r>
      </w:ins>
      <w:ins w:id="1296" w:author="PR Preview" w:date="2026-01-01T00:00:00Z">
        <w:r>
          <w:t xml:space="preserve">and</w:t>
        </w:r>
      </w:ins>
      <w:ins w:id="1297" w:author="PR Preview" w:date="2026-01-01T00:00:00Z">
        <w:r>
          <w:t xml:space="preserve"> </w:t>
        </w:r>
      </w:ins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ins w:id="1298" w:author="PR Preview" w:date="2026-01-01T00:00:00Z">
        <w:r>
          <w:t xml:space="preserve"> </w:t>
        </w:r>
      </w:ins>
      <w:ins w:id="1299" w:author="PR Preview" w:date="2026-01-01T00:00:00Z">
        <w:r>
          <w:t xml:space="preserve">(</w:t>
        </w:r>
      </w:ins>
      <w:hyperlink w:anchor="exm-hyperplane-subspace">
        <w:ins w:id="1300" w:author="PR Preview" w:date="2026-01-01T00:00:00Z">
          <w:r>
            <w:rPr>
              <w:rStyle w:val="Hyperlink"/>
            </w:rPr>
            <w:t xml:space="preserve">Example 22</w:t>
          </w:r>
        </w:ins>
      </w:hyperlink>
      <w:ins w:id="1301" w:author="PR Preview" w:date="2026-01-01T00:00:00Z">
        <w:r>
          <w:t xml:space="preserve">).</w:t>
        </w:r>
      </w:ins>
    </w:p>
    <w:p>
      <w:pPr>
        <w:pStyle w:val="Compact"/>
        <w:numPr>
          <w:ilvl w:val="0"/>
          <w:numId w:val="1011"/>
        </w:numPr>
      </w:pPr>
      <w:r>
        <w:t xml:space="preserve">For each point, say whether it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(</w:t>
      </w:r>
      <w:hyperlink w:anchor="def-half-space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Write the plane and its half-spaces using</w:t>
      </w:r>
      <w:r>
        <w:t xml:space="preserve"> </w:t>
      </w:r>
      <w:r>
        <w:t xml:space="preserve">$-\mathord{\smash[b]{\underset{\raise.3ex\hbox{$\scriptstyle\sim$}}{w}}\vphantom{w}}$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.</w:t>
      </w:r>
      <w:r>
        <w:t xml:space="preserve"> </w:t>
      </w:r>
      <w:r>
        <w:t xml:space="preserve">Which points from part 1 change sides?</w:t>
      </w:r>
    </w:p>
    <w:p>
      <w:pPr>
        <w:pStyle w:val="Compact"/>
        <w:numPr>
          <w:ilvl w:val="0"/>
          <w:numId w:val="1008"/>
        </w:numPr>
      </w:pPr>
      <w:del w:id="1302" w:author="PR Preview" w:date="2026-01-01T00:00:00Z">
        <w:r>
          <w:delText xml:space="preserve">State the dimension of</w:delText>
        </w:r>
      </w:del>
      <w:del w:id="1303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del w:id="1304" w:author="PR Preview" w:date="2026-01-01T00:00:00Z">
        <w:r>
          <w:delText xml:space="preserve"> </w:delText>
        </w:r>
      </w:del>
      <w:del w:id="1305" w:author="PR Preview" w:date="2026-01-01T00:00:00Z">
        <w:r>
          <w:delText xml:space="preserve">and of</w:delText>
        </w:r>
      </w:del>
      <w:del w:id="1306" w:author="PR Preview" w:date="2026-01-01T00:00:00Z">
        <w:r>
          <w:delText xml:space="preserve"> </w:delText>
        </w:r>
      </w:del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del w:id="1307" w:author="PR Preview" w:date="2026-01-01T00:00:00Z">
        <w:r>
          <w:delText xml:space="preserve"> </w:delText>
        </w:r>
      </w:del>
      <w:del w:id="1308" w:author="PR Preview" w:date="2026-01-01T00:00:00Z">
        <w:r>
          <w:delText xml:space="preserve">(</w:delText>
        </w:r>
      </w:del>
      <w:hyperlink w:anchor="thm-half-space-dimension">
        <w:del w:id="1309" w:author="PR Preview" w:date="2026-01-01T00:00:00Z">
          <w:r>
            <w:rPr>
              <w:rStyle w:val="Hyperlink"/>
            </w:rPr>
            <w:delText xml:space="preserve">Theorem 14</w:delText>
          </w:r>
        </w:del>
      </w:hyperlink>
      <w:del w:id="1310" w:author="PR Preview" w:date="2026-01-01T00:00:00Z">
        <w:r>
          <w:delText xml:space="preserve">).</w:delText>
        </w:r>
      </w:del>
    </w:p>
    <w:p>
      <w:pPr>
        <w:pStyle w:val="Compact"/>
        <w:numPr>
          <w:ilvl w:val="0"/>
          <w:numId w:val="1011"/>
        </w:numPr>
      </w:pPr>
      <w:ins w:id="1311" w:author="PR Preview" w:date="2026-01-01T00:00:00Z">
        <w:r>
          <w:t xml:space="preserve">State the dimension of</w:t>
        </w:r>
      </w:ins>
      <w:ins w:id="1312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ins w:id="1313" w:author="PR Preview" w:date="2026-01-01T00:00:00Z">
        <w:r>
          <w:t xml:space="preserve"> </w:t>
        </w:r>
      </w:ins>
      <w:ins w:id="1314" w:author="PR Preview" w:date="2026-01-01T00:00:00Z">
        <w:r>
          <w:t xml:space="preserve">and of</w:t>
        </w:r>
      </w:ins>
      <w:ins w:id="1315" w:author="PR Preview" w:date="2026-01-01T00:00:00Z">
        <w:r>
          <w:t xml:space="preserve"> </w:t>
        </w:r>
      </w:ins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</m:oMath>
      <w:ins w:id="1316" w:author="PR Preview" w:date="2026-01-01T00:00:00Z">
        <w:r>
          <w:t xml:space="preserve"> </w:t>
        </w:r>
      </w:ins>
      <w:ins w:id="1317" w:author="PR Preview" w:date="2026-01-01T00:00:00Z">
        <w:r>
          <w:t xml:space="preserve">(</w:t>
        </w:r>
      </w:ins>
      <w:hyperlink w:anchor="thm-half-space-dimension">
        <w:ins w:id="1318" w:author="PR Preview" w:date="2026-01-01T00:00:00Z">
          <w:r>
            <w:rPr>
              <w:rStyle w:val="Hyperlink"/>
            </w:rPr>
            <w:t xml:space="preserve">Theorem 15</w:t>
          </w:r>
        </w:ins>
      </w:hyperlink>
      <w:ins w:id="1319" w:author="PR Preview" w:date="2026-01-01T00:00:00Z">
        <w:r>
          <w:t xml:space="preserve">).</w:t>
        </w:r>
      </w:ins>
    </w:p>
    <w:bookmarkEnd w:id="107"/>
    <w:bookmarkStart w:id="108" w:name="sol-half-space-sides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12"/>
        </w:numPr>
      </w:pPr>
      <w:r>
        <w:t xml:space="preserve">Compute</w:t>
      </w:r>
      <w:r>
        <w:t xml:space="preserve"> </w:t>
      </w:r>
      <w:r>
        <w:t xml:space="preserve">$\mathord{\smash[b]{\underset{\raise.3ex\hbox{$\scriptstyle\sim$}}{w}}\vphantom{w}} \cdot \mathord{\smash[b]{\underset{\raise.3ex\hbox{$\scriptstyle\sim$}}{x}}\vphantom{x}} + b = x_1 + x_2 + x_3 - 1$</w:t>
      </w:r>
      <w:r>
        <w:t xml:space="preserve"> </w:t>
      </w:r>
      <w:r>
        <w:t xml:space="preserve">at each point.</w:t>
      </w:r>
    </w:p>
    <w:p>
      <w:pPr>
        <w:pStyle w:val="Compact"/>
        <w:numPr>
          <w:ilvl w:val="1"/>
          <w:numId w:val="1013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&lt;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, so the point is in</w:t>
      </w:r>
      <w:r>
        <w:t xml:space="preserve"> </w:t>
      </w:r>
      <m:oMath>
        <m:r>
          <m:rPr>
            <m:scr m:val="script"/>
            <m:sty m:val="p"/>
          </m:rPr>
          <m:t>H</m:t>
        </m:r>
      </m:oMath>
      <w:r>
        <w:t xml:space="preserve">.</w:t>
      </w:r>
    </w:p>
    <w:p>
      <w:pPr>
        <w:pStyle w:val="Compact"/>
        <w:numPr>
          <w:ilvl w:val="1"/>
          <w:numId w:val="1013"/>
        </w:numPr>
      </w:pP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it equals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0</m:t>
        </m:r>
      </m:oMath>
      <w:r>
        <w:t xml:space="preserve">, so the point 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</w:p>
    <w:p>
      <w:pPr>
        <w:numPr>
          <w:ilvl w:val="0"/>
          <w:numId w:val="1012"/>
        </w:numPr>
      </w:pPr>
      <w:r>
        <w:t xml:space="preserve">With</w:t>
      </w:r>
      <w:r>
        <w:t xml:space="preserve"> </w:t>
      </w:r>
      <w:r>
        <w:t xml:space="preserve">$-\mathord{\smash[b]{\underset{\raise.3ex\hbox{$\scriptstyle\sim$}}{w}}\vphantom{w}} = (-1, -1, -1)$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, the equation is</w:t>
      </w:r>
      <w:r>
        <w:t xml:space="preserve"> </w:t>
      </w:r>
      <m:oMath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both sides 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gives the original equation, so it is the same plane.</w:t>
      </w:r>
      <w:r>
        <w:t xml:space="preserve"> </w:t>
      </w:r>
      <w:r>
        <w:t xml:space="preserve">The new expression is the negative of the old one at every point,</w:t>
      </w:r>
      <w:r>
        <w:t xml:space="preserve"> </w:t>
      </w:r>
      <w:r>
        <w:t xml:space="preserve">so the new positive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−</m:t>
            </m:r>
          </m:sup>
        </m:sSup>
      </m:oMath>
      <w:r>
        <w:t xml:space="preserve"> </w:t>
      </w:r>
      <w:r>
        <w:t xml:space="preserve">and the new negative half-space is the old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.</w:t>
      </w:r>
      <w:r>
        <w:t xml:space="preserve"> </w:t>
      </w:r>
      <w:r>
        <w:t xml:space="preserve">The origin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positive half-space,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now in the negative half-space.</w:t>
      </w:r>
      <w:r>
        <w:t xml:space="preserve"> </w:t>
      </w:r>
      <w:r>
        <w:t xml:space="preserve">The point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stays on the plane.</w:t>
      </w:r>
      <w:r>
        <w:t xml:space="preserve"> </w:t>
      </w:r>
      <w:r>
        <w:t xml:space="preserve">So the origin 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both change names, and the point on the plane does not.</w:t>
      </w:r>
    </w:p>
    <w:p>
      <w:pPr>
        <w:numPr>
          <w:ilvl w:val="0"/>
          <w:numId w:val="1012"/>
        </w:numPr>
      </w:pPr>
      <w:r>
        <w:t xml:space="preserve">Here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r>
          <m:rPr>
            <m:scr m:val="script"/>
            <m:sty m:val="p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subspace</w:t>
      </w:r>
      <w:r>
        <w:t xml:space="preserve"> </w:t>
      </w:r>
      <w:r>
        <w:t xml:space="preserve">$\mathopen{}\left\{\mathord{\smash[b]{\underset{\raise.3ex\hbox{$\scriptstyle\sim$}}{s}}\vphantom{s}} : s_1 + s_2 + s_3 = 0\right\}\mathclose{}$</w:t>
      </w:r>
      <w:r>
        <w:t xml:space="preserve">, which has dimension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m:oMath>
        <m:r>
          <m:t>D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H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08"/>
    <w:bookmarkStart w:id="109" w:name="def-rank-factorization"/>
    <w:p>
      <w:pPr>
        <w:pStyle w:val="FirstParagraph"/>
      </w:pPr>
      <w:r>
        <w:rPr>
          <w:b/>
          <w:bCs/>
        </w:rPr>
        <w:t xml:space="preserve">Definition 11 (Rank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rank factorization</w:t>
      </w:r>
      <w:r>
        <w:t xml:space="preserve"> </w:t>
      </w:r>
      <w:r>
        <w:t xml:space="preserve">[7]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C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.</m:t>
          </m:r>
        </m:oMath>
      </m:oMathPara>
    </w:p>
    <w:bookmarkEnd w:id="109"/>
    <w:bookmarkStart w:id="110" w:name="exm-rank-factorization"/>
    <w:p>
      <w:pPr>
        <w:pStyle w:val="FirstParagraph"/>
      </w:pPr>
      <w:del w:id="1320" w:author="PR Preview" w:date="2026-01-01T00:00:00Z">
        <w:r>
          <w:rPr>
            <w:b/>
            <w:bCs/>
          </w:rPr>
          <w:delText xml:space="preserve">Example 24 (A rank factorization of a rank-one matrix)</w:delText>
        </w:r>
      </w:del>
      <w:del w:id="1321" w:author="PR Preview" w:date="2026-01-01T00:00:00Z">
        <w:r>
          <w:delText xml:space="preserve"> </w:delText>
        </w:r>
      </w:del>
      <w:del w:id="1322" w:author="PR Preview" w:date="2026-01-01T00:00:00Z">
        <w:r>
          <w:delText xml:space="preserve">The matrix</w:delText>
        </w:r>
      </w:del>
      <w:del w:id="1323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24" w:author="PR Preview" w:date="2026-01-01T00:00:00Z">
        <w:r>
          <w:delText xml:space="preserve"> </w:delText>
        </w:r>
      </w:del>
      <w:del w:id="1325" w:author="PR Preview" w:date="2026-01-01T00:00:00Z">
        <w:r>
          <w:delText xml:space="preserve">in</w:delText>
        </w:r>
      </w:del>
      <w:del w:id="1326" w:author="PR Preview" w:date="2026-01-01T00:00:00Z">
        <w:r>
          <w:delText xml:space="preserve"> </w:delText>
        </w:r>
      </w:del>
      <w:hyperlink w:anchor="exm-column-space">
        <w:del w:id="1327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328" w:author="PR Preview" w:date="2026-01-01T00:00:00Z">
        <w:r>
          <w:delText xml:space="preserve"> </w:delText>
        </w:r>
      </w:del>
      <w:del w:id="1329" w:author="PR Preview" w:date="2026-01-01T00:00:00Z">
        <w:r>
          <w:delText xml:space="preserve">has rank</w:delText>
        </w:r>
      </w:del>
      <w:del w:id="1330" w:author="PR Preview" w:date="2026-01-01T00:00:00Z">
        <w:r>
          <w:delText xml:space="preserve"> </w:delText>
        </w:r>
      </w:del>
      <m:oMath>
        <m:r>
          <m:t>1</m:t>
        </m:r>
      </m:oMath>
      <w:del w:id="1331" w:author="PR Preview" w:date="2026-01-01T00:00:00Z">
        <w:r>
          <w:delText xml:space="preserve"> </w:delText>
        </w:r>
      </w:del>
      <w:del w:id="1332" w:author="PR Preview" w:date="2026-01-01T00:00:00Z">
        <w:r>
          <w:delText xml:space="preserve">(</w:delText>
        </w:r>
      </w:del>
      <w:hyperlink w:anchor="exm-rank-dim">
        <w:del w:id="1333" w:author="PR Preview" w:date="2026-01-01T00:00:00Z">
          <w:r>
            <w:rPr>
              <w:rStyle w:val="Hyperlink"/>
            </w:rPr>
            <w:delText xml:space="preserve">Example 11</w:delText>
          </w:r>
        </w:del>
      </w:hyperlink>
      <w:del w:id="1334" w:author="PR Preview" w:date="2026-01-01T00:00:00Z">
        <w:r>
          <w:delText xml:space="preserve">), and</w:delText>
        </w:r>
      </w:del>
    </w:p>
    <w:p>
      <w:pPr>
        <w:pStyle w:val="FirstParagraph"/>
      </w:pPr>
      <w:ins w:id="1335" w:author="PR Preview" w:date="2026-01-01T00:00:00Z">
        <w:r>
          <w:rPr>
            <w:b/>
            <w:bCs/>
          </w:rPr>
          <w:t xml:space="preserve">Example 26 (A rank factorization of a rank-one matrix)</w:t>
        </w:r>
      </w:ins>
      <w:ins w:id="1336" w:author="PR Preview" w:date="2026-01-01T00:00:00Z">
        <w:r>
          <w:t xml:space="preserve"> </w:t>
        </w:r>
      </w:ins>
      <w:ins w:id="1337" w:author="PR Preview" w:date="2026-01-01T00:00:00Z">
        <w:r>
          <w:t xml:space="preserve">The matrix</w:t>
        </w:r>
      </w:ins>
      <w:ins w:id="1338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39" w:author="PR Preview" w:date="2026-01-01T00:00:00Z">
        <w:r>
          <w:t xml:space="preserve"> </w:t>
        </w:r>
      </w:ins>
      <w:ins w:id="1340" w:author="PR Preview" w:date="2026-01-01T00:00:00Z">
        <w:r>
          <w:t xml:space="preserve">in</w:t>
        </w:r>
      </w:ins>
      <w:ins w:id="1341" w:author="PR Preview" w:date="2026-01-01T00:00:00Z">
        <w:r>
          <w:t xml:space="preserve"> </w:t>
        </w:r>
      </w:ins>
      <w:hyperlink w:anchor="exm-column-space">
        <w:ins w:id="1342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343" w:author="PR Preview" w:date="2026-01-01T00:00:00Z">
        <w:r>
          <w:t xml:space="preserve"> </w:t>
        </w:r>
      </w:ins>
      <w:ins w:id="1344" w:author="PR Preview" w:date="2026-01-01T00:00:00Z">
        <w:r>
          <w:t xml:space="preserve">has rank</w:t>
        </w:r>
      </w:ins>
      <w:ins w:id="1345" w:author="PR Preview" w:date="2026-01-01T00:00:00Z">
        <w:r>
          <w:t xml:space="preserve"> </w:t>
        </w:r>
      </w:ins>
      <m:oMath>
        <m:r>
          <m:t>1</m:t>
        </m:r>
      </m:oMath>
      <w:ins w:id="1346" w:author="PR Preview" w:date="2026-01-01T00:00:00Z">
        <w:r>
          <w:t xml:space="preserve"> </w:t>
        </w:r>
      </w:ins>
      <w:ins w:id="1347" w:author="PR Preview" w:date="2026-01-01T00:00:00Z">
        <w:r>
          <w:t xml:space="preserve">(</w:t>
        </w:r>
      </w:ins>
      <w:hyperlink w:anchor="exm-rank-dim">
        <w:ins w:id="1348" w:author="PR Preview" w:date="2026-01-01T00:00:00Z">
          <w:r>
            <w:rPr>
              <w:rStyle w:val="Hyperlink"/>
            </w:rPr>
            <w:t xml:space="preserve">Example 11</w:t>
          </w:r>
        </w:ins>
      </w:hyperlink>
      <w:ins w:id="1349" w:author="PR Preview" w:date="2026-01-01T00:00:00Z">
        <w:r>
          <w:t xml:space="preserve">), and</w:t>
        </w:r>
      </w:ins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3</m:t>
        </m:r>
      </m:oMath>
      <w:r>
        <w:t xml:space="preserve">)</w:t>
      </w:r>
      <w:r>
        <w:t xml:space="preserve"> </w:t>
      </w:r>
      <w:r>
        <w:t xml:space="preserve">are a rank factorization.</w:t>
      </w:r>
      <w:r>
        <w:t xml:space="preserve"> </w:t>
      </w:r>
      <w:r>
        <w:t xml:space="preserve">It is not unique: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</m:mr>
              <m:mr>
                <m:e>
                  <m:r>
                    <m:t>6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give the same product.</w:t>
      </w:r>
      <w:r>
        <w:t xml:space="preserve"> </w:t>
      </w:r>
      <w:r>
        <w:t xml:space="preserve">A product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of size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is not a rank factorization of this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because the inner dimension must equal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10"/>
    <w:bookmarkStart w:id="111" w:name="thm-rank-factorization"/>
    <w:p>
      <w:pPr>
        <w:pStyle w:val="BodyText"/>
      </w:pPr>
      <w:del w:id="1350" w:author="PR Preview" w:date="2026-01-01T00:00:00Z">
        <w:r>
          <w:rPr>
            <w:b/>
            <w:bCs/>
          </w:rPr>
          <w:delText xml:space="preserve">Theorem 15 (Every nonzero matrix has a rank factorization)</w:delText>
        </w:r>
      </w:del>
      <w:del w:id="1351" w:author="PR Preview" w:date="2026-01-01T00:00:00Z">
        <w:r>
          <w:delText xml:space="preserve"> </w:delText>
        </w:r>
      </w:del>
      <w:del w:id="1352" w:author="PR Preview" w:date="2026-01-01T00:00:00Z">
        <w:r>
          <w:delText xml:space="preserve">Every</w:delText>
        </w:r>
      </w:del>
      <w:del w:id="1353" w:author="PR Preview" w:date="2026-01-01T00:00:00Z">
        <w:r>
          <w:delText xml:space="preserve"> </w:delText>
        </w:r>
      </w:del>
      <m:oMath>
        <m:r>
          <m:t>m</m:t>
        </m:r>
        <m:r>
          <m:rPr>
            <m:sty m:val="p"/>
          </m:rPr>
          <m:t>×</m:t>
        </m:r>
        <m:r>
          <m:t>n</m:t>
        </m:r>
      </m:oMath>
      <w:del w:id="1354" w:author="PR Preview" w:date="2026-01-01T00:00:00Z">
        <w:r>
          <w:delText xml:space="preserve"> </w:delText>
        </w:r>
      </w:del>
      <w:del w:id="1355" w:author="PR Preview" w:date="2026-01-01T00:00:00Z">
        <w:r>
          <w:delText xml:space="preserve">matrix</w:delText>
        </w:r>
      </w:del>
      <w:del w:id="1356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57" w:author="PR Preview" w:date="2026-01-01T00:00:00Z">
        <w:r>
          <w:delText xml:space="preserve"> </w:delText>
        </w:r>
      </w:del>
      <w:del w:id="1358" w:author="PR Preview" w:date="2026-01-01T00:00:00Z">
        <w:r>
          <w:delText xml:space="preserve">with</w:delText>
        </w:r>
      </w:del>
      <w:del w:id="1359" w:author="PR Preview" w:date="2026-01-01T00:00:00Z">
        <w:r>
          <w:delText xml:space="preserve"> </w:delText>
        </w:r>
      </w:del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del w:id="1360" w:author="PR Preview" w:date="2026-01-01T00:00:00Z">
        <w:r>
          <w:delText xml:space="preserve"> </w:delText>
        </w:r>
      </w:del>
      <w:del w:id="1361" w:author="PR Preview" w:date="2026-01-01T00:00:00Z">
        <w:r>
          <w:delText xml:space="preserve">has a rank factorization (</w:delText>
        </w:r>
      </w:del>
      <w:hyperlink w:anchor="def-rank-factorization">
        <w:del w:id="1362" w:author="PR Preview" w:date="2026-01-01T00:00:00Z">
          <w:r>
            <w:rPr>
              <w:rStyle w:val="Hyperlink"/>
            </w:rPr>
            <w:delText xml:space="preserve">Definition 11</w:delText>
          </w:r>
        </w:del>
      </w:hyperlink>
      <w:del w:id="1363" w:author="PR Preview" w:date="2026-01-01T00:00:00Z">
        <w:r>
          <w:delText xml:space="preserve">).</w:delText>
        </w:r>
      </w:del>
      <w:del w:id="1364" w:author="PR Preview" w:date="2026-01-01T00:00:00Z">
        <w:r>
          <w:delText xml:space="preserve"> </w:delText>
        </w:r>
      </w:del>
      <w:del w:id="1365" w:author="PR Preview" w:date="2026-01-01T00:00:00Z">
        <w:r>
          <w:delText xml:space="preserve">One is given by taking the columns of</w:delText>
        </w:r>
      </w:del>
      <w:del w:id="1366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</m:oMath>
      <w:del w:id="1367" w:author="PR Preview" w:date="2026-01-01T00:00:00Z">
        <w:r>
          <w:delText xml:space="preserve"> </w:delText>
        </w:r>
      </w:del>
      <w:del w:id="1368" w:author="PR Preview" w:date="2026-01-01T00:00:00Z">
        <w:r>
          <w:delText xml:space="preserve">to be any basis of</w:delText>
        </w:r>
      </w:del>
      <w:del w:id="1369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370" w:author="PR Preview" w:date="2026-01-01T00:00:00Z">
        <w:r>
          <w:delText xml:space="preserve">.</w:delText>
        </w:r>
      </w:del>
    </w:p>
    <w:p>
      <w:pPr>
        <w:pStyle w:val="BodyText"/>
      </w:pPr>
      <w:ins w:id="1371" w:author="PR Preview" w:date="2026-01-01T00:00:00Z">
        <w:r>
          <w:rPr>
            <w:b/>
            <w:bCs/>
          </w:rPr>
          <w:t xml:space="preserve">Theorem 16 (Every nonzero matrix has a rank factorization)</w:t>
        </w:r>
      </w:ins>
      <w:ins w:id="1372" w:author="PR Preview" w:date="2026-01-01T00:00:00Z">
        <w:r>
          <w:t xml:space="preserve"> </w:t>
        </w:r>
      </w:ins>
      <w:ins w:id="1373" w:author="PR Preview" w:date="2026-01-01T00:00:00Z">
        <w:r>
          <w:t xml:space="preserve">Every</w:t>
        </w:r>
      </w:ins>
      <w:ins w:id="1374" w:author="PR Preview" w:date="2026-01-01T00:00:00Z">
        <w:r>
          <w:t xml:space="preserve"> </w:t>
        </w:r>
      </w:ins>
      <m:oMath>
        <m:r>
          <m:t>m</m:t>
        </m:r>
        <m:r>
          <m:rPr>
            <m:sty m:val="p"/>
          </m:rPr>
          <m:t>×</m:t>
        </m:r>
        <m:r>
          <m:t>n</m:t>
        </m:r>
      </m:oMath>
      <w:ins w:id="1375" w:author="PR Preview" w:date="2026-01-01T00:00:00Z">
        <w:r>
          <w:t xml:space="preserve"> </w:t>
        </w:r>
      </w:ins>
      <w:ins w:id="1376" w:author="PR Preview" w:date="2026-01-01T00:00:00Z">
        <w:r>
          <w:t xml:space="preserve">matrix</w:t>
        </w:r>
      </w:ins>
      <w:ins w:id="1377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378" w:author="PR Preview" w:date="2026-01-01T00:00:00Z">
        <w:r>
          <w:t xml:space="preserve"> </w:t>
        </w:r>
      </w:ins>
      <w:ins w:id="1379" w:author="PR Preview" w:date="2026-01-01T00:00:00Z">
        <w:r>
          <w:t xml:space="preserve">with</w:t>
        </w:r>
      </w:ins>
      <w:ins w:id="1380" w:author="PR Preview" w:date="2026-01-01T00:00:00Z">
        <w:r>
          <w:t xml:space="preserve"> </w:t>
        </w:r>
      </w:ins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ins w:id="1381" w:author="PR Preview" w:date="2026-01-01T00:00:00Z">
        <w:r>
          <w:t xml:space="preserve"> </w:t>
        </w:r>
      </w:ins>
      <w:ins w:id="1382" w:author="PR Preview" w:date="2026-01-01T00:00:00Z">
        <w:r>
          <w:t xml:space="preserve">has a rank factorization (</w:t>
        </w:r>
      </w:ins>
      <w:hyperlink w:anchor="def-rank-factorization">
        <w:ins w:id="1383" w:author="PR Preview" w:date="2026-01-01T00:00:00Z">
          <w:r>
            <w:rPr>
              <w:rStyle w:val="Hyperlink"/>
            </w:rPr>
            <w:t xml:space="preserve">Definition 11</w:t>
          </w:r>
        </w:ins>
      </w:hyperlink>
      <w:ins w:id="1384" w:author="PR Preview" w:date="2026-01-01T00:00:00Z">
        <w:r>
          <w:t xml:space="preserve">).</w:t>
        </w:r>
      </w:ins>
      <w:ins w:id="1385" w:author="PR Preview" w:date="2026-01-01T00:00:00Z">
        <w:r>
          <w:t xml:space="preserve"> </w:t>
        </w:r>
      </w:ins>
      <w:ins w:id="1386" w:author="PR Preview" w:date="2026-01-01T00:00:00Z">
        <w:r>
          <w:t xml:space="preserve">One is given by taking the columns of</w:t>
        </w:r>
      </w:ins>
      <w:ins w:id="1387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</m:oMath>
      <w:ins w:id="1388" w:author="PR Preview" w:date="2026-01-01T00:00:00Z">
        <w:r>
          <w:t xml:space="preserve"> </w:t>
        </w:r>
      </w:ins>
      <w:ins w:id="1389" w:author="PR Preview" w:date="2026-01-01T00:00:00Z">
        <w:r>
          <w:t xml:space="preserve">to be any basis of</w:t>
        </w:r>
      </w:ins>
      <w:ins w:id="1390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391" w:author="PR Preview" w:date="2026-01-01T00:00:00Z">
        <w:r>
          <w:t xml:space="preserve">.</w:t>
        </w:r>
      </w:ins>
    </w:p>
    <w:bookmarkEnd w:id="11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(</w:t>
      </w:r>
      <w:hyperlink w:anchor="thm-rank-dim">
        <w:r>
          <w:rPr>
            <w:rStyle w:val="Hyperlink"/>
          </w:rPr>
          <w:t xml:space="preserve">Theorem 7</w:t>
        </w:r>
      </w:hyperlink>
      <w:r>
        <w:t xml:space="preserve">),</w:t>
      </w:r>
      <w:r>
        <w:t xml:space="preserve"> </w:t>
      </w:r>
      <w:r>
        <w:t xml:space="preserve">so it has a basis</w:t>
      </w:r>
      <w:r>
        <w:t xml:space="preserve"> </w:t>
      </w:r>
      <w:r>
        <w:t xml:space="preserve">$\mathord{\smash[b]{\underset{\raise.3ex\hbox{$\scriptstyle\sim$}}{c}}\vphantom{c}}_1, \ldots, \mathord{\smash[b]{\underset{\raise.3ex\hbox{$\scriptstyle\sim$}}{c}}\vphantom{c}}_r$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Theorem 9 in Subspaces and Rank</w:t>
        </w:r>
      </w:hyperlink>
      <w:r>
        <w:t xml:space="preserve">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r_{1j} \mathord{\smash[b]{\underset{\raise.3ex\hbox{$\scriptstyle\sim$}}{c}}\vphantom{c}}_1 + \cdots + r_{rj} \mathord{\smash[b]{\underset{\raise.3ex\hbox{$\scriptstyle\sim$}}{c}}\vphantom{c}}_r$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 entries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whose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$\mathord{\smash[b]{\underset{\raise.3ex\hbox{$\scriptstyle\sim$}}{r}}\vphantom{r}}_j = (r_{1j}, \ldots, r_{rj})$</w:t>
      </w:r>
      <w:r>
        <w:t xml:space="preserve">.</w:t>
      </w:r>
      <w:r>
        <w:t xml:space="preserve"> </w:t>
      </w:r>
      <w:r>
        <w:t xml:space="preserve">Then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\mathbf{C} \mathord{\smash[b]{\underset{\raise.3ex\hbox{$\scriptstyle\sim$}}{r}}\vphantom{r}}_j
    &amp;= r_{1j} \mathord{\smash[b]{\underset{\raise.3ex\hbox{$\scriptstyle\sim$}}{c}}\vphantom{c}}_1 + \cdots + r_{rj} \mathord{\smash[b]{\underset{\raise.3ex\hbox{$\scriptstyle\sim$}}{c}}\vphantom{c}}_r
    &amp;&amp; \text{(}\text{Theorem~3 in Subspaces and Rank}\text{)}
    \\
    &amp;= \mathord{\smash[b]{\underset{\raise.3ex\hbox{$\scriptstyle\sim$}}{a}}\vphantom{a}}_j,
    &amp;&amp; \text{(choice of the } r_{ij}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12" w:name="exm-rank-factorization-construct"/>
    <w:p>
      <w:pPr>
        <w:pStyle w:val="BodyText"/>
      </w:pPr>
      <w:del w:id="1392" w:author="PR Preview" w:date="2026-01-01T00:00:00Z">
        <w:r>
          <w:rPr>
            <w:b/>
            <w:bCs/>
          </w:rPr>
          <w:delText xml:space="preserve">Example 25 (Building a rank factorization from a basis)</w:delText>
        </w:r>
      </w:del>
      <w:del w:id="1393" w:author="PR Preview" w:date="2026-01-01T00:00:00Z">
        <w:r>
          <w:delText xml:space="preserve"> </w:delText>
        </w:r>
      </w:del>
      <w:del w:id="1394" w:author="PR Preview" w:date="2026-01-01T00:00:00Z">
        <w:r>
          <w:delText xml:space="preserve">For</w:delText>
        </w:r>
      </w:del>
      <w:del w:id="1395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396" w:author="PR Preview" w:date="2026-01-01T00:00:00Z">
        <w:r>
          <w:delText xml:space="preserve"> </w:delText>
        </w:r>
      </w:del>
      <w:del w:id="1397" w:author="PR Preview" w:date="2026-01-01T00:00:00Z">
        <w:r>
          <w:delText xml:space="preserve">in</w:delText>
        </w:r>
      </w:del>
      <w:del w:id="1398" w:author="PR Preview" w:date="2026-01-01T00:00:00Z">
        <w:r>
          <w:delText xml:space="preserve"> </w:delText>
        </w:r>
      </w:del>
      <w:hyperlink w:anchor="exm-column-space">
        <w:del w:id="1399" w:author="PR Preview" w:date="2026-01-01T00:00:00Z">
          <w:r>
            <w:rPr>
              <w:rStyle w:val="Hyperlink"/>
            </w:rPr>
            <w:delText xml:space="preserve">Example 1</w:delText>
          </w:r>
        </w:del>
      </w:hyperlink>
      <w:del w:id="1400" w:author="PR Preview" w:date="2026-01-01T00:00:00Z">
        <w:r>
          <w:delText xml:space="preserve">,</w:delText>
        </w:r>
      </w:del>
      <w:del w:id="1401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402" w:author="PR Preview" w:date="2026-01-01T00:00:00Z">
        <w:r>
          <w:delText xml:space="preserve"> </w:delText>
        </w:r>
      </w:del>
      <w:del w:id="1403" w:author="PR Preview" w:date="2026-01-01T00:00:00Z">
        <w:r>
          <w:delText xml:space="preserve">spans</w:delText>
        </w:r>
      </w:del>
      <w:del w:id="1404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405" w:author="PR Preview" w:date="2026-01-01T00:00:00Z">
        <w:r>
          <w:delText xml:space="preserve"> </w:delText>
        </w:r>
      </w:del>
      <w:del w:id="1406" w:author="PR Preview" w:date="2026-01-01T00:00:00Z">
        <w:r>
          <w:delText xml:space="preserve">(</w:delText>
        </w:r>
      </w:del>
      <w:hyperlink w:anchor="exm-column-space-span">
        <w:del w:id="1407" w:author="PR Preview" w:date="2026-01-01T00:00:00Z">
          <w:r>
            <w:rPr>
              <w:rStyle w:val="Hyperlink"/>
            </w:rPr>
            <w:delText xml:space="preserve">Example 2</w:delText>
          </w:r>
        </w:del>
      </w:hyperlink>
      <w:del w:id="1408" w:author="PR Preview" w:date="2026-01-01T00:00:00Z">
        <w:r>
          <w:delText xml:space="preserve">),</w:delText>
        </w:r>
      </w:del>
      <w:del w:id="1409" w:author="PR Preview" w:date="2026-01-01T00:00:00Z">
        <w:r>
          <w:delText xml:space="preserve"> </w:delText>
        </w:r>
      </w:del>
      <w:del w:id="1410" w:author="PR Preview" w:date="2026-01-01T00:00:00Z">
        <w:r>
          <w:delText xml:space="preserve">and it is linearly independent because it is nonzero</w:delText>
        </w:r>
      </w:del>
      <w:del w:id="1411" w:author="PR Preview" w:date="2026-01-01T00:00:00Z">
        <w:r>
          <w:delText xml:space="preserve"> </w:delText>
        </w:r>
      </w:del>
      <w:del w:id="1412" w:author="PR Preview" w:date="2026-01-01T00:00:00Z">
        <w:r>
          <w:delText xml:space="preserve">(</w:delText>
        </w:r>
      </w:del>
      <w:del w:id="1413" w:author="PR Preview" w:date="2026-01-01T00:00:00Z">
        <w:r>
          <w:delText xml:space="preserve">$c\,(1, 3) = \mathord{\smash[b]{\underset{\raise.3ex\hbox{$\scriptstyle\sim$}}{0}}\vphantom{0}}_2$</w:delText>
        </w:r>
      </w:del>
      <w:del w:id="1414" w:author="PR Preview" w:date="2026-01-01T00:00:00Z">
        <w:r>
          <w:delText xml:space="preserve"> </w:delText>
        </w:r>
      </w:del>
      <w:del w:id="1415" w:author="PR Preview" w:date="2026-01-01T00:00:00Z">
        <w:r>
          <w:delText xml:space="preserve">forces</w:delText>
        </w:r>
      </w:del>
      <w:del w:id="1416" w:author="PR Preview" w:date="2026-01-01T00:00:00Z">
        <w:r>
          <w:delText xml:space="preserve"> </w:delText>
        </w:r>
      </w:del>
      <m:oMath>
        <m:r>
          <m:t>c</m:t>
        </m:r>
        <m:r>
          <m:rPr>
            <m:sty m:val="p"/>
          </m:rPr>
          <m:t>=</m:t>
        </m:r>
        <m:r>
          <m:t>0</m:t>
        </m:r>
      </m:oMath>
      <w:del w:id="1417" w:author="PR Preview" w:date="2026-01-01T00:00:00Z">
        <w:r>
          <w:delText xml:space="preserve">),</w:delText>
        </w:r>
      </w:del>
      <w:del w:id="1418" w:author="PR Preview" w:date="2026-01-01T00:00:00Z">
        <w:r>
          <w:delText xml:space="preserve"> </w:delText>
        </w:r>
      </w:del>
      <w:del w:id="1419" w:author="PR Preview" w:date="2026-01-01T00:00:00Z">
        <w:r>
          <w:delText xml:space="preserve">so it is a basis of</w:delText>
        </w:r>
      </w:del>
      <w:del w:id="1420" w:author="PR Preview" w:date="2026-01-01T00:00:00Z">
        <w:r>
          <w:delText xml:space="preserve"> </w:delText>
        </w:r>
      </w:del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del w:id="1421" w:author="PR Preview" w:date="2026-01-01T00:00:00Z">
        <w:r>
          <w:delText xml:space="preserve">.</w:delText>
        </w:r>
      </w:del>
      <w:del w:id="1422" w:author="PR Preview" w:date="2026-01-01T00:00:00Z">
        <w:r>
          <w:delText xml:space="preserve"> </w:delText>
        </w:r>
      </w:del>
      <w:del w:id="1423" w:author="PR Preview" w:date="2026-01-01T00:00:00Z">
        <w:r>
          <w:delText xml:space="preserve">The columns of</w:delText>
        </w:r>
      </w:del>
      <w:del w:id="1424" w:author="PR Preview" w:date="2026-01-01T00:00:00Z">
        <w:r>
          <w:delText xml:space="preserve"> </w:delText>
        </w:r>
      </w:del>
      <m:oMath>
        <m:r>
          <m:rPr>
            <m:sty m:val="bi"/>
          </m:rPr>
          <m:t>A</m:t>
        </m:r>
      </m:oMath>
      <w:del w:id="1425" w:author="PR Preview" w:date="2026-01-01T00:00:00Z">
        <w:r>
          <w:delText xml:space="preserve"> </w:delText>
        </w:r>
      </w:del>
      <w:del w:id="1426" w:author="PR Preview" w:date="2026-01-01T00:00:00Z">
        <w:r>
          <w:delText xml:space="preserve">are</w:delText>
        </w:r>
      </w:del>
      <w:del w:id="1427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428" w:author="PR Preview" w:date="2026-01-01T00:00:00Z">
        <w:r>
          <w:delText xml:space="preserve">,</w:delText>
        </w:r>
      </w:del>
      <w:del w:id="1429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430" w:author="PR Preview" w:date="2026-01-01T00:00:00Z">
        <w:r>
          <w:delText xml:space="preserve"> </w:delText>
        </w:r>
      </w:del>
      <w:del w:id="1431" w:author="PR Preview" w:date="2026-01-01T00:00:00Z">
        <w:r>
          <w:delText xml:space="preserve">and</w:delText>
        </w:r>
      </w:del>
      <w:del w:id="1432" w:author="PR Preview" w:date="2026-01-01T00:00:00Z">
        <w:r>
          <w:delText xml:space="preserve"> </w:delText>
        </w:r>
      </w:del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del w:id="1433" w:author="PR Preview" w:date="2026-01-01T00:00:00Z">
        <w:r>
          <w:delText xml:space="preserve">,</w:delText>
        </w:r>
      </w:del>
      <w:del w:id="1434" w:author="PR Preview" w:date="2026-01-01T00:00:00Z">
        <w:r>
          <w:delText xml:space="preserve"> </w:delText>
        </w:r>
      </w:del>
      <w:del w:id="1435" w:author="PR Preview" w:date="2026-01-01T00:00:00Z">
        <w:r>
          <w:delText xml:space="preserve">so the construction in</w:delText>
        </w:r>
      </w:del>
      <w:del w:id="1436" w:author="PR Preview" w:date="2026-01-01T00:00:00Z">
        <w:r>
          <w:delText xml:space="preserve"> </w:delText>
        </w:r>
      </w:del>
      <w:hyperlink w:anchor="thm-rank-factorization">
        <w:del w:id="1437" w:author="PR Preview" w:date="2026-01-01T00:00:00Z">
          <w:r>
            <w:rPr>
              <w:rStyle w:val="Hyperlink"/>
            </w:rPr>
            <w:delText xml:space="preserve">Theorem 15</w:delText>
          </w:r>
        </w:del>
      </w:hyperlink>
      <w:del w:id="1438" w:author="PR Preview" w:date="2026-01-01T00:00:00Z">
        <w:r>
          <w:delText xml:space="preserve"> </w:delText>
        </w:r>
      </w:del>
      <w:del w:id="1439" w:author="PR Preview" w:date="2026-01-01T00:00:00Z">
        <w:r>
          <w:delText xml:space="preserve">gives</w:delText>
        </w:r>
      </w:del>
      <w:del w:id="1440" w:author="PR Preview" w:date="2026-01-01T00:00:00Z">
        <w:r>
          <w:delText xml:space="preserve"> </w:delText>
        </w:r>
      </w:del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del w:id="1441" w:author="PR Preview" w:date="2026-01-01T00:00:00Z">
        <w:r>
          <w:delText xml:space="preserve"> </w:delText>
        </w:r>
      </w:del>
      <w:del w:id="1442" w:author="PR Preview" w:date="2026-01-01T00:00:00Z">
        <w:r>
          <w:delText xml:space="preserve">and</w:delText>
        </w:r>
      </w:del>
      <w:del w:id="1443" w:author="PR Preview" w:date="2026-01-01T00:00:00Z">
        <w:r>
          <w:delText xml:space="preserve"> </w:delText>
        </w:r>
      </w:del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del w:id="1444" w:author="PR Preview" w:date="2026-01-01T00:00:00Z">
        <w:r>
          <w:delText xml:space="preserve">,</w:delText>
        </w:r>
      </w:del>
      <w:del w:id="1445" w:author="PR Preview" w:date="2026-01-01T00:00:00Z">
        <w:r>
          <w:delText xml:space="preserve"> </w:delText>
        </w:r>
      </w:del>
      <w:del w:id="1446" w:author="PR Preview" w:date="2026-01-01T00:00:00Z">
        <w:r>
          <w:delText xml:space="preserve">the factorization in</w:delText>
        </w:r>
      </w:del>
      <w:del w:id="1447" w:author="PR Preview" w:date="2026-01-01T00:00:00Z">
        <w:r>
          <w:delText xml:space="preserve"> </w:delText>
        </w:r>
      </w:del>
      <w:hyperlink w:anchor="exm-rank-factorization">
        <w:del w:id="1448" w:author="PR Preview" w:date="2026-01-01T00:00:00Z">
          <w:r>
            <w:rPr>
              <w:rStyle w:val="Hyperlink"/>
            </w:rPr>
            <w:delText xml:space="preserve">Example 24</w:delText>
          </w:r>
        </w:del>
      </w:hyperlink>
      <w:del w:id="1449" w:author="PR Preview" w:date="2026-01-01T00:00:00Z">
        <w:r>
          <w:delText xml:space="preserve">.</w:delText>
        </w:r>
      </w:del>
    </w:p>
    <w:p>
      <w:pPr>
        <w:pStyle w:val="BodyText"/>
      </w:pPr>
      <w:ins w:id="1450" w:author="PR Preview" w:date="2026-01-01T00:00:00Z">
        <w:r>
          <w:rPr>
            <w:b/>
            <w:bCs/>
          </w:rPr>
          <w:t xml:space="preserve">Example 27 (Building a rank factorization from a basis)</w:t>
        </w:r>
      </w:ins>
      <w:ins w:id="1451" w:author="PR Preview" w:date="2026-01-01T00:00:00Z">
        <w:r>
          <w:t xml:space="preserve"> </w:t>
        </w:r>
      </w:ins>
      <w:ins w:id="1452" w:author="PR Preview" w:date="2026-01-01T00:00:00Z">
        <w:r>
          <w:t xml:space="preserve">For</w:t>
        </w:r>
      </w:ins>
      <w:ins w:id="1453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54" w:author="PR Preview" w:date="2026-01-01T00:00:00Z">
        <w:r>
          <w:t xml:space="preserve"> </w:t>
        </w:r>
      </w:ins>
      <w:ins w:id="1455" w:author="PR Preview" w:date="2026-01-01T00:00:00Z">
        <w:r>
          <w:t xml:space="preserve">in</w:t>
        </w:r>
      </w:ins>
      <w:ins w:id="1456" w:author="PR Preview" w:date="2026-01-01T00:00:00Z">
        <w:r>
          <w:t xml:space="preserve"> </w:t>
        </w:r>
      </w:ins>
      <w:hyperlink w:anchor="exm-column-space">
        <w:ins w:id="1457" w:author="PR Preview" w:date="2026-01-01T00:00:00Z">
          <w:r>
            <w:rPr>
              <w:rStyle w:val="Hyperlink"/>
            </w:rPr>
            <w:t xml:space="preserve">Example 1</w:t>
          </w:r>
        </w:ins>
      </w:hyperlink>
      <w:ins w:id="1458" w:author="PR Preview" w:date="2026-01-01T00:00:00Z">
        <w:r>
          <w:t xml:space="preserve">,</w:t>
        </w:r>
      </w:ins>
      <w:ins w:id="1459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460" w:author="PR Preview" w:date="2026-01-01T00:00:00Z">
        <w:r>
          <w:t xml:space="preserve"> </w:t>
        </w:r>
      </w:ins>
      <w:ins w:id="1461" w:author="PR Preview" w:date="2026-01-01T00:00:00Z">
        <w:r>
          <w:t xml:space="preserve">spans</w:t>
        </w:r>
      </w:ins>
      <w:ins w:id="1462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463" w:author="PR Preview" w:date="2026-01-01T00:00:00Z">
        <w:r>
          <w:t xml:space="preserve"> </w:t>
        </w:r>
      </w:ins>
      <w:ins w:id="1464" w:author="PR Preview" w:date="2026-01-01T00:00:00Z">
        <w:r>
          <w:t xml:space="preserve">(</w:t>
        </w:r>
      </w:ins>
      <w:hyperlink w:anchor="exm-column-space-span">
        <w:ins w:id="1465" w:author="PR Preview" w:date="2026-01-01T00:00:00Z">
          <w:r>
            <w:rPr>
              <w:rStyle w:val="Hyperlink"/>
            </w:rPr>
            <w:t xml:space="preserve">Example 2</w:t>
          </w:r>
        </w:ins>
      </w:hyperlink>
      <w:ins w:id="1466" w:author="PR Preview" w:date="2026-01-01T00:00:00Z">
        <w:r>
          <w:t xml:space="preserve">),</w:t>
        </w:r>
      </w:ins>
      <w:ins w:id="1467" w:author="PR Preview" w:date="2026-01-01T00:00:00Z">
        <w:r>
          <w:t xml:space="preserve"> </w:t>
        </w:r>
      </w:ins>
      <w:ins w:id="1468" w:author="PR Preview" w:date="2026-01-01T00:00:00Z">
        <w:r>
          <w:t xml:space="preserve">and it is linearly independent because it is nonzero</w:t>
        </w:r>
      </w:ins>
      <w:ins w:id="1469" w:author="PR Preview" w:date="2026-01-01T00:00:00Z">
        <w:r>
          <w:t xml:space="preserve"> </w:t>
        </w:r>
      </w:ins>
      <w:ins w:id="1470" w:author="PR Preview" w:date="2026-01-01T00:00:00Z">
        <w:r>
          <w:t xml:space="preserve">(</w:t>
        </w:r>
      </w:ins>
      <w:ins w:id="1471" w:author="PR Preview" w:date="2026-01-01T00:00:00Z">
        <w:r>
          <w:t xml:space="preserve">$c\,(1, 3) = \mathord{\smash[b]{\underset{\raise.3ex\hbox{$\scriptstyle\sim$}}{0}}\vphantom{0}}_2$</w:t>
        </w:r>
      </w:ins>
      <w:ins w:id="1472" w:author="PR Preview" w:date="2026-01-01T00:00:00Z">
        <w:r>
          <w:t xml:space="preserve"> </w:t>
        </w:r>
      </w:ins>
      <w:ins w:id="1473" w:author="PR Preview" w:date="2026-01-01T00:00:00Z">
        <w:r>
          <w:t xml:space="preserve">forces</w:t>
        </w:r>
      </w:ins>
      <w:ins w:id="1474" w:author="PR Preview" w:date="2026-01-01T00:00:00Z">
        <w:r>
          <w:t xml:space="preserve"> </w:t>
        </w:r>
      </w:ins>
      <m:oMath>
        <m:r>
          <m:t>c</m:t>
        </m:r>
        <m:r>
          <m:rPr>
            <m:sty m:val="p"/>
          </m:rPr>
          <m:t>=</m:t>
        </m:r>
        <m:r>
          <m:t>0</m:t>
        </m:r>
      </m:oMath>
      <w:ins w:id="1475" w:author="PR Preview" w:date="2026-01-01T00:00:00Z">
        <w:r>
          <w:t xml:space="preserve">),</w:t>
        </w:r>
      </w:ins>
      <w:ins w:id="1476" w:author="PR Preview" w:date="2026-01-01T00:00:00Z">
        <w:r>
          <w:t xml:space="preserve"> </w:t>
        </w:r>
      </w:ins>
      <w:ins w:id="1477" w:author="PR Preview" w:date="2026-01-01T00:00:00Z">
        <w:r>
          <w:t xml:space="preserve">so it is a basis of</w:t>
        </w:r>
      </w:ins>
      <w:ins w:id="1478" w:author="PR Preview" w:date="2026-01-01T00:00:00Z">
        <w:r>
          <w:t xml:space="preserve"> </w:t>
        </w:r>
      </w:ins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ins w:id="1479" w:author="PR Preview" w:date="2026-01-01T00:00:00Z">
        <w:r>
          <w:t xml:space="preserve">.</w:t>
        </w:r>
      </w:ins>
      <w:ins w:id="1480" w:author="PR Preview" w:date="2026-01-01T00:00:00Z">
        <w:r>
          <w:t xml:space="preserve"> </w:t>
        </w:r>
      </w:ins>
      <w:ins w:id="1481" w:author="PR Preview" w:date="2026-01-01T00:00:00Z">
        <w:r>
          <w:t xml:space="preserve">The columns of</w:t>
        </w:r>
      </w:ins>
      <w:ins w:id="1482" w:author="PR Preview" w:date="2026-01-01T00:00:00Z">
        <w:r>
          <w:t xml:space="preserve"> </w:t>
        </w:r>
      </w:ins>
      <m:oMath>
        <m:r>
          <m:rPr>
            <m:sty m:val="bi"/>
          </m:rPr>
          <m:t>A</m:t>
        </m:r>
      </m:oMath>
      <w:ins w:id="1483" w:author="PR Preview" w:date="2026-01-01T00:00:00Z">
        <w:r>
          <w:t xml:space="preserve"> </w:t>
        </w:r>
      </w:ins>
      <w:ins w:id="1484" w:author="PR Preview" w:date="2026-01-01T00:00:00Z">
        <w:r>
          <w:t xml:space="preserve">are</w:t>
        </w:r>
      </w:ins>
      <w:ins w:id="1485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486" w:author="PR Preview" w:date="2026-01-01T00:00:00Z">
        <w:r>
          <w:t xml:space="preserve">,</w:t>
        </w:r>
      </w:ins>
      <w:ins w:id="1487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488" w:author="PR Preview" w:date="2026-01-01T00:00:00Z">
        <w:r>
          <w:t xml:space="preserve"> </w:t>
        </w:r>
      </w:ins>
      <w:ins w:id="1489" w:author="PR Preview" w:date="2026-01-01T00:00:00Z">
        <w:r>
          <w:t xml:space="preserve">and</w:t>
        </w:r>
      </w:ins>
      <w:ins w:id="1490" w:author="PR Preview" w:date="2026-01-01T00:00:00Z">
        <w:r>
          <w:t xml:space="preserve"> </w:t>
        </w:r>
      </w:ins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ins w:id="1491" w:author="PR Preview" w:date="2026-01-01T00:00:00Z">
        <w:r>
          <w:t xml:space="preserve">,</w:t>
        </w:r>
      </w:ins>
      <w:ins w:id="1492" w:author="PR Preview" w:date="2026-01-01T00:00:00Z">
        <w:r>
          <w:t xml:space="preserve"> </w:t>
        </w:r>
      </w:ins>
      <w:ins w:id="1493" w:author="PR Preview" w:date="2026-01-01T00:00:00Z">
        <w:r>
          <w:t xml:space="preserve">so the construction in</w:t>
        </w:r>
      </w:ins>
      <w:ins w:id="1494" w:author="PR Preview" w:date="2026-01-01T00:00:00Z">
        <w:r>
          <w:t xml:space="preserve"> </w:t>
        </w:r>
      </w:ins>
      <w:hyperlink w:anchor="thm-rank-factorization">
        <w:ins w:id="1495" w:author="PR Preview" w:date="2026-01-01T00:00:00Z">
          <w:r>
            <w:rPr>
              <w:rStyle w:val="Hyperlink"/>
            </w:rPr>
            <w:t xml:space="preserve">Theorem 16</w:t>
          </w:r>
        </w:ins>
      </w:hyperlink>
      <w:ins w:id="1496" w:author="PR Preview" w:date="2026-01-01T00:00:00Z">
        <w:r>
          <w:t xml:space="preserve"> </w:t>
        </w:r>
      </w:ins>
      <w:ins w:id="1497" w:author="PR Preview" w:date="2026-01-01T00:00:00Z">
        <w:r>
          <w:t xml:space="preserve">gives</w:t>
        </w:r>
      </w:ins>
      <w:ins w:id="1498" w:author="PR Preview" w:date="2026-01-01T00:00:00Z">
        <w:r>
          <w:t xml:space="preserve"> </w:t>
        </w:r>
      </w:ins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ins w:id="1499" w:author="PR Preview" w:date="2026-01-01T00:00:00Z">
        <w:r>
          <w:t xml:space="preserve"> </w:t>
        </w:r>
      </w:ins>
      <w:ins w:id="1500" w:author="PR Preview" w:date="2026-01-01T00:00:00Z">
        <w:r>
          <w:t xml:space="preserve">and</w:t>
        </w:r>
      </w:ins>
      <w:ins w:id="1501" w:author="PR Preview" w:date="2026-01-01T00:00:00Z">
        <w:r>
          <w:t xml:space="preserve"> </w:t>
        </w:r>
      </w:ins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ins w:id="1502" w:author="PR Preview" w:date="2026-01-01T00:00:00Z">
        <w:r>
          <w:t xml:space="preserve">,</w:t>
        </w:r>
      </w:ins>
      <w:ins w:id="1503" w:author="PR Preview" w:date="2026-01-01T00:00:00Z">
        <w:r>
          <w:t xml:space="preserve"> </w:t>
        </w:r>
      </w:ins>
      <w:ins w:id="1504" w:author="PR Preview" w:date="2026-01-01T00:00:00Z">
        <w:r>
          <w:t xml:space="preserve">the factorization in</w:t>
        </w:r>
      </w:ins>
      <w:ins w:id="1505" w:author="PR Preview" w:date="2026-01-01T00:00:00Z">
        <w:r>
          <w:t xml:space="preserve"> </w:t>
        </w:r>
      </w:ins>
      <w:hyperlink w:anchor="exm-rank-factorization">
        <w:ins w:id="1506" w:author="PR Preview" w:date="2026-01-01T00:00:00Z">
          <w:r>
            <w:rPr>
              <w:rStyle w:val="Hyperlink"/>
            </w:rPr>
            <w:t xml:space="preserve">Example 26</w:t>
          </w:r>
        </w:ins>
      </w:hyperlink>
      <w:ins w:id="1507" w:author="PR Preview" w:date="2026-01-01T00:00:00Z">
        <w:r>
          <w:t xml:space="preserve">.</w:t>
        </w:r>
      </w:ins>
    </w:p>
    <w:bookmarkEnd w:id="112"/>
    <w:bookmarkStart w:id="127" w:name="refs"/>
    <w:bookmarkStart w:id="114" w:name="ref-wikipedia_row_and_column_spaces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“Row and column spaces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3">
        <w:r>
          <w:rPr>
            <w:rStyle w:val="Hyperlink"/>
          </w:rPr>
          <w:t xml:space="preserve">https://en.wikipedia.org/wiki/Row_and_column_spaces</w:t>
        </w:r>
      </w:hyperlink>
    </w:p>
    <w:bookmarkEnd w:id="114"/>
    <w:bookmarkStart w:id="116" w:name="ref-wikipedia_gram_matrix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“Gram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https://en.wikipedia.org/wiki/Gram_matrix</w:t>
        </w:r>
      </w:hyperlink>
    </w:p>
    <w:bookmarkEnd w:id="116"/>
    <w:bookmarkStart w:id="118" w:name="ref-zhou2024rank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“Rank and nullity.”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17">
        <w:r>
          <w:rPr>
            <w:rStyle w:val="Hyperlink"/>
          </w:rPr>
          <w:t xml:space="preserve">https://ucla-biostat-216.github.io/2024fall/slides/05-rank/05-rank.html</w:t>
        </w:r>
      </w:hyperlink>
    </w:p>
    <w:bookmarkEnd w:id="118"/>
    <w:bookmarkStart w:id="120" w:name="ref-wikipedia_rank_nullity_theorem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“Rank–nullity theorem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19">
        <w:r>
          <w:rPr>
            <w:rStyle w:val="Hyperlink"/>
          </w:rPr>
          <w:t xml:space="preserve">https://en.wikipedia.org/wiki/Rank%E2%80%93nullity_theorem</w:t>
        </w:r>
      </w:hyperlink>
    </w:p>
    <w:bookmarkEnd w:id="120"/>
    <w:bookmarkStart w:id="122" w:name="ref-wikipedia_affine_spac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“Affine space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1">
        <w:r>
          <w:rPr>
            <w:rStyle w:val="Hyperlink"/>
          </w:rPr>
          <w:t xml:space="preserve">https://en.wikipedia.org/wiki/Affine_space</w:t>
        </w:r>
      </w:hyperlink>
    </w:p>
    <w:bookmarkEnd w:id="122"/>
    <w:bookmarkStart w:id="124" w:name="ref-wikipedia_half_space_geometry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“Half-space (geometry)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3">
        <w:r>
          <w:rPr>
            <w:rStyle w:val="Hyperlink"/>
          </w:rPr>
          <w:t xml:space="preserve">https://en.wikipedia.org/wiki/Half-space_(geometry)</w:t>
        </w:r>
      </w:hyperlink>
    </w:p>
    <w:bookmarkEnd w:id="124"/>
    <w:bookmarkStart w:id="126" w:name="ref-wikipedia_rank_factorization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“Rank factorization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25">
        <w:r>
          <w:rPr>
            <w:rStyle w:val="Hyperlink"/>
          </w:rPr>
          <w:t xml:space="preserve">https://en.wikipedia.org/wiki/Rank_factorization</w:t>
        </w:r>
      </w:hyperlink>
    </w:p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02" Type="http://schemas.openxmlformats.org/officeDocument/2006/relationships/image" Target="media/rId102.png"/><Relationship Id="rId82" Type="http://schemas.openxmlformats.org/officeDocument/2006/relationships/hyperlink" Target="functions.qmd#def-image" TargetMode="External"/><Relationship Id="rId121" Type="http://schemas.openxmlformats.org/officeDocument/2006/relationships/hyperlink" Target="https://en.wikipedia.org/wiki/Affine_space" TargetMode="External"/><Relationship Id="rId115" Type="http://schemas.openxmlformats.org/officeDocument/2006/relationships/hyperlink" Target="https://en.wikipedia.org/wiki/Gram_matrix" TargetMode="External"/><Relationship Id="rId123" Type="http://schemas.openxmlformats.org/officeDocument/2006/relationships/hyperlink" Target="https://en.wikipedia.org/wiki/Half-space_(geometry)" TargetMode="External"/><Relationship Id="rId119" Type="http://schemas.openxmlformats.org/officeDocument/2006/relationships/hyperlink" Target="https://en.wikipedia.org/wiki/Rank%E2%80%93nullity_theorem" TargetMode="External"/><Relationship Id="rId125" Type="http://schemas.openxmlformats.org/officeDocument/2006/relationships/hyperlink" Target="https://en.wikipedia.org/wiki/Rank_factorization" TargetMode="External"/><Relationship Id="rId113" Type="http://schemas.openxmlformats.org/officeDocument/2006/relationships/hyperlink" Target="https://en.wikipedia.org/wiki/Row_and_column_spaces" TargetMode="External"/><Relationship Id="rId117" Type="http://schemas.openxmlformats.org/officeDocument/2006/relationships/hyperlink" Target="https://ucla-biostat-216.github.io/2024fall/slides/05-rank/05-rank.html" TargetMode="External"/><Relationship Id="rId80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49" Type="http://schemas.openxmlformats.org/officeDocument/2006/relationships/hyperlink" Target="linear-algebra-direct-sums.html#thm-fundamental-subspaces" TargetMode="External"/><Relationship Id="rId87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83" Type="http://schemas.openxmlformats.org/officeDocument/2006/relationships/hyperlink" Target="linear-algebra-matrices.html#def-translation" TargetMode="External"/><Relationship Id="rId90" Type="http://schemas.openxmlformats.org/officeDocument/2006/relationships/hyperlink" Target="linear-algebra-matrices.html#exm-dot-product-matmul" TargetMode="External"/><Relationship Id="rId94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2" Type="http://schemas.openxmlformats.org/officeDocument/2006/relationships/hyperlink" Target="linear-algebra-subspaces.html#def-basis" TargetMode="External"/><Relationship Id="rId54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1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1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not-subspace" TargetMode="External"/><Relationship Id="rId91" Type="http://schemas.openxmlformats.org/officeDocument/2006/relationships/hyperlink" Target="linear-algebra-subspaces.html#exm-subspace-zero" TargetMode="External"/><Relationship Id="rId69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3" Type="http://schemas.openxmlformats.org/officeDocument/2006/relationships/hyperlink" Target="linear-algebra-subspaces.html#thm-add-outside-span" TargetMode="External"/><Relationship Id="rId60" Type="http://schemas.openxmlformats.org/officeDocument/2006/relationships/hyperlink" Target="linear-algebra-subspaces.html#thm-basis-size" TargetMode="External"/><Relationship Id="rId59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2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nes-vector" TargetMode="External"/><Relationship Id="rId88" Type="http://schemas.openxmlformats.org/officeDocument/2006/relationships/hyperlink" Target="linear-algebra-vectors.html#def-orthogonal-vectors" TargetMode="External"/></Relationships>
</file>

<file path=word/_rels/footnotes.xml.rels><?xml version='1.0' encoding='UTF-8' standalone='yes'?>
<Relationships xmlns="http://schemas.openxmlformats.org/package/2006/relationships"><Relationship Id="rId82" Type="http://schemas.openxmlformats.org/officeDocument/2006/relationships/hyperlink" Target="functions.qmd#def-image" TargetMode="External"/><Relationship Id="rId121" Type="http://schemas.openxmlformats.org/officeDocument/2006/relationships/hyperlink" Target="https://en.wikipedia.org/wiki/Affine_space" TargetMode="External"/><Relationship Id="rId115" Type="http://schemas.openxmlformats.org/officeDocument/2006/relationships/hyperlink" Target="https://en.wikipedia.org/wiki/Gram_matrix" TargetMode="External"/><Relationship Id="rId123" Type="http://schemas.openxmlformats.org/officeDocument/2006/relationships/hyperlink" Target="https://en.wikipedia.org/wiki/Half-space_(geometry)" TargetMode="External"/><Relationship Id="rId119" Type="http://schemas.openxmlformats.org/officeDocument/2006/relationships/hyperlink" Target="https://en.wikipedia.org/wiki/Rank%E2%80%93nullity_theorem" TargetMode="External"/><Relationship Id="rId125" Type="http://schemas.openxmlformats.org/officeDocument/2006/relationships/hyperlink" Target="https://en.wikipedia.org/wiki/Rank_factorization" TargetMode="External"/><Relationship Id="rId113" Type="http://schemas.openxmlformats.org/officeDocument/2006/relationships/hyperlink" Target="https://en.wikipedia.org/wiki/Row_and_column_spaces" TargetMode="External"/><Relationship Id="rId117" Type="http://schemas.openxmlformats.org/officeDocument/2006/relationships/hyperlink" Target="https://ucla-biostat-216.github.io/2024fall/slides/05-rank/05-rank.html" TargetMode="External"/><Relationship Id="rId80" Type="http://schemas.openxmlformats.org/officeDocument/2006/relationships/hyperlink" Target="linear-algebra-diagonalization.html#thm-invertible-rank" TargetMode="External"/><Relationship Id="rId40" Type="http://schemas.openxmlformats.org/officeDocument/2006/relationships/hyperlink" Target="linear-algebra-diagonalization.html#thm-pd-gram" TargetMode="External"/><Relationship Id="rId49" Type="http://schemas.openxmlformats.org/officeDocument/2006/relationships/hyperlink" Target="linear-algebra-direct-sums.html#thm-fundamental-subspaces" TargetMode="External"/><Relationship Id="rId87" Type="http://schemas.openxmlformats.org/officeDocument/2006/relationships/hyperlink" Target="linear-algebra-matrices.html#def-hyperplane" TargetMode="External"/><Relationship Id="rId18" Type="http://schemas.openxmlformats.org/officeDocument/2006/relationships/hyperlink" Target="linear-algebra-matrices.html#def-linear-system" TargetMode="External"/><Relationship Id="rId11" Type="http://schemas.openxmlformats.org/officeDocument/2006/relationships/hyperlink" Target="linear-algebra-matrices.html#def-matvec-mult" TargetMode="External"/><Relationship Id="rId83" Type="http://schemas.openxmlformats.org/officeDocument/2006/relationships/hyperlink" Target="linear-algebra-matrices.html#def-translation" TargetMode="External"/><Relationship Id="rId90" Type="http://schemas.openxmlformats.org/officeDocument/2006/relationships/hyperlink" Target="linear-algebra-matrices.html#exm-dot-product-matmul" TargetMode="External"/><Relationship Id="rId94" Type="http://schemas.openxmlformats.org/officeDocument/2006/relationships/hyperlink" Target="linear-algebra-matrices.html#exm-hyperplane" TargetMode="External"/><Relationship Id="rId38" Type="http://schemas.openxmlformats.org/officeDocument/2006/relationships/hyperlink" Target="linear-algebra-special-matrices.html#def-positive-semidefinite" TargetMode="External"/><Relationship Id="rId37" Type="http://schemas.openxmlformats.org/officeDocument/2006/relationships/hyperlink" Target="linear-algebra-special-matrices.html#def-symmetric-matrix" TargetMode="External"/><Relationship Id="rId52" Type="http://schemas.openxmlformats.org/officeDocument/2006/relationships/hyperlink" Target="linear-algebra-subspaces.html#def-basis" TargetMode="External"/><Relationship Id="rId54" Type="http://schemas.openxmlformats.org/officeDocument/2006/relationships/hyperlink" Target="linear-algebra-subspaces.html#def-dimension" TargetMode="External"/><Relationship Id="rId27" Type="http://schemas.openxmlformats.org/officeDocument/2006/relationships/hyperlink" Target="linear-algebra-subspaces.html#def-full-column-rank" TargetMode="External"/><Relationship Id="rId26" Type="http://schemas.openxmlformats.org/officeDocument/2006/relationships/hyperlink" Target="linear-algebra-subspaces.html#def-linearly-independent" TargetMode="External"/><Relationship Id="rId51" Type="http://schemas.openxmlformats.org/officeDocument/2006/relationships/hyperlink" Target="linear-algebra-subspaces.html#def-rank" TargetMode="External"/><Relationship Id="rId15" Type="http://schemas.openxmlformats.org/officeDocument/2006/relationships/hyperlink" Target="linear-algebra-subspaces.html#def-span" TargetMode="External"/><Relationship Id="rId22" Type="http://schemas.openxmlformats.org/officeDocument/2006/relationships/hyperlink" Target="linear-algebra-subspaces.html#def-subspace" TargetMode="External"/><Relationship Id="rId61" Type="http://schemas.openxmlformats.org/officeDocument/2006/relationships/hyperlink" Target="linear-algebra-subspaces.html#exm-dimension" TargetMode="External"/><Relationship Id="rId85" Type="http://schemas.openxmlformats.org/officeDocument/2006/relationships/hyperlink" Target="linear-algebra-subspaces.html#exm-not-subspace" TargetMode="External"/><Relationship Id="rId91" Type="http://schemas.openxmlformats.org/officeDocument/2006/relationships/hyperlink" Target="linear-algebra-subspaces.html#exm-subspace-zero" TargetMode="External"/><Relationship Id="rId69" Type="http://schemas.openxmlformats.org/officeDocument/2006/relationships/hyperlink" Target="linear-algebra-subspaces.html#rem-full-column-rank-shape" TargetMode="External"/><Relationship Id="rId48" Type="http://schemas.openxmlformats.org/officeDocument/2006/relationships/hyperlink" Target="linear-algebra-subspaces.html#sec-subspaces" TargetMode="External"/><Relationship Id="rId53" Type="http://schemas.openxmlformats.org/officeDocument/2006/relationships/hyperlink" Target="linear-algebra-subspaces.html#thm-add-outside-span" TargetMode="External"/><Relationship Id="rId60" Type="http://schemas.openxmlformats.org/officeDocument/2006/relationships/hyperlink" Target="linear-algebra-subspaces.html#thm-basis-size" TargetMode="External"/><Relationship Id="rId59" Type="http://schemas.openxmlformats.org/officeDocument/2006/relationships/hyperlink" Target="linear-algebra-subspaces.html#thm-extend-basis" TargetMode="External"/><Relationship Id="rId14" Type="http://schemas.openxmlformats.org/officeDocument/2006/relationships/hyperlink" Target="linear-algebra-subspaces.html#thm-matvec-columns" TargetMode="External"/><Relationship Id="rId62" Type="http://schemas.openxmlformats.org/officeDocument/2006/relationships/hyperlink" Target="linear-algebra-subspaces.html#thm-matvec-linear" TargetMode="External"/><Relationship Id="rId16" Type="http://schemas.openxmlformats.org/officeDocument/2006/relationships/hyperlink" Target="linear-algebra-subspaces.html#thm-span-subspace" TargetMode="External"/><Relationship Id="rId74" Type="http://schemas.openxmlformats.org/officeDocument/2006/relationships/hyperlink" Target="linear-algebra-subspaces.html#thm-subspace-equal-dim" TargetMode="External"/><Relationship Id="rId24" Type="http://schemas.openxmlformats.org/officeDocument/2006/relationships/hyperlink" Target="linear-algebra-subspaces.html#thm-subspace-zero" TargetMode="External"/><Relationship Id="rId33" Type="http://schemas.openxmlformats.org/officeDocument/2006/relationships/hyperlink" Target="linear-algebra-vectors.html#def-dot-product" TargetMode="External"/><Relationship Id="rId76" Type="http://schemas.openxmlformats.org/officeDocument/2006/relationships/hyperlink" Target="linear-algebra-vectors.html#def-ones-vector" TargetMode="External"/><Relationship Id="rId88" Type="http://schemas.openxmlformats.org/officeDocument/2006/relationships/hyperlink" Target="linear-algebra-vectors.html#def-orthogon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Column Space, Null Space and Rank-Nullity</dc:title>
  <dc:creator/>
  <cp:keywords/>
  <dcterms:created xsi:type="dcterms:W3CDTF">2026-10-19T21:41:07Z</dcterms:created>
  <dcterms:modified xsi:type="dcterms:W3CDTF">2026-10-19T21:41:07Z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13:49:51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