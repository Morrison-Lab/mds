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13:49:51 (PDT)</w:t>
        </w:r>
      </w:ins>
    </w:p>
    <w:bookmarkStart w:id="80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the part of its section on symmetric matrices that builds bases of the column space and null space from eigenvectors are left out.</w:t>
            </w:r>
            <w:r>
              <w:t xml:space="preserve"> </w:t>
            </w:r>
            <w:r>
              <w:t xml:space="preserve">The rest of that section is 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Three other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statement that the eigenvalues of a lower triangular matrix are also its diagonal entries (</w:t>
            </w:r>
            <w:hyperlink w:anchor="thm-eigen-triangular">
              <w:r>
                <w:rPr>
                  <w:rStyle w:val="Hyperlink"/>
                </w:rPr>
                <w:t xml:space="preserve">Theorem 4</w:t>
              </w:r>
            </w:hyperlink>
            <w:r>
              <w:t xml:space="preserve"> </w:t>
            </w:r>
            <w:r>
              <w:t xml:space="preserve">states the upper triangular case)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three further examples of matrices with geometric multiplicity smaller than algebraic multiplicity</w:t>
            </w:r>
            <w:r>
              <w:t xml:space="preserve"> </w:t>
            </w:r>
            <w:r>
              <w:t xml:space="preserve">(</w:t>
            </w:r>
            <w:hyperlink w:anchor="exm-eigenspace">
              <w:r>
                <w:rPr>
                  <w:rStyle w:val="Hyperlink"/>
                </w:rPr>
                <w:t xml:space="preserve">Example 2</w:t>
              </w:r>
            </w:hyperlink>
            <w:r>
              <w:t xml:space="preserve"> </w:t>
            </w:r>
            <w:r>
              <w:t xml:space="preserve">gives one nilpotent example)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code cells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8" w:name="thm-invertible-rank"/>
    <w:p>
      <w:pPr>
        <w:pStyle w:val="FirstParagraph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7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9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6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5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2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5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6"/>
    <w:bookmarkStart w:id="28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8"/>
    <w:bookmarkStart w:id="29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9"/>
    <w:bookmarkStart w:id="31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1"/>
    <w:bookmarkStart w:id="32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2"/>
    <w:bookmarkStart w:id="33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7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4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6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4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8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6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2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If</w:delText>
        </w:r>
      </w:del>
      <w:del w:id="4" w:author="PR Preview" w:date="2026-01-01T00:00:00Z">
        <w:r>
          <w:rPr>
            <w:b/>
            <w:bCs/>
          </w:rPr>
          <w:delText xml:space="preserve"> </w:delText>
        </w:r>
      </w:del>
      <m:oMath>
        <m:r>
          <m:t>λ</m:t>
        </m:r>
      </m:oMath>
      <w:del w:id="5" w:author="PR Preview" w:date="2026-01-01T00:00:00Z">
        <w:r>
          <w:rPr>
            <w:b/>
            <w:bCs/>
          </w:rPr>
          <w:delText xml:space="preserve"> </w:delText>
        </w:r>
      </w:del>
      <w:del w:id="6" w:author="PR Preview" w:date="2026-01-01T00:00:00Z">
        <w:r>
          <w:rPr>
            <w:b/>
            <w:bCs/>
          </w:rPr>
          <w:delText xml:space="preserve">is not a diagonal entry,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every</w:delText>
        </w:r>
      </w:del>
      <w:del w:id="9" w:author="PR Preview" w:date="2026-01-01T00:00:00Z">
        <w:r>
          <w:delText xml:space="preserve"> </w:delText>
        </w:r>
      </w:del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del w:id="10" w:author="PR Preview" w:date="2026-01-01T00:00:00Z">
        <w:r>
          <w:delText xml:space="preserve">, so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$(\mathbf{U} - \lambda\,\mathbf{I}_p)\,\mathord{\smash[b]{\underset{\raise.3ex\hbox{$\scriptstyle\sim$}}{v}}\vphantom{v}} = \mathord{\smash[b]{\underset{\raise.3ex\hbox{$\scriptstyle\sim$}}{0}}\vphantom{0}}$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has exactly one solution,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$\mathord{\smash[b]{\underset{\raise.3ex\hbox{$\scriptstyle\sim$}}{v}}\vphantom{v}} = \mathord{\smash[b]{\underset{\raise.3ex\hbox{$\scriptstyle\sim$}}{0}}\vphantom{0}}$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(</w:delText>
        </w:r>
      </w:del>
      <w:hyperlink r:id="rId43">
        <w:del w:id="19" w:author="PR Preview" w:date="2026-01-01T00:00:00Z">
          <w:r>
            <w:rPr>
              <w:rStyle w:val="Hyperlink"/>
            </w:rPr>
            <w:delText xml:space="preserve">Theorem 16 in Projections and Linear Systems</w:delText>
          </w:r>
        </w:del>
      </w:hyperlink>
      <w:del w:id="20" w:author="PR Preview" w:date="2026-01-01T00:00:00Z">
        <w:r>
          <w:delText xml:space="preserve">),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and</w:delText>
        </w:r>
      </w:del>
      <w:del w:id="23" w:author="PR Preview" w:date="2026-01-01T00:00:00Z">
        <w:r>
          <w:delText xml:space="preserve"> </w:delText>
        </w:r>
      </w:del>
      <m:oMath>
        <m:r>
          <m:t>λ</m:t>
        </m:r>
      </m:oMath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is not an eigenvalue (</w:delText>
        </w:r>
      </w:del>
      <w:hyperlink w:anchor="thm-eigenvalue-singular">
        <w:del w:id="26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27" w:author="PR Preview" w:date="2026-01-01T00:00:00Z">
        <w:r>
          <w:delText xml:space="preserve">).</w:delText>
        </w:r>
      </w:del>
    </w:p>
    <w:p>
      <w:pPr>
        <w:pStyle w:val="BodyText"/>
      </w:pPr>
      <w:ins w:id="28" w:author="PR Preview" w:date="2026-01-01T00:00:00Z">
        <w:r>
          <w:rPr>
            <w:b/>
            <w:bCs/>
          </w:rPr>
          <w:t xml:space="preserve">If</w:t>
        </w:r>
      </w:ins>
      <w:ins w:id="29" w:author="PR Preview" w:date="2026-01-01T00:00:00Z">
        <w:r>
          <w:rPr>
            <w:b/>
            <w:bCs/>
          </w:rPr>
          <w:t xml:space="preserve"> </w:t>
        </w:r>
      </w:ins>
      <m:oMath>
        <m:r>
          <m:t>λ</m:t>
        </m:r>
      </m:oMath>
      <w:ins w:id="30" w:author="PR Preview" w:date="2026-01-01T00:00:00Z">
        <w:r>
          <w:rPr>
            <w:b/>
            <w:bCs/>
          </w:rPr>
          <w:t xml:space="preserve"> </w:t>
        </w:r>
      </w:ins>
      <w:ins w:id="31" w:author="PR Preview" w:date="2026-01-01T00:00:00Z">
        <w:r>
          <w:rPr>
            <w:b/>
            <w:bCs/>
          </w:rPr>
          <w:t xml:space="preserve">is not a diagonal entry,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every</w:t>
        </w:r>
      </w:ins>
      <w:ins w:id="34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ins w:id="35" w:author="PR Preview" w:date="2026-01-01T00:00:00Z">
        <w:r>
          <w:t xml:space="preserve">, so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$(\mathbf{U} - \lambda\,\mathbf{I}_p)\,\mathord{\smash[b]{\underset{\raise.3ex\hbox{$\scriptstyle\sim$}}{v}}\vphantom{v}} = \mathord{\smash[b]{\underset{\raise.3ex\hbox{$\scriptstyle\sim$}}{0}}\vphantom{0}}$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has exactly one solution,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$\mathord{\smash[b]{\underset{\raise.3ex\hbox{$\scriptstyle\sim$}}{v}}\vphantom{v}} = \mathord{\smash[b]{\underset{\raise.3ex\hbox{$\scriptstyle\sim$}}{0}}\vphantom{0}}$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(</w:t>
        </w:r>
      </w:ins>
      <w:hyperlink r:id="rId43">
        <w:ins w:id="44" w:author="PR Preview" w:date="2026-01-01T00:00:00Z">
          <w:r>
            <w:rPr>
              <w:rStyle w:val="Hyperlink"/>
            </w:rPr>
            <w:t xml:space="preserve">Theorem 17 in Projections and Linear Systems</w:t>
          </w:r>
        </w:ins>
      </w:hyperlink>
      <w:ins w:id="45" w:author="PR Preview" w:date="2026-01-01T00:00:00Z">
        <w:r>
          <w:t xml:space="preserve">),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and</w:t>
        </w:r>
      </w:ins>
      <w:ins w:id="48" w:author="PR Preview" w:date="2026-01-01T00:00:00Z">
        <w:r>
          <w:t xml:space="preserve"> </w:t>
        </w:r>
      </w:ins>
      <m:oMath>
        <m:r>
          <m:t>λ</m:t>
        </m:r>
      </m:oMath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is not an eigenvalue (</w:t>
        </w:r>
      </w:ins>
      <w:hyperlink w:anchor="thm-eigenvalue-singular">
        <w:ins w:id="51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52" w:author="PR Preview" w:date="2026-01-01T00:00:00Z">
        <w:r>
          <w:t xml:space="preserve">).</w:t>
        </w:r>
      </w:ins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del w:id="53" w:author="PR Preview" w:date="2026-01-01T00:00:00Z">
        <w:r>
          <w:delText xml:space="preserve">for</w:delText>
        </w:r>
      </w:del>
      <w:del w:id="54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&lt;</m:t>
        </m:r>
        <m:r>
          <m:t>k</m:t>
        </m:r>
      </m:oMath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it is</w:delText>
        </w:r>
      </w:del>
      <w:del w:id="57" w:author="PR Preview" w:date="2026-01-01T00:00:00Z">
        <w:r>
          <w:delText xml:space="preserve"> </w:delText>
        </w:r>
      </w:del>
      <m:oMath>
        <m:r>
          <m:t>0</m:t>
        </m:r>
      </m:oMath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exactly when</w:delText>
        </w:r>
      </w:del>
      <w:del w:id="60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del w:id="61" w:author="PR Preview" w:date="2026-01-01T00:00:00Z">
        <w:r>
          <w:delText xml:space="preserve">,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and these equations fix</w:delText>
        </w:r>
      </w:del>
      <w:del w:id="64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in turn, as in</w:delText>
        </w:r>
      </w:del>
      <w:del w:id="67" w:author="PR Preview" w:date="2026-01-01T00:00:00Z">
        <w:r>
          <w:delText xml:space="preserve"> </w:delText>
        </w:r>
      </w:del>
      <w:hyperlink r:id="rId43">
        <w:del w:id="68" w:author="PR Preview" w:date="2026-01-01T00:00:00Z">
          <w:r>
            <w:rPr>
              <w:rStyle w:val="Hyperlink"/>
            </w:rPr>
            <w:delText xml:space="preserve">Theorem 16 in Projections and Linear Systems</w:delText>
          </w:r>
        </w:del>
      </w:hyperlink>
      <w:del w:id="69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7"/>
        </w:numPr>
      </w:pPr>
      <w:ins w:id="70" w:author="PR Preview" w:date="2026-01-01T00:00:00Z">
        <w:r>
          <w:t xml:space="preserve">for</w:t>
        </w:r>
      </w:ins>
      <w:ins w:id="7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&lt;</m:t>
        </m:r>
        <m:r>
          <m:t>k</m:t>
        </m:r>
      </m:oMath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it is</w:t>
        </w:r>
      </w:ins>
      <w:ins w:id="74" w:author="PR Preview" w:date="2026-01-01T00:00:00Z">
        <w:r>
          <w:t xml:space="preserve"> </w:t>
        </w:r>
      </w:ins>
      <m:oMath>
        <m:r>
          <m:t>0</m:t>
        </m:r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exactly when</w:t>
        </w:r>
      </w:ins>
      <w:ins w:id="77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ins w:id="78" w:author="PR Preview" w:date="2026-01-01T00:00:00Z">
        <w:r>
          <w:t xml:space="preserve">,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and these equations fix</w:t>
        </w:r>
      </w:ins>
      <w:ins w:id="81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in turn, as in</w:t>
        </w:r>
      </w:ins>
      <w:ins w:id="84" w:author="PR Preview" w:date="2026-01-01T00:00:00Z">
        <w:r>
          <w:t xml:space="preserve"> </w:t>
        </w:r>
      </w:ins>
      <w:hyperlink r:id="rId43">
        <w:ins w:id="85" w:author="PR Preview" w:date="2026-01-01T00:00:00Z">
          <w:r>
            <w:rPr>
              <w:rStyle w:val="Hyperlink"/>
            </w:rPr>
            <w:t xml:space="preserve">Theorem 17 in Projections and Linear Systems</w:t>
          </w:r>
        </w:ins>
      </w:hyperlink>
      <w:ins w:id="86" w:author="PR Preview" w:date="2026-01-01T00:00:00Z">
        <w:r>
          <w:t xml:space="preserve">.</w:t>
        </w:r>
      </w:ins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5" w:name="exm-eigen-triangular"/>
    <w:p>
      <w:pPr>
        <w:pStyle w:val="BodyText"/>
      </w:pPr>
      <w:del w:id="87" w:author="PR Preview" w:date="2026-01-01T00:00:00Z">
        <w:r>
          <w:rPr>
            <w:b/>
            <w:bCs/>
          </w:rPr>
          <w:delText xml:space="preserve">Example 6 (Eigenvalues read off the diagonal)</w:delText>
        </w:r>
      </w:del>
      <w:del w:id="88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of</w:delText>
        </w:r>
      </w:del>
      <w:del w:id="91" w:author="PR Preview" w:date="2026-01-01T00:00:00Z">
        <w:r>
          <w:delText xml:space="preserve"> </w:delText>
        </w:r>
      </w:del>
      <w:hyperlink r:id="rId44">
        <w:del w:id="92" w:author="PR Preview" w:date="2026-01-01T00:00:00Z">
          <w:r>
            <w:rPr>
              <w:rStyle w:val="Hyperlink"/>
            </w:rPr>
            <w:delText xml:space="preserve">Example 23 in Projections and Linear Systems</w:delText>
          </w:r>
        </w:del>
      </w:hyperlink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has eigenvalues</w:delText>
        </w:r>
      </w:del>
      <w:del w:id="95" w:author="PR Preview" w:date="2026-01-01T00:00:00Z">
        <w:r>
          <w:delText xml:space="preserve"> </w:delText>
        </w:r>
      </w:del>
      <m:oMath>
        <m:r>
          <m:t>2</m:t>
        </m:r>
      </m:oMath>
      <w:del w:id="96" w:author="PR Preview" w:date="2026-01-01T00:00:00Z">
        <w:r>
          <w:delText xml:space="preserve">,</w:delText>
        </w:r>
      </w:del>
      <w:del w:id="97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and</w:delText>
        </w:r>
      </w:del>
      <w:del w:id="100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01" w:author="PR Preview" w:date="2026-01-01T00:00:00Z">
        <w:r>
          <w:delText xml:space="preserve">.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For</w:delText>
        </w:r>
      </w:del>
      <w:del w:id="104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(so</w:delText>
        </w:r>
      </w:del>
      <w:del w:id="107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2</m:t>
        </m:r>
      </m:oMath>
      <w:del w:id="108" w:author="PR Preview" w:date="2026-01-01T00:00:00Z">
        <w:r>
          <w:delText xml:space="preserve">), take</w:delText>
        </w:r>
      </w:del>
      <w:del w:id="109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del w:id="110" w:author="PR Preview" w:date="2026-01-01T00:00:00Z">
        <w:r>
          <w:delText xml:space="preserve">,</w:delText>
        </w:r>
      </w:del>
      <w:del w:id="111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del w:id="112" w:author="PR Preview" w:date="2026-01-01T00:00:00Z">
        <w:r>
          <w:delText xml:space="preserve">;</w:delText>
        </w:r>
      </w:del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row 1 of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$(\mathbf{U} - \tfrac{1}{2}\,\mathbf{I}_3)\,\mathord{\smash[b]{\underset{\raise.3ex\hbox{$\scriptstyle\sim$}}{v}}\vphantom{v}}$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is</w:delText>
        </w:r>
      </w:del>
      <w:del w:id="119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del w:id="120" w:author="PR Preview" w:date="2026-01-01T00:00:00Z">
        <w:r>
          <w:delText xml:space="preserve">, so</w:delText>
        </w:r>
      </w:del>
      <w:del w:id="121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del w:id="122" w:author="PR Preview" w:date="2026-01-01T00:00:00Z">
        <w:r>
          <w:delText xml:space="preserve">.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Check:</w:delText>
        </w:r>
      </w:del>
    </w:p>
    <w:p>
      <w:pPr>
        <w:pStyle w:val="BodyText"/>
      </w:pPr>
      <w:ins w:id="125" w:author="PR Preview" w:date="2026-01-01T00:00:00Z">
        <w:r>
          <w:rPr>
            <w:b/>
            <w:bCs/>
          </w:rPr>
          <w:t xml:space="preserve">Example 6 (Eigenvalues read off the diagonal)</w:t>
        </w:r>
      </w:ins>
      <w:ins w:id="126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of</w:t>
        </w:r>
      </w:ins>
      <w:ins w:id="129" w:author="PR Preview" w:date="2026-01-01T00:00:00Z">
        <w:r>
          <w:t xml:space="preserve"> </w:t>
        </w:r>
      </w:ins>
      <w:hyperlink r:id="rId44">
        <w:ins w:id="130" w:author="PR Preview" w:date="2026-01-01T00:00:00Z">
          <w:r>
            <w:rPr>
              <w:rStyle w:val="Hyperlink"/>
            </w:rPr>
            <w:t xml:space="preserve">Example 24 in Projections and Linear Systems</w:t>
          </w:r>
        </w:ins>
      </w:hyperlink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has eigenvalues</w:t>
        </w:r>
      </w:ins>
      <w:ins w:id="133" w:author="PR Preview" w:date="2026-01-01T00:00:00Z">
        <w:r>
          <w:t xml:space="preserve"> </w:t>
        </w:r>
      </w:ins>
      <m:oMath>
        <m:r>
          <m:t>2</m:t>
        </m:r>
      </m:oMath>
      <w:ins w:id="134" w:author="PR Preview" w:date="2026-01-01T00:00:00Z">
        <w:r>
          <w:t xml:space="preserve">,</w:t>
        </w:r>
      </w:ins>
      <w:ins w:id="135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and</w:t>
        </w:r>
      </w:ins>
      <w:ins w:id="13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39" w:author="PR Preview" w:date="2026-01-01T00:00:00Z">
        <w:r>
          <w:t xml:space="preserve">.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For</w:t>
        </w:r>
      </w:ins>
      <w:ins w:id="142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(so</w:t>
        </w:r>
      </w:ins>
      <w:ins w:id="14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2</m:t>
        </m:r>
      </m:oMath>
      <w:ins w:id="146" w:author="PR Preview" w:date="2026-01-01T00:00:00Z">
        <w:r>
          <w:t xml:space="preserve">), take</w:t>
        </w:r>
      </w:ins>
      <w:ins w:id="147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ins w:id="148" w:author="PR Preview" w:date="2026-01-01T00:00:00Z">
        <w:r>
          <w:t xml:space="preserve">,</w:t>
        </w:r>
      </w:ins>
      <w:ins w:id="149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ins w:id="150" w:author="PR Preview" w:date="2026-01-01T00:00:00Z">
        <w:r>
          <w:t xml:space="preserve">;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row 1 of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$(\mathbf{U} - \tfrac{1}{2}\,\mathbf{I}_3)\,\mathord{\smash[b]{\underset{\raise.3ex\hbox{$\scriptstyle\sim$}}{v}}\vphantom{v}}$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is</w:t>
        </w:r>
      </w:ins>
      <w:ins w:id="157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ins w:id="158" w:author="PR Preview" w:date="2026-01-01T00:00:00Z">
        <w:r>
          <w:t xml:space="preserve">, so</w:t>
        </w:r>
      </w:ins>
      <w:ins w:id="159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ins w:id="160" w:author="PR Preview" w:date="2026-01-01T00:00:00Z">
        <w:r>
          <w:t xml:space="preserve">.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Check: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5"/>
    <w:bookmarkStart w:id="48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Every eigenvalue of an idempotent matrix (</w:t>
      </w:r>
      <w:hyperlink r:id="rId46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Every eigenvalue of an orthogonal matrix (</w:t>
      </w:r>
      <w:hyperlink r:id="rId47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3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1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2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3"/>
    <w:bookmarkStart w:id="54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4"/>
    <w:bookmarkStart w:id="56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is the condition of</w:t>
      </w:r>
      <w:r>
        <w:t xml:space="preserve"> 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5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6"/>
    <w:bookmarkStart w:id="59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9"/>
    <w:bookmarkStart w:id="60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3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3"/>
    <w:bookmarkStart w:id="65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6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6"/>
    <w:bookmarkStart w:id="68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8"/>
    <w:bookmarkStart w:id="69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10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9"/>
    <w:bookmarkStart w:id="70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2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2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5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5"/>
    <w:bookmarkStart w:id="76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7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7"/>
    <w:bookmarkStart w:id="78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9"/>
    <w:bookmarkEnd w:id="80"/>
    <w:bookmarkStart w:id="14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3">
              <w:r>
                <w:rPr>
                  <w:rStyle w:val="Hyperlink"/>
                </w:rPr>
                <w:t xml:space="preserve">Theorem 16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notes on the LU factorization and computational cost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statement that a nonnegative combination of positive semidefinite matrices is positive semidefinite</w:t>
            </w:r>
            <w:r>
              <w:t xml:space="preserve"> </w:t>
            </w:r>
            <w:r>
              <w:t xml:space="preserve">(</w:t>
            </w:r>
            <w:hyperlink w:anchor="thm-pd-operations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 </w:t>
            </w:r>
            <w:r>
              <w:t xml:space="preserve">states the positive definite version)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section on the ellipse</w:t>
            </w:r>
            <w:r>
              <w:t xml:space="preserve"> </w:t>
            </w:r>
            <m:oMath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b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with its worked example of a positive definite and an indefinite matrix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numerical example of the Cholesky factorization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6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4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del w:id="163" w:author="PR Preview" w:date="2026-01-01T00:00:00Z">
        <w:r>
          <w:rPr>
            <w:b/>
            <w:bCs/>
          </w:rPr>
          <w:delText xml:space="preserve">Only if.</w:delText>
        </w:r>
      </w:del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Let</w:delText>
        </w:r>
      </w:del>
      <w:del w:id="16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be positive semidefinite.</w:delText>
        </w:r>
      </w:del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It is symmetric, so</w:delText>
        </w:r>
      </w:del>
      <w:del w:id="17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(</w:delText>
        </w:r>
      </w:del>
      <w:hyperlink r:id="rId14">
        <w:del w:id="174" w:author="PR Preview" w:date="2026-01-01T00:00:00Z">
          <w:r>
            <w:rPr>
              <w:rStyle w:val="Hyperlink"/>
            </w:rPr>
            <w:delText xml:space="preserve">Theorem 12 in Special Matrices and Decompositions</w:delText>
          </w:r>
        </w:del>
      </w:hyperlink>
      <w:del w:id="175" w:author="PR Preview" w:date="2026-01-01T00:00:00Z">
        <w:r>
          <w:delText xml:space="preserve">),</w:delText>
        </w:r>
      </w:del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and every</w:delText>
        </w:r>
      </w:del>
      <w:del w:id="178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(</w:delText>
        </w:r>
      </w:del>
      <w:hyperlink r:id="rId83">
        <w:del w:id="181" w:author="PR Preview" w:date="2026-01-01T00:00:00Z">
          <w:r>
            <w:rPr>
              <w:rStyle w:val="Hyperlink"/>
            </w:rPr>
            <w:delText xml:space="preserve">Theorem 15 in Special Matrices and Decompositions</w:delText>
          </w:r>
        </w:del>
      </w:hyperlink>
      <w:del w:id="182" w:author="PR Preview" w:date="2026-01-01T00:00:00Z">
        <w:r>
          <w:delText xml:space="preserve">).</w:delText>
        </w:r>
      </w:del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Let</w:delText>
        </w:r>
      </w:del>
      <w:del w:id="185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del w:id="186" w:author="PR Preview" w:date="2026-01-01T00:00:00Z">
        <w:r>
          <w:delText xml:space="preserve">,</w:delText>
        </w:r>
      </w:del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which is symmetric, with</w:delText>
        </w:r>
      </w:del>
      <w:del w:id="189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delText xml:space="preserve">(the product of diagonal matrices multiplies their diagonals, as in the proof of</w:delText>
        </w:r>
      </w:del>
      <w:del w:id="192" w:author="PR Preview" w:date="2026-01-01T00:00:00Z">
        <w:r>
          <w:delText xml:space="preserve"> </w:delText>
        </w:r>
      </w:del>
      <w:hyperlink w:anchor="thm-diagonalizable-powers">
        <w:del w:id="193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94" w:author="PR Preview" w:date="2026-01-01T00:00:00Z">
        <w:r>
          <w:delText xml:space="preserve">),</w:delText>
        </w:r>
      </w:del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delText xml:space="preserve">and let</w:delText>
        </w:r>
      </w:del>
      <w:del w:id="197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98" w:author="PR Preview" w:date="2026-01-01T00:00:00Z">
        <w:r>
          <w:delText xml:space="preserve">.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99" w:author="PR Preview" w:date="2026-01-01T00:00:00Z">
        <w:r>
          <w:delText xml:space="preserve">If</w:delText>
        </w:r>
      </w:del>
      <w:del w:id="20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is positive definite, it is positive semidefinite (</w:delText>
        </w:r>
      </w:del>
      <w:hyperlink r:id="rId89">
        <w:del w:id="203" w:author="PR Preview" w:date="2026-01-01T00:00:00Z">
          <w:r>
            <w:rPr>
              <w:rStyle w:val="Hyperlink"/>
            </w:rPr>
            <w:delText xml:space="preserve">Remark 19 in Special Matrices and Decompositions</w:delText>
          </w:r>
        </w:del>
      </w:hyperlink>
      <w:del w:id="204" w:author="PR Preview" w:date="2026-01-01T00:00:00Z">
        <w:r>
          <w:delText xml:space="preserve">),</w:delText>
        </w:r>
      </w:del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so the same</w:delText>
        </w:r>
      </w:del>
      <w:del w:id="207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gives</w:delText>
        </w:r>
      </w:del>
      <w:del w:id="21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del w:id="211" w:author="PR Preview" w:date="2026-01-01T00:00:00Z">
        <w:r>
          <w:delText xml:space="preserve">; and every</w:delText>
        </w:r>
      </w:del>
      <w:del w:id="212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(</w:delText>
        </w:r>
      </w:del>
      <w:hyperlink r:id="rId83">
        <w:del w:id="215" w:author="PR Preview" w:date="2026-01-01T00:00:00Z">
          <w:r>
            <w:rPr>
              <w:rStyle w:val="Hyperlink"/>
            </w:rPr>
            <w:delText xml:space="preserve">Theorem 15 in Special Matrices and Decompositions</w:delText>
          </w:r>
        </w:del>
      </w:hyperlink>
      <w:del w:id="216" w:author="PR Preview" w:date="2026-01-01T00:00:00Z">
        <w:r>
          <w:delText xml:space="preserve">),</w:delText>
        </w:r>
      </w:del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so</w:delText>
        </w:r>
      </w:del>
      <w:del w:id="219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is diagonal with nonzero diagonal, and invertible</w:delText>
        </w:r>
      </w:del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(its inverse is</w:delText>
        </w:r>
      </w:del>
      <w:del w:id="224" w:author="PR Preview" w:date="2026-01-01T00:00:00Z">
        <w:r>
          <w:delText xml:space="preserve"> </w:delText>
        </w:r>
      </w:del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del w:id="225" w:author="PR Preview" w:date="2026-01-01T00:00:00Z">
        <w:r>
          <w:delText xml:space="preserve">);</w:delText>
        </w:r>
      </w:del>
      <w:del w:id="226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is invertible with inverse</w:delText>
        </w:r>
      </w:del>
      <w:del w:id="229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(</w:delText>
        </w:r>
      </w:del>
      <w:hyperlink r:id="rId51">
        <w:del w:id="232" w:author="PR Preview" w:date="2026-01-01T00:00:00Z">
          <w:r>
            <w:rPr>
              <w:rStyle w:val="Hyperlink"/>
            </w:rPr>
            <w:delText xml:space="preserve">Remark 6 in Special Matrices and Decompositions</w:delText>
          </w:r>
        </w:del>
      </w:hyperlink>
      <w:del w:id="233" w:author="PR Preview" w:date="2026-01-01T00:00:00Z">
        <w:r>
          <w:delText xml:space="preserve">).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So</w:delText>
        </w:r>
      </w:del>
      <w:del w:id="236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is invertible (</w:delText>
        </w:r>
      </w:del>
      <w:hyperlink r:id="rId90">
        <w:del w:id="239" w:author="PR Preview" w:date="2026-01-01T00:00:00Z">
          <w:r>
            <w:rPr>
              <w:rStyle w:val="Hyperlink"/>
            </w:rPr>
            <w:delText xml:space="preserve">Theorem 1 in Special Matrices and Decompositions</w:delText>
          </w:r>
        </w:del>
      </w:hyperlink>
      <w:del w:id="240" w:author="PR Preview" w:date="2026-01-01T00:00:00Z">
        <w:r>
          <w:delText xml:space="preserve">),</w:delText>
        </w:r>
      </w:del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and its</w:delText>
        </w:r>
      </w:del>
      <w:del w:id="243" w:author="PR Preview" w:date="2026-01-01T00:00:00Z">
        <w:r>
          <w:delText xml:space="preserve"> </w:delText>
        </w:r>
      </w:del>
      <m:oMath>
        <m:r>
          <m:t>p</m:t>
        </m:r>
      </m:oMath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columns are linearly independent (</w:delText>
        </w:r>
      </w:del>
      <w:hyperlink w:anchor="thm-invertible-rank">
        <w:del w:id="246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247" w:author="PR Preview" w:date="2026-01-01T00:00:00Z">
        <w:r>
          <w:delText xml:space="preserve">,</w:delText>
        </w:r>
      </w:del>
      <w:del w:id="248" w:author="PR Preview" w:date="2026-01-01T00:00:00Z">
        <w:r>
          <w:delText xml:space="preserve"> </w:delText>
        </w:r>
      </w:del>
      <w:hyperlink r:id="rId73">
        <w:del w:id="249" w:author="PR Preview" w:date="2026-01-01T00:00:00Z">
          <w:r>
            <w:rPr>
              <w:rStyle w:val="Hyperlink"/>
            </w:rPr>
            <w:delText xml:space="preserve">Definition 2 in Subspaces and Rank</w:delText>
          </w:r>
        </w:del>
      </w:hyperlink>
      <w:del w:id="250" w:author="PR Preview" w:date="2026-01-01T00:00:00Z">
        <w:r>
          <w:delText xml:space="preserve">).</w:delText>
        </w:r>
      </w:del>
    </w:p>
    <w:p>
      <w:pPr>
        <w:pStyle w:val="BodyText"/>
      </w:pPr>
      <w:ins w:id="251" w:author="PR Preview" w:date="2026-01-01T00:00:00Z">
        <w:r>
          <w:rPr>
            <w:b/>
            <w:bCs/>
          </w:rPr>
          <w:t xml:space="preserve">Only if.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Let</w:t>
        </w:r>
      </w:ins>
      <w:ins w:id="25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be positive semidefinite.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It is symmetric, so</w:t>
        </w:r>
      </w:ins>
      <w:ins w:id="25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(</w:t>
        </w:r>
      </w:ins>
      <w:hyperlink r:id="rId14">
        <w:ins w:id="262" w:author="PR Preview" w:date="2026-01-01T00:00:00Z">
          <w:r>
            <w:rPr>
              <w:rStyle w:val="Hyperlink"/>
            </w:rPr>
            <w:t xml:space="preserve">Theorem 12 in Special Matrices and Decompositions</w:t>
          </w:r>
        </w:ins>
      </w:hyperlink>
      <w:ins w:id="263" w:author="PR Preview" w:date="2026-01-01T00:00:00Z">
        <w:r>
          <w:t xml:space="preserve">),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and every</w:t>
        </w:r>
      </w:ins>
      <w:ins w:id="266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(</w:t>
        </w:r>
      </w:ins>
      <w:hyperlink r:id="rId83">
        <w:ins w:id="269" w:author="PR Preview" w:date="2026-01-01T00:00:00Z">
          <w:r>
            <w:rPr>
              <w:rStyle w:val="Hyperlink"/>
            </w:rPr>
            <w:t xml:space="preserve">Theorem 16 in Special Matrices and Decompositions</w:t>
          </w:r>
        </w:ins>
      </w:hyperlink>
      <w:ins w:id="270" w:author="PR Preview" w:date="2026-01-01T00:00:00Z">
        <w:r>
          <w:t xml:space="preserve">).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Let</w:t>
        </w:r>
      </w:ins>
      <w:ins w:id="273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ins w:id="274" w:author="PR Preview" w:date="2026-01-01T00:00:00Z">
        <w:r>
          <w:t xml:space="preserve">,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which is symmetric, with</w:t>
        </w:r>
      </w:ins>
      <w:ins w:id="277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(the product of diagonal matrices multiplies their diagonals, as in the proof of</w:t>
        </w:r>
      </w:ins>
      <w:ins w:id="280" w:author="PR Preview" w:date="2026-01-01T00:00:00Z">
        <w:r>
          <w:t xml:space="preserve"> </w:t>
        </w:r>
      </w:ins>
      <w:hyperlink w:anchor="thm-diagonalizable-powers">
        <w:ins w:id="281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282" w:author="PR Preview" w:date="2026-01-01T00:00:00Z">
        <w:r>
          <w:t xml:space="preserve">),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and let</w:t>
        </w:r>
      </w:ins>
      <w:ins w:id="285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86" w:author="PR Preview" w:date="2026-01-01T00:00:00Z">
        <w:r>
          <w:t xml:space="preserve">.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87" w:author="PR Preview" w:date="2026-01-01T00:00:00Z">
        <w:r>
          <w:t xml:space="preserve">If</w:t>
        </w:r>
      </w:ins>
      <w:ins w:id="28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is positive definite, it is positive semidefinite (</w:t>
        </w:r>
      </w:ins>
      <w:hyperlink r:id="rId89">
        <w:ins w:id="291" w:author="PR Preview" w:date="2026-01-01T00:00:00Z">
          <w:r>
            <w:rPr>
              <w:rStyle w:val="Hyperlink"/>
            </w:rPr>
            <w:t xml:space="preserve">Remark 19 in Special Matrices and Decompositions</w:t>
          </w:r>
        </w:ins>
      </w:hyperlink>
      <w:ins w:id="292" w:author="PR Preview" w:date="2026-01-01T00:00:00Z">
        <w:r>
          <w:t xml:space="preserve">),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so the same</w:t>
        </w:r>
      </w:ins>
      <w:ins w:id="295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gives</w:t>
        </w:r>
      </w:ins>
      <w:ins w:id="29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ins w:id="299" w:author="PR Preview" w:date="2026-01-01T00:00:00Z">
        <w:r>
          <w:t xml:space="preserve">; and every</w:t>
        </w:r>
      </w:ins>
      <w:ins w:id="300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(</w:t>
        </w:r>
      </w:ins>
      <w:hyperlink r:id="rId83">
        <w:ins w:id="303" w:author="PR Preview" w:date="2026-01-01T00:00:00Z">
          <w:r>
            <w:rPr>
              <w:rStyle w:val="Hyperlink"/>
            </w:rPr>
            <w:t xml:space="preserve">Theorem 16 in Special Matrices and Decompositions</w:t>
          </w:r>
        </w:ins>
      </w:hyperlink>
      <w:ins w:id="304" w:author="PR Preview" w:date="2026-01-01T00:00:00Z">
        <w:r>
          <w:t xml:space="preserve">),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so</w:t>
        </w:r>
      </w:ins>
      <w:ins w:id="307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is diagonal with nonzero diagonal, and invertible</w:t>
        </w:r>
      </w:ins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(its inverse is</w:t>
        </w:r>
      </w:ins>
      <w:ins w:id="312" w:author="PR Preview" w:date="2026-01-01T00:00:00Z">
        <w:r>
          <w:t xml:space="preserve"> </w:t>
        </w:r>
      </w:ins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ins w:id="313" w:author="PR Preview" w:date="2026-01-01T00:00:00Z">
        <w:r>
          <w:t xml:space="preserve">);</w:t>
        </w:r>
      </w:ins>
      <w:ins w:id="31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is invertible with inverse</w:t>
        </w:r>
      </w:ins>
      <w:ins w:id="317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(</w:t>
        </w:r>
      </w:ins>
      <w:hyperlink r:id="rId51">
        <w:ins w:id="320" w:author="PR Preview" w:date="2026-01-01T00:00:00Z">
          <w:r>
            <w:rPr>
              <w:rStyle w:val="Hyperlink"/>
            </w:rPr>
            <w:t xml:space="preserve">Remark 6 in Special Matrices and Decompositions</w:t>
          </w:r>
        </w:ins>
      </w:hyperlink>
      <w:ins w:id="321" w:author="PR Preview" w:date="2026-01-01T00:00:00Z">
        <w:r>
          <w:t xml:space="preserve">).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So</w:t>
        </w:r>
      </w:ins>
      <w:ins w:id="324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is invertible (</w:t>
        </w:r>
      </w:ins>
      <w:hyperlink r:id="rId90">
        <w:ins w:id="327" w:author="PR Preview" w:date="2026-01-01T00:00:00Z">
          <w:r>
            <w:rPr>
              <w:rStyle w:val="Hyperlink"/>
            </w:rPr>
            <w:t xml:space="preserve">Theorem 1 in Special Matrices and Decompositions</w:t>
          </w:r>
        </w:ins>
      </w:hyperlink>
      <w:ins w:id="328" w:author="PR Preview" w:date="2026-01-01T00:00:00Z">
        <w:r>
          <w:t xml:space="preserve">),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and its</w:t>
        </w:r>
      </w:ins>
      <w:ins w:id="331" w:author="PR Preview" w:date="2026-01-01T00:00:00Z">
        <w:r>
          <w:t xml:space="preserve"> </w:t>
        </w:r>
      </w:ins>
      <m:oMath>
        <m:r>
          <m:t>p</m:t>
        </m:r>
      </m:oMath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columns are linearly independent (</w:t>
        </w:r>
      </w:ins>
      <w:hyperlink w:anchor="thm-invertible-rank">
        <w:ins w:id="334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335" w:author="PR Preview" w:date="2026-01-01T00:00:00Z">
        <w:r>
          <w:t xml:space="preserve">,</w:t>
        </w:r>
      </w:ins>
      <w:ins w:id="336" w:author="PR Preview" w:date="2026-01-01T00:00:00Z">
        <w:r>
          <w:t xml:space="preserve"> </w:t>
        </w:r>
      </w:ins>
      <w:hyperlink r:id="rId73">
        <w:ins w:id="337" w:author="PR Preview" w:date="2026-01-01T00:00:00Z">
          <w:r>
            <w:rPr>
              <w:rStyle w:val="Hyperlink"/>
            </w:rPr>
            <w:t xml:space="preserve">Definition 2 in Subspaces and Rank</w:t>
          </w:r>
        </w:ins>
      </w:hyperlink>
      <w:ins w:id="338" w:author="PR Preview" w:date="2026-01-01T00:00:00Z">
        <w:r>
          <w:t xml:space="preserve">).</w:t>
        </w:r>
      </w:ins>
    </w:p>
    <w:bookmarkStart w:id="95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del w:id="339" w:author="PR Preview" w:date="2026-01-01T00:00:00Z">
        <w:r>
          <w:delText xml:space="preserve">With</w:delText>
        </w:r>
      </w:del>
      <w:del w:id="340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341" w:author="PR Preview" w:date="2026-01-01T00:00:00Z">
        <w:r>
          <w:delText xml:space="preserve"> </w:delText>
        </w:r>
      </w:del>
      <w:del w:id="342" w:author="PR Preview" w:date="2026-01-01T00:00:00Z">
        <w:r>
          <w:delText xml:space="preserve">(</w:delText>
        </w:r>
      </w:del>
      <m:oMath>
        <m:r>
          <m:t>1</m:t>
        </m:r>
        <m:r>
          <m:rPr>
            <m:sty m:val="p"/>
          </m:rPr>
          <m:t>×</m:t>
        </m:r>
        <m:r>
          <m:t>2</m:t>
        </m:r>
      </m:oMath>
      <w:del w:id="343" w:author="PR Preview" w:date="2026-01-01T00:00:00Z">
        <w:r>
          <w:delText xml:space="preserve">),</w:delText>
        </w:r>
      </w:del>
      <w:del w:id="344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345" w:author="PR Preview" w:date="2026-01-01T00:00:00Z">
        <w:r>
          <w:delText xml:space="preserve">,</w:delText>
        </w:r>
      </w:del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the positive semidefinite matrix of</w:delText>
        </w:r>
      </w:del>
      <w:del w:id="348" w:author="PR Preview" w:date="2026-01-01T00:00:00Z">
        <w:r>
          <w:delText xml:space="preserve"> </w:delText>
        </w:r>
      </w:del>
      <w:hyperlink r:id="rId91">
        <w:del w:id="349" w:author="PR Preview" w:date="2026-01-01T00:00:00Z">
          <w:r>
            <w:rPr>
              <w:rStyle w:val="Hyperlink"/>
            </w:rPr>
            <w:delText xml:space="preserve">Example 29 in Special Matrices and Decompositions</w:delText>
          </w:r>
        </w:del>
      </w:hyperlink>
      <w:del w:id="350" w:author="PR Preview" w:date="2026-01-01T00:00:00Z">
        <w:r>
          <w:delText xml:space="preserve">;</w:delText>
        </w:r>
      </w:del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the two columns of</w:delText>
        </w:r>
      </w:del>
      <w:del w:id="353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</m:oMath>
      <w:del w:id="354" w:author="PR Preview" w:date="2026-01-01T00:00:00Z">
        <w:r>
          <w:delText xml:space="preserve">,</w:delText>
        </w:r>
      </w:del>
      <w:del w:id="355" w:author="PR Preview" w:date="2026-01-01T00:00:00Z">
        <w:r>
          <w:delText xml:space="preserve"> </w:delText>
        </w:r>
      </w:del>
      <m:oMath>
        <m:r>
          <m:t>1</m:t>
        </m:r>
      </m:oMath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and</w:delText>
        </w:r>
      </w:del>
      <w:del w:id="358" w:author="PR Preview" w:date="2026-01-01T00:00:00Z">
        <w:r>
          <w:delText xml:space="preserve"> </w:delText>
        </w:r>
      </w:del>
      <m:oMath>
        <m:r>
          <m:t>1</m:t>
        </m:r>
      </m:oMath>
      <w:del w:id="359" w:author="PR Preview" w:date="2026-01-01T00:00:00Z">
        <w:r>
          <w:delText xml:space="preserve">, are dependent, so part 2 does not apply to</w:delText>
        </w:r>
      </w:del>
      <w:del w:id="360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</m:oMath>
      <w:del w:id="361" w:author="PR Preview" w:date="2026-01-01T00:00:00Z">
        <w:r>
          <w:delText xml:space="preserve">;</w:delText>
        </w:r>
      </w:del>
      <w:del w:id="362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is in fact not positive definite (</w:delText>
        </w:r>
      </w:del>
      <w:hyperlink r:id="rId92">
        <w:del w:id="365" w:author="PR Preview" w:date="2026-01-01T00:00:00Z">
          <w:r>
            <w:rPr>
              <w:rStyle w:val="Hyperlink"/>
            </w:rPr>
            <w:delText xml:space="preserve">Example 30 in Special Matrices and Decompositions</w:delText>
          </w:r>
        </w:del>
      </w:hyperlink>
      <w:del w:id="366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13"/>
        </w:numPr>
      </w:pPr>
      <w:ins w:id="367" w:author="PR Preview" w:date="2026-01-01T00:00:00Z">
        <w:r>
          <w:t xml:space="preserve">With</w:t>
        </w:r>
      </w:ins>
      <w:ins w:id="368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(</w:t>
        </w:r>
      </w:ins>
      <m:oMath>
        <m:r>
          <m:t>1</m:t>
        </m:r>
        <m:r>
          <m:rPr>
            <m:sty m:val="p"/>
          </m:rPr>
          <m:t>×</m:t>
        </m:r>
        <m:r>
          <m:t>2</m:t>
        </m:r>
      </m:oMath>
      <w:ins w:id="371" w:author="PR Preview" w:date="2026-01-01T00:00:00Z">
        <w:r>
          <w:t xml:space="preserve">),</w:t>
        </w:r>
      </w:ins>
      <w:ins w:id="372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373" w:author="PR Preview" w:date="2026-01-01T00:00:00Z">
        <w:r>
          <w:t xml:space="preserve">,</w:t>
        </w:r>
      </w:ins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the positive semidefinite matrix of</w:t>
        </w:r>
      </w:ins>
      <w:ins w:id="376" w:author="PR Preview" w:date="2026-01-01T00:00:00Z">
        <w:r>
          <w:t xml:space="preserve"> </w:t>
        </w:r>
      </w:ins>
      <w:hyperlink r:id="rId91">
        <w:ins w:id="377" w:author="PR Preview" w:date="2026-01-01T00:00:00Z">
          <w:r>
            <w:rPr>
              <w:rStyle w:val="Hyperlink"/>
            </w:rPr>
            <w:t xml:space="preserve">Example 30 in Special Matrices and Decompositions</w:t>
          </w:r>
        </w:ins>
      </w:hyperlink>
      <w:ins w:id="378" w:author="PR Preview" w:date="2026-01-01T00:00:00Z">
        <w:r>
          <w:t xml:space="preserve">;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the two columns of</w:t>
        </w:r>
      </w:ins>
      <w:ins w:id="381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</m:oMath>
      <w:ins w:id="382" w:author="PR Preview" w:date="2026-01-01T00:00:00Z">
        <w:r>
          <w:t xml:space="preserve">,</w:t>
        </w:r>
      </w:ins>
      <w:ins w:id="383" w:author="PR Preview" w:date="2026-01-01T00:00:00Z">
        <w:r>
          <w:t xml:space="preserve"> </w:t>
        </w:r>
      </w:ins>
      <m:oMath>
        <m:r>
          <m:t>1</m:t>
        </m:r>
      </m:oMath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and</w:t>
        </w:r>
      </w:ins>
      <w:ins w:id="386" w:author="PR Preview" w:date="2026-01-01T00:00:00Z">
        <w:r>
          <w:t xml:space="preserve"> </w:t>
        </w:r>
      </w:ins>
      <m:oMath>
        <m:r>
          <m:t>1</m:t>
        </m:r>
      </m:oMath>
      <w:ins w:id="387" w:author="PR Preview" w:date="2026-01-01T00:00:00Z">
        <w:r>
          <w:t xml:space="preserve">, are dependent, so part 2 does not apply to</w:t>
        </w:r>
      </w:ins>
      <w:ins w:id="388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</m:oMath>
      <w:ins w:id="389" w:author="PR Preview" w:date="2026-01-01T00:00:00Z">
        <w:r>
          <w:t xml:space="preserve">;</w:t>
        </w:r>
      </w:ins>
      <w:ins w:id="390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is in fact not positive definite (</w:t>
        </w:r>
      </w:ins>
      <w:hyperlink r:id="rId92">
        <w:ins w:id="393" w:author="PR Preview" w:date="2026-01-01T00:00:00Z">
          <w:r>
            <w:rPr>
              <w:rStyle w:val="Hyperlink"/>
            </w:rPr>
            <w:t xml:space="preserve">Example 31 in Special Matrices and Decompositions</w:t>
          </w:r>
        </w:ins>
      </w:hyperlink>
      <w:ins w:id="394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13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3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of</w:delText>
        </w:r>
      </w:del>
      <w:del w:id="397" w:author="PR Preview" w:date="2026-01-01T00:00:00Z">
        <w:r>
          <w:delText xml:space="preserve"> </w:delText>
        </w:r>
      </w:del>
      <w:hyperlink r:id="rId92">
        <w:del w:id="398" w:author="PR Preview" w:date="2026-01-01T00:00:00Z">
          <w:r>
            <w:rPr>
              <w:rStyle w:val="Hyperlink"/>
            </w:rPr>
            <w:delText xml:space="preserve">Example 30 in Special Matrices and Decompositions</w:delText>
          </w:r>
        </w:del>
      </w:hyperlink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delText xml:space="preserve">is symmetric</w:delText>
        </w:r>
      </w:del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but not positive semidefinite, so by part 1 it is not</w:delText>
        </w:r>
      </w:del>
      <w:del w:id="403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for any</w:delText>
        </w:r>
      </w:del>
      <w:del w:id="406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407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3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of</w:t>
        </w:r>
      </w:ins>
      <w:ins w:id="410" w:author="PR Preview" w:date="2026-01-01T00:00:00Z">
        <w:r>
          <w:t xml:space="preserve"> </w:t>
        </w:r>
      </w:ins>
      <w:hyperlink r:id="rId92">
        <w:ins w:id="411" w:author="PR Preview" w:date="2026-01-01T00:00:00Z">
          <w:r>
            <w:rPr>
              <w:rStyle w:val="Hyperlink"/>
            </w:rPr>
            <w:t xml:space="preserve">Example 31 in Special Matrices and Decompositions</w:t>
          </w:r>
        </w:ins>
      </w:hyperlink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is symmetric</w:t>
        </w:r>
      </w:ins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but not positive semidefinite, so by part 1 it is not</w:t>
        </w:r>
      </w:ins>
      <w:ins w:id="416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for any</w:t>
        </w:r>
      </w:ins>
      <w:ins w:id="419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420" w:author="PR Preview" w:date="2026-01-01T00:00:00Z">
        <w:r>
          <w:t xml:space="preserve">.</w:t>
        </w:r>
      </w:ins>
    </w:p>
    <w:bookmarkEnd w:id="95"/>
    <w:bookmarkStart w:id="96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9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del w:id="421" w:author="PR Preview" w:date="2026-01-01T00:00:00Z">
        <w:r>
          <w:delText xml:space="preserve">With</w:delText>
        </w:r>
      </w:del>
      <w:del w:id="422" w:author="PR Preview" w:date="2026-01-01T00:00:00Z">
        <w:r>
          <w:delText xml:space="preserve"> </w:delText>
        </w:r>
      </w:del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del w:id="423" w:author="PR Preview" w:date="2026-01-01T00:00:00Z">
        <w:r>
          <w:delText xml:space="preserve">,</w:delText>
        </w:r>
      </w:del>
      <w:del w:id="424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(</w:delText>
        </w:r>
      </w:del>
      <w:hyperlink r:id="rId92">
        <w:del w:id="427" w:author="PR Preview" w:date="2026-01-01T00:00:00Z">
          <w:r>
            <w:rPr>
              <w:rStyle w:val="Hyperlink"/>
            </w:rPr>
            <w:delText xml:space="preserve">Example 30 in Special Matrices and Decompositions</w:delText>
          </w:r>
        </w:del>
      </w:hyperlink>
      <w:del w:id="428" w:author="PR Preview" w:date="2026-01-01T00:00:00Z">
        <w:r>
          <w:delText xml:space="preserve">),</w:delText>
        </w:r>
      </w:del>
      <w:del w:id="429" w:author="PR Preview" w:date="2026-01-01T00:00:00Z">
        <w:r>
          <w:delText xml:space="preserve"> </w:delText>
        </w:r>
      </w:del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del w:id="430" w:author="PR Preview" w:date="2026-01-01T00:00:00Z">
        <w:r>
          <w:delText xml:space="preserve"> </w:delText>
        </w:r>
      </w:del>
      <w:del w:id="431" w:author="PR Preview" w:date="2026-01-01T00:00:00Z">
        <w:r>
          <w:delText xml:space="preserve">and</w:delText>
        </w:r>
      </w:del>
    </w:p>
    <w:p>
      <w:pPr>
        <w:numPr>
          <w:ilvl w:val="0"/>
          <w:numId w:val="1015"/>
        </w:numPr>
      </w:pPr>
      <w:ins w:id="432" w:author="PR Preview" w:date="2026-01-01T00:00:00Z">
        <w:r>
          <w:t xml:space="preserve">With</w:t>
        </w:r>
      </w:ins>
      <w:ins w:id="433" w:author="PR Preview" w:date="2026-01-01T00:00:00Z">
        <w:r>
          <w:t xml:space="preserve"> </w:t>
        </w:r>
      </w:ins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ins w:id="434" w:author="PR Preview" w:date="2026-01-01T00:00:00Z">
        <w:r>
          <w:t xml:space="preserve">,</w:t>
        </w:r>
      </w:ins>
      <w:ins w:id="435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(</w:t>
        </w:r>
      </w:ins>
      <w:hyperlink r:id="rId92">
        <w:ins w:id="438" w:author="PR Preview" w:date="2026-01-01T00:00:00Z">
          <w:r>
            <w:rPr>
              <w:rStyle w:val="Hyperlink"/>
            </w:rPr>
            <w:t xml:space="preserve">Example 31 in Special Matrices and Decompositions</w:t>
          </w:r>
        </w:ins>
      </w:hyperlink>
      <w:ins w:id="439" w:author="PR Preview" w:date="2026-01-01T00:00:00Z">
        <w:r>
          <w:t xml:space="preserve">),</w:t>
        </w:r>
      </w:ins>
      <w:ins w:id="440" w:author="PR Preview" w:date="2026-01-01T00:00:00Z">
        <w:r>
          <w:t xml:space="preserve"> </w:t>
        </w:r>
      </w:ins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5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1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del w:id="443" w:author="PR Preview" w:date="2026-01-01T00:00:00Z">
        <w:r>
          <w:delText xml:space="preserve">The converse fails.</w:delText>
        </w:r>
      </w:del>
      <w:del w:id="444" w:author="PR Preview" w:date="2026-01-01T00:00:00Z">
        <w:r>
          <w:delText xml:space="preserve"> </w:delText>
        </w:r>
      </w:del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445" w:author="PR Preview" w:date="2026-01-01T00:00:00Z">
        <w:r>
          <w:delText xml:space="preserve"> </w:delText>
        </w:r>
      </w:del>
      <w:del w:id="446" w:author="PR Preview" w:date="2026-01-01T00:00:00Z">
        <w:r>
          <w:delText xml:space="preserve">of</w:delText>
        </w:r>
      </w:del>
      <w:del w:id="447" w:author="PR Preview" w:date="2026-01-01T00:00:00Z">
        <w:r>
          <w:delText xml:space="preserve"> </w:delText>
        </w:r>
      </w:del>
      <w:hyperlink r:id="rId92">
        <w:del w:id="448" w:author="PR Preview" w:date="2026-01-01T00:00:00Z">
          <w:r>
            <w:rPr>
              <w:rStyle w:val="Hyperlink"/>
            </w:rPr>
            <w:delText xml:space="preserve">Example 30 in Special Matrices and Decompositions</w:delText>
          </w:r>
        </w:del>
      </w:hyperlink>
      <w:del w:id="449" w:author="PR Preview" w:date="2026-01-01T00:00:00Z">
        <w:r>
          <w:delText xml:space="preserve"> </w:delText>
        </w:r>
      </w:del>
      <w:del w:id="450" w:author="PR Preview" w:date="2026-01-01T00:00:00Z">
        <w:r>
          <w:delText xml:space="preserve">is not positive definite,</w:delText>
        </w:r>
      </w:del>
      <w:del w:id="451" w:author="PR Preview" w:date="2026-01-01T00:00:00Z">
        <w:r>
          <w:delText xml:space="preserve"> </w:delText>
        </w:r>
      </w:del>
      <w:del w:id="452" w:author="PR Preview" w:date="2026-01-01T00:00:00Z">
        <w:r>
          <w:delText xml:space="preserve">yet it is invertible:</w:delText>
        </w:r>
      </w:del>
      <w:del w:id="453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del w:id="454" w:author="PR Preview" w:date="2026-01-01T00:00:00Z">
        <w:r>
          <w:delText xml:space="preserve">.</w:delText>
        </w:r>
      </w:del>
    </w:p>
    <w:p>
      <w:pPr>
        <w:pStyle w:val="BodyText"/>
      </w:pPr>
      <w:ins w:id="455" w:author="PR Preview" w:date="2026-01-01T00:00:00Z">
        <w:r>
          <w:t xml:space="preserve">The converse fails.</w:t>
        </w:r>
      </w:ins>
      <w:ins w:id="456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of</w:t>
        </w:r>
      </w:ins>
      <w:ins w:id="459" w:author="PR Preview" w:date="2026-01-01T00:00:00Z">
        <w:r>
          <w:t xml:space="preserve"> </w:t>
        </w:r>
      </w:ins>
      <w:hyperlink r:id="rId92">
        <w:ins w:id="460" w:author="PR Preview" w:date="2026-01-01T00:00:00Z">
          <w:r>
            <w:rPr>
              <w:rStyle w:val="Hyperlink"/>
            </w:rPr>
            <w:t xml:space="preserve">Example 31 in Special Matrices and Decompositions</w:t>
          </w:r>
        </w:ins>
      </w:hyperlink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is not positive definite,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yet it is invertible:</w:t>
        </w:r>
      </w:ins>
      <w:ins w:id="465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ins w:id="466" w:author="PR Preview" w:date="2026-01-01T00:00:00Z">
        <w:r>
          <w:t xml:space="preserve">.</w:t>
        </w:r>
      </w:ins>
    </w:p>
    <w:bookmarkEnd w:id="101"/>
    <w:bookmarkStart w:id="102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4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3" w:name="exm-psd-plus-multiple-identity"/>
    <w:p>
      <w:pPr>
        <w:pStyle w:val="FirstParagraph"/>
      </w:pPr>
      <w:del w:id="467" w:author="PR Preview" w:date="2026-01-01T00:00:00Z">
        <w:r>
          <w:rPr>
            <w:b/>
            <w:bCs/>
          </w:rPr>
          <w:delText xml:space="preserve">Example 18 (Repairing a singular matrix)</w:delText>
        </w:r>
      </w:del>
      <w:del w:id="468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469" w:author="PR Preview" w:date="2026-01-01T00:00:00Z">
        <w:r>
          <w:delText xml:space="preserve"> </w:delText>
        </w:r>
      </w:del>
      <w:del w:id="470" w:author="PR Preview" w:date="2026-01-01T00:00:00Z">
        <w:r>
          <w:delText xml:space="preserve">of</w:delText>
        </w:r>
      </w:del>
      <w:del w:id="471" w:author="PR Preview" w:date="2026-01-01T00:00:00Z">
        <w:r>
          <w:delText xml:space="preserve"> </w:delText>
        </w:r>
      </w:del>
      <w:hyperlink r:id="rId91">
        <w:del w:id="472" w:author="PR Preview" w:date="2026-01-01T00:00:00Z">
          <w:r>
            <w:rPr>
              <w:rStyle w:val="Hyperlink"/>
            </w:rPr>
            <w:delText xml:space="preserve">Example 29 in Special Matrices and Decompositions</w:delText>
          </w:r>
        </w:del>
      </w:hyperlink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delText xml:space="preserve">is positive semidefinite and singular:</w:delText>
        </w:r>
      </w:del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$\mathbf{B} (1, -1) = \mathord{\smash[b]{\underset{\raise.3ex\hbox{$\scriptstyle\sim$}}{0}}\vphantom{0}}_2$</w:delText>
        </w:r>
      </w:del>
      <w:del w:id="477" w:author="PR Preview" w:date="2026-01-01T00:00:00Z">
        <w:r>
          <w:delText xml:space="preserve">.</w:delText>
        </w:r>
      </w:del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With</w:delText>
        </w:r>
      </w:del>
      <w:del w:id="480" w:author="PR Preview" w:date="2026-01-01T00:00:00Z">
        <w:r>
          <w:delText xml:space="preserve"> </w:delText>
        </w:r>
      </w:del>
      <m:oMath>
        <m:r>
          <m:t>α</m:t>
        </m:r>
        <m:r>
          <m:rPr>
            <m:sty m:val="p"/>
          </m:rPr>
          <m:t>=</m:t>
        </m:r>
        <m:r>
          <m:t>1</m:t>
        </m:r>
      </m:oMath>
      <w:del w:id="481" w:author="PR Preview" w:date="2026-01-01T00:00:00Z">
        <w:r>
          <w:delText xml:space="preserve">,</w:delText>
        </w:r>
      </w:del>
    </w:p>
    <w:p>
      <w:pPr>
        <w:pStyle w:val="FirstParagraph"/>
      </w:pPr>
      <w:ins w:id="482" w:author="PR Preview" w:date="2026-01-01T00:00:00Z">
        <w:r>
          <w:rPr>
            <w:b/>
            <w:bCs/>
          </w:rPr>
          <w:t xml:space="preserve">Example 18 (Repairing a singular matrix)</w:t>
        </w:r>
      </w:ins>
      <w:ins w:id="483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of</w:t>
        </w:r>
      </w:ins>
      <w:ins w:id="486" w:author="PR Preview" w:date="2026-01-01T00:00:00Z">
        <w:r>
          <w:t xml:space="preserve"> </w:t>
        </w:r>
      </w:ins>
      <w:hyperlink r:id="rId91">
        <w:ins w:id="487" w:author="PR Preview" w:date="2026-01-01T00:00:00Z">
          <w:r>
            <w:rPr>
              <w:rStyle w:val="Hyperlink"/>
            </w:rPr>
            <w:t xml:space="preserve">Example 30 in Special Matrices and Decompositions</w:t>
          </w:r>
        </w:ins>
      </w:hyperlink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is positive semidefinite and singular: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$\mathbf{B} (1, -1) = \mathord{\smash[b]{\underset{\raise.3ex\hbox{$\scriptstyle\sim$}}{0}}\vphantom{0}}_2$</w:t>
        </w:r>
      </w:ins>
      <w:ins w:id="492" w:author="PR Preview" w:date="2026-01-01T00:00:00Z">
        <w:r>
          <w:t xml:space="preserve">.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With</w:t>
        </w:r>
      </w:ins>
      <w:ins w:id="495" w:author="PR Preview" w:date="2026-01-01T00:00:00Z">
        <w:r>
          <w:t xml:space="preserve"> </w:t>
        </w:r>
      </w:ins>
      <m:oMath>
        <m:r>
          <m:t>α</m:t>
        </m:r>
        <m:r>
          <m:rPr>
            <m:sty m:val="p"/>
          </m:rPr>
          <m:t>=</m:t>
        </m:r>
        <m:r>
          <m:t>1</m:t>
        </m:r>
      </m:oMath>
      <w:ins w:id="49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3"/>
    <w:bookmarkStart w:id="104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6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3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4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6"/>
    <w:bookmarkStart w:id="107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7"/>
    <w:bookmarkStart w:id="108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8"/>
    <w:bookmarkStart w:id="109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9"/>
    <w:bookmarkStart w:id="110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2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del w:id="497" w:author="PR Preview" w:date="2026-01-01T00:00:00Z">
        <w:r>
          <w:delText xml:space="preserve">(</w:delText>
        </w:r>
      </w:del>
      <w:hyperlink r:id="rId111">
        <w:del w:id="498" w:author="PR Preview" w:date="2026-01-01T00:00:00Z">
          <w:r>
            <w:rPr>
              <w:rStyle w:val="Hyperlink"/>
            </w:rPr>
            <w:delText xml:space="preserve">Definition 26 in Special Matrices and Decompositions</w:delText>
          </w:r>
        </w:del>
      </w:hyperlink>
      <w:del w:id="499" w:author="PR Preview" w:date="2026-01-01T00:00:00Z">
        <w:r>
          <w:delText xml:space="preserve">);</w:delText>
        </w:r>
      </w:del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a positive determinant alone does not make a matrix positive definite.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And positive diagonal entries are not enough:</w:delText>
        </w:r>
      </w:del>
      <w:del w:id="504" w:author="PR Preview" w:date="2026-01-01T00:00:00Z">
        <w:r>
          <w:delText xml:space="preserve"> </w:delText>
        </w:r>
      </w:del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of</w:delText>
        </w:r>
      </w:del>
      <w:del w:id="507" w:author="PR Preview" w:date="2026-01-01T00:00:00Z">
        <w:r>
          <w:delText xml:space="preserve"> </w:delText>
        </w:r>
      </w:del>
      <w:hyperlink r:id="rId92">
        <w:del w:id="508" w:author="PR Preview" w:date="2026-01-01T00:00:00Z">
          <w:r>
            <w:rPr>
              <w:rStyle w:val="Hyperlink"/>
            </w:rPr>
            <w:delText xml:space="preserve">Example 30 in Special Matrices and Decompositions</w:delText>
          </w:r>
        </w:del>
      </w:hyperlink>
      <w:del w:id="509" w:author="PR Preview" w:date="2026-01-01T00:00:00Z">
        <w:r>
          <w:delText xml:space="preserve"> </w:delText>
        </w:r>
      </w:del>
      <w:del w:id="510" w:author="PR Preview" w:date="2026-01-01T00:00:00Z">
        <w:r>
          <w:delText xml:space="preserve">has them</w:delText>
        </w:r>
      </w:del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delText xml:space="preserve">but is not positive definite.</w:delText>
        </w:r>
      </w:del>
    </w:p>
    <w:p>
      <w:pPr>
        <w:pStyle w:val="FirstParagraph"/>
      </w:pPr>
      <w:ins w:id="513" w:author="PR Preview" w:date="2026-01-01T00:00:00Z">
        <w:r>
          <w:t xml:space="preserve">(</w:t>
        </w:r>
      </w:ins>
      <w:hyperlink r:id="rId111">
        <w:ins w:id="514" w:author="PR Preview" w:date="2026-01-01T00:00:00Z">
          <w:r>
            <w:rPr>
              <w:rStyle w:val="Hyperlink"/>
            </w:rPr>
            <w:t xml:space="preserve">Definition 26 in Special Matrices and Decompositions</w:t>
          </w:r>
        </w:ins>
      </w:hyperlink>
      <w:ins w:id="515" w:author="PR Preview" w:date="2026-01-01T00:00:00Z">
        <w:r>
          <w:t xml:space="preserve">);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a positive determinant alone does not make a matrix positive definite.</w:t>
        </w:r>
      </w:ins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And positive diagonal entries are not enough:</w:t>
        </w:r>
      </w:ins>
      <w:ins w:id="520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of</w:t>
        </w:r>
      </w:ins>
      <w:ins w:id="523" w:author="PR Preview" w:date="2026-01-01T00:00:00Z">
        <w:r>
          <w:t xml:space="preserve"> </w:t>
        </w:r>
      </w:ins>
      <w:hyperlink r:id="rId92">
        <w:ins w:id="524" w:author="PR Preview" w:date="2026-01-01T00:00:00Z">
          <w:r>
            <w:rPr>
              <w:rStyle w:val="Hyperlink"/>
            </w:rPr>
            <w:t xml:space="preserve">Example 31 in Special Matrices and Decompositions</w:t>
          </w:r>
        </w:ins>
      </w:hyperlink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has them</w:t>
        </w:r>
      </w:ins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but is not positive definite.</w:t>
        </w:r>
      </w:ins>
    </w:p>
    <w:bookmarkEnd w:id="112"/>
    <w:bookmarkStart w:id="115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4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7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7"/>
    <w:bookmarkStart w:id="118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8"/>
    <w:bookmarkStart w:id="119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9"/>
    <w:bookmarkStart w:id="120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20"/>
    <w:p>
      <w:pPr>
        <w:pStyle w:val="BodyText"/>
      </w:pPr>
      <w:del w:id="529" w:author="PR Preview" w:date="2026-01-01T00:00:00Z">
        <w:r>
          <w:rPr>
            <w:i/>
            <w:iCs/>
          </w:rPr>
          <w:delText xml:space="preserve">Proof</w:delText>
        </w:r>
      </w:del>
      <w:del w:id="530" w:author="PR Preview" w:date="2026-01-01T00:00:00Z">
        <w:r>
          <w:delText xml:space="preserve">. </w:delText>
        </w:r>
      </w:del>
      <w:del w:id="531" w:author="PR Preview" w:date="2026-01-01T00:00:00Z">
        <w:r>
          <w:rPr>
            <w:b/>
            <w:bCs/>
          </w:rPr>
          <w:delText xml:space="preserve">If.</w:delText>
        </w:r>
      </w:del>
      <w:del w:id="53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33" w:author="PR Preview" w:date="2026-01-01T00:00:00Z">
        <w:r>
          <w:delText xml:space="preserve"> </w:delText>
        </w:r>
      </w:del>
      <w:del w:id="534" w:author="PR Preview" w:date="2026-01-01T00:00:00Z">
        <w:r>
          <w:delText xml:space="preserve">is positive definite, so invertible (</w:delText>
        </w:r>
      </w:del>
      <w:hyperlink r:id="rId121">
        <w:del w:id="535" w:author="PR Preview" w:date="2026-01-01T00:00:00Z">
          <w:r>
            <w:rPr>
              <w:rStyle w:val="Hyperlink"/>
            </w:rPr>
            <w:delText xml:space="preserve">Theorem 16 in Special Matrices and Decompositions</w:delText>
          </w:r>
        </w:del>
      </w:hyperlink>
      <w:del w:id="536" w:author="PR Preview" w:date="2026-01-01T00:00:00Z">
        <w:r>
          <w:delText xml:space="preserve">), and</w:delText>
        </w:r>
      </w:del>
      <w:del w:id="537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538" w:author="PR Preview" w:date="2026-01-01T00:00:00Z">
        <w:r>
          <w:delText xml:space="preserve"> </w:delText>
        </w:r>
      </w:del>
      <w:del w:id="539" w:author="PR Preview" w:date="2026-01-01T00:00:00Z">
        <w:r>
          <w:delText xml:space="preserve">is defined.</w:delText>
        </w:r>
      </w:del>
      <w:del w:id="540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541" w:author="PR Preview" w:date="2026-01-01T00:00:00Z">
        <w:r>
          <w:delText xml:space="preserve"> </w:delText>
        </w:r>
      </w:del>
      <w:del w:id="542" w:author="PR Preview" w:date="2026-01-01T00:00:00Z">
        <w:r>
          <w:delText xml:space="preserve">is symmetric.</w:delText>
        </w:r>
      </w:del>
      <w:del w:id="543" w:author="PR Preview" w:date="2026-01-01T00:00:00Z">
        <w:r>
          <w:delText xml:space="preserve"> </w:delText>
        </w:r>
      </w:del>
      <w:del w:id="544" w:author="PR Preview" w:date="2026-01-01T00:00:00Z">
        <w:r>
          <w:delText xml:space="preserve">Let</w:delText>
        </w:r>
      </w:del>
      <w:del w:id="545" w:author="PR Preview" w:date="2026-01-01T00:00:00Z">
        <w:r>
          <w:delText xml:space="preserve"> </w:delText>
        </w:r>
      </w:del>
      <w:del w:id="546" w:author="PR Preview" w:date="2026-01-01T00:00:00Z">
        <w:r>
          <w:delTex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delText>
        </w:r>
      </w:del>
      <w:del w:id="547" w:author="PR Preview" w:date="2026-01-01T00:00:00Z">
        <w:r>
          <w:delText xml:space="preserve"> </w:delText>
        </w:r>
      </w:del>
      <w:del w:id="548" w:author="PR Preview" w:date="2026-01-01T00:00:00Z">
        <w:r>
          <w:delText xml:space="preserve">and</w:delText>
        </w:r>
      </w:del>
      <w:del w:id="549" w:author="PR Preview" w:date="2026-01-01T00:00:00Z">
        <w:r>
          <w:delText xml:space="preserve"> </w:delText>
        </w:r>
      </w:del>
      <w:del w:id="550" w:author="PR Preview" w:date="2026-01-01T00:00:00Z">
        <w:r>
          <w:delTex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delText>
        </w:r>
      </w:del>
      <w:del w:id="551" w:author="PR Preview" w:date="2026-01-01T00:00:00Z">
        <w:r>
          <w:delText xml:space="preserve">.</w:delText>
        </w:r>
      </w:del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delText xml:space="preserve">By</w:delText>
        </w:r>
      </w:del>
      <w:del w:id="554" w:author="PR Preview" w:date="2026-01-01T00:00:00Z">
        <w:r>
          <w:delText xml:space="preserve"> </w:delText>
        </w:r>
      </w:del>
      <w:hyperlink w:anchor="thm-block-quadratic">
        <w:del w:id="555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556" w:author="PR Preview" w:date="2026-01-01T00:00:00Z">
        <w:r>
          <w:delText xml:space="preserve">,</w:delText>
        </w:r>
      </w:del>
      <w:del w:id="557" w:author="PR Preview" w:date="2026-01-01T00:00:00Z">
        <w:r>
          <w:delText xml:space="preserve"> </w:delText>
        </w:r>
      </w:del>
      <w:del w:id="558" w:author="PR Preview" w:date="2026-01-01T00:00:00Z">
        <w:r>
          <w:delTex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delText>
        </w:r>
      </w:del>
      <w:del w:id="559" w:author="PR Preview" w:date="2026-01-01T00:00:00Z">
        <w:r>
          <w:delText xml:space="preserve">,</w:delText>
        </w:r>
      </w:del>
      <w:del w:id="560" w:author="PR Preview" w:date="2026-01-01T00:00:00Z">
        <w:r>
          <w:delText xml:space="preserve"> </w:delText>
        </w:r>
      </w:del>
      <w:del w:id="561" w:author="PR Preview" w:date="2026-01-01T00:00:00Z">
        <w:r>
          <w:delText xml:space="preserve">and both terms are at least</w:delText>
        </w:r>
      </w:del>
      <w:del w:id="562" w:author="PR Preview" w:date="2026-01-01T00:00:00Z">
        <w:r>
          <w:delText xml:space="preserve"> </w:delText>
        </w:r>
      </w:del>
      <m:oMath>
        <m:r>
          <m:t>0</m:t>
        </m:r>
      </m:oMath>
      <w:del w:id="563" w:author="PR Preview" w:date="2026-01-01T00:00:00Z">
        <w:r>
          <w:delText xml:space="preserve">.</w:delText>
        </w:r>
      </w:del>
      <w:del w:id="564" w:author="PR Preview" w:date="2026-01-01T00:00:00Z">
        <w:r>
          <w:delText xml:space="preserve"> </w:delText>
        </w:r>
      </w:del>
      <w:del w:id="565" w:author="PR Preview" w:date="2026-01-01T00:00:00Z">
        <w:r>
          <w:delText xml:space="preserve">If</w:delText>
        </w:r>
      </w:del>
      <w:del w:id="566" w:author="PR Preview" w:date="2026-01-01T00:00:00Z">
        <w:r>
          <w:delText xml:space="preserve"> </w:delText>
        </w:r>
      </w:del>
      <w:del w:id="567" w:author="PR Preview" w:date="2026-01-01T00:00:00Z">
        <w:r>
          <w:delText xml:space="preserve">$\mathord{\smash[b]{\underset{\raise.3ex\hbox{$\scriptstyle\sim$}}{w}}\vphantom{w}} \ne \mathord{\smash[b]{\underset{\raise.3ex\hbox{$\scriptstyle\sim$}}{0}}\vphantom{0}}$</w:delText>
        </w:r>
      </w:del>
      <w:del w:id="568" w:author="PR Preview" w:date="2026-01-01T00:00:00Z">
        <w:r>
          <w:delText xml:space="preserve">, the second term is positive.</w:delText>
        </w:r>
      </w:del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If</w:delText>
        </w:r>
      </w:del>
      <w:del w:id="571" w:author="PR Preview" w:date="2026-01-01T00:00:00Z">
        <w:r>
          <w:delText xml:space="preserve"> </w:delText>
        </w:r>
      </w:del>
      <w:del w:id="572" w:author="PR Preview" w:date="2026-01-01T00:00:00Z">
        <w:r>
          <w:delText xml:space="preserve">$\mathord{\smash[b]{\underset{\raise.3ex\hbox{$\scriptstyle\sim$}}{w}}\vphantom{w}} = \mathord{\smash[b]{\underset{\raise.3ex\hbox{$\scriptstyle\sim$}}{0}}\vphantom{0}}$</w:delText>
        </w:r>
      </w:del>
      <w:del w:id="573" w:author="PR Preview" w:date="2026-01-01T00:00:00Z">
        <w:r>
          <w:delText xml:space="preserve">, then</w:delText>
        </w:r>
      </w:del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$\mathord{\smash[b]{\underset{\raise.3ex\hbox{$\scriptstyle\sim$}}{u}}\vphantom{u}} \ne \mathord{\smash[b]{\underset{\raise.3ex\hbox{$\scriptstyle\sim$}}{0}}\vphantom{0}}$</w:delText>
        </w:r>
      </w:del>
      <w:del w:id="576" w:author="PR Preview" w:date="2026-01-01T00:00:00Z">
        <w:r>
          <w:delText xml:space="preserve"> </w:delText>
        </w:r>
      </w:del>
      <w:del w:id="577" w:author="PR Preview" w:date="2026-01-01T00:00:00Z">
        <w:r>
          <w:delText xml:space="preserve">and</w:delText>
        </w:r>
      </w:del>
      <w:del w:id="578" w:author="PR Preview" w:date="2026-01-01T00:00:00Z">
        <w:r>
          <w:delText xml:space="preserve"> </w:delText>
        </w:r>
      </w:del>
      <w:del w:id="579" w:author="PR Preview" w:date="2026-01-01T00:00:00Z">
        <w:r>
          <w:delText xml:space="preserve">$\mathord{\smash[b]{\underset{\raise.3ex\hbox{$\scriptstyle\sim$}}{z}}\vphantom{z}} = \mathord{\smash[b]{\underset{\raise.3ex\hbox{$\scriptstyle\sim$}}{u}}\vphantom{u}}$</w:delText>
        </w:r>
      </w:del>
      <w:del w:id="580" w:author="PR Preview" w:date="2026-01-01T00:00:00Z">
        <w:r>
          <w:delText xml:space="preserve">, so the first term is positive.</w:delText>
        </w:r>
      </w:del>
      <w:del w:id="581" w:author="PR Preview" w:date="2026-01-01T00:00:00Z">
        <w:r>
          <w:delText xml:space="preserve"> </w:delText>
        </w:r>
      </w:del>
      <w:del w:id="582" w:author="PR Preview" w:date="2026-01-01T00:00:00Z">
        <w:r>
          <w:delText xml:space="preserve">Either way</w:delText>
        </w:r>
      </w:del>
      <w:del w:id="583" w:author="PR Preview" w:date="2026-01-01T00:00:00Z">
        <w:r>
          <w:delText xml:space="preserve"> </w:delText>
        </w:r>
      </w:del>
      <w:del w:id="584" w:author="PR Preview" w:date="2026-01-01T00:00:00Z">
        <w:r>
          <w:delText xml:space="preserve">${\mathord{\smash[b]{\underset{\raise.3ex\hbox{$\scriptstyle\sim$}}{v}}\vphantom{v}}}^{\top} \mathbf{X} \mathord{\smash[b]{\underset{\raise.3ex\hbox{$\scriptstyle\sim$}}{v}}\vphantom{v}} &gt; 0$</w:delText>
        </w:r>
      </w:del>
      <w:del w:id="585" w:author="PR Preview" w:date="2026-01-01T00:00:00Z">
        <w:r>
          <w:delText xml:space="preserve">.</w:delText>
        </w:r>
      </w:del>
    </w:p>
    <w:p>
      <w:pPr>
        <w:pStyle w:val="BodyText"/>
      </w:pPr>
      <w:del w:id="586" w:author="PR Preview" w:date="2026-01-01T00:00:00Z">
        <w:r>
          <w:rPr>
            <w:b/>
            <w:bCs/>
          </w:rPr>
          <w:delText xml:space="preserve">Only if.</w:delText>
        </w:r>
      </w:del>
      <w:del w:id="58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88" w:author="PR Preview" w:date="2026-01-01T00:00:00Z">
        <w:r>
          <w:delText xml:space="preserve"> </w:delText>
        </w:r>
      </w:del>
      <w:del w:id="589" w:author="PR Preview" w:date="2026-01-01T00:00:00Z">
        <w:r>
          <w:delText xml:space="preserve">is the top-left</w:delText>
        </w:r>
      </w:del>
      <w:del w:id="59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×</m:t>
        </m:r>
        <m:r>
          <m:t>k</m:t>
        </m:r>
      </m:oMath>
      <w:del w:id="591" w:author="PR Preview" w:date="2026-01-01T00:00:00Z">
        <w:r>
          <w:delText xml:space="preserve"> </w:delText>
        </w:r>
      </w:del>
      <w:del w:id="592" w:author="PR Preview" w:date="2026-01-01T00:00:00Z">
        <w:r>
          <w:delText xml:space="preserve">block of</w:delText>
        </w:r>
      </w:del>
      <w:del w:id="593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594" w:author="PR Preview" w:date="2026-01-01T00:00:00Z">
        <w:r>
          <w:delText xml:space="preserve">, so it is positive definite (</w:delText>
        </w:r>
      </w:del>
      <w:hyperlink w:anchor="thm-pd-submatrix">
        <w:del w:id="595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596" w:author="PR Preview" w:date="2026-01-01T00:00:00Z">
        <w:r>
          <w:delText xml:space="preserve">),</w:delText>
        </w:r>
      </w:del>
      <w:del w:id="597" w:author="PR Preview" w:date="2026-01-01T00:00:00Z">
        <w:r>
          <w:delText xml:space="preserve"> </w:delText>
        </w:r>
      </w:del>
      <w:del w:id="598" w:author="PR Preview" w:date="2026-01-01T00:00:00Z">
        <w:r>
          <w:delText xml:space="preserve">and invertible (</w:delText>
        </w:r>
      </w:del>
      <w:hyperlink r:id="rId121">
        <w:del w:id="599" w:author="PR Preview" w:date="2026-01-01T00:00:00Z">
          <w:r>
            <w:rPr>
              <w:rStyle w:val="Hyperlink"/>
            </w:rPr>
            <w:delText xml:space="preserve">Theorem 16 in Special Matrices and Decompositions</w:delText>
          </w:r>
        </w:del>
      </w:hyperlink>
      <w:del w:id="600" w:author="PR Preview" w:date="2026-01-01T00:00:00Z">
        <w:r>
          <w:delText xml:space="preserve">).</w:delText>
        </w:r>
      </w:del>
      <w:del w:id="601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delText xml:space="preserve">is symmetric:</w:delText>
        </w:r>
      </w:del>
    </w:p>
    <w:p>
      <w:pPr>
        <w:pStyle w:val="BodyText"/>
      </w:pPr>
      <w:ins w:id="604" w:author="PR Preview" w:date="2026-01-01T00:00:00Z">
        <w:r>
          <w:rPr>
            <w:i/>
            <w:iCs/>
          </w:rPr>
          <w:t xml:space="preserve">Proof</w:t>
        </w:r>
      </w:ins>
      <w:ins w:id="605" w:author="PR Preview" w:date="2026-01-01T00:00:00Z">
        <w:r>
          <w:t xml:space="preserve">. </w:t>
        </w:r>
      </w:ins>
      <w:ins w:id="606" w:author="PR Preview" w:date="2026-01-01T00:00:00Z">
        <w:r>
          <w:rPr>
            <w:b/>
            <w:bCs/>
          </w:rPr>
          <w:t xml:space="preserve">If.</w:t>
        </w:r>
      </w:ins>
      <w:ins w:id="60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is positive definite, so invertible (</w:t>
        </w:r>
      </w:ins>
      <w:hyperlink r:id="rId121">
        <w:ins w:id="610" w:author="PR Preview" w:date="2026-01-01T00:00:00Z">
          <w:r>
            <w:rPr>
              <w:rStyle w:val="Hyperlink"/>
            </w:rPr>
            <w:t xml:space="preserve">Theorem 17 in Special Matrices and Decompositions</w:t>
          </w:r>
        </w:ins>
      </w:hyperlink>
      <w:ins w:id="611" w:author="PR Preview" w:date="2026-01-01T00:00:00Z">
        <w:r>
          <w:t xml:space="preserve">), and</w:t>
        </w:r>
      </w:ins>
      <w:ins w:id="612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is defined.</w:t>
        </w:r>
      </w:ins>
      <w:ins w:id="615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is symmetric.</w:t>
        </w:r>
      </w:ins>
      <w:ins w:id="618" w:author="PR Preview" w:date="2026-01-01T00:00:00Z">
        <w:r>
          <w:t xml:space="preserve"> </w:t>
        </w:r>
      </w:ins>
      <w:ins w:id="619" w:author="PR Preview" w:date="2026-01-01T00:00:00Z">
        <w:r>
          <w:t xml:space="preserve">Let</w:t>
        </w:r>
      </w:ins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  </w:r>
      </w:ins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and</w:t>
        </w:r>
      </w:ins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  </w:r>
      </w:ins>
      <w:ins w:id="626" w:author="PR Preview" w:date="2026-01-01T00:00:00Z">
        <w:r>
          <w:t xml:space="preserve">.</w:t>
        </w:r>
      </w:ins>
      <w:ins w:id="627" w:author="PR Preview" w:date="2026-01-01T00:00:00Z">
        <w:r>
          <w:t xml:space="preserve"> </w:t>
        </w:r>
      </w:ins>
      <w:ins w:id="628" w:author="PR Preview" w:date="2026-01-01T00:00:00Z">
        <w:r>
          <w:t xml:space="preserve">By</w:t>
        </w:r>
      </w:ins>
      <w:ins w:id="629" w:author="PR Preview" w:date="2026-01-01T00:00:00Z">
        <w:r>
          <w:t xml:space="preserve"> </w:t>
        </w:r>
      </w:ins>
      <w:hyperlink w:anchor="thm-block-quadratic">
        <w:ins w:id="630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631" w:author="PR Preview" w:date="2026-01-01T00:00:00Z">
        <w:r>
          <w:t xml:space="preserve">,</w:t>
        </w:r>
      </w:ins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  </w:r>
      </w:ins>
      <w:ins w:id="634" w:author="PR Preview" w:date="2026-01-01T00:00:00Z">
        <w:r>
          <w:t xml:space="preserve">,</w:t>
        </w:r>
      </w:ins>
      <w:ins w:id="635" w:author="PR Preview" w:date="2026-01-01T00:00:00Z">
        <w:r>
          <w:t xml:space="preserve"> </w:t>
        </w:r>
      </w:ins>
      <w:ins w:id="636" w:author="PR Preview" w:date="2026-01-01T00:00:00Z">
        <w:r>
          <w:t xml:space="preserve">and both terms are at least</w:t>
        </w:r>
      </w:ins>
      <w:ins w:id="637" w:author="PR Preview" w:date="2026-01-01T00:00:00Z">
        <w:r>
          <w:t xml:space="preserve"> </w:t>
        </w:r>
      </w:ins>
      <m:oMath>
        <m:r>
          <m:t>0</m:t>
        </m:r>
      </m:oMath>
      <w:ins w:id="638" w:author="PR Preview" w:date="2026-01-01T00:00:00Z">
        <w:r>
          <w:t xml:space="preserve">.</w:t>
        </w:r>
      </w:ins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If</w:t>
        </w:r>
      </w:ins>
      <w:ins w:id="641" w:author="PR Preview" w:date="2026-01-01T00:00:00Z">
        <w:r>
          <w:t xml:space="preserve"> </w:t>
        </w:r>
      </w:ins>
      <w:ins w:id="642" w:author="PR Preview" w:date="2026-01-01T00:00:00Z">
        <w:r>
          <w:t xml:space="preserve">$\mathord{\smash[b]{\underset{\raise.3ex\hbox{$\scriptstyle\sim$}}{w}}\vphantom{w}} \ne \mathord{\smash[b]{\underset{\raise.3ex\hbox{$\scriptstyle\sim$}}{0}}\vphantom{0}}$</w:t>
        </w:r>
      </w:ins>
      <w:ins w:id="643" w:author="PR Preview" w:date="2026-01-01T00:00:00Z">
        <w:r>
          <w:t xml:space="preserve">, the second term is positive.</w:t>
        </w:r>
      </w:ins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If</w:t>
        </w:r>
      </w:ins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$\mathord{\smash[b]{\underset{\raise.3ex\hbox{$\scriptstyle\sim$}}{w}}\vphantom{w}} = \mathord{\smash[b]{\underset{\raise.3ex\hbox{$\scriptstyle\sim$}}{0}}\vphantom{0}}$</w:t>
        </w:r>
      </w:ins>
      <w:ins w:id="648" w:author="PR Preview" w:date="2026-01-01T00:00:00Z">
        <w:r>
          <w:t xml:space="preserve">, then</w:t>
        </w:r>
      </w:ins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$\mathord{\smash[b]{\underset{\raise.3ex\hbox{$\scriptstyle\sim$}}{u}}\vphantom{u}} \ne \mathord{\smash[b]{\underset{\raise.3ex\hbox{$\scriptstyle\sim$}}{0}}\vphantom{0}}$</w:t>
        </w:r>
      </w:ins>
      <w:ins w:id="651" w:author="PR Preview" w:date="2026-01-01T00:00:00Z">
        <w:r>
          <w:t xml:space="preserve"> </w:t>
        </w:r>
      </w:ins>
      <w:ins w:id="652" w:author="PR Preview" w:date="2026-01-01T00:00:00Z">
        <w:r>
          <w:t xml:space="preserve">and</w:t>
        </w:r>
      </w:ins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$\mathord{\smash[b]{\underset{\raise.3ex\hbox{$\scriptstyle\sim$}}{z}}\vphantom{z}} = \mathord{\smash[b]{\underset{\raise.3ex\hbox{$\scriptstyle\sim$}}{u}}\vphantom{u}}$</w:t>
        </w:r>
      </w:ins>
      <w:ins w:id="655" w:author="PR Preview" w:date="2026-01-01T00:00:00Z">
        <w:r>
          <w:t xml:space="preserve">, so the first term is positive.</w:t>
        </w:r>
      </w:ins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Either way</w:t>
        </w:r>
      </w:ins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${\mathord{\smash[b]{\underset{\raise.3ex\hbox{$\scriptstyle\sim$}}{v}}\vphantom{v}}}^{\top} \mathbf{X} \mathord{\smash[b]{\underset{\raise.3ex\hbox{$\scriptstyle\sim$}}{v}}\vphantom{v}} &gt; 0$</w:t>
        </w:r>
      </w:ins>
      <w:ins w:id="660" w:author="PR Preview" w:date="2026-01-01T00:00:00Z">
        <w:r>
          <w:t xml:space="preserve">.</w:t>
        </w:r>
      </w:ins>
    </w:p>
    <w:p>
      <w:pPr>
        <w:pStyle w:val="BodyText"/>
      </w:pPr>
      <w:ins w:id="661" w:author="PR Preview" w:date="2026-01-01T00:00:00Z">
        <w:r>
          <w:rPr>
            <w:b/>
            <w:bCs/>
          </w:rPr>
          <w:t xml:space="preserve">Only if.</w:t>
        </w:r>
      </w:ins>
      <w:ins w:id="66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is the top-left</w:t>
        </w:r>
      </w:ins>
      <w:ins w:id="66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k</m:t>
        </m:r>
      </m:oMath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block of</w:t>
        </w:r>
      </w:ins>
      <w:ins w:id="668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669" w:author="PR Preview" w:date="2026-01-01T00:00:00Z">
        <w:r>
          <w:t xml:space="preserve">, so it is positive definite (</w:t>
        </w:r>
      </w:ins>
      <w:hyperlink w:anchor="thm-pd-submatrix">
        <w:ins w:id="670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671" w:author="PR Preview" w:date="2026-01-01T00:00:00Z">
        <w:r>
          <w:t xml:space="preserve">),</w:t>
        </w:r>
      </w:ins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and invertible (</w:t>
        </w:r>
      </w:ins>
      <w:hyperlink r:id="rId121">
        <w:ins w:id="674" w:author="PR Preview" w:date="2026-01-01T00:00:00Z">
          <w:r>
            <w:rPr>
              <w:rStyle w:val="Hyperlink"/>
            </w:rPr>
            <w:t xml:space="preserve">Theorem 17 in Special Matrices and Decompositions</w:t>
          </w:r>
        </w:ins>
      </w:hyperlink>
      <w:ins w:id="675" w:author="PR Preview" w:date="2026-01-01T00:00:00Z">
        <w:r>
          <w:t xml:space="preserve">).</w:t>
        </w:r>
      </w:ins>
      <w:ins w:id="676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677" w:author="PR Preview" w:date="2026-01-01T00:00:00Z">
        <w:r>
          <w:t xml:space="preserve"> </w:t>
        </w:r>
      </w:ins>
      <w:ins w:id="678" w:author="PR Preview" w:date="2026-01-01T00:00:00Z">
        <w:r>
          <w:t xml:space="preserve">is symmetric: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2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679" w:author="PR Preview" w:date="2026-01-01T00:00:00Z">
        <w:r>
          <w:delText xml:space="preserve">:</w:delText>
        </w:r>
      </w:del>
      <w:del w:id="680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&gt;</m:t>
        </m:r>
        <m:r>
          <m:t>0</m:t>
        </m:r>
      </m:oMath>
      <w:del w:id="681" w:author="PR Preview" w:date="2026-01-01T00:00:00Z">
        <w:r>
          <w:delText xml:space="preserve"> </w:delText>
        </w:r>
      </w:del>
      <w:del w:id="682" w:author="PR Preview" w:date="2026-01-01T00:00:00Z">
        <w:r>
          <w:delText xml:space="preserve">but</w:delText>
        </w:r>
      </w:del>
      <w:del w:id="683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del w:id="684" w:author="PR Preview" w:date="2026-01-01T00:00:00Z">
        <w:r>
          <w:delText xml:space="preserve">,</w:delText>
        </w:r>
      </w:del>
      <w:del w:id="685" w:author="PR Preview" w:date="2026-01-01T00:00:00Z">
        <w:r>
          <w:delText xml:space="preserve"> </w:delText>
        </w:r>
      </w:del>
      <w:del w:id="686" w:author="PR Preview" w:date="2026-01-01T00:00:00Z">
        <w:r>
          <w:delText xml:space="preserve">so it is not, as</w:delText>
        </w:r>
      </w:del>
      <w:del w:id="687" w:author="PR Preview" w:date="2026-01-01T00:00:00Z">
        <w:r>
          <w:delText xml:space="preserve"> </w:delText>
        </w:r>
      </w:del>
      <w:hyperlink r:id="rId92">
        <w:del w:id="688" w:author="PR Preview" w:date="2026-01-01T00:00:00Z">
          <w:r>
            <w:rPr>
              <w:rStyle w:val="Hyperlink"/>
            </w:rPr>
            <w:delText xml:space="preserve">Example 30 in Special Matrices and Decompositions</w:delText>
          </w:r>
        </w:del>
      </w:hyperlink>
      <w:del w:id="689" w:author="PR Preview" w:date="2026-01-01T00:00:00Z">
        <w:r>
          <w:delText xml:space="preserve"> </w:delText>
        </w:r>
      </w:del>
      <w:del w:id="690" w:author="PR Preview" w:date="2026-01-01T00:00:00Z">
        <w:r>
          <w:delText xml:space="preserve">found directly.</w:delText>
        </w:r>
      </w:del>
    </w:p>
    <w:p>
      <w:pPr>
        <w:pStyle w:val="Compact"/>
        <w:numPr>
          <w:ilvl w:val="0"/>
          <w:numId w:val="101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691" w:author="PR Preview" w:date="2026-01-01T00:00:00Z">
        <w:r>
          <w:t xml:space="preserve">:</w:t>
        </w:r>
      </w:ins>
      <w:ins w:id="69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&gt;</m:t>
        </m:r>
        <m:r>
          <m:t>0</m:t>
        </m:r>
      </m:oMath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but</w:t>
        </w:r>
      </w:ins>
      <w:ins w:id="695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ins w:id="696" w:author="PR Preview" w:date="2026-01-01T00:00:00Z">
        <w:r>
          <w:t xml:space="preserve">,</w:t>
        </w:r>
      </w:ins>
      <w:ins w:id="697" w:author="PR Preview" w:date="2026-01-01T00:00:00Z">
        <w:r>
          <w:t xml:space="preserve"> </w:t>
        </w:r>
      </w:ins>
      <w:ins w:id="698" w:author="PR Preview" w:date="2026-01-01T00:00:00Z">
        <w:r>
          <w:t xml:space="preserve">so it is not, as</w:t>
        </w:r>
      </w:ins>
      <w:ins w:id="699" w:author="PR Preview" w:date="2026-01-01T00:00:00Z">
        <w:r>
          <w:t xml:space="preserve"> </w:t>
        </w:r>
      </w:ins>
      <w:hyperlink r:id="rId92">
        <w:ins w:id="700" w:author="PR Preview" w:date="2026-01-01T00:00:00Z">
          <w:r>
            <w:rPr>
              <w:rStyle w:val="Hyperlink"/>
            </w:rPr>
            <w:t xml:space="preserve">Example 31 in Special Matrices and Decompositions</w:t>
          </w:r>
        </w:ins>
      </w:hyperlink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found directly.</w:t>
        </w:r>
      </w:ins>
    </w:p>
    <w:bookmarkEnd w:id="122"/>
    <w:bookmarkStart w:id="124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4"/>
    <w:p>
      <w:pPr>
        <w:pStyle w:val="BodyText"/>
      </w:pPr>
      <w:del w:id="703" w:author="PR Preview" w:date="2026-01-01T00:00:00Z">
        <w:r>
          <w:rPr>
            <w:i/>
            <w:iCs/>
          </w:rPr>
          <w:delText xml:space="preserve">Proof</w:delText>
        </w:r>
      </w:del>
      <w:del w:id="704" w:author="PR Preview" w:date="2026-01-01T00:00:00Z">
        <w:r>
          <w:delText xml:space="preserve">. </w:delText>
        </w:r>
      </w:del>
      <w:del w:id="705" w:author="PR Preview" w:date="2026-01-01T00:00:00Z">
        <w:r>
          <w:rPr>
            <w:b/>
            <w:bCs/>
          </w:rPr>
          <w:delText xml:space="preserve">If.</w:delText>
        </w:r>
      </w:del>
      <w:del w:id="706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707" w:author="PR Preview" w:date="2026-01-01T00:00:00Z">
        <w:r>
          <w:delText xml:space="preserve"> </w:delText>
        </w:r>
      </w:del>
      <w:del w:id="708" w:author="PR Preview" w:date="2026-01-01T00:00:00Z">
        <w:r>
          <w:delText xml:space="preserve">is upper triangular with positive diagonal (</w:delText>
        </w:r>
      </w:del>
      <w:hyperlink r:id="rId88">
        <w:del w:id="709" w:author="PR Preview" w:date="2026-01-01T00:00:00Z">
          <w:r>
            <w:rPr>
              <w:rStyle w:val="Hyperlink"/>
            </w:rPr>
            <w:delText xml:space="preserve">Definition 3 in Matrices</w:delText>
          </w:r>
        </w:del>
      </w:hyperlink>
      <w:del w:id="710" w:author="PR Preview" w:date="2026-01-01T00:00:00Z">
        <w:r>
          <w:delText xml:space="preserve">),</w:delText>
        </w:r>
      </w:del>
      <w:del w:id="711" w:author="PR Preview" w:date="2026-01-01T00:00:00Z">
        <w:r>
          <w:delText xml:space="preserve"> </w:delText>
        </w:r>
      </w:del>
      <w:del w:id="712" w:author="PR Preview" w:date="2026-01-01T00:00:00Z">
        <w:r>
          <w:delText xml:space="preserve">so</w:delText>
        </w:r>
      </w:del>
      <w:del w:id="713" w:author="PR Preview" w:date="2026-01-01T00:00:00Z">
        <w:r>
          <w:delText xml:space="preserve"> </w:delText>
        </w:r>
      </w:del>
      <w:del w:id="714" w:author="PR Preview" w:date="2026-01-01T00:00:00Z">
        <w:r>
          <w:delText xml:space="preserve">${\mathbf{L}}^{\top} \mathord{\smash[b]{\underset{\raise.3ex\hbox{$\scriptstyle\sim$}}{x}}\vphantom{x}}= \mathord{\smash[b]{\underset{\raise.3ex\hbox{$\scriptstyle\sim$}}{0}}\vphantom{0}}$</w:delText>
        </w:r>
      </w:del>
      <w:del w:id="715" w:author="PR Preview" w:date="2026-01-01T00:00:00Z">
        <w:r>
          <w:delText xml:space="preserve"> </w:delText>
        </w:r>
      </w:del>
      <w:del w:id="716" w:author="PR Preview" w:date="2026-01-01T00:00:00Z">
        <w:r>
          <w:delText xml:space="preserve">only for</w:delText>
        </w:r>
      </w:del>
      <w:del w:id="717" w:author="PR Preview" w:date="2026-01-01T00:00:00Z">
        <w:r>
          <w:delText xml:space="preserve"> </w:delText>
        </w:r>
      </w:del>
      <w:del w:id="718" w:author="PR Preview" w:date="2026-01-01T00:00:00Z">
        <w:r>
          <w:delText xml:space="preserve">$\mathord{\smash[b]{\underset{\raise.3ex\hbox{$\scriptstyle\sim$}}{x}}\vphantom{x}}= \mathord{\smash[b]{\underset{\raise.3ex\hbox{$\scriptstyle\sim$}}{0}}\vphantom{0}}$</w:delText>
        </w:r>
      </w:del>
      <w:del w:id="719" w:author="PR Preview" w:date="2026-01-01T00:00:00Z">
        <w:r>
          <w:delText xml:space="preserve"> </w:delText>
        </w:r>
      </w:del>
      <w:del w:id="720" w:author="PR Preview" w:date="2026-01-01T00:00:00Z">
        <w:r>
          <w:delText xml:space="preserve">(</w:delText>
        </w:r>
      </w:del>
      <w:hyperlink r:id="rId43">
        <w:del w:id="721" w:author="PR Preview" w:date="2026-01-01T00:00:00Z">
          <w:r>
            <w:rPr>
              <w:rStyle w:val="Hyperlink"/>
            </w:rPr>
            <w:delText xml:space="preserve">Theorem 16 in Projections and Linear Systems</w:delText>
          </w:r>
        </w:del>
      </w:hyperlink>
      <w:del w:id="722" w:author="PR Preview" w:date="2026-01-01T00:00:00Z">
        <w:r>
          <w:delText xml:space="preserve">),</w:delText>
        </w:r>
      </w:del>
      <w:del w:id="723" w:author="PR Preview" w:date="2026-01-01T00:00:00Z">
        <w:r>
          <w:delText xml:space="preserve"> </w:delText>
        </w:r>
      </w:del>
      <w:del w:id="724" w:author="PR Preview" w:date="2026-01-01T00:00:00Z">
        <w:r>
          <w:delText xml:space="preserve">and the columns of</w:delText>
        </w:r>
      </w:del>
      <w:del w:id="725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726" w:author="PR Preview" w:date="2026-01-01T00:00:00Z">
        <w:r>
          <w:delText xml:space="preserve"> </w:delText>
        </w:r>
      </w:del>
      <w:del w:id="727" w:author="PR Preview" w:date="2026-01-01T00:00:00Z">
        <w:r>
          <w:delText xml:space="preserve">are linearly independent</w:delText>
        </w:r>
      </w:del>
      <w:del w:id="728" w:author="PR Preview" w:date="2026-01-01T00:00:00Z">
        <w:r>
          <w:delText xml:space="preserve"> </w:delText>
        </w:r>
      </w:del>
      <w:del w:id="729" w:author="PR Preview" w:date="2026-01-01T00:00:00Z">
        <w:r>
          <w:delText xml:space="preserve">(</w:delText>
        </w:r>
      </w:del>
      <w:hyperlink r:id="rId71">
        <w:del w:id="730" w:author="PR Preview" w:date="2026-01-01T00:00:00Z">
          <w:r>
            <w:rPr>
              <w:rStyle w:val="Hyperlink"/>
            </w:rPr>
            <w:delText xml:space="preserve">Theorem 3 in Subspaces and Rank</w:delText>
          </w:r>
        </w:del>
      </w:hyperlink>
      <w:del w:id="731" w:author="PR Preview" w:date="2026-01-01T00:00:00Z">
        <w:r>
          <w:delText xml:space="preserve">,</w:delText>
        </w:r>
      </w:del>
      <w:del w:id="732" w:author="PR Preview" w:date="2026-01-01T00:00:00Z">
        <w:r>
          <w:delText xml:space="preserve"> </w:delText>
        </w:r>
      </w:del>
      <w:hyperlink r:id="rId64">
        <w:del w:id="733" w:author="PR Preview" w:date="2026-01-01T00:00:00Z">
          <w:r>
            <w:rPr>
              <w:rStyle w:val="Hyperlink"/>
            </w:rPr>
            <w:delText xml:space="preserve">Definition 1 in Subspaces and Rank</w:delText>
          </w:r>
        </w:del>
      </w:hyperlink>
      <w:del w:id="734" w:author="PR Preview" w:date="2026-01-01T00:00:00Z">
        <w:r>
          <w:delText xml:space="preserve">).</w:delText>
        </w:r>
      </w:del>
      <w:del w:id="735" w:author="PR Preview" w:date="2026-01-01T00:00:00Z">
        <w:r>
          <w:delText xml:space="preserve"> </w:delText>
        </w:r>
      </w:del>
      <w:del w:id="736" w:author="PR Preview" w:date="2026-01-01T00:00:00Z">
        <w:r>
          <w:delText xml:space="preserve">So</w:delText>
        </w:r>
      </w:del>
      <w:del w:id="73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738" w:author="PR Preview" w:date="2026-01-01T00:00:00Z">
        <w:r>
          <w:delText xml:space="preserve"> </w:delText>
        </w:r>
      </w:del>
      <w:del w:id="739" w:author="PR Preview" w:date="2026-01-01T00:00:00Z">
        <w:r>
          <w:delText xml:space="preserve">(</w:delText>
        </w:r>
      </w:del>
      <w:hyperlink r:id="rId88">
        <w:del w:id="740" w:author="PR Preview" w:date="2026-01-01T00:00:00Z">
          <w:r>
            <w:rPr>
              <w:rStyle w:val="Hyperlink"/>
            </w:rPr>
            <w:delText xml:space="preserve">Definition 3 in Matrices</w:delText>
          </w:r>
        </w:del>
      </w:hyperlink>
      <w:del w:id="741" w:author="PR Preview" w:date="2026-01-01T00:00:00Z">
        <w:r>
          <w:delText xml:space="preserve">)</w:delText>
        </w:r>
      </w:del>
      <w:del w:id="742" w:author="PR Preview" w:date="2026-01-01T00:00:00Z">
        <w:r>
          <w:delText xml:space="preserve"> </w:delText>
        </w:r>
      </w:del>
      <w:del w:id="743" w:author="PR Preview" w:date="2026-01-01T00:00:00Z">
        <w:r>
          <w:delText xml:space="preserve">is positive definite (</w:delText>
        </w:r>
      </w:del>
      <w:hyperlink w:anchor="thm-pd-gram">
        <w:del w:id="744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745" w:author="PR Preview" w:date="2026-01-01T00:00:00Z">
        <w:r>
          <w:delText xml:space="preserve">, part 2).</w:delText>
        </w:r>
      </w:del>
    </w:p>
    <w:p>
      <w:pPr>
        <w:pStyle w:val="BodyText"/>
      </w:pPr>
      <w:ins w:id="746" w:author="PR Preview" w:date="2026-01-01T00:00:00Z">
        <w:r>
          <w:rPr>
            <w:i/>
            <w:iCs/>
          </w:rPr>
          <w:t xml:space="preserve">Proof</w:t>
        </w:r>
      </w:ins>
      <w:ins w:id="747" w:author="PR Preview" w:date="2026-01-01T00:00:00Z">
        <w:r>
          <w:t xml:space="preserve">. </w:t>
        </w:r>
      </w:ins>
      <w:ins w:id="748" w:author="PR Preview" w:date="2026-01-01T00:00:00Z">
        <w:r>
          <w:rPr>
            <w:b/>
            <w:bCs/>
          </w:rPr>
          <w:t xml:space="preserve">If.</w:t>
        </w:r>
      </w:ins>
      <w:ins w:id="749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is upper triangular with positive diagonal (</w:t>
        </w:r>
      </w:ins>
      <w:hyperlink r:id="rId88">
        <w:ins w:id="752" w:author="PR Preview" w:date="2026-01-01T00:00:00Z">
          <w:r>
            <w:rPr>
              <w:rStyle w:val="Hyperlink"/>
            </w:rPr>
            <w:t xml:space="preserve">Definition 3 in Matrices</w:t>
          </w:r>
        </w:ins>
      </w:hyperlink>
      <w:ins w:id="753" w:author="PR Preview" w:date="2026-01-01T00:00:00Z">
        <w:r>
          <w:t xml:space="preserve">),</w:t>
        </w:r>
      </w:ins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so</w:t>
        </w:r>
      </w:ins>
      <w:ins w:id="756" w:author="PR Preview" w:date="2026-01-01T00:00:00Z">
        <w:r>
          <w:t xml:space="preserve"> </w:t>
        </w:r>
      </w:ins>
      <w:ins w:id="757" w:author="PR Preview" w:date="2026-01-01T00:00:00Z">
        <w:r>
          <w:t xml:space="preserve">${\mathbf{L}}^{\top} \mathord{\smash[b]{\underset{\raise.3ex\hbox{$\scriptstyle\sim$}}{x}}\vphantom{x}}= \mathord{\smash[b]{\underset{\raise.3ex\hbox{$\scriptstyle\sim$}}{0}}\vphantom{0}}$</w:t>
        </w:r>
      </w:ins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only for</w:t>
        </w:r>
      </w:ins>
      <w:ins w:id="760" w:author="PR Preview" w:date="2026-01-01T00:00:00Z">
        <w:r>
          <w:t xml:space="preserve"> </w:t>
        </w:r>
      </w:ins>
      <w:ins w:id="761" w:author="PR Preview" w:date="2026-01-01T00:00:00Z">
        <w:r>
          <w:t xml:space="preserve">$\mathord{\smash[b]{\underset{\raise.3ex\hbox{$\scriptstyle\sim$}}{x}}\vphantom{x}}= \mathord{\smash[b]{\underset{\raise.3ex\hbox{$\scriptstyle\sim$}}{0}}\vphantom{0}}$</w:t>
        </w:r>
      </w:ins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(</w:t>
        </w:r>
      </w:ins>
      <w:hyperlink r:id="rId43">
        <w:ins w:id="764" w:author="PR Preview" w:date="2026-01-01T00:00:00Z">
          <w:r>
            <w:rPr>
              <w:rStyle w:val="Hyperlink"/>
            </w:rPr>
            <w:t xml:space="preserve">Theorem 17 in Projections and Linear Systems</w:t>
          </w:r>
        </w:ins>
      </w:hyperlink>
      <w:ins w:id="765" w:author="PR Preview" w:date="2026-01-01T00:00:00Z">
        <w:r>
          <w:t xml:space="preserve">),</w:t>
        </w:r>
      </w:ins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and the columns of</w:t>
        </w:r>
      </w:ins>
      <w:ins w:id="768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are linearly independent</w:t>
        </w:r>
      </w:ins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(</w:t>
        </w:r>
      </w:ins>
      <w:hyperlink r:id="rId71">
        <w:ins w:id="773" w:author="PR Preview" w:date="2026-01-01T00:00:00Z">
          <w:r>
            <w:rPr>
              <w:rStyle w:val="Hyperlink"/>
            </w:rPr>
            <w:t xml:space="preserve">Theorem 3 in Subspaces and Rank</w:t>
          </w:r>
        </w:ins>
      </w:hyperlink>
      <w:ins w:id="774" w:author="PR Preview" w:date="2026-01-01T00:00:00Z">
        <w:r>
          <w:t xml:space="preserve">,</w:t>
        </w:r>
      </w:ins>
      <w:ins w:id="775" w:author="PR Preview" w:date="2026-01-01T00:00:00Z">
        <w:r>
          <w:t xml:space="preserve"> </w:t>
        </w:r>
      </w:ins>
      <w:hyperlink r:id="rId64">
        <w:ins w:id="776" w:author="PR Preview" w:date="2026-01-01T00:00:00Z">
          <w:r>
            <w:rPr>
              <w:rStyle w:val="Hyperlink"/>
            </w:rPr>
            <w:t xml:space="preserve">Definition 1 in Subspaces and Rank</w:t>
          </w:r>
        </w:ins>
      </w:hyperlink>
      <w:ins w:id="777" w:author="PR Preview" w:date="2026-01-01T00:00:00Z">
        <w:r>
          <w:t xml:space="preserve">).</w:t>
        </w:r>
      </w:ins>
      <w:ins w:id="778" w:author="PR Preview" w:date="2026-01-01T00:00:00Z">
        <w:r>
          <w:t xml:space="preserve"> </w:t>
        </w:r>
      </w:ins>
      <w:ins w:id="779" w:author="PR Preview" w:date="2026-01-01T00:00:00Z">
        <w:r>
          <w:t xml:space="preserve">So</w:t>
        </w:r>
      </w:ins>
      <w:ins w:id="78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781" w:author="PR Preview" w:date="2026-01-01T00:00:00Z">
        <w:r>
          <w:t xml:space="preserve"> </w:t>
        </w:r>
      </w:ins>
      <w:ins w:id="782" w:author="PR Preview" w:date="2026-01-01T00:00:00Z">
        <w:r>
          <w:t xml:space="preserve">(</w:t>
        </w:r>
      </w:ins>
      <w:hyperlink r:id="rId88">
        <w:ins w:id="783" w:author="PR Preview" w:date="2026-01-01T00:00:00Z">
          <w:r>
            <w:rPr>
              <w:rStyle w:val="Hyperlink"/>
            </w:rPr>
            <w:t xml:space="preserve">Definition 3 in Matrices</w:t>
          </w:r>
        </w:ins>
      </w:hyperlink>
      <w:ins w:id="784" w:author="PR Preview" w:date="2026-01-01T00:00:00Z">
        <w:r>
          <w:t xml:space="preserve">)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is positive definite (</w:t>
        </w:r>
      </w:ins>
      <w:hyperlink w:anchor="thm-pd-gram">
        <w:ins w:id="787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788" w:author="PR Preview" w:date="2026-01-01T00:00:00Z">
        <w:r>
          <w:t xml:space="preserve">, part 2).</w:t>
        </w:r>
      </w:ins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5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5"/>
    <w:bookmarkStart w:id="142" w:name="refs"/>
    <w:bookmarkStart w:id="127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6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7"/>
    <w:bookmarkStart w:id="129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https://en.wikipedia.org/wiki/Eigenvalues_and_eigenvectors</w:t>
        </w:r>
      </w:hyperlink>
    </w:p>
    <w:bookmarkEnd w:id="129"/>
    <w:bookmarkStart w:id="131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https://en.wikipedia.org/wiki/Matrix_similarity</w:t>
        </w:r>
      </w:hyperlink>
    </w:p>
    <w:bookmarkEnd w:id="131"/>
    <w:bookmarkStart w:id="133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https://en.wikipedia.org/wiki/Diagonalizable_matrix</w:t>
        </w:r>
      </w:hyperlink>
    </w:p>
    <w:bookmarkEnd w:id="133"/>
    <w:bookmarkStart w:id="135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4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5"/>
    <w:bookmarkStart w:id="137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https://en.wikipedia.org/wiki/Block_matrix</w:t>
        </w:r>
      </w:hyperlink>
    </w:p>
    <w:bookmarkEnd w:id="137"/>
    <w:bookmarkStart w:id="139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https://en.wikipedia.org/wiki/Schur_complement</w:t>
        </w:r>
      </w:hyperlink>
    </w:p>
    <w:bookmarkEnd w:id="139"/>
    <w:bookmarkStart w:id="141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https://en.wikipedia.org/wiki/Cholesky_decomposition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36" Type="http://schemas.openxmlformats.org/officeDocument/2006/relationships/hyperlink" Target="https://en.wikipedia.org/wiki/Block_matrix" TargetMode="External"/><Relationship Id="rId140" Type="http://schemas.openxmlformats.org/officeDocument/2006/relationships/hyperlink" Target="https://en.wikipedia.org/wiki/Cholesky_decomposition" TargetMode="External"/><Relationship Id="rId132" Type="http://schemas.openxmlformats.org/officeDocument/2006/relationships/hyperlink" Target="https://en.wikipedia.org/wiki/Diagonalizable_matrix" TargetMode="External"/><Relationship Id="rId128" Type="http://schemas.openxmlformats.org/officeDocument/2006/relationships/hyperlink" Target="https://en.wikipedia.org/wiki/Eigenvalues_and_eigenvectors" TargetMode="External"/><Relationship Id="rId130" Type="http://schemas.openxmlformats.org/officeDocument/2006/relationships/hyperlink" Target="https://en.wikipedia.org/wiki/Matrix_similarity" TargetMode="External"/><Relationship Id="rId138" Type="http://schemas.openxmlformats.org/officeDocument/2006/relationships/hyperlink" Target="https://en.wikipedia.org/wiki/Schur_complement" TargetMode="External"/><Relationship Id="rId126" Type="http://schemas.openxmlformats.org/officeDocument/2006/relationships/hyperlink" Target="https://ucla-biostat-216.github.io/2024fall/slides/10-eig/10-eig.html" TargetMode="External"/><Relationship Id="rId134" Type="http://schemas.openxmlformats.org/officeDocument/2006/relationships/hyperlink" Target="https://ucla-biostat-216.github.io/2024fall/slides/11-pd/11-pd.html" TargetMode="External"/><Relationship Id="rId49" Type="http://schemas.openxmlformats.org/officeDocument/2006/relationships/hyperlink" Target="linear-algebra-inner-products.html#thm-norm-properties" TargetMode="External"/><Relationship Id="rId41" Type="http://schemas.openxmlformats.org/officeDocument/2006/relationships/hyperlink" Target="linear-algebra-matrices.html#def-identity-matrix" TargetMode="External"/><Relationship Id="rId42" Type="http://schemas.openxmlformats.org/officeDocument/2006/relationships/hyperlink" Target="linear-algebra-matrices.html#def-matrix-addition" TargetMode="External"/><Relationship Id="rId88" Type="http://schemas.openxmlformats.org/officeDocument/2006/relationships/hyperlink" Target="linear-algebra-matrices.html#def-matrix-transpose" TargetMode="External"/><Relationship Id="rId62" Type="http://schemas.openxmlformats.org/officeDocument/2006/relationships/hyperlink" Target="linear-algebra-matrices.html#def-matvec-mult" TargetMode="External"/><Relationship Id="rId98" Type="http://schemas.openxmlformats.org/officeDocument/2006/relationships/hyperlink" Target="linear-algebra-matrices.html#def-scalar-mult" TargetMode="External"/><Relationship Id="rId58" Type="http://schemas.openxmlformats.org/officeDocument/2006/relationships/hyperlink" Target="linear-algebra-matrices.html#thm-identity" TargetMode="External"/><Relationship Id="rId61" Type="http://schemas.openxmlformats.org/officeDocument/2006/relationships/hyperlink" Target="linear-algebra-matrices.html#thm-matmul-assoc" TargetMode="External"/><Relationship Id="rId87" Type="http://schemas.openxmlformats.org/officeDocument/2006/relationships/hyperlink" Target="linear-algebra-matrices.html#thm-transpose-product" TargetMode="External"/><Relationship Id="rId97" Type="http://schemas.openxmlformats.org/officeDocument/2006/relationships/hyperlink" Target="linear-algebra-matrices.html#thm-transpose-sum" TargetMode="External"/><Relationship Id="rId20" Type="http://schemas.openxmlformats.org/officeDocument/2006/relationships/hyperlink" Target="linear-algebra-projections.html#cor-solution-unique" TargetMode="External"/><Relationship Id="rId123" Type="http://schemas.openxmlformats.org/officeDocument/2006/relationships/hyperlink" Target="linear-algebra-projections.html#def-lower-triangular-matrix" TargetMode="External"/><Relationship Id="rId39" Type="http://schemas.openxmlformats.org/officeDocument/2006/relationships/hyperlink" Target="linear-algebra-projections.html#def-triangular-matrix" TargetMode="External"/><Relationship Id="rId94" Type="http://schemas.openxmlformats.org/officeDocument/2006/relationships/hyperlink" Target="linear-algebra-projections.html#exm-gram-invertible" TargetMode="External"/><Relationship Id="rId50" Type="http://schemas.openxmlformats.org/officeDocument/2006/relationships/hyperlink" Target="linear-algebra-projections.html#exm-hat-matrix-projection" TargetMode="External"/><Relationship Id="rId44" Type="http://schemas.openxmlformats.org/officeDocument/2006/relationships/hyperlink" Target="linear-algebra-projections.html#exm-triangular-matrix" TargetMode="External"/><Relationship Id="rId43" Type="http://schemas.openxmlformats.org/officeDocument/2006/relationships/hyperlink" Target="linear-algebra-projections.html#thm-back-substitution" TargetMode="External"/><Relationship Id="rId57" Type="http://schemas.openxmlformats.org/officeDocument/2006/relationships/hyperlink" Target="linear-algebra-projections.html#thm-scalar-matmul" TargetMode="External"/><Relationship Id="rId105" Type="http://schemas.openxmlformats.org/officeDocument/2006/relationships/hyperlink" Target="linear-algebra-rank-nullity.html#exm-independent-null-space" TargetMode="External"/><Relationship Id="rId27" Type="http://schemas.openxmlformats.org/officeDocument/2006/relationships/hyperlink" Target="linear-algebra-rank-nullity.html#thm-null-space-subspace" TargetMode="External"/><Relationship Id="rId19" Type="http://schemas.openxmlformats.org/officeDocument/2006/relationships/hyperlink" Target="linear-algebra-rank-nullity.html#thm-rank-nullity" TargetMode="External"/><Relationship Id="rId116" Type="http://schemas.openxmlformats.org/officeDocument/2006/relationships/hyperlink" Target="linear-algebra-special-matrices.html#cor-inverse-symmetric" TargetMode="External"/><Relationship Id="rId111" Type="http://schemas.openxmlformats.org/officeDocument/2006/relationships/hyperlink" Target="linear-algebra-special-matrices.html#def-determinant" TargetMode="External"/><Relationship Id="rId67" Type="http://schemas.openxmlformats.org/officeDocument/2006/relationships/hyperlink" Target="linear-algebra-special-matrices.html#def-diagonal-matrix" TargetMode="External"/><Relationship Id="rId74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6" Type="http://schemas.openxmlformats.org/officeDocument/2006/relationships/hyperlink" Target="linear-algebra-special-matrices.html#def-idempotent-matrix" TargetMode="External"/><Relationship Id="rId16" Type="http://schemas.openxmlformats.org/officeDocument/2006/relationships/hyperlink" Target="linear-algebra-special-matrices.html#def-invertible-matrix" TargetMode="External"/><Relationship Id="rId35" Type="http://schemas.openxmlformats.org/officeDocument/2006/relationships/hyperlink" Target="linear-algebra-special-matrices.html#def-matrix-power" TargetMode="External"/><Relationship Id="rId47" Type="http://schemas.openxmlformats.org/officeDocument/2006/relationships/hyperlink" Target="linear-algebra-special-matrices.html#def-orthogonal-matrix" TargetMode="External"/><Relationship Id="rId85" Type="http://schemas.openxmlformats.org/officeDocument/2006/relationships/hyperlink" Target="linear-algebra-special-matrices.html#def-positive-definite" TargetMode="External"/><Relationship Id="rId84" Type="http://schemas.openxmlformats.org/officeDocument/2006/relationships/hyperlink" Target="linear-algebra-special-matrices.html#def-positive-semidefinite" TargetMode="External"/><Relationship Id="rId113" Type="http://schemas.openxmlformats.org/officeDocument/2006/relationships/hyperlink" Target="linear-algebra-special-matrices.html#def-symmetric-matrix" TargetMode="External"/><Relationship Id="rId30" Type="http://schemas.openxmlformats.org/officeDocument/2006/relationships/hyperlink" Target="linear-algebra-special-matrices.html#exm-eigenvalue" TargetMode="External"/><Relationship Id="rId25" Type="http://schemas.openxmlformats.org/officeDocument/2006/relationships/hyperlink" Target="linear-algebra-special-matrices.html#exm-invertible-matrix" TargetMode="External"/><Relationship Id="rId52" Type="http://schemas.openxmlformats.org/officeDocument/2006/relationships/hyperlink" Target="linear-algebra-special-matrices.html#exm-orthogonal-matrix" TargetMode="External"/><Relationship Id="rId92" Type="http://schemas.openxmlformats.org/officeDocument/2006/relationships/hyperlink" Target="linear-algebra-special-matrices.html#exm-positive-definite" TargetMode="External"/><Relationship Id="rId91" Type="http://schemas.openxmlformats.org/officeDocument/2006/relationships/hyperlink" Target="linear-algebra-special-matrices.html#exm-positive-semidefinite" TargetMode="External"/><Relationship Id="rId55" Type="http://schemas.openxmlformats.org/officeDocument/2006/relationships/hyperlink" Target="linear-algebra-special-matrices.html#rem-invertible-inverse" TargetMode="External"/><Relationship Id="rId51" Type="http://schemas.openxmlformats.org/officeDocument/2006/relationships/hyperlink" Target="linear-algebra-special-matrices.html#rem-orthogonal-matrix-columns" TargetMode="External"/><Relationship Id="rId89" Type="http://schemas.openxmlformats.org/officeDocument/2006/relationships/hyperlink" Target="linear-algebra-special-matrices.html#rem-positive-definite-symmetry" TargetMode="External"/><Relationship Id="rId83" Type="http://schemas.openxmlformats.org/officeDocument/2006/relationships/hyperlink" Target="linear-algebra-special-matrices.html#thm-definite-eigenvalues" TargetMode="External"/><Relationship Id="rId90" Type="http://schemas.openxmlformats.org/officeDocument/2006/relationships/hyperlink" Target="linear-algebra-special-matrices.html#thm-inverse-product" TargetMode="External"/><Relationship Id="rId12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15" Type="http://schemas.openxmlformats.org/officeDocument/2006/relationships/hyperlink" Target="linear-algebra-special-matrices.html#thm-symmetric-eigenvectors-orthogonal" TargetMode="External"/><Relationship Id="rId22" Type="http://schemas.openxmlformats.org/officeDocument/2006/relationships/hyperlink" Target="linear-algebra-subspaces.html#def-dimension" TargetMode="External"/><Relationship Id="rId17" Type="http://schemas.openxmlformats.org/officeDocument/2006/relationships/hyperlink" Target="linear-algebra-subspaces.html#def-full-column-rank" TargetMode="External"/><Relationship Id="rId64" Type="http://schemas.openxmlformats.org/officeDocument/2006/relationships/hyperlink" Target="linear-algebra-subspaces.html#def-linearly-independent" TargetMode="External"/><Relationship Id="rId73" Type="http://schemas.openxmlformats.org/officeDocument/2006/relationships/hyperlink" Target="linear-algebra-subspaces.html#def-rank" TargetMode="External"/><Relationship Id="rId23" Type="http://schemas.openxmlformats.org/officeDocument/2006/relationships/hyperlink" Target="linear-algebra-subspaces.html#def-span" TargetMode="External"/><Relationship Id="rId24" Type="http://schemas.openxmlformats.org/officeDocument/2006/relationships/hyperlink" Target="linear-algebra-subspaces.html#exm-dimension" TargetMode="External"/><Relationship Id="rId93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1" Type="http://schemas.openxmlformats.org/officeDocument/2006/relationships/hyperlink" Target="linear-algebra-subspaces.html#thm-matvec-columns" TargetMode="External"/><Relationship Id="rId21" Type="http://schemas.openxmlformats.org/officeDocument/2006/relationships/hyperlink" Target="linear-algebra-vectors.html#def-indicator-vector" TargetMode="External"/><Relationship Id="rId3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36" Type="http://schemas.openxmlformats.org/officeDocument/2006/relationships/hyperlink" Target="https://en.wikipedia.org/wiki/Block_matrix" TargetMode="External"/><Relationship Id="rId140" Type="http://schemas.openxmlformats.org/officeDocument/2006/relationships/hyperlink" Target="https://en.wikipedia.org/wiki/Cholesky_decomposition" TargetMode="External"/><Relationship Id="rId132" Type="http://schemas.openxmlformats.org/officeDocument/2006/relationships/hyperlink" Target="https://en.wikipedia.org/wiki/Diagonalizable_matrix" TargetMode="External"/><Relationship Id="rId128" Type="http://schemas.openxmlformats.org/officeDocument/2006/relationships/hyperlink" Target="https://en.wikipedia.org/wiki/Eigenvalues_and_eigenvectors" TargetMode="External"/><Relationship Id="rId130" Type="http://schemas.openxmlformats.org/officeDocument/2006/relationships/hyperlink" Target="https://en.wikipedia.org/wiki/Matrix_similarity" TargetMode="External"/><Relationship Id="rId138" Type="http://schemas.openxmlformats.org/officeDocument/2006/relationships/hyperlink" Target="https://en.wikipedia.org/wiki/Schur_complement" TargetMode="External"/><Relationship Id="rId126" Type="http://schemas.openxmlformats.org/officeDocument/2006/relationships/hyperlink" Target="https://ucla-biostat-216.github.io/2024fall/slides/10-eig/10-eig.html" TargetMode="External"/><Relationship Id="rId134" Type="http://schemas.openxmlformats.org/officeDocument/2006/relationships/hyperlink" Target="https://ucla-biostat-216.github.io/2024fall/slides/11-pd/11-pd.html" TargetMode="External"/><Relationship Id="rId49" Type="http://schemas.openxmlformats.org/officeDocument/2006/relationships/hyperlink" Target="linear-algebra-inner-products.html#thm-norm-properties" TargetMode="External"/><Relationship Id="rId41" Type="http://schemas.openxmlformats.org/officeDocument/2006/relationships/hyperlink" Target="linear-algebra-matrices.html#def-identity-matrix" TargetMode="External"/><Relationship Id="rId42" Type="http://schemas.openxmlformats.org/officeDocument/2006/relationships/hyperlink" Target="linear-algebra-matrices.html#def-matrix-addition" TargetMode="External"/><Relationship Id="rId88" Type="http://schemas.openxmlformats.org/officeDocument/2006/relationships/hyperlink" Target="linear-algebra-matrices.html#def-matrix-transpose" TargetMode="External"/><Relationship Id="rId62" Type="http://schemas.openxmlformats.org/officeDocument/2006/relationships/hyperlink" Target="linear-algebra-matrices.html#def-matvec-mult" TargetMode="External"/><Relationship Id="rId98" Type="http://schemas.openxmlformats.org/officeDocument/2006/relationships/hyperlink" Target="linear-algebra-matrices.html#def-scalar-mult" TargetMode="External"/><Relationship Id="rId58" Type="http://schemas.openxmlformats.org/officeDocument/2006/relationships/hyperlink" Target="linear-algebra-matrices.html#thm-identity" TargetMode="External"/><Relationship Id="rId61" Type="http://schemas.openxmlformats.org/officeDocument/2006/relationships/hyperlink" Target="linear-algebra-matrices.html#thm-matmul-assoc" TargetMode="External"/><Relationship Id="rId87" Type="http://schemas.openxmlformats.org/officeDocument/2006/relationships/hyperlink" Target="linear-algebra-matrices.html#thm-transpose-product" TargetMode="External"/><Relationship Id="rId97" Type="http://schemas.openxmlformats.org/officeDocument/2006/relationships/hyperlink" Target="linear-algebra-matrices.html#thm-transpose-sum" TargetMode="External"/><Relationship Id="rId20" Type="http://schemas.openxmlformats.org/officeDocument/2006/relationships/hyperlink" Target="linear-algebra-projections.html#cor-solution-unique" TargetMode="External"/><Relationship Id="rId123" Type="http://schemas.openxmlformats.org/officeDocument/2006/relationships/hyperlink" Target="linear-algebra-projections.html#def-lower-triangular-matrix" TargetMode="External"/><Relationship Id="rId39" Type="http://schemas.openxmlformats.org/officeDocument/2006/relationships/hyperlink" Target="linear-algebra-projections.html#def-triangular-matrix" TargetMode="External"/><Relationship Id="rId94" Type="http://schemas.openxmlformats.org/officeDocument/2006/relationships/hyperlink" Target="linear-algebra-projections.html#exm-gram-invertible" TargetMode="External"/><Relationship Id="rId50" Type="http://schemas.openxmlformats.org/officeDocument/2006/relationships/hyperlink" Target="linear-algebra-projections.html#exm-hat-matrix-projection" TargetMode="External"/><Relationship Id="rId44" Type="http://schemas.openxmlformats.org/officeDocument/2006/relationships/hyperlink" Target="linear-algebra-projections.html#exm-triangular-matrix" TargetMode="External"/><Relationship Id="rId43" Type="http://schemas.openxmlformats.org/officeDocument/2006/relationships/hyperlink" Target="linear-algebra-projections.html#thm-back-substitution" TargetMode="External"/><Relationship Id="rId57" Type="http://schemas.openxmlformats.org/officeDocument/2006/relationships/hyperlink" Target="linear-algebra-projections.html#thm-scalar-matmul" TargetMode="External"/><Relationship Id="rId105" Type="http://schemas.openxmlformats.org/officeDocument/2006/relationships/hyperlink" Target="linear-algebra-rank-nullity.html#exm-independent-null-space" TargetMode="External"/><Relationship Id="rId27" Type="http://schemas.openxmlformats.org/officeDocument/2006/relationships/hyperlink" Target="linear-algebra-rank-nullity.html#thm-null-space-subspace" TargetMode="External"/><Relationship Id="rId19" Type="http://schemas.openxmlformats.org/officeDocument/2006/relationships/hyperlink" Target="linear-algebra-rank-nullity.html#thm-rank-nullity" TargetMode="External"/><Relationship Id="rId116" Type="http://schemas.openxmlformats.org/officeDocument/2006/relationships/hyperlink" Target="linear-algebra-special-matrices.html#cor-inverse-symmetric" TargetMode="External"/><Relationship Id="rId111" Type="http://schemas.openxmlformats.org/officeDocument/2006/relationships/hyperlink" Target="linear-algebra-special-matrices.html#def-determinant" TargetMode="External"/><Relationship Id="rId67" Type="http://schemas.openxmlformats.org/officeDocument/2006/relationships/hyperlink" Target="linear-algebra-special-matrices.html#def-diagonal-matrix" TargetMode="External"/><Relationship Id="rId74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6" Type="http://schemas.openxmlformats.org/officeDocument/2006/relationships/hyperlink" Target="linear-algebra-special-matrices.html#def-idempotent-matrix" TargetMode="External"/><Relationship Id="rId16" Type="http://schemas.openxmlformats.org/officeDocument/2006/relationships/hyperlink" Target="linear-algebra-special-matrices.html#def-invertible-matrix" TargetMode="External"/><Relationship Id="rId35" Type="http://schemas.openxmlformats.org/officeDocument/2006/relationships/hyperlink" Target="linear-algebra-special-matrices.html#def-matrix-power" TargetMode="External"/><Relationship Id="rId47" Type="http://schemas.openxmlformats.org/officeDocument/2006/relationships/hyperlink" Target="linear-algebra-special-matrices.html#def-orthogonal-matrix" TargetMode="External"/><Relationship Id="rId85" Type="http://schemas.openxmlformats.org/officeDocument/2006/relationships/hyperlink" Target="linear-algebra-special-matrices.html#def-positive-definite" TargetMode="External"/><Relationship Id="rId84" Type="http://schemas.openxmlformats.org/officeDocument/2006/relationships/hyperlink" Target="linear-algebra-special-matrices.html#def-positive-semidefinite" TargetMode="External"/><Relationship Id="rId113" Type="http://schemas.openxmlformats.org/officeDocument/2006/relationships/hyperlink" Target="linear-algebra-special-matrices.html#def-symmetric-matrix" TargetMode="External"/><Relationship Id="rId30" Type="http://schemas.openxmlformats.org/officeDocument/2006/relationships/hyperlink" Target="linear-algebra-special-matrices.html#exm-eigenvalue" TargetMode="External"/><Relationship Id="rId25" Type="http://schemas.openxmlformats.org/officeDocument/2006/relationships/hyperlink" Target="linear-algebra-special-matrices.html#exm-invertible-matrix" TargetMode="External"/><Relationship Id="rId52" Type="http://schemas.openxmlformats.org/officeDocument/2006/relationships/hyperlink" Target="linear-algebra-special-matrices.html#exm-orthogonal-matrix" TargetMode="External"/><Relationship Id="rId92" Type="http://schemas.openxmlformats.org/officeDocument/2006/relationships/hyperlink" Target="linear-algebra-special-matrices.html#exm-positive-definite" TargetMode="External"/><Relationship Id="rId91" Type="http://schemas.openxmlformats.org/officeDocument/2006/relationships/hyperlink" Target="linear-algebra-special-matrices.html#exm-positive-semidefinite" TargetMode="External"/><Relationship Id="rId55" Type="http://schemas.openxmlformats.org/officeDocument/2006/relationships/hyperlink" Target="linear-algebra-special-matrices.html#rem-invertible-inverse" TargetMode="External"/><Relationship Id="rId51" Type="http://schemas.openxmlformats.org/officeDocument/2006/relationships/hyperlink" Target="linear-algebra-special-matrices.html#rem-orthogonal-matrix-columns" TargetMode="External"/><Relationship Id="rId89" Type="http://schemas.openxmlformats.org/officeDocument/2006/relationships/hyperlink" Target="linear-algebra-special-matrices.html#rem-positive-definite-symmetry" TargetMode="External"/><Relationship Id="rId83" Type="http://schemas.openxmlformats.org/officeDocument/2006/relationships/hyperlink" Target="linear-algebra-special-matrices.html#thm-definite-eigenvalues" TargetMode="External"/><Relationship Id="rId90" Type="http://schemas.openxmlformats.org/officeDocument/2006/relationships/hyperlink" Target="linear-algebra-special-matrices.html#thm-inverse-product" TargetMode="External"/><Relationship Id="rId12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15" Type="http://schemas.openxmlformats.org/officeDocument/2006/relationships/hyperlink" Target="linear-algebra-special-matrices.html#thm-symmetric-eigenvectors-orthogonal" TargetMode="External"/><Relationship Id="rId22" Type="http://schemas.openxmlformats.org/officeDocument/2006/relationships/hyperlink" Target="linear-algebra-subspaces.html#def-dimension" TargetMode="External"/><Relationship Id="rId17" Type="http://schemas.openxmlformats.org/officeDocument/2006/relationships/hyperlink" Target="linear-algebra-subspaces.html#def-full-column-rank" TargetMode="External"/><Relationship Id="rId64" Type="http://schemas.openxmlformats.org/officeDocument/2006/relationships/hyperlink" Target="linear-algebra-subspaces.html#def-linearly-independent" TargetMode="External"/><Relationship Id="rId73" Type="http://schemas.openxmlformats.org/officeDocument/2006/relationships/hyperlink" Target="linear-algebra-subspaces.html#def-rank" TargetMode="External"/><Relationship Id="rId23" Type="http://schemas.openxmlformats.org/officeDocument/2006/relationships/hyperlink" Target="linear-algebra-subspaces.html#def-span" TargetMode="External"/><Relationship Id="rId24" Type="http://schemas.openxmlformats.org/officeDocument/2006/relationships/hyperlink" Target="linear-algebra-subspaces.html#exm-dimension" TargetMode="External"/><Relationship Id="rId93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1" Type="http://schemas.openxmlformats.org/officeDocument/2006/relationships/hyperlink" Target="linear-algebra-subspaces.html#thm-matvec-columns" TargetMode="External"/><Relationship Id="rId21" Type="http://schemas.openxmlformats.org/officeDocument/2006/relationships/hyperlink" Target="linear-algebra-vectors.html#def-indicator-vector" TargetMode="External"/><Relationship Id="rId3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2026-10-19T21:29:44Z</dcterms:created>
  <dcterms:modified xsi:type="dcterms:W3CDTF">2026-10-19T21:29:44Z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