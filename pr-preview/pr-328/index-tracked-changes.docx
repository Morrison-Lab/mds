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5">
        <w:del w:id="3" w:author="PR Preview" w:date="2026-01-01T00:00:00Z">
          <w:r>
            <w:rPr>
              <w:rStyle w:val="Hyperlink"/>
            </w:rPr>
            <w:delText xml:space="preserve">Indicator Functions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set and predicate indicators, the Iverson bracket, the Kronecker delta,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 their algebraic properties</w:delText>
        </w:r>
      </w:del>
    </w:p>
    <w:p>
      <w:pPr>
        <w:pStyle w:val="Compact"/>
        <w:numPr>
          <w:ilvl w:val="0"/>
          <w:numId w:val="1001"/>
        </w:numPr>
      </w:pPr>
      <w:hyperlink r:id="rId11">
        <w:del w:id="9" w:author="PR Preview" w:date="2026-01-01T00:00:00Z">
          <w:r>
            <w:rPr>
              <w:rStyle w:val="Hyperlink"/>
            </w:rPr>
            <w:delText xml:space="preserve">Sets and Functions</w:delText>
          </w:r>
        </w:del>
      </w:hyperlink>
      <w:del w:id="10" w:author="PR Preview" w:date="2026-01-01T00:00:00Z">
        <w:r>
          <w:delText xml:space="preserve">, on three pages:</w:delText>
        </w:r>
      </w:del>
    </w:p>
    <w:p>
      <w:pPr>
        <w:pStyle w:val="Compact"/>
        <w:numPr>
          <w:ilvl w:val="0"/>
          <w:numId w:val="1001"/>
        </w:numPr>
      </w:pPr>
      <w:hyperlink r:id="rId11">
        <w:ins w:id="11" w:author="PR Preview" w:date="2026-01-01T00:00:00Z">
          <w:r>
            <w:rPr>
              <w:rStyle w:val="Hyperlink"/>
            </w:rPr>
            <w:t xml:space="preserve">Sets and Functions</w:t>
          </w:r>
        </w:ins>
      </w:hyperlink>
      <w:ins w:id="12" w:author="PR Preview" w:date="2026-01-01T00:00:00Z">
        <w:r>
          <w:t xml:space="preserve">, on four pages:</w:t>
        </w:r>
      </w:ins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ins w:id="13" w:author="PR Preview" w:date="2026-01-01T00:00:00Z">
          <w:r>
            <w:rPr>
              <w:rStyle w:val="Hyperlink"/>
            </w:rPr>
            <w:t xml:space="preserve">Indicator Functions</w:t>
          </w:r>
        </w:ins>
      </w:hyperlink>
      <w:ins w:id="14" w:author="PR Preview" w:date="2026-01-01T00:00:00Z">
        <w:r>
          <w:t xml:space="preserve">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set and predicate indicators, the Iverson bracket, the Kronecker delta,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 their algebraic properties</w:t>
        </w:r>
      </w:ins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del w:id="19" w:author="PR Preview" w:date="2026-01-01T00:00:00Z">
        <w:r>
          <w:rPr>
            <w:rStyle w:val="VerbatimChar"/>
          </w:rPr>
          <w:delText xml:space="preserve">_notation.qmd</w:delText>
        </w:r>
      </w:del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rStyle w:val="VerbatimChar"/>
          </w:rPr>
          <w:delText xml:space="preserve">_number-systems.qmd</w:delText>
        </w:r>
      </w:del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rStyle w:val="VerbatimChar"/>
          </w:rPr>
          <w:delText xml:space="preserve">_indicator-functions.qmd</w:delText>
        </w:r>
      </w:del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rStyle w:val="VerbatimChar"/>
          </w:rPr>
          <w:delText xml:space="preserve">_sets.qmd</w:delText>
        </w:r>
      </w:del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rStyle w:val="VerbatimChar"/>
          </w:rPr>
          <w:delText xml:space="preserve">_functions.qmd</w:delText>
        </w:r>
      </w:del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rStyle w:val="VerbatimChar"/>
          </w:rPr>
          <w:delText xml:space="preserve">_expressions-algorithms.qmd</w:delText>
        </w:r>
      </w:del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rStyle w:val="VerbatimChar"/>
          </w:rPr>
          <w:delText xml:space="preserve">_algebra.qmd</w:delText>
        </w:r>
      </w:del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rStyle w:val="VerbatimChar"/>
          </w:rPr>
          <w:delText xml:space="preserve">_measures.qmd</w:delText>
        </w:r>
      </w:del>
      <w:del w:id="41" w:author="PR Preview" w:date="2026-01-01T00:00:00Z">
        <w:r>
          <w:delText xml:space="preserve">, and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_subfiles/_sec_linear_algebra.qmd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include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rStyle w:val="VerbatimChar"/>
          </w:rPr>
          <w:delText xml:space="preserve">latex-macros/macros.qmd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themselves;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 host page that includes any of the other fragments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must include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rStyle w:val="VerbatimChar"/>
          </w:rPr>
          <w:delText xml:space="preserve">latex-macros/macros.qmd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first,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as the pages of this site do.</w:delText>
        </w:r>
      </w:del>
    </w:p>
    <w:p>
      <w:pPr>
        <w:pStyle w:val="BodyText"/>
      </w:pPr>
      <w:ins w:id="60" w:author="PR Preview" w:date="2026-01-01T00:00:00Z">
        <w:r>
          <w:rPr>
            <w:rStyle w:val="VerbatimChar"/>
          </w:rPr>
          <w:t xml:space="preserve">_notation.qmd</w:t>
        </w:r>
      </w:ins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_number-systems.qmd</w:t>
        </w:r>
      </w:ins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rStyle w:val="VerbatimChar"/>
          </w:rPr>
          <w:t xml:space="preserve">_sets.qmd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rStyle w:val="VerbatimChar"/>
          </w:rPr>
          <w:t xml:space="preserve">_functions.qmd</w:t>
        </w:r>
      </w:ins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rStyle w:val="VerbatimChar"/>
          </w:rPr>
          <w:t xml:space="preserve">_expressions-algorithms.qmd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rStyle w:val="VerbatimChar"/>
          </w:rPr>
          <w:t xml:space="preserve">_indicator-functions.qmd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rStyle w:val="VerbatimChar"/>
          </w:rPr>
          <w:t xml:space="preserve">_algebra.qmd</w:t>
        </w:r>
      </w:ins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rStyle w:val="VerbatimChar"/>
          </w:rPr>
          <w:t xml:space="preserve">_measures.qmd</w:t>
        </w:r>
      </w:ins>
      <w:ins w:id="82" w:author="PR Preview" w:date="2026-01-01T00:00:00Z">
        <w:r>
          <w:t xml:space="preserve">, and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rStyle w:val="VerbatimChar"/>
          </w:rPr>
          <w:t xml:space="preserve">_subfiles/_sec_linear_algebra.qmd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include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rStyle w:val="VerbatimChar"/>
          </w:rPr>
          <w:t xml:space="preserve">latex-macros/macros.qmd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themselves;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 host page that includes any of the other fragments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must include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rStyle w:val="VerbatimChar"/>
          </w:rPr>
          <w:t xml:space="preserve">latex-macros/macros.qmd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first,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as the pages of this site do.</w:t>
        </w:r>
      </w:ins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2026-10-16T08:11:21Z</dcterms:created>
  <dcterms:modified xsi:type="dcterms:W3CDTF">2026-10-16T08:11:21Z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