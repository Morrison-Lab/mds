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2026-10-19 02:15:55 (PDT)</w:delText>
        </w:r>
      </w:del>
    </w:p>
    <w:p>
      <w:pPr>
        <w:pStyle w:val="Date"/>
      </w:pPr>
      <w:ins w:id="2" w:author="PR Preview" w:date="2026-01-01T00:00:00Z">
        <w:r>
          <w:t xml:space="preserve">Last modified: 2026-10-19 02:24:24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2026-10-19T10:20:32Z</dcterms:created>
  <dcterms:modified xsi:type="dcterms:W3CDTF">2026-10-19T10:20:32Z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02:24:24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