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12:33:15 (PDT)</w:delText>
        </w:r>
      </w:del>
    </w:p>
    <w:p>
      <w:pPr>
        <w:pStyle w:val="Date"/>
      </w:pPr>
      <w:ins w:id="2" w:author="PR Preview" w:date="2026-01-01T00:00:00Z">
        <w:r>
          <w:t xml:space="preserve">Last modified: 2026-10-19 16:15:10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2026-10-20T00:06:56Z</dcterms:created>
  <dcterms:modified xsi:type="dcterms:W3CDTF">2026-10-20T00:06:56Z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16:15:10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