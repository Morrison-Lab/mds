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br/>
        </w:r>
      </w:del>
      <w:del w:id="9" w:author="PR Preview" w:date="2026-01-01T00:00:00Z">
        <w:r>
          <w:rPr>
            <w:rStyle w:val="NormalTok"/>
          </w:rPr>
          <w:delText xml:space="preserve">a </w:delText>
        </w:r>
      </w:del>
      <w:del w:id="10" w:author="PR Preview" w:date="2026-01-01T00:00:00Z">
        <w:r>
          <w:rPr>
            <w:rStyle w:val="OperatorTok"/>
          </w:rPr>
          <w:delText xml:space="preserve">=</w:delText>
        </w:r>
      </w:del>
      <w:del w:id="11" w:author="PR Preview" w:date="2026-01-01T00:00:00Z">
        <w:r>
          <w:rPr>
            <w:rStyle w:val="NormalTok"/>
          </w:rPr>
          <w:delText xml:space="preserve"> np.array([</w:delText>
        </w:r>
      </w:del>
      <w:del w:id="12" w:author="PR Preview" w:date="2026-01-01T00:00:00Z">
        <w:r>
          <w:rPr>
            <w:rStyle w:val="FloatTok"/>
          </w:rPr>
          <w:delText xml:space="preserve">3.0</w:delText>
        </w:r>
      </w:del>
      <w:del w:id="13" w:author="PR Preview" w:date="2026-01-01T00:00:00Z">
        <w:r>
          <w:rPr>
            <w:rStyle w:val="NormalTok"/>
          </w:rPr>
          <w:delText xml:space="preserve">, </w:delText>
        </w:r>
      </w:del>
      <w:del w:id="14" w:author="PR Preview" w:date="2026-01-01T00:00:00Z">
        <w:r>
          <w:rPr>
            <w:rStyle w:val="OperatorTok"/>
          </w:rPr>
          <w:delText xml:space="preserve">-</w:delText>
        </w:r>
      </w:del>
      <w:del w:id="15" w:author="PR Preview" w:date="2026-01-01T00:00:00Z">
        <w:r>
          <w:rPr>
            <w:rStyle w:val="FloatTok"/>
          </w:rPr>
          <w:delText xml:space="preserve">1.0</w:delText>
        </w:r>
      </w:del>
      <w:del w:id="16" w:author="PR Preview" w:date="2026-01-01T00:00:00Z">
        <w:r>
          <w:rPr>
            <w:rStyle w:val="NormalTok"/>
          </w:rPr>
          <w:delText xml:space="preserve">, </w:delText>
        </w:r>
      </w:del>
      <w:del w:id="17" w:author="PR Preview" w:date="2026-01-01T00:00:00Z">
        <w:r>
          <w:rPr>
            <w:rStyle w:val="FloatTok"/>
          </w:rPr>
          <w:delText xml:space="preserve">2.0</w:delText>
        </w:r>
      </w:del>
      <w:del w:id="18" w:author="PR Preview" w:date="2026-01-01T00:00:00Z">
        <w:r>
          <w:rPr>
            <w:rStyle w:val="NormalTok"/>
          </w:rPr>
          <w:delText xml:space="preserve">])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b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np.array([</w:delText>
        </w:r>
      </w:del>
      <w:del w:id="23" w:author="PR Preview" w:date="2026-01-01T00:00:00Z">
        <w:r>
          <w:rPr>
            <w:rStyle w:val="FloatTok"/>
          </w:rPr>
          <w:delText xml:space="preserve">0.0</w:delText>
        </w:r>
      </w:del>
      <w:del w:id="24" w:author="PR Preview" w:date="2026-01-01T00:00:00Z">
        <w:r>
          <w:rPr>
            <w:rStyle w:val="NormalTok"/>
          </w:rPr>
          <w:delText xml:space="preserve">, </w:delText>
        </w:r>
      </w:del>
      <w:del w:id="25" w:author="PR Preview" w:date="2026-01-01T00:00:00Z">
        <w:r>
          <w:rPr>
            <w:rStyle w:val="FloatTok"/>
          </w:rPr>
          <w:delText xml:space="preserve">4.0</w:delText>
        </w:r>
      </w:del>
      <w:del w:id="26" w:author="PR Preview" w:date="2026-01-01T00:00:00Z">
        <w:r>
          <w:rPr>
            <w:rStyle w:val="NormalTok"/>
          </w:rPr>
          <w:delText xml:space="preserve">, </w:delText>
        </w:r>
      </w:del>
      <w:del w:id="27" w:author="PR Preview" w:date="2026-01-01T00:00:00Z">
        <w:r>
          <w:rPr>
            <w:rStyle w:val="OperatorTok"/>
          </w:rPr>
          <w:delText xml:space="preserve">-</w:delText>
        </w:r>
      </w:del>
      <w:del w:id="28" w:author="PR Preview" w:date="2026-01-01T00:00:00Z">
        <w:r>
          <w:rPr>
            <w:rStyle w:val="FloatTok"/>
          </w:rPr>
          <w:delText xml:space="preserve">2.0</w:delText>
        </w:r>
      </w:del>
      <w:del w:id="29" w:author="PR Preview" w:date="2026-01-01T00:00:00Z">
        <w:r>
          <w:rPr>
            <w:rStyle w:val="NormalTok"/>
          </w:rPr>
          <w:delText xml:space="preserve">])</w:delText>
        </w:r>
      </w:del>
      <w:del w:id="30" w:author="PR Preview" w:date="2026-01-01T00:00:00Z">
        <w:r>
          <w:br/>
        </w:r>
      </w:del>
      <w:del w:id="31" w:author="PR Preview" w:date="2026-01-01T00:00:00Z">
        <w:r>
          <w:br/>
        </w:r>
      </w:del>
      <w:del w:id="32" w:author="PR Preview" w:date="2026-01-01T00:00:00Z">
        <w:r>
          <w:rPr>
            <w:rStyle w:val="BuiltInTok"/>
          </w:rPr>
          <w:delText xml:space="preserve">print</w:delText>
        </w:r>
      </w:del>
      <w:del w:id="33" w:author="PR Preview" w:date="2026-01-01T00:00:00Z">
        <w:r>
          <w:rPr>
            <w:rStyle w:val="NormalTok"/>
          </w:rPr>
          <w:delText xml:space="preserve">(a </w:delText>
        </w:r>
      </w:del>
      <w:del w:id="34" w:author="PR Preview" w:date="2026-01-01T00:00:00Z">
        <w:r>
          <w:rPr>
            <w:rStyle w:val="OperatorTok"/>
          </w:rPr>
          <w:delText xml:space="preserve">@</w:delText>
        </w:r>
      </w:del>
      <w:del w:id="35" w:author="PR Preview" w:date="2026-01-01T00:00:00Z">
        <w:r>
          <w:rPr>
            <w:rStyle w:val="NormalTok"/>
          </w:rPr>
          <w:delText xml:space="preserve"> b, </w:delText>
        </w:r>
      </w:del>
      <w:del w:id="36" w:author="PR Preview" w:date="2026-01-01T00:00:00Z">
        <w:r>
          <w:rPr>
            <w:rStyle w:val="BuiltInTok"/>
          </w:rPr>
          <w:delText xml:space="preserve">round</w:delText>
        </w:r>
      </w:del>
      <w:del w:id="37" w:author="PR Preview" w:date="2026-01-01T00:00:00Z">
        <w:r>
          <w:rPr>
            <w:rStyle w:val="NormalTok"/>
          </w:rPr>
          <w:delText xml:space="preserve">(</w:delText>
        </w:r>
      </w:del>
      <w:del w:id="38" w:author="PR Preview" w:date="2026-01-01T00:00:00Z">
        <w:r>
          <w:rPr>
            <w:rStyle w:val="BuiltInTok"/>
          </w:rPr>
          <w:delText xml:space="preserve">float</w:delText>
        </w:r>
      </w:del>
      <w:del w:id="39" w:author="PR Preview" w:date="2026-01-01T00:00:00Z">
        <w:r>
          <w:rPr>
            <w:rStyle w:val="NormalTok"/>
          </w:rPr>
          <w:delText xml:space="preserve">(np.linalg.norm(a)), </w:delText>
        </w:r>
      </w:del>
      <w:del w:id="40" w:author="PR Preview" w:date="2026-01-01T00:00:00Z">
        <w:r>
          <w:rPr>
            <w:rStyle w:val="DecValTok"/>
          </w:rPr>
          <w:delText xml:space="preserve">3</w:delText>
        </w:r>
      </w:del>
      <w:del w:id="41" w:author="PR Preview" w:date="2026-01-01T00:00:00Z">
        <w:r>
          <w:rPr>
            <w:rStyle w:val="NormalTok"/>
          </w:rPr>
          <w:delText xml:space="preserve">))</w:delText>
        </w:r>
      </w:del>
    </w:p>
    <w:p>
      <w:pPr>
        <w:pStyle w:val="SourceCode"/>
      </w:pPr>
      <w:ins w:id="42" w:author="PR Preview" w:date="2026-01-01T00:00:00Z">
        <w:r>
          <w:rPr>
            <w:rStyle w:val="ImportTok"/>
          </w:rPr>
          <w:t xml:space="preserve">import</w:t>
        </w:r>
      </w:ins>
      <w:ins w:id="43" w:author="PR Preview" w:date="2026-01-01T00:00:00Z">
        <w:r>
          <w:rPr>
            <w:rStyle w:val="NormalTok"/>
          </w:rPr>
          <w:t xml:space="preserve"> numpy </w:t>
        </w:r>
      </w:ins>
      <w:ins w:id="44" w:author="PR Preview" w:date="2026-01-01T00:00:00Z">
        <w:r>
          <w:rPr>
            <w:rStyle w:val="ImportTok"/>
          </w:rPr>
          <w:t xml:space="preserve">as</w:t>
        </w:r>
      </w:ins>
      <w:ins w:id="45" w:author="PR Preview" w:date="2026-01-01T00:00:00Z">
        <w:r>
          <w:rPr>
            <w:rStyle w:val="NormalTok"/>
          </w:rPr>
          <w:t xml:space="preserve"> np</w:t>
        </w:r>
      </w:ins>
      <w:ins w:id="46" w:author="PR Preview" w:date="2026-01-01T00:00:00Z">
        <w:r>
          <w:br/>
        </w:r>
      </w:ins>
      <w:ins w:id="47" w:author="PR Preview" w:date="2026-01-01T00:00:00Z">
        <w:r>
          <w:br/>
        </w:r>
      </w:ins>
      <w:ins w:id="48" w:author="PR Preview" w:date="2026-01-01T00:00:00Z">
        <w:r>
          <w:rPr>
            <w:rStyle w:val="NormalTok"/>
          </w:rPr>
          <w:t xml:space="preserve">a </w:t>
        </w:r>
      </w:ins>
      <w:ins w:id="49" w:author="PR Preview" w:date="2026-01-01T00:00:00Z">
        <w:r>
          <w:rPr>
            <w:rStyle w:val="OperatorTok"/>
          </w:rPr>
          <w:t xml:space="preserve">=</w:t>
        </w:r>
      </w:ins>
      <w:ins w:id="50" w:author="PR Preview" w:date="2026-01-01T00:00:00Z">
        <w:r>
          <w:rPr>
            <w:rStyle w:val="NormalTok"/>
          </w:rPr>
          <w:t xml:space="preserve"> np.array([</w:t>
        </w:r>
      </w:ins>
      <w:ins w:id="51" w:author="PR Preview" w:date="2026-01-01T00:00:00Z">
        <w:r>
          <w:rPr>
            <w:rStyle w:val="FloatTok"/>
          </w:rPr>
          <w:t xml:space="preserve">3.0</w:t>
        </w:r>
      </w:ins>
      <w:ins w:id="52" w:author="PR Preview" w:date="2026-01-01T00:00:00Z">
        <w:r>
          <w:rPr>
            <w:rStyle w:val="NormalTok"/>
          </w:rPr>
          <w:t xml:space="preserve">, </w:t>
        </w:r>
      </w:ins>
      <w:ins w:id="53" w:author="PR Preview" w:date="2026-01-01T00:00:00Z">
        <w:r>
          <w:rPr>
            <w:rStyle w:val="OperatorTok"/>
          </w:rPr>
          <w:t xml:space="preserve">-</w:t>
        </w:r>
      </w:ins>
      <w:ins w:id="54" w:author="PR Preview" w:date="2026-01-01T00:00:00Z">
        <w:r>
          <w:rPr>
            <w:rStyle w:val="FloatTok"/>
          </w:rPr>
          <w:t xml:space="preserve">1.0</w:t>
        </w:r>
      </w:ins>
      <w:ins w:id="55" w:author="PR Preview" w:date="2026-01-01T00:00:00Z">
        <w:r>
          <w:rPr>
            <w:rStyle w:val="NormalTok"/>
          </w:rPr>
          <w:t xml:space="preserve">, </w:t>
        </w:r>
      </w:ins>
      <w:ins w:id="56" w:author="PR Preview" w:date="2026-01-01T00:00:00Z">
        <w:r>
          <w:rPr>
            <w:rStyle w:val="FloatTok"/>
          </w:rPr>
          <w:t xml:space="preserve">2.0</w:t>
        </w:r>
      </w:ins>
      <w:ins w:id="57" w:author="PR Preview" w:date="2026-01-01T00:00:00Z">
        <w:r>
          <w:rPr>
            <w:rStyle w:val="NormalTok"/>
          </w:rPr>
          <w:t xml:space="preserve">])</w:t>
        </w:r>
      </w:ins>
      <w:ins w:id="58" w:author="PR Preview" w:date="2026-01-01T00:00:00Z">
        <w:r>
          <w:br/>
        </w:r>
      </w:ins>
      <w:ins w:id="59" w:author="PR Preview" w:date="2026-01-01T00:00:00Z">
        <w:r>
          <w:rPr>
            <w:rStyle w:val="NormalTok"/>
          </w:rPr>
          <w:t xml:space="preserve">b </w:t>
        </w:r>
      </w:ins>
      <w:ins w:id="60" w:author="PR Preview" w:date="2026-01-01T00:00:00Z">
        <w:r>
          <w:rPr>
            <w:rStyle w:val="OperatorTok"/>
          </w:rPr>
          <w:t xml:space="preserve">=</w:t>
        </w:r>
      </w:ins>
      <w:ins w:id="61" w:author="PR Preview" w:date="2026-01-01T00:00:00Z">
        <w:r>
          <w:rPr>
            <w:rStyle w:val="NormalTok"/>
          </w:rPr>
          <w:t xml:space="preserve"> np.array([</w:t>
        </w:r>
      </w:ins>
      <w:ins w:id="62" w:author="PR Preview" w:date="2026-01-01T00:00:00Z">
        <w:r>
          <w:rPr>
            <w:rStyle w:val="FloatTok"/>
          </w:rPr>
          <w:t xml:space="preserve">0.0</w:t>
        </w:r>
      </w:ins>
      <w:ins w:id="63" w:author="PR Preview" w:date="2026-01-01T00:00:00Z">
        <w:r>
          <w:rPr>
            <w:rStyle w:val="NormalTok"/>
          </w:rPr>
          <w:t xml:space="preserve">, </w:t>
        </w:r>
      </w:ins>
      <w:ins w:id="64" w:author="PR Preview" w:date="2026-01-01T00:00:00Z">
        <w:r>
          <w:rPr>
            <w:rStyle w:val="FloatTok"/>
          </w:rPr>
          <w:t xml:space="preserve">4.0</w:t>
        </w:r>
      </w:ins>
      <w:ins w:id="65" w:author="PR Preview" w:date="2026-01-01T00:00:00Z">
        <w:r>
          <w:rPr>
            <w:rStyle w:val="NormalTok"/>
          </w:rPr>
          <w:t xml:space="preserve">, </w:t>
        </w:r>
      </w:ins>
      <w:ins w:id="66" w:author="PR Preview" w:date="2026-01-01T00:00:00Z">
        <w:r>
          <w:rPr>
            <w:rStyle w:val="OperatorTok"/>
          </w:rPr>
          <w:t xml:space="preserve">-</w:t>
        </w:r>
      </w:ins>
      <w:ins w:id="67" w:author="PR Preview" w:date="2026-01-01T00:00:00Z">
        <w:r>
          <w:rPr>
            <w:rStyle w:val="FloatTok"/>
          </w:rPr>
          <w:t xml:space="preserve">2.0</w:t>
        </w:r>
      </w:ins>
      <w:ins w:id="68" w:author="PR Preview" w:date="2026-01-01T00:00:00Z">
        <w:r>
          <w:rPr>
            <w:rStyle w:val="NormalTok"/>
          </w:rPr>
          <w:t xml:space="preserve">])</w:t>
        </w:r>
      </w:ins>
      <w:ins w:id="69" w:author="PR Preview" w:date="2026-01-01T00:00:00Z">
        <w:r>
          <w:br/>
        </w:r>
      </w:ins>
      <w:ins w:id="70" w:author="PR Preview" w:date="2026-01-01T00:00:00Z">
        <w:r>
          <w:br/>
        </w:r>
      </w:ins>
      <w:ins w:id="71" w:author="PR Preview" w:date="2026-01-01T00:00:00Z">
        <w:r>
          <w:rPr>
            <w:rStyle w:val="BuiltInTok"/>
          </w:rPr>
          <w:t xml:space="preserve">print</w:t>
        </w:r>
      </w:ins>
      <w:ins w:id="72" w:author="PR Preview" w:date="2026-01-01T00:00:00Z">
        <w:r>
          <w:rPr>
            <w:rStyle w:val="NormalTok"/>
          </w:rPr>
          <w:t xml:space="preserve">(a </w:t>
        </w:r>
      </w:ins>
      <w:ins w:id="73" w:author="PR Preview" w:date="2026-01-01T00:00:00Z">
        <w:r>
          <w:rPr>
            <w:rStyle w:val="OperatorTok"/>
          </w:rPr>
          <w:t xml:space="preserve">@</w:t>
        </w:r>
      </w:ins>
      <w:ins w:id="74" w:author="PR Preview" w:date="2026-01-01T00:00:00Z">
        <w:r>
          <w:rPr>
            <w:rStyle w:val="NormalTok"/>
          </w:rPr>
          <w:t xml:space="preserve"> b, </w:t>
        </w:r>
      </w:ins>
      <w:ins w:id="75" w:author="PR Preview" w:date="2026-01-01T00:00:00Z">
        <w:r>
          <w:rPr>
            <w:rStyle w:val="BuiltInTok"/>
          </w:rPr>
          <w:t xml:space="preserve">round</w:t>
        </w:r>
      </w:ins>
      <w:ins w:id="76" w:author="PR Preview" w:date="2026-01-01T00:00:00Z">
        <w:r>
          <w:rPr>
            <w:rStyle w:val="NormalTok"/>
          </w:rPr>
          <w:t xml:space="preserve">(</w:t>
        </w:r>
      </w:ins>
      <w:ins w:id="77" w:author="PR Preview" w:date="2026-01-01T00:00:00Z">
        <w:r>
          <w:rPr>
            <w:rStyle w:val="BuiltInTok"/>
          </w:rPr>
          <w:t xml:space="preserve">float</w:t>
        </w:r>
      </w:ins>
      <w:ins w:id="78" w:author="PR Preview" w:date="2026-01-01T00:00:00Z">
        <w:r>
          <w:rPr>
            <w:rStyle w:val="NormalTok"/>
          </w:rPr>
          <w:t xml:space="preserve">(np.linalg.norm(a)), </w:t>
        </w:r>
      </w:ins>
      <w:ins w:id="79" w:author="PR Preview" w:date="2026-01-01T00:00:00Z">
        <w:r>
          <w:rPr>
            <w:rStyle w:val="DecValTok"/>
          </w:rPr>
          <w:t xml:space="preserve">3</w:t>
        </w:r>
      </w:ins>
      <w:ins w:id="80" w:author="PR Preview" w:date="2026-01-01T00:00:00Z">
        <w:r>
          <w:rPr>
            <w:rStyle w:val="NormalTok"/>
          </w:rPr>
          <w:t xml:space="preserve">))</w:t>
        </w:r>
      </w:ins>
      <w:ins w:id="81" w:author="PR Preview" w:date="2026-01-01T00:00:00Z">
        <w:r>
          <w:br/>
        </w:r>
      </w:ins>
      <w:ins w:id="82" w:author="PR Preview" w:date="2026-01-01T00:00:00Z">
        <w:r>
          <w:rPr>
            <w:rStyle w:val="CommentTok"/>
          </w:rPr>
          <w:t xml:space="preserve">#&gt; -8.0 3.742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del w:id="83" w:author="PR Preview" w:date="2026-01-01T00:00:00Z">
        <w:r>
          <w:delText xml:space="preserve">Both print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8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</w:delText>
        </w:r>
      </w:del>
      <w:del w:id="87" w:author="PR Preview" w:date="2026-01-01T00:00:00Z">
        <w:r>
          <w:delText xml:space="preserve"> </w:delText>
        </w:r>
      </w:del>
      <m:oMath>
        <m:r>
          <m:t>3.742</m:t>
        </m:r>
      </m:oMath>
      <w:del w:id="88" w:author="PR Preview" w:date="2026-01-01T00:00:00Z">
        <w:r>
          <w:delText xml:space="preserve">.</w:delText>
        </w:r>
      </w:del>
    </w:p>
    <w:p>
      <w:pPr>
        <w:pStyle w:val="FirstParagraph"/>
      </w:pPr>
      <w:ins w:id="89" w:author="PR Preview" w:date="2026-01-01T00:00:00Z">
        <w:r>
          <w:t xml:space="preserve">Both print -8 and 3.742.</w:t>
        </w:r>
      </w:ins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2026-10-20T00:02:19Z</dcterms:created>
  <dcterms:modified xsi:type="dcterms:W3CDTF">2026-10-20T00:02:19Z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