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</w:delText>
        </w:r>
      </w:del>
      <m:oMath>
        <m:r>
          <m:t>σ</m:t>
        </m:r>
      </m:oMath>
      <w:del w:id="5" w:author="PR Preview" w:date="2026-01-01T00:00:00Z">
        <w:r>
          <w:delText xml:space="preserve">-field). </w:delText>
        </w:r>
      </w:del>
      <w:del w:id="6" w:author="PR Preview" w:date="2026-01-01T00:00:00Z">
        <w:r>
          <w:delText xml:space="preserve">Other sources call a</w:delText>
        </w:r>
      </w:del>
      <w:del w:id="7" w:author="PR Preview" w:date="2026-01-01T00:00:00Z">
        <w:r>
          <w:delText xml:space="preserve"> </w:delText>
        </w:r>
      </w:del>
      <m:oMath>
        <m:r>
          <m:t>σ</m:t>
        </m:r>
      </m:oMath>
      <w:del w:id="8" w:author="PR Preview" w:date="2026-01-01T00:00:00Z">
        <w:r>
          <w:delText xml:space="preserve">-algebra a</w:delText>
        </w:r>
      </w:del>
      <w:del w:id="9" w:author="PR Preview" w:date="2026-01-01T00:00:00Z">
        <w:r>
          <w:delText xml:space="preserve"> </w:delText>
        </w:r>
      </w:del>
      <m:oMath>
        <m:r>
          <m:t>σ</m:t>
        </m:r>
      </m:oMath>
      <w:del w:id="10" w:author="PR Preview" w:date="2026-01-01T00:00:00Z">
        <w:r>
          <w:rPr>
            <w:b/>
            <w:bCs/>
          </w:rPr>
          <w:delText xml:space="preserve">-field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(see</w:delText>
        </w:r>
      </w:del>
      <w:del w:id="13" w:author="PR Preview" w:date="2026-01-01T00:00:00Z">
        <w:r>
          <w:delText xml:space="preserve"> </w:delText>
        </w:r>
      </w:del>
      <w:hyperlink r:id="rId16">
        <w:del w:id="14" w:author="PR Preview" w:date="2026-01-01T00:00:00Z">
          <w:r>
            <w:rPr>
              <w:rStyle w:val="Hyperlink"/>
            </w:rPr>
            <w:delText xml:space="preserve">Wikipedia:</w:delText>
          </w:r>
        </w:del>
        <w:del w:id="15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6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7" w:author="PR Preview" w:date="2026-01-01T00:00:00Z">
        <w:r>
          <w:delText xml:space="preserve">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For example,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Billingsley (1995)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uses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“</w:delText>
        </w:r>
      </w:del>
      <m:oMath>
        <m:r>
          <m:t>σ</m:t>
        </m:r>
      </m:oMath>
      <w:del w:id="26" w:author="PR Preview" w:date="2026-01-01T00:00:00Z">
        <w:r>
          <w:delText xml:space="preserve">-field”</w:delText>
        </w:r>
      </w:del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two names mean the same thing.</w:delText>
        </w:r>
      </w:del>
    </w:p>
    <w:p>
      <w:pPr>
        <w:pStyle w:val="FirstParagraph"/>
      </w:pPr>
      <w:ins w:id="30" w:author="PR Preview" w:date="2026-01-01T00:00:00Z">
        <w:r>
          <w:rPr>
            <w:i/>
            <w:iCs/>
          </w:rPr>
          <w:t xml:space="preserve">Remark 1</w:t>
        </w:r>
      </w:ins>
      <w:ins w:id="31" w:author="PR Preview" w:date="2026-01-01T00:00:00Z">
        <w:r>
          <w:t xml:space="preserve"> (</w:t>
        </w:r>
      </w:ins>
      <m:oMath>
        <m:r>
          <m:t>σ</m:t>
        </m:r>
      </m:oMath>
      <w:ins w:id="32" w:author="PR Preview" w:date="2026-01-01T00:00:00Z">
        <w:r>
          <w:t xml:space="preserve">-field). </w:t>
        </w:r>
      </w:ins>
      <w:ins w:id="33" w:author="PR Preview" w:date="2026-01-01T00:00:00Z">
        <w:r>
          <w:t xml:space="preserve">Other sources call a</w:t>
        </w:r>
      </w:ins>
      <w:ins w:id="34" w:author="PR Preview" w:date="2026-01-01T00:00:00Z">
        <w:r>
          <w:t xml:space="preserve"> </w:t>
        </w:r>
      </w:ins>
      <m:oMath>
        <m:r>
          <m:t>σ</m:t>
        </m:r>
      </m:oMath>
      <w:ins w:id="35" w:author="PR Preview" w:date="2026-01-01T00:00:00Z">
        <w:r>
          <w:t xml:space="preserve">-algebra a</w:t>
        </w:r>
      </w:ins>
      <w:ins w:id="36" w:author="PR Preview" w:date="2026-01-01T00:00:00Z">
        <w:r>
          <w:t xml:space="preserve"> </w:t>
        </w:r>
      </w:ins>
      <m:oMath>
        <m:r>
          <m:t>σ</m:t>
        </m:r>
      </m:oMath>
      <w:ins w:id="37" w:author="PR Preview" w:date="2026-01-01T00:00:00Z">
        <w:r>
          <w:rPr>
            <w:b/>
            <w:bCs/>
          </w:rPr>
          <w:t xml:space="preserve">-field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(see</w:t>
        </w:r>
      </w:ins>
      <w:ins w:id="40" w:author="PR Preview" w:date="2026-01-01T00:00:00Z">
        <w:r>
          <w:t xml:space="preserve"> </w:t>
        </w:r>
      </w:ins>
      <w:hyperlink r:id="rId16">
        <w:ins w:id="41" w:author="PR Preview" w:date="2026-01-01T00:00:00Z">
          <w:r>
            <w:rPr>
              <w:rStyle w:val="Hyperlink"/>
            </w:rPr>
            <w:t xml:space="preserve">Wikipedia:</w:t>
          </w:r>
        </w:ins>
        <w:ins w:id="4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43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44" w:author="PR Preview" w:date="2026-01-01T00:00:00Z">
        <w:r>
          <w:t xml:space="preserve">).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For example,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Billingsley (1995)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uses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“</w:t>
        </w:r>
      </w:ins>
      <m:oMath>
        <m:r>
          <m:t>σ</m:t>
        </m:r>
      </m:oMath>
      <w:ins w:id="53" w:author="PR Preview" w:date="2026-01-01T00:00:00Z">
        <w:r>
          <w:t xml:space="preserve">-field”</w:t>
        </w:r>
      </w:ins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 two names mean the same thing.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Casella and Berger call it a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Borel field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(Casella and Berger 2002, Def. 1.2.1)</w:t>
        </w:r>
      </w:ins>
      <w:ins w:id="63" w:author="PR Preview" w:date="2026-01-01T00:00:00Z">
        <w:r>
          <w:t xml:space="preserve">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That is a different use of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“Borel”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from the</w:t>
        </w:r>
      </w:ins>
      <w:ins w:id="70" w:author="PR Preview" w:date="2026-01-01T00:00:00Z">
        <w:r>
          <w:t xml:space="preserve"> </w:t>
        </w:r>
      </w:ins>
      <w:hyperlink w:anchor="def-borel-sigma-algebra">
        <w:ins w:id="71" w:author="PR Preview" w:date="2026-01-01T00:00:00Z">
          <w:r>
            <w:rPr>
              <w:rStyle w:val="Hyperlink"/>
            </w:rPr>
            <w:t xml:space="preserve">Borel</w:t>
          </w:r>
        </w:ins>
        <w:ins w:id="7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73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on</w:t>
        </w:r>
      </w:ins>
      <w:ins w:id="7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which is one particular</w:t>
        </w:r>
      </w:ins>
      <w:ins w:id="80" w:author="PR Preview" w:date="2026-01-01T00:00:00Z">
        <w:r>
          <w:t xml:space="preserve"> </w:t>
        </w:r>
      </w:ins>
      <m:oMath>
        <m:r>
          <m:t>σ</m:t>
        </m:r>
      </m:oMath>
      <w:ins w:id="81" w:author="PR Preview" w:date="2026-01-01T00:00:00Z">
        <w:r>
          <w:t xml:space="preserve">-algebra.</w:t>
        </w:r>
      </w:ins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ins w:id="82" w:author="PR Preview" w:date="2026-01-01T00:00:00Z">
        <w:r>
          <w:t xml:space="preserve">Casella, George, and Roger Berger. 2002.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i/>
            <w:iCs/>
          </w:rPr>
          <w:t xml:space="preserve">Statistical Inference</w:t>
        </w:r>
      </w:ins>
      <w:ins w:id="85" w:author="PR Preview" w:date="2026-01-01T00:00:00Z">
        <w:r>
          <w:t xml:space="preserve">. 2nd ed. Cengage Learning.</w:t>
        </w:r>
      </w:ins>
      <w:ins w:id="86" w:author="PR Preview" w:date="2026-01-01T00:00:00Z">
        <w:r>
          <w:t xml:space="preserve"> </w:t>
        </w:r>
      </w:ins>
      <w:hyperlink r:id="rId139">
        <w:ins w:id="87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88" w:author="PR Preview" w:date="2026-01-01T00:00:00Z">
        <w:r>
          <w:t xml:space="preserve">.</w:t>
        </w:r>
      </w:ins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2026-10-13T01:15:33Z</dcterms:created>
  <dcterms:modified xsi:type="dcterms:W3CDTF">2026-10-13T01:15:33Z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