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11:22:25 (PDT)</w:delText>
        </w:r>
      </w:del>
    </w:p>
    <w:p>
      <w:pPr>
        <w:pStyle w:val="Date"/>
      </w:pPr>
      <w:ins w:id="2" w:author="PR Preview" w:date="2026-01-01T00:00:00Z">
        <w:r>
          <w:t xml:space="preserve">Last modified: 2026-10-13 13:40:26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2026-10-13T21:25:02Z</dcterms:created>
  <dcterms:modified xsi:type="dcterms:W3CDTF">2026-10-13T21:25:02Z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