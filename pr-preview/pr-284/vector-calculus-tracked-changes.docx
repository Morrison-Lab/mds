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Theorem 1 (Partial derivatives of the normal density with respect to its parameters)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and</w:t>
        </w:r>
      </w:ins>
      <w:ins w:id="9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&gt;</m:t>
        </m:r>
        <m:r>
          <m:t>0</m:t>
        </m:r>
      </m:oMath>
      <w:ins w:id="10" w:author="PR Preview" w:date="2026-01-01T00:00:00Z">
        <w:r>
          <w:t xml:space="preserve">, and let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ins w:id="11" w:author="PR Preview" w:date="2026-01-01T00:00:00Z">
        <w:r>
          <w:t xml:space="preserve">Then for every</w:t>
        </w:r>
      </w:ins>
      <w:ins w:id="1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ins w:id="14" w:author="PR Preview" w:date="2026-01-01T00:00:00Z">
        <w:r>
          <w:rPr>
            <w:i/>
            <w:iCs/>
          </w:rPr>
          <w:t xml:space="preserve">Proof</w:t>
        </w:r>
      </w:ins>
      <w:ins w:id="15" w:author="PR Preview" w:date="2026-01-01T00:00:00Z">
        <w:r>
          <w:t xml:space="preserve">. </w:t>
        </w:r>
      </w:ins>
      <w:ins w:id="16" w:author="PR Preview" w:date="2026-01-01T00:00:00Z">
        <w:r>
          <w:t xml:space="preserve">This is the solution to</w:t>
        </w:r>
      </w:ins>
      <w:ins w:id="17" w:author="PR Preview" w:date="2026-01-01T00:00:00Z">
        <w:r>
          <w:t xml:space="preserve"> </w:t>
        </w:r>
      </w:ins>
      <w:hyperlink w:anchor="exr-miller-pderiv-normal-parameters">
        <w:ins w:id="18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19" w:author="PR Preview" w:date="2026-01-01T00:00:00Z">
        <w:r>
          <w:t xml:space="preserve">, worked in</w:t>
        </w:r>
      </w:ins>
      <w:ins w:id="20" w:author="PR Preview" w:date="2026-01-01T00:00:00Z">
        <w:r>
          <w:t xml:space="preserve"> </w:t>
        </w:r>
      </w:ins>
      <w:hyperlink w:anchor="sol-miller-pderiv-normal-parameters">
        <w:ins w:id="21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22" w:author="PR Preview" w:date="2026-01-01T00:00:00Z">
        <w:r>
          <w:t xml:space="preserve">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 argument has two steps.</w:t>
        </w:r>
      </w:ins>
    </w:p>
    <w:p>
      <w:pPr>
        <w:pStyle w:val="Compact"/>
        <w:numPr>
          <w:ilvl w:val="0"/>
          <w:numId w:val="1001"/>
        </w:numPr>
      </w:pPr>
      <w:ins w:id="25" w:author="PR Preview" w:date="2026-01-01T00:00:00Z">
        <w:r>
          <w:t xml:space="preserve">For</w:t>
        </w:r>
      </w:ins>
      <w:ins w:id="2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ins w:id="27" w:author="PR Preview" w:date="2026-01-01T00:00:00Z">
        <w:r>
          <w:t xml:space="preserve">, treat</w:t>
        </w:r>
      </w:ins>
      <w:ins w:id="28" w:author="PR Preview" w:date="2026-01-01T00:00:00Z">
        <w:r>
          <w:t xml:space="preserve"> </w:t>
        </w:r>
      </w:ins>
      <m:oMath>
        <m:r>
          <m:t>σ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as constant.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The prefactor is constant, so the chain rule on the exponential gives</w:t>
        </w:r>
      </w:ins>
      <w:ins w:id="3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ins w:id="3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35" w:author="PR Preview" w:date="2026-01-01T00:00:00Z">
        <w:r>
          <w:t xml:space="preserve">For</w:t>
        </w:r>
      </w:ins>
      <w:ins w:id="3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ins w:id="37" w:author="PR Preview" w:date="2026-01-01T00:00:00Z">
        <w:r>
          <w:t xml:space="preserve">, write</w:t>
        </w:r>
      </w:ins>
      <w:ins w:id="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ins w:id="39" w:author="PR Preview" w:date="2026-01-01T00:00:00Z">
        <w:r>
          <w:t xml:space="preserve">.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The product rule gives one term from differentiating</w:t>
        </w:r>
      </w:ins>
      <w:ins w:id="4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3" w:author="PR Preview" w:date="2026-01-01T00:00:00Z">
        <w:r>
          <w:t xml:space="preserve">, namely</w:t>
        </w:r>
      </w:ins>
      <w:ins w:id="4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ins w:id="45" w:author="PR Preview" w:date="2026-01-01T00:00:00Z">
        <w:r>
          <w:t xml:space="preserve">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 one from the chain rule on the exponential, namely</w:t>
        </w:r>
      </w:ins>
      <w:ins w:id="4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ins w:id="49" w:author="PR Preview" w:date="2026-01-01T00:00:00Z">
        <w:r>
          <w:t xml:space="preserve">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Adding them gives</w:t>
        </w:r>
      </w:ins>
      <w:ins w:id="52" w:author="PR Preview" w:date="2026-01-01T00:00:00Z">
        <w:r>
          <w:t xml:space="preserve"> </w:t>
        </w:r>
      </w:ins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ins w:id="53" w:author="PR Preview" w:date="2026-01-01T00:00:00Z">
        <w:r>
          <w:t xml:space="preserve">.</w:t>
        </w:r>
      </w:ins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8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del w:id="54" w:author="PR Preview" w:date="2026-01-01T00:00:00Z">
        <w:r>
          <w:rPr>
            <w:b/>
            <w:bCs/>
          </w:rPr>
          <w:delText xml:space="preserve">Theorem 1 (Row and column derivatives are transposes)</w:delText>
        </w:r>
      </w:del>
    </w:p>
    <w:p>
      <w:pPr>
        <w:pStyle w:val="FirstParagraph"/>
      </w:pPr>
      <w:ins w:id="55" w:author="PR Preview" w:date="2026-01-01T00:00:00Z">
        <w:r>
          <w:rPr>
            <w:b/>
            <w:bCs/>
          </w:rPr>
          <w:t xml:space="preserve">Theorem 2 (Row and column derivatives are transposes)</w:t>
        </w:r>
      </w:ins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del w:id="56" w:author="PR Preview" w:date="2026-01-01T00:00:00Z">
        <w:r>
          <w:rPr>
            <w:b/>
            <w:bCs/>
          </w:rPr>
          <w:delText xml:space="preserve">Theorem 2 (Derivative of a dot product)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If</w:delText>
        </w:r>
      </w:del>
      <w:del w:id="5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is constant with respect to</w:delText>
        </w:r>
      </w:del>
      <w:del w:id="6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63" w:author="PR Preview" w:date="2026-01-01T00:00:00Z">
        <w:r>
          <w:delText xml:space="preserve">, then:</w:delText>
        </w:r>
      </w:del>
    </w:p>
    <w:p>
      <w:pPr>
        <w:pStyle w:val="BodyText"/>
      </w:pPr>
      <w:ins w:id="64" w:author="PR Preview" w:date="2026-01-01T00:00:00Z">
        <w:r>
          <w:rPr>
            <w:b/>
            <w:bCs/>
          </w:rPr>
          <w:t xml:space="preserve">Theorem 3 (Derivative of a dot product)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If</w:t>
        </w:r>
      </w:ins>
      <w:ins w:id="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constant with respect to</w:t>
        </w:r>
      </w:ins>
      <w:ins w:id="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71" w:author="PR Preview" w:date="2026-01-01T00:00:00Z">
        <w:r>
          <w:t xml:space="preserve">,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del w:id="72" w:author="PR Preview" w:date="2026-01-01T00:00:00Z">
        <w:r>
          <w:rPr>
            <w:b/>
            <w:bCs/>
          </w:rPr>
          <w:delText xml:space="preserve">Example 10 (Derivative of a dot product)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Let</w:delText>
        </w:r>
      </w:del>
      <w:del w:id="7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(constant with respect to</w:delText>
        </w:r>
      </w:del>
      <w:del w:id="7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79" w:author="PR Preview" w:date="2026-01-01T00:00:00Z">
        <w:r>
          <w:delText xml:space="preserve">;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see</w:delText>
        </w:r>
      </w:del>
      <w:del w:id="82" w:author="PR Preview" w:date="2026-01-01T00:00:00Z">
        <w:r>
          <w:delText xml:space="preserve"> </w:delText>
        </w:r>
      </w:del>
      <w:hyperlink w:anchor="exm-constant-wrt-vector">
        <w:del w:id="83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84" w:author="PR Preview" w:date="2026-01-01T00:00:00Z">
        <w:r>
          <w:delText xml:space="preserve">) and</w:delText>
        </w:r>
      </w:del>
      <w:del w:id="8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6" w:author="PR Preview" w:date="2026-01-01T00:00:00Z">
        <w:r>
          <w:delText xml:space="preserve">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Then</w:delText>
        </w:r>
      </w:del>
      <w:del w:id="8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del w:id="90" w:author="PR Preview" w:date="2026-01-01T00:00:00Z">
        <w:r>
          <w:delText xml:space="preserve">, and by</w:delText>
        </w:r>
      </w:del>
      <w:del w:id="91" w:author="PR Preview" w:date="2026-01-01T00:00:00Z">
        <w:r>
          <w:delText xml:space="preserve"> </w:delText>
        </w:r>
      </w:del>
      <w:hyperlink w:anchor="thm-deriv-lincom">
        <w:del w:id="9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93" w:author="PR Preview" w:date="2026-01-01T00:00:00Z">
        <w:r>
          <w:delText xml:space="preserve">:</w:delText>
        </w:r>
      </w:del>
    </w:p>
    <w:p>
      <w:pPr>
        <w:pStyle w:val="FirstParagraph"/>
      </w:pPr>
      <w:ins w:id="94" w:author="PR Preview" w:date="2026-01-01T00:00:00Z">
        <w:r>
          <w:rPr>
            <w:b/>
            <w:bCs/>
          </w:rPr>
          <w:t xml:space="preserve">Example 10 (Derivative of a dot product)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Let</w:t>
        </w:r>
      </w:ins>
      <w:ins w:id="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(constant with respect to</w:t>
        </w:r>
      </w:ins>
      <w:ins w:id="1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101" w:author="PR Preview" w:date="2026-01-01T00:00:00Z">
        <w:r>
          <w:t xml:space="preserve">;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see</w:t>
        </w:r>
      </w:ins>
      <w:ins w:id="104" w:author="PR Preview" w:date="2026-01-01T00:00:00Z">
        <w:r>
          <w:t xml:space="preserve"> </w:t>
        </w:r>
      </w:ins>
      <w:hyperlink w:anchor="exm-constant-wrt-vector">
        <w:ins w:id="105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06" w:author="PR Preview" w:date="2026-01-01T00:00:00Z">
        <w:r>
          <w:t xml:space="preserve">) and</w:t>
        </w:r>
      </w:ins>
      <w:ins w:id="1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8" w:author="PR Preview" w:date="2026-01-01T00:00:00Z">
        <w:r>
          <w:t xml:space="preserve">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Then</w:t>
        </w:r>
      </w:ins>
      <w:ins w:id="1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ins w:id="112" w:author="PR Preview" w:date="2026-01-01T00:00:00Z">
        <w:r>
          <w:t xml:space="preserve">, and by</w:t>
        </w:r>
      </w:ins>
      <w:ins w:id="113" w:author="PR Preview" w:date="2026-01-01T00:00:00Z">
        <w:r>
          <w:t xml:space="preserve"> </w:t>
        </w:r>
      </w:ins>
      <w:hyperlink w:anchor="thm-deriv-lincom">
        <w:ins w:id="11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1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del w:id="116" w:author="PR Preview" w:date="2026-01-01T00:00:00Z">
        <w:r>
          <w:rPr>
            <w:b/>
            <w:bCs/>
          </w:rPr>
          <w:delText xml:space="preserve">Theorem 3 (Product rule for dot-products)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If</w:delText>
        </w:r>
      </w:del>
      <w:del w:id="11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and</w:delText>
        </w:r>
      </w:del>
      <w:del w:id="12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are differentiable</w:delText>
        </w:r>
      </w:del>
      <w:del w:id="12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vector functions of</w:delText>
        </w:r>
      </w:del>
      <w:del w:id="12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29" w:author="PR Preview" w:date="2026-01-01T00:00:00Z">
        <w:r>
          <w:delText xml:space="preserve">, then:</w:delText>
        </w:r>
      </w:del>
    </w:p>
    <w:p>
      <w:pPr>
        <w:pStyle w:val="BodyText"/>
      </w:pPr>
      <w:ins w:id="130" w:author="PR Preview" w:date="2026-01-01T00:00:00Z">
        <w:r>
          <w:rPr>
            <w:b/>
            <w:bCs/>
          </w:rPr>
          <w:t xml:space="preserve">Theorem 4 (Product rule for dot-products)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If</w:t>
        </w:r>
      </w:ins>
      <w:ins w:id="13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and</w:t>
        </w:r>
      </w:ins>
      <w:ins w:id="1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are differentiable</w:t>
        </w:r>
      </w:ins>
      <w:ins w:id="13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vector functions of</w:t>
        </w:r>
      </w:ins>
      <w:ins w:id="1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43" w:author="PR Preview" w:date="2026-01-01T00:00:00Z">
        <w:r>
          <w:t xml:space="preserve">,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del w:id="144" w:author="PR Preview" w:date="2026-01-01T00:00:00Z">
        <w:r>
          <w:rPr>
            <w:b/>
            <w:bCs/>
          </w:rPr>
          <w:delText xml:space="preserve">Example 11 (Example of the dot-product rule)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Apply</w:delText>
        </w:r>
      </w:del>
      <w:del w:id="147" w:author="PR Preview" w:date="2026-01-01T00:00:00Z">
        <w:r>
          <w:delText xml:space="preserve"> </w:delText>
        </w:r>
      </w:del>
      <w:hyperlink w:anchor="thm-deriv-dot-product">
        <w:del w:id="14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with the vector</w:delText>
        </w:r>
      </w:del>
      <w:del w:id="15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in the role of</w:delText>
        </w:r>
      </w:del>
      <w:del w:id="15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55" w:author="PR Preview" w:date="2026-01-01T00:00:00Z">
        <w:r>
          <w:delText xml:space="preserve">.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Let</w:delText>
        </w:r>
      </w:del>
      <w:del w:id="15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and</w:delText>
        </w:r>
      </w:del>
      <w:del w:id="16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62" w:author="PR Preview" w:date="2026-01-01T00:00:00Z">
        <w:r>
          <w:delText xml:space="preserve">.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Then:</w:delText>
        </w:r>
      </w:del>
    </w:p>
    <w:p>
      <w:pPr>
        <w:pStyle w:val="FirstParagraph"/>
      </w:pPr>
      <w:ins w:id="165" w:author="PR Preview" w:date="2026-01-01T00:00:00Z">
        <w:r>
          <w:rPr>
            <w:b/>
            <w:bCs/>
          </w:rPr>
          <w:t xml:space="preserve">Example 11 (Example of the dot-product rule)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Apply</w:t>
        </w:r>
      </w:ins>
      <w:ins w:id="168" w:author="PR Preview" w:date="2026-01-01T00:00:00Z">
        <w:r>
          <w:t xml:space="preserve"> </w:t>
        </w:r>
      </w:ins>
      <w:hyperlink w:anchor="thm-deriv-dot-product">
        <w:ins w:id="169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with the vector</w:t>
        </w:r>
      </w:ins>
      <w:ins w:id="1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in the role of</w:t>
        </w:r>
      </w:ins>
      <w:ins w:id="1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76" w:author="PR Preview" w:date="2026-01-01T00:00:00Z">
        <w:r>
          <w:t xml:space="preserve">.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Let</w:t>
        </w:r>
      </w:ins>
      <w:ins w:id="1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and</w:t>
        </w:r>
      </w:ins>
      <w:ins w:id="1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3" w:author="PR Preview" w:date="2026-01-01T00:00:00Z">
        <w:r>
          <w:t xml:space="preserve">.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186" w:author="PR Preview" w:date="2026-01-01T00:00:00Z">
        <w:r>
          <w:delText xml:space="preserve">By the product rule (</w:delText>
        </w:r>
      </w:del>
      <w:hyperlink w:anchor="thm-deriv-dot-product">
        <w:del w:id="187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88" w:author="PR Preview" w:date="2026-01-01T00:00:00Z">
        <w:r>
          <w:delText xml:space="preserve">),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using</w:delText>
        </w:r>
      </w:del>
      <w:del w:id="191" w:author="PR Preview" w:date="2026-01-01T00:00:00Z">
        <w:r>
          <w:delText xml:space="preserve"> </w:delText>
        </w:r>
      </w:del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and</w:delText>
        </w:r>
      </w:del>
      <w:del w:id="194" w:author="PR Preview" w:date="2026-01-01T00:00:00Z">
        <w:r>
          <w:delText xml:space="preserve"> </w:delText>
        </w:r>
      </w:del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195" w:author="PR Preview" w:date="2026-01-01T00:00:00Z">
        <w:r>
          <w:delText xml:space="preserve">:</w:delText>
        </w:r>
      </w:del>
    </w:p>
    <w:p>
      <w:pPr>
        <w:pStyle w:val="FirstParagraph"/>
      </w:pPr>
      <w:ins w:id="196" w:author="PR Preview" w:date="2026-01-01T00:00:00Z">
        <w:r>
          <w:t xml:space="preserve">By the product rule (</w:t>
        </w:r>
      </w:ins>
      <w:hyperlink w:anchor="thm-deriv-dot-product">
        <w:ins w:id="197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98" w:author="PR Preview" w:date="2026-01-01T00:00:00Z">
        <w:r>
          <w:t xml:space="preserve">),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using</w:t>
        </w:r>
      </w:ins>
      <w:ins w:id="201" w:author="PR Preview" w:date="2026-01-01T00:00:00Z">
        <w:r>
          <w:t xml:space="preserve"> </w:t>
        </w:r>
      </w:ins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and</w:t>
        </w:r>
      </w:ins>
      <w:ins w:id="204" w:author="PR Preview" w:date="2026-01-01T00:00:00Z">
        <w:r>
          <w:t xml:space="preserve"> </w:t>
        </w:r>
      </w:ins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0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del w:id="206" w:author="PR Preview" w:date="2026-01-01T00:00:00Z">
        <w:r>
          <w:rPr>
            <w:b/>
            <w:bCs/>
          </w:rPr>
          <w:delText xml:space="preserve">Theorem 4 (Derivative of a linear map)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If</w:delText>
        </w:r>
      </w:del>
      <w:del w:id="20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is an</w:delText>
        </w:r>
      </w:del>
      <w:del w:id="21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matrix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that is constant with respect to</w:delText>
        </w:r>
      </w:del>
      <w:del w:id="21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218" w:author="PR Preview" w:date="2026-01-01T00:00:00Z">
        <w:r>
          <w:delText xml:space="preserve">,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then:</w:delText>
        </w:r>
      </w:del>
    </w:p>
    <w:p>
      <w:pPr>
        <w:pStyle w:val="BodyText"/>
      </w:pPr>
      <w:ins w:id="221" w:author="PR Preview" w:date="2026-01-01T00:00:00Z">
        <w:r>
          <w:rPr>
            <w:b/>
            <w:bCs/>
          </w:rPr>
          <w:t xml:space="preserve">Theorem 5 (Derivative of a linear map)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If</w:t>
        </w:r>
      </w:ins>
      <w:ins w:id="2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is an</w:t>
        </w:r>
      </w:ins>
      <w:ins w:id="22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matrix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that is constant with respect to</w:t>
        </w:r>
      </w:ins>
      <w:ins w:id="2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233" w:author="PR Preview" w:date="2026-01-01T00:00:00Z">
        <w:r>
          <w:t xml:space="preserve">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del w:id="236" w:author="PR Preview" w:date="2026-01-01T00:00:00Z">
        <w:r>
          <w:rPr>
            <w:b/>
            <w:bCs/>
          </w:rPr>
          <w:delText xml:space="preserve">Example 12 (Derivative of a linear map)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Let</w:delText>
        </w:r>
      </w:del>
      <w:del w:id="23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(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242" w:author="PR Preview" w:date="2026-01-01T00:00:00Z">
        <w:r>
          <w:delText xml:space="preserve">) and</w:delText>
        </w:r>
      </w:del>
      <w:del w:id="2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4" w:author="PR Preview" w:date="2026-01-01T00:00:00Z">
        <w:r>
          <w:delText xml:space="preserve">.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Then</w:delText>
        </w:r>
      </w:del>
      <w:del w:id="2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del w:id="248" w:author="PR Preview" w:date="2026-01-01T00:00:00Z">
        <w:r>
          <w:delText xml:space="preserve">, and by</w:delText>
        </w:r>
      </w:del>
      <w:del w:id="249" w:author="PR Preview" w:date="2026-01-01T00:00:00Z">
        <w:r>
          <w:delText xml:space="preserve"> </w:delText>
        </w:r>
      </w:del>
      <w:hyperlink w:anchor="thm-deriv-linear-map">
        <w:del w:id="250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5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252" w:author="PR Preview" w:date="2026-01-01T00:00:00Z">
        <w:r>
          <w:rPr>
            <w:b/>
            <w:bCs/>
          </w:rPr>
          <w:delText xml:space="preserve">Theorem 5 (Vector-derivative of a matrix-vector product)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If</w:delText>
        </w:r>
      </w:del>
      <w:del w:id="25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is an</w:delText>
        </w:r>
      </w:del>
      <w:del w:id="25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q</m:t>
        </m:r>
      </m:oMath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matrix that is constant with respect to</w:delText>
        </w:r>
      </w:del>
      <w:del w:id="26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262" w:author="PR Preview" w:date="2026-01-01T00:00:00Z">
        <w:r>
          <w:delText xml:space="preserve">,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and</w:delText>
        </w:r>
      </w:del>
      <w:del w:id="26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is a</w:delText>
        </w:r>
      </w:del>
      <w:del w:id="268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vector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that depends on the</w:delText>
        </w:r>
      </w:del>
      <w:del w:id="27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vector</w:delText>
        </w:r>
      </w:del>
      <w:del w:id="27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277" w:author="PR Preview" w:date="2026-01-01T00:00:00Z">
        <w:r>
          <w:delText xml:space="preserve">,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then:</w:delText>
        </w:r>
      </w:del>
    </w:p>
    <w:p>
      <w:pPr>
        <w:pStyle w:val="FirstParagraph"/>
      </w:pPr>
      <w:ins w:id="280" w:author="PR Preview" w:date="2026-01-01T00:00:00Z">
        <w:r>
          <w:rPr>
            <w:b/>
            <w:bCs/>
          </w:rPr>
          <w:t xml:space="preserve">Example 12 (Derivative of a linear map)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Let</w:t>
        </w:r>
      </w:ins>
      <w:ins w:id="2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286" w:author="PR Preview" w:date="2026-01-01T00:00:00Z">
        <w:r>
          <w:t xml:space="preserve">) and</w:t>
        </w:r>
      </w:ins>
      <w:ins w:id="2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88" w:author="PR Preview" w:date="2026-01-01T00:00:00Z">
        <w:r>
          <w:t xml:space="preserve">.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Then</w:t>
        </w:r>
      </w:ins>
      <w:ins w:id="29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ins w:id="292" w:author="PR Preview" w:date="2026-01-01T00:00:00Z">
        <w:r>
          <w:t xml:space="preserve">, and by</w:t>
        </w:r>
      </w:ins>
      <w:ins w:id="293" w:author="PR Preview" w:date="2026-01-01T00:00:00Z">
        <w:r>
          <w:t xml:space="preserve"> </w:t>
        </w:r>
      </w:ins>
      <w:hyperlink w:anchor="thm-deriv-linear-map">
        <w:ins w:id="29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ins w:id="296" w:author="PR Preview" w:date="2026-01-01T00:00:00Z">
        <w:r>
          <w:rPr>
            <w:b/>
            <w:bCs/>
          </w:rPr>
          <w:t xml:space="preserve">Theorem 6 (Vector-derivative of a matrix-vector product)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If</w:t>
        </w:r>
      </w:ins>
      <w:ins w:id="29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is an</w:t>
        </w:r>
      </w:ins>
      <w:ins w:id="30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q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matrix that is constant with respect to</w:t>
        </w:r>
      </w:ins>
      <w:ins w:id="3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306" w:author="PR Preview" w:date="2026-01-01T00:00:00Z">
        <w:r>
          <w:t xml:space="preserve">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and</w:t>
        </w:r>
      </w:ins>
      <w:ins w:id="3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is a</w:t>
        </w:r>
      </w:ins>
      <w:ins w:id="31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vector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that depends on the</w:t>
        </w:r>
      </w:ins>
      <w:ins w:id="31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vector</w:t>
        </w:r>
      </w:ins>
      <w:ins w:id="3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321" w:author="PR Preview" w:date="2026-01-01T00:00:00Z">
        <w:r>
          <w:t xml:space="preserve">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del w:id="324" w:author="PR Preview" w:date="2026-01-01T00:00:00Z">
        <w:r>
          <w:rPr>
            <w:b/>
            <w:bCs/>
          </w:rPr>
          <w:delText xml:space="preserve">Example 13 (Vector-derivative of a matrix-vector product)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Let</w:delText>
        </w:r>
      </w:del>
      <w:del w:id="32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(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330" w:author="PR Preview" w:date="2026-01-01T00:00:00Z">
        <w:r>
          <w:delText xml:space="preserve">, constant)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and</w:delText>
        </w:r>
      </w:del>
      <w:del w:id="33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34" w:author="PR Preview" w:date="2026-01-01T00:00:00Z">
        <w:r>
          <w:delText xml:space="preserve">.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Then</w:delText>
        </w:r>
      </w:del>
      <w:del w:id="3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338" w:author="PR Preview" w:date="2026-01-01T00:00:00Z">
        <w:r>
          <w:delText xml:space="preserve">.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By</w:delText>
        </w:r>
      </w:del>
      <w:del w:id="341" w:author="PR Preview" w:date="2026-01-01T00:00:00Z">
        <w:r>
          <w:delText xml:space="preserve"> </w:delText>
        </w:r>
      </w:del>
      <w:hyperlink w:anchor="thm-deriv-matrix-vector">
        <w:del w:id="34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4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344" w:author="PR Preview" w:date="2026-01-01T00:00:00Z">
        <w:r>
          <w:rPr>
            <w:i/>
            <w:iCs/>
          </w:rPr>
          <w:delText xml:space="preserve">Remark 4</w:delText>
        </w:r>
      </w:del>
      <w:del w:id="345" w:author="PR Preview" w:date="2026-01-01T00:00:00Z">
        <w:r>
          <w:delText xml:space="preserve"> (The derivative of a linear map as a special case). </w:delText>
        </w:r>
      </w:del>
      <w:del w:id="346" w:author="PR Preview" w:date="2026-01-01T00:00:00Z">
        <w:r>
          <w:delText xml:space="preserve">This result generalizes</w:delText>
        </w:r>
      </w:del>
      <w:del w:id="347" w:author="PR Preview" w:date="2026-01-01T00:00:00Z">
        <w:r>
          <w:delText xml:space="preserve"> </w:delText>
        </w:r>
      </w:del>
      <w:hyperlink w:anchor="thm-deriv-linear-map">
        <w:del w:id="348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349" w:author="PR Preview" w:date="2026-01-01T00:00:00Z">
        <w:r>
          <w:delText xml:space="preserve">,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which is the special case</w:delText>
        </w:r>
      </w:del>
      <w:del w:id="35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(so that</w:delText>
        </w:r>
      </w:del>
      <w:del w:id="35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356" w:author="PR Preview" w:date="2026-01-01T00:00:00Z">
        <w:r>
          <w:delText xml:space="preserve">,</w:delText>
        </w:r>
      </w:del>
      <w:del w:id="35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358" w:author="PR Preview" w:date="2026-01-01T00:00:00Z">
        <w:r>
          <w:delText xml:space="preserve">,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and</w:delText>
        </w:r>
      </w:del>
      <w:del w:id="36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62" w:author="PR Preview" w:date="2026-01-01T00:00:00Z">
        <w:r>
          <w:delText xml:space="preserve">, which is</w:delText>
        </w:r>
      </w:del>
      <w:del w:id="36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64" w:author="PR Preview" w:date="2026-01-01T00:00:00Z">
        <w:r>
          <w:delText xml:space="preserve">).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For example,</w:delText>
        </w:r>
      </w:del>
      <w:del w:id="367" w:author="PR Preview" w:date="2026-01-01T00:00:00Z">
        <w:r>
          <w:delText xml:space="preserve"> </w:delText>
        </w:r>
      </w:del>
      <w:hyperlink w:anchor="exm-deriv-linear-map">
        <w:del w:id="368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is the case</w:delText>
        </w:r>
      </w:del>
      <w:del w:id="37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and</w:delText>
        </w:r>
      </w:del>
    </w:p>
    <w:p>
      <w:pPr>
        <w:pStyle w:val="FirstParagraph"/>
      </w:pPr>
      <w:ins w:id="374" w:author="PR Preview" w:date="2026-01-01T00:00:00Z">
        <w:r>
          <w:rPr>
            <w:b/>
            <w:bCs/>
          </w:rPr>
          <w:t xml:space="preserve">Example 13 (Vector-derivative of a matrix-vector product)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Let</w:t>
        </w:r>
      </w:ins>
      <w:ins w:id="3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380" w:author="PR Preview" w:date="2026-01-01T00:00:00Z">
        <w:r>
          <w:t xml:space="preserve">, constant)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and</w:t>
        </w:r>
      </w:ins>
      <w:ins w:id="3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84" w:author="PR Preview" w:date="2026-01-01T00:00:00Z">
        <w:r>
          <w:t xml:space="preserve">.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Then</w:t>
        </w:r>
      </w:ins>
      <w:ins w:id="38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388" w:author="PR Preview" w:date="2026-01-01T00:00:00Z">
        <w:r>
          <w:t xml:space="preserve">.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By</w:t>
        </w:r>
      </w:ins>
      <w:ins w:id="391" w:author="PR Preview" w:date="2026-01-01T00:00:00Z">
        <w:r>
          <w:t xml:space="preserve"> </w:t>
        </w:r>
      </w:ins>
      <w:hyperlink w:anchor="thm-deriv-matrix-vector">
        <w:ins w:id="392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3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ins w:id="394" w:author="PR Preview" w:date="2026-01-01T00:00:00Z">
        <w:r>
          <w:rPr>
            <w:i/>
            <w:iCs/>
          </w:rPr>
          <w:t xml:space="preserve">Remark 4</w:t>
        </w:r>
      </w:ins>
      <w:ins w:id="395" w:author="PR Preview" w:date="2026-01-01T00:00:00Z">
        <w:r>
          <w:t xml:space="preserve"> (The derivative of a linear map as a special case). </w:t>
        </w:r>
      </w:ins>
      <w:ins w:id="396" w:author="PR Preview" w:date="2026-01-01T00:00:00Z">
        <w:r>
          <w:t xml:space="preserve">This result generalizes</w:t>
        </w:r>
      </w:ins>
      <w:ins w:id="397" w:author="PR Preview" w:date="2026-01-01T00:00:00Z">
        <w:r>
          <w:t xml:space="preserve"> </w:t>
        </w:r>
      </w:ins>
      <w:hyperlink w:anchor="thm-deriv-linear-map">
        <w:ins w:id="39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99" w:author="PR Preview" w:date="2026-01-01T00:00:00Z">
        <w:r>
          <w:t xml:space="preserve">,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which is the special case</w:t>
        </w:r>
      </w:ins>
      <w:ins w:id="4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(so that</w:t>
        </w:r>
      </w:ins>
      <w:ins w:id="40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406" w:author="PR Preview" w:date="2026-01-01T00:00:00Z">
        <w:r>
          <w:t xml:space="preserve">,</w:t>
        </w:r>
      </w:ins>
      <w:ins w:id="40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408" w:author="PR Preview" w:date="2026-01-01T00:00:00Z">
        <w:r>
          <w:t xml:space="preserve">,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and</w:t>
        </w:r>
      </w:ins>
      <w:ins w:id="41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12" w:author="PR Preview" w:date="2026-01-01T00:00:00Z">
        <w:r>
          <w:t xml:space="preserve">, which is</w:t>
        </w:r>
      </w:ins>
      <w:ins w:id="41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14" w:author="PR Preview" w:date="2026-01-01T00:00:00Z">
        <w:r>
          <w:t xml:space="preserve">).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For example,</w:t>
        </w:r>
      </w:ins>
      <w:ins w:id="417" w:author="PR Preview" w:date="2026-01-01T00:00:00Z">
        <w:r>
          <w:t xml:space="preserve"> </w:t>
        </w:r>
      </w:ins>
      <w:hyperlink w:anchor="exm-deriv-linear-map">
        <w:ins w:id="418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is the case</w:t>
        </w:r>
      </w:ins>
      <w:ins w:id="4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del w:id="424" w:author="PR Preview" w:date="2026-01-01T00:00:00Z">
        <w:r>
          <w:rPr>
            <w:b/>
            <w:bCs/>
          </w:rPr>
          <w:delText xml:space="preserve">Theorem 6 (Vector-derivative of a product of matrices)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If</w:delText>
        </w:r>
      </w:del>
      <w:del w:id="42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(</w:delText>
        </w:r>
      </w:del>
      <m:oMath>
        <m:r>
          <m:t>k</m:t>
        </m:r>
        <m:r>
          <m:rPr>
            <m:sty m:val="p"/>
          </m:rPr>
          <m:t>×</m:t>
        </m:r>
        <m:r>
          <m:t>m</m:t>
        </m:r>
      </m:oMath>
      <w:del w:id="430" w:author="PR Preview" w:date="2026-01-01T00:00:00Z">
        <w:r>
          <w:delText xml:space="preserve">) and</w:delText>
        </w:r>
      </w:del>
      <w:del w:id="43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(</w:delText>
        </w:r>
      </w:del>
      <m:oMath>
        <m:r>
          <m:t>m</m:t>
        </m:r>
        <m:r>
          <m:rPr>
            <m:sty m:val="p"/>
          </m:rPr>
          <m:t>×</m:t>
        </m:r>
        <m:r>
          <m:t>q</m:t>
        </m:r>
      </m:oMath>
      <w:del w:id="434" w:author="PR Preview" w:date="2026-01-01T00:00:00Z">
        <w:r>
          <w:delText xml:space="preserve">)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are constant with respect to</w:delText>
        </w:r>
      </w:del>
      <w:del w:id="43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438" w:author="PR Preview" w:date="2026-01-01T00:00:00Z">
        <w:r>
          <w:delText xml:space="preserve">,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and</w:delText>
        </w:r>
      </w:del>
      <w:del w:id="4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is a</w:delText>
        </w:r>
      </w:del>
      <w:del w:id="444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vector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that depends on the</w:delText>
        </w:r>
      </w:del>
      <w:del w:id="44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vector</w:delText>
        </w:r>
      </w:del>
      <w:del w:id="45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453" w:author="PR Preview" w:date="2026-01-01T00:00:00Z">
        <w:r>
          <w:delText xml:space="preserve">,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p>
      <w:pPr>
        <w:pStyle w:val="FirstParagraph"/>
      </w:pPr>
      <w:del w:id="456" w:author="PR Preview" w:date="2026-01-01T00:00:00Z">
        <w:r>
          <w:rPr>
            <w:i/>
            <w:iCs/>
          </w:rPr>
          <w:delText xml:space="preserve">Proof</w:delText>
        </w:r>
      </w:del>
      <w:del w:id="457" w:author="PR Preview" w:date="2026-01-01T00:00:00Z">
        <w:r>
          <w:delText xml:space="preserve">. </w:delText>
        </w:r>
      </w:del>
      <w:del w:id="458" w:author="PR Preview" w:date="2026-01-01T00:00:00Z">
        <w:r>
          <w:delText xml:space="preserve">Apply</w:delText>
        </w:r>
      </w:del>
      <w:del w:id="459" w:author="PR Preview" w:date="2026-01-01T00:00:00Z">
        <w:r>
          <w:delText xml:space="preserve"> </w:delText>
        </w:r>
      </w:del>
      <w:hyperlink w:anchor="thm-deriv-matrix-vector">
        <w:del w:id="46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with the constant</w:delText>
        </w:r>
      </w:del>
      <w:del w:id="46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q</m:t>
        </m:r>
      </m:oMath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matrix</w:delText>
        </w:r>
      </w:del>
      <w:del w:id="46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467" w:author="PR Preview" w:date="2026-01-01T00:00:00Z">
        <w:r>
          <w:delText xml:space="preserve">,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then use the</w:delText>
        </w:r>
      </w:del>
      <w:del w:id="470" w:author="PR Preview" w:date="2026-01-01T00:00:00Z">
        <w:r>
          <w:delText xml:space="preserve"> </w:delText>
        </w:r>
      </w:del>
      <w:hyperlink r:id="rId78">
        <w:del w:id="471" w:author="PR Preview" w:date="2026-01-01T00:00:00Z">
          <w:r>
            <w:rPr>
              <w:rStyle w:val="Hyperlink"/>
            </w:rPr>
            <w:delText xml:space="preserve">transpose of a product</w:delText>
          </w:r>
        </w:del>
      </w:hyperlink>
      <w:del w:id="472" w:author="PR Preview" w:date="2026-01-01T00:00:00Z">
        <w:r>
          <w:delText xml:space="preserve">:</w:delText>
        </w:r>
      </w:del>
    </w:p>
    <w:p>
      <w:pPr>
        <w:pStyle w:val="BodyText"/>
      </w:pPr>
      <w:ins w:id="473" w:author="PR Preview" w:date="2026-01-01T00:00:00Z">
        <w:r>
          <w:rPr>
            <w:b/>
            <w:bCs/>
          </w:rPr>
          <w:t xml:space="preserve">Theorem 7 (Vector-derivative of a product of matrices)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If</w:t>
        </w:r>
      </w:ins>
      <w:ins w:id="47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(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479" w:author="PR Preview" w:date="2026-01-01T00:00:00Z">
        <w:r>
          <w:t xml:space="preserve">) and</w:t>
        </w:r>
      </w:ins>
      <w:ins w:id="48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(</w:t>
        </w:r>
      </w:ins>
      <m:oMath>
        <m:r>
          <m:t>m</m:t>
        </m:r>
        <m:r>
          <m:rPr>
            <m:sty m:val="p"/>
          </m:rPr>
          <m:t>×</m:t>
        </m:r>
        <m:r>
          <m:t>q</m:t>
        </m:r>
      </m:oMath>
      <w:ins w:id="483" w:author="PR Preview" w:date="2026-01-01T00:00:00Z">
        <w:r>
          <w:t xml:space="preserve">)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are constant with respect to</w:t>
        </w:r>
      </w:ins>
      <w:ins w:id="4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487" w:author="PR Preview" w:date="2026-01-01T00:00:00Z">
        <w:r>
          <w:t xml:space="preserve">,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and</w:t>
        </w:r>
      </w:ins>
      <w:ins w:id="4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is a</w:t>
        </w:r>
      </w:ins>
      <w:ins w:id="49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vector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that depends on the</w:t>
        </w:r>
      </w:ins>
      <w:ins w:id="49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vector</w:t>
        </w:r>
      </w:ins>
      <w:ins w:id="5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502" w:author="PR Preview" w:date="2026-01-01T00:00:00Z">
        <w:r>
          <w:t xml:space="preserve">,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ins w:id="505" w:author="PR Preview" w:date="2026-01-01T00:00:00Z">
        <w:r>
          <w:rPr>
            <w:i/>
            <w:iCs/>
          </w:rPr>
          <w:t xml:space="preserve">Proof</w:t>
        </w:r>
      </w:ins>
      <w:ins w:id="506" w:author="PR Preview" w:date="2026-01-01T00:00:00Z">
        <w:r>
          <w:t xml:space="preserve">. </w:t>
        </w:r>
      </w:ins>
      <w:ins w:id="507" w:author="PR Preview" w:date="2026-01-01T00:00:00Z">
        <w:r>
          <w:t xml:space="preserve">Apply</w:t>
        </w:r>
      </w:ins>
      <w:ins w:id="508" w:author="PR Preview" w:date="2026-01-01T00:00:00Z">
        <w:r>
          <w:t xml:space="preserve"> </w:t>
        </w:r>
      </w:ins>
      <w:hyperlink w:anchor="thm-deriv-matrix-vector">
        <w:ins w:id="509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with the constant</w:t>
        </w:r>
      </w:ins>
      <w:ins w:id="51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q</m:t>
        </m:r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matrix</w:t>
        </w:r>
      </w:ins>
      <w:ins w:id="5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516" w:author="PR Preview" w:date="2026-01-01T00:00:00Z">
        <w:r>
          <w:t xml:space="preserve">,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then use the</w:t>
        </w:r>
      </w:ins>
      <w:ins w:id="519" w:author="PR Preview" w:date="2026-01-01T00:00:00Z">
        <w:r>
          <w:t xml:space="preserve"> </w:t>
        </w:r>
      </w:ins>
      <w:hyperlink r:id="rId78">
        <w:ins w:id="520" w:author="PR Preview" w:date="2026-01-01T00:00:00Z">
          <w:r>
            <w:rPr>
              <w:rStyle w:val="Hyperlink"/>
            </w:rPr>
            <w:t xml:space="preserve">transpose of a product</w:t>
          </w:r>
        </w:ins>
      </w:hyperlink>
      <w:ins w:id="52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del w:id="522" w:author="PR Preview" w:date="2026-01-01T00:00:00Z">
        <w:r>
          <w:rPr>
            <w:i/>
            <w:iCs/>
          </w:rPr>
          <w:delText xml:space="preserve">Proof</w:delText>
        </w:r>
      </w:del>
      <w:del w:id="523" w:author="PR Preview" w:date="2026-01-01T00:00:00Z">
        <w:r>
          <w:delText xml:space="preserve">. </w:delText>
        </w:r>
      </w:del>
      <w:del w:id="524" w:author="PR Preview" w:date="2026-01-01T00:00:00Z">
        <w:r>
          <w:rPr>
            <w:b/>
            <w:bCs/>
          </w:rPr>
          <w:delText xml:space="preserve">Using</w:delText>
        </w:r>
      </w:del>
      <w:del w:id="525" w:author="PR Preview" w:date="2026-01-01T00:00:00Z">
        <w:r>
          <w:rPr>
            <w:b/>
            <w:bCs/>
          </w:rPr>
          <w:delText xml:space="preserve"> </w:delText>
        </w:r>
      </w:del>
      <w:hyperlink w:anchor="thm-deriv-lincom">
        <w:del w:id="526" w:author="PR Preview" w:date="2026-01-01T00:00:00Z">
          <w:r>
            <w:rPr>
              <w:rStyle w:val="Hyperlink"/>
              <w:b/>
              <w:bCs/>
            </w:rPr>
            <w:delText xml:space="preserve">Theorem 2</w:delText>
          </w:r>
        </w:del>
      </w:hyperlink>
      <w:del w:id="527" w:author="PR Preview" w:date="2026-01-01T00:00:00Z">
        <w:r>
          <w:rPr>
            <w:b/>
            <w:bCs/>
          </w:rPr>
          <w:delText xml:space="preserve">:</w:delText>
        </w:r>
      </w:del>
    </w:p>
    <w:p>
      <w:pPr>
        <w:pStyle w:val="FirstParagraph"/>
      </w:pPr>
      <w:ins w:id="528" w:author="PR Preview" w:date="2026-01-01T00:00:00Z">
        <w:r>
          <w:rPr>
            <w:i/>
            <w:iCs/>
          </w:rPr>
          <w:t xml:space="preserve">Proof</w:t>
        </w:r>
      </w:ins>
      <w:ins w:id="529" w:author="PR Preview" w:date="2026-01-01T00:00:00Z">
        <w:r>
          <w:t xml:space="preserve">. </w:t>
        </w:r>
      </w:ins>
      <w:ins w:id="530" w:author="PR Preview" w:date="2026-01-01T00:00:00Z">
        <w:r>
          <w:rPr>
            <w:b/>
            <w:bCs/>
          </w:rPr>
          <w:t xml:space="preserve">Using</w:t>
        </w:r>
      </w:ins>
      <w:ins w:id="531" w:author="PR Preview" w:date="2026-01-01T00:00:00Z">
        <w:r>
          <w:rPr>
            <w:b/>
            <w:bCs/>
          </w:rPr>
          <w:t xml:space="preserve"> </w:t>
        </w:r>
      </w:ins>
      <w:hyperlink w:anchor="thm-deriv-lincom">
        <w:ins w:id="532" w:author="PR Preview" w:date="2026-01-01T00:00:00Z">
          <w:r>
            <w:rPr>
              <w:rStyle w:val="Hyperlink"/>
              <w:b/>
              <w:bCs/>
            </w:rPr>
            <w:t xml:space="preserve">Theorem 3</w:t>
          </w:r>
        </w:ins>
      </w:hyperlink>
      <w:ins w:id="533" w:author="PR Preview" w:date="2026-01-01T00:00:00Z">
        <w:r>
          <w:rPr>
            <w:b/>
            <w:bCs/>
          </w:rPr>
          <w:t xml:space="preserve">:</w:t>
        </w:r>
      </w:ins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del w:id="534" w:author="PR Preview" w:date="2026-01-01T00:00:00Z">
        <w:r>
          <w:delText xml:space="preserve">by</w:delText>
        </w:r>
      </w:del>
      <w:del w:id="535" w:author="PR Preview" w:date="2026-01-01T00:00:00Z">
        <w:r>
          <w:delText xml:space="preserve"> </w:delText>
        </w:r>
      </w:del>
      <w:hyperlink w:anchor="thm-deriv-lincom">
        <w:del w:id="53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537" w:author="PR Preview" w:date="2026-01-01T00:00:00Z">
        <w:r>
          <w:delText xml:space="preserve">.</w:delText>
        </w:r>
      </w:del>
    </w:p>
    <w:p>
      <w:pPr>
        <w:pStyle w:val="BodyText"/>
      </w:pPr>
      <w:del w:id="538" w:author="PR Preview" w:date="2026-01-01T00:00:00Z">
        <w:r>
          <w:rPr>
            <w:i/>
            <w:iCs/>
          </w:rPr>
          <w:delText xml:space="preserve">Proof</w:delText>
        </w:r>
      </w:del>
      <w:del w:id="539" w:author="PR Preview" w:date="2026-01-01T00:00:00Z">
        <w:r>
          <w:delText xml:space="preserve">. </w:delText>
        </w:r>
      </w:del>
      <w:del w:id="540" w:author="PR Preview" w:date="2026-01-01T00:00:00Z">
        <w:r>
          <w:rPr>
            <w:b/>
            <w:bCs/>
          </w:rPr>
          <w:delText xml:space="preserve">Using</w:delText>
        </w:r>
      </w:del>
      <w:del w:id="541" w:author="PR Preview" w:date="2026-01-01T00:00:00Z">
        <w:r>
          <w:rPr>
            <w:b/>
            <w:bCs/>
          </w:rPr>
          <w:delText xml:space="preserve"> </w:delText>
        </w:r>
      </w:del>
      <w:hyperlink w:anchor="thm-deriv-matrix-vector">
        <w:del w:id="542" w:author="PR Preview" w:date="2026-01-01T00:00:00Z">
          <w:r>
            <w:rPr>
              <w:rStyle w:val="Hyperlink"/>
              <w:b/>
              <w:bCs/>
            </w:rPr>
            <w:delText xml:space="preserve">Theorem 5</w:delText>
          </w:r>
        </w:del>
      </w:hyperlink>
      <w:del w:id="543" w:author="PR Preview" w:date="2026-01-01T00:00:00Z">
        <w:r>
          <w:rPr>
            <w:b/>
            <w:bCs/>
          </w:rPr>
          <w:delText xml:space="preserve">:</w:delText>
        </w:r>
      </w:del>
    </w:p>
    <w:p>
      <w:pPr>
        <w:pStyle w:val="BodyText"/>
      </w:pPr>
      <w:del w:id="544" w:author="PR Preview" w:date="2026-01-01T00:00:00Z">
        <w:r>
          <w:delText xml:space="preserve">Since</w:delText>
        </w:r>
      </w:del>
      <w:del w:id="54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is constant with respect to</w:delText>
        </w:r>
      </w:del>
      <w:del w:id="54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549" w:author="PR Preview" w:date="2026-01-01T00:00:00Z">
        <w:r>
          <w:delText xml:space="preserve">,</w:delText>
        </w:r>
      </w:del>
      <w:del w:id="5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is a constant</w:delText>
        </w:r>
      </w:del>
      <w:del w:id="55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matrix.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Applying</w:delText>
        </w:r>
      </w:del>
      <w:del w:id="558" w:author="PR Preview" w:date="2026-01-01T00:00:00Z">
        <w:r>
          <w:delText xml:space="preserve"> </w:delText>
        </w:r>
      </w:del>
      <w:hyperlink w:anchor="thm-deriv-matrix-vector">
        <w:del w:id="559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with</w:delText>
        </w:r>
      </w:del>
      <w:del w:id="56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(so</w:delText>
        </w:r>
      </w:del>
      <w:del w:id="56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del w:id="566" w:author="PR Preview" w:date="2026-01-01T00:00:00Z">
        <w:r>
          <w:delText xml:space="preserve">):</w:delText>
        </w:r>
      </w:del>
    </w:p>
    <w:p>
      <w:pPr>
        <w:pStyle w:val="FirstParagraph"/>
      </w:pPr>
      <w:ins w:id="567" w:author="PR Preview" w:date="2026-01-01T00:00:00Z">
        <w:r>
          <w:t xml:space="preserve">by</w:t>
        </w:r>
      </w:ins>
      <w:ins w:id="568" w:author="PR Preview" w:date="2026-01-01T00:00:00Z">
        <w:r>
          <w:t xml:space="preserve"> </w:t>
        </w:r>
      </w:ins>
      <w:hyperlink w:anchor="thm-deriv-lincom">
        <w:ins w:id="56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70" w:author="PR Preview" w:date="2026-01-01T00:00:00Z">
        <w:r>
          <w:t xml:space="preserve">.</w:t>
        </w:r>
      </w:ins>
    </w:p>
    <w:p>
      <w:pPr>
        <w:pStyle w:val="BodyText"/>
      </w:pPr>
      <w:ins w:id="571" w:author="PR Preview" w:date="2026-01-01T00:00:00Z">
        <w:r>
          <w:rPr>
            <w:i/>
            <w:iCs/>
          </w:rPr>
          <w:t xml:space="preserve">Proof</w:t>
        </w:r>
      </w:ins>
      <w:ins w:id="572" w:author="PR Preview" w:date="2026-01-01T00:00:00Z">
        <w:r>
          <w:t xml:space="preserve">. </w:t>
        </w:r>
      </w:ins>
      <w:ins w:id="573" w:author="PR Preview" w:date="2026-01-01T00:00:00Z">
        <w:r>
          <w:rPr>
            <w:b/>
            <w:bCs/>
          </w:rPr>
          <w:t xml:space="preserve">Using</w:t>
        </w:r>
      </w:ins>
      <w:ins w:id="574" w:author="PR Preview" w:date="2026-01-01T00:00:00Z">
        <w:r>
          <w:rPr>
            <w:b/>
            <w:bCs/>
          </w:rPr>
          <w:t xml:space="preserve"> </w:t>
        </w:r>
      </w:ins>
      <w:hyperlink w:anchor="thm-deriv-matrix-vector">
        <w:ins w:id="575" w:author="PR Preview" w:date="2026-01-01T00:00:00Z">
          <w:r>
            <w:rPr>
              <w:rStyle w:val="Hyperlink"/>
              <w:b/>
              <w:bCs/>
            </w:rPr>
            <w:t xml:space="preserve">Theorem 6</w:t>
          </w:r>
        </w:ins>
      </w:hyperlink>
      <w:ins w:id="576" w:author="PR Preview" w:date="2026-01-01T00:00:00Z">
        <w:r>
          <w:rPr>
            <w:b/>
            <w:bCs/>
          </w:rPr>
          <w:t xml:space="preserve">:</w:t>
        </w:r>
      </w:ins>
    </w:p>
    <w:p>
      <w:pPr>
        <w:pStyle w:val="BodyText"/>
      </w:pPr>
      <w:ins w:id="577" w:author="PR Preview" w:date="2026-01-01T00:00:00Z">
        <w:r>
          <w:t xml:space="preserve">Since</w:t>
        </w:r>
      </w:ins>
      <w:ins w:id="57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is constant with respect to</w:t>
        </w:r>
      </w:ins>
      <w:ins w:id="5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582" w:author="PR Preview" w:date="2026-01-01T00:00:00Z">
        <w:r>
          <w:t xml:space="preserve">,</w:t>
        </w:r>
      </w:ins>
      <w:ins w:id="5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is a constant</w:t>
        </w:r>
      </w:ins>
      <w:ins w:id="58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matrix.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Applying</w:t>
        </w:r>
      </w:ins>
      <w:ins w:id="591" w:author="PR Preview" w:date="2026-01-01T00:00:00Z">
        <w:r>
          <w:t xml:space="preserve"> </w:t>
        </w:r>
      </w:ins>
      <w:hyperlink w:anchor="thm-deriv-matrix-vector">
        <w:ins w:id="592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with</w:t>
        </w:r>
      </w:ins>
      <w:ins w:id="5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(so</w:t>
        </w:r>
      </w:ins>
      <w:ins w:id="59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ins w:id="59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del w:id="600" w:author="PR Preview" w:date="2026-01-01T00:00:00Z">
        <w:r>
          <w:rPr>
            <w:b/>
            <w:bCs/>
          </w:rPr>
          <w:delText xml:space="preserve">Theorem 7 (Derivative of a quadratic form)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For a quadratic form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(see</w:delText>
        </w:r>
      </w:del>
      <w:del w:id="605" w:author="PR Preview" w:date="2026-01-01T00:00:00Z">
        <w:r>
          <w:delText xml:space="preserve"> </w:delText>
        </w:r>
      </w:del>
      <w:hyperlink r:id="rId83">
        <w:del w:id="606" w:author="PR Preview" w:date="2026-01-01T00:00:00Z">
          <w:r>
            <w:rPr>
              <w:rStyle w:val="Hyperlink"/>
            </w:rPr>
            <w:delText xml:space="preserve">quadratic form</w:delText>
          </w:r>
        </w:del>
      </w:hyperlink>
      <w:del w:id="607" w:author="PR Preview" w:date="2026-01-01T00:00:00Z">
        <w:r>
          <w:delText xml:space="preserve">),</w:delText>
        </w:r>
      </w:del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if</w:delText>
        </w:r>
      </w:del>
      <w:del w:id="61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is a symmetric</w:delText>
        </w:r>
      </w:del>
      <w:del w:id="61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matrix that is constant with respect to</w:delText>
        </w:r>
      </w:del>
      <w:del w:id="6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617" w:author="PR Preview" w:date="2026-01-01T00:00:00Z">
        <w:r>
          <w:delText xml:space="preserve">, then:</w:delText>
        </w:r>
      </w:del>
    </w:p>
    <w:p>
      <w:pPr>
        <w:pStyle w:val="BodyText"/>
      </w:pPr>
      <w:ins w:id="618" w:author="PR Preview" w:date="2026-01-01T00:00:00Z">
        <w:r>
          <w:rPr>
            <w:b/>
            <w:bCs/>
          </w:rPr>
          <w:t xml:space="preserve">Theorem 8 (Derivative of a quadratic form)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For a quadratic form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(see</w:t>
        </w:r>
      </w:ins>
      <w:ins w:id="623" w:author="PR Preview" w:date="2026-01-01T00:00:00Z">
        <w:r>
          <w:t xml:space="preserve"> </w:t>
        </w:r>
      </w:ins>
      <w:hyperlink r:id="rId83">
        <w:ins w:id="624" w:author="PR Preview" w:date="2026-01-01T00:00:00Z">
          <w:r>
            <w:rPr>
              <w:rStyle w:val="Hyperlink"/>
            </w:rPr>
            <w:t xml:space="preserve">quadratic form</w:t>
          </w:r>
        </w:ins>
      </w:hyperlink>
      <w:ins w:id="625" w:author="PR Preview" w:date="2026-01-01T00:00:00Z">
        <w:r>
          <w:t xml:space="preserve">),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if</w:t>
        </w:r>
      </w:ins>
      <w:ins w:id="62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is a symmetric</w:t>
        </w:r>
      </w:ins>
      <w:ins w:id="63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matrix that is constant with respect to</w:t>
        </w:r>
      </w:ins>
      <w:ins w:id="6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635" w:author="PR Preview" w:date="2026-01-01T00:00:00Z">
        <w:r>
          <w:t xml:space="preserve">, then: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del w:id="636" w:author="PR Preview" w:date="2026-01-01T00:00:00Z">
        <w:r>
          <w:rPr>
            <w:i/>
            <w:iCs/>
          </w:rPr>
          <w:delText xml:space="preserve">Remark 6</w:delText>
        </w:r>
      </w:del>
      <w:del w:id="637" w:author="PR Preview" w:date="2026-01-01T00:00:00Z">
        <w:r>
          <w:delText xml:space="preserve"> (Like the derivative of</w:delText>
        </w:r>
      </w:del>
      <w:del w:id="638" w:author="PR Preview" w:date="2026-01-01T00:00:00Z">
        <w:r>
          <w:delText xml:space="preserve"> </w:delText>
        </w:r>
      </w:del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639" w:author="PR Preview" w:date="2026-01-01T00:00:00Z">
        <w:r>
          <w:delText xml:space="preserve">). </w:delText>
        </w:r>
      </w:del>
      <w:del w:id="640" w:author="PR Preview" w:date="2026-01-01T00:00:00Z">
        <w:r>
          <w:delText xml:space="preserve">This operation is like taking the derivative of</w:delText>
        </w:r>
      </w:del>
      <w:del w:id="641" w:author="PR Preview" w:date="2026-01-01T00:00:00Z">
        <w:r>
          <w:delText xml:space="preserve"> </w:delText>
        </w:r>
      </w:del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with respect to</w:delText>
        </w:r>
      </w:del>
      <w:del w:id="644" w:author="PR Preview" w:date="2026-01-01T00:00:00Z">
        <w:r>
          <w:delText xml:space="preserve"> </w:delText>
        </w:r>
      </w:del>
      <m:oMath>
        <m:r>
          <m:t>x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in non-vector calculus:</w:delText>
        </w:r>
      </w:del>
      <w:del w:id="64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del w:id="648" w:author="PR Preview" w:date="2026-01-01T00:00:00Z">
        <w:r>
          <w:delText xml:space="preserve">,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and</w:delText>
        </w:r>
      </w:del>
      <w:del w:id="651" w:author="PR Preview" w:date="2026-01-01T00:00:00Z">
        <w:r>
          <w:delText xml:space="preserve"> </w:delText>
        </w:r>
      </w:del>
      <w:hyperlink w:anchor="thm-quadratic-form">
        <w:del w:id="652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says</w:delText>
        </w:r>
      </w:del>
      <w:del w:id="65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del w:id="656" w:author="PR Preview" w:date="2026-01-01T00:00:00Z">
        <w:r>
          <w:delText xml:space="preserve">.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For example, with</w:delText>
        </w:r>
      </w:del>
      <w:del w:id="65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660" w:author="PR Preview" w:date="2026-01-01T00:00:00Z">
        <w:r>
          <w:delText xml:space="preserve">,</w:delText>
        </w:r>
      </w:del>
      <w:del w:id="66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del w:id="662" w:author="PR Preview" w:date="2026-01-01T00:00:00Z">
        <w:r>
          <w:delText xml:space="preserve">, and</w:delText>
        </w:r>
      </w:del>
      <w:del w:id="66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664" w:author="PR Preview" w:date="2026-01-01T00:00:00Z">
        <w:r>
          <w:delText xml:space="preserve">,</w:delText>
        </w:r>
      </w:del>
      <w:del w:id="66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666" w:author="PR Preview" w:date="2026-01-01T00:00:00Z">
        <w:r>
          <w:delText xml:space="preserve">,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and its derivative is</w:delText>
        </w:r>
      </w:del>
      <w:del w:id="669" w:author="PR Preview" w:date="2026-01-01T00:00:00Z">
        <w:r>
          <w:delText xml:space="preserve"> </w:delText>
        </w:r>
      </w:del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del w:id="670" w:author="PR Preview" w:date="2026-01-01T00:00:00Z">
        <w:r>
          <w:delText xml:space="preserve">.</w:delText>
        </w:r>
      </w:del>
    </w:p>
    <w:p>
      <w:pPr>
        <w:pStyle w:val="BodyText"/>
      </w:pPr>
      <w:del w:id="671" w:author="PR Preview" w:date="2026-01-01T00:00:00Z">
        <w:r>
          <w:rPr>
            <w:b/>
            <w:bCs/>
          </w:rPr>
          <w:delText xml:space="preserve">Example 16 (Derivative of a quadratic form)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Let</w:delText>
        </w:r>
      </w:del>
      <w:del w:id="67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(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677" w:author="PR Preview" w:date="2026-01-01T00:00:00Z">
        <w:r>
          <w:delText xml:space="preserve">, symmetric and constant)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and</w:delText>
        </w:r>
      </w:del>
      <w:del w:id="68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81" w:author="PR Preview" w:date="2026-01-01T00:00:00Z">
        <w:r>
          <w:delText xml:space="preserve">.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Then</w:delText>
        </w:r>
      </w:del>
      <w:del w:id="68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685" w:author="PR Preview" w:date="2026-01-01T00:00:00Z">
        <w:r>
          <w:delText xml:space="preserve">.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By</w:delText>
        </w:r>
      </w:del>
      <w:del w:id="688" w:author="PR Preview" w:date="2026-01-01T00:00:00Z">
        <w:r>
          <w:delText xml:space="preserve"> </w:delText>
        </w:r>
      </w:del>
      <w:hyperlink w:anchor="thm-quadratic-form">
        <w:del w:id="689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690" w:author="PR Preview" w:date="2026-01-01T00:00:00Z">
        <w:r>
          <w:delText xml:space="preserve">:</w:delText>
        </w:r>
      </w:del>
    </w:p>
    <w:p>
      <w:pPr>
        <w:pStyle w:val="BodyText"/>
      </w:pPr>
      <w:ins w:id="691" w:author="PR Preview" w:date="2026-01-01T00:00:00Z">
        <w:r>
          <w:rPr>
            <w:i/>
            <w:iCs/>
          </w:rPr>
          <w:t xml:space="preserve">Remark 6</w:t>
        </w:r>
      </w:ins>
      <w:ins w:id="692" w:author="PR Preview" w:date="2026-01-01T00:00:00Z">
        <w:r>
          <w:t xml:space="preserve"> (Like the derivative of</w:t>
        </w:r>
      </w:ins>
      <w:ins w:id="693" w:author="PR Preview" w:date="2026-01-01T00:00:00Z">
        <w:r>
          <w:t xml:space="preserve"> </w:t>
        </w:r>
      </w:ins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694" w:author="PR Preview" w:date="2026-01-01T00:00:00Z">
        <w:r>
          <w:t xml:space="preserve">). </w:t>
        </w:r>
      </w:ins>
      <w:ins w:id="695" w:author="PR Preview" w:date="2026-01-01T00:00:00Z">
        <w:r>
          <w:t xml:space="preserve">This operation is like taking the derivative of</w:t>
        </w:r>
      </w:ins>
      <w:ins w:id="696" w:author="PR Preview" w:date="2026-01-01T00:00:00Z">
        <w:r>
          <w:t xml:space="preserve"> </w:t>
        </w:r>
      </w:ins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with respect to</w:t>
        </w:r>
      </w:ins>
      <w:ins w:id="699" w:author="PR Preview" w:date="2026-01-01T00:00:00Z">
        <w:r>
          <w:t xml:space="preserve"> </w:t>
        </w:r>
      </w:ins>
      <m:oMath>
        <m:r>
          <m:t>x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in non-vector calculus:</w:t>
        </w:r>
      </w:ins>
      <w:ins w:id="70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ins w:id="703" w:author="PR Preview" w:date="2026-01-01T00:00:00Z">
        <w:r>
          <w:t xml:space="preserve">,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and</w:t>
        </w:r>
      </w:ins>
      <w:ins w:id="706" w:author="PR Preview" w:date="2026-01-01T00:00:00Z">
        <w:r>
          <w:t xml:space="preserve"> </w:t>
        </w:r>
      </w:ins>
      <w:hyperlink w:anchor="thm-quadratic-form">
        <w:ins w:id="70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says</w:t>
        </w:r>
      </w:ins>
      <w:ins w:id="71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ins w:id="711" w:author="PR Preview" w:date="2026-01-01T00:00:00Z">
        <w:r>
          <w:t xml:space="preserve">.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For example, with</w:t>
        </w:r>
      </w:ins>
      <w:ins w:id="7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715" w:author="PR Preview" w:date="2026-01-01T00:00:00Z">
        <w:r>
          <w:t xml:space="preserve">,</w:t>
        </w:r>
      </w:ins>
      <w:ins w:id="71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ins w:id="717" w:author="PR Preview" w:date="2026-01-01T00:00:00Z">
        <w:r>
          <w:t xml:space="preserve">, and</w:t>
        </w:r>
      </w:ins>
      <w:ins w:id="71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719" w:author="PR Preview" w:date="2026-01-01T00:00:00Z">
        <w:r>
          <w:t xml:space="preserve">,</w:t>
        </w:r>
      </w:ins>
      <w:ins w:id="72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721" w:author="PR Preview" w:date="2026-01-01T00:00:00Z">
        <w:r>
          <w:t xml:space="preserve">,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and its derivative is</w:t>
        </w:r>
      </w:ins>
      <w:ins w:id="724" w:author="PR Preview" w:date="2026-01-01T00:00:00Z">
        <w:r>
          <w:t xml:space="preserve"> </w:t>
        </w:r>
      </w:ins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ins w:id="725" w:author="PR Preview" w:date="2026-01-01T00:00:00Z">
        <w:r>
          <w:t xml:space="preserve">.</w:t>
        </w:r>
      </w:ins>
    </w:p>
    <w:bookmarkEnd w:id="85"/>
    <w:bookmarkStart w:id="86" w:name="exm-deriv-quadratic-form"/>
    <w:p>
      <w:pPr>
        <w:pStyle w:val="BodyText"/>
      </w:pPr>
      <w:ins w:id="726" w:author="PR Preview" w:date="2026-01-01T00:00:00Z">
        <w:r>
          <w:rPr>
            <w:b/>
            <w:bCs/>
          </w:rPr>
          <w:t xml:space="preserve">Example 16 (Derivative of a quadratic form)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Let</w:t>
        </w:r>
      </w:ins>
      <w:ins w:id="72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(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732" w:author="PR Preview" w:date="2026-01-01T00:00:00Z">
        <w:r>
          <w:t xml:space="preserve">, symmetric and constant)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and</w:t>
        </w:r>
      </w:ins>
      <w:ins w:id="7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36" w:author="PR Preview" w:date="2026-01-01T00:00:00Z">
        <w:r>
          <w:t xml:space="preserve">.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Then</w:t>
        </w:r>
      </w:ins>
      <w:ins w:id="73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740" w:author="PR Preview" w:date="2026-01-01T00:00:00Z">
        <w:r>
          <w:t xml:space="preserve">.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By</w:t>
        </w:r>
      </w:ins>
      <w:ins w:id="743" w:author="PR Preview" w:date="2026-01-01T00:00:00Z">
        <w:r>
          <w:t xml:space="preserve"> </w:t>
        </w:r>
      </w:ins>
      <w:hyperlink w:anchor="thm-quadratic-form">
        <w:ins w:id="744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74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del w:id="746" w:author="PR Preview" w:date="2026-01-01T00:00:00Z">
        <w:r>
          <w:rPr>
            <w:i/>
            <w:iCs/>
          </w:rPr>
          <w:delText xml:space="preserve">Proof</w:delText>
        </w:r>
      </w:del>
      <w:del w:id="747" w:author="PR Preview" w:date="2026-01-01T00:00:00Z">
        <w:r>
          <w:delText xml:space="preserve">. </w:delText>
        </w:r>
      </w:del>
      <w:del w:id="748" w:author="PR Preview" w:date="2026-01-01T00:00:00Z">
        <w:r>
          <w:delText xml:space="preserve">Applying</w:delText>
        </w:r>
      </w:del>
      <w:del w:id="749" w:author="PR Preview" w:date="2026-01-01T00:00:00Z">
        <w:r>
          <w:delText xml:space="preserve"> </w:delText>
        </w:r>
      </w:del>
      <w:hyperlink w:anchor="thm-quadratic-form">
        <w:del w:id="750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with</w:delText>
        </w:r>
      </w:del>
      <w:del w:id="75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(which is symmetric and constant with respect to</w:delText>
        </w:r>
      </w:del>
      <w:del w:id="75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757" w:author="PR Preview" w:date="2026-01-01T00:00:00Z">
        <w:r>
          <w:delText xml:space="preserve">):</w:delText>
        </w:r>
      </w:del>
    </w:p>
    <w:p>
      <w:pPr>
        <w:pStyle w:val="FirstParagraph"/>
      </w:pPr>
      <w:ins w:id="758" w:author="PR Preview" w:date="2026-01-01T00:00:00Z">
        <w:r>
          <w:rPr>
            <w:i/>
            <w:iCs/>
          </w:rPr>
          <w:t xml:space="preserve">Proof</w:t>
        </w:r>
      </w:ins>
      <w:ins w:id="759" w:author="PR Preview" w:date="2026-01-01T00:00:00Z">
        <w:r>
          <w:t xml:space="preserve">. </w:t>
        </w:r>
      </w:ins>
      <w:ins w:id="760" w:author="PR Preview" w:date="2026-01-01T00:00:00Z">
        <w:r>
          <w:t xml:space="preserve">Applying</w:t>
        </w:r>
      </w:ins>
      <w:ins w:id="761" w:author="PR Preview" w:date="2026-01-01T00:00:00Z">
        <w:r>
          <w:t xml:space="preserve"> </w:t>
        </w:r>
      </w:ins>
      <w:hyperlink w:anchor="thm-quadratic-form">
        <w:ins w:id="762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with</w:t>
        </w:r>
      </w:ins>
      <w:ins w:id="76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(which is symmetric and constant with respect to</w:t>
        </w:r>
      </w:ins>
      <w:ins w:id="7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76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del w:id="770" w:author="PR Preview" w:date="2026-01-01T00:00:00Z">
        <w:r>
          <w:rPr>
            <w:b/>
            <w:bCs/>
          </w:rPr>
          <w:delText xml:space="preserve">Theorem 8 (Vector chain rule)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Let</w:delText>
        </w:r>
      </w:del>
      <w:del w:id="77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be a</w:delText>
        </w:r>
      </w:del>
      <w:del w:id="77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vector,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let</w:delText>
        </w:r>
      </w:del>
      <w:del w:id="78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be a</w:delText>
        </w:r>
      </w:del>
      <w:del w:id="784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vector-valued function of</w:delText>
        </w:r>
      </w:del>
      <w:del w:id="78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788" w:author="PR Preview" w:date="2026-01-01T00:00:00Z">
        <w:r>
          <w:delText xml:space="preserve">,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and let</w:delText>
        </w:r>
      </w:del>
      <w:del w:id="791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be a scalar-valued function of</w:delText>
        </w:r>
      </w:del>
      <w:del w:id="7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795" w:author="PR Preview" w:date="2026-01-01T00:00:00Z">
        <w:r>
          <w:delText xml:space="preserve">,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where</w:delText>
        </w:r>
      </w:del>
      <w:del w:id="7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</m:oMath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and</w:delText>
        </w:r>
      </w:del>
      <w:del w:id="801" w:author="PR Preview" w:date="2026-01-01T00:00:00Z">
        <w:r>
          <w:delText xml:space="preserve"> </w:delText>
        </w:r>
      </w:del>
      <m:oMath>
        <m:r>
          <m:t>f</m:t>
        </m:r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have continuous partial derivatives.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Then</w:delText>
        </w:r>
      </w:del>
      <w:del w:id="806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del w:id="807" w:author="PR Preview" w:date="2026-01-01T00:00:00Z">
        <w:r>
          <w:delText xml:space="preserve">, as a function of</w:delText>
        </w:r>
      </w:del>
      <w:del w:id="80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09" w:author="PR Preview" w:date="2026-01-01T00:00:00Z">
        <w:r>
          <w:delText xml:space="preserve">, satisfies</w:delText>
        </w:r>
      </w:del>
    </w:p>
    <w:p>
      <w:pPr>
        <w:pStyle w:val="FirstParagraph"/>
      </w:pPr>
      <w:ins w:id="810" w:author="PR Preview" w:date="2026-01-01T00:00:00Z">
        <w:r>
          <w:rPr>
            <w:b/>
            <w:bCs/>
          </w:rPr>
          <w:t xml:space="preserve">Theorem 9 (Vector chain rule)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Let</w:t>
        </w:r>
      </w:ins>
      <w:ins w:id="81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be a</w:t>
        </w:r>
      </w:ins>
      <w:ins w:id="81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vector,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let</w:t>
        </w:r>
      </w:ins>
      <w:ins w:id="8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be a</w:t>
        </w:r>
      </w:ins>
      <w:ins w:id="82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vector-valued function of</w:t>
        </w:r>
      </w:ins>
      <w:ins w:id="8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28" w:author="PR Preview" w:date="2026-01-01T00:00:00Z">
        <w:r>
          <w:t xml:space="preserve">,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and let</w:t>
        </w:r>
      </w:ins>
      <w:ins w:id="83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be a scalar-valued function of</w:t>
        </w:r>
      </w:ins>
      <w:ins w:id="8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835" w:author="PR Preview" w:date="2026-01-01T00:00:00Z">
        <w:r>
          <w:t xml:space="preserve">,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where</w:t>
        </w:r>
      </w:ins>
      <w:ins w:id="8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</m:oMath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and</w:t>
        </w:r>
      </w:ins>
      <w:ins w:id="841" w:author="PR Preview" w:date="2026-01-01T00:00:00Z">
        <w:r>
          <w:t xml:space="preserve"> </w:t>
        </w:r>
      </w:ins>
      <m:oMath>
        <m:r>
          <m:t>f</m:t>
        </m:r>
      </m:oMath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have continuous partial derivatives.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Then</w:t>
        </w:r>
      </w:ins>
      <w:ins w:id="84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ins w:id="847" w:author="PR Preview" w:date="2026-01-01T00:00:00Z">
        <w:r>
          <w:t xml:space="preserve">, as a function of</w:t>
        </w:r>
      </w:ins>
      <w:ins w:id="8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49" w:author="PR Preview" w:date="2026-01-01T00:00:00Z">
        <w:r>
          <w:t xml:space="preserve">, satisfies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del w:id="850" w:author="PR Preview" w:date="2026-01-01T00:00:00Z">
        <w:r>
          <w:rPr>
            <w:i/>
            <w:iCs/>
          </w:rPr>
          <w:delText xml:space="preserve">Remark 9</w:delText>
        </w:r>
      </w:del>
      <w:del w:id="851" w:author="PR Preview" w:date="2026-01-01T00:00:00Z">
        <w:r>
          <w:delText xml:space="preserve"> (The order of the factors matters). </w:delText>
        </w:r>
      </w:del>
      <w:del w:id="852" w:author="PR Preview" w:date="2026-01-01T00:00:00Z">
        <w:r>
          <w:delText xml:space="preserve">The vector chain rule (</w:delText>
        </w:r>
      </w:del>
      <w:hyperlink w:anchor="thm-chain-vec">
        <w:del w:id="853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854" w:author="PR Preview" w:date="2026-01-01T00:00:00Z">
        <w:r>
          <w:delText xml:space="preserve">) is like the univariate</w:delText>
        </w:r>
      </w:del>
      <w:del w:id="855" w:author="PR Preview" w:date="2026-01-01T00:00:00Z">
        <w:r>
          <w:delText xml:space="preserve"> </w:delText>
        </w:r>
      </w:del>
      <w:hyperlink r:id="rId100">
        <w:del w:id="856" w:author="PR Preview" w:date="2026-01-01T00:00:00Z">
          <w:r>
            <w:rPr>
              <w:rStyle w:val="Hyperlink"/>
            </w:rPr>
            <w:delText xml:space="preserve">chain rule</w:delText>
          </w:r>
        </w:del>
      </w:hyperlink>
      <w:del w:id="857" w:author="PR Preview" w:date="2026-01-01T00:00:00Z">
        <w:r>
          <w:delText xml:space="preserve">,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but the order matters now:</w:delText>
        </w:r>
      </w:del>
      <w:del w:id="86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is</w:delText>
        </w:r>
      </w:del>
      <w:del w:id="86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q</m:t>
        </m:r>
      </m:oMath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and</w:delText>
        </w:r>
      </w:del>
      <w:del w:id="86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is</w:delText>
        </w:r>
      </w:del>
      <w:del w:id="869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870" w:author="PR Preview" w:date="2026-01-01T00:00:00Z">
        <w:r>
          <w:delText xml:space="preserve">,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so the product</w:delText>
        </w:r>
      </w:del>
      <w:del w:id="87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in the other order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is not even defined unless</w:delText>
        </w:r>
      </w:del>
      <w:del w:id="87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879" w:author="PR Preview" w:date="2026-01-01T00:00:00Z">
        <w:r>
          <w:delText xml:space="preserve">.</w:delText>
        </w:r>
      </w:del>
    </w:p>
    <w:p>
      <w:pPr>
        <w:pStyle w:val="BodyText"/>
      </w:pPr>
      <w:del w:id="880" w:author="PR Preview" w:date="2026-01-01T00:00:00Z">
        <w:r>
          <w:delText xml:space="preserve">The version presented here is for the gradient (</w:delText>
        </w:r>
      </w:del>
      <w:hyperlink w:anchor="def-vector-derivative">
        <w:del w:id="881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882" w:author="PR Preview" w:date="2026-01-01T00:00:00Z">
        <w:r>
          <w:delText xml:space="preserve">), a column vector.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The total derivative (</w:delText>
        </w:r>
      </w:del>
      <w:hyperlink w:anchor="def-row-vector-derivative">
        <w:del w:id="885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886" w:author="PR Preview" w:date="2026-01-01T00:00:00Z">
        <w:r>
          <w:delText xml:space="preserve">), a row vector,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is the transpose of the gradient (</w:delText>
        </w:r>
      </w:del>
      <w:hyperlink w:anchor="thm-row-deriv-tp-col-deriv">
        <w:del w:id="889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890" w:author="PR Preview" w:date="2026-01-01T00:00:00Z">
        <w:r>
          <w:delText xml:space="preserve">),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and transposing both sides gives</w:delText>
        </w:r>
      </w:del>
      <w:del w:id="893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94" w:author="PR Preview" w:date="2026-01-01T00:00:00Z">
        <w:r>
          <w:delText xml:space="preserve">,</w:delText>
        </w:r>
      </w:del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with the factors in the reverse order;</w:delText>
        </w:r>
      </w:del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there</w:delText>
        </w:r>
      </w:del>
      <w:del w:id="899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is the Jacobian matrix of</w:delText>
        </w:r>
      </w:del>
      <w:del w:id="90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as a function of</w:delText>
        </w:r>
      </w:del>
      <w:del w:id="90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(</w:delText>
        </w:r>
      </w:del>
      <w:hyperlink w:anchor="def-jacobian-matrix">
        <w:del w:id="90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909" w:author="PR Preview" w:date="2026-01-01T00:00:00Z">
        <w:r>
          <w:delText xml:space="preserve">).</w:delText>
        </w:r>
      </w:del>
    </w:p>
    <w:p>
      <w:pPr>
        <w:pStyle w:val="BodyText"/>
      </w:pPr>
      <w:ins w:id="910" w:author="PR Preview" w:date="2026-01-01T00:00:00Z">
        <w:r>
          <w:rPr>
            <w:i/>
            <w:iCs/>
          </w:rPr>
          <w:t xml:space="preserve">Remark 9</w:t>
        </w:r>
      </w:ins>
      <w:ins w:id="911" w:author="PR Preview" w:date="2026-01-01T00:00:00Z">
        <w:r>
          <w:t xml:space="preserve"> (The order of the factors matters). </w:t>
        </w:r>
      </w:ins>
      <w:ins w:id="912" w:author="PR Preview" w:date="2026-01-01T00:00:00Z">
        <w:r>
          <w:t xml:space="preserve">The vector chain rule (</w:t>
        </w:r>
      </w:ins>
      <w:hyperlink w:anchor="thm-chain-vec">
        <w:ins w:id="913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914" w:author="PR Preview" w:date="2026-01-01T00:00:00Z">
        <w:r>
          <w:t xml:space="preserve">) is like the univariate</w:t>
        </w:r>
      </w:ins>
      <w:ins w:id="915" w:author="PR Preview" w:date="2026-01-01T00:00:00Z">
        <w:r>
          <w:t xml:space="preserve"> </w:t>
        </w:r>
      </w:ins>
      <w:hyperlink r:id="rId100">
        <w:ins w:id="916" w:author="PR Preview" w:date="2026-01-01T00:00:00Z">
          <w:r>
            <w:rPr>
              <w:rStyle w:val="Hyperlink"/>
            </w:rPr>
            <w:t xml:space="preserve">chain rule</w:t>
          </w:r>
        </w:ins>
      </w:hyperlink>
      <w:ins w:id="917" w:author="PR Preview" w:date="2026-01-01T00:00:00Z">
        <w:r>
          <w:t xml:space="preserve">,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but the order matters now:</w:t>
        </w:r>
      </w:ins>
      <w:ins w:id="92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is</w:t>
        </w:r>
      </w:ins>
      <w:ins w:id="92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q</m:t>
        </m:r>
      </m:oMath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and</w:t>
        </w:r>
      </w:ins>
      <w:ins w:id="92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is</w:t>
        </w:r>
      </w:ins>
      <w:ins w:id="929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so the product</w:t>
        </w:r>
      </w:ins>
      <w:ins w:id="93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in the other order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is not even defined unless</w:t>
        </w:r>
      </w:ins>
      <w:ins w:id="93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939" w:author="PR Preview" w:date="2026-01-01T00:00:00Z">
        <w:r>
          <w:t xml:space="preserve">.</w:t>
        </w:r>
      </w:ins>
    </w:p>
    <w:p>
      <w:pPr>
        <w:pStyle w:val="BodyText"/>
      </w:pPr>
      <w:ins w:id="940" w:author="PR Preview" w:date="2026-01-01T00:00:00Z">
        <w:r>
          <w:t xml:space="preserve">The version presented here is for the gradient (</w:t>
        </w:r>
      </w:ins>
      <w:hyperlink w:anchor="def-vector-derivative">
        <w:ins w:id="94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942" w:author="PR Preview" w:date="2026-01-01T00:00:00Z">
        <w:r>
          <w:t xml:space="preserve">), a column vector.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The total derivative (</w:t>
        </w:r>
      </w:ins>
      <w:hyperlink w:anchor="def-row-vector-derivative">
        <w:ins w:id="94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946" w:author="PR Preview" w:date="2026-01-01T00:00:00Z">
        <w:r>
          <w:t xml:space="preserve">), a row vector,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is the transpose of the gradient (</w:t>
        </w:r>
      </w:ins>
      <w:hyperlink w:anchor="thm-row-deriv-tp-col-deriv">
        <w:ins w:id="94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950" w:author="PR Preview" w:date="2026-01-01T00:00:00Z">
        <w:r>
          <w:t xml:space="preserve">),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and transposing both sides gives</w:t>
        </w:r>
      </w:ins>
      <w:ins w:id="953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54" w:author="PR Preview" w:date="2026-01-01T00:00:00Z">
        <w:r>
          <w:t xml:space="preserve">,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with the factors in the reverse order;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there</w:t>
        </w:r>
      </w:ins>
      <w:ins w:id="959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is the Jacobian matrix of</w:t>
        </w:r>
      </w:ins>
      <w:ins w:id="96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as a function of</w:t>
        </w:r>
      </w:ins>
      <w:ins w:id="9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(</w:t>
        </w:r>
      </w:ins>
      <w:hyperlink w:anchor="def-jacobian-matrix">
        <w:ins w:id="96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969" w:author="PR Preview" w:date="2026-01-01T00:00:00Z">
        <w:r>
          <w:t xml:space="preserve">).</w:t>
        </w:r>
      </w:ins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del w:id="970" w:author="PR Preview" w:date="2026-01-01T00:00:00Z">
        <w:r>
          <w:rPr>
            <w:i/>
            <w:iCs/>
          </w:rPr>
          <w:delText xml:space="preserve">Proof</w:delText>
        </w:r>
      </w:del>
      <w:del w:id="971" w:author="PR Preview" w:date="2026-01-01T00:00:00Z">
        <w:r>
          <w:delText xml:space="preserve">. </w:delText>
        </w:r>
      </w:del>
      <w:del w:id="972" w:author="PR Preview" w:date="2026-01-01T00:00:00Z">
        <w:r>
          <w:delText xml:space="preserve">Apply</w:delText>
        </w:r>
      </w:del>
      <w:del w:id="973" w:author="PR Preview" w:date="2026-01-01T00:00:00Z">
        <w:r>
          <w:delText xml:space="preserve"> </w:delText>
        </w:r>
      </w:del>
      <w:hyperlink w:anchor="thm-chain-vec">
        <w:del w:id="974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with</w:delText>
        </w:r>
      </w:del>
      <w:del w:id="97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del w:id="978" w:author="PR Preview" w:date="2026-01-01T00:00:00Z">
        <w:r>
          <w:delText xml:space="preserve">,</w:delText>
        </w:r>
      </w:del>
      <w:del w:id="97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del w:id="980" w:author="PR Preview" w:date="2026-01-01T00:00:00Z">
        <w:r>
          <w:delText xml:space="preserve">,</w:delText>
        </w:r>
      </w:del>
      <w:del w:id="981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n</m:t>
        </m:r>
      </m:oMath>
      <w:del w:id="982" w:author="PR Preview" w:date="2026-01-01T00:00:00Z">
        <w:r>
          <w:delText xml:space="preserve">,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and</w:delText>
        </w:r>
      </w:del>
    </w:p>
    <w:p>
      <w:pPr>
        <w:pStyle w:val="FirstParagraph"/>
      </w:pPr>
      <w:ins w:id="985" w:author="PR Preview" w:date="2026-01-01T00:00:00Z">
        <w:r>
          <w:rPr>
            <w:i/>
            <w:iCs/>
          </w:rPr>
          <w:t xml:space="preserve">Proof</w:t>
        </w:r>
      </w:ins>
      <w:ins w:id="986" w:author="PR Preview" w:date="2026-01-01T00:00:00Z">
        <w:r>
          <w:t xml:space="preserve">. </w:t>
        </w:r>
      </w:ins>
      <w:ins w:id="987" w:author="PR Preview" w:date="2026-01-01T00:00:00Z">
        <w:r>
          <w:t xml:space="preserve">Apply</w:t>
        </w:r>
      </w:ins>
      <w:ins w:id="988" w:author="PR Preview" w:date="2026-01-01T00:00:00Z">
        <w:r>
          <w:t xml:space="preserve"> </w:t>
        </w:r>
      </w:ins>
      <w:hyperlink w:anchor="thm-chain-vec">
        <w:ins w:id="989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with</w:t>
        </w:r>
      </w:ins>
      <w:ins w:id="99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ins w:id="993" w:author="PR Preview" w:date="2026-01-01T00:00:00Z">
        <w:r>
          <w:t xml:space="preserve">,</w:t>
        </w:r>
      </w:ins>
      <w:ins w:id="99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ins w:id="995" w:author="PR Preview" w:date="2026-01-01T00:00:00Z">
        <w:r>
          <w:t xml:space="preserve">,</w:t>
        </w:r>
      </w:ins>
      <w:ins w:id="99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n</m:t>
        </m:r>
      </m:oMath>
      <w:ins w:id="997" w:author="PR Preview" w:date="2026-01-01T00:00:00Z">
        <w:r>
          <w:t xml:space="preserve">,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del w:id="1000" w:author="PR Preview" w:date="2026-01-01T00:00:00Z">
        <w:r>
          <w:rPr>
            <w:b/>
            <w:bCs/>
          </w:rPr>
          <w:delText xml:space="preserve">Example 20 (Derivative of the residual sum of squares)</w:delText>
        </w:r>
      </w:del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Let</w:delText>
        </w:r>
      </w:del>
      <w:del w:id="100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1006" w:author="PR Preview" w:date="2026-01-01T00:00:00Z">
        <w:r>
          <w:delText xml:space="preserve">) and</w:delText>
        </w:r>
      </w:del>
      <w:del w:id="100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010" w:author="PR Preview" w:date="2026-01-01T00:00:00Z">
        <w:r>
          <w:delText xml:space="preserve">) be constant with respect to</w:delText>
        </w:r>
      </w:del>
      <w:del w:id="10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1012" w:author="PR Preview" w:date="2026-01-01T00:00:00Z">
        <w:r>
          <w:delText xml:space="preserve">,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and let</w:delText>
        </w:r>
      </w:del>
      <w:del w:id="101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be the residual vector (</w:delText>
        </w:r>
      </w:del>
      <w:hyperlink w:anchor="def-residual">
        <w:del w:id="101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019" w:author="PR Preview" w:date="2026-01-01T00:00:00Z">
        <w:r>
          <w:delText xml:space="preserve">).</w:delText>
        </w:r>
      </w:del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By</w:delText>
        </w:r>
      </w:del>
      <w:del w:id="1022" w:author="PR Preview" w:date="2026-01-01T00:00:00Z">
        <w:r>
          <w:delText xml:space="preserve"> </w:delText>
        </w:r>
      </w:del>
      <w:hyperlink w:anchor="thm-deriv-linear-map">
        <w:del w:id="102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024" w:author="PR Preview" w:date="2026-01-01T00:00:00Z">
        <w:r>
          <w:delText xml:space="preserve">,</w:delText>
        </w:r>
      </w:del>
      <w:del w:id="102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26" w:author="PR Preview" w:date="2026-01-01T00:00:00Z">
        <w:r>
          <w:delText xml:space="preserve">,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and</w:delText>
        </w:r>
      </w:del>
      <w:del w:id="102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because</w:delText>
        </w:r>
      </w:del>
      <w:del w:id="10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is constant,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so</w:delText>
        </w:r>
      </w:del>
      <w:del w:id="103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(</w:delText>
        </w:r>
      </w:del>
      <m:oMath>
        <m:r>
          <m:t>p</m:t>
        </m:r>
        <m:r>
          <m:rPr>
            <m:sty m:val="p"/>
          </m:rPr>
          <m:t>×</m:t>
        </m:r>
        <m:r>
          <m:t>n</m:t>
        </m:r>
      </m:oMath>
      <w:del w:id="1040" w:author="PR Preview" w:date="2026-01-01T00:00:00Z">
        <w:r>
          <w:delText xml:space="preserve">).</w:delText>
        </w:r>
      </w:del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By</w:delText>
        </w:r>
      </w:del>
      <w:del w:id="1043" w:author="PR Preview" w:date="2026-01-01T00:00:00Z">
        <w:r>
          <w:delText xml:space="preserve"> </w:delText>
        </w:r>
      </w:del>
      <w:hyperlink w:anchor="cor-chain-qf">
        <w:del w:id="1044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1045" w:author="PR Preview" w:date="2026-01-01T00:00:00Z">
        <w:r>
          <w:delText xml:space="preserve">:</w:delText>
        </w:r>
      </w:del>
    </w:p>
    <w:p>
      <w:pPr>
        <w:pStyle w:val="BodyText"/>
      </w:pPr>
      <w:ins w:id="1046" w:author="PR Preview" w:date="2026-01-01T00:00:00Z">
        <w:r>
          <w:rPr>
            <w:b/>
            <w:bCs/>
          </w:rPr>
          <w:t xml:space="preserve">Example 20 (Derivative of the residual sum of squares)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Let</w:t>
        </w:r>
      </w:ins>
      <w:ins w:id="10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1052" w:author="PR Preview" w:date="2026-01-01T00:00:00Z">
        <w:r>
          <w:t xml:space="preserve">) and</w:t>
        </w:r>
      </w:ins>
      <w:ins w:id="105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056" w:author="PR Preview" w:date="2026-01-01T00:00:00Z">
        <w:r>
          <w:t xml:space="preserve">) be constant with respect to</w:t>
        </w:r>
      </w:ins>
      <w:ins w:id="10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1058" w:author="PR Preview" w:date="2026-01-01T00:00:00Z">
        <w:r>
          <w:t xml:space="preserve">,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and let</w:t>
        </w:r>
      </w:ins>
      <w:ins w:id="10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be the residual vector (</w:t>
        </w:r>
      </w:ins>
      <w:hyperlink w:anchor="def-residual">
        <w:ins w:id="106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065" w:author="PR Preview" w:date="2026-01-01T00:00:00Z">
        <w:r>
          <w:t xml:space="preserve">).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By</w:t>
        </w:r>
      </w:ins>
      <w:ins w:id="1068" w:author="PR Preview" w:date="2026-01-01T00:00:00Z">
        <w:r>
          <w:t xml:space="preserve"> </w:t>
        </w:r>
      </w:ins>
      <w:hyperlink w:anchor="thm-deriv-linear-map">
        <w:ins w:id="106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070" w:author="PR Preview" w:date="2026-01-01T00:00:00Z">
        <w:r>
          <w:t xml:space="preserve">,</w:t>
        </w:r>
      </w:ins>
      <w:ins w:id="107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72" w:author="PR Preview" w:date="2026-01-01T00:00:00Z">
        <w:r>
          <w:t xml:space="preserve">,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and</w:t>
        </w:r>
      </w:ins>
      <w:ins w:id="107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because</w:t>
        </w:r>
      </w:ins>
      <w:ins w:id="107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is constant,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so</w:t>
        </w:r>
      </w:ins>
      <w:ins w:id="108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(</w:t>
        </w:r>
      </w:ins>
      <m:oMath>
        <m:r>
          <m:t>p</m:t>
        </m:r>
        <m:r>
          <m:rPr>
            <m:sty m:val="p"/>
          </m:rPr>
          <m:t>×</m:t>
        </m:r>
        <m:r>
          <m:t>n</m:t>
        </m:r>
      </m:oMath>
      <w:ins w:id="1086" w:author="PR Preview" w:date="2026-01-01T00:00:00Z">
        <w:r>
          <w:t xml:space="preserve">).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By</w:t>
        </w:r>
      </w:ins>
      <w:ins w:id="1089" w:author="PR Preview" w:date="2026-01-01T00:00:00Z">
        <w:r>
          <w:t xml:space="preserve"> </w:t>
        </w:r>
      </w:ins>
      <w:hyperlink w:anchor="cor-chain-qf">
        <w:ins w:id="1090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109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del w:id="1092" w:author="PR Preview" w:date="2026-01-01T00:00:00Z">
        <w:r>
          <w:rPr>
            <w:b/>
            <w:bCs/>
          </w:rPr>
          <w:delText xml:space="preserve">Theorem 9 (Matrix derivative of the trace of a matrix product)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If</w:delText>
        </w:r>
      </w:del>
      <w:del w:id="109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(</w:delText>
        </w:r>
      </w:del>
      <m:oMath>
        <m:r>
          <m:t>r</m:t>
        </m:r>
        <m:r>
          <m:rPr>
            <m:sty m:val="p"/>
          </m:rPr>
          <m:t>×</m:t>
        </m:r>
        <m:r>
          <m:t>m</m:t>
        </m:r>
      </m:oMath>
      <w:del w:id="1098" w:author="PR Preview" w:date="2026-01-01T00:00:00Z">
        <w:r>
          <w:delText xml:space="preserve">) and</w:delText>
        </w:r>
      </w:del>
      <w:del w:id="109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×</m:t>
        </m:r>
        <m:r>
          <m:t>r</m:t>
        </m:r>
      </m:oMath>
      <w:del w:id="1102" w:author="PR Preview" w:date="2026-01-01T00:00:00Z">
        <w:r>
          <w:delText xml:space="preserve">)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are constant with respect to the</w:delText>
        </w:r>
      </w:del>
      <w:del w:id="110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matrix</w:delText>
        </w:r>
      </w:del>
      <w:del w:id="1108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109" w:author="PR Preview" w:date="2026-01-01T00:00:00Z">
        <w:r>
          <w:delText xml:space="preserve">,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then:</w:delText>
        </w:r>
      </w:del>
    </w:p>
    <w:p>
      <w:pPr>
        <w:pStyle w:val="FirstParagraph"/>
      </w:pPr>
      <w:ins w:id="1112" w:author="PR Preview" w:date="2026-01-01T00:00:00Z">
        <w:r>
          <w:rPr>
            <w:b/>
            <w:bCs/>
          </w:rPr>
          <w:t xml:space="preserve">Theorem 10 (Matrix derivative of the trace of a matrix product)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If</w:t>
        </w:r>
      </w:ins>
      <w:ins w:id="11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(</w:t>
        </w:r>
      </w:ins>
      <m:oMath>
        <m:r>
          <m:t>r</m:t>
        </m:r>
        <m:r>
          <m:rPr>
            <m:sty m:val="p"/>
          </m:rPr>
          <m:t>×</m:t>
        </m:r>
        <m:r>
          <m:t>m</m:t>
        </m:r>
      </m:oMath>
      <w:ins w:id="1118" w:author="PR Preview" w:date="2026-01-01T00:00:00Z">
        <w:r>
          <w:t xml:space="preserve">) and</w:t>
        </w:r>
      </w:ins>
      <w:ins w:id="111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×</m:t>
        </m:r>
        <m:r>
          <m:t>r</m:t>
        </m:r>
      </m:oMath>
      <w:ins w:id="1122" w:author="PR Preview" w:date="2026-01-01T00:00:00Z">
        <w:r>
          <w:t xml:space="preserve">)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are constant with respect to the</w:t>
        </w:r>
      </w:ins>
      <w:ins w:id="112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matrix</w:t>
        </w:r>
      </w:ins>
      <w:ins w:id="112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129" w:author="PR Preview" w:date="2026-01-01T00:00:00Z">
        <w:r>
          <w:t xml:space="preserve">,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Start w:id="117" w:name="thm-gradient-of-linear"/>
    <w:p>
      <w:pPr>
        <w:pStyle w:val="BodyText"/>
      </w:pPr>
      <w:ins w:id="1132" w:author="PR Preview" w:date="2026-01-01T00:00:00Z">
        <w:r>
          <w:rPr>
            <w:b/>
            <w:bCs/>
          </w:rPr>
          <w:t xml:space="preserve">Theorem 11 (Gradient of an entrywise inner product with a fixed matrix)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Let</w:t>
        </w:r>
      </w:ins>
      <w:ins w:id="1135" w:author="PR Preview" w:date="2026-01-01T00:00:00Z">
        <w:r>
          <w:t xml:space="preserve"> </w:t>
        </w:r>
      </w:ins>
      <m:oMath>
        <m:r>
          <m:t>A</m:t>
        </m:r>
      </m:oMath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be a fixed</w:t>
        </w:r>
      </w:ins>
      <w:ins w:id="113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matrix, and for</w:t>
        </w:r>
      </w:ins>
      <w:ins w:id="1141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define</w:t>
        </w:r>
      </w:ins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ins w:id="1144" w:author="PR Preview" w:date="2026-01-01T00:00:00Z">
        <w:r>
          <w:t xml:space="preserve">Then for every</w:t>
        </w:r>
      </w:ins>
      <w:ins w:id="1145" w:author="PR Preview" w:date="2026-01-01T00:00:00Z">
        <w:r>
          <w:t xml:space="preserve"> </w:t>
        </w:r>
      </w:ins>
      <m:oMath>
        <m:r>
          <m:t>W</m:t>
        </m:r>
      </m:oMath>
      <w:ins w:id="1146" w:author="PR Preview" w:date="2026-01-01T00:00:00Z">
        <w:r>
          <w:t xml:space="preserve">,</w:t>
        </w:r>
      </w:ins>
      <w:ins w:id="114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ins w:id="1148" w:author="PR Preview" w:date="2026-01-01T00:00:00Z">
        <w:r>
          <w:t xml:space="preserve">.</w:t>
        </w:r>
      </w:ins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In particular, the gradient is constant: it does not depend on</w:t>
        </w:r>
      </w:ins>
      <w:ins w:id="1151" w:author="PR Preview" w:date="2026-01-01T00:00:00Z">
        <w:r>
          <w:t xml:space="preserve"> </w:t>
        </w:r>
      </w:ins>
      <m:oMath>
        <m:r>
          <m:t>W</m:t>
        </m:r>
      </m:oMath>
      <w:ins w:id="1152" w:author="PR Preview" w:date="2026-01-01T00:00:00Z">
        <w:r>
          <w:t xml:space="preserve">.</w:t>
        </w:r>
      </w:ins>
    </w:p>
    <w:bookmarkEnd w:id="117"/>
    <w:p>
      <w:pPr>
        <w:pStyle w:val="BodyText"/>
      </w:pPr>
      <w:ins w:id="1153" w:author="PR Preview" w:date="2026-01-01T00:00:00Z">
        <w:r>
          <w:rPr>
            <w:i/>
            <w:iCs/>
          </w:rPr>
          <w:t xml:space="preserve">Proof</w:t>
        </w:r>
      </w:ins>
      <w:ins w:id="1154" w:author="PR Preview" w:date="2026-01-01T00:00:00Z">
        <w:r>
          <w:t xml:space="preserve">. </w:t>
        </w:r>
      </w:ins>
      <w:ins w:id="1155" w:author="PR Preview" w:date="2026-01-01T00:00:00Z">
        <w:r>
          <w:t xml:space="preserve">This is the solution to</w:t>
        </w:r>
      </w:ins>
      <w:ins w:id="1156" w:author="PR Preview" w:date="2026-01-01T00:00:00Z">
        <w:r>
          <w:t xml:space="preserve"> </w:t>
        </w:r>
      </w:ins>
      <w:hyperlink w:anchor="exr-gradient-of-linear">
        <w:ins w:id="115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158" w:author="PR Preview" w:date="2026-01-01T00:00:00Z">
        <w:r>
          <w:t xml:space="preserve">, worked in</w:t>
        </w:r>
      </w:ins>
      <w:ins w:id="1159" w:author="PR Preview" w:date="2026-01-01T00:00:00Z">
        <w:r>
          <w:t xml:space="preserve"> </w:t>
        </w:r>
      </w:ins>
      <w:hyperlink w:anchor="sol-gradient-of-linear">
        <w:ins w:id="1160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1161" w:author="PR Preview" w:date="2026-01-01T00:00:00Z">
        <w:r>
          <w:t xml:space="preserve">,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where</w:t>
        </w:r>
      </w:ins>
      <w:ins w:id="116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2</m:t>
        </m:r>
      </m:oMath>
      <w:ins w:id="1165" w:author="PR Preview" w:date="2026-01-01T00:00:00Z">
        <w:r>
          <w:t xml:space="preserve">,</w:t>
        </w:r>
      </w:ins>
      <w:ins w:id="116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167" w:author="PR Preview" w:date="2026-01-01T00:00:00Z">
        <w:r>
          <w:t xml:space="preserve">, and the entries of</w:t>
        </w:r>
      </w:ins>
      <w:ins w:id="1168" w:author="PR Preview" w:date="2026-01-01T00:00:00Z">
        <w:r>
          <w:t xml:space="preserve"> </w:t>
        </w:r>
      </w:ins>
      <m:oMath>
        <m:r>
          <m:t>A</m:t>
        </m:r>
      </m:oMath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are given.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The same argument works for every</w:t>
        </w:r>
      </w:ins>
      <w:ins w:id="1173" w:author="PR Preview" w:date="2026-01-01T00:00:00Z">
        <w:r>
          <w:t xml:space="preserve"> </w:t>
        </w:r>
      </w:ins>
      <m:oMath>
        <m:r>
          <m:t>A</m:t>
        </m:r>
      </m:oMath>
      <w:ins w:id="1174" w:author="PR Preview" w:date="2026-01-01T00:00:00Z">
        <w:r>
          <w:t xml:space="preserve">: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each</w:t>
        </w:r>
      </w:ins>
      <w:ins w:id="1177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appears in exactly one term, multiplied by</w:t>
        </w:r>
      </w:ins>
      <w:ins w:id="118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1181" w:author="PR Preview" w:date="2026-01-01T00:00:00Z">
        <w:r>
          <w:t xml:space="preserve">,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so</w:t>
        </w:r>
      </w:ins>
      <w:ins w:id="118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1185" w:author="PR Preview" w:date="2026-01-01T00:00:00Z">
        <w:r>
          <w:t xml:space="preserve">.</w:t>
        </w:r>
      </w:ins>
    </w:p>
    <w:bookmarkEnd w:id="118"/>
    <w:bookmarkStart w:id="153" w:name="sec-second-derivatives"/>
    <w:p>
      <w:pPr>
        <w:pStyle w:val="Heading2"/>
      </w:pPr>
      <w:r>
        <w:t xml:space="preserve">2 Second partial derivatives and the Hessian</w:t>
      </w:r>
    </w:p>
    <w:bookmarkStart w:id="120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0"/>
    <w:bookmarkStart w:id="121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2"/>
    <w:bookmarkStart w:id="123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3"/>
    <w:bookmarkStart w:id="124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4"/>
    <w:bookmarkStart w:id="126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5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8"/>
    <w:bookmarkStart w:id="131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0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1"/>
    <w:bookmarkStart w:id="134" w:name="thm-hessian-forms"/>
    <w:p>
      <w:pPr>
        <w:pStyle w:val="BodyText"/>
      </w:pPr>
      <w:del w:id="1186" w:author="PR Preview" w:date="2026-01-01T00:00:00Z">
        <w:r>
          <w:rPr>
            <w:b/>
            <w:bCs/>
          </w:rPr>
          <w:delText xml:space="preserve">Theorem 10 (Other ways to write the Hessian, and its entries)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Let</w:delText>
        </w:r>
      </w:del>
      <w:del w:id="1189" w:author="PR Preview" w:date="2026-01-01T00:00:00Z">
        <w:r>
          <w:delText xml:space="preserve"> </w:delText>
        </w:r>
      </w:del>
      <m:oMath>
        <m:r>
          <m:t>f</m:t>
        </m:r>
      </m:oMath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and</w:delText>
        </w:r>
      </w:del>
      <w:del w:id="119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be as in</w:delText>
        </w:r>
      </w:del>
      <w:del w:id="1195" w:author="PR Preview" w:date="2026-01-01T00:00:00Z">
        <w:r>
          <w:delText xml:space="preserve"> </w:delText>
        </w:r>
      </w:del>
      <w:hyperlink w:anchor="def-hessian">
        <w:del w:id="1196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197" w:author="PR Preview" w:date="2026-01-01T00:00:00Z">
        <w:r>
          <w:delText xml:space="preserve">.</w:delText>
        </w:r>
      </w:del>
    </w:p>
    <w:p>
      <w:pPr>
        <w:pStyle w:val="BodyText"/>
      </w:pPr>
      <w:ins w:id="1198" w:author="PR Preview" w:date="2026-01-01T00:00:00Z">
        <w:r>
          <w:rPr>
            <w:b/>
            <w:bCs/>
          </w:rPr>
          <w:t xml:space="preserve">Theorem 12 (Other ways to write the Hessian, and its entries)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Let</w:t>
        </w:r>
      </w:ins>
      <w:ins w:id="1201" w:author="PR Preview" w:date="2026-01-01T00:00:00Z">
        <w:r>
          <w:t xml:space="preserve"> </w:t>
        </w:r>
      </w:ins>
      <m:oMath>
        <m:r>
          <m:t>f</m:t>
        </m:r>
      </m:oMath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and</w:t>
        </w:r>
      </w:ins>
      <w:ins w:id="12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be as in</w:t>
        </w:r>
      </w:ins>
      <w:ins w:id="1207" w:author="PR Preview" w:date="2026-01-01T00:00:00Z">
        <w:r>
          <w:t xml:space="preserve"> </w:t>
        </w:r>
      </w:ins>
      <w:hyperlink w:anchor="def-hessian">
        <w:ins w:id="120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209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2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2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3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p>
      <w:pPr>
        <w:pStyle w:val="FirstParagraph"/>
      </w:pPr>
      <w:del w:id="1210" w:author="PR Preview" w:date="2026-01-01T00:00:00Z">
        <w:r>
          <w:rPr>
            <w:i/>
            <w:iCs/>
          </w:rPr>
          <w:delText xml:space="preserve">Proof</w:delText>
        </w:r>
      </w:del>
      <w:del w:id="1211" w:author="PR Preview" w:date="2026-01-01T00:00:00Z">
        <w:r>
          <w:delText xml:space="preserve">. </w:delText>
        </w:r>
      </w:del>
      <w:del w:id="1212" w:author="PR Preview" w:date="2026-01-01T00:00:00Z">
        <w:r>
          <w:rPr>
            <w:b/>
            <w:bCs/>
          </w:rPr>
          <w:delText xml:space="preserve">Part 1.</w:delText>
        </w:r>
      </w:del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By</w:delText>
        </w:r>
      </w:del>
      <w:del w:id="1215" w:author="PR Preview" w:date="2026-01-01T00:00:00Z">
        <w:r>
          <w:delText xml:space="preserve"> </w:delText>
        </w:r>
      </w:del>
      <w:hyperlink w:anchor="thm-row-deriv-tp-col-deriv">
        <w:del w:id="1216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217" w:author="PR Preview" w:date="2026-01-01T00:00:00Z">
        <w:r>
          <w:delText xml:space="preserve">, the transposed gradient</w:delText>
        </w:r>
      </w:del>
      <w:del w:id="121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19" w:author="PR Preview" w:date="2026-01-01T00:00:00Z">
        <w:r>
          <w:delText xml:space="preserve"> </w:delText>
        </w:r>
      </w:del>
      <w:del w:id="1220" w:author="PR Preview" w:date="2026-01-01T00:00:00Z">
        <w:r>
          <w:delText xml:space="preserve">equals the row-vector derivative</w:delText>
        </w:r>
      </w:del>
      <w:del w:id="122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del w:id="1222" w:author="PR Preview" w:date="2026-01-01T00:00:00Z">
        <w:r>
          <w:delText xml:space="preserve">.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Substituting it into</w:delText>
        </w:r>
      </w:del>
      <w:del w:id="1225" w:author="PR Preview" w:date="2026-01-01T00:00:00Z">
        <w:r>
          <w:delText xml:space="preserve"> </w:delText>
        </w:r>
      </w:del>
      <w:hyperlink w:anchor="eq-hessian">
        <w:del w:id="1226" w:author="PR Preview" w:date="2026-01-01T00:00:00Z">
          <w:r>
            <w:rPr>
              <w:rStyle w:val="Hyperlink"/>
            </w:rPr>
            <w:delText xml:space="preserve">Equation 4</w:delText>
          </w:r>
        </w:del>
      </w:hyperlink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gives the first line.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The second line is the same expression written as a second derivative.</w:delText>
        </w:r>
      </w:del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It follows the shape rule of matrix multiplication (</w:delText>
        </w:r>
      </w:del>
      <w:hyperlink w:anchor="rem-row-derivative-shape">
        <w:del w:id="1233" w:author="PR Preview" w:date="2026-01-01T00:00:00Z">
          <w:r>
            <w:rPr>
              <w:rStyle w:val="Hyperlink"/>
            </w:rPr>
            <w:delText xml:space="preserve">Remark 2</w:delText>
          </w:r>
        </w:del>
      </w:hyperlink>
      <w:del w:id="1234" w:author="PR Preview" w:date="2026-01-01T00:00:00Z">
        <w:r>
          <w:delText xml:space="preserve">):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the</w:delText>
        </w:r>
      </w:del>
      <w:del w:id="123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column-vector operator</w:delText>
        </w:r>
      </w:del>
      <w:del w:id="124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stands on the left of a</w:delText>
        </w:r>
      </w:del>
      <w:del w:id="124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row vector,</w:delText>
        </w:r>
      </w:del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giving a</w:delText>
        </w:r>
      </w:del>
      <w:del w:id="124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matrix.</w:delText>
        </w:r>
      </w:del>
    </w:p>
    <w:p>
      <w:pPr>
        <w:pStyle w:val="FirstParagraph"/>
      </w:pPr>
      <w:ins w:id="1251" w:author="PR Preview" w:date="2026-01-01T00:00:00Z">
        <w:r>
          <w:rPr>
            <w:i/>
            <w:iCs/>
          </w:rPr>
          <w:t xml:space="preserve">Proof</w:t>
        </w:r>
      </w:ins>
      <w:ins w:id="1252" w:author="PR Preview" w:date="2026-01-01T00:00:00Z">
        <w:r>
          <w:t xml:space="preserve">. </w:t>
        </w:r>
      </w:ins>
      <w:ins w:id="1253" w:author="PR Preview" w:date="2026-01-01T00:00:00Z">
        <w:r>
          <w:rPr>
            <w:b/>
            <w:bCs/>
          </w:rPr>
          <w:t xml:space="preserve">Part 1.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By</w:t>
        </w:r>
      </w:ins>
      <w:ins w:id="1256" w:author="PR Preview" w:date="2026-01-01T00:00:00Z">
        <w:r>
          <w:t xml:space="preserve"> </w:t>
        </w:r>
      </w:ins>
      <w:hyperlink w:anchor="thm-row-deriv-tp-col-deriv">
        <w:ins w:id="125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258" w:author="PR Preview" w:date="2026-01-01T00:00:00Z">
        <w:r>
          <w:t xml:space="preserve">, the transposed gradient</w:t>
        </w:r>
      </w:ins>
      <w:ins w:id="1259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equals the row-vector derivative</w:t>
        </w:r>
      </w:ins>
      <w:ins w:id="126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ins w:id="1263" w:author="PR Preview" w:date="2026-01-01T00:00:00Z">
        <w:r>
          <w:t xml:space="preserve">.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Substituting it into</w:t>
        </w:r>
      </w:ins>
      <w:ins w:id="1266" w:author="PR Preview" w:date="2026-01-01T00:00:00Z">
        <w:r>
          <w:t xml:space="preserve"> </w:t>
        </w:r>
      </w:ins>
      <w:hyperlink w:anchor="eq-hessian">
        <w:ins w:id="1267" w:author="PR Preview" w:date="2026-01-01T00:00:00Z">
          <w:r>
            <w:rPr>
              <w:rStyle w:val="Hyperlink"/>
            </w:rPr>
            <w:t xml:space="preserve">Equation 4</w:t>
          </w:r>
        </w:ins>
      </w:hyperlink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gives the first line.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The second line is the same expression written as a second derivative.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It follows the shape rule of matrix multiplication (</w:t>
        </w:r>
      </w:ins>
      <w:hyperlink w:anchor="rem-row-derivative-shape">
        <w:ins w:id="1274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1275" w:author="PR Preview" w:date="2026-01-01T00:00:00Z">
        <w:r>
          <w:t xml:space="preserve">):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the</w:t>
        </w:r>
      </w:ins>
      <w:ins w:id="127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column-vector operator</w:t>
        </w:r>
      </w:ins>
      <w:ins w:id="128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stands on the left of a</w:t>
        </w:r>
      </w:ins>
      <w:ins w:id="128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row vector,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giving a</w:t>
        </w:r>
      </w:ins>
      <w:ins w:id="128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matrix.</w:t>
        </w:r>
      </w:ins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8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0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0"/>
    <w:bookmarkStart w:id="141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1"/>
    <w:bookmarkStart w:id="144" w:name="thm-continuous-several"/>
    <w:p>
      <w:pPr>
        <w:pStyle w:val="FirstParagraph"/>
      </w:pPr>
      <w:del w:id="1292" w:author="PR Preview" w:date="2026-01-01T00:00:00Z">
        <w:r>
          <w:rPr>
            <w:b/>
            <w:bCs/>
          </w:rPr>
          <w:delText xml:space="preserve">Theorem 11 (Continuity in one variable, and sums, multiples and compositions)</w:delText>
        </w:r>
      </w:del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 </w:delText>
        </w:r>
      </w:del>
    </w:p>
    <w:p>
      <w:pPr>
        <w:pStyle w:val="FirstParagraph"/>
      </w:pPr>
      <w:ins w:id="1295" w:author="PR Preview" w:date="2026-01-01T00:00:00Z">
        <w:r>
          <w:rPr>
            <w:b/>
            <w:bCs/>
          </w:rPr>
          <w:t xml:space="preserve">Theorem 13 (Continuity in one variable, and sums, multiples and compositions)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2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3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5" w:name="exm-continuous-several-operations"/>
    <w:p>
      <w:pPr>
        <w:pStyle w:val="FirstParagraph"/>
      </w:pPr>
      <w:del w:id="1298" w:author="PR Preview" w:date="2026-01-01T00:00:00Z">
        <w:r>
          <w:rPr>
            <w:b/>
            <w:bCs/>
          </w:rPr>
          <w:delText xml:space="preserve">Example 29 (Choosing</w:delText>
        </w:r>
      </w:del>
      <w:del w:id="1299" w:author="PR Preview" w:date="2026-01-01T00:00:00Z">
        <w:r>
          <w:rPr>
            <w:b/>
            <w:bCs/>
          </w:rPr>
          <w:delText xml:space="preserve"> </w:delText>
        </w:r>
      </w:del>
      <m:oMath>
        <m:r>
          <m:t>δ</m:t>
        </m:r>
      </m:oMath>
      <w:del w:id="1300" w:author="PR Preview" w:date="2026-01-01T00:00:00Z">
        <w:r>
          <w:rPr>
            <w:b/>
            <w:bCs/>
          </w:rPr>
          <w:delText xml:space="preserve"> </w:delText>
        </w:r>
      </w:del>
      <w:del w:id="1301" w:author="PR Preview" w:date="2026-01-01T00:00:00Z">
        <w:r>
          <w:rPr>
            <w:b/>
            <w:bCs/>
          </w:rPr>
          <w:delText xml:space="preserve">for a sum, a multiple and a composition)</w:delText>
        </w:r>
      </w:del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Let</w:delText>
        </w:r>
      </w:del>
      <w:del w:id="13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305" w:author="PR Preview" w:date="2026-01-01T00:00:00Z">
        <w:r>
          <w:delText xml:space="preserve"> </w:delText>
        </w:r>
      </w:del>
      <w:del w:id="1306" w:author="PR Preview" w:date="2026-01-01T00:00:00Z">
        <w:r>
          <w:delText xml:space="preserve">and</w:delText>
        </w:r>
      </w:del>
      <w:del w:id="130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on</w:delText>
        </w:r>
      </w:del>
      <w:del w:id="131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311" w:author="PR Preview" w:date="2026-01-01T00:00:00Z">
        <w:r>
          <w:delText xml:space="preserve">, and</w:delText>
        </w:r>
      </w:del>
      <w:del w:id="1312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on</w:delText>
        </w:r>
      </w:del>
      <w:del w:id="131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316" w:author="PR Preview" w:date="2026-01-01T00:00:00Z">
        <w:r>
          <w:delText xml:space="preserve">.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Since</w:delText>
        </w:r>
      </w:del>
      <w:del w:id="13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1320" w:author="PR Preview" w:date="2026-01-01T00:00:00Z">
        <w:r>
          <w:delText xml:space="preserve">, the functions</w:delText>
        </w:r>
      </w:del>
      <w:del w:id="1321" w:author="PR Preview" w:date="2026-01-01T00:00:00Z">
        <w:r>
          <w:delText xml:space="preserve"> </w:delText>
        </w:r>
      </w:del>
      <m:oMath>
        <m:r>
          <m:t>f</m:t>
        </m:r>
      </m:oMath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and</w:delText>
        </w:r>
      </w:del>
      <w:del w:id="1324" w:author="PR Preview" w:date="2026-01-01T00:00:00Z">
        <w:r>
          <w:delText xml:space="preserve"> </w:delText>
        </w:r>
      </w:del>
      <m:oMath>
        <m:r>
          <m:t>g</m:t>
        </m:r>
      </m:oMath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are continuous with</w:delText>
        </w:r>
      </w:del>
      <w:del w:id="1327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=</m:t>
        </m:r>
        <m:r>
          <m:t>ε</m:t>
        </m:r>
      </m:oMath>
      <w:del w:id="1328" w:author="PR Preview" w:date="2026-01-01T00:00:00Z">
        <w:r>
          <w:delText xml:space="preserve">,</w:delText>
        </w:r>
      </w:del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and</w:delText>
        </w:r>
      </w:del>
      <w:del w:id="1331" w:author="PR Preview" w:date="2026-01-01T00:00:00Z">
        <w:r>
          <w:delText xml:space="preserve"> </w:delText>
        </w:r>
      </w:del>
      <m:oMath>
        <m:r>
          <m:t>h</m:t>
        </m:r>
      </m:oMath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is continuous with</w:delText>
        </w:r>
      </w:del>
      <w:del w:id="1334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del w:id="1335" w:author="PR Preview" w:date="2026-01-01T00:00:00Z">
        <w:r>
          <w:delText xml:space="preserve">, because</w:delText>
        </w:r>
      </w:del>
      <w:del w:id="13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del w:id="1337" w:author="PR Preview" w:date="2026-01-01T00:00:00Z">
        <w:r>
          <w:delText xml:space="preserve">.</w:delText>
        </w:r>
      </w:del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Take</w:delText>
        </w:r>
      </w:del>
      <w:del w:id="134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and</w:delText>
        </w:r>
      </w:del>
      <w:del w:id="1343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0.1</m:t>
        </m:r>
      </m:oMath>
      <w:del w:id="1344" w:author="PR Preview" w:date="2026-01-01T00:00:00Z">
        <w:r>
          <w:delText xml:space="preserve">.</w:delText>
        </w:r>
      </w:del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The proof of</w:delText>
        </w:r>
      </w:del>
      <w:del w:id="1347" w:author="PR Preview" w:date="2026-01-01T00:00:00Z">
        <w:r>
          <w:delText xml:space="preserve"> </w:delText>
        </w:r>
      </w:del>
      <w:hyperlink w:anchor="thm-continuous-several">
        <w:del w:id="1348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gives these values of</w:delText>
        </w:r>
      </w:del>
      <w:del w:id="1351" w:author="PR Preview" w:date="2026-01-01T00:00:00Z">
        <w:r>
          <w:delText xml:space="preserve"> </w:delText>
        </w:r>
      </w:del>
      <m:oMath>
        <m:r>
          <m:t>δ</m:t>
        </m:r>
      </m:oMath>
      <w:del w:id="1352" w:author="PR Preview" w:date="2026-01-01T00:00:00Z">
        <w:r>
          <w:delText xml:space="preserve">:</w:delText>
        </w:r>
      </w:del>
    </w:p>
    <w:p>
      <w:pPr>
        <w:pStyle w:val="FirstParagraph"/>
      </w:pPr>
      <w:ins w:id="1353" w:author="PR Preview" w:date="2026-01-01T00:00:00Z">
        <w:r>
          <w:rPr>
            <w:b/>
            <w:bCs/>
          </w:rPr>
          <w:t xml:space="preserve">Example 29 (Choosing</w:t>
        </w:r>
      </w:ins>
      <w:ins w:id="1354" w:author="PR Preview" w:date="2026-01-01T00:00:00Z">
        <w:r>
          <w:rPr>
            <w:b/>
            <w:bCs/>
          </w:rPr>
          <w:t xml:space="preserve"> </w:t>
        </w:r>
      </w:ins>
      <m:oMath>
        <m:r>
          <m:t>δ</m:t>
        </m:r>
      </m:oMath>
      <w:ins w:id="1355" w:author="PR Preview" w:date="2026-01-01T00:00:00Z">
        <w:r>
          <w:rPr>
            <w:b/>
            <w:bCs/>
          </w:rPr>
          <w:t xml:space="preserve"> </w:t>
        </w:r>
      </w:ins>
      <w:ins w:id="1356" w:author="PR Preview" w:date="2026-01-01T00:00:00Z">
        <w:r>
          <w:rPr>
            <w:b/>
            <w:bCs/>
          </w:rPr>
          <w:t xml:space="preserve">for a sum, a multiple and a composition)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Let</w:t>
        </w:r>
      </w:ins>
      <w:ins w:id="13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and</w:t>
        </w:r>
      </w:ins>
      <w:ins w:id="136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on</w:t>
        </w:r>
      </w:ins>
      <w:ins w:id="13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366" w:author="PR Preview" w:date="2026-01-01T00:00:00Z">
        <w:r>
          <w:t xml:space="preserve">, and</w:t>
        </w:r>
      </w:ins>
      <w:ins w:id="136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on</w:t>
        </w:r>
      </w:ins>
      <w:ins w:id="137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371" w:author="PR Preview" w:date="2026-01-01T00:00:00Z">
        <w:r>
          <w:t xml:space="preserve">.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Since</w:t>
        </w:r>
      </w:ins>
      <w:ins w:id="137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1375" w:author="PR Preview" w:date="2026-01-01T00:00:00Z">
        <w:r>
          <w:t xml:space="preserve">, the functions</w:t>
        </w:r>
      </w:ins>
      <w:ins w:id="1376" w:author="PR Preview" w:date="2026-01-01T00:00:00Z">
        <w:r>
          <w:t xml:space="preserve"> </w:t>
        </w:r>
      </w:ins>
      <m:oMath>
        <m:r>
          <m:t>f</m:t>
        </m:r>
      </m:oMath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and</w:t>
        </w:r>
      </w:ins>
      <w:ins w:id="1379" w:author="PR Preview" w:date="2026-01-01T00:00:00Z">
        <w:r>
          <w:t xml:space="preserve"> </w:t>
        </w:r>
      </w:ins>
      <m:oMath>
        <m:r>
          <m:t>g</m:t>
        </m:r>
      </m:oMath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are continuous with</w:t>
        </w:r>
      </w:ins>
      <w:ins w:id="138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ε</m:t>
        </m:r>
      </m:oMath>
      <w:ins w:id="1383" w:author="PR Preview" w:date="2026-01-01T00:00:00Z">
        <w:r>
          <w:t xml:space="preserve">,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and</w:t>
        </w:r>
      </w:ins>
      <w:ins w:id="1386" w:author="PR Preview" w:date="2026-01-01T00:00:00Z">
        <w:r>
          <w:t xml:space="preserve"> </w:t>
        </w:r>
      </w:ins>
      <m:oMath>
        <m:r>
          <m:t>h</m:t>
        </m:r>
      </m:oMath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is continuous with</w:t>
        </w:r>
      </w:ins>
      <w:ins w:id="138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ins w:id="1390" w:author="PR Preview" w:date="2026-01-01T00:00:00Z">
        <w:r>
          <w:t xml:space="preserve">, because</w:t>
        </w:r>
      </w:ins>
      <w:ins w:id="139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ins w:id="1392" w:author="PR Preview" w:date="2026-01-01T00:00:00Z">
        <w:r>
          <w:t xml:space="preserve">.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Take</w:t>
        </w:r>
      </w:ins>
      <w:ins w:id="13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and</w:t>
        </w:r>
      </w:ins>
      <w:ins w:id="1398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0.1</m:t>
        </m:r>
      </m:oMath>
      <w:ins w:id="1399" w:author="PR Preview" w:date="2026-01-01T00:00:00Z">
        <w:r>
          <w:t xml:space="preserve">.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The proof of</w:t>
        </w:r>
      </w:ins>
      <w:ins w:id="1402" w:author="PR Preview" w:date="2026-01-01T00:00:00Z">
        <w:r>
          <w:t xml:space="preserve"> </w:t>
        </w:r>
      </w:ins>
      <w:hyperlink w:anchor="thm-continuous-several">
        <w:ins w:id="1403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gives these values of</w:t>
        </w:r>
      </w:ins>
      <w:ins w:id="1406" w:author="PR Preview" w:date="2026-01-01T00:00:00Z">
        <w:r>
          <w:t xml:space="preserve"> </w:t>
        </w:r>
      </w:ins>
      <m:oMath>
        <m:r>
          <m:t>δ</m:t>
        </m:r>
      </m:oMath>
      <w:ins w:id="1407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del w:id="1408" w:author="PR Preview" w:date="2026-01-01T00:00:00Z">
        <w:r>
          <w:delText xml:space="preserve">For 3 of the 3 functions,</w:delText>
        </w:r>
      </w:del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the largest change among the 10000 points is below</w:delText>
        </w:r>
      </w:del>
      <w:del w:id="1411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0.1</m:t>
        </m:r>
      </m:oMath>
      <w:del w:id="1412" w:author="PR Preview" w:date="2026-01-01T00:00:00Z">
        <w:r>
          <w:delText xml:space="preserve">,</w:delText>
        </w:r>
      </w:del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as</w:delText>
        </w:r>
      </w:del>
      <w:del w:id="1415" w:author="PR Preview" w:date="2026-01-01T00:00:00Z">
        <w:r>
          <w:delText xml:space="preserve"> </w:delText>
        </w:r>
      </w:del>
      <w:hyperlink w:anchor="thm-continuous-several">
        <w:del w:id="1416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guarantees.</w:delText>
        </w:r>
      </w:del>
    </w:p>
    <w:p>
      <w:pPr>
        <w:pStyle w:val="FirstParagraph"/>
      </w:pPr>
      <w:ins w:id="1419" w:author="PR Preview" w:date="2026-01-01T00:00:00Z">
        <w:r>
          <w:t xml:space="preserve">For 3 of the 3 functions,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the largest change among the 10000 points is below</w:t>
        </w:r>
      </w:ins>
      <w:ins w:id="1422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0.1</m:t>
        </m:r>
      </m:oMath>
      <w:ins w:id="1423" w:author="PR Preview" w:date="2026-01-01T00:00:00Z">
        <w:r>
          <w:t xml:space="preserve">,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as</w:t>
        </w:r>
      </w:ins>
      <w:ins w:id="1426" w:author="PR Preview" w:date="2026-01-01T00:00:00Z">
        <w:r>
          <w:t xml:space="preserve"> </w:t>
        </w:r>
      </w:ins>
      <w:hyperlink w:anchor="thm-continuous-several">
        <w:ins w:id="1427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guarantees.</w:t>
        </w:r>
      </w:ins>
    </w:p>
    <w:bookmarkEnd w:id="145"/>
    <w:bookmarkStart w:id="146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6"/>
    <w:bookmarkStart w:id="148" w:name="thm-hessian-symmetric"/>
    <w:p>
      <w:pPr>
        <w:pStyle w:val="BodyText"/>
      </w:pPr>
      <w:del w:id="1430" w:author="PR Preview" w:date="2026-01-01T00:00:00Z">
        <w:r>
          <w:rPr>
            <w:b/>
            <w:bCs/>
          </w:rPr>
          <w:delText xml:space="preserve">Theorem 12 (Symmetry of the Hessian)</w:delText>
        </w:r>
      </w:del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delText xml:space="preserve">If the second partial derivatives of</w:delText>
        </w:r>
      </w:del>
      <w:del w:id="1433" w:author="PR Preview" w:date="2026-01-01T00:00:00Z">
        <w:r>
          <w:delText xml:space="preserve"> </w:delText>
        </w:r>
      </w:del>
      <m:oMath>
        <m:r>
          <m:t>f</m:t>
        </m:r>
      </m:oMath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exist and are continuous (</w:delText>
        </w:r>
      </w:del>
      <w:hyperlink w:anchor="def-continuous-several">
        <w:del w:id="1436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437" w:author="PR Preview" w:date="2026-01-01T00:00:00Z">
        <w:r>
          <w:delText xml:space="preserve">)</w:delText>
        </w:r>
      </w:del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on an open ball around</w:delText>
        </w:r>
      </w:del>
      <w:del w:id="144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(</w:delText>
        </w:r>
      </w:del>
      <w:hyperlink w:anchor="def-ball">
        <w:del w:id="1443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444" w:author="PR Preview" w:date="2026-01-01T00:00:00Z">
        <w:r>
          <w:delText xml:space="preserve">),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then</w:delText>
        </w:r>
      </w:del>
      <w:del w:id="144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1448" w:author="PR Preview" w:date="2026-01-01T00:00:00Z">
        <w:r>
          <w:delText xml:space="preserve"> </w:delText>
        </w:r>
      </w:del>
      <w:del w:id="1449" w:author="PR Preview" w:date="2026-01-01T00:00:00Z">
        <w:r>
          <w:delText xml:space="preserve">for all</w:delText>
        </w:r>
      </w:del>
      <w:del w:id="145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</m:oMath>
      <w:del w:id="1451" w:author="PR Preview" w:date="2026-01-01T00:00:00Z">
        <w:r>
          <w:delText xml:space="preserve">,</w:delText>
        </w:r>
      </w:del>
      <w:del w:id="1452" w:author="PR Preview" w:date="2026-01-01T00:00:00Z">
        <w:r>
          <w:delText xml:space="preserve"> </w:delText>
        </w:r>
      </w:del>
      <w:del w:id="1453" w:author="PR Preview" w:date="2026-01-01T00:00:00Z">
        <w:r>
          <w:delText xml:space="preserve">so</w:delText>
        </w:r>
      </w:del>
      <w:del w:id="1454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455" w:author="PR Preview" w:date="2026-01-01T00:00:00Z">
        <w:r>
          <w:delText xml:space="preserve"> </w:delText>
        </w:r>
      </w:del>
      <w:del w:id="1456" w:author="PR Preview" w:date="2026-01-01T00:00:00Z">
        <w:r>
          <w:delText xml:space="preserve">(</w:delText>
        </w:r>
      </w:del>
      <w:hyperlink w:anchor="def-hessian">
        <w:del w:id="1457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458" w:author="PR Preview" w:date="2026-01-01T00:00:00Z">
        <w:r>
          <w:delText xml:space="preserve">) is symmetric</w:delText>
        </w:r>
      </w:del>
      <w:del w:id="1459" w:author="PR Preview" w:date="2026-01-01T00:00:00Z">
        <w:r>
          <w:delText xml:space="preserve"> </w:delText>
        </w:r>
      </w:del>
      <w:del w:id="1460" w:author="PR Preview" w:date="2026-01-01T00:00:00Z">
        <w:r>
          <w:delText xml:space="preserve">(</w:delText>
        </w:r>
      </w:del>
      <w:hyperlink r:id="rId147">
        <w:del w:id="1461" w:author="PR Preview" w:date="2026-01-01T00:00:00Z">
          <w:r>
            <w:rPr>
              <w:rStyle w:val="Hyperlink"/>
            </w:rPr>
            <w:delText xml:space="preserve">symmetric matrix</w:delText>
          </w:r>
        </w:del>
      </w:hyperlink>
      <w:del w:id="1462" w:author="PR Preview" w:date="2026-01-01T00:00:00Z">
        <w:r>
          <w:delText xml:space="preserve">).</w:delText>
        </w:r>
      </w:del>
    </w:p>
    <w:p>
      <w:pPr>
        <w:pStyle w:val="BodyText"/>
      </w:pPr>
      <w:ins w:id="1463" w:author="PR Preview" w:date="2026-01-01T00:00:00Z">
        <w:r>
          <w:rPr>
            <w:b/>
            <w:bCs/>
          </w:rPr>
          <w:t xml:space="preserve">Theorem 14 (Symmetry of the Hessian)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If the second partial derivatives of</w:t>
        </w:r>
      </w:ins>
      <w:ins w:id="1466" w:author="PR Preview" w:date="2026-01-01T00:00:00Z">
        <w:r>
          <w:t xml:space="preserve"> </w:t>
        </w:r>
      </w:ins>
      <m:oMath>
        <m:r>
          <m:t>f</m:t>
        </m:r>
      </m:oMath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exist and are continuous (</w:t>
        </w:r>
      </w:ins>
      <w:hyperlink w:anchor="def-continuous-several">
        <w:ins w:id="1469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470" w:author="PR Preview" w:date="2026-01-01T00:00:00Z">
        <w:r>
          <w:t xml:space="preserve">)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on an open ball around</w:t>
        </w:r>
      </w:ins>
      <w:ins w:id="14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(</w:t>
        </w:r>
      </w:ins>
      <w:hyperlink w:anchor="def-ball">
        <w:ins w:id="1476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477" w:author="PR Preview" w:date="2026-01-01T00:00:00Z">
        <w:r>
          <w:t xml:space="preserve">),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then</w:t>
        </w:r>
      </w:ins>
      <w:ins w:id="148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for all</w:t>
        </w:r>
      </w:ins>
      <w:ins w:id="148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</m:oMath>
      <w:ins w:id="1484" w:author="PR Preview" w:date="2026-01-01T00:00:00Z">
        <w:r>
          <w:t xml:space="preserve">,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so</w:t>
        </w:r>
      </w:ins>
      <w:ins w:id="148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(</w:t>
        </w:r>
      </w:ins>
      <w:hyperlink w:anchor="def-hessian">
        <w:ins w:id="1490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491" w:author="PR Preview" w:date="2026-01-01T00:00:00Z">
        <w:r>
          <w:t xml:space="preserve">) is symmetric</w:t>
        </w:r>
      </w:ins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(</w:t>
        </w:r>
      </w:ins>
      <w:hyperlink r:id="rId147">
        <w:ins w:id="1494" w:author="PR Preview" w:date="2026-01-01T00:00:00Z">
          <w:r>
            <w:rPr>
              <w:rStyle w:val="Hyperlink"/>
            </w:rPr>
            <w:t xml:space="preserve">symmetric matrix</w:t>
          </w:r>
        </w:ins>
      </w:hyperlink>
      <w:ins w:id="1495" w:author="PR Preview" w:date="2026-01-01T00:00:00Z">
        <w:r>
          <w:t xml:space="preserve">).</w:t>
        </w:r>
      </w:ins>
    </w:p>
    <w:bookmarkEnd w:id="148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9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9"/>
    <w:bookmarkStart w:id="150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del w:id="1496" w:author="PR Preview" w:date="2026-01-01T00:00:00Z">
        <w:r>
          <w:delText xml:space="preserve">the Hessian at</w:delText>
        </w:r>
      </w:del>
      <w:del w:id="149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is not symmetric.</w:delText>
        </w:r>
      </w:del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By</w:delText>
        </w:r>
      </w:del>
      <w:del w:id="1502" w:author="PR Preview" w:date="2026-01-01T00:00:00Z">
        <w:r>
          <w:delText xml:space="preserve"> </w:delText>
        </w:r>
      </w:del>
      <w:hyperlink w:anchor="thm-hessian-symmetric">
        <w:del w:id="1503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504" w:author="PR Preview" w:date="2026-01-01T00:00:00Z">
        <w:r>
          <w:delText xml:space="preserve">, then, the second partial derivatives of this</w:delText>
        </w:r>
      </w:del>
      <w:del w:id="1505" w:author="PR Preview" w:date="2026-01-01T00:00:00Z">
        <w:r>
          <w:delText xml:space="preserve"> </w:delText>
        </w:r>
      </w:del>
      <m:oMath>
        <m:r>
          <m:t>f</m:t>
        </m:r>
      </m:oMath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cannot all be continuous near</w:delText>
        </w:r>
      </w:del>
      <w:del w:id="150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509" w:author="PR Preview" w:date="2026-01-01T00:00:00Z">
        <w:r>
          <w:delText xml:space="preserve">.</w:delText>
        </w:r>
      </w:del>
    </w:p>
    <w:p>
      <w:pPr>
        <w:pStyle w:val="BodyText"/>
      </w:pPr>
      <w:del w:id="1510" w:author="PR Preview" w:date="2026-01-01T00:00:00Z">
        <w:r>
          <w:rPr>
            <w:b/>
            <w:bCs/>
          </w:rPr>
          <w:delText xml:space="preserve">Theorem 13 (Hessian of a quadratic form)</w:delText>
        </w:r>
      </w:del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If</w:delText>
        </w:r>
      </w:del>
      <w:del w:id="151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is a symmetric</w:delText>
        </w:r>
      </w:del>
      <w:del w:id="151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matrix that is constant with respect to</w:delText>
        </w:r>
      </w:del>
      <w:del w:id="151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520" w:author="PR Preview" w:date="2026-01-01T00:00:00Z">
        <w:r>
          <w:delText xml:space="preserve">,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then</w:delText>
        </w:r>
      </w:del>
      <w:del w:id="152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has</w:delText>
        </w:r>
      </w:del>
      <w:del w:id="1526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for every</w:delText>
        </w:r>
      </w:del>
      <w:del w:id="15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530" w:author="PR Preview" w:date="2026-01-01T00:00:00Z">
        <w:r>
          <w:delText xml:space="preserve">.</w:delText>
        </w:r>
      </w:del>
    </w:p>
    <w:p>
      <w:pPr>
        <w:pStyle w:val="FirstParagraph"/>
      </w:pPr>
      <w:ins w:id="1531" w:author="PR Preview" w:date="2026-01-01T00:00:00Z">
        <w:r>
          <w:t xml:space="preserve">the Hessian at</w:t>
        </w:r>
      </w:ins>
      <w:ins w:id="15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is not symmetric.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By</w:t>
        </w:r>
      </w:ins>
      <w:ins w:id="1537" w:author="PR Preview" w:date="2026-01-01T00:00:00Z">
        <w:r>
          <w:t xml:space="preserve"> </w:t>
        </w:r>
      </w:ins>
      <w:hyperlink w:anchor="thm-hessian-symmetric">
        <w:ins w:id="1538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539" w:author="PR Preview" w:date="2026-01-01T00:00:00Z">
        <w:r>
          <w:t xml:space="preserve">, then, the second partial derivatives of this</w:t>
        </w:r>
      </w:ins>
      <w:ins w:id="1540" w:author="PR Preview" w:date="2026-01-01T00:00:00Z">
        <w:r>
          <w:t xml:space="preserve"> </w:t>
        </w:r>
      </w:ins>
      <m:oMath>
        <m:r>
          <m:t>f</m:t>
        </m:r>
      </m:oMath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cannot all be continuous near</w:t>
        </w:r>
      </w:ins>
      <w:ins w:id="15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544" w:author="PR Preview" w:date="2026-01-01T00:00:00Z">
        <w:r>
          <w:t xml:space="preserve">.</w:t>
        </w:r>
      </w:ins>
    </w:p>
    <w:bookmarkEnd w:id="150"/>
    <w:bookmarkStart w:id="151" w:name="thm-hessian-quadratic"/>
    <w:p>
      <w:pPr>
        <w:pStyle w:val="BodyText"/>
      </w:pPr>
      <w:ins w:id="1545" w:author="PR Preview" w:date="2026-01-01T00:00:00Z">
        <w:r>
          <w:rPr>
            <w:b/>
            <w:bCs/>
          </w:rPr>
          <w:t xml:space="preserve">Theorem 15 (Hessian of a quadratic form)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If</w:t>
        </w:r>
      </w:ins>
      <w:ins w:id="154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is a symmetric</w:t>
        </w:r>
      </w:ins>
      <w:ins w:id="155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matrix that is constant with respect to</w:t>
        </w:r>
      </w:ins>
      <w:ins w:id="15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555" w:author="PR Preview" w:date="2026-01-01T00:00:00Z">
        <w:r>
          <w:t xml:space="preserve">,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then</w:t>
        </w:r>
      </w:ins>
      <w:ins w:id="155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has</w:t>
        </w:r>
      </w:ins>
      <w:ins w:id="156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for every</w:t>
        </w:r>
      </w:ins>
      <w:ins w:id="15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565" w:author="PR Preview" w:date="2026-01-01T00:00:00Z">
        <w:r>
          <w:t xml:space="preserve">.</w:t>
        </w:r>
      </w:ins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2" w:name="exm-hessian-quadratic"/>
    <w:p>
      <w:pPr>
        <w:pStyle w:val="FirstParagraph"/>
      </w:pPr>
      <w:del w:id="1566" w:author="PR Preview" w:date="2026-01-01T00:00:00Z">
        <w:r>
          <w:rPr>
            <w:b/>
            <w:bCs/>
          </w:rPr>
          <w:delText xml:space="preserve">Example 33 (The Hessian of a</w:delText>
        </w:r>
      </w:del>
      <w:del w:id="1567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568" w:author="PR Preview" w:date="2026-01-01T00:00:00Z">
        <w:r>
          <w:rPr>
            <w:b/>
            <w:bCs/>
          </w:rPr>
          <w:delText xml:space="preserve"> </w:delText>
        </w:r>
      </w:del>
      <w:del w:id="1569" w:author="PR Preview" w:date="2026-01-01T00:00:00Z">
        <w:r>
          <w:rPr>
            <w:b/>
            <w:bCs/>
          </w:rPr>
          <w:delText xml:space="preserve">quadratic form)</w:delText>
        </w:r>
      </w:del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For</w:delText>
        </w:r>
      </w:del>
      <w:del w:id="157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as in</w:delText>
        </w:r>
      </w:del>
      <w:del w:id="1575" w:author="PR Preview" w:date="2026-01-01T00:00:00Z">
        <w:r>
          <w:delText xml:space="preserve"> </w:delText>
        </w:r>
      </w:del>
      <w:hyperlink w:anchor="exm-deriv-quadratic-form">
        <w:del w:id="1576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1577" w:author="PR Preview" w:date="2026-01-01T00:00:00Z">
        <w:r>
          <w:delText xml:space="preserve">,</w:delText>
        </w:r>
      </w:del>
      <w:del w:id="1578" w:author="PR Preview" w:date="2026-01-01T00:00:00Z">
        <w:r>
          <w:delText xml:space="preserve"> </w:delText>
        </w:r>
      </w:del>
      <w:hyperlink w:anchor="thm-hessian-quadratic">
        <w:del w:id="1579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gives</w:delText>
        </w:r>
      </w:del>
      <w:del w:id="158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1583" w:author="PR Preview" w:date="2026-01-01T00:00:00Z">
        <w:r>
          <w:delText xml:space="preserve">.</w:delText>
        </w:r>
      </w:del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Directly, the gradient found there, with</w:delText>
        </w:r>
      </w:del>
      <w:del w:id="158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i</m:t>
            </m:r>
          </m:sub>
        </m:sSub>
      </m:oMath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renamed</w:delText>
        </w:r>
      </w:del>
      <w:del w:id="158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590" w:author="PR Preview" w:date="2026-01-01T00:00:00Z">
        <w:r>
          <w:delText xml:space="preserve">, is</w:delText>
        </w:r>
      </w:del>
      <w:del w:id="159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92" w:author="PR Preview" w:date="2026-01-01T00:00:00Z">
        <w:r>
          <w:delText xml:space="preserve">,</w:delText>
        </w:r>
      </w:del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and differentiating its entries by</w:delText>
        </w:r>
      </w:del>
      <w:del w:id="15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and by</w:delText>
        </w:r>
      </w:del>
      <w:del w:id="159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(</w:delText>
        </w:r>
      </w:del>
      <w:hyperlink w:anchor="def-hessian">
        <w:del w:id="160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602" w:author="PR Preview" w:date="2026-01-01T00:00:00Z">
        <w:r>
          <w:delText xml:space="preserve">) gives</w:delText>
        </w:r>
      </w:del>
    </w:p>
    <w:p>
      <w:pPr>
        <w:pStyle w:val="FirstParagraph"/>
      </w:pPr>
      <w:ins w:id="1603" w:author="PR Preview" w:date="2026-01-01T00:00:00Z">
        <w:r>
          <w:rPr>
            <w:b/>
            <w:bCs/>
          </w:rPr>
          <w:t xml:space="preserve">Example 33 (The Hessian of a</w:t>
        </w:r>
      </w:ins>
      <w:ins w:id="1604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605" w:author="PR Preview" w:date="2026-01-01T00:00:00Z">
        <w:r>
          <w:rPr>
            <w:b/>
            <w:bCs/>
          </w:rPr>
          <w:t xml:space="preserve"> </w:t>
        </w:r>
      </w:ins>
      <w:ins w:id="1606" w:author="PR Preview" w:date="2026-01-01T00:00:00Z">
        <w:r>
          <w:rPr>
            <w:b/>
            <w:bCs/>
          </w:rPr>
          <w:t xml:space="preserve">quadratic form)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For</w:t>
        </w:r>
      </w:ins>
      <w:ins w:id="160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as in</w:t>
        </w:r>
      </w:ins>
      <w:ins w:id="1612" w:author="PR Preview" w:date="2026-01-01T00:00:00Z">
        <w:r>
          <w:t xml:space="preserve"> </w:t>
        </w:r>
      </w:ins>
      <w:hyperlink w:anchor="exm-deriv-quadratic-form">
        <w:ins w:id="1613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1614" w:author="PR Preview" w:date="2026-01-01T00:00:00Z">
        <w:r>
          <w:t xml:space="preserve">,</w:t>
        </w:r>
      </w:ins>
      <w:ins w:id="1615" w:author="PR Preview" w:date="2026-01-01T00:00:00Z">
        <w:r>
          <w:t xml:space="preserve"> </w:t>
        </w:r>
      </w:ins>
      <w:hyperlink w:anchor="thm-hessian-quadratic">
        <w:ins w:id="1616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gives</w:t>
        </w:r>
      </w:ins>
      <w:ins w:id="1619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620" w:author="PR Preview" w:date="2026-01-01T00:00:00Z">
        <w:r>
          <w:t xml:space="preserve">.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Directly, the gradient found there, with</w:t>
        </w:r>
      </w:ins>
      <w:ins w:id="162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i</m:t>
            </m:r>
          </m:sub>
        </m:sSub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renamed</w:t>
        </w:r>
      </w:ins>
      <w:ins w:id="162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627" w:author="PR Preview" w:date="2026-01-01T00:00:00Z">
        <w:r>
          <w:t xml:space="preserve">, is</w:t>
        </w:r>
      </w:ins>
      <w:ins w:id="162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29" w:author="PR Preview" w:date="2026-01-01T00:00:00Z">
        <w:r>
          <w:t xml:space="preserve">,</w:t>
        </w:r>
      </w:ins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and differentiating its entries by</w:t>
        </w:r>
      </w:ins>
      <w:ins w:id="16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and by</w:t>
        </w:r>
      </w:ins>
      <w:ins w:id="16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(</w:t>
        </w:r>
      </w:ins>
      <w:hyperlink w:anchor="def-hessian">
        <w:ins w:id="163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639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2"/>
    <w:bookmarkEnd w:id="153"/>
    <w:bookmarkStart w:id="15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7"/>
    <w:bookmarkStart w:id="174" w:name="references"/>
    <w:p>
      <w:pPr>
        <w:pStyle w:val="Heading2"/>
      </w:pPr>
      <w:r>
        <w:t xml:space="preserve">References</w:t>
      </w:r>
    </w:p>
    <w:bookmarkStart w:id="173" w:name="refs"/>
    <w:bookmarkStart w:id="15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9"/>
    <w:bookmarkStart w:id="16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1"/>
    <w:bookmarkStart w:id="16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3"/>
    <w:bookmarkStart w:id="16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9"/>
    <w:bookmarkStart w:id="17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0"/>
    <w:bookmarkStart w:id="17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2"/>
    <w:bookmarkEnd w:id="173"/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29" Type="http://schemas.openxmlformats.org/officeDocument/2006/relationships/hyperlink" Target="algebra-basics.html#def-absolute-value" TargetMode="External"/><Relationship Id="rId127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2" Type="http://schemas.openxmlformats.org/officeDocument/2006/relationships/hyperlink" Target="calculus-integration.html#def-continuous" TargetMode="External"/><Relationship Id="rId160" Type="http://schemas.openxmlformats.org/officeDocument/2006/relationships/hyperlink" Target="https://doi.org/10.1201/9781315370200" TargetMode="External"/><Relationship Id="rId171" Type="http://schemas.openxmlformats.org/officeDocument/2006/relationships/hyperlink" Target="https://en.wikipedia.org/wiki/Gradient" TargetMode="External"/><Relationship Id="rId162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4" Type="http://schemas.openxmlformats.org/officeDocument/2006/relationships/hyperlink" Target="https://hua-zhou.github.io/" TargetMode="External"/><Relationship Id="rId158" Type="http://schemas.openxmlformats.org/officeDocument/2006/relationships/hyperlink" Target="https://quickfem.com/wp-content/uploads/IFEM.AppF_.pdf" TargetMode="External"/><Relationship Id="rId155" Type="http://schemas.openxmlformats.org/officeDocument/2006/relationships/hyperlink" Target="https://ucla-biostat-216.github.io/2023fall/schedule/schedule.html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6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8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39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7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9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3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algebra-basics.html#def-absolute-value" TargetMode="External"/><Relationship Id="rId127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2" Type="http://schemas.openxmlformats.org/officeDocument/2006/relationships/hyperlink" Target="calculus-integration.html#def-continuous" TargetMode="External"/><Relationship Id="rId160" Type="http://schemas.openxmlformats.org/officeDocument/2006/relationships/hyperlink" Target="https://doi.org/10.1201/9781315370200" TargetMode="External"/><Relationship Id="rId171" Type="http://schemas.openxmlformats.org/officeDocument/2006/relationships/hyperlink" Target="https://en.wikipedia.org/wiki/Gradient" TargetMode="External"/><Relationship Id="rId162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4" Type="http://schemas.openxmlformats.org/officeDocument/2006/relationships/hyperlink" Target="https://hua-zhou.github.io/" TargetMode="External"/><Relationship Id="rId158" Type="http://schemas.openxmlformats.org/officeDocument/2006/relationships/hyperlink" Target="https://quickfem.com/wp-content/uploads/IFEM.AppF_.pdf" TargetMode="External"/><Relationship Id="rId155" Type="http://schemas.openxmlformats.org/officeDocument/2006/relationships/hyperlink" Target="https://ucla-biostat-216.github.io/2023fall/schedule/schedule.html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6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8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39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7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9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3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2026-10-14T21:53:29Z</dcterms:created>
  <dcterms:modified xsi:type="dcterms:W3CDTF">2026-10-14T21:53:29Z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