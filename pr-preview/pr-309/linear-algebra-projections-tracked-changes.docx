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07:34:52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4 (Projecting with an orthonormal basis)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 subspace of</w:delText>
        </w:r>
      </w:del>
      <w:del w:id="9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with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3" w:author="PR Preview" w:date="2026-01-01T00:00:00Z">
        <w:r>
          <w:delText xml:space="preserve">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let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be the</w:delText>
        </w:r>
      </w:del>
      <w:del w:id="1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r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matrix whose columns</w:delText>
        </w:r>
      </w:del>
      <w:del w:id="2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are an orthonormal basis of</w:delText>
        </w:r>
      </w:del>
      <w:del w:id="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(</w:delText>
        </w:r>
      </w:del>
      <w:hyperlink r:id="rId42">
        <w:del w:id="28" w:author="PR Preview" w:date="2026-01-01T00:00:00Z">
          <w:r>
            <w:rPr>
              <w:rStyle w:val="Hyperlink"/>
            </w:rPr>
            <w:delText xml:space="preserve">Definition 10 in Inner Products and Orthogonality</w:delText>
          </w:r>
        </w:del>
      </w:hyperlink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hyperlink r:id="rId43">
        <w:del w:id="31" w:author="PR Preview" w:date="2026-01-01T00:00:00Z">
          <w:r>
            <w:rPr>
              <w:rStyle w:val="Hyperlink"/>
            </w:rPr>
            <w:delText xml:space="preserve">Corollary 3 in Inner Products and Orthogonality</w:delText>
          </w:r>
        </w:del>
      </w:hyperlink>
      <w:del w:id="32" w:author="PR Preview" w:date="2026-01-01T00:00:00Z">
        <w:r>
          <w:delText xml:space="preserve">).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Then for every</w:delText>
        </w:r>
      </w:del>
      <w:del w:id="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is the orthogonal projection of</w:delText>
        </w:r>
      </w:del>
      <w:del w:id="4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onto</w:delText>
        </w:r>
      </w:del>
      <w:del w:id="4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44" w:author="PR Preview" w:date="2026-01-01T00:00:00Z">
        <w:r>
          <w:delText xml:space="preserve">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</w:delText>
        </w:r>
      </w:del>
      <w:del w:id="4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is an orthogonal projection matrix (</w:delText>
        </w:r>
      </w:del>
      <w:hyperlink r:id="rId19">
        <w:del w:id="50" w:author="PR Preview" w:date="2026-01-01T00:00:00Z">
          <w:r>
            <w:rPr>
              <w:rStyle w:val="Hyperlink"/>
            </w:rPr>
            <w:delText xml:space="preserve">Definition 8 in Special Matrices and Decompositions</w:delText>
          </w:r>
        </w:del>
      </w:hyperlink>
      <w:del w:id="51" w:author="PR Preview" w:date="2026-01-01T00:00:00Z">
        <w:r>
          <w:delText xml:space="preserve">).</w:delText>
        </w:r>
      </w:del>
    </w:p>
    <w:p>
      <w:pPr>
        <w:pStyle w:val="BodyText"/>
      </w:pPr>
      <w:ins w:id="52" w:author="PR Preview" w:date="2026-01-01T00:00:00Z">
        <w:r>
          <w:rPr>
            <w:b/>
            <w:bCs/>
          </w:rPr>
          <w:t xml:space="preserve">Theorem 4 (Projecting with an orthonormal basis)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Let</w:t>
        </w:r>
      </w:ins>
      <w:ins w:id="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be a subspace of</w:t>
        </w:r>
      </w:ins>
      <w:ins w:id="5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with</w:t>
        </w:r>
      </w:ins>
      <w:ins w:id="61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and let</w:t>
        </w:r>
      </w:ins>
      <w:ins w:id="6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be the</w:t>
        </w:r>
      </w:ins>
      <w:ins w:id="6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r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matrix whose columns</w:t>
        </w:r>
      </w:ins>
      <w:ins w:id="7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are an orthonormal basis of</w:t>
        </w:r>
      </w:ins>
      <w:ins w:id="7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(</w:t>
        </w:r>
      </w:ins>
      <w:hyperlink r:id="rId42">
        <w:ins w:id="77" w:author="PR Preview" w:date="2026-01-01T00:00:00Z">
          <w:r>
            <w:rPr>
              <w:rStyle w:val="Hyperlink"/>
            </w:rPr>
            <w:t xml:space="preserve">Definition 10 in Inner Products and Orthogonality</w:t>
          </w:r>
        </w:ins>
      </w:hyperlink>
      <w:ins w:id="78" w:author="PR Preview" w:date="2026-01-01T00:00:00Z">
        <w:r>
          <w:t xml:space="preserve">,</w:t>
        </w:r>
      </w:ins>
      <w:ins w:id="79" w:author="PR Preview" w:date="2026-01-01T00:00:00Z">
        <w:r>
          <w:t xml:space="preserve"> </w:t>
        </w:r>
      </w:ins>
      <w:hyperlink r:id="rId43">
        <w:ins w:id="80" w:author="PR Preview" w:date="2026-01-01T00:00:00Z">
          <w:r>
            <w:rPr>
              <w:rStyle w:val="Hyperlink"/>
            </w:rPr>
            <w:t xml:space="preserve">Corollary 4 in Inner Products and Orthogonality</w:t>
          </w:r>
        </w:ins>
      </w:hyperlink>
      <w:ins w:id="81" w:author="PR Preview" w:date="2026-01-01T00:00:00Z">
        <w:r>
          <w:t xml:space="preserve">).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Then for every</w:t>
        </w:r>
      </w:ins>
      <w:ins w:id="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the orthogonal projection of</w:t>
        </w:r>
      </w:ins>
      <w:ins w:id="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onto</w:t>
        </w:r>
      </w:ins>
      <w:ins w:id="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93" w:author="PR Preview" w:date="2026-01-01T00:00:00Z">
        <w:r>
          <w:t xml:space="preserve">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and</w:t>
        </w:r>
      </w:ins>
      <w:ins w:id="9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is an orthogonal projection matrix (</w:t>
        </w:r>
      </w:ins>
      <w:hyperlink r:id="rId19">
        <w:ins w:id="99" w:author="PR Preview" w:date="2026-01-01T00:00:00Z">
          <w:r>
            <w:rPr>
              <w:rStyle w:val="Hyperlink"/>
            </w:rPr>
            <w:t xml:space="preserve">Definition 8 in Special Matrices and Decompositions</w:t>
          </w:r>
        </w:ins>
      </w:hyperlink>
      <w:ins w:id="100" w:author="PR Preview" w:date="2026-01-01T00:00:00Z">
        <w:r>
          <w:t xml:space="preserve">).</w:t>
        </w:r>
      </w:ins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2026-10-15T15:04:32Z</dcterms:created>
  <dcterms:modified xsi:type="dcterms:W3CDTF">2026-10-15T15:04:32Z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