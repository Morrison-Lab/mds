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02:50:52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4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thm-whitening-inner-product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Theorem 17 (A matrix-induced inner product is a dot product of transformed vectors)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a</w:t>
        </w:r>
      </w:ins>
      <w:ins w:id="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symmetric positive definite matrix (</w:t>
        </w:r>
      </w:ins>
      <w:hyperlink w:anchor="def-positive-definite">
        <w:ins w:id="12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3" w:author="PR Preview" w:date="2026-01-01T00:00:00Z">
        <w:r>
          <w:t xml:space="preserve">).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Then</w:t>
        </w:r>
      </w:ins>
      <w:ins w:id="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for some invertible</w:t>
        </w:r>
      </w:ins>
      <w:ins w:id="1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matrix</w:t>
        </w:r>
      </w:ins>
      <w:ins w:id="22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23" w:author="PR Preview" w:date="2026-01-01T00:00:00Z">
        <w:r>
          <w:t xml:space="preserve">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and for all</w:t>
        </w:r>
      </w:ins>
      <w:ins w:id="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7" w:author="PR Preview" w:date="2026-01-01T00:00:00Z">
        <w:r>
          <w:t xml:space="preserve">, the</w:t>
        </w:r>
      </w:ins>
      <w:ins w:id="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" w:author="PR Preview" w:date="2026-01-01T00:00:00Z">
        <w:r>
          <w:t xml:space="preserve">-inner product (</w:t>
        </w:r>
      </w:ins>
      <w:hyperlink w:anchor="def-matrix-induced-inner-product">
        <w:ins w:id="3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1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8"/>
    <w:p>
      <w:pPr>
        <w:pStyle w:val="FirstParagraph"/>
      </w:pPr>
      <w:ins w:id="32" w:author="PR Preview" w:date="2026-01-01T00:00:00Z">
        <w:r>
          <w:rPr>
            <w:i/>
            <w:iCs/>
          </w:rPr>
          <w:t xml:space="preserve">Proof</w:t>
        </w:r>
      </w:ins>
      <w:ins w:id="33" w:author="PR Preview" w:date="2026-01-01T00:00:00Z">
        <w:r>
          <w:t xml:space="preserve">. </w:t>
        </w:r>
      </w:ins>
      <w:ins w:id="34" w:author="PR Preview" w:date="2026-01-01T00:00:00Z">
        <w:r>
          <w:t xml:space="preserve">By the Cholesky factorization (</w:t>
        </w:r>
      </w:ins>
      <w:hyperlink r:id="rId139">
        <w:ins w:id="35" w:author="PR Preview" w:date="2026-01-01T00:00:00Z">
          <w:r>
            <w:rPr>
              <w:rStyle w:val="Hyperlink"/>
            </w:rPr>
            <w:t xml:space="preserve">Theorem 15 in Diagonalization and Cholesky</w:t>
          </w:r>
        </w:ins>
      </w:hyperlink>
      <w:ins w:id="36" w:author="PR Preview" w:date="2026-01-01T00:00:00Z">
        <w:r>
          <w:t xml:space="preserve">),</w:t>
        </w:r>
      </w:ins>
      <w:ins w:id="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with</w:t>
        </w:r>
      </w:ins>
      <w:ins w:id="40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lower triangular with positive diagonal entries,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so</w:t>
        </w:r>
      </w:ins>
      <w:ins w:id="45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is invertible and</w:t>
        </w:r>
      </w:ins>
      <w:ins w:id="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49" w:author="PR Preview" w:date="2026-01-01T00:00:00Z">
        <w:r>
          <w:t xml:space="preserve">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0" w:name="cor-cosine-similarity-unit-vectors"/>
    <w:p>
      <w:pPr>
        <w:pStyle w:val="FirstParagraph"/>
      </w:pPr>
      <w:ins w:id="52" w:author="PR Preview" w:date="2026-01-01T00:00:00Z">
        <w:r>
          <w:rPr>
            <w:b/>
            <w:bCs/>
          </w:rPr>
          <w:t xml:space="preserve">Corollary 2 (Cosine similarity of unit vectors is their inner product)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In a real inner product space (</w:t>
        </w:r>
      </w:ins>
      <w:hyperlink r:id="rId131">
        <w:ins w:id="55" w:author="PR Preview" w:date="2026-01-01T00:00:00Z">
          <w:r>
            <w:rPr>
              <w:rStyle w:val="Hyperlink"/>
            </w:rPr>
            <w:t xml:space="preserve">Definition 2 in Inner Products and Orthogonality</w:t>
          </w:r>
        </w:ins>
      </w:hyperlink>
      <w:ins w:id="56" w:author="PR Preview" w:date="2026-01-01T00:00:00Z">
        <w:r>
          <w:t xml:space="preserve">), if</w:t>
        </w:r>
      </w:ins>
      <w:ins w:id="5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8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140"/>
    <w:p>
      <w:pPr>
        <w:pStyle w:val="FirstParagraph"/>
      </w:pPr>
      <w:ins w:id="59" w:author="PR Preview" w:date="2026-01-01T00:00:00Z">
        <w:r>
          <w:rPr>
            <w:i/>
            <w:iCs/>
          </w:rPr>
          <w:t xml:space="preserve">Proof</w:t>
        </w:r>
      </w:ins>
      <w:ins w:id="60" w:author="PR Preview" w:date="2026-01-01T00:00:00Z">
        <w:r>
          <w:t xml:space="preserve">. </w:t>
        </w:r>
      </w:ins>
      <w:ins w:id="61" w:author="PR Preview" w:date="2026-01-01T00:00:00Z">
        <w:r>
          <w:t xml:space="preserve">Both norms in the denominator of</w:t>
        </w:r>
      </w:ins>
      <w:ins w:id="62" w:author="PR Preview" w:date="2026-01-01T00:00:00Z">
        <w:r>
          <w:t xml:space="preserve"> </w:t>
        </w:r>
      </w:ins>
      <w:hyperlink r:id="rId141">
        <w:ins w:id="63" w:author="PR Preview" w:date="2026-01-01T00:00:00Z">
          <w:r>
            <w:rPr>
              <w:rStyle w:val="Hyperlink"/>
            </w:rPr>
            <w:t xml:space="preserve">Definition 9 in Inner Products and Orthogonality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equal</w:t>
        </w:r>
      </w:ins>
      <w:ins w:id="66" w:author="PR Preview" w:date="2026-01-01T00:00:00Z">
        <w:r>
          <w:t xml:space="preserve"> </w:t>
        </w:r>
      </w:ins>
      <m:oMath>
        <m:r>
          <m:t>1</m:t>
        </m:r>
      </m:oMath>
      <w:ins w:id="67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143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del w:id="68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69" w:author="PR Preview" w:date="2026-01-01T00:00:00Z">
        <w:r>
          <w:delText xml:space="preserve">: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If data features have a symmetric positive definite covariance matrix</w:delText>
        </w:r>
      </w:del>
      <w:del w:id="74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(</w:delText>
        </w:r>
      </w:del>
      <w:hyperlink w:anchor="def-positive-definite">
        <w:del w:id="7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78" w:author="PR Preview" w:date="2026-01-01T00:00:00Z">
        <w:r>
          <w:delText xml:space="preserve">),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the precision matrix</w:delText>
        </w:r>
      </w:del>
      <w:del w:id="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(</w:delText>
        </w:r>
      </w:del>
      <w:hyperlink w:anchor="thm-pd-inverse">
        <w:del w:id="84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85" w:author="PR Preview" w:date="2026-01-01T00:00:00Z">
        <w:r>
          <w:delText xml:space="preserve">) defines the Mahalanobis inner product</w:delText>
        </w:r>
      </w:del>
      <w:del w:id="86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87" w:author="PR Preview" w:date="2026-01-01T00:00:00Z">
        <w:r>
          <w:delText xml:space="preserve">.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The induced distance</w:delText>
        </w:r>
      </w:del>
      <w:del w:id="90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measures statistical distance normalized by variance along each principal direction.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Factoring</w:delText>
        </w:r>
      </w:del>
      <w:del w:id="95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(via Cholesky or spectral decomposition),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this inner product corresponds to the Euclidean dot product of whitened coordinates</w:delText>
        </w:r>
      </w:del>
      <w:del w:id="1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del w:id="101" w:author="PR Preview" w:date="2026-01-01T00:00:00Z">
        <w:r>
          <w:delText xml:space="preserve">:</w:delText>
        </w:r>
      </w:del>
      <w:del w:id="102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103" w:author="PR Preview" w:date="2026-01-01T00:00:00Z">
        <w:r>
          <w:delText xml:space="preserve">.</w:delText>
        </w:r>
      </w:del>
    </w:p>
    <w:p>
      <w:pPr>
        <w:numPr>
          <w:ilvl w:val="0"/>
          <w:numId w:val="1010"/>
        </w:numPr>
      </w:pPr>
      <w:ins w:id="104" w:author="PR Preview" w:date="2026-01-01T00:00:00Z">
        <w:r>
          <w:rPr>
            <w:b/>
            <w:bCs/>
          </w:rPr>
          <w:t xml:space="preserve">Mahalanobis metric and whitening</w:t>
        </w:r>
      </w:ins>
      <w:ins w:id="105" w:author="PR Preview" w:date="2026-01-01T00:00:00Z">
        <w:r>
          <w:t xml:space="preserve">: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If data features have a symmetric positive definite covariance matrix</w:t>
        </w:r>
      </w:ins>
      <w:ins w:id="110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(</w:t>
        </w:r>
      </w:ins>
      <w:hyperlink w:anchor="def-positive-definite">
        <w:ins w:id="113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14" w:author="PR Preview" w:date="2026-01-01T00:00:00Z">
        <w:r>
          <w:t xml:space="preserve">),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the precision matrix</w:t>
        </w:r>
      </w:ins>
      <w:ins w:id="11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(</w:t>
        </w:r>
      </w:ins>
      <w:hyperlink w:anchor="thm-pd-inverse">
        <w:ins w:id="120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21" w:author="PR Preview" w:date="2026-01-01T00:00:00Z">
        <w:r>
          <w:t xml:space="preserve">) defines the Mahalanobis inner product</w:t>
        </w:r>
      </w:ins>
      <w:ins w:id="122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123" w:author="PR Preview" w:date="2026-01-01T00:00:00Z">
        <w:r>
          <w:t xml:space="preserve">.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 induced distance</w:t>
        </w:r>
      </w:ins>
      <w:ins w:id="126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measures statistical distance normalized by variance along each principal direction.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Factoring</w:t>
        </w:r>
      </w:ins>
      <w:ins w:id="131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(via Cholesky or spectral decomposition),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this inner product corresponds to the Euclidean dot product of whitened coordinates</w:t>
        </w:r>
      </w:ins>
      <w:ins w:id="1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(</w:t>
        </w:r>
      </w:ins>
      <w:hyperlink w:anchor="thm-whitening-inner-product">
        <w:ins w:id="139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40" w:author="PR Preview" w:date="2026-01-01T00:00:00Z">
        <w:r>
          <w:t xml:space="preserve">).</w:t>
        </w:r>
      </w:ins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del w:id="141" w:author="PR Preview" w:date="2026-01-01T00:00:00Z">
        <w:r>
          <w:rPr>
            <w:b/>
            <w:bCs/>
          </w:rPr>
          <w:delText xml:space="preserve">Embeddings and cosine similarity</w:delText>
        </w:r>
      </w:del>
      <w:del w:id="142" w:author="PR Preview" w:date="2026-01-01T00:00:00Z">
        <w:r>
          <w:delText xml:space="preserve">: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In natural language processing and recommendation systems, data items are embedded as vectors in high-dimensional representations.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The angle between embeddings captures semantic similarity through cosine similarity (</w:delText>
        </w:r>
      </w:del>
      <w:hyperlink r:id="rId142">
        <w:del w:id="147" w:author="PR Preview" w:date="2026-01-01T00:00:00Z">
          <w:r>
            <w:rPr>
              <w:rStyle w:val="Hyperlink"/>
            </w:rPr>
            <w:delText xml:space="preserve">Definition 9 in Inner Products and Orthogonality</w:delText>
          </w:r>
        </w:del>
      </w:hyperlink>
      <w:del w:id="148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del w:id="149" w:author="PR Preview" w:date="2026-01-01T00:00:00Z">
        <w:r>
          <w:delText xml:space="preserve">When embedding vectors are normalized to unit Euclidean norm (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and</w:delText>
        </w:r>
      </w:del>
      <w:del w:id="1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53" w:author="PR Preview" w:date="2026-01-01T00:00:00Z">
        <w:r>
          <w:delText xml:space="preserve">),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cosine similarity equals the inner product</w:delText>
        </w:r>
      </w:del>
      <w:del w:id="156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del w:id="157" w:author="PR Preview" w:date="2026-01-01T00:00:00Z">
        <w:r>
          <w:delText xml:space="preserve">.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16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del w:id="161" w:author="PR Preview" w:date="2026-01-01T00:00:00Z">
        <w:r>
          <w:delText xml:space="preserve">.</w:delText>
        </w:r>
      </w:del>
    </w:p>
    <w:p>
      <w:pPr>
        <w:numPr>
          <w:ilvl w:val="0"/>
          <w:numId w:val="1010"/>
        </w:numPr>
      </w:pPr>
      <w:ins w:id="162" w:author="PR Preview" w:date="2026-01-01T00:00:00Z">
        <w:r>
          <w:rPr>
            <w:b/>
            <w:bCs/>
          </w:rPr>
          <w:t xml:space="preserve">Embeddings and cosine similarity</w:t>
        </w:r>
      </w:ins>
      <w:ins w:id="163" w:author="PR Preview" w:date="2026-01-01T00:00:00Z">
        <w:r>
          <w:t xml:space="preserve">: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In natural language processing and recommendation systems, data items are embedded as vectors in high-dimensional representations.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The angle between embeddings captures semantic similarity through cosine similarity (</w:t>
        </w:r>
      </w:ins>
      <w:hyperlink r:id="rId142">
        <w:ins w:id="168" w:author="PR Preview" w:date="2026-01-01T00:00:00Z">
          <w:r>
            <w:rPr>
              <w:rStyle w:val="Hyperlink"/>
            </w:rPr>
            <w:t xml:space="preserve">Definition 8 in Inner Products and Orthogonality</w:t>
          </w:r>
        </w:ins>
      </w:hyperlink>
      <w:ins w:id="16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ins w:id="170" w:author="PR Preview" w:date="2026-01-01T00:00:00Z">
        <w:r>
          <w:t xml:space="preserve">When embedding vectors are normalized to unit Euclidean norm (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and</w:t>
        </w:r>
      </w:ins>
      <w:ins w:id="17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74" w:author="PR Preview" w:date="2026-01-01T00:00:00Z">
        <w:r>
          <w:t xml:space="preserve">),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cosine similarity equals the inner product</w:t>
        </w:r>
      </w:ins>
      <w:ins w:id="177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(</w:t>
        </w:r>
      </w:ins>
      <w:hyperlink w:anchor="cor-cosine-similarity-unit-vectors">
        <w:ins w:id="180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181" w:author="PR Preview" w:date="2026-01-01T00:00:00Z">
        <w:r>
          <w:t xml:space="preserve">).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1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ins w:id="185" w:author="PR Preview" w:date="2026-01-01T00:00:00Z">
        <w:r>
          <w:t xml:space="preserve">.</w:t>
        </w:r>
      </w:ins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3"/>
    <w:bookmarkEnd w:id="144"/>
    <w:bookmarkStart w:id="163" w:name="determinants"/>
    <w:p>
      <w:pPr>
        <w:pStyle w:val="Heading2"/>
      </w:pPr>
      <w:r>
        <w:t xml:space="preserve">6 Determinants</w:t>
      </w:r>
    </w:p>
    <w:bookmarkStart w:id="145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5"/>
    <w:bookmarkStart w:id="146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2" w:name="thm-det-diagonal"/>
    <w:p>
      <w:pPr>
        <w:pStyle w:val="FirstParagraph"/>
      </w:pPr>
      <w:del w:id="186" w:author="PR Preview" w:date="2026-01-01T00:00:00Z">
        <w:r>
          <w:rPr>
            <w:b/>
            <w:bCs/>
          </w:rPr>
          <w:delText xml:space="preserve">Theorem 17 (Determinant of a diagonal matrix)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The determinant (</w:delText>
        </w:r>
      </w:del>
      <w:hyperlink w:anchor="def-determinant">
        <w:del w:id="189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90" w:author="PR Preview" w:date="2026-01-01T00:00:00Z">
        <w:r>
          <w:delText xml:space="preserve">) of a</w:delText>
        </w:r>
      </w:del>
      <w:del w:id="19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diagonal matrix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(</w:delText>
        </w:r>
      </w:del>
      <w:hyperlink w:anchor="def-diagonal-matrix">
        <w:del w:id="19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97" w:author="PR Preview" w:date="2026-01-01T00:00:00Z">
        <w:r>
          <w:delText xml:space="preserve">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200" w:author="PR Preview" w:date="2026-01-01T00:00:00Z">
        <w:r>
          <w:rPr>
            <w:b/>
            <w:bCs/>
          </w:rPr>
          <w:t xml:space="preserve">Theorem 18 (Determinant of a diagonal matrix)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The determinant (</w:t>
        </w:r>
      </w:ins>
      <w:hyperlink w:anchor="def-determinant">
        <w:ins w:id="203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204" w:author="PR Preview" w:date="2026-01-01T00:00:00Z">
        <w:r>
          <w:t xml:space="preserve">) of a</w:t>
        </w:r>
      </w:ins>
      <w:ins w:id="20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diagonal matrix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(</w:t>
        </w:r>
      </w:ins>
      <w:hyperlink w:anchor="def-diagonal-matrix">
        <w:ins w:id="21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11" w:author="PR Preview" w:date="2026-01-01T00:00:00Z">
        <w:r>
          <w:t xml:space="preserve">)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3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thm-det-product"/>
    <w:p>
      <w:pPr>
        <w:pStyle w:val="BodyText"/>
      </w:pPr>
      <w:del w:id="214" w:author="PR Preview" w:date="2026-01-01T00:00:00Z">
        <w:r>
          <w:rPr>
            <w:b/>
            <w:bCs/>
          </w:rPr>
          <w:delText xml:space="preserve">Theorem 18 (Determinant of a product)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For</w:delText>
        </w:r>
      </w:del>
      <w:del w:id="21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matrices</w:delText>
        </w:r>
      </w:del>
      <w:del w:id="2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and</w:delText>
        </w:r>
      </w:del>
      <w:del w:id="22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24" w:author="PR Preview" w:date="2026-01-01T00:00:00Z">
        <w:r>
          <w:delText xml:space="preserve">,</w:delText>
        </w:r>
      </w:del>
    </w:p>
    <w:p>
      <w:pPr>
        <w:pStyle w:val="BodyText"/>
      </w:pPr>
      <w:ins w:id="225" w:author="PR Preview" w:date="2026-01-01T00:00:00Z">
        <w:r>
          <w:rPr>
            <w:b/>
            <w:bCs/>
          </w:rPr>
          <w:t xml:space="preserve">Theorem 19 (Determinant of a product)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For</w:t>
        </w:r>
      </w:ins>
      <w:ins w:id="2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matrices</w:t>
        </w:r>
      </w:ins>
      <w:ins w:id="2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and</w:t>
        </w:r>
      </w:ins>
      <w:ins w:id="23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3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4"/>
    <w:bookmarkStart w:id="155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5"/>
    <w:bookmarkStart w:id="156" w:name="rem-det-product-proof"/>
    <w:p>
      <w:pPr>
        <w:pStyle w:val="FirstParagraph"/>
      </w:pPr>
      <w:del w:id="236" w:author="PR Preview" w:date="2026-01-01T00:00:00Z">
        <w:r>
          <w:rPr>
            <w:i/>
            <w:iCs/>
          </w:rPr>
          <w:delText xml:space="preserve">Remark 21</w:delText>
        </w:r>
      </w:del>
      <w:del w:id="237" w:author="PR Preview" w:date="2026-01-01T00:00:00Z">
        <w:r>
          <w:delText xml:space="preserve"> (An example is not a proof). </w:delText>
        </w:r>
      </w:del>
      <w:hyperlink w:anchor="exm-det-product">
        <w:del w:id="238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checks</w:delText>
        </w:r>
      </w:del>
      <w:del w:id="241" w:author="PR Preview" w:date="2026-01-01T00:00:00Z">
        <w:r>
          <w:delText xml:space="preserve"> </w:delText>
        </w:r>
      </w:del>
      <w:hyperlink w:anchor="thm-det-product">
        <w:del w:id="242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for one pair of</w:delText>
        </w:r>
      </w:del>
      <w:del w:id="24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matrices,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which shows the theorem holds there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but does not prove it for every pair.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 proof needs properties of the determinant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that these notes don’t develop;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see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Banerjee and Roy (2014)</w:delText>
        </w:r>
      </w:del>
      <w:del w:id="260" w:author="PR Preview" w:date="2026-01-01T00:00:00Z">
        <w:r>
          <w:delText xml:space="preserve">.</w:delText>
        </w:r>
      </w:del>
    </w:p>
    <w:p>
      <w:pPr>
        <w:pStyle w:val="FirstParagraph"/>
      </w:pPr>
      <w:ins w:id="261" w:author="PR Preview" w:date="2026-01-01T00:00:00Z">
        <w:r>
          <w:rPr>
            <w:i/>
            <w:iCs/>
          </w:rPr>
          <w:t xml:space="preserve">Remark 21</w:t>
        </w:r>
      </w:ins>
      <w:ins w:id="262" w:author="PR Preview" w:date="2026-01-01T00:00:00Z">
        <w:r>
          <w:t xml:space="preserve"> (An example is not a proof). </w:t>
        </w:r>
      </w:ins>
      <w:hyperlink w:anchor="exm-det-product">
        <w:ins w:id="263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checks</w:t>
        </w:r>
      </w:ins>
      <w:ins w:id="266" w:author="PR Preview" w:date="2026-01-01T00:00:00Z">
        <w:r>
          <w:t xml:space="preserve"> </w:t>
        </w:r>
      </w:ins>
      <w:hyperlink w:anchor="thm-det-product">
        <w:ins w:id="267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for one pair of</w:t>
        </w:r>
      </w:ins>
      <w:ins w:id="27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matrices,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which shows the theorem holds there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but does not prove it for every pair.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The proof needs properties of the determinant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that these notes don’t develop;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see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Banerjee and Roy (2014)</w:t>
        </w:r>
      </w:ins>
      <w:ins w:id="285" w:author="PR Preview" w:date="2026-01-01T00:00:00Z">
        <w:r>
          <w:t xml:space="preserve">.</w:t>
        </w:r>
      </w:ins>
    </w:p>
    <w:bookmarkEnd w:id="156"/>
    <w:p>
      <w:pPr>
        <w:pStyle w:val="BodyText"/>
      </w:pPr>
      <w:r>
        <w:t xml:space="preserve">See also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7" w:name="thm-det-eigenvalues"/>
    <w:p>
      <w:pPr>
        <w:pStyle w:val="BodyText"/>
      </w:pPr>
      <w:del w:id="286" w:author="PR Preview" w:date="2026-01-01T00:00:00Z">
        <w:r>
          <w:rPr>
            <w:b/>
            <w:bCs/>
          </w:rPr>
          <w:delText xml:space="preserve">Theorem 19 (The determinant of a symmetric matrix is the product of its eigenvalues)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Let</w:delText>
        </w:r>
      </w:del>
      <w:del w:id="2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be a</w:delText>
        </w:r>
      </w:del>
      <w:del w:id="29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symmetric matrix with real entries,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with eigendecomposition</w:delText>
        </w:r>
      </w:del>
      <w:del w:id="2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(</w:delText>
        </w:r>
      </w:del>
      <w:hyperlink w:anchor="def-eigendecomposition">
        <w:del w:id="300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301" w:author="PR Preview" w:date="2026-01-01T00:00:00Z">
        <w:r>
          <w:delText xml:space="preserve">)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and eigenvalues</w:delText>
        </w:r>
      </w:del>
      <w:del w:id="30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on the diagonal of</w:delText>
        </w:r>
      </w:del>
      <w:del w:id="307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308" w:author="PR Preview" w:date="2026-01-01T00:00:00Z">
        <w:r>
          <w:delText xml:space="preserve">.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Then</w:delText>
        </w:r>
      </w:del>
    </w:p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Theorem 20 (The determinant of a symmetric matrix is the product of its eigenvalues)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Let</w:t>
        </w:r>
      </w:ins>
      <w:ins w:id="3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be a</w:t>
        </w:r>
      </w:ins>
      <w:ins w:id="31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symmetric matrix with real entries,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with eigendecomposition</w:t>
        </w:r>
      </w:ins>
      <w:ins w:id="3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(</w:t>
        </w:r>
      </w:ins>
      <w:hyperlink w:anchor="def-eigendecomposition">
        <w:ins w:id="325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326" w:author="PR Preview" w:date="2026-01-01T00:00:00Z">
        <w:r>
          <w:t xml:space="preserve">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and eigenvalues</w:t>
        </w:r>
      </w:ins>
      <w:ins w:id="32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on the diagonal of</w:t>
        </w:r>
      </w:ins>
      <w:ins w:id="332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333" w:author="PR Preview" w:date="2026-01-01T00:00:00Z">
        <w:r>
          <w:t xml:space="preserve">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del w:id="336" w:author="PR Preview" w:date="2026-01-01T00:00:00Z">
        <w:r>
          <w:delText xml:space="preserve">The product steps are</w:delText>
        </w:r>
      </w:del>
      <w:del w:id="337" w:author="PR Preview" w:date="2026-01-01T00:00:00Z">
        <w:r>
          <w:delText xml:space="preserve"> </w:delText>
        </w:r>
      </w:del>
      <w:hyperlink w:anchor="thm-det-product">
        <w:del w:id="338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339" w:author="PR Preview" w:date="2026-01-01T00:00:00Z">
        <w:r>
          <w:delText xml:space="preserve">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the orthogonality step is</w:delText>
        </w:r>
      </w:del>
      <w:del w:id="342" w:author="PR Preview" w:date="2026-01-01T00:00:00Z">
        <w:r>
          <w:delText xml:space="preserve"> </w:delText>
        </w:r>
      </w:del>
      <w:hyperlink w:anchor="def-orthogonal-matrix">
        <w:del w:id="34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44" w:author="PR Preview" w:date="2026-01-01T00:00:00Z">
        <w:r>
          <w:delText xml:space="preserve">,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and the identity and diagonal steps are</w:delText>
        </w:r>
      </w:del>
      <w:del w:id="347" w:author="PR Preview" w:date="2026-01-01T00:00:00Z">
        <w:r>
          <w:delText xml:space="preserve"> </w:delText>
        </w:r>
      </w:del>
      <w:hyperlink w:anchor="thm-det-diagonal">
        <w:del w:id="348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and</w:delText>
        </w:r>
      </w:del>
      <w:del w:id="351" w:author="PR Preview" w:date="2026-01-01T00:00:00Z">
        <w:r>
          <w:delText xml:space="preserve"> </w:delText>
        </w:r>
      </w:del>
      <w:hyperlink w:anchor="exm-det-diagonal">
        <w:del w:id="352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353" w:author="PR Preview" w:date="2026-01-01T00:00:00Z">
        <w:r>
          <w:delText xml:space="preserve">.</w:delText>
        </w:r>
      </w:del>
    </w:p>
    <w:p>
      <w:pPr>
        <w:pStyle w:val="BodyText"/>
      </w:pPr>
      <w:del w:id="354" w:author="PR Preview" w:date="2026-01-01T00:00:00Z">
        <w:r>
          <w:rPr>
            <w:b/>
            <w:bCs/>
          </w:rPr>
          <w:delText xml:space="preserve">Corollary 2 (A positive definite matrix has a positive determinant)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If</w:delText>
        </w:r>
      </w:del>
      <w:del w:id="35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is positive definite (</w:delText>
        </w:r>
      </w:del>
      <w:hyperlink w:anchor="def-positive-definite">
        <w:del w:id="360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361" w:author="PR Preview" w:date="2026-01-01T00:00:00Z">
        <w:r>
          <w:delText xml:space="preserve">),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then</w:delText>
        </w:r>
      </w:del>
      <w:del w:id="364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65" w:author="PR Preview" w:date="2026-01-01T00:00:00Z">
        <w:r>
          <w:delText xml:space="preserve">.</w:delText>
        </w:r>
      </w:del>
    </w:p>
    <w:p>
      <w:pPr>
        <w:pStyle w:val="BodyText"/>
      </w:pPr>
      <w:del w:id="366" w:author="PR Preview" w:date="2026-01-01T00:00:00Z">
        <w:r>
          <w:rPr>
            <w:i/>
            <w:iCs/>
          </w:rPr>
          <w:delText xml:space="preserve">Proof</w:delText>
        </w:r>
      </w:del>
      <w:del w:id="367" w:author="PR Preview" w:date="2026-01-01T00:00:00Z">
        <w:r>
          <w:delText xml:space="preserve">. </w:delText>
        </w:r>
      </w:del>
      <w:del w:id="368" w:author="PR Preview" w:date="2026-01-01T00:00:00Z">
        <w:r>
          <w:delText xml:space="preserve">By</w:delText>
        </w:r>
      </w:del>
      <w:del w:id="369" w:author="PR Preview" w:date="2026-01-01T00:00:00Z">
        <w:r>
          <w:delText xml:space="preserve"> </w:delText>
        </w:r>
      </w:del>
      <w:hyperlink w:anchor="thm-definite-eigenvalues">
        <w:del w:id="37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71" w:author="PR Preview" w:date="2026-01-01T00:00:00Z">
        <w:r>
          <w:delText xml:space="preserve">, every eigenvalue of</w:delText>
        </w:r>
      </w:del>
      <w:del w:id="37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is positive,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so their product, which is</w:delText>
        </w:r>
      </w:del>
      <w:del w:id="377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by</w:delText>
        </w:r>
      </w:del>
      <w:del w:id="380" w:author="PR Preview" w:date="2026-01-01T00:00:00Z">
        <w:r>
          <w:delText xml:space="preserve"> </w:delText>
        </w:r>
      </w:del>
      <w:hyperlink w:anchor="thm-det-eigenvalues">
        <w:del w:id="381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382" w:author="PR Preview" w:date="2026-01-01T00:00:00Z">
        <w:r>
          <w:delText xml:space="preserve">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is positive.</w:delText>
        </w:r>
      </w:del>
    </w:p>
    <w:p>
      <w:pPr>
        <w:pStyle w:val="BodyText"/>
      </w:pPr>
      <w:del w:id="385" w:author="PR Preview" w:date="2026-01-01T00:00:00Z">
        <w:r>
          <w:rPr>
            <w:b/>
            <w:bCs/>
          </w:rPr>
          <w:delText xml:space="preserve">Example 37 (Two ways to the same determinant)</w:delText>
        </w:r>
      </w:del>
      <w:del w:id="3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has eigenvalues</w:delText>
        </w:r>
      </w:del>
      <w:del w:id="389" w:author="PR Preview" w:date="2026-01-01T00:00:00Z">
        <w:r>
          <w:delText xml:space="preserve"> </w:delText>
        </w:r>
      </w:del>
      <m:oMath>
        <m:r>
          <m:t>3</m:t>
        </m:r>
      </m:oMath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and</w:delText>
        </w:r>
      </w:del>
      <w:del w:id="392" w:author="PR Preview" w:date="2026-01-01T00:00:00Z">
        <w:r>
          <w:delText xml:space="preserve"> </w:delText>
        </w:r>
      </w:del>
      <m:oMath>
        <m:r>
          <m:t>1</m:t>
        </m:r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(</w:delText>
        </w:r>
      </w:del>
      <w:hyperlink w:anchor="exm-eigenvalue">
        <w:del w:id="395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396" w:author="PR Preview" w:date="2026-01-01T00:00:00Z">
        <w:r>
          <w:delText xml:space="preserve">),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so</w:delText>
        </w:r>
      </w:del>
      <w:del w:id="399" w:author="PR Preview" w:date="2026-01-01T00:00:00Z">
        <w:r>
          <w:delText xml:space="preserve"> </w:delText>
        </w:r>
      </w:del>
      <w:hyperlink w:anchor="thm-det-eigenvalues">
        <w:del w:id="400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gives</w:delText>
        </w:r>
      </w:del>
    </w:p>
    <w:p>
      <w:pPr>
        <w:pStyle w:val="FirstParagraph"/>
      </w:pPr>
      <w:ins w:id="403" w:author="PR Preview" w:date="2026-01-01T00:00:00Z">
        <w:r>
          <w:t xml:space="preserve">The product steps are</w:t>
        </w:r>
      </w:ins>
      <w:ins w:id="404" w:author="PR Preview" w:date="2026-01-01T00:00:00Z">
        <w:r>
          <w:t xml:space="preserve"> </w:t>
        </w:r>
      </w:ins>
      <w:hyperlink w:anchor="thm-det-product">
        <w:ins w:id="405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the orthogonality step is</w:t>
        </w:r>
      </w:ins>
      <w:ins w:id="409" w:author="PR Preview" w:date="2026-01-01T00:00:00Z">
        <w:r>
          <w:t xml:space="preserve"> </w:t>
        </w:r>
      </w:ins>
      <w:hyperlink w:anchor="def-orthogonal-matrix">
        <w:ins w:id="41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11" w:author="PR Preview" w:date="2026-01-01T00:00:00Z">
        <w:r>
          <w:t xml:space="preserve">,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and the identity and diagonal steps are</w:t>
        </w:r>
      </w:ins>
      <w:ins w:id="414" w:author="PR Preview" w:date="2026-01-01T00:00:00Z">
        <w:r>
          <w:t xml:space="preserve"> </w:t>
        </w:r>
      </w:ins>
      <w:hyperlink w:anchor="thm-det-diagonal">
        <w:ins w:id="415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and</w:t>
        </w:r>
      </w:ins>
      <w:ins w:id="418" w:author="PR Preview" w:date="2026-01-01T00:00:00Z">
        <w:r>
          <w:t xml:space="preserve"> </w:t>
        </w:r>
      </w:ins>
      <w:hyperlink w:anchor="exm-det-diagonal">
        <w:ins w:id="419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420" w:author="PR Preview" w:date="2026-01-01T00:00:00Z">
        <w:r>
          <w:t xml:space="preserve">.</w:t>
        </w:r>
      </w:ins>
    </w:p>
    <w:bookmarkStart w:id="158" w:name="cor-det-pd"/>
    <w:p>
      <w:pPr>
        <w:pStyle w:val="BodyText"/>
      </w:pPr>
      <w:ins w:id="421" w:author="PR Preview" w:date="2026-01-01T00:00:00Z">
        <w:r>
          <w:rPr>
            <w:b/>
            <w:bCs/>
          </w:rPr>
          <w:t xml:space="preserve">Corollary 3 (A positive definite matrix has a positive determinant)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If</w:t>
        </w:r>
      </w:ins>
      <w:ins w:id="4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is positive definite (</w:t>
        </w:r>
      </w:ins>
      <w:hyperlink w:anchor="def-positive-definite">
        <w:ins w:id="427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428" w:author="PR Preview" w:date="2026-01-01T00:00:00Z">
        <w:r>
          <w:t xml:space="preserve">),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then</w:t>
        </w:r>
      </w:ins>
      <w:ins w:id="431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432" w:author="PR Preview" w:date="2026-01-01T00:00:00Z">
        <w:r>
          <w:t xml:space="preserve">.</w:t>
        </w:r>
      </w:ins>
    </w:p>
    <w:bookmarkEnd w:id="158"/>
    <w:p>
      <w:pPr>
        <w:pStyle w:val="BodyText"/>
      </w:pPr>
      <w:ins w:id="433" w:author="PR Preview" w:date="2026-01-01T00:00:00Z">
        <w:r>
          <w:rPr>
            <w:i/>
            <w:iCs/>
          </w:rPr>
          <w:t xml:space="preserve">Proof</w:t>
        </w:r>
      </w:ins>
      <w:ins w:id="434" w:author="PR Preview" w:date="2026-01-01T00:00:00Z">
        <w:r>
          <w:t xml:space="preserve">. </w:t>
        </w:r>
      </w:ins>
      <w:ins w:id="435" w:author="PR Preview" w:date="2026-01-01T00:00:00Z">
        <w:r>
          <w:t xml:space="preserve">By</w:t>
        </w:r>
      </w:ins>
      <w:ins w:id="436" w:author="PR Preview" w:date="2026-01-01T00:00:00Z">
        <w:r>
          <w:t xml:space="preserve"> </w:t>
        </w:r>
      </w:ins>
      <w:hyperlink w:anchor="thm-definite-eigenvalues">
        <w:ins w:id="437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438" w:author="PR Preview" w:date="2026-01-01T00:00:00Z">
        <w:r>
          <w:t xml:space="preserve">, every eigenvalue of</w:t>
        </w:r>
      </w:ins>
      <w:ins w:id="4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is positive,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so their product, which is</w:t>
        </w:r>
      </w:ins>
      <w:ins w:id="444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by</w:t>
        </w:r>
      </w:ins>
      <w:ins w:id="447" w:author="PR Preview" w:date="2026-01-01T00:00:00Z">
        <w:r>
          <w:t xml:space="preserve"> </w:t>
        </w:r>
      </w:ins>
      <w:hyperlink w:anchor="thm-det-eigenvalues">
        <w:ins w:id="448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449" w:author="PR Preview" w:date="2026-01-01T00:00:00Z">
        <w:r>
          <w:t xml:space="preserve">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is positive.</w:t>
        </w:r>
      </w:ins>
    </w:p>
    <w:bookmarkStart w:id="159" w:name="exm-det-eigenvalues"/>
    <w:p>
      <w:pPr>
        <w:pStyle w:val="BodyText"/>
      </w:pPr>
      <w:ins w:id="452" w:author="PR Preview" w:date="2026-01-01T00:00:00Z">
        <w:r>
          <w:rPr>
            <w:b/>
            <w:bCs/>
          </w:rPr>
          <w:t xml:space="preserve">Example 37 (Two ways to the same determinant)</w:t>
        </w:r>
      </w:ins>
      <w:ins w:id="4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has eigenvalues</w:t>
        </w:r>
      </w:ins>
      <w:ins w:id="456" w:author="PR Preview" w:date="2026-01-01T00:00:00Z">
        <w:r>
          <w:t xml:space="preserve"> </w:t>
        </w:r>
      </w:ins>
      <m:oMath>
        <m:r>
          <m:t>3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and</w:t>
        </w:r>
      </w:ins>
      <w:ins w:id="459" w:author="PR Preview" w:date="2026-01-01T00:00:00Z">
        <w:r>
          <w:t xml:space="preserve"> </w:t>
        </w:r>
      </w:ins>
      <m:oMath>
        <m:r>
          <m:t>1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(</w:t>
        </w:r>
      </w:ins>
      <w:hyperlink w:anchor="exm-eigenvalue">
        <w:ins w:id="462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463" w:author="PR Preview" w:date="2026-01-01T00:00:00Z">
        <w:r>
          <w:t xml:space="preserve">),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so</w:t>
        </w:r>
      </w:ins>
      <w:ins w:id="466" w:author="PR Preview" w:date="2026-01-01T00:00:00Z">
        <w:r>
          <w:t xml:space="preserve"> </w:t>
        </w:r>
      </w:ins>
      <w:hyperlink w:anchor="thm-det-eigenvalues">
        <w:ins w:id="467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9"/>
    <w:bookmarkStart w:id="162" w:name="refs"/>
    <w:bookmarkStart w:id="16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8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0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1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9" Type="http://schemas.openxmlformats.org/officeDocument/2006/relationships/hyperlink" Target="linear-algebra-diagonalization.html#thm-cholesky" TargetMode="External"/><Relationship Id="rId142" Type="http://schemas.openxmlformats.org/officeDocument/2006/relationships/hyperlink" Target="linear-algebra-inner-products.html#def-cosine-similarity" TargetMode="External"/><Relationship Id="rId141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8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0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1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9" Type="http://schemas.openxmlformats.org/officeDocument/2006/relationships/hyperlink" Target="linear-algebra-diagonalization.html#thm-cholesky" TargetMode="External"/><Relationship Id="rId142" Type="http://schemas.openxmlformats.org/officeDocument/2006/relationships/hyperlink" Target="linear-algebra-inner-products.html#def-cosine-similarity" TargetMode="External"/><Relationship Id="rId141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2026-10-15T10:24:11Z</dcterms:created>
  <dcterms:modified xsi:type="dcterms:W3CDTF">2026-10-15T10:24:11Z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