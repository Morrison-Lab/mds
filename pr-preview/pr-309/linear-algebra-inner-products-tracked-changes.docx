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(Inner product 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 space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vector space equipped with an inner product (</w:delText>
        </w:r>
      </w:del>
      <w:hyperlink w:anchor="def-inner-product">
        <w:del w:id="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vectors in</w:delText>
        </w:r>
      </w:del>
      <w:del w:id="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w:hyperlink r:id="rId14">
        <w:del w:id="17" w:author="PR Preview" w:date="2026-01-01T00:00:00Z">
          <w:r>
            <w:rPr>
              <w:rStyle w:val="Hyperlink"/>
            </w:rPr>
            <w:delText xml:space="preserve">Definition 2 in Vectors</w:delText>
          </w:r>
        </w:del>
      </w:hyperlink>
      <w:del w:id="18" w:author="PR Preview" w:date="2026-01-01T00:00:00Z">
        <w:r>
          <w:delText xml:space="preserve">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pair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a real inner product space.</w:delText>
        </w:r>
      </w:del>
    </w:p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Euclidean space</w:delText>
        </w:r>
      </w:del>
      <w:del w:id="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equipped with the standard dot product (1)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3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</w:delText>
        </w:r>
      </w:del>
      <w:del w:id="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7" w:author="PR Preview" w:date="2026-01-01T00:00:00Z">
        <w:r>
          <w:delText xml:space="preserve">, any vector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has squared norm</w:delText>
        </w:r>
      </w:del>
      <w:del w:id="41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2 (Inner product space)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 inner product space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a pair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 a real vector space</w:t>
        </w:r>
      </w:ins>
      <w:ins w:id="55" w:author="PR Preview" w:date="2026-01-01T00:00:00Z">
        <w:r>
          <w:t xml:space="preserve"> </w:t>
        </w:r>
      </w:ins>
      <m:oMath>
        <m:r>
          <m:t>V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an inner product</w:t>
        </w:r>
      </w:ins>
      <w:ins w:id="5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on it,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function with the four properties of</w:t>
        </w:r>
      </w:ins>
      <w:ins w:id="63" w:author="PR Preview" w:date="2026-01-01T00:00:00Z">
        <w:r>
          <w:t xml:space="preserve"> </w:t>
        </w:r>
      </w:ins>
      <w:hyperlink w:anchor="def-inner-product">
        <w:ins w:id="6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We say that</w:t>
        </w:r>
      </w:ins>
      <w:ins w:id="68" w:author="PR Preview" w:date="2026-01-01T00:00:00Z">
        <w:r>
          <w:t xml:space="preserve"> </w:t>
        </w:r>
      </w:ins>
      <m:oMath>
        <m:r>
          <m:t>V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equipped with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inner product: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inner product is part of the data of the space,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the same set of vectors with a different inner product is a different inner product space.</w:t>
        </w:r>
      </w:ins>
      <w:ins w:id="79" w:author="PR Preview" w:date="2026-01-01T00:00:00Z">
        <w:r>
          <w:t xml:space="preserve"> </w:t>
        </w:r>
      </w:ins>
      <w:hyperlink w:anchor="def-inner-product">
        <w:ins w:id="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states the properties for</w:t>
        </w:r>
      </w:ins>
      <w:ins w:id="83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</w:t>
        </w:r>
      </w:ins>
      <w:hyperlink r:id="rId14">
        <w:ins w:id="86" w:author="PR Preview" w:date="2026-01-01T00:00:00Z">
          <w:r>
            <w:rPr>
              <w:rStyle w:val="Hyperlink"/>
            </w:rPr>
            <w:t xml:space="preserve">Definition 2 in Vectors</w:t>
          </w:r>
        </w:ins>
      </w:hyperlink>
      <w:ins w:id="87" w:author="PR Preview" w:date="2026-01-01T00:00:00Z">
        <w:r>
          <w:t xml:space="preserve">),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the same four properties define an inner product on other real vector spaces,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such as spaces of matrices or functions.</w:t>
        </w:r>
      </w:ins>
    </w:p>
    <w:bookmarkEnd w:id="15"/>
    <w:bookmarkStart w:id="16" w:name="exm-inner-product-space"/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Euclidean space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equipped with the standard dot product (1),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is, the pair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1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8" w:author="PR Preview" w:date="2026-01-01T00:00:00Z">
        <w:r>
          <w:t xml:space="preserve">).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12" w:author="PR Preview" w:date="2026-01-01T00:00:00Z">
        <w:r>
          <w:t xml:space="preserve">, any vector</w:t>
        </w:r>
      </w:ins>
      <w:ins w:id="1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has squared norm</w:t>
        </w:r>
      </w:ins>
      <w:ins w:id="116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120" w:author="PR Preview" w:date="2026-01-01T00:00:00Z">
        <w:r>
          <w:rPr>
            <w:b/>
            <w:bCs/>
          </w:rPr>
          <w:delText xml:space="preserve">Definition 7 (Cosine and sine)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i/>
            <w:iCs/>
          </w:rPr>
          <w:delText xml:space="preserve">unit circle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 the set of points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in the plane with</w:delText>
        </w:r>
      </w:del>
      <w:del w:id="13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</w:delText>
        </w:r>
      </w:del>
      <w:del w:id="13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half of its circumference.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For a real number</w:delText>
        </w:r>
      </w:del>
      <w:del w:id="139" w:author="PR Preview" w:date="2026-01-01T00:00:00Z">
        <w:r>
          <w:delText xml:space="preserve"> </w:delText>
        </w:r>
      </w:del>
      <m:oMath>
        <m:r>
          <m:t>θ</m:t>
        </m:r>
      </m:oMath>
      <w:del w:id="140" w:author="PR Preview" w:date="2026-01-01T00:00:00Z">
        <w:r>
          <w:delText xml:space="preserve">, start at the point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 move a distance</w:delText>
        </w:r>
      </w:del>
      <w:del w:id="1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along the unit circle,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counterclockwise if</w:delText>
        </w:r>
      </w:del>
      <w:del w:id="149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clockwise if</w:delText>
        </w:r>
      </w:del>
      <w:del w:id="15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53" w:author="PR Preview" w:date="2026-01-01T00:00:00Z">
        <w:r>
          <w:delText xml:space="preserve">.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The point reached is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157" w:author="PR Preview" w:date="2026-01-01T00:00:00Z">
        <w:r>
          <w:delText xml:space="preserve">: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its first coordinate is the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rPr>
            <w:b/>
            <w:bCs/>
          </w:rPr>
          <w:delText xml:space="preserve">cosine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of</w:delText>
        </w:r>
      </w:del>
      <w:del w:id="164" w:author="PR Preview" w:date="2026-01-01T00:00:00Z">
        <w:r>
          <w:delText xml:space="preserve"> </w:delText>
        </w:r>
      </w:del>
      <m:oMath>
        <m:r>
          <m:t>θ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its second coordinate is the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sine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of</w:delText>
        </w:r>
      </w:del>
      <w:del w:id="172" w:author="PR Preview" w:date="2026-01-01T00:00:00Z">
        <w:r>
          <w:delText xml:space="preserve"> </w:delText>
        </w:r>
      </w:del>
      <m:oMath>
        <m:r>
          <m:t>θ</m:t>
        </m:r>
      </m:oMath>
      <w:del w:id="173" w:author="PR Preview" w:date="2026-01-01T00:00:00Z">
        <w:r>
          <w:delText xml:space="preserve">.</w:delText>
        </w:r>
      </w:del>
    </w:p>
    <w:p>
      <w:pPr>
        <w:pStyle w:val="BodyText"/>
      </w:pPr>
      <w:del w:id="174" w:author="PR Preview" w:date="2026-01-01T00:00:00Z">
        <w:r>
          <w:rPr>
            <w:b/>
            <w:bCs/>
          </w:rPr>
          <w:delText xml:space="preserve">Example 13 (Cosines and sines of some angles)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stays at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0" w:author="PR Preview" w:date="2026-01-01T00:00:00Z">
        <w:r>
          <w:delText xml:space="preserve">, so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8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goes half way around the circle, to</w:delText>
        </w:r>
      </w:del>
      <w:del w:id="1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9" w:author="PR Preview" w:date="2026-01-01T00:00:00Z">
        <w:r>
          <w:delText xml:space="preserve">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so</w:delText>
        </w:r>
      </w:del>
      <w:del w:id="19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del w:id="196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goes a quarter of the way round, to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so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and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07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goes an eighth of the way round,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to the point of the circle with</w:delText>
        </w:r>
      </w:del>
      <w:del w:id="2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213" w:author="PR Preview" w:date="2026-01-01T00:00:00Z">
        <w:r>
          <w:delText xml:space="preserve">.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There</w:delText>
        </w:r>
      </w:del>
      <w:del w:id="21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217" w:author="PR Preview" w:date="2026-01-01T00:00:00Z">
        <w:r>
          <w:delText xml:space="preserve">, so</w:delText>
        </w:r>
      </w:del>
      <w:del w:id="21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</w:delText>
        </w:r>
      </w:del>
      <w:del w:id="2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del w:id="22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23" w:author="PR Preview" w:date="2026-01-01T00:00:00Z">
        <w:r>
          <w:delText xml:space="preserve">Angles are also measured in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i/>
            <w:iCs/>
          </w:rPr>
          <w:delText xml:space="preserve">degrees</w:delText>
        </w:r>
      </w:del>
      <w:del w:id="226" w:author="PR Preview" w:date="2026-01-01T00:00:00Z">
        <w:r>
          <w:delText xml:space="preserve">, with a full turn of</w:delText>
        </w:r>
      </w:del>
      <w:del w:id="227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equal to</w:delText>
        </w:r>
      </w:del>
      <w:del w:id="230" w:author="PR Preview" w:date="2026-01-01T00:00:00Z">
        <w:r>
          <w:delText xml:space="preserve"> </w:delText>
        </w:r>
      </w:del>
      <m:oMath>
        <m:r>
          <m:t>360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degrees,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so</w:delText>
        </w:r>
      </w:del>
      <w:del w:id="23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is</w:delText>
        </w:r>
      </w:del>
      <w:del w:id="238" w:author="PR Preview" w:date="2026-01-01T00:00:00Z">
        <w:r>
          <w:delText xml:space="preserve"> </w:delText>
        </w:r>
      </w:del>
      <m:oMath>
        <m:r>
          <m:t>90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degrees and</w:delText>
        </w:r>
      </w:del>
      <w:del w:id="24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4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is</w:delText>
        </w:r>
      </w:del>
      <w:del w:id="244" w:author="PR Preview" w:date="2026-01-01T00:00:00Z">
        <w:r>
          <w:delText xml:space="preserve"> </w:delText>
        </w:r>
      </w:del>
      <m:oMath>
        <m:r>
          <m:t>45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degrees.</w:delText>
        </w:r>
      </w:del>
    </w:p>
    <w:p>
      <w:pPr>
        <w:pStyle w:val="BodyText"/>
      </w:pPr>
      <w:del w:id="247" w:author="PR Preview" w:date="2026-01-01T00:00:00Z">
        <w:r>
          <w:rPr>
            <w:b/>
            <w:bCs/>
          </w:rPr>
          <w:delText xml:space="preserve">Definition 8 (Angle between two vectors)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The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angle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between two nonzero vectors</w:delText>
        </w:r>
      </w:del>
      <w:del w:id="2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 the unique number</w:delText>
        </w:r>
      </w:del>
      <w:del w:id="25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whose cosine (</w:delText>
        </w:r>
      </w:del>
      <w:hyperlink w:anchor="def-cosine-sine">
        <w:del w:id="26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61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2" w:author="PR Preview" w:date="2026-01-01T00:00:00Z">
        <w:r>
          <w:rPr>
            <w:i/>
            <w:iCs/>
          </w:rPr>
          <w:delText xml:space="preserve">Remark 4</w:delText>
        </w:r>
      </w:del>
      <w:del w:id="263" w:author="PR Preview" w:date="2026-01-01T00:00:00Z">
        <w:r>
          <w:delText xml:space="preserve"> (Why the angle is well defined). </w:delText>
        </w:r>
      </w:del>
      <w:del w:id="264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6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66" w:author="PR Preview" w:date="2026-01-01T00:00:00Z">
        <w:r>
          <w:delText xml:space="preserve">),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and by</w:delText>
        </w:r>
      </w:del>
      <w:del w:id="269" w:author="PR Preview" w:date="2026-01-01T00:00:00Z">
        <w:r>
          <w:delText xml:space="preserve"> </w:delText>
        </w:r>
      </w:del>
      <w:hyperlink w:anchor="thm-cauchy-schwarz">
        <w:del w:id="27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 ratio lies between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and</w:delText>
        </w:r>
      </w:del>
      <w:del w:id="276" w:author="PR Preview" w:date="2026-01-01T00:00:00Z">
        <w:r>
          <w:delText xml:space="preserve"> </w:delText>
        </w:r>
      </w:del>
      <m:oMath>
        <m:r>
          <m:t>1</m:t>
        </m:r>
      </m:oMath>
      <w:del w:id="277" w:author="PR Preview" w:date="2026-01-01T00:00:00Z">
        <w:r>
          <w:delText xml:space="preserve">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On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is decreasing from</w:delText>
        </w:r>
      </w:del>
      <w:del w:id="285" w:author="PR Preview" w:date="2026-01-01T00:00:00Z">
        <w:r>
          <w:delText xml:space="preserve"> </w:delText>
        </w:r>
      </w:del>
      <m:oMath>
        <m:r>
          <m:t>1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to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and takes each value in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exactly once,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so there is exactly one such</w:delText>
        </w:r>
      </w:del>
      <w:del w:id="296" w:author="PR Preview" w:date="2026-01-01T00:00:00Z">
        <w:r>
          <w:delText xml:space="preserve"> </w:delText>
        </w:r>
      </w:del>
      <m:oMath>
        <m:r>
          <m:t>θ</m:t>
        </m:r>
      </m:oMath>
      <w:del w:id="297" w:author="PR Preview" w:date="2026-01-01T00:00:00Z">
        <w:r>
          <w:delText xml:space="preserve">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The angle is</w:delText>
        </w:r>
      </w:del>
      <w:del w:id="30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exactly when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so for nonzero vectors, orthogonal (</w:delText>
        </w:r>
      </w:del>
      <w:hyperlink r:id="rId22">
        <w:del w:id="307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308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309" w:author="PR Preview" w:date="2026-01-01T00:00:00Z">
        <w:r>
          <w:rPr>
            <w:b/>
            <w:bCs/>
          </w:rPr>
          <w:delText xml:space="preserve">Example 14 (Some angles in the plane)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 </w:delText>
        </w:r>
      </w:del>
    </w:p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Definition 7 (Angle between two vectors)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b/>
            <w:bCs/>
          </w:rPr>
          <w:t xml:space="preserve">angle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between two nonzero vectors</w:t>
        </w:r>
      </w:ins>
      <w:ins w:id="3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the unique number</w:t>
        </w:r>
      </w:ins>
      <w:ins w:id="32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whose cosine (</w:t>
        </w:r>
      </w:ins>
      <w:hyperlink r:id="rId50">
        <w:ins w:id="325" w:author="PR Preview" w:date="2026-01-01T00:00:00Z">
          <w:r>
            <w:rPr>
              <w:rStyle w:val="Hyperlink"/>
            </w:rPr>
            <w:t xml:space="preserve">Definition 1 in Trigonometry</w:t>
          </w:r>
        </w:ins>
      </w:hyperlink>
      <w:ins w:id="326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ins w:id="327" w:author="PR Preview" w:date="2026-01-01T00:00:00Z">
        <w:r>
          <w:rPr>
            <w:i/>
            <w:iCs/>
          </w:rPr>
          <w:t xml:space="preserve">Remark 4</w:t>
        </w:r>
      </w:ins>
      <w:ins w:id="328" w:author="PR Preview" w:date="2026-01-01T00:00:00Z">
        <w:r>
          <w:t xml:space="preserve"> (Why the angle is well defined). </w:t>
        </w:r>
      </w:ins>
      <w:ins w:id="329" w:author="PR Preview" w:date="2026-01-01T00:00:00Z">
        <w:r>
          <w:t xml:space="preserve">The denominator is positive, because both vectors are nonzero (</w:t>
        </w:r>
      </w:ins>
      <w:hyperlink w:anchor="thm-norm-properties">
        <w:ins w:id="3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31" w:author="PR Preview" w:date="2026-01-01T00:00:00Z">
        <w:r>
          <w:t xml:space="preserve">),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by</w:t>
        </w:r>
      </w:ins>
      <w:ins w:id="334" w:author="PR Preview" w:date="2026-01-01T00:00:00Z">
        <w:r>
          <w:t xml:space="preserve"> </w:t>
        </w:r>
      </w:ins>
      <w:hyperlink w:anchor="thm-cauchy-schwarz">
        <w:ins w:id="33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ratio lies between</w:t>
        </w:r>
      </w:ins>
      <w:ins w:id="3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m:oMath>
        <m:r>
          <m:t>1</m:t>
        </m:r>
      </m:oMath>
      <w:ins w:id="342" w:author="PR Preview" w:date="2026-01-01T00:00:00Z">
        <w:r>
          <w:t xml:space="preserve">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On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 decreasing from</w:t>
        </w:r>
      </w:ins>
      <w:ins w:id="350" w:author="PR Preview" w:date="2026-01-01T00:00:00Z">
        <w:r>
          <w:t xml:space="preserve"> </w:t>
        </w:r>
      </w:ins>
      <m:oMath>
        <m:r>
          <m:t>1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to</w:t>
        </w:r>
      </w:ins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takes each value in</w:t>
        </w:r>
      </w:ins>
      <w:ins w:id="35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exactly once (</w:t>
        </w:r>
      </w:ins>
      <w:hyperlink r:id="rId52">
        <w:ins w:id="359" w:author="PR Preview" w:date="2026-01-01T00:00:00Z">
          <w:r>
            <w:rPr>
              <w:rStyle w:val="Hyperlink"/>
            </w:rPr>
            <w:t xml:space="preserve">Theorem 2 in Trigonometry</w:t>
          </w:r>
        </w:ins>
      </w:hyperlink>
      <w:ins w:id="360" w:author="PR Preview" w:date="2026-01-01T00:00:00Z">
        <w:r>
          <w:t xml:space="preserve">),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so there is exactly one such</w:t>
        </w:r>
      </w:ins>
      <w:ins w:id="363" w:author="PR Preview" w:date="2026-01-01T00:00:00Z">
        <w:r>
          <w:t xml:space="preserve"> </w:t>
        </w:r>
      </w:ins>
      <m:oMath>
        <m:r>
          <m:t>θ</m:t>
        </m:r>
      </m:oMath>
      <w:ins w:id="364" w:author="PR Preview" w:date="2026-01-01T00:00:00Z">
        <w:r>
          <w:t xml:space="preserve">.</w:t>
        </w:r>
      </w:ins>
    </w:p>
    <w:bookmarkEnd w:id="53"/>
    <w:bookmarkStart w:id="54" w:name="cor-right-angle-orthogonal"/>
    <w:p>
      <w:pPr>
        <w:pStyle w:val="BodyText"/>
      </w:pPr>
      <w:ins w:id="365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For nonzero vectors</w:t>
        </w:r>
      </w:ins>
      <w:ins w:id="3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with angle</w:t>
        </w:r>
      </w:ins>
      <w:ins w:id="371" w:author="PR Preview" w:date="2026-01-01T00:00:00Z">
        <w:r>
          <w:t xml:space="preserve"> </w:t>
        </w:r>
      </w:ins>
      <m:oMath>
        <m:r>
          <m:t>θ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(</w:t>
        </w:r>
      </w:ins>
      <w:hyperlink w:anchor="def-angle">
        <w:ins w:id="37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7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76" w:author="PR Preview" w:date="2026-01-01T00:00:00Z">
        <w:r>
          <w:t xml:space="preserve">so for nonzero vectors, orthogonal (</w:t>
        </w:r>
      </w:ins>
      <w:hyperlink r:id="rId22">
        <w:ins w:id="377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78" w:author="PR Preview" w:date="2026-01-01T00:00:00Z">
        <w:r>
          <w:t xml:space="preserve">) means at a right angle.</w:t>
        </w:r>
      </w:ins>
    </w:p>
    <w:bookmarkEnd w:id="54"/>
    <w:p>
      <w:pPr>
        <w:pStyle w:val="BodyText"/>
      </w:pPr>
      <w:ins w:id="379" w:author="PR Preview" w:date="2026-01-01T00:00:00Z">
        <w:r>
          <w:rPr>
            <w:i/>
            <w:iCs/>
          </w:rPr>
          <w:t xml:space="preserve">Proof</w:t>
        </w:r>
      </w:ins>
      <w:ins w:id="380" w:author="PR Preview" w:date="2026-01-01T00:00:00Z">
        <w:r>
          <w:t xml:space="preserve">. </w:t>
        </w:r>
      </w:ins>
      <w:ins w:id="381" w:author="PR Preview" w:date="2026-01-01T00:00:00Z">
        <w:r>
          <w:t xml:space="preserve">Since</w:t>
        </w:r>
      </w:ins>
      <w:ins w:id="38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(</w:t>
        </w:r>
      </w:ins>
      <w:hyperlink w:anchor="thm-norm-properties">
        <w:ins w:id="38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86" w:author="PR Preview" w:date="2026-01-01T00:00:00Z">
        <w:r>
          <w:t xml:space="preserve">),</w:t>
        </w:r>
      </w:ins>
      <w:ins w:id="38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exactly when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On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vanishes only at</w:t>
        </w:r>
      </w:ins>
      <w:ins w:id="39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400" w:author="PR Preview" w:date="2026-01-01T00:00:00Z">
        <w:r>
          <w:t xml:space="preserve">.</w:t>
        </w:r>
      </w:ins>
    </w:p>
    <w:bookmarkStart w:id="55" w:name="exm-angle"/>
    <w:p>
      <w:pPr>
        <w:pStyle w:val="BodyText"/>
      </w:pPr>
      <w:ins w:id="401" w:author="PR Preview" w:date="2026-01-01T00:00:00Z">
        <w:r>
          <w:rPr>
            <w:b/>
            <w:bCs/>
          </w:rPr>
          <w:t xml:space="preserve">Example 13 (Some angles in the plane)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del w:id="404" w:author="PR Preview" w:date="2026-01-01T00:00:00Z">
        <w:r>
          <w:rPr>
            <w:b/>
            <w:bCs/>
          </w:rPr>
          <w:delText xml:space="preserve">Definition 9 (Cosine similarity)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cosine similarity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between two nonzero vectors</w:delText>
        </w:r>
      </w:del>
      <w:del w:id="4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6" w:author="PR Preview" w:date="2026-01-01T00:00:00Z">
        <w:r>
          <w:rPr>
            <w:b/>
            <w:bCs/>
          </w:rPr>
          <w:delText xml:space="preserve">Example 15 (Cosine similarity of parallel, orthogonal, and arbitrary vectors)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vectors in</w:delText>
        </w:r>
      </w:del>
      <w:del w:id="4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20" w:author="PR Preview" w:date="2026-01-01T00:00:00Z">
        <w:r>
          <w:delText xml:space="preserve">:</w:delText>
        </w:r>
      </w:del>
    </w:p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Definition 8 (Cosine similarity)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b/>
            <w:bCs/>
          </w:rPr>
          <w:t xml:space="preserve">cosine similarity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between two nonzero vectors</w:t>
        </w:r>
      </w:ins>
      <w:ins w:id="4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ins w:id="433" w:author="PR Preview" w:date="2026-01-01T00:00:00Z">
        <w:r>
          <w:rPr>
            <w:b/>
            <w:bCs/>
          </w:rPr>
          <w:t xml:space="preserve">Example 14 (Cosine similarity of parallel, orthogonal, and arbitrary vectors)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For vectors in</w:t>
        </w:r>
      </w:ins>
      <w:ins w:id="4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37" w:author="PR Preview" w:date="2026-01-01T00:00:00Z">
        <w:r>
          <w:t xml:space="preserve">:</w:t>
        </w:r>
      </w:ins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del w:id="438" w:author="PR Preview" w:date="2026-01-01T00:00:00Z">
        <w:r>
          <w:rPr>
            <w:b/>
            <w:bCs/>
          </w:rPr>
          <w:delText xml:space="preserve">Corollary 1 (Cosine similarity is the cosine of the angle)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nonzero vectors</w:delText>
        </w:r>
      </w:del>
      <w:del w:id="4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with angle</w:delText>
        </w:r>
      </w:del>
      <w:del w:id="444" w:author="PR Preview" w:date="2026-01-01T00:00:00Z">
        <w:r>
          <w:delText xml:space="preserve"> </w:delText>
        </w:r>
      </w:del>
      <m:oMath>
        <m:r>
          <m:t>θ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between them (</w:delText>
        </w:r>
      </w:del>
      <w:hyperlink w:anchor="def-angle">
        <w:del w:id="44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48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49" w:author="PR Preview" w:date="2026-01-01T00:00:00Z">
        <w:r>
          <w:rPr>
            <w:i/>
            <w:iCs/>
          </w:rPr>
          <w:delText xml:space="preserve">Proof</w:delText>
        </w:r>
      </w:del>
      <w:del w:id="450" w:author="PR Preview" w:date="2026-01-01T00:00:00Z">
        <w:r>
          <w:delText xml:space="preserve">. </w:delText>
        </w:r>
      </w:del>
      <w:del w:id="451" w:author="PR Preview" w:date="2026-01-01T00:00:00Z">
        <w:r>
          <w:delText xml:space="preserve">The ratio that</w:delText>
        </w:r>
      </w:del>
      <w:del w:id="452" w:author="PR Preview" w:date="2026-01-01T00:00:00Z">
        <w:r>
          <w:delText xml:space="preserve"> </w:delText>
        </w:r>
      </w:del>
      <w:hyperlink w:anchor="def-angle">
        <w:del w:id="45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sets equal to</w:delText>
        </w:r>
      </w:del>
      <w:del w:id="45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is the ratio that</w:delText>
        </w:r>
      </w:del>
      <w:del w:id="459" w:author="PR Preview" w:date="2026-01-01T00:00:00Z">
        <w:r>
          <w:delText xml:space="preserve"> </w:delText>
        </w:r>
      </w:del>
      <w:hyperlink w:anchor="def-cosine-similarity">
        <w:del w:id="46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defines as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464" w:author="PR Preview" w:date="2026-01-01T00:00:00Z">
        <w:r>
          <w:delText xml:space="preserve">.</w:delText>
        </w:r>
      </w:del>
    </w:p>
    <w:p>
      <w:pPr>
        <w:pStyle w:val="BodyText"/>
      </w:pPr>
      <w:del w:id="465" w:author="PR Preview" w:date="2026-01-01T00:00:00Z">
        <w:r>
          <w:rPr>
            <w:b/>
            <w:bCs/>
          </w:rPr>
          <w:delText xml:space="preserve">Definition 10 (Cosine similarity in an inner product space)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In a general real inner product space (</w:delText>
        </w:r>
      </w:del>
      <w:hyperlink w:anchor="def-inner-product-space">
        <w:del w:id="46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69" w:author="PR Preview" w:date="2026-01-01T00:00:00Z">
        <w:r>
          <w:delText xml:space="preserve">) with inner product</w:delText>
        </w:r>
      </w:del>
      <w:del w:id="470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 induced norm</w:delText>
        </w:r>
      </w:del>
      <w:del w:id="4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74" w:author="PR Preview" w:date="2026-01-01T00:00:00Z">
        <w:r>
          <w:delText xml:space="preserve">, the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rPr>
            <w:b/>
            <w:bCs/>
          </w:rPr>
          <w:delText xml:space="preserve">cosine similarity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9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Let</w:delText>
        </w:r>
      </w:del>
      <w:del w:id="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be two vectors that are not constant,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with means</w:delText>
        </w:r>
      </w:del>
      <w:del w:id="48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</w:delText>
        </w:r>
      </w:del>
      <w:del w:id="49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91" w:author="PR Preview" w:date="2026-01-01T00:00:00Z">
        <w:r>
          <w:delText xml:space="preserve">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Write</w:delText>
        </w:r>
      </w:del>
      <w:del w:id="4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and</w:delText>
        </w:r>
      </w:del>
      <w:del w:id="4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for the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b/>
            <w:bCs/>
          </w:rPr>
          <w:delText xml:space="preserve">centered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vectors, whose means are zero.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Then the</w:delText>
        </w:r>
      </w:del>
      <w:del w:id="506" w:author="PR Preview" w:date="2026-01-01T00:00:00Z">
        <w:r>
          <w:delText xml:space="preserve"> </w:delText>
        </w:r>
      </w:del>
      <w:hyperlink r:id="rId61">
        <w:del w:id="507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508" w:author="PR Preview" w:date="2026-01-01T00:00:00Z">
        <w:r>
          <w:delText xml:space="preserve"> </w:delText>
        </w:r>
      </w:del>
      <m:oMath>
        <m:r>
          <m:t>r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of the</w:delText>
        </w:r>
      </w:del>
      <w:del w:id="511" w:author="PR Preview" w:date="2026-01-01T00:00:00Z">
        <w:r>
          <w:delText xml:space="preserve"> </w:delText>
        </w:r>
      </w:del>
      <m:oMath>
        <m:r>
          <m:t>n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pairs</w:delText>
        </w:r>
      </w:del>
      <w:del w:id="5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 the cosine similarity (</w:delText>
        </w:r>
      </w:del>
      <w:hyperlink w:anchor="def-cosine-similarity">
        <w:del w:id="51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18" w:author="PR Preview" w:date="2026-01-01T00:00:00Z">
        <w:r>
          <w:delText xml:space="preserve">) of the centered vectors:</w:delText>
        </w:r>
      </w:del>
    </w:p>
    <w:p>
      <w:pPr>
        <w:pStyle w:val="BodyText"/>
      </w:pPr>
      <w:ins w:id="519" w:author="PR Preview" w:date="2026-01-01T00:00:00Z">
        <w:r>
          <w:rPr>
            <w:b/>
            <w:bCs/>
          </w:rPr>
          <w:t xml:space="preserve">Corollary 2 (Cosine similarity is the cosine of the angle)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For nonzero vectors</w:t>
        </w:r>
      </w:ins>
      <w:ins w:id="5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with angle</w:t>
        </w:r>
      </w:ins>
      <w:ins w:id="525" w:author="PR Preview" w:date="2026-01-01T00:00:00Z">
        <w:r>
          <w:t xml:space="preserve"> </w:t>
        </w:r>
      </w:ins>
      <m:oMath>
        <m:r>
          <m:t>θ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between them (</w:t>
        </w:r>
      </w:ins>
      <w:hyperlink w:anchor="def-angle">
        <w:ins w:id="52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29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ins w:id="530" w:author="PR Preview" w:date="2026-01-01T00:00:00Z">
        <w:r>
          <w:rPr>
            <w:i/>
            <w:iCs/>
          </w:rPr>
          <w:t xml:space="preserve">Proof</w:t>
        </w:r>
      </w:ins>
      <w:ins w:id="531" w:author="PR Preview" w:date="2026-01-01T00:00:00Z">
        <w:r>
          <w:t xml:space="preserve">. </w:t>
        </w:r>
      </w:ins>
      <w:ins w:id="532" w:author="PR Preview" w:date="2026-01-01T00:00:00Z">
        <w:r>
          <w:t xml:space="preserve">The ratio that</w:t>
        </w:r>
      </w:ins>
      <w:ins w:id="533" w:author="PR Preview" w:date="2026-01-01T00:00:00Z">
        <w:r>
          <w:t xml:space="preserve"> </w:t>
        </w:r>
      </w:ins>
      <w:hyperlink w:anchor="def-angle">
        <w:ins w:id="53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sets equal to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is the ratio that</w:t>
        </w:r>
      </w:ins>
      <w:ins w:id="540" w:author="PR Preview" w:date="2026-01-01T00:00:00Z">
        <w:r>
          <w:t xml:space="preserve"> </w:t>
        </w:r>
      </w:ins>
      <w:hyperlink w:anchor="def-cosine-similarity">
        <w:ins w:id="54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defines as</w:t>
        </w:r>
      </w:ins>
      <w:ins w:id="544" w:author="PR Preview" w:date="2026-01-01T00:00:00Z">
        <w:r>
          <w:t xml:space="preserve"> </w:t>
        </w:r>
      </w:ins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545" w:author="PR Preview" w:date="2026-01-01T00:00:00Z">
        <w:r>
          <w:t xml:space="preserve">.</w:t>
        </w:r>
      </w:ins>
    </w:p>
    <w:bookmarkStart w:id="59" w:name="X64c41f557e7f698c947bb0d906d626137043d1e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9 (Cosine similarity in an inner product space)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In a general real inner product space (</w:t>
        </w:r>
      </w:ins>
      <w:hyperlink w:anchor="def-inner-product-space">
        <w:ins w:id="54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50" w:author="PR Preview" w:date="2026-01-01T00:00:00Z">
        <w:r>
          <w:t xml:space="preserve">) with inner product</w:t>
        </w:r>
      </w:ins>
      <w:ins w:id="551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and induced norm</w:t>
        </w:r>
      </w:ins>
      <w:ins w:id="55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55" w:author="PR Preview" w:date="2026-01-01T00:00:00Z">
        <w:r>
          <w:t xml:space="preserve">, 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cosine similarity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ins w:id="560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In a real inner product space (</w:t>
        </w:r>
      </w:ins>
      <w:hyperlink w:anchor="def-inner-product-space">
        <w:ins w:id="56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4" w:author="PR Preview" w:date="2026-01-01T00:00:00Z">
        <w:r>
          <w:t xml:space="preserve">),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for all vectors</w:t>
        </w:r>
      </w:ins>
      <w:ins w:id="5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and</w:t>
        </w:r>
      </w:ins>
      <w:ins w:id="5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with</w:t>
        </w:r>
      </w:ins>
      <w:ins w:id="57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ins w:id="575" w:author="PR Preview" w:date="2026-01-01T00:00:00Z">
        <w:r>
          <w:rPr>
            <w:i/>
            <w:iCs/>
          </w:rPr>
          <w:t xml:space="preserve">Proof</w:t>
        </w:r>
      </w:ins>
      <w:ins w:id="576" w:author="PR Preview" w:date="2026-01-01T00:00:00Z">
        <w:r>
          <w:t xml:space="preserve">. </w:t>
        </w:r>
      </w:ins>
      <w:ins w:id="577" w:author="PR Preview" w:date="2026-01-01T00:00:00Z">
        <w:r>
          <w:t xml:space="preserve">Both norms in the denominator of</w:t>
        </w:r>
      </w:ins>
      <w:ins w:id="578" w:author="PR Preview" w:date="2026-01-01T00:00:00Z">
        <w:r>
          <w:t xml:space="preserve"> </w:t>
        </w:r>
      </w:ins>
      <w:hyperlink w:anchor="X64c41f557e7f698c947bb0d906d626137043d1e">
        <w:ins w:id="57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equal</w:t>
        </w:r>
      </w:ins>
      <w:ins w:id="582" w:author="PR Preview" w:date="2026-01-01T00:00:00Z">
        <w:r>
          <w:t xml:space="preserve"> </w:t>
        </w:r>
      </w:ins>
      <m:oMath>
        <m:r>
          <m:t>1</m:t>
        </m:r>
      </m:oMath>
      <w:ins w:id="58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ins w:id="584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Let</w:t>
        </w:r>
      </w:ins>
      <w:ins w:id="5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be two vectors that are not constant,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with means</w:t>
        </w:r>
      </w:ins>
      <w:ins w:id="59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96" w:author="PR Preview" w:date="2026-01-01T00:00:00Z">
        <w:r>
          <w:t xml:space="preserve">.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Write</w:t>
        </w:r>
      </w:ins>
      <w:ins w:id="5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for the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rPr>
            <w:b/>
            <w:bCs/>
          </w:rPr>
          <w:t xml:space="preserve">centered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vectors, whose means are zero.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Then the</w:t>
        </w:r>
      </w:ins>
      <w:ins w:id="611" w:author="PR Preview" w:date="2026-01-01T00:00:00Z">
        <w:r>
          <w:t xml:space="preserve"> </w:t>
        </w:r>
      </w:ins>
      <w:hyperlink r:id="rId61">
        <w:ins w:id="612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613" w:author="PR Preview" w:date="2026-01-01T00:00:00Z">
        <w:r>
          <w:t xml:space="preserve"> </w:t>
        </w:r>
      </w:ins>
      <m:oMath>
        <m:r>
          <m:t>r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of the</w:t>
        </w:r>
      </w:ins>
      <w:ins w:id="616" w:author="PR Preview" w:date="2026-01-01T00:00:00Z">
        <w:r>
          <w:t xml:space="preserve"> </w:t>
        </w:r>
      </w:ins>
      <m:oMath>
        <m:r>
          <m:t>n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pairs</w:t>
        </w:r>
      </w:ins>
      <w:ins w:id="6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 the cosine similarity (</w:t>
        </w:r>
      </w:ins>
      <w:hyperlink w:anchor="def-cosine-similarity">
        <w:ins w:id="62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23" w:author="PR Preview" w:date="2026-01-01T00:00:00Z">
        <w:r>
          <w:t xml:space="preserve">) of the centered vectors: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del w:id="624" w:author="PR Preview" w:date="2026-01-01T00:00:00Z">
        <w:r>
          <w:rPr>
            <w:b/>
            <w:bCs/>
          </w:rPr>
          <w:delText xml:space="preserve">Example 16 (Centering changes the cosine similarity)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Take</w:delText>
        </w:r>
      </w:del>
      <w:del w:id="6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</w:delText>
        </w:r>
      </w:del>
      <w:del w:id="6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31" w:author="PR Preview" w:date="2026-01-01T00:00:00Z">
        <w:r>
          <w:delText xml:space="preserve">.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Their means are</w:delText>
        </w:r>
      </w:del>
      <w:del w:id="63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del w:id="635" w:author="PR Preview" w:date="2026-01-01T00:00:00Z">
        <w:r>
          <w:delText xml:space="preserve">, so</w:delText>
        </w:r>
      </w:del>
      <w:del w:id="6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40" w:author="PR Preview" w:date="2026-01-01T00:00:00Z">
        <w:r>
          <w:delText xml:space="preserve">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Then</w:delText>
        </w:r>
      </w:del>
    </w:p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Example 15 (Centering changes the cosine similarity)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Take</w:t>
        </w:r>
      </w:ins>
      <w:ins w:id="6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</w:t>
        </w:r>
      </w:ins>
      <w:ins w:id="6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50" w:author="PR Preview" w:date="2026-01-01T00:00:00Z">
        <w:r>
          <w:t xml:space="preserve">.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Their means are</w:t>
        </w:r>
      </w:ins>
      <w:ins w:id="65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654" w:author="PR Preview" w:date="2026-01-01T00:00:00Z">
        <w:r>
          <w:t xml:space="preserve">, so</w:t>
        </w:r>
      </w:ins>
      <w:ins w:id="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59" w:author="PR Preview" w:date="2026-01-01T00:00:00Z">
        <w:r>
          <w:t xml:space="preserve">.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del w:id="662" w:author="PR Preview" w:date="2026-01-01T00:00:00Z">
        <w:r>
          <w:rPr>
            <w:b/>
            <w:bCs/>
          </w:rPr>
          <w:delText xml:space="preserve">Example 17 (Dotting with a combination of three vectors)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Let</w:delText>
        </w:r>
      </w:del>
      <w:del w:id="6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and take the combination</w:delText>
        </w:r>
      </w:del>
      <w:del w:id="668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Directly,</w:delText>
        </w:r>
      </w:del>
    </w:p>
    <w:p>
      <w:pPr>
        <w:pStyle w:val="FirstParagraph"/>
      </w:pPr>
      <w:ins w:id="672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Let</w:t>
        </w:r>
      </w:ins>
      <w:ins w:id="6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and take the combination</w:t>
        </w:r>
      </w:ins>
      <w:ins w:id="678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Directly,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Example 18 (Three orthonormal vectors in</w:delText>
        </w:r>
      </w:del>
      <w:del w:id="6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4" w:author="PR Preview" w:date="2026-01-01T00:00:00Z">
        <w:r>
          <w:rPr>
            <w:b/>
            <w:bCs/>
          </w:rPr>
          <w:delText xml:space="preserve">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Let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Example 17 (Three orthonormal vectors in</w:t>
        </w:r>
      </w:ins>
      <w:ins w:id="6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89" w:author="PR Preview" w:date="2026-01-01T00:00:00Z">
        <w:r>
          <w:rPr>
            <w:b/>
            <w:bCs/>
          </w:rPr>
          <w:t xml:space="preserve">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del w:id="692" w:author="PR Preview" w:date="2026-01-01T00:00:00Z">
        <w:r>
          <w:rPr>
            <w:b/>
            <w:bCs/>
          </w:rPr>
          <w:delText xml:space="preserve">Definition 11 (Orthonormal basis)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rPr>
            <w:b/>
            <w:bCs/>
          </w:rPr>
          <w:delText xml:space="preserve">orthonormal basis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of a subspace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of</w:delText>
        </w:r>
      </w:del>
      <w:del w:id="70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is a basis of</w:delText>
        </w:r>
      </w:del>
      <w:del w:id="7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(</w:delText>
        </w:r>
      </w:del>
      <w:hyperlink r:id="rId72">
        <w:del w:id="708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709" w:author="PR Preview" w:date="2026-01-01T00:00:00Z">
        <w:r>
          <w:delText xml:space="preserve">)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whose vectors are orthonormal (</w:delText>
        </w:r>
      </w:del>
      <w:hyperlink r:id="rId69">
        <w:del w:id="712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713" w:author="PR Preview" w:date="2026-01-01T00:00:00Z">
        <w:r>
          <w:delText xml:space="preserve">).</w:delText>
        </w:r>
      </w:del>
    </w:p>
    <w:p>
      <w:pPr>
        <w:pStyle w:val="BodyText"/>
      </w:pPr>
      <w:del w:id="714" w:author="PR Preview" w:date="2026-01-01T00:00:00Z">
        <w:r>
          <w:rPr>
            <w:b/>
            <w:bCs/>
          </w:rPr>
          <w:delText xml:space="preserve">Example 19 (Orthonormal bases of</w:delText>
        </w:r>
      </w:del>
      <w:del w:id="71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6" w:author="PR Preview" w:date="2026-01-01T00:00:00Z">
        <w:r>
          <w:rPr>
            <w:b/>
            <w:bCs/>
          </w:rPr>
          <w:delText xml:space="preserve">)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 </w:delText>
        </w:r>
      </w:del>
    </w:p>
    <w:p>
      <w:pPr>
        <w:pStyle w:val="BodyText"/>
      </w:pPr>
      <w:ins w:id="719" w:author="PR Preview" w:date="2026-01-01T00:00:00Z">
        <w:r>
          <w:rPr>
            <w:b/>
            <w:bCs/>
          </w:rPr>
          <w:t xml:space="preserve">Definition 10 (Orthonormal basis)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rPr>
            <w:b/>
            <w:bCs/>
          </w:rPr>
          <w:t xml:space="preserve">orthonormal basis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of a subspace</w:t>
        </w:r>
      </w:ins>
      <w:ins w:id="7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of</w:t>
        </w:r>
      </w:ins>
      <w:ins w:id="7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a basis of</w:t>
        </w:r>
      </w:ins>
      <w:ins w:id="7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(</w:t>
        </w:r>
      </w:ins>
      <w:hyperlink r:id="rId72">
        <w:ins w:id="735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36" w:author="PR Preview" w:date="2026-01-01T00:00:00Z">
        <w:r>
          <w:t xml:space="preserve">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whose vectors are orthonormal (</w:t>
        </w:r>
      </w:ins>
      <w:hyperlink r:id="rId69">
        <w:ins w:id="739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740" w:author="PR Preview" w:date="2026-01-01T00:00:00Z">
        <w:r>
          <w:t xml:space="preserve">).</w:t>
        </w:r>
      </w:ins>
    </w:p>
    <w:bookmarkEnd w:id="73"/>
    <w:bookmarkStart w:id="77" w:name="exm-orthonormal-basis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Example 18 (Orthonormal bases of</w:t>
        </w:r>
      </w:ins>
      <w:ins w:id="74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43" w:author="PR Preview" w:date="2026-01-01T00:00:00Z">
        <w:r>
          <w:rPr>
            <w:b/>
            <w:bCs/>
          </w:rPr>
          <w:t xml:space="preserve">)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del w:id="746" w:author="PR Preview" w:date="2026-01-01T00:00:00Z">
        <w:r>
          <w:delText xml:space="preserve">The vectors</w:delText>
        </w:r>
      </w:del>
      <w:del w:id="7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of</w:delText>
        </w:r>
      </w:del>
      <w:del w:id="750" w:author="PR Preview" w:date="2026-01-01T00:00:00Z">
        <w:r>
          <w:delText xml:space="preserve"> </w:delText>
        </w:r>
      </w:del>
      <w:hyperlink w:anchor="exm-orthonormal-independent">
        <w:del w:id="751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are orthonormal and linearly independent,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so they are a basis of their span (</w:delText>
        </w:r>
      </w:del>
      <w:hyperlink r:id="rId72">
        <w:del w:id="756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757" w:author="PR Preview" w:date="2026-01-01T00:00:00Z">
        <w:r>
          <w:delText xml:space="preserve">),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which therefore has dimension</w:delText>
        </w:r>
      </w:del>
      <w:del w:id="760" w:author="PR Preview" w:date="2026-01-01T00:00:00Z">
        <w:r>
          <w:delText xml:space="preserve"> </w:delText>
        </w:r>
      </w:del>
      <m:oMath>
        <m:r>
          <m:t>3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(</w:delText>
        </w:r>
      </w:del>
      <w:hyperlink r:id="rId75">
        <w:del w:id="763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764" w:author="PR Preview" w:date="2026-01-01T00:00:00Z">
        <w:r>
          <w:delText xml:space="preserve">)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and is all of</w:delText>
        </w:r>
      </w:del>
      <w:del w:id="76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(</w:delText>
        </w:r>
      </w:del>
      <w:hyperlink r:id="rId76">
        <w:del w:id="770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771" w:author="PR Preview" w:date="2026-01-01T00:00:00Z">
        <w:r>
          <w:delText xml:space="preserve">,</w:delText>
        </w:r>
      </w:del>
      <w:del w:id="772" w:author="PR Preview" w:date="2026-01-01T00:00:00Z">
        <w:r>
          <w:delText xml:space="preserve"> </w:delText>
        </w:r>
      </w:del>
      <w:hyperlink r:id="rId74">
        <w:del w:id="77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74" w:author="PR Preview" w:date="2026-01-01T00:00:00Z">
        <w:r>
          <w:delText xml:space="preserve">).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 they are an orthonormal basis of</w:delText>
        </w:r>
      </w:del>
      <w:del w:id="7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too.</w:delText>
        </w:r>
      </w:del>
    </w:p>
    <w:p>
      <w:pPr>
        <w:pStyle w:val="FirstParagraph"/>
      </w:pPr>
      <w:del w:id="780" w:author="PR Preview" w:date="2026-01-01T00:00:00Z">
        <w:r>
          <w:rPr>
            <w:b/>
            <w:bCs/>
          </w:rPr>
          <w:delText xml:space="preserve">Example 20 (Bases that are not orthonormal, and orthonormal lists that are not bases)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783" w:author="PR Preview" w:date="2026-01-01T00:00:00Z">
        <w:r>
          <w:t xml:space="preserve">The vectors</w:t>
        </w:r>
      </w:ins>
      <w:ins w:id="7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</w:t>
        </w:r>
      </w:ins>
      <w:ins w:id="787" w:author="PR Preview" w:date="2026-01-01T00:00:00Z">
        <w:r>
          <w:t xml:space="preserve"> </w:t>
        </w:r>
      </w:ins>
      <w:hyperlink w:anchor="exm-orthonormal-independent">
        <w:ins w:id="78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are orthonormal and linearly independent,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they are a basis of their span (</w:t>
        </w:r>
      </w:ins>
      <w:hyperlink r:id="rId72">
        <w:ins w:id="793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94" w:author="PR Preview" w:date="2026-01-01T00:00:00Z">
        <w:r>
          <w:t xml:space="preserve">),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which therefore has dimension</w:t>
        </w:r>
      </w:ins>
      <w:ins w:id="797" w:author="PR Preview" w:date="2026-01-01T00:00:00Z">
        <w:r>
          <w:t xml:space="preserve"> </w:t>
        </w:r>
      </w:ins>
      <m:oMath>
        <m:r>
          <m:t>3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(</w:t>
        </w:r>
      </w:ins>
      <w:hyperlink r:id="rId75">
        <w:ins w:id="800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801" w:author="PR Preview" w:date="2026-01-01T00:00:00Z">
        <w:r>
          <w:t xml:space="preserve">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and is all of</w:t>
        </w:r>
      </w:ins>
      <w:ins w:id="8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(</w:t>
        </w:r>
      </w:ins>
      <w:hyperlink r:id="rId76">
        <w:ins w:id="807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hyperlink r:id="rId74">
        <w:ins w:id="810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811" w:author="PR Preview" w:date="2026-01-01T00:00:00Z">
        <w:r>
          <w:t xml:space="preserve">).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So they are an orthonormal basis of</w:t>
        </w:r>
      </w:ins>
      <w:ins w:id="8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too.</w:t>
        </w:r>
      </w:ins>
    </w:p>
    <w:bookmarkEnd w:id="77"/>
    <w:bookmarkStart w:id="80" w:name="exm-not-orthonormal-basis"/>
    <w:p>
      <w:pPr>
        <w:pStyle w:val="FirstParagraph"/>
      </w:pPr>
      <w:ins w:id="817" w:author="PR Preview" w:date="2026-01-01T00:00:00Z">
        <w:r>
          <w:rPr>
            <w:b/>
            <w:bCs/>
          </w:rPr>
          <w:t xml:space="preserve">Example 19 (Bases that are not orthonormal, and orthonormal lists that are not bases)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del w:id="820" w:author="PR Preview" w:date="2026-01-01T00:00:00Z">
        <w:r>
          <w:rPr>
            <w:b/>
            <w:bCs/>
          </w:rPr>
          <w:delText xml:space="preserve">Theorem 9 (Coordinates in an orthonormal basis are dot products)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If</w:delText>
        </w:r>
      </w:del>
      <w:del w:id="8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is an orthonormal basis of a subspace</w:delText>
        </w:r>
      </w:del>
      <w:del w:id="8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(</w:delText>
        </w:r>
      </w:del>
      <w:hyperlink w:anchor="def-orthonormal-basis">
        <w:del w:id="82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30" w:author="PR Preview" w:date="2026-01-01T00:00:00Z">
        <w:r>
          <w:delText xml:space="preserve">), then every</w:delText>
        </w:r>
      </w:del>
      <w:del w:id="8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satisfies</w:delText>
        </w:r>
      </w:del>
    </w:p>
    <w:p>
      <w:pPr>
        <w:pStyle w:val="FirstParagraph"/>
      </w:pPr>
      <w:ins w:id="834" w:author="PR Preview" w:date="2026-01-01T00:00:00Z">
        <w:r>
          <w:rPr>
            <w:b/>
            <w:bCs/>
          </w:rPr>
          <w:t xml:space="preserve">Theorem 9 (Coordinates in an orthonormal basis are dot products)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If</w:t>
        </w:r>
      </w:ins>
      <w:ins w:id="83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an orthonormal basis of a subspace</w:t>
        </w:r>
      </w:ins>
      <w:ins w:id="8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(</w:t>
        </w:r>
      </w:ins>
      <w:hyperlink w:anchor="def-orthonormal-basis">
        <w:ins w:id="84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44" w:author="PR Preview" w:date="2026-01-01T00:00:00Z">
        <w:r>
          <w:t xml:space="preserve">), then every</w:t>
        </w:r>
      </w:ins>
      <w:ins w:id="8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del w:id="848" w:author="PR Preview" w:date="2026-01-01T00:00:00Z">
        <w:r>
          <w:rPr>
            <w:b/>
            <w:bCs/>
          </w:rPr>
          <w:delText xml:space="preserve">Example 21 (Expanding a vector in an orthonormal basis)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With the orthonormal basis</w:delText>
        </w:r>
      </w:del>
      <w:del w:id="8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of</w:delText>
        </w:r>
      </w:del>
      <w:del w:id="85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from</w:delText>
        </w:r>
      </w:del>
      <w:del w:id="857" w:author="PR Preview" w:date="2026-01-01T00:00:00Z">
        <w:r>
          <w:delText xml:space="preserve"> </w:delText>
        </w:r>
      </w:del>
      <w:hyperlink w:anchor="exm-orthonormal-basis">
        <w:del w:id="858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and</w:delText>
        </w:r>
      </w:del>
      <w:del w:id="8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862" w:author="PR Preview" w:date="2026-01-01T00:00:00Z">
        <w:r>
          <w:delText xml:space="preserve">:</w:delText>
        </w:r>
      </w:del>
      <w:del w:id="8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del w:id="864" w:author="PR Preview" w:date="2026-01-01T00:00:00Z">
        <w:r>
          <w:delText xml:space="preserve">,</w:delText>
        </w:r>
      </w:del>
    </w:p>
    <w:p>
      <w:pPr>
        <w:pStyle w:val="BodyText"/>
      </w:pPr>
      <w:ins w:id="865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With the orthonormal basis</w:t>
        </w:r>
      </w:ins>
      <w:ins w:id="8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</w:t>
        </w:r>
      </w:ins>
      <w:ins w:id="8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from</w:t>
        </w:r>
      </w:ins>
      <w:ins w:id="874" w:author="PR Preview" w:date="2026-01-01T00:00:00Z">
        <w:r>
          <w:t xml:space="preserve"> </w:t>
        </w:r>
      </w:ins>
      <w:hyperlink w:anchor="exm-orthonormal-basis">
        <w:ins w:id="875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and</w:t>
        </w:r>
      </w:ins>
      <w:ins w:id="8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:</w:t>
        </w:r>
      </w:ins>
      <w:ins w:id="8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ins w:id="88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del w:id="882" w:author="PR Preview" w:date="2026-01-01T00:00:00Z">
        <w:r>
          <w:rPr>
            <w:b/>
            <w:bCs/>
          </w:rPr>
          <w:delText xml:space="preserve">Definition 12 (Gram-Schmidt process)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rPr>
            <w:b/>
            <w:bCs/>
          </w:rPr>
          <w:delText xml:space="preserve">Gram-Schmidt process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takes vectors</w:delText>
        </w:r>
      </w:del>
      <w:del w:id="8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and, for</w:delText>
        </w:r>
      </w:del>
      <w:del w:id="89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in turn:</w:delText>
        </w:r>
      </w:del>
    </w:p>
    <w:p>
      <w:pPr>
        <w:pStyle w:val="BodyText"/>
      </w:pPr>
      <w:ins w:id="895" w:author="PR Preview" w:date="2026-01-01T00:00:00Z">
        <w:r>
          <w:rPr>
            <w:b/>
            <w:bCs/>
          </w:rPr>
          <w:t xml:space="preserve">Definition 11 (Gram-Schmidt process)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The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rPr>
            <w:b/>
            <w:bCs/>
          </w:rPr>
          <w:t xml:space="preserve">Gram-Schmidt process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takes vectors</w:t>
        </w:r>
      </w:ins>
      <w:ins w:id="9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and, for</w:t>
        </w:r>
      </w:ins>
      <w:ins w:id="9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Example 22 (Two steps of Gram-Schmidt in</w:delText>
        </w:r>
      </w:del>
      <w:del w:id="9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10" w:author="PR Preview" w:date="2026-01-01T00:00:00Z">
        <w:r>
          <w:rPr>
            <w:b/>
            <w:bCs/>
          </w:rPr>
          <w:delText xml:space="preserve">)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Let</w:delText>
        </w:r>
      </w:del>
      <w:del w:id="9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and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17" w:author="PR Preview" w:date="2026-01-01T00:00:00Z">
        <w:r>
          <w:delText xml:space="preserve">.</w:delText>
        </w:r>
      </w:del>
    </w:p>
    <w:p>
      <w:pPr>
        <w:pStyle w:val="BodyText"/>
      </w:pPr>
      <w:ins w:id="918" w:author="PR Preview" w:date="2026-01-01T00:00:00Z">
        <w:r>
          <w:rPr>
            <w:b/>
            <w:bCs/>
          </w:rPr>
          <w:t xml:space="preserve">Example 21 (Two steps of Gram-Schmidt in</w:t>
        </w:r>
      </w:ins>
      <w:ins w:id="91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20" w:author="PR Preview" w:date="2026-01-01T00:00:00Z">
        <w:r>
          <w:rPr>
            <w:b/>
            <w:bCs/>
          </w:rPr>
          <w:t xml:space="preserve">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Let</w:t>
        </w:r>
      </w:ins>
      <w:ins w:id="9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and</w:t>
        </w:r>
      </w:ins>
      <w:ins w:id="92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27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del w:id="928" w:author="PR Preview" w:date="2026-01-01T00:00:00Z">
        <w:r>
          <w:rPr>
            <w:b/>
            <w:bCs/>
          </w:rPr>
          <w:delText xml:space="preserve">Example 23 (Gram-Schmidt stops on dependent vectors)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Let</w:delText>
        </w:r>
      </w:del>
      <w:del w:id="9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and</w:delText>
        </w:r>
      </w:del>
      <w:del w:id="9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935" w:author="PR Preview" w:date="2026-01-01T00:00:00Z">
        <w:r>
          <w:delText xml:space="preserve">.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Step 1 gives</w:delText>
        </w:r>
      </w:del>
      <w:del w:id="9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39" w:author="PR Preview" w:date="2026-01-01T00:00:00Z">
        <w:r>
          <w:delText xml:space="preserve">.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In step 2,</w:delText>
        </w:r>
      </w:del>
    </w:p>
    <w:p>
      <w:pPr>
        <w:pStyle w:val="FirstParagraph"/>
      </w:pPr>
      <w:ins w:id="942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Let</w:t>
        </w:r>
      </w:ins>
      <w:ins w:id="94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and</w:t>
        </w:r>
      </w:ins>
      <w:ins w:id="9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949" w:author="PR Preview" w:date="2026-01-01T00:00:00Z">
        <w:r>
          <w:t xml:space="preserve">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Step 1 gives</w:t>
        </w:r>
      </w:ins>
      <w:ins w:id="9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In step 2,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Theorem 10 (What Gram-Schmidt produces)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Run the Gram-Schmidt process (</w:delText>
        </w:r>
      </w:del>
      <w:hyperlink w:anchor="def-gram-schmidt">
        <w:del w:id="95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60" w:author="PR Preview" w:date="2026-01-01T00:00:00Z">
        <w:r>
          <w:delText xml:space="preserve">) on</w:delText>
        </w:r>
      </w:del>
      <w:del w:id="9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62" w:author="PR Preview" w:date="2026-01-01T00:00:00Z">
        <w:r>
          <w:delText xml:space="preserve">.</w:delText>
        </w:r>
      </w:del>
    </w:p>
    <w:p>
      <w:pPr>
        <w:pStyle w:val="BodyText"/>
      </w:pPr>
      <w:ins w:id="963" w:author="PR Preview" w:date="2026-01-01T00:00:00Z">
        <w:r>
          <w:rPr>
            <w:b/>
            <w:bCs/>
          </w:rPr>
          <w:t xml:space="preserve">Theorem 10 (What Gram-Schmidt produces)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Run the Gram-Schmidt process (</w:t>
        </w:r>
      </w:ins>
      <w:hyperlink w:anchor="def-gram-schmidt">
        <w:ins w:id="9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67" w:author="PR Preview" w:date="2026-01-01T00:00:00Z">
        <w:r>
          <w:t xml:space="preserve">) on</w:t>
        </w:r>
      </w:ins>
      <w:ins w:id="9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del w:id="970" w:author="PR Preview" w:date="2026-01-01T00:00:00Z">
        <w:r>
          <w:delText xml:space="preserve">It completes all</w:delText>
        </w:r>
      </w:del>
      <w:del w:id="971" w:author="PR Preview" w:date="2026-01-01T00:00:00Z">
        <w:r>
          <w:delText xml:space="preserve"> </w:delText>
        </w:r>
      </w:del>
      <m:oMath>
        <m:r>
          <m:t>k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steps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exactly when</w:delText>
        </w:r>
      </w:del>
      <w:del w:id="9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are linearly independent;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then</w:delText>
        </w:r>
      </w:del>
      <w:del w:id="9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is an orthonormal basis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of</w:delText>
        </w:r>
      </w:del>
      <w:del w:id="986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(</w:delText>
        </w:r>
      </w:del>
      <w:hyperlink w:anchor="def-orthonormal-basis">
        <w:del w:id="98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9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22"/>
        </w:numPr>
      </w:pPr>
      <w:ins w:id="991" w:author="PR Preview" w:date="2026-01-01T00:00:00Z">
        <w:r>
          <w:t xml:space="preserve">It completes all</w:t>
        </w:r>
      </w:ins>
      <w:ins w:id="992" w:author="PR Preview" w:date="2026-01-01T00:00:00Z">
        <w:r>
          <w:t xml:space="preserve"> </w:t>
        </w:r>
      </w:ins>
      <m:oMath>
        <m:r>
          <m:t>k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steps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exactly when</w:t>
        </w:r>
      </w:ins>
      <w:ins w:id="9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are linearly independent;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then</w:t>
        </w:r>
      </w:ins>
      <w:ins w:id="10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is an orthonormal basis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of</w:t>
        </w:r>
      </w:ins>
      <w:ins w:id="1007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(</w:t>
        </w:r>
      </w:ins>
      <w:hyperlink w:anchor="def-orthonormal-basis">
        <w:ins w:id="101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11" w:author="PR Preview" w:date="2026-01-01T00:00:00Z">
        <w:r>
          <w:t xml:space="preserve">).</w:t>
        </w:r>
      </w:ins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del w:id="1012" w:author="PR Preview" w:date="2026-01-01T00:00:00Z">
        <w:r>
          <w:rPr>
            <w:b/>
            <w:bCs/>
          </w:rPr>
          <w:delText xml:space="preserve">Example 24 (Finishing an orthonormal basis of</w:delText>
        </w:r>
      </w:del>
      <w:del w:id="101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14" w:author="PR Preview" w:date="2026-01-01T00:00:00Z">
        <w:r>
          <w:rPr>
            <w:b/>
            <w:bCs/>
          </w:rPr>
          <w:delText xml:space="preserve">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Continue</w:delText>
        </w:r>
      </w:del>
      <w:del w:id="1017" w:author="PR Preview" w:date="2026-01-01T00:00:00Z">
        <w:r>
          <w:delText xml:space="preserve"> </w:delText>
        </w:r>
      </w:del>
      <w:hyperlink w:anchor="exm-gram-schmidt">
        <w:del w:id="101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with</w:delText>
        </w:r>
      </w:del>
      <w:del w:id="10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22" w:author="PR Preview" w:date="2026-01-01T00:00:00Z">
        <w:r>
          <w:delText xml:space="preserve">.</w:delText>
        </w:r>
      </w:del>
      <w:del w:id="10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and</w:delText>
        </w:r>
      </w:del>
    </w:p>
    <w:p>
      <w:pPr>
        <w:pStyle w:val="BodyText"/>
      </w:pPr>
      <w:ins w:id="1026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102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28" w:author="PR Preview" w:date="2026-01-01T00:00:00Z">
        <w:r>
          <w:rPr>
            <w:b/>
            <w:bCs/>
          </w:rPr>
          <w:t xml:space="preserve">)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Continue</w:t>
        </w:r>
      </w:ins>
      <w:ins w:id="1031" w:author="PR Preview" w:date="2026-01-01T00:00:00Z">
        <w:r>
          <w:t xml:space="preserve"> </w:t>
        </w:r>
      </w:ins>
      <w:hyperlink w:anchor="exm-gram-schmidt">
        <w:ins w:id="1032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with</w:t>
        </w:r>
      </w:ins>
      <w:ins w:id="10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36" w:author="PR Preview" w:date="2026-01-01T00:00:00Z">
        <w:r>
          <w:t xml:space="preserve">.</w:t>
        </w:r>
      </w:ins>
      <w:ins w:id="103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del w:id="1040" w:author="PR Preview" w:date="2026-01-01T00:00:00Z">
        <w:r>
          <w:rPr>
            <w:b/>
            <w:bCs/>
          </w:rPr>
          <w:delText xml:space="preserve">Corollary 2 (Every subspace has an orthonormal basis)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Let</w:delText>
        </w:r>
      </w:del>
      <w:del w:id="10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be a subspace of</w:delText>
        </w:r>
      </w:del>
      <w:del w:id="104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47" w:author="PR Preview" w:date="2026-01-01T00:00:00Z">
        <w:r>
          <w:delText xml:space="preserve">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Every orthonormal list of vectors in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extends to an orthonormal basis of</w:delText>
        </w:r>
      </w:del>
      <w:del w:id="10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(</w:delText>
        </w:r>
      </w:del>
      <w:hyperlink w:anchor="def-orthonormal-basis">
        <w:del w:id="105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57" w:author="PR Preview" w:date="2026-01-01T00:00:00Z">
        <w:r>
          <w:delText xml:space="preserve">).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Starting from the empty list shows that</w:delText>
        </w:r>
      </w:del>
      <w:del w:id="10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has an orthonormal basis.</w:delText>
        </w:r>
      </w:del>
    </w:p>
    <w:p>
      <w:pPr>
        <w:pStyle w:val="FirstParagraph"/>
      </w:pPr>
      <w:ins w:id="1063" w:author="PR Preview" w:date="2026-01-01T00:00:00Z">
        <w:r>
          <w:rPr>
            <w:b/>
            <w:bCs/>
          </w:rPr>
          <w:t xml:space="preserve">Corollary 4 (Every subspace has an orthonormal basis)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Let</w:t>
        </w:r>
      </w:ins>
      <w:ins w:id="10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be a subspace of</w:t>
        </w:r>
      </w:ins>
      <w:ins w:id="10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70" w:author="PR Preview" w:date="2026-01-01T00:00:00Z">
        <w:r>
          <w:t xml:space="preserve">.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Every orthonormal list of vectors in</w:t>
        </w:r>
      </w:ins>
      <w:ins w:id="10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extends to an orthonormal basis of</w:t>
        </w:r>
      </w:ins>
      <w:ins w:id="10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(</w:t>
        </w:r>
      </w:ins>
      <w:hyperlink w:anchor="def-orthonormal-basis">
        <w:ins w:id="107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80" w:author="PR Preview" w:date="2026-01-01T00:00:00Z">
        <w:r>
          <w:t xml:space="preserve">).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Starting from the empty list shows that</w:t>
        </w:r>
      </w:ins>
      <w:ins w:id="10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has an orthonormal basis.</w:t>
        </w:r>
      </w:ins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del w:id="1086" w:author="PR Preview" w:date="2026-01-01T00:00:00Z">
        <w:r>
          <w:rPr>
            <w:b/>
            <w:bCs/>
          </w:rPr>
          <w:delText xml:space="preserve">Example 25 (Extending one unit vector to an orthonormal basis of</w:delText>
        </w:r>
      </w:del>
      <w:del w:id="10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88" w:author="PR Preview" w:date="2026-01-01T00:00:00Z">
        <w:r>
          <w:rPr>
            <w:b/>
            <w:bCs/>
          </w:rPr>
          <w:delText xml:space="preserve">)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Start from the unit vector</w:delText>
        </w:r>
      </w:del>
      <w:del w:id="10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92" w:author="PR Preview" w:date="2026-01-01T00:00:00Z">
        <w:r>
          <w:delText xml:space="preserve">.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Extend it to a basis of</w:delText>
        </w:r>
      </w:del>
      <w:del w:id="10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as in</w:delText>
        </w:r>
      </w:del>
      <w:del w:id="1098" w:author="PR Preview" w:date="2026-01-01T00:00:00Z">
        <w:r>
          <w:delText xml:space="preserve"> </w:delText>
        </w:r>
      </w:del>
      <w:hyperlink r:id="rId94">
        <w:del w:id="1099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1100" w:author="PR Preview" w:date="2026-01-01T00:00:00Z">
        <w:r>
          <w:delText xml:space="preserve">,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starting from the empty list: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is not in the span of the empty list,</w:delText>
        </w:r>
      </w:del>
      <w:del w:id="11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1107" w:author="PR Preview" w:date="2026-01-01T00:00:00Z">
        <w:r>
          <w:delText xml:space="preserve">, because</w:delText>
        </w:r>
      </w:del>
      <w:del w:id="11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109" w:author="PR Preview" w:date="2026-01-01T00:00:00Z">
        <w:r>
          <w:delText xml:space="preserve">;</w:delText>
        </w:r>
      </w:del>
      <w:del w:id="1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is not in</w:delText>
        </w:r>
      </w:del>
      <w:del w:id="1113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because every multiple of</w:delText>
        </w:r>
      </w:del>
      <w:del w:id="11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has equal first and second entries,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and</w:delText>
        </w:r>
      </w:del>
      <w:del w:id="11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is not in</w:delText>
        </w:r>
      </w:del>
      <w:del w:id="112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126" w:author="PR Preview" w:date="2026-01-01T00:00:00Z">
        <w:r>
          <w:delText xml:space="preserve">,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because every combination of those two vectors has third entry</w:delText>
        </w:r>
      </w:del>
      <w:del w:id="1129" w:author="PR Preview" w:date="2026-01-01T00:00:00Z">
        <w:r>
          <w:delText xml:space="preserve"> </w:delText>
        </w:r>
      </w:del>
      <m:oMath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So</w:delText>
        </w:r>
      </w:del>
      <w:del w:id="11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are linearly independent (</w:delText>
        </w:r>
      </w:del>
      <w:hyperlink r:id="rId90">
        <w:del w:id="113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1137" w:author="PR Preview" w:date="2026-01-01T00:00:00Z">
        <w:r>
          <w:delText xml:space="preserve">),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and three linearly independent vectors in</w:delText>
        </w:r>
      </w:del>
      <w:del w:id="114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are a basis of it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(they are a basis of their span, which has dimension</w:delText>
        </w:r>
      </w:del>
      <w:del w:id="1145" w:author="PR Preview" w:date="2026-01-01T00:00:00Z">
        <w:r>
          <w:delText xml:space="preserve"> </w:delText>
        </w:r>
      </w:del>
      <m:oMath>
        <m:r>
          <m:t>3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(</w:delText>
        </w:r>
      </w:del>
      <w:hyperlink r:id="rId75">
        <w:del w:id="1148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149" w:author="PR Preview" w:date="2026-01-01T00:00:00Z">
        <w:r>
          <w:delText xml:space="preserve">)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and so is</w:delText>
        </w:r>
      </w:del>
      <w:del w:id="11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(</w:delText>
        </w:r>
      </w:del>
      <w:hyperlink r:id="rId76">
        <w:del w:id="115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1156" w:author="PR Preview" w:date="2026-01-01T00:00:00Z">
        <w:r>
          <w:delText xml:space="preserve">,</w:delText>
        </w:r>
      </w:del>
      <w:del w:id="1157" w:author="PR Preview" w:date="2026-01-01T00:00:00Z">
        <w:r>
          <w:delText xml:space="preserve"> </w:delText>
        </w:r>
      </w:del>
      <w:hyperlink r:id="rId74">
        <w:del w:id="115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159" w:author="PR Preview" w:date="2026-01-01T00:00:00Z">
        <w:r>
          <w:delText xml:space="preserve">)).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Gram-Schmidt on</w:delText>
        </w:r>
      </w:del>
      <w:del w:id="11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63" w:author="PR Preview" w:date="2026-01-01T00:00:00Z">
        <w:r>
          <w:delText xml:space="preserve">:</w:delText>
        </w:r>
      </w:del>
    </w:p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116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166" w:author="PR Preview" w:date="2026-01-01T00:00:00Z">
        <w:r>
          <w:rPr>
            <w:b/>
            <w:bCs/>
          </w:rPr>
          <w:t xml:space="preserve">)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Start from the unit vector</w:t>
        </w:r>
      </w:ins>
      <w:ins w:id="11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70" w:author="PR Preview" w:date="2026-01-01T00:00:00Z">
        <w:r>
          <w:t xml:space="preserve">.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Extend it to a basis of</w:t>
        </w:r>
      </w:ins>
      <w:ins w:id="11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as in</w:t>
        </w:r>
      </w:ins>
      <w:ins w:id="1176" w:author="PR Preview" w:date="2026-01-01T00:00:00Z">
        <w:r>
          <w:t xml:space="preserve"> </w:t>
        </w:r>
      </w:ins>
      <w:hyperlink r:id="rId94">
        <w:ins w:id="1177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1178" w:author="PR Preview" w:date="2026-01-01T00:00:00Z">
        <w:r>
          <w:t xml:space="preserve">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starting from the empty list:</w:t>
        </w:r>
      </w:ins>
      <w:ins w:id="11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is not in the span of the empty list,</w:t>
        </w:r>
      </w:ins>
      <w:ins w:id="11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185" w:author="PR Preview" w:date="2026-01-01T00:00:00Z">
        <w:r>
          <w:t xml:space="preserve">, because</w:t>
        </w:r>
      </w:ins>
      <w:ins w:id="118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87" w:author="PR Preview" w:date="2026-01-01T00:00:00Z">
        <w:r>
          <w:t xml:space="preserve">;</w:t>
        </w:r>
      </w:ins>
      <w:ins w:id="11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 not in</w:t>
        </w:r>
      </w:ins>
      <w:ins w:id="1191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1192" w:author="PR Preview" w:date="2026-01-01T00:00:00Z">
        <w:r>
          <w:t xml:space="preserve">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because every multiple of</w:t>
        </w:r>
      </w:ins>
      <w:ins w:id="11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has equal first and second entries,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and</w:t>
        </w:r>
      </w:ins>
      <w:ins w:id="12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is not in</w:t>
        </w:r>
      </w:ins>
      <w:ins w:id="1203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04" w:author="PR Preview" w:date="2026-01-01T00:00:00Z">
        <w:r>
          <w:t xml:space="preserve">,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because every combination of those two vectors has third entry</w:t>
        </w:r>
      </w:ins>
      <w:ins w:id="1207" w:author="PR Preview" w:date="2026-01-01T00:00:00Z">
        <w:r>
          <w:t xml:space="preserve"> </w:t>
        </w:r>
      </w:ins>
      <m:oMath>
        <m:r>
          <m:t>0</m:t>
        </m:r>
      </m:oMath>
      <w:ins w:id="1208" w:author="PR Preview" w:date="2026-01-01T00:00:00Z">
        <w:r>
          <w:t xml:space="preserve">.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So</w:t>
        </w:r>
      </w:ins>
      <w:ins w:id="12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are linearly independent (</w:t>
        </w:r>
      </w:ins>
      <w:hyperlink r:id="rId90">
        <w:ins w:id="1214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215" w:author="PR Preview" w:date="2026-01-01T00:00:00Z">
        <w:r>
          <w:t xml:space="preserve">),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and three linearly independent vectors in</w:t>
        </w:r>
      </w:ins>
      <w:ins w:id="121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are a basis of it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(they are a basis of their span, which has dimension</w:t>
        </w:r>
      </w:ins>
      <w:ins w:id="1223" w:author="PR Preview" w:date="2026-01-01T00:00:00Z">
        <w:r>
          <w:t xml:space="preserve"> </w:t>
        </w:r>
      </w:ins>
      <m:oMath>
        <m:r>
          <m:t>3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(</w:t>
        </w:r>
      </w:ins>
      <w:hyperlink r:id="rId75">
        <w:ins w:id="1226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227" w:author="PR Preview" w:date="2026-01-01T00:00:00Z">
        <w:r>
          <w:t xml:space="preserve">)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and so is</w:t>
        </w:r>
      </w:ins>
      <w:ins w:id="12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(</w:t>
        </w:r>
      </w:ins>
      <w:hyperlink r:id="rId76">
        <w:ins w:id="1233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234" w:author="PR Preview" w:date="2026-01-01T00:00:00Z">
        <w:r>
          <w:t xml:space="preserve">,</w:t>
        </w:r>
      </w:ins>
      <w:ins w:id="1235" w:author="PR Preview" w:date="2026-01-01T00:00:00Z">
        <w:r>
          <w:t xml:space="preserve"> </w:t>
        </w:r>
      </w:ins>
      <w:hyperlink r:id="rId74">
        <w:ins w:id="1236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237" w:author="PR Preview" w:date="2026-01-01T00:00:00Z">
        <w:r>
          <w:t xml:space="preserve">)).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Gram-Schmidt on</w:t>
        </w:r>
      </w:ins>
      <w:ins w:id="124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41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242" w:author="PR Preview" w:date="2026-01-01T00:00:00Z">
        <w:r>
          <w:delText xml:space="preserve">The result is the orthonormal basis of</w:delText>
        </w:r>
      </w:del>
      <w:del w:id="1243" w:author="PR Preview" w:date="2026-01-01T00:00:00Z">
        <w:r>
          <w:delText xml:space="preserve"> </w:delText>
        </w:r>
      </w:del>
      <w:hyperlink w:anchor="exm-orthonormal-basis">
        <w:del w:id="1244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245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246" w:author="PR Preview" w:date="2026-01-01T00:00:00Z">
        <w:r>
          <w:t xml:space="preserve">The result is the orthonormal basis of</w:t>
        </w:r>
      </w:ins>
      <w:ins w:id="1247" w:author="PR Preview" w:date="2026-01-01T00:00:00Z">
        <w:r>
          <w:t xml:space="preserve"> </w:t>
        </w:r>
      </w:ins>
      <w:hyperlink w:anchor="exm-orthonormal-basis">
        <w:ins w:id="1248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249" w:author="PR Preview" w:date="2026-01-01T00:00:00Z">
        <w:r>
          <w:t xml:space="preserve">, in a different order.</w:t>
        </w:r>
      </w:ins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del w:id="1250" w:author="PR Preview" w:date="2026-01-01T00:00:00Z">
        <w:r>
          <w:rPr>
            <w:b/>
            <w:bCs/>
          </w:rPr>
          <w:delText xml:space="preserve">Definition 13 (Outer product)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The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rPr>
            <w:b/>
            <w:bCs/>
          </w:rPr>
          <w:delText xml:space="preserve">outer product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of a vector</w:delText>
        </w:r>
      </w:del>
      <w:del w:id="12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of length</w:delText>
        </w:r>
      </w:del>
      <w:del w:id="1260" w:author="PR Preview" w:date="2026-01-01T00:00:00Z">
        <w:r>
          <w:delText xml:space="preserve"> </w:delText>
        </w:r>
      </w:del>
      <m:oMath>
        <m:r>
          <m:t>m</m:t>
        </m:r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and a vector</w:delText>
        </w:r>
      </w:del>
      <w:del w:id="12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of length</w:delText>
        </w:r>
      </w:del>
      <w:del w:id="1266" w:author="PR Preview" w:date="2026-01-01T00:00:00Z">
        <w:r>
          <w:delText xml:space="preserve"> </w:delText>
        </w:r>
      </w:del>
      <m:oMath>
        <m:r>
          <m:t>n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is the</w:delText>
        </w:r>
      </w:del>
      <w:del w:id="126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matrix product (</w:delText>
        </w:r>
      </w:del>
      <w:hyperlink r:id="rId97">
        <w:del w:id="1272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1273" w:author="PR Preview" w:date="2026-01-01T00:00:00Z">
        <w:r>
          <w:delText xml:space="preserve">)</w:delText>
        </w:r>
      </w:del>
      <w:del w:id="12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of the column vector</w:delText>
        </w:r>
      </w:del>
      <w:del w:id="12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with the row vector</w:delText>
        </w:r>
      </w:del>
      <w:del w:id="128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81" w:author="PR Preview" w:date="2026-01-01T00:00:00Z">
        <w:r>
          <w:delText xml:space="preserve">.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Its entries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p>
      <w:pPr>
        <w:pStyle w:val="FirstParagraph"/>
      </w:pPr>
      <w:del w:id="1284" w:author="PR Preview" w:date="2026-01-01T00:00:00Z">
        <w:r>
          <w:rPr>
            <w:b/>
            <w:bCs/>
          </w:rPr>
          <w:delText xml:space="preserve">Example 26 (An outer product)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For</w:delText>
        </w:r>
      </w:del>
      <w:del w:id="12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and</w:delText>
        </w:r>
      </w:del>
      <w:del w:id="12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291" w:author="PR Preview" w:date="2026-01-01T00:00:00Z">
        <w:r>
          <w:delText xml:space="preserve">:</w:delText>
        </w:r>
      </w:del>
    </w:p>
    <w:p>
      <w:pPr>
        <w:pStyle w:val="FirstParagraph"/>
      </w:pPr>
      <w:ins w:id="1292" w:author="PR Preview" w:date="2026-01-01T00:00:00Z">
        <w:r>
          <w:rPr>
            <w:b/>
            <w:bCs/>
          </w:rPr>
          <w:t xml:space="preserve">Definition 12 (Outer product)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The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rPr>
            <w:b/>
            <w:bCs/>
          </w:rPr>
          <w:t xml:space="preserve">outer product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of a vector</w:t>
        </w:r>
      </w:ins>
      <w:ins w:id="12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of length</w:t>
        </w:r>
      </w:ins>
      <w:ins w:id="1302" w:author="PR Preview" w:date="2026-01-01T00:00:00Z">
        <w:r>
          <w:t xml:space="preserve"> </w:t>
        </w:r>
      </w:ins>
      <m:oMath>
        <m:r>
          <m:t>m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and a vector</w:t>
        </w:r>
      </w:ins>
      <w:ins w:id="13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of length</w:t>
        </w:r>
      </w:ins>
      <w:ins w:id="1308" w:author="PR Preview" w:date="2026-01-01T00:00:00Z">
        <w:r>
          <w:t xml:space="preserve"> </w:t>
        </w:r>
      </w:ins>
      <m:oMath>
        <m:r>
          <m:t>n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is the</w:t>
        </w:r>
      </w:ins>
      <w:ins w:id="131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matrix product (</w:t>
        </w:r>
      </w:ins>
      <w:hyperlink r:id="rId97">
        <w:ins w:id="1314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1315" w:author="PR Preview" w:date="2026-01-01T00:00:00Z">
        <w:r>
          <w:t xml:space="preserve">)</w:t>
        </w:r>
      </w:ins>
      <w:ins w:id="13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 the column vector</w:t>
        </w:r>
      </w:ins>
      <w:ins w:id="13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with the row vector</w:t>
        </w:r>
      </w:ins>
      <w:ins w:id="132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323" w:author="PR Preview" w:date="2026-01-01T00:00:00Z">
        <w:r>
          <w:t xml:space="preserve">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Its entries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ins w:id="1326" w:author="PR Preview" w:date="2026-01-01T00:00:00Z">
        <w:r>
          <w:rPr>
            <w:b/>
            <w:bCs/>
          </w:rPr>
          <w:t xml:space="preserve">Example 25 (An outer product)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For</w:t>
        </w:r>
      </w:ins>
      <w:ins w:id="1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and</w:t>
        </w:r>
      </w:ins>
      <w:ins w:id="1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del w:id="1334" w:author="PR Preview" w:date="2026-01-01T00:00:00Z">
        <w:r>
          <w:delText xml:space="preserve">For example,</w:delText>
        </w:r>
      </w:del>
      <w:del w:id="13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and</w:delText>
        </w:r>
      </w:del>
      <w:del w:id="13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in</w:delText>
        </w:r>
      </w:del>
      <w:del w:id="1341" w:author="PR Preview" w:date="2026-01-01T00:00:00Z">
        <w:r>
          <w:delText xml:space="preserve"> </w:delText>
        </w:r>
      </w:del>
      <w:hyperlink w:anchor="exm-outer-product">
        <w:del w:id="134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have different lengths,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so they have no dot product,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but their outer product is a</w:delText>
        </w:r>
      </w:del>
      <w:del w:id="134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matrix.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For</w:delText>
        </w:r>
      </w:del>
      <w:del w:id="13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and</w:delText>
        </w:r>
      </w:del>
      <w:del w:id="13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58" w:author="PR Preview" w:date="2026-01-01T00:00:00Z">
        <w:r>
          <w:delText xml:space="preserve">,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w:ins w:id="1361" w:author="PR Preview" w:date="2026-01-01T00:00:00Z">
        <w:r>
          <w:t xml:space="preserve">For example,</w:t>
        </w:r>
      </w:ins>
      <w:ins w:id="13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and</w:t>
        </w:r>
      </w:ins>
      <w:ins w:id="13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in</w:t>
        </w:r>
      </w:ins>
      <w:ins w:id="1368" w:author="PR Preview" w:date="2026-01-01T00:00:00Z">
        <w:r>
          <w:t xml:space="preserve"> </w:t>
        </w:r>
      </w:ins>
      <w:hyperlink w:anchor="exm-outer-product">
        <w:ins w:id="1369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have different lengths,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so they have no dot product,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but their outer product is a</w:t>
        </w:r>
      </w:ins>
      <w:ins w:id="137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matrix.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For</w:t>
        </w:r>
      </w:ins>
      <w:ins w:id="13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</w:t>
        </w:r>
      </w:ins>
      <w:ins w:id="13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85" w:author="PR Preview" w:date="2026-01-01T00:00:00Z">
        <w:r>
          <w:t xml:space="preserve">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del w:id="1388" w:author="PR Preview" w:date="2026-01-01T00:00:00Z">
        <w:r>
          <w:rPr>
            <w:b/>
            <w:bCs/>
          </w:rPr>
          <w:delText xml:space="preserve">Example 27 (The rank of an outer product)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In</w:delText>
        </w:r>
      </w:del>
      <w:del w:id="1391" w:author="PR Preview" w:date="2026-01-01T00:00:00Z">
        <w:r>
          <w:delText xml:space="preserve"> </w:delText>
        </w:r>
      </w:del>
      <w:hyperlink w:anchor="exm-outer-product">
        <w:del w:id="1392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393" w:author="PR Preview" w:date="2026-01-01T00:00:00Z">
        <w:r>
          <w:delText xml:space="preserve">,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the second column</w:delText>
        </w:r>
      </w:del>
      <w:del w:id="13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of</w:delText>
        </w:r>
      </w:del>
      <w:del w:id="13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is</w:delText>
        </w:r>
      </w:del>
      <w:del w:id="14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times the first column</w:delText>
        </w:r>
      </w:del>
      <w:del w:id="14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406" w:author="PR Preview" w:date="2026-01-01T00:00:00Z">
        <w:r>
          <w:delText xml:space="preserve">,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because the columns are</w:delText>
        </w:r>
      </w:del>
      <w:del w:id="140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and</w:delText>
        </w:r>
      </w:del>
      <w:del w:id="141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del w:id="1413" w:author="PR Preview" w:date="2026-01-01T00:00:00Z">
        <w:r>
          <w:delText xml:space="preserve">.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So the two columns are not linearly independent,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and the</w:delText>
        </w:r>
      </w:del>
      <w:del w:id="141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matrix has rank</w:delText>
        </w:r>
      </w:del>
      <w:del w:id="1421" w:author="PR Preview" w:date="2026-01-01T00:00:00Z">
        <w:r>
          <w:delText xml:space="preserve"> </w:delText>
        </w:r>
      </w:del>
      <m:oMath>
        <m:r>
          <m:t>1</m:t>
        </m:r>
      </m:oMath>
      <w:del w:id="1422" w:author="PR Preview" w:date="2026-01-01T00:00:00Z">
        <w:r>
          <w:delText xml:space="preserve">.</w:delText>
        </w:r>
      </w:del>
    </w:p>
    <w:p>
      <w:pPr>
        <w:pStyle w:val="BodyText"/>
      </w:pPr>
      <w:ins w:id="1423" w:author="PR Preview" w:date="2026-01-01T00:00:00Z">
        <w:r>
          <w:rPr>
            <w:b/>
            <w:bCs/>
          </w:rPr>
          <w:t xml:space="preserve">Example 26 (The rank of an outer product)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In</w:t>
        </w:r>
      </w:ins>
      <w:ins w:id="1426" w:author="PR Preview" w:date="2026-01-01T00:00:00Z">
        <w:r>
          <w:t xml:space="preserve"> </w:t>
        </w:r>
      </w:ins>
      <w:hyperlink w:anchor="exm-outer-product">
        <w:ins w:id="1427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the second column</w:t>
        </w:r>
      </w:ins>
      <w:ins w:id="1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of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is</w:t>
        </w:r>
      </w:ins>
      <w:ins w:id="14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times the first column</w:t>
        </w:r>
      </w:ins>
      <w:ins w:id="14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441" w:author="PR Preview" w:date="2026-01-01T00:00:00Z">
        <w:r>
          <w:t xml:space="preserve">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because the columns are</w:t>
        </w:r>
      </w:ins>
      <w:ins w:id="144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and</w:t>
        </w:r>
      </w:ins>
      <w:ins w:id="144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ins w:id="1448" w:author="PR Preview" w:date="2026-01-01T00:00:00Z">
        <w:r>
          <w:t xml:space="preserve">.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So the two columns are not linearly independent,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the</w:t>
        </w:r>
      </w:ins>
      <w:ins w:id="145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matrix has rank</w:t>
        </w:r>
      </w:ins>
      <w:ins w:id="1456" w:author="PR Preview" w:date="2026-01-01T00:00:00Z">
        <w:r>
          <w:t xml:space="preserve"> </w:t>
        </w:r>
      </w:ins>
      <m:oMath>
        <m:r>
          <m:t>1</m:t>
        </m:r>
      </m:oMath>
      <w:ins w:id="1457" w:author="PR Preview" w:date="2026-01-01T00:00:00Z">
        <w:r>
          <w:t xml:space="preserve">.</w:t>
        </w:r>
      </w:ins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2026-10-15T13:01:33Z</dcterms:created>
  <dcterms:modified xsi:type="dcterms:W3CDTF">2026-10-15T13:01:33Z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