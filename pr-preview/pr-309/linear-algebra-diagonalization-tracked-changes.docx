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5 (Leading block (top-left block) of a square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When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</w:delText>
        </w:r>
      </w:del>
      <w:del w:id="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</w:delText>
        </w:r>
      </w:del>
      <w:del w:id="1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matrix of the entries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with</w:delText>
        </w:r>
      </w:del>
      <w:del w:id="2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 the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rPr>
            <w:b/>
            <w:bCs/>
          </w:rPr>
          <w:delText xml:space="preserve">leading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(or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b/>
            <w:bCs/>
          </w:rPr>
          <w:delText xml:space="preserve">top-left</w:delText>
        </w:r>
      </w:del>
      <w:del w:id="31" w:author="PR Preview" w:date="2026-01-01T00:00:00Z">
        <w:r>
          <w:delText xml:space="preserve">)</w:delText>
        </w:r>
      </w:del>
      <w:del w:id="3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b/>
            <w:bCs/>
          </w:rPr>
          <w:delText xml:space="preserve">block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of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8" w:author="PR Preview" w:date="2026-01-01T00:00:00Z">
        <w:r>
          <w:delText xml:space="preserve">;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for</w:delText>
        </w:r>
      </w:del>
      <w:del w:id="4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&lt;</m:t>
        </m:r>
        <m:r>
          <m:t>n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it is the block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of</w:delText>
        </w:r>
      </w:del>
      <w:del w:id="47" w:author="PR Preview" w:date="2026-01-01T00:00:00Z">
        <w:r>
          <w:delText xml:space="preserve"> </w:delText>
        </w:r>
      </w:del>
      <w:hyperlink w:anchor="def-block-matrix">
        <w:del w:id="4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with</w:delText>
        </w:r>
      </w:del>
      <w:del w:id="51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k</m:t>
        </m:r>
      </m:oMath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and for</w:delText>
        </w:r>
      </w:del>
      <w:del w:id="5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it is</w:delText>
        </w:r>
      </w:del>
      <w:del w:id="5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itself.</w:delText>
        </w:r>
      </w:del>
    </w:p>
    <w:p>
      <w:pPr>
        <w:pStyle w:val="BodyText"/>
      </w:pPr>
      <w:ins w:id="61" w:author="PR Preview" w:date="2026-01-01T00:00:00Z">
        <w:r>
          <w:rPr>
            <w:b/>
            <w:bCs/>
          </w:rPr>
          <w:t xml:space="preserve">Definition 5 (Leading block of a square matrix)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When</w:t>
        </w:r>
      </w:ins>
      <w:ins w:id="6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</w:t>
        </w:r>
      </w:ins>
      <w:ins w:id="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</w:t>
        </w:r>
      </w:ins>
      <w:ins w:id="7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matrix of the entries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</w:t>
        </w:r>
      </w:ins>
      <w:ins w:id="8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leading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top-left</w:t>
        </w:r>
      </w:ins>
      <w:ins w:id="89" w:author="PR Preview" w:date="2026-01-01T00:00:00Z">
        <w:r>
          <w:t xml:space="preserve">)</w:t>
        </w:r>
      </w:ins>
      <w:ins w:id="9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block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of</w:t>
        </w:r>
      </w:ins>
      <w:ins w:id="9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96" w:author="PR Preview" w:date="2026-01-01T00:00:00Z">
        <w:r>
          <w:t xml:space="preserve">;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for</w:t>
        </w:r>
      </w:ins>
      <w:ins w:id="9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n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it is the block</w:t>
        </w:r>
      </w:ins>
      <w:ins w:id="1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of</w:t>
        </w:r>
      </w:ins>
      <w:ins w:id="105" w:author="PR Preview" w:date="2026-01-01T00:00:00Z">
        <w:r>
          <w:t xml:space="preserve"> </w:t>
        </w:r>
      </w:ins>
      <w:hyperlink w:anchor="def-block-matrix">
        <w:ins w:id="10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with</w:t>
        </w:r>
      </w:ins>
      <w:ins w:id="109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k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for</w:t>
        </w:r>
      </w:ins>
      <w:ins w:id="11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it is</w:t>
        </w:r>
      </w:ins>
      <w:ins w:id="11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itself.</w:t>
        </w:r>
      </w:ins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2026-10-15T12:57:58Z</dcterms:created>
  <dcterms:modified xsi:type="dcterms:W3CDTF">2026-10-15T12:57:58Z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