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Trigonometry</w:t>
        </w:r>
      </w:ins>
    </w:p>
    <w:p>
      <w:pPr>
        <w:pStyle w:val="Date"/>
      </w:pPr>
      <w:ins w:id="2" w:author="PR Preview" w:date="2026-01-01T00:00:00Z">
        <w:r>
          <w:t xml:space="preserve">Last modified: 2026-10-15 05:32:53 (PDT)</w:t>
        </w:r>
      </w:ins>
    </w:p>
    <w:bookmarkStart w:id="18" w:name="sec-cosine-sine"/>
    <w:p>
      <w:pPr>
        <w:pStyle w:val="Heading2"/>
      </w:pPr>
      <w:ins w:id="3" w:author="PR Preview" w:date="2026-01-01T00:00:00Z">
        <w:r>
          <w:t xml:space="preserve">1 Cosine and sine</w:t>
        </w:r>
      </w:ins>
    </w:p>
    <w:bookmarkStart w:id="9" w:name="def-cosine-sine"/>
    <w:p>
      <w:pPr>
        <w:pStyle w:val="FirstParagraph"/>
      </w:pPr>
      <w:ins w:id="4" w:author="PR Preview" w:date="2026-01-01T00:00:00Z">
        <w:r>
          <w:rPr>
            <w:b/>
            <w:bCs/>
          </w:rPr>
          <w:t xml:space="preserve">Definition 1 (Cosine and sine)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The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rPr>
            <w:i/>
            <w:iCs/>
          </w:rPr>
          <w:t xml:space="preserve">unit circle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is the set of points</w:t>
        </w:r>
      </w:ins>
      <w:ins w:id="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in the plane with</w:t>
        </w:r>
      </w:ins>
      <w:ins w:id="14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15" w:author="PR Preview" w:date="2026-01-01T00:00:00Z">
        <w:r>
          <w:t xml:space="preserve">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and</w:t>
        </w:r>
      </w:ins>
      <w:ins w:id="18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≈</m:t>
        </m:r>
        <m:r>
          <m:t>3.14159</m:t>
        </m:r>
      </m:oMath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is half of its circumference.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For a real number</w:t>
        </w:r>
      </w:ins>
      <w:ins w:id="23" w:author="PR Preview" w:date="2026-01-01T00:00:00Z">
        <w:r>
          <w:t xml:space="preserve"> </w:t>
        </w:r>
      </w:ins>
      <m:oMath>
        <m:r>
          <m:t>θ</m:t>
        </m:r>
      </m:oMath>
      <w:ins w:id="24" w:author="PR Preview" w:date="2026-01-01T00:00:00Z">
        <w:r>
          <w:t xml:space="preserve">, start at the point</w:t>
        </w:r>
      </w:ins>
      <w:ins w:id="2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and move a distance</w:t>
        </w:r>
      </w:ins>
      <w:ins w:id="2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along the unit circle,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counterclockwise if</w:t>
        </w:r>
      </w:ins>
      <w:ins w:id="33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and clockwise if</w:t>
        </w:r>
      </w:ins>
      <w:ins w:id="36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37" w:author="PR Preview" w:date="2026-01-01T00:00:00Z">
        <w:r>
          <w:t xml:space="preserve">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The point reached is</w:t>
        </w:r>
      </w:ins>
      <w:ins w:id="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41" w:author="PR Preview" w:date="2026-01-01T00:00:00Z">
        <w:r>
          <w:t xml:space="preserve">: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its first coordinate is the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rPr>
            <w:b/>
            <w:bCs/>
          </w:rPr>
          <w:t xml:space="preserve">cosine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of</w:t>
        </w:r>
      </w:ins>
      <w:ins w:id="48" w:author="PR Preview" w:date="2026-01-01T00:00:00Z">
        <w:r>
          <w:t xml:space="preserve"> </w:t>
        </w:r>
      </w:ins>
      <m:oMath>
        <m:r>
          <m:t>θ</m:t>
        </m:r>
      </m:oMath>
      <w:ins w:id="49" w:author="PR Preview" w:date="2026-01-01T00:00:00Z">
        <w:r>
          <w:t xml:space="preserve">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and its second coordinate is the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rPr>
            <w:b/>
            <w:bCs/>
          </w:rPr>
          <w:t xml:space="preserve">sine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of</w:t>
        </w:r>
      </w:ins>
      <w:ins w:id="56" w:author="PR Preview" w:date="2026-01-01T00:00:00Z">
        <w:r>
          <w:t xml:space="preserve"> </w:t>
        </w:r>
      </w:ins>
      <m:oMath>
        <m:r>
          <m:t>θ</m:t>
        </m:r>
      </m:oMath>
      <w:ins w:id="57" w:author="PR Preview" w:date="2026-01-01T00:00:00Z">
        <w:r>
          <w:t xml:space="preserve">.</w:t>
        </w:r>
      </w:ins>
    </w:p>
    <w:bookmarkEnd w:id="9"/>
    <w:bookmarkStart w:id="10" w:name="exm-cosine-sine"/>
    <w:p>
      <w:pPr>
        <w:pStyle w:val="BodyText"/>
      </w:pPr>
      <w:ins w:id="58" w:author="PR Preview" w:date="2026-01-01T00:00:00Z">
        <w:r>
          <w:rPr>
            <w:b/>
            <w:bCs/>
          </w:rPr>
          <w:t xml:space="preserve">Example 1 (Cosines and sines of some angles)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 </w:t>
        </w:r>
      </w:ins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stays at</w:t>
        </w:r>
      </w:ins>
      <w:ins w:id="6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64" w:author="PR Preview" w:date="2026-01-01T00:00:00Z">
        <w:r>
          <w:t xml:space="preserve">, so</w:t>
        </w:r>
      </w:ins>
      <w:ins w:id="65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and</w:t>
        </w:r>
      </w:ins>
      <w:ins w:id="68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ins w:id="69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goes half way around the circle, to</w:t>
        </w:r>
      </w:ins>
      <w:ins w:id="7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3" w:author="PR Preview" w:date="2026-01-01T00:00:00Z">
        <w:r>
          <w:t xml:space="preserve">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so</w:t>
        </w:r>
      </w:ins>
      <w:ins w:id="76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and</w:t>
        </w:r>
      </w:ins>
      <w:ins w:id="79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ins w:id="80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goes a quarter of the way round, to</w:t>
        </w:r>
      </w:ins>
      <w:ins w:id="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84" w:author="PR Preview" w:date="2026-01-01T00:00:00Z">
        <w:r>
          <w:t xml:space="preserve">,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so</w:t>
        </w:r>
      </w:ins>
      <w:ins w:id="87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and</w:t>
        </w:r>
      </w:ins>
      <w:ins w:id="90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91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goes an eighth of the way round,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to the point of the circle with</w:t>
        </w:r>
      </w:ins>
      <w:ins w:id="9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ins w:id="97" w:author="PR Preview" w:date="2026-01-01T00:00:00Z">
        <w:r>
          <w:t xml:space="preserve">.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There</w:t>
        </w:r>
      </w:ins>
      <w:ins w:id="100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101" w:author="PR Preview" w:date="2026-01-01T00:00:00Z">
        <w:r>
          <w:t xml:space="preserve">, so</w:t>
        </w:r>
      </w:ins>
      <w:ins w:id="102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and</w:t>
        </w:r>
      </w:ins>
      <w:ins w:id="10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ins w:id="10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07" w:author="PR Preview" w:date="2026-01-01T00:00:00Z">
        <w:r>
          <w:t xml:space="preserve">Angles are also measured in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rPr>
            <w:i/>
            <w:iCs/>
          </w:rPr>
          <w:t xml:space="preserve">degrees</w:t>
        </w:r>
      </w:ins>
      <w:ins w:id="110" w:author="PR Preview" w:date="2026-01-01T00:00:00Z">
        <w:r>
          <w:t xml:space="preserve">, with a full turn of</w:t>
        </w:r>
      </w:ins>
      <w:ins w:id="111" w:author="PR Preview" w:date="2026-01-01T00:00:00Z">
        <w:r>
          <w:t xml:space="preserve"> </w:t>
        </w:r>
      </w:ins>
      <m:oMath>
        <m:r>
          <m:t>2</m:t>
        </m:r>
        <m:r>
          <m:t>π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equal to</w:t>
        </w:r>
      </w:ins>
      <w:ins w:id="114" w:author="PR Preview" w:date="2026-01-01T00:00:00Z">
        <w:r>
          <w:t xml:space="preserve"> </w:t>
        </w:r>
      </w:ins>
      <m:oMath>
        <m:r>
          <m:t>360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degrees,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so</w:t>
        </w:r>
      </w:ins>
      <w:ins w:id="119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is</w:t>
        </w:r>
      </w:ins>
      <w:ins w:id="122" w:author="PR Preview" w:date="2026-01-01T00:00:00Z">
        <w:r>
          <w:t xml:space="preserve"> </w:t>
        </w:r>
      </w:ins>
      <m:oMath>
        <m:r>
          <m:t>90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degrees and</w:t>
        </w:r>
      </w:ins>
      <w:ins w:id="125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4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is</w:t>
        </w:r>
      </w:ins>
      <w:ins w:id="128" w:author="PR Preview" w:date="2026-01-01T00:00:00Z">
        <w:r>
          <w:t xml:space="preserve"> </w:t>
        </w:r>
      </w:ins>
      <m:oMath>
        <m:r>
          <m:t>45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degrees.</w:t>
        </w:r>
      </w:ins>
    </w:p>
    <w:bookmarkEnd w:id="10"/>
    <w:bookmarkStart w:id="11" w:name="thm-cosine-sine-identity"/>
    <w:p>
      <w:pPr>
        <w:pStyle w:val="BodyText"/>
      </w:pPr>
      <w:ins w:id="131" w:author="PR Preview" w:date="2026-01-01T00:00:00Z">
        <w:r>
          <w:rPr>
            <w:b/>
            <w:bCs/>
          </w:rPr>
          <w:t xml:space="preserve">Theorem 1 (The Pythagorean identity)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For every real number</w:t>
        </w:r>
      </w:ins>
      <w:ins w:id="134" w:author="PR Preview" w:date="2026-01-01T00:00:00Z">
        <w:r>
          <w:t xml:space="preserve"> </w:t>
        </w:r>
      </w:ins>
      <m:oMath>
        <m:r>
          <m:t>θ</m:t>
        </m:r>
      </m:oMath>
      <w:ins w:id="13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ins w:id="136" w:author="PR Preview" w:date="2026-01-01T00:00:00Z">
        <w:r>
          <w:rPr>
            <w:i/>
            <w:iCs/>
          </w:rPr>
          <w:t xml:space="preserve">Proof</w:t>
        </w:r>
      </w:ins>
      <w:ins w:id="137" w:author="PR Preview" w:date="2026-01-01T00:00:00Z">
        <w:r>
          <w:t xml:space="preserve">. </w:t>
        </w:r>
      </w:ins>
      <w:ins w:id="138" w:author="PR Preview" w:date="2026-01-01T00:00:00Z">
        <w:r>
          <w:t xml:space="preserve">The point</w:t>
        </w:r>
      </w:ins>
      <w:ins w:id="1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lies on the unit circle (</w:t>
        </w:r>
      </w:ins>
      <w:hyperlink w:anchor="def-cosine-sine">
        <w:ins w:id="14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43" w:author="PR Preview" w:date="2026-01-01T00:00:00Z">
        <w:r>
          <w:t xml:space="preserve">),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so its coordinates satisfy</w:t>
        </w:r>
      </w:ins>
      <w:ins w:id="146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147" w:author="PR Preview" w:date="2026-01-01T00:00:00Z">
        <w:r>
          <w:t xml:space="preserve">.</w:t>
        </w:r>
      </w:ins>
    </w:p>
    <w:bookmarkStart w:id="16" w:name="exm-cosine-sine-unit-circle"/>
    <w:p>
      <w:pPr>
        <w:pStyle w:val="BodyText"/>
      </w:pPr>
      <w:ins w:id="148" w:author="PR Preview" w:date="2026-01-01T00:00:00Z">
        <w:r>
          <w:rPr>
            <w:b/>
            <w:bCs/>
          </w:rPr>
          <w:t xml:space="preserve">Example 2 (The unit circle and the angle</w:t>
        </w:r>
      </w:ins>
      <w:ins w:id="149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3</m:t>
        </m:r>
      </m:oMath>
      <w:ins w:id="150" w:author="PR Preview" w:date="2026-01-01T00:00:00Z">
        <w:r>
          <w:rPr>
            <w:b/>
            <w:bCs/>
          </w:rPr>
          <w:t xml:space="preserve">)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Take</w:t>
        </w:r>
      </w:ins>
      <w:ins w:id="153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154" w:author="PR Preview" w:date="2026-01-01T00:00:00Z">
        <w:r>
          <w:t xml:space="preserve">, one sixth of the way round the circle.</w:t>
        </w:r>
      </w:ins>
      <w:ins w:id="155" w:author="PR Preview" w:date="2026-01-01T00:00:00Z">
        <w:r>
          <w:t xml:space="preserve"> </w:t>
        </w:r>
      </w:ins>
      <w:hyperlink w:anchor="fig-cosine-sine-unit-circle">
        <w:ins w:id="156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shows the point reached,</w:t>
        </w:r>
      </w:ins>
      <w:ins w:id="1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160" w:author="PR Preview" w:date="2026-01-01T00:00:00Z">
        <w:r>
          <w:t xml:space="preserve">, and its two coordinates.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 point is a vertex of a regular hexagon inscribed in the unit circle,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whose sides have the same length as its radius,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so the point is at distance</w:t>
        </w:r>
      </w:ins>
      <w:ins w:id="167" w:author="PR Preview" w:date="2026-01-01T00:00:00Z">
        <w:r>
          <w:t xml:space="preserve"> </w:t>
        </w:r>
      </w:ins>
      <m:oMath>
        <m:r>
          <m:t>1</m:t>
        </m:r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from</w:t>
        </w:r>
      </w:ins>
      <w:ins w:id="1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71" w:author="PR Preview" w:date="2026-01-01T00:00:00Z">
        <w:r>
          <w:t xml:space="preserve">.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Writing</w:t>
        </w:r>
      </w:ins>
      <w:ins w:id="17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17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76" w:author="PR Preview" w:date="2026-01-01T00:00:00Z">
        <w:r>
          <w:t xml:space="preserve">so</w:t>
        </w:r>
      </w:ins>
      <w:ins w:id="177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78" w:author="PR Preview" w:date="2026-01-01T00:00:00Z">
        <w:r>
          <w:t xml:space="preserve">,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and then</w:t>
        </w:r>
      </w:ins>
      <w:ins w:id="181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ins w:id="182" w:author="PR Preview" w:date="2026-01-01T00:00:00Z">
        <w:r>
          <w:t xml:space="preserve">.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To three decimal places these are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0.5 and 0.866.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As</w:t>
        </w:r>
      </w:ins>
      <w:ins w:id="189" w:author="PR Preview" w:date="2026-01-01T00:00:00Z">
        <w:r>
          <w:t xml:space="preserve"> </w:t>
        </w:r>
      </w:ins>
      <w:hyperlink w:anchor="thm-cosine-sine-identity">
        <w:ins w:id="190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says, the squared coordinates add to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1.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ins w:id="195" w:author="PR Preview" w:date="2026-01-01T00:00:00Z">
        <w:r>
          <w:rPr>
            <w:b/>
            <w:bCs/>
          </w:rPr>
          <w:t xml:space="preserve">Theorem 2 (Cosine takes each value from</w:t>
        </w:r>
      </w:ins>
      <w:ins w:id="19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97" w:author="PR Preview" w:date="2026-01-01T00:00:00Z">
        <w:r>
          <w:rPr>
            <w:b/>
            <w:bCs/>
          </w:rPr>
          <w:t xml:space="preserve"> </w:t>
        </w:r>
      </w:ins>
      <w:ins w:id="198" w:author="PR Preview" w:date="2026-01-01T00:00:00Z">
        <w:r>
          <w:rPr>
            <w:b/>
            <w:bCs/>
          </w:rPr>
          <w:t xml:space="preserve">to</w:t>
        </w:r>
      </w:ins>
      <w:ins w:id="199" w:author="PR Preview" w:date="2026-01-01T00:00:00Z">
        <w:r>
          <w:rPr>
            <w:b/>
            <w:bCs/>
          </w:rPr>
          <w:t xml:space="preserve"> </w:t>
        </w:r>
      </w:ins>
      <m:oMath>
        <m:r>
          <m:t>1</m:t>
        </m:r>
      </m:oMath>
      <w:ins w:id="200" w:author="PR Preview" w:date="2026-01-01T00:00:00Z">
        <w:r>
          <w:rPr>
            <w:b/>
            <w:bCs/>
          </w:rPr>
          <w:t xml:space="preserve"> </w:t>
        </w:r>
      </w:ins>
      <w:ins w:id="201" w:author="PR Preview" w:date="2026-01-01T00:00:00Z">
        <w:r>
          <w:rPr>
            <w:b/>
            <w:bCs/>
          </w:rPr>
          <w:t xml:space="preserve">exactly once between</w:t>
        </w:r>
      </w:ins>
      <w:ins w:id="202" w:author="PR Preview" w:date="2026-01-01T00:00:00Z">
        <w:r>
          <w:rPr>
            <w:b/>
            <w:bCs/>
          </w:rPr>
          <w:t xml:space="preserve"> </w:t>
        </w:r>
      </w:ins>
      <m:oMath>
        <m:r>
          <m:t>0</m:t>
        </m:r>
      </m:oMath>
      <w:ins w:id="203" w:author="PR Preview" w:date="2026-01-01T00:00:00Z">
        <w:r>
          <w:rPr>
            <w:b/>
            <w:bCs/>
          </w:rPr>
          <w:t xml:space="preserve"> </w:t>
        </w:r>
      </w:ins>
      <w:ins w:id="204" w:author="PR Preview" w:date="2026-01-01T00:00:00Z">
        <w:r>
          <w:rPr>
            <w:b/>
            <w:bCs/>
          </w:rPr>
          <w:t xml:space="preserve">and</w:t>
        </w:r>
      </w:ins>
      <w:ins w:id="205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</m:oMath>
      <w:ins w:id="206" w:author="PR Preview" w:date="2026-01-01T00:00:00Z">
        <w:r>
          <w:rPr>
            <w:b/>
            <w:bCs/>
          </w:rPr>
          <w:t xml:space="preserve">)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The function</w:t>
        </w:r>
      </w:ins>
      <w:ins w:id="209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is decreasing, with</w:t>
        </w:r>
      </w:ins>
      <w:ins w:id="212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and</w:t>
        </w:r>
      </w:ins>
      <w:ins w:id="215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16" w:author="PR Preview" w:date="2026-01-01T00:00:00Z">
        <w:r>
          <w:t xml:space="preserve">,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and takes each value in</w:t>
        </w:r>
      </w:ins>
      <w:ins w:id="21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exactly once.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On</w:t>
        </w:r>
      </w:ins>
      <w:ins w:id="22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25" w:author="PR Preview" w:date="2026-01-01T00:00:00Z">
        <w:r>
          <w:t xml:space="preserve">,</w:t>
        </w:r>
      </w:ins>
      <w:ins w:id="226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ins w:id="227" w:author="PR Preview" w:date="2026-01-01T00:00:00Z">
        <w:r>
          <w:t xml:space="preserve">.</w:t>
        </w:r>
      </w:ins>
    </w:p>
    <w:bookmarkEnd w:id="17"/>
    <w:p>
      <w:pPr>
        <w:pStyle w:val="BodyText"/>
      </w:pPr>
      <w:ins w:id="228" w:author="PR Preview" w:date="2026-01-01T00:00:00Z">
        <w:r>
          <w:rPr>
            <w:i/>
            <w:iCs/>
          </w:rPr>
          <w:t xml:space="preserve">Proof</w:t>
        </w:r>
      </w:ins>
      <w:ins w:id="229" w:author="PR Preview" w:date="2026-01-01T00:00:00Z">
        <w:r>
          <w:t xml:space="preserve">. </w:t>
        </w:r>
      </w:ins>
      <w:ins w:id="230" w:author="PR Preview" w:date="2026-01-01T00:00:00Z">
        <w:r>
          <w:t xml:space="preserve">For</w:t>
        </w:r>
      </w:ins>
      <w:ins w:id="231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32" w:author="PR Preview" w:date="2026-01-01T00:00:00Z">
        <w:r>
          <w:t xml:space="preserve">, the point</w:t>
        </w:r>
      </w:ins>
      <w:ins w:id="2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is at distance</w:t>
        </w:r>
      </w:ins>
      <w:ins w:id="236" w:author="PR Preview" w:date="2026-01-01T00:00:00Z">
        <w:r>
          <w:t xml:space="preserve"> </w:t>
        </w:r>
      </w:ins>
      <m:oMath>
        <m:r>
          <m:t>θ</m:t>
        </m:r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along the circle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from</w:t>
        </w:r>
      </w:ins>
      <w:ins w:id="2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42" w:author="PR Preview" w:date="2026-01-01T00:00:00Z">
        <w:r>
          <w:t xml:space="preserve">, counterclockwise, so it lies on the upper half of the unit circle,</w:t>
        </w:r>
      </w:ins>
      <w:ins w:id="24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ins w:id="244" w:author="PR Preview" w:date="2026-01-01T00:00:00Z">
        <w:r>
          <w:t xml:space="preserve">, which gives</w:t>
        </w:r>
      </w:ins>
      <w:ins w:id="245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ins w:id="246" w:author="PR Preview" w:date="2026-01-01T00:00:00Z">
        <w:r>
          <w:t xml:space="preserve">.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Different values of</w:t>
        </w:r>
      </w:ins>
      <w:ins w:id="249" w:author="PR Preview" w:date="2026-01-01T00:00:00Z">
        <w:r>
          <w:t xml:space="preserve"> </w:t>
        </w:r>
      </w:ins>
      <m:oMath>
        <m:r>
          <m:t>θ</m:t>
        </m:r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in</w:t>
        </w:r>
      </w:ins>
      <w:ins w:id="25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are different distances along that half circle,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so they give different points.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Two different points of the upper half have different first coordinates,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because</w:t>
        </w:r>
      </w:ins>
      <w:ins w:id="26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is determined by</w:t>
        </w:r>
      </w:ins>
      <w:ins w:id="26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265" w:author="PR Preview" w:date="2026-01-01T00:00:00Z">
        <w:r>
          <w:t xml:space="preserve">.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So</w:t>
        </w:r>
      </w:ins>
      <w:ins w:id="26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is one-to-one on</w:t>
        </w:r>
      </w:ins>
      <w:ins w:id="27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72" w:author="PR Preview" w:date="2026-01-01T00:00:00Z">
        <w:r>
          <w:t xml:space="preserve">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Every</w:t>
        </w:r>
      </w:ins>
      <w:ins w:id="27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is the first coordinate of the point</w:t>
        </w:r>
      </w:ins>
      <w:ins w:id="27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of the upper half,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and the distance along the half circle from</w:t>
        </w:r>
      </w:ins>
      <w:ins w:id="2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to that point is some</w:t>
        </w:r>
      </w:ins>
      <w:ins w:id="286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87" w:author="PR Preview" w:date="2026-01-01T00:00:00Z">
        <w:r>
          <w:t xml:space="preserve">,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so</w:t>
        </w:r>
      </w:ins>
      <w:ins w:id="290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</m:oMath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takes every value in</w:t>
        </w:r>
      </w:ins>
      <w:ins w:id="29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94" w:author="PR Preview" w:date="2026-01-01T00:00:00Z">
        <w:r>
          <w:t xml:space="preserve">.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Finally, move along the upper half circle from</w:t>
        </w:r>
      </w:ins>
      <w:ins w:id="2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to</w:t>
        </w:r>
      </w:ins>
      <w:ins w:id="30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as</w:t>
        </w:r>
      </w:ins>
      <w:ins w:id="303" w:author="PR Preview" w:date="2026-01-01T00:00:00Z">
        <w:r>
          <w:t xml:space="preserve"> </w:t>
        </w:r>
      </w:ins>
      <m:oMath>
        <m:r>
          <m:t>θ</m:t>
        </m:r>
      </m:oMath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increases from</w:t>
        </w:r>
      </w:ins>
      <w:ins w:id="306" w:author="PR Preview" w:date="2026-01-01T00:00:00Z">
        <w:r>
          <w:t xml:space="preserve"> </w:t>
        </w:r>
      </w:ins>
      <m:oMath>
        <m:r>
          <m:t>0</m:t>
        </m:r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to</w:t>
        </w:r>
      </w:ins>
      <w:ins w:id="309" w:author="PR Preview" w:date="2026-01-01T00:00:00Z">
        <w:r>
          <w:t xml:space="preserve"> </w:t>
        </w:r>
      </w:ins>
      <m:oMath>
        <m:r>
          <m:t>π</m:t>
        </m:r>
      </m:oMath>
      <w:ins w:id="310" w:author="PR Preview" w:date="2026-01-01T00:00:00Z">
        <w:r>
          <w:t xml:space="preserve">.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The first coordinate never takes the same value twice, so it never turns back.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It starts at</w:t>
        </w:r>
      </w:ins>
      <w:ins w:id="315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and ends at</w:t>
        </w:r>
      </w:ins>
      <w:ins w:id="31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19" w:author="PR Preview" w:date="2026-01-01T00:00:00Z">
        <w:r>
          <w:t xml:space="preserve">, so it only decreases.</w:t>
        </w:r>
      </w:ins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2026-10-15T12:44:28Z</dcterms:created>
  <dcterms:modified xsi:type="dcterms:W3CDTF">2026-10-15T12:44:28Z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05:32:53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