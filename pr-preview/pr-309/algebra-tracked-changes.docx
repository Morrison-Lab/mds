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is not a real number,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because no real number squares to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4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(see</w:delText>
        </w:r>
      </w:del>
      <w:del w:id="10" w:author="PR Preview" w:date="2026-01-01T00:00:00Z">
        <w:r>
          <w:delText xml:space="preserve"> </w:delText>
        </w:r>
      </w:del>
      <w:hyperlink w:anchor="sec-complex-numbers">
        <w:del w:id="11" w:author="PR Preview" w:date="2026-01-01T00:00:00Z">
          <w:r>
            <w:rPr>
              <w:rStyle w:val="Hyperlink"/>
            </w:rPr>
            <w:delText xml:space="preserve">Section 18</w:delText>
          </w:r>
        </w:del>
      </w:hyperlink>
      <w:del w:id="1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is not a real number,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because no real number squares to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(see</w:t>
        </w:r>
      </w:ins>
      <w:ins w:id="20" w:author="PR Preview" w:date="2026-01-01T00:00:00Z">
        <w:r>
          <w:t xml:space="preserve"> </w:t>
        </w:r>
      </w:ins>
      <w:hyperlink w:anchor="sec-complex-numbers">
        <w:ins w:id="21" w:author="PR Preview" w:date="2026-01-01T00:00:00Z">
          <w:r>
            <w:rPr>
              <w:rStyle w:val="Hyperlink"/>
            </w:rPr>
            <w:t xml:space="preserve">Section 19</w:t>
          </w:r>
        </w:ins>
      </w:hyperlink>
      <w:ins w:id="22" w:author="PR Preview" w:date="2026-01-01T00:00:00Z">
        <w:r>
          <w:t xml:space="preserve">).</w:t>
        </w:r>
      </w:ins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43" w:name="sec-cosine-sine"/>
    <w:p>
      <w:pPr>
        <w:pStyle w:val="Heading2"/>
      </w:pPr>
      <w:del w:id="23" w:author="PR Preview" w:date="2026-01-01T00:00:00Z">
        <w:r>
          <w:delText xml:space="preserve">18 Complex numbers</w:delText>
        </w:r>
      </w:del>
    </w:p>
    <w:p>
      <w:pPr>
        <w:pStyle w:val="FirstParagraph"/>
      </w:pPr>
      <w:del w:id="24" w:author="PR Preview" w:date="2026-01-01T00:00:00Z">
        <w:r>
          <w:rPr>
            <w:b/>
            <w:bCs/>
          </w:rPr>
          <w:delText xml:space="preserve">Definition 53 (Imaginary unit)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rPr>
            <w:b/>
            <w:bCs/>
          </w:rPr>
          <w:delText xml:space="preserve">imaginary unit</w:delText>
        </w:r>
      </w:del>
      <w:del w:id="29" w:author="PR Preview" w:date="2026-01-01T00:00:00Z">
        <w:r>
          <w:delText xml:space="preserve"> </w:delText>
        </w:r>
      </w:del>
      <m:oMath>
        <m:r>
          <m:t>i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 number whose square is</w:delText>
        </w:r>
      </w:del>
      <w:del w:id="3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3" w:author="PR Preview" w:date="2026-01-01T00:00:00Z">
        <w:r>
          <w:delText xml:space="preserve">:</w:delText>
        </w:r>
      </w:del>
    </w:p>
    <w:p>
      <w:pPr>
        <w:pStyle w:val="Heading2"/>
      </w:pPr>
      <w:ins w:id="34" w:author="PR Preview" w:date="2026-01-01T00:00:00Z">
        <w:r>
          <w:t xml:space="preserve">18 Cosine and sine</w:t>
        </w:r>
      </w:ins>
    </w:p>
    <w:bookmarkStart w:id="234" w:name="def-cosine-sine"/>
    <w:p>
      <w:pPr>
        <w:pStyle w:val="FirstParagraph"/>
      </w:pPr>
      <w:ins w:id="35" w:author="PR Preview" w:date="2026-01-01T00:00:00Z">
        <w:r>
          <w:rPr>
            <w:b/>
            <w:bCs/>
          </w:rPr>
          <w:t xml:space="preserve">Definition 53 (Cosine and sine)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i/>
            <w:iCs/>
          </w:rPr>
          <w:t xml:space="preserve">unit circle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the set of points</w:t>
        </w:r>
      </w:ins>
      <w:ins w:id="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in the plane with</w:t>
        </w:r>
      </w:ins>
      <w:ins w:id="4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half of its circumference.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For a real number</w:t>
        </w:r>
      </w:ins>
      <w:ins w:id="54" w:author="PR Preview" w:date="2026-01-01T00:00:00Z">
        <w:r>
          <w:t xml:space="preserve"> </w:t>
        </w:r>
      </w:ins>
      <m:oMath>
        <m:r>
          <m:t>θ</m:t>
        </m:r>
      </m:oMath>
      <w:ins w:id="55" w:author="PR Preview" w:date="2026-01-01T00:00:00Z">
        <w:r>
          <w:t xml:space="preserve">, start at the point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 move a distance</w:t>
        </w:r>
      </w:ins>
      <w:ins w:id="5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along the unit circle,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counterclockwise if</w:t>
        </w:r>
      </w:ins>
      <w:ins w:id="6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 clockwise if</w:t>
        </w:r>
      </w:ins>
      <w:ins w:id="67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point reached is</w:t>
        </w:r>
      </w:ins>
      <w:ins w:id="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72" w:author="PR Preview" w:date="2026-01-01T00:00:00Z">
        <w:r>
          <w:t xml:space="preserve">: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its first coordinate is the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rPr>
            <w:b/>
            <w:bCs/>
          </w:rPr>
          <w:t xml:space="preserve">cosine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of</w:t>
        </w:r>
      </w:ins>
      <w:ins w:id="79" w:author="PR Preview" w:date="2026-01-01T00:00:00Z">
        <w:r>
          <w:t xml:space="preserve"> </w:t>
        </w:r>
      </w:ins>
      <m:oMath>
        <m:r>
          <m:t>θ</m:t>
        </m:r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its second coordinate is 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sine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</w:t>
        </w:r>
      </w:ins>
      <w:ins w:id="87" w:author="PR Preview" w:date="2026-01-01T00:00:00Z">
        <w:r>
          <w:t xml:space="preserve"> </w:t>
        </w:r>
      </w:ins>
      <m:oMath>
        <m:r>
          <m:t>θ</m:t>
        </m:r>
      </m:oMath>
      <w:ins w:id="88" w:author="PR Preview" w:date="2026-01-01T00:00:00Z">
        <w:r>
          <w:t xml:space="preserve">.</w:t>
        </w:r>
      </w:ins>
    </w:p>
    <w:bookmarkEnd w:id="234"/>
    <w:bookmarkStart w:id="235" w:name="exm-cosine-sine"/>
    <w:p>
      <w:pPr>
        <w:pStyle w:val="BodyText"/>
      </w:pPr>
      <w:ins w:id="89" w:author="PR Preview" w:date="2026-01-01T00:00:00Z">
        <w:r>
          <w:rPr>
            <w:b/>
            <w:bCs/>
          </w:rPr>
          <w:t xml:space="preserve">Example 51 (Cosines and sines of some angles)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 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stays at</w:t>
        </w:r>
      </w:ins>
      <w:ins w:id="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5" w:author="PR Preview" w:date="2026-01-01T00:00:00Z">
        <w:r>
          <w:t xml:space="preserve">, so</w:t>
        </w:r>
      </w:ins>
      <w:ins w:id="9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and</w:t>
        </w:r>
      </w:ins>
      <w:ins w:id="99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00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goes half way around the circle, to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so</w:t>
        </w:r>
      </w:ins>
      <w:ins w:id="10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</w:t>
        </w:r>
      </w:ins>
      <w:ins w:id="11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goes a quarter of the way round, to</w:t>
        </w:r>
      </w:ins>
      <w:ins w:id="1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so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</w:t>
        </w:r>
      </w:ins>
      <w:ins w:id="12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2" w:author="PR Preview" w:date="2026-01-01T00:00:00Z">
        <w:r>
          <w:t xml:space="preserve">.</w:t>
        </w:r>
      </w:ins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goes an eighth of the way round,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to the point of the circle with</w:t>
        </w:r>
      </w:ins>
      <w:ins w:id="1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128" w:author="PR Preview" w:date="2026-01-01T00:00:00Z">
        <w:r>
          <w:t xml:space="preserve">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There</w:t>
        </w:r>
      </w:ins>
      <w:ins w:id="131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32" w:author="PR Preview" w:date="2026-01-01T00:00:00Z">
        <w:r>
          <w:t xml:space="preserve">, so</w:t>
        </w:r>
      </w:ins>
      <w:ins w:id="13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and</w:t>
        </w:r>
      </w:ins>
      <w:ins w:id="1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1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38" w:author="PR Preview" w:date="2026-01-01T00:00:00Z">
        <w:r>
          <w:t xml:space="preserve">Angles are also measured in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rPr>
            <w:i/>
            <w:iCs/>
          </w:rPr>
          <w:t xml:space="preserve">degrees</w:t>
        </w:r>
      </w:ins>
      <w:ins w:id="141" w:author="PR Preview" w:date="2026-01-01T00:00:00Z">
        <w:r>
          <w:t xml:space="preserve">, with a full turn of</w:t>
        </w:r>
      </w:ins>
      <w:ins w:id="142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equal to</w:t>
        </w:r>
      </w:ins>
      <w:ins w:id="145" w:author="PR Preview" w:date="2026-01-01T00:00:00Z">
        <w:r>
          <w:t xml:space="preserve"> </w:t>
        </w:r>
      </w:ins>
      <m:oMath>
        <m:r>
          <m:t>360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degrees,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so</w:t>
        </w:r>
      </w:ins>
      <w:ins w:id="15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is</w:t>
        </w:r>
      </w:ins>
      <w:ins w:id="153" w:author="PR Preview" w:date="2026-01-01T00:00:00Z">
        <w:r>
          <w:t xml:space="preserve"> </w:t>
        </w:r>
      </w:ins>
      <m:oMath>
        <m:r>
          <m:t>90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degrees and</w:t>
        </w:r>
      </w:ins>
      <w:ins w:id="156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</w:t>
        </w:r>
      </w:ins>
      <w:ins w:id="159" w:author="PR Preview" w:date="2026-01-01T00:00:00Z">
        <w:r>
          <w:t xml:space="preserve"> </w:t>
        </w:r>
      </w:ins>
      <m:oMath>
        <m:r>
          <m:t>45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degrees.</w:t>
        </w:r>
      </w:ins>
    </w:p>
    <w:bookmarkEnd w:id="235"/>
    <w:bookmarkStart w:id="236" w:name="thm-cosine-sine-identity"/>
    <w:p>
      <w:pPr>
        <w:pStyle w:val="BodyText"/>
      </w:pPr>
      <w:ins w:id="162" w:author="PR Preview" w:date="2026-01-01T00:00:00Z">
        <w:r>
          <w:rPr>
            <w:b/>
            <w:bCs/>
          </w:rPr>
          <w:t xml:space="preserve">Theorem 30 (The Pythagorean identity)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For every real number</w:t>
        </w:r>
      </w:ins>
      <w:ins w:id="165" w:author="PR Preview" w:date="2026-01-01T00:00:00Z">
        <w:r>
          <w:t xml:space="preserve"> </w:t>
        </w:r>
      </w:ins>
      <m:oMath>
        <m:r>
          <m:t>θ</m:t>
        </m:r>
      </m:oMath>
      <w:ins w:id="1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6"/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The point</w:t>
        </w:r>
      </w:ins>
      <w:ins w:id="1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lies on the unit circle (</w:t>
        </w:r>
      </w:ins>
      <w:hyperlink w:anchor="def-cosine-sine">
        <w:ins w:id="173" w:author="PR Preview" w:date="2026-01-01T00:00:00Z">
          <w:r>
            <w:rPr>
              <w:rStyle w:val="Hyperlink"/>
            </w:rPr>
            <w:t xml:space="preserve">Definition 53</w:t>
          </w:r>
        </w:ins>
      </w:hyperlink>
      <w:ins w:id="174" w:author="PR Preview" w:date="2026-01-01T00:00:00Z">
        <w:r>
          <w:t xml:space="preserve">),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so its coordinates satisfy</w:t>
        </w:r>
      </w:ins>
      <w:ins w:id="177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78" w:author="PR Preview" w:date="2026-01-01T00:00:00Z">
        <w:r>
          <w:t xml:space="preserve">.</w:t>
        </w:r>
      </w:ins>
    </w:p>
    <w:bookmarkStart w:id="241" w:name="exm-cosine-sine-unit-circle"/>
    <w:p>
      <w:pPr>
        <w:pStyle w:val="BodyText"/>
      </w:pPr>
      <w:ins w:id="179" w:author="PR Preview" w:date="2026-01-01T00:00:00Z">
        <w:r>
          <w:rPr>
            <w:b/>
            <w:bCs/>
          </w:rPr>
          <w:t xml:space="preserve">Example 52 (The unit circle and the angle</w:t>
        </w:r>
      </w:ins>
      <w:ins w:id="180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181" w:author="PR Preview" w:date="2026-01-01T00:00:00Z">
        <w:r>
          <w:rPr>
            <w:b/>
            <w:bCs/>
          </w:rP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Take</w:t>
        </w:r>
      </w:ins>
      <w:ins w:id="18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185" w:author="PR Preview" w:date="2026-01-01T00:00:00Z">
        <w:r>
          <w:t xml:space="preserve">, one sixth of the way round the circle.</w:t>
        </w:r>
      </w:ins>
      <w:ins w:id="186" w:author="PR Preview" w:date="2026-01-01T00:00:00Z">
        <w:r>
          <w:t xml:space="preserve"> </w:t>
        </w:r>
      </w:ins>
      <w:hyperlink w:anchor="fig-cosine-sine-unit-circle">
        <w:ins w:id="187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shows the point reached,</w:t>
        </w:r>
      </w:ins>
      <w:ins w:id="1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(0.5, 0.866),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and its two coordinates.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As</w:t>
        </w:r>
      </w:ins>
      <w:ins w:id="197" w:author="PR Preview" w:date="2026-01-01T00:00:00Z">
        <w:r>
          <w:t xml:space="preserve"> </w:t>
        </w:r>
      </w:ins>
      <w:hyperlink w:anchor="thm-cosine-sine-identity">
        <w:ins w:id="198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says, the squared coordinates add to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1.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0"/>
        </w:tc>
      </w:tr>
    </w:tbl>
    <w:bookmarkEnd w:id="241"/>
    <w:bookmarkStart w:id="242" w:name="thm-cosine-bijection"/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Theorem 31 (Cosine takes each value from</w:t>
        </w:r>
      </w:ins>
      <w:ins w:id="20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05" w:author="PR Preview" w:date="2026-01-01T00:00:00Z">
        <w:r>
          <w:rPr>
            <w:b/>
            <w:bCs/>
          </w:rP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to</w:t>
        </w:r>
      </w:ins>
      <w:ins w:id="207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208" w:author="PR Preview" w:date="2026-01-01T00:00:00Z">
        <w:r>
          <w:rPr>
            <w:b/>
            <w:bCs/>
          </w:rP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exactly once between</w:t>
        </w:r>
      </w:ins>
      <w:ins w:id="210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211" w:author="PR Preview" w:date="2026-01-01T00:00:00Z">
        <w:r>
          <w:rPr>
            <w:b/>
            <w:bCs/>
          </w:rPr>
          <w:t xml:space="preserve"> </w:t>
        </w:r>
      </w:ins>
      <w:ins w:id="212" w:author="PR Preview" w:date="2026-01-01T00:00:00Z">
        <w:r>
          <w:rPr>
            <w:b/>
            <w:bCs/>
          </w:rPr>
          <w:t xml:space="preserve">and</w:t>
        </w:r>
      </w:ins>
      <w:ins w:id="213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214" w:author="PR Preview" w:date="2026-01-01T00:00:00Z">
        <w:r>
          <w:rPr>
            <w:b/>
            <w:bCs/>
          </w:rPr>
          <w:t xml:space="preserve">)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 function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decreasing, with</w:t>
        </w:r>
      </w:ins>
      <w:ins w:id="22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 takes each value in</w:t>
        </w:r>
      </w:ins>
      <w:ins w:id="22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exactly once.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On</w:t>
        </w:r>
      </w:ins>
      <w:ins w:id="23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35" w:author="PR Preview" w:date="2026-01-01T00:00:00Z">
        <w:r>
          <w:t xml:space="preserve">.</w:t>
        </w:r>
      </w:ins>
    </w:p>
    <w:bookmarkEnd w:id="242"/>
    <w:p>
      <w:pPr>
        <w:pStyle w:val="BodyText"/>
      </w:pPr>
      <w:ins w:id="236" w:author="PR Preview" w:date="2026-01-01T00:00:00Z">
        <w:r>
          <w:rPr>
            <w:i/>
            <w:iCs/>
          </w:rPr>
          <w:t xml:space="preserve">Proof</w:t>
        </w:r>
      </w:ins>
      <w:ins w:id="237" w:author="PR Preview" w:date="2026-01-01T00:00:00Z">
        <w:r>
          <w:t xml:space="preserve">. </w:t>
        </w:r>
      </w:ins>
      <w:ins w:id="238" w:author="PR Preview" w:date="2026-01-01T00:00:00Z">
        <w:r>
          <w:t xml:space="preserve">For</w:t>
        </w:r>
      </w:ins>
      <w:ins w:id="23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, the point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at distance</w:t>
        </w:r>
      </w:ins>
      <w:ins w:id="244" w:author="PR Preview" w:date="2026-01-01T00:00:00Z">
        <w:r>
          <w:t xml:space="preserve"> </w:t>
        </w:r>
      </w:ins>
      <m:oMath>
        <m:r>
          <m:t>θ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along the circle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from</w:t>
        </w:r>
      </w:ins>
      <w:ins w:id="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50" w:author="PR Preview" w:date="2026-01-01T00:00:00Z">
        <w:r>
          <w:t xml:space="preserve">, counterclockwise, so it lies on the upper half of the unit circle,</w:t>
        </w:r>
      </w:ins>
      <w:ins w:id="25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252" w:author="PR Preview" w:date="2026-01-01T00:00:00Z">
        <w:r>
          <w:t xml:space="preserve">, which gives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ins w:id="254" w:author="PR Preview" w:date="2026-01-01T00:00:00Z">
        <w:r>
          <w:t xml:space="preserve">.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Different values of</w:t>
        </w:r>
      </w:ins>
      <w:ins w:id="257" w:author="PR Preview" w:date="2026-01-01T00:00:00Z">
        <w:r>
          <w:t xml:space="preserve"> </w:t>
        </w:r>
      </w:ins>
      <m:oMath>
        <m:r>
          <m:t>θ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in</w:t>
        </w:r>
      </w:ins>
      <w:ins w:id="26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are different distances along that half circle,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so they give different points.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Two different points of the upper half have different first coordinates,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because</w:t>
        </w:r>
      </w:ins>
      <w:ins w:id="2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 determined by</w:t>
        </w:r>
      </w:ins>
      <w:ins w:id="27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273" w:author="PR Preview" w:date="2026-01-01T00:00:00Z">
        <w:r>
          <w:t xml:space="preserve">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So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one-to-one on</w:t>
        </w:r>
      </w:ins>
      <w:ins w:id="2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80" w:author="PR Preview" w:date="2026-01-01T00:00:00Z">
        <w:r>
          <w:t xml:space="preserve">.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Every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the first coordinate of the point</w:t>
        </w:r>
      </w:ins>
      <w:ins w:id="2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 the upper half,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the distance along the half circle from</w:t>
        </w:r>
      </w:ins>
      <w:ins w:id="2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to that point is some</w:t>
        </w:r>
      </w:ins>
      <w:ins w:id="29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95" w:author="PR Preview" w:date="2026-01-01T00:00:00Z">
        <w:r>
          <w:t xml:space="preserve">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so</w:t>
        </w:r>
      </w:ins>
      <w:ins w:id="29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takes every value in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02" w:author="PR Preview" w:date="2026-01-01T00:00:00Z">
        <w:r>
          <w:t xml:space="preserve">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 one-to-one continuous function that goes from</w:t>
        </w:r>
      </w:ins>
      <w:ins w:id="305" w:author="PR Preview" w:date="2026-01-01T00:00:00Z">
        <w:r>
          <w:t xml:space="preserve"> </w:t>
        </w:r>
      </w:ins>
      <m:oMath>
        <m:r>
          <m:t>1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at</w:t>
        </w:r>
      </w:ins>
      <w:ins w:id="308" w:author="PR Preview" w:date="2026-01-01T00:00:00Z">
        <w:r>
          <w:t xml:space="preserve"> </w:t>
        </w:r>
      </w:ins>
      <m:oMath>
        <m:r>
          <m:t>0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to</w:t>
        </w:r>
      </w:ins>
      <w:ins w:id="3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at</w:t>
        </w:r>
      </w:ins>
      <w:ins w:id="314" w:author="PR Preview" w:date="2026-01-01T00:00:00Z">
        <w:r>
          <w:t xml:space="preserve"> </w:t>
        </w:r>
      </w:ins>
      <m:oMath>
        <m:r>
          <m:t>π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decreasing.</w:t>
        </w:r>
      </w:ins>
    </w:p>
    <w:bookmarkEnd w:id="243"/>
    <w:bookmarkStart w:id="262" w:name="sec-complex-numbers"/>
    <w:p>
      <w:pPr>
        <w:pStyle w:val="Heading2"/>
      </w:pPr>
      <w:ins w:id="317" w:author="PR Preview" w:date="2026-01-01T00:00:00Z">
        <w:r>
          <w:t xml:space="preserve">19 Complex numbers</w:t>
        </w:r>
      </w:ins>
    </w:p>
    <w:bookmarkStart w:id="244" w:name="def-imaginary-unit"/>
    <w:p>
      <w:pPr>
        <w:pStyle w:val="FirstParagraph"/>
      </w:pPr>
      <w:ins w:id="318" w:author="PR Preview" w:date="2026-01-01T00:00:00Z">
        <w:r>
          <w:rPr>
            <w:b/>
            <w:bCs/>
          </w:rPr>
          <w:t xml:space="preserve">Definition 54 (Imaginary unit)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The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b/>
            <w:bCs/>
          </w:rPr>
          <w:t xml:space="preserve">imaginary unit</w:t>
        </w:r>
      </w:ins>
      <w:ins w:id="323" w:author="PR Preview" w:date="2026-01-01T00:00:00Z">
        <w:r>
          <w:t xml:space="preserve"> </w:t>
        </w:r>
      </w:ins>
      <m:oMath>
        <m:r>
          <m:t>i</m:t>
        </m:r>
      </m:oMath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 a number whose square is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5" w:name="exm-imaginary-unit-powers"/>
    <w:p>
      <w:pPr>
        <w:pStyle w:val="BodyText"/>
      </w:pPr>
      <w:del w:id="328" w:author="PR Preview" w:date="2026-01-01T00:00:00Z">
        <w:r>
          <w:rPr>
            <w:b/>
            <w:bCs/>
          </w:rPr>
          <w:delText xml:space="preserve">Example 51 (Powers of the imaginary unit)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 powers of</w:delText>
        </w:r>
      </w:del>
      <w:del w:id="331" w:author="PR Preview" w:date="2026-01-01T00:00:00Z">
        <w:r>
          <w:delText xml:space="preserve"> </w:delText>
        </w:r>
      </w:del>
      <m:oMath>
        <m:r>
          <m:t>i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repeat in a cycle of four:</w:delText>
        </w:r>
      </w:del>
    </w:p>
    <w:p>
      <w:pPr>
        <w:pStyle w:val="BodyText"/>
      </w:pPr>
      <w:ins w:id="334" w:author="PR Preview" w:date="2026-01-01T00:00:00Z">
        <w:r>
          <w:rPr>
            <w:b/>
            <w:bCs/>
          </w:rPr>
          <w:t xml:space="preserve">Example 53 (Powers of the imaginary unit)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The powers of</w:t>
        </w:r>
      </w:ins>
      <w:ins w:id="337" w:author="PR Preview" w:date="2026-01-01T00:00:00Z">
        <w:r>
          <w:t xml:space="preserve"> </w:t>
        </w:r>
      </w:ins>
      <m:oMath>
        <m:r>
          <m:t>i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repeat in a cycle of four: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5"/>
    <w:bookmarkStart w:id="246" w:name="exm-no-real-imaginary-unit"/>
    <w:p>
      <w:pPr>
        <w:pStyle w:val="BodyText"/>
      </w:pPr>
      <w:del w:id="340" w:author="PR Preview" w:date="2026-01-01T00:00:00Z">
        <w:r>
          <w:rPr>
            <w:b/>
            <w:bCs/>
          </w:rPr>
          <w:delText xml:space="preserve">Example 52 (No real number squares to</w:delText>
        </w:r>
      </w:del>
      <w:del w:id="341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42" w:author="PR Preview" w:date="2026-01-01T00:00:00Z">
        <w:r>
          <w:rPr>
            <w:b/>
            <w:bCs/>
          </w:rPr>
          <w:delText xml:space="preserve">)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The imaginary unit is not a real number,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because the square of every real number</w:delText>
        </w:r>
      </w:del>
      <w:del w:id="347" w:author="PR Preview" w:date="2026-01-01T00:00:00Z">
        <w:r>
          <w:delText xml:space="preserve"> </w:delText>
        </w:r>
      </w:del>
      <m:oMath>
        <m:r>
          <m:t>x</m:t>
        </m:r>
      </m:oMath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is at least</w:delText>
        </w:r>
      </w:del>
      <w:del w:id="350" w:author="PR Preview" w:date="2026-01-01T00:00:00Z">
        <w:r>
          <w:delText xml:space="preserve"> </w:delText>
        </w:r>
      </w:del>
      <m:oMath>
        <m:r>
          <m:t>0</m:t>
        </m:r>
      </m:oMath>
      <w:del w:id="351" w:author="PR Preview" w:date="2026-01-01T00:00:00Z">
        <w:r>
          <w:delText xml:space="preserve">:</w:delText>
        </w:r>
      </w:del>
    </w:p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Example 54 (No real number squares to</w:t>
        </w:r>
      </w:ins>
      <w:ins w:id="35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54" w:author="PR Preview" w:date="2026-01-01T00:00:00Z">
        <w:r>
          <w:rPr>
            <w:b/>
            <w:bCs/>
          </w:rPr>
          <w:t xml:space="preserve">)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The imaginary unit is not a real number,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because the square of every real number</w:t>
        </w:r>
      </w:ins>
      <w:ins w:id="359" w:author="PR Preview" w:date="2026-01-01T00:00:00Z">
        <w:r>
          <w:t xml:space="preserve"> </w:t>
        </w:r>
      </w:ins>
      <m:oMath>
        <m:r>
          <m:t>x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at least</w:t>
        </w:r>
      </w:ins>
      <w:ins w:id="362" w:author="PR Preview" w:date="2026-01-01T00:00:00Z">
        <w:r>
          <w:t xml:space="preserve"> </w:t>
        </w:r>
      </w:ins>
      <m:oMath>
        <m:r>
          <m:t>0</m:t>
        </m:r>
      </m:oMath>
      <w:ins w:id="363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del w:id="364" w:author="PR Preview" w:date="2026-01-01T00:00:00Z">
        <w:r>
          <w:delText xml:space="preserve">For instance,</w:delText>
        </w:r>
      </w:del>
      <w:del w:id="365" w:author="PR Preview" w:date="2026-01-01T00:00:00Z">
        <w:r>
          <w:delText xml:space="preserve"> </w:delText>
        </w:r>
      </w:del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and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del w:id="369" w:author="PR Preview" w:date="2026-01-01T00:00:00Z">
        <w:r>
          <w:delText xml:space="preserve">;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neither is</w:delText>
        </w:r>
      </w:del>
      <w:del w:id="3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73" w:author="PR Preview" w:date="2026-01-01T00:00:00Z">
        <w:r>
          <w:delText xml:space="preserve">.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So the equation</w:delText>
        </w:r>
      </w:del>
      <w:del w:id="37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has no real solution,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and</w:delText>
        </w:r>
      </w:del>
      <w:del w:id="381" w:author="PR Preview" w:date="2026-01-01T00:00:00Z">
        <w:r>
          <w:delText xml:space="preserve"> </w:delText>
        </w:r>
      </w:del>
      <w:hyperlink w:anchor="def-imaginary-unit">
        <w:del w:id="382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introduces a new number to solve it.</w:delText>
        </w:r>
      </w:del>
    </w:p>
    <w:p>
      <w:pPr>
        <w:pStyle w:val="BodyText"/>
      </w:pPr>
      <w:del w:id="385" w:author="PR Preview" w:date="2026-01-01T00:00:00Z">
        <w:r>
          <w:rPr>
            <w:b/>
            <w:bCs/>
          </w:rPr>
          <w:delText xml:space="preserve">Theorem 30 (The number</w:delText>
        </w:r>
      </w:del>
      <w:del w:id="38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387" w:author="PR Preview" w:date="2026-01-01T00:00:00Z">
        <w:r>
          <w:rPr>
            <w:b/>
            <w:bCs/>
          </w:rPr>
          <w:delText xml:space="preserve"> </w:delText>
        </w:r>
      </w:del>
      <w:del w:id="388" w:author="PR Preview" w:date="2026-01-01T00:00:00Z">
        <w:r>
          <w:rPr>
            <w:b/>
            <w:bCs/>
          </w:rPr>
          <w:delText xml:space="preserve">also squares to</w:delText>
        </w:r>
      </w:del>
      <w:del w:id="38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90" w:author="PR Preview" w:date="2026-01-01T00:00:00Z">
        <w:r>
          <w:rPr>
            <w:b/>
            <w:bCs/>
          </w:rPr>
          <w:delText xml:space="preserve">)</w:delText>
        </w:r>
      </w:del>
    </w:p>
    <w:p>
      <w:pPr>
        <w:pStyle w:val="FirstParagraph"/>
      </w:pPr>
      <w:ins w:id="391" w:author="PR Preview" w:date="2026-01-01T00:00:00Z">
        <w:r>
          <w:t xml:space="preserve">For instance,</w:t>
        </w:r>
      </w:ins>
      <w:ins w:id="392" w:author="PR Preview" w:date="2026-01-01T00:00:00Z">
        <w:r>
          <w:t xml:space="preserve"> </w:t>
        </w:r>
      </w:ins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and</w:t>
        </w:r>
      </w:ins>
      <w:ins w:id="3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396" w:author="PR Preview" w:date="2026-01-01T00:00:00Z">
        <w:r>
          <w:t xml:space="preserve">;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neither is</w:t>
        </w:r>
      </w:ins>
      <w:ins w:id="39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00" w:author="PR Preview" w:date="2026-01-01T00:00:00Z">
        <w:r>
          <w:t xml:space="preserve">.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So the equation</w:t>
        </w:r>
      </w:ins>
      <w:ins w:id="40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has no real solution,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</w:t>
        </w:r>
      </w:ins>
      <w:ins w:id="408" w:author="PR Preview" w:date="2026-01-01T00:00:00Z">
        <w:r>
          <w:t xml:space="preserve"> </w:t>
        </w:r>
      </w:ins>
      <w:hyperlink w:anchor="def-imaginary-unit">
        <w:ins w:id="409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introduces a new number to solve it.</w:t>
        </w:r>
      </w:ins>
    </w:p>
    <w:bookmarkEnd w:id="246"/>
    <w:bookmarkStart w:id="247" w:name="thm-negative-imaginary-unit"/>
    <w:p>
      <w:pPr>
        <w:pStyle w:val="BodyText"/>
      </w:pPr>
      <w:ins w:id="412" w:author="PR Preview" w:date="2026-01-01T00:00:00Z">
        <w:r>
          <w:rPr>
            <w:b/>
            <w:bCs/>
          </w:rPr>
          <w:t xml:space="preserve">Theorem 32 (The number</w:t>
        </w:r>
      </w:ins>
      <w:ins w:id="41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14" w:author="PR Preview" w:date="2026-01-01T00:00:00Z">
        <w:r>
          <w:rPr>
            <w:b/>
            <w:bCs/>
          </w:rPr>
          <w:t xml:space="preserve"> </w:t>
        </w:r>
      </w:ins>
      <w:ins w:id="415" w:author="PR Preview" w:date="2026-01-01T00:00:00Z">
        <w:r>
          <w:rPr>
            <w:b/>
            <w:bCs/>
          </w:rPr>
          <w:t xml:space="preserve">also squares to</w:t>
        </w:r>
      </w:ins>
      <w:ins w:id="41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17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48" w:name="exm-negative-imaginary-unit"/>
    <w:p>
      <w:pPr>
        <w:pStyle w:val="FirstParagraph"/>
      </w:pPr>
      <w:del w:id="418" w:author="PR Preview" w:date="2026-01-01T00:00:00Z">
        <w:r>
          <w:rPr>
            <w:b/>
            <w:bCs/>
          </w:rPr>
          <w:delText xml:space="preserve">Example 53 (Squaring</w:delText>
        </w:r>
      </w:del>
      <w:del w:id="419" w:author="PR Preview" w:date="2026-01-01T00:00:00Z">
        <w:r>
          <w:rPr>
            <w:b/>
            <w:bCs/>
          </w:rPr>
          <w:delText xml:space="preserve"> </w:delText>
        </w:r>
      </w:del>
      <m:oMath>
        <m:r>
          <m:t>i</m:t>
        </m:r>
      </m:oMath>
      <w:del w:id="420" w:author="PR Preview" w:date="2026-01-01T00:00:00Z">
        <w:r>
          <w:rPr>
            <w:b/>
            <w:bCs/>
          </w:rPr>
          <w:delText xml:space="preserve"> </w:delText>
        </w:r>
      </w:del>
      <w:del w:id="421" w:author="PR Preview" w:date="2026-01-01T00:00:00Z">
        <w:r>
          <w:rPr>
            <w:b/>
            <w:bCs/>
          </w:rPr>
          <w:delText xml:space="preserve">and</w:delText>
        </w:r>
      </w:del>
      <w:del w:id="42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23" w:author="PR Preview" w:date="2026-01-01T00:00:00Z">
        <w:r>
          <w:rPr>
            <w:b/>
            <w:bCs/>
          </w:rPr>
          <w:delText xml:space="preserve"> </w:delText>
        </w:r>
      </w:del>
      <w:del w:id="424" w:author="PR Preview" w:date="2026-01-01T00:00:00Z">
        <w:r>
          <w:rPr>
            <w:b/>
            <w:bCs/>
          </w:rPr>
          <w:delText xml:space="preserve">in R)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R has the imaginary unit as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rPr>
            <w:rStyle w:val="VerbatimChar"/>
          </w:rPr>
          <w:delText xml:space="preserve">1i</w:delText>
        </w:r>
      </w:del>
      <w:del w:id="429" w:author="PR Preview" w:date="2026-01-01T00:00:00Z">
        <w:r>
          <w:delText xml:space="preserve">.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The code below squares it and its negative.</w:delText>
        </w:r>
      </w:del>
    </w:p>
    <w:p>
      <w:pPr>
        <w:pStyle w:val="FirstParagraph"/>
      </w:pPr>
      <w:ins w:id="432" w:author="PR Preview" w:date="2026-01-01T00:00:00Z">
        <w:r>
          <w:rPr>
            <w:b/>
            <w:bCs/>
          </w:rPr>
          <w:t xml:space="preserve">Example 55 (Squaring</w:t>
        </w:r>
      </w:ins>
      <w:ins w:id="433" w:author="PR Preview" w:date="2026-01-01T00:00:00Z">
        <w:r>
          <w:rPr>
            <w:b/>
            <w:bCs/>
          </w:rPr>
          <w:t xml:space="preserve"> </w:t>
        </w:r>
      </w:ins>
      <m:oMath>
        <m:r>
          <m:t>i</m:t>
        </m:r>
      </m:oMath>
      <w:ins w:id="434" w:author="PR Preview" w:date="2026-01-01T00:00:00Z">
        <w:r>
          <w:rPr>
            <w:b/>
            <w:bCs/>
          </w:rPr>
          <w:t xml:space="preserve"> </w:t>
        </w:r>
      </w:ins>
      <w:ins w:id="435" w:author="PR Preview" w:date="2026-01-01T00:00:00Z">
        <w:r>
          <w:rPr>
            <w:b/>
            <w:bCs/>
          </w:rPr>
          <w:t xml:space="preserve">and</w:t>
        </w:r>
      </w:ins>
      <w:ins w:id="43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437" w:author="PR Preview" w:date="2026-01-01T00:00:00Z">
        <w:r>
          <w:rPr>
            <w:b/>
            <w:bCs/>
          </w:rPr>
          <w:t xml:space="preserve"> </w:t>
        </w:r>
      </w:ins>
      <w:ins w:id="438" w:author="PR Preview" w:date="2026-01-01T00:00:00Z">
        <w:r>
          <w:rPr>
            <w:b/>
            <w:bCs/>
          </w:rPr>
          <w:t xml:space="preserve">in R)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R has the imaginary unit as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rPr>
            <w:rStyle w:val="VerbatimChar"/>
          </w:rPr>
          <w:t xml:space="preserve">1i</w:t>
        </w:r>
      </w:ins>
      <w:ins w:id="443" w:author="PR Preview" w:date="2026-01-01T00:00:00Z">
        <w:r>
          <w:t xml:space="preserve">.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The code below squares it and its negative.</w:t>
        </w:r>
      </w:ins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del w:id="446" w:author="PR Preview" w:date="2026-01-01T00:00:00Z">
        <w:r>
          <w:delText xml:space="preserve">Both squares have real part -1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 imaginary part 0,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as</w:delText>
        </w:r>
      </w:del>
      <w:del w:id="451" w:author="PR Preview" w:date="2026-01-01T00:00:00Z">
        <w:r>
          <w:delText xml:space="preserve"> </w:delText>
        </w:r>
      </w:del>
      <w:hyperlink w:anchor="def-imaginary-unit">
        <w:del w:id="452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and</w:delText>
        </w:r>
      </w:del>
      <w:del w:id="455" w:author="PR Preview" w:date="2026-01-01T00:00:00Z">
        <w:r>
          <w:delText xml:space="preserve"> </w:delText>
        </w:r>
      </w:del>
      <w:hyperlink w:anchor="thm-negative-imaginary-unit">
        <w:del w:id="456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say.</w:delText>
        </w:r>
      </w:del>
    </w:p>
    <w:p>
      <w:pPr>
        <w:pStyle w:val="BodyText"/>
      </w:pPr>
      <w:del w:id="459" w:author="PR Preview" w:date="2026-01-01T00:00:00Z">
        <w:r>
          <w:rPr>
            <w:i/>
            <w:iCs/>
          </w:rPr>
          <w:delText xml:space="preserve">Remark 21</w:delText>
        </w:r>
      </w:del>
      <w:del w:id="460" w:author="PR Preview" w:date="2026-01-01T00:00:00Z">
        <w:r>
          <w:delText xml:space="preserve"> (The rule does not tell</w:delText>
        </w:r>
      </w:del>
      <w:del w:id="461" w:author="PR Preview" w:date="2026-01-01T00:00:00Z">
        <w:r>
          <w:delText xml:space="preserve"> </w:delText>
        </w:r>
      </w:del>
      <m:oMath>
        <m:r>
          <m:t>i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from</w:delText>
        </w:r>
      </w:del>
      <w:del w:id="46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65" w:author="PR Preview" w:date="2026-01-01T00:00:00Z">
        <w:r>
          <w:delText xml:space="preserve">). </w:delText>
        </w:r>
      </w:del>
      <w:del w:id="466" w:author="PR Preview" w:date="2026-01-01T00:00:00Z">
        <w:r>
          <w:delText xml:space="preserve">Because</w:delText>
        </w:r>
      </w:del>
      <w:del w:id="46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i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obeys the same rule as</w:delText>
        </w:r>
      </w:del>
      <w:del w:id="470" w:author="PR Preview" w:date="2026-01-01T00:00:00Z">
        <w:r>
          <w:delText xml:space="preserve"> </w:delText>
        </w:r>
      </w:del>
      <m:oMath>
        <m:r>
          <m:t>i</m:t>
        </m:r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(</w:delText>
        </w:r>
      </w:del>
      <w:hyperlink w:anchor="thm-negative-imaginary-unit">
        <w:del w:id="473" w:author="PR Preview" w:date="2026-01-01T00:00:00Z">
          <w:r>
            <w:rPr>
              <w:rStyle w:val="Hyperlink"/>
            </w:rPr>
            <w:delText xml:space="preserve">Theorem 30</w:delText>
          </w:r>
        </w:del>
      </w:hyperlink>
      <w:del w:id="474" w:author="PR Preview" w:date="2026-01-01T00:00:00Z">
        <w:r>
          <w:delText xml:space="preserve">),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 rule</w:delText>
        </w:r>
      </w:del>
      <w:del w:id="477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does not single one of them out.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The symbol</w:delText>
        </w:r>
      </w:del>
      <w:del w:id="482" w:author="PR Preview" w:date="2026-01-01T00:00:00Z">
        <w:r>
          <w:delText xml:space="preserve"> </w:delText>
        </w:r>
      </w:del>
      <m:oMath>
        <m:r>
          <m:t>i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names one of these two square roots of</w:delText>
        </w:r>
      </w:del>
      <w:del w:id="48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86" w:author="PR Preview" w:date="2026-01-01T00:00:00Z">
        <w:r>
          <w:delText xml:space="preserve">, chosen once and for all.</w:delText>
        </w:r>
      </w:del>
    </w:p>
    <w:p>
      <w:pPr>
        <w:pStyle w:val="BodyText"/>
      </w:pPr>
      <w:del w:id="487" w:author="PR Preview" w:date="2026-01-01T00:00:00Z">
        <w:r>
          <w:rPr>
            <w:b/>
            <w:bCs/>
          </w:rPr>
          <w:delText xml:space="preserve">Definition 54 (Complex number)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rPr>
            <w:b/>
            <w:bCs/>
          </w:rPr>
          <w:delText xml:space="preserve">complex number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is a number of the form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494" w:author="PR Preview" w:date="2026-01-01T00:00:00Z">
        <w:r>
          <w:delText xml:space="preserve">where</w:delText>
        </w:r>
      </w:del>
      <w:del w:id="495" w:author="PR Preview" w:date="2026-01-01T00:00:00Z">
        <w:r>
          <w:delText xml:space="preserve"> </w:delText>
        </w:r>
      </w:del>
      <m:oMath>
        <m:r>
          <m:t>a</m:t>
        </m:r>
      </m:oMath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and</w:delText>
        </w:r>
      </w:del>
      <w:del w:id="498" w:author="PR Preview" w:date="2026-01-01T00:00:00Z">
        <w:r>
          <w:delText xml:space="preserve"> </w:delText>
        </w:r>
      </w:del>
      <m:oMath>
        <m:r>
          <m:t>b</m:t>
        </m:r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are real numbers and</w:delText>
        </w:r>
      </w:del>
      <w:del w:id="501" w:author="PR Preview" w:date="2026-01-01T00:00:00Z">
        <w:r>
          <w:delText xml:space="preserve"> </w:delText>
        </w:r>
      </w:del>
      <m:oMath>
        <m:r>
          <m:t>i</m:t>
        </m:r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is the imaginary unit (</w:delText>
        </w:r>
      </w:del>
      <w:hyperlink w:anchor="def-imaginary-unit">
        <w:del w:id="504" w:author="PR Preview" w:date="2026-01-01T00:00:00Z">
          <w:r>
            <w:rPr>
              <w:rStyle w:val="Hyperlink"/>
            </w:rPr>
            <w:delText xml:space="preserve">Definition 53</w:delText>
          </w:r>
        </w:del>
      </w:hyperlink>
      <w:del w:id="505" w:author="PR Preview" w:date="2026-01-01T00:00:00Z">
        <w:r>
          <w:delText xml:space="preserve">).</w:delText>
        </w:r>
      </w:del>
    </w:p>
    <w:p>
      <w:pPr>
        <w:pStyle w:val="FirstParagraph"/>
      </w:pPr>
      <w:ins w:id="506" w:author="PR Preview" w:date="2026-01-01T00:00:00Z">
        <w:r>
          <w:t xml:space="preserve">Both squares have real part -1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and imaginary part 0,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as</w:t>
        </w:r>
      </w:ins>
      <w:ins w:id="511" w:author="PR Preview" w:date="2026-01-01T00:00:00Z">
        <w:r>
          <w:t xml:space="preserve"> </w:t>
        </w:r>
      </w:ins>
      <w:hyperlink w:anchor="def-imaginary-unit">
        <w:ins w:id="512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and</w:t>
        </w:r>
      </w:ins>
      <w:ins w:id="515" w:author="PR Preview" w:date="2026-01-01T00:00:00Z">
        <w:r>
          <w:t xml:space="preserve"> </w:t>
        </w:r>
      </w:ins>
      <w:hyperlink w:anchor="thm-negative-imaginary-unit">
        <w:ins w:id="516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say.</w:t>
        </w:r>
      </w:ins>
    </w:p>
    <w:bookmarkEnd w:id="248"/>
    <w:bookmarkStart w:id="249" w:name="rem-imaginary-unit-choice"/>
    <w:p>
      <w:pPr>
        <w:pStyle w:val="BodyText"/>
      </w:pPr>
      <w:ins w:id="519" w:author="PR Preview" w:date="2026-01-01T00:00:00Z">
        <w:r>
          <w:rPr>
            <w:i/>
            <w:iCs/>
          </w:rPr>
          <w:t xml:space="preserve">Remark 21</w:t>
        </w:r>
      </w:ins>
      <w:ins w:id="520" w:author="PR Preview" w:date="2026-01-01T00:00:00Z">
        <w:r>
          <w:t xml:space="preserve"> (The rule does not tell</w:t>
        </w:r>
      </w:ins>
      <w:ins w:id="521" w:author="PR Preview" w:date="2026-01-01T00:00:00Z">
        <w:r>
          <w:t xml:space="preserve"> </w:t>
        </w:r>
      </w:ins>
      <m:oMath>
        <m:r>
          <m:t>i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from</w:t>
        </w:r>
      </w:ins>
      <w:ins w:id="52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525" w:author="PR Preview" w:date="2026-01-01T00:00:00Z">
        <w:r>
          <w:t xml:space="preserve">). </w:t>
        </w:r>
      </w:ins>
      <w:ins w:id="526" w:author="PR Preview" w:date="2026-01-01T00:00:00Z">
        <w:r>
          <w:t xml:space="preserve">Because</w:t>
        </w:r>
      </w:ins>
      <w:ins w:id="52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i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obeys the same rule as</w:t>
        </w:r>
      </w:ins>
      <w:ins w:id="530" w:author="PR Preview" w:date="2026-01-01T00:00:00Z">
        <w:r>
          <w:t xml:space="preserve"> </w:t>
        </w:r>
      </w:ins>
      <m:oMath>
        <m:r>
          <m:t>i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(</w:t>
        </w:r>
      </w:ins>
      <w:hyperlink w:anchor="thm-negative-imaginary-unit">
        <w:ins w:id="533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534" w:author="PR Preview" w:date="2026-01-01T00:00:00Z">
        <w:r>
          <w:t xml:space="preserve">),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the rule</w:t>
        </w:r>
      </w:ins>
      <w:ins w:id="537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does not single one of them out.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The symbol</w:t>
        </w:r>
      </w:ins>
      <w:ins w:id="542" w:author="PR Preview" w:date="2026-01-01T00:00:00Z">
        <w:r>
          <w:t xml:space="preserve"> </w:t>
        </w:r>
      </w:ins>
      <m:oMath>
        <m:r>
          <m:t>i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names one of these two square roots of</w:t>
        </w:r>
      </w:ins>
      <w:ins w:id="54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46" w:author="PR Preview" w:date="2026-01-01T00:00:00Z">
        <w:r>
          <w:t xml:space="preserve">, chosen once and for all.</w:t>
        </w:r>
      </w:ins>
    </w:p>
    <w:bookmarkEnd w:id="249"/>
    <w:bookmarkStart w:id="250" w:name="def-complex-number"/>
    <w:p>
      <w:pPr>
        <w:pStyle w:val="BodyText"/>
      </w:pPr>
      <w:ins w:id="547" w:author="PR Preview" w:date="2026-01-01T00:00:00Z">
        <w:r>
          <w:rPr>
            <w:b/>
            <w:bCs/>
          </w:rPr>
          <w:t xml:space="preserve">Definition 55 (Complex number)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rPr>
            <w:b/>
            <w:bCs/>
          </w:rPr>
          <w:t xml:space="preserve">complex number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54" w:author="PR Preview" w:date="2026-01-01T00:00:00Z">
        <w:r>
          <w:t xml:space="preserve">where</w:t>
        </w:r>
      </w:ins>
      <w:ins w:id="555" w:author="PR Preview" w:date="2026-01-01T00:00:00Z">
        <w:r>
          <w:t xml:space="preserve"> </w:t>
        </w:r>
      </w:ins>
      <m:oMath>
        <m:r>
          <m:t>a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and</w:t>
        </w:r>
      </w:ins>
      <w:ins w:id="558" w:author="PR Preview" w:date="2026-01-01T00:00:00Z">
        <w:r>
          <w:t xml:space="preserve"> </w:t>
        </w:r>
      </w:ins>
      <m:oMath>
        <m:r>
          <m:t>b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are real numbers and</w:t>
        </w:r>
      </w:ins>
      <w:ins w:id="561" w:author="PR Preview" w:date="2026-01-01T00:00:00Z">
        <w:r>
          <w:t xml:space="preserve"> </w:t>
        </w:r>
      </w:ins>
      <m:oMath>
        <m:r>
          <m:t>i</m:t>
        </m:r>
      </m:oMath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is the imaginary unit (</w:t>
        </w:r>
      </w:ins>
      <w:hyperlink w:anchor="def-imaginary-unit">
        <w:ins w:id="564" w:author="PR Preview" w:date="2026-01-01T00:00:00Z">
          <w:r>
            <w:rPr>
              <w:rStyle w:val="Hyperlink"/>
            </w:rPr>
            <w:t xml:space="preserve">Definition 54</w:t>
          </w:r>
        </w:ins>
      </w:hyperlink>
      <w:ins w:id="56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1" w:name="exm-complex-number"/>
    <w:p>
      <w:pPr>
        <w:pStyle w:val="BodyText"/>
      </w:pPr>
      <w:del w:id="566" w:author="PR Preview" w:date="2026-01-01T00:00:00Z">
        <w:r>
          <w:rPr>
            <w:b/>
            <w:bCs/>
          </w:rPr>
          <w:delText xml:space="preserve">Example 54 (Real and imaginary parts)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For</w:delText>
        </w:r>
      </w:del>
      <w:del w:id="569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570" w:author="PR Preview" w:date="2026-01-01T00:00:00Z">
        <w:r>
          <w:delText xml:space="preserve">, the real part is</w:delText>
        </w:r>
      </w:del>
      <w:del w:id="571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and the imaginary part is</w:delText>
        </w:r>
      </w:del>
      <w:del w:id="57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del w:id="575" w:author="PR Preview" w:date="2026-01-01T00:00:00Z">
        <w:r>
          <w:delText xml:space="preserve">: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 imaginary part is the real number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</m:oMath>
      <w:del w:id="579" w:author="PR Preview" w:date="2026-01-01T00:00:00Z">
        <w:r>
          <w:delText xml:space="preserve">, not</w:delText>
        </w:r>
      </w:del>
      <w:del w:id="58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581" w:author="PR Preview" w:date="2026-01-01T00:00:00Z">
        <w:r>
          <w:delText xml:space="preserve">.</w:delText>
        </w:r>
      </w:del>
    </w:p>
    <w:p>
      <w:pPr>
        <w:pStyle w:val="BodyText"/>
      </w:pPr>
      <w:ins w:id="582" w:author="PR Preview" w:date="2026-01-01T00:00:00Z">
        <w:r>
          <w:rPr>
            <w:b/>
            <w:bCs/>
          </w:rPr>
          <w:t xml:space="preserve">Example 56 (Real and imaginary parts)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For</w:t>
        </w:r>
      </w:ins>
      <w:ins w:id="58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86" w:author="PR Preview" w:date="2026-01-01T00:00:00Z">
        <w:r>
          <w:t xml:space="preserve">, the real part is</w:t>
        </w:r>
      </w:ins>
      <w:ins w:id="58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 the imaginary part is</w:t>
        </w:r>
      </w:ins>
      <w:ins w:id="590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ins w:id="591" w:author="PR Preview" w:date="2026-01-01T00:00:00Z">
        <w:r>
          <w:t xml:space="preserve">: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the imaginary part is the real number</w:t>
        </w:r>
      </w:ins>
      <w:ins w:id="59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</m:oMath>
      <w:ins w:id="595" w:author="PR Preview" w:date="2026-01-01T00:00:00Z">
        <w:r>
          <w:t xml:space="preserve">, not</w:t>
        </w:r>
      </w:ins>
      <w:ins w:id="59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597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1"/>
    <w:bookmarkStart w:id="252" w:name="thm-reals-in-complex"/>
    <w:p>
      <w:pPr>
        <w:pStyle w:val="BodyText"/>
      </w:pPr>
      <w:del w:id="598" w:author="PR Preview" w:date="2026-01-01T00:00:00Z">
        <w:r>
          <w:rPr>
            <w:b/>
            <w:bCs/>
          </w:rPr>
          <w:delText xml:space="preserve">Theorem 31 (Every real number is a complex number)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 complex number</w:delText>
        </w:r>
      </w:del>
      <w:del w:id="601" w:author="PR Preview" w:date="2026-01-01T00:00:00Z">
        <w:r>
          <w:delText xml:space="preserve"> </w:delText>
        </w:r>
      </w:del>
      <m:oMath>
        <m:r>
          <m:t>z</m:t>
        </m:r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a real number exactly when</w:delText>
        </w:r>
      </w:del>
      <w:del w:id="604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del w:id="605" w:author="PR Preview" w:date="2026-01-01T00:00:00Z">
        <w:r>
          <w:delText xml:space="preserve">.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In particular, every real number</w:delText>
        </w:r>
      </w:del>
      <w:del w:id="608" w:author="PR Preview" w:date="2026-01-01T00:00:00Z">
        <w:r>
          <w:delText xml:space="preserve"> </w:delText>
        </w:r>
      </w:del>
      <m:oMath>
        <m:r>
          <m:t>a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the complex number</w:delText>
        </w:r>
      </w:del>
      <w:del w:id="61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12" w:author="PR Preview" w:date="2026-01-01T00:00:00Z">
        <w:r>
          <w:delText xml:space="preserve">,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with</w:delText>
        </w:r>
      </w:del>
      <w:del w:id="615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and</w:delText>
        </w:r>
      </w:del>
      <w:del w:id="618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del w:id="619" w:author="PR Preview" w:date="2026-01-01T00:00:00Z">
        <w:r>
          <w:delText xml:space="preserve">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so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is a subset of</w:delText>
        </w:r>
      </w:del>
      <w:del w:id="62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626" w:author="PR Preview" w:date="2026-01-01T00:00:00Z">
        <w:r>
          <w:delText xml:space="preserve">.</w:delText>
        </w:r>
      </w:del>
    </w:p>
    <w:p>
      <w:pPr>
        <w:pStyle w:val="BodyText"/>
      </w:pPr>
      <w:ins w:id="627" w:author="PR Preview" w:date="2026-01-01T00:00:00Z">
        <w:r>
          <w:rPr>
            <w:b/>
            <w:bCs/>
          </w:rPr>
          <w:t xml:space="preserve">Theorem 33 (Every real number is a complex number)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A complex number</w:t>
        </w:r>
      </w:ins>
      <w:ins w:id="630" w:author="PR Preview" w:date="2026-01-01T00:00:00Z">
        <w:r>
          <w:t xml:space="preserve"> </w:t>
        </w:r>
      </w:ins>
      <m:oMath>
        <m:r>
          <m:t>z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is a real number exactly when</w:t>
        </w:r>
      </w:ins>
      <w:ins w:id="633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ins w:id="634" w:author="PR Preview" w:date="2026-01-01T00:00:00Z">
        <w:r>
          <w:t xml:space="preserve">.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In particular, every real number</w:t>
        </w:r>
      </w:ins>
      <w:ins w:id="637" w:author="PR Preview" w:date="2026-01-01T00:00:00Z">
        <w:r>
          <w:t xml:space="preserve"> </w:t>
        </w:r>
      </w:ins>
      <m:oMath>
        <m:r>
          <m:t>a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is the complex number</w:t>
        </w:r>
      </w:ins>
      <w:ins w:id="6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with</w:t>
        </w:r>
      </w:ins>
      <w:ins w:id="644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and</w:t>
        </w:r>
      </w:ins>
      <w:ins w:id="647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so</w:t>
        </w:r>
      </w:ins>
      <w:ins w:id="65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is a subset of</w:t>
        </w:r>
      </w:ins>
      <w:ins w:id="65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655" w:author="PR Preview" w:date="2026-01-01T00:00:00Z">
        <w:r>
          <w:t xml:space="preserve">.</w:t>
        </w:r>
      </w:ins>
    </w:p>
    <w:bookmarkEnd w:id="2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56" w:author="PR Preview" w:date="2026-01-01T00:00:00Z">
        <w:r>
          <w:delText xml:space="preserve">so</w:delText>
        </w:r>
      </w:del>
      <w:del w:id="657" w:author="PR Preview" w:date="2026-01-01T00:00:00Z">
        <w:r>
          <w:delText xml:space="preserve"> </w:delText>
        </w:r>
      </w:del>
      <m:oMath>
        <m:r>
          <m:t>a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is the complex number</w:delText>
        </w:r>
      </w:del>
      <w:del w:id="6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61" w:author="PR Preview" w:date="2026-01-01T00:00:00Z">
        <w:r>
          <w:delText xml:space="preserve">, whose imaginary part is</w:delText>
        </w:r>
      </w:del>
      <w:del w:id="662" w:author="PR Preview" w:date="2026-01-01T00:00:00Z">
        <w:r>
          <w:delText xml:space="preserve"> </w:delText>
        </w:r>
      </w:del>
      <m:oMath>
        <m:r>
          <m:t>0</m:t>
        </m:r>
      </m:oMath>
      <w:del w:id="663" w:author="PR Preview" w:date="2026-01-01T00:00:00Z">
        <w:r>
          <w:delText xml:space="preserve">.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The real part of</w:delText>
        </w:r>
      </w:del>
      <w:del w:id="6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</w:delText>
        </w:r>
      </w:del>
      <w:del w:id="669" w:author="PR Preview" w:date="2026-01-01T00:00:00Z">
        <w:r>
          <w:delText xml:space="preserve"> </w:delText>
        </w:r>
      </w:del>
      <m:oMath>
        <m:r>
          <m:t>a</m:t>
        </m:r>
      </m:oMath>
      <w:del w:id="670" w:author="PR Preview" w:date="2026-01-01T00:00:00Z">
        <w:r>
          <w:delText xml:space="preserve">, and by the equality rule in</w:delText>
        </w:r>
      </w:del>
      <w:del w:id="671" w:author="PR Preview" w:date="2026-01-01T00:00:00Z">
        <w:r>
          <w:delText xml:space="preserve"> </w:delText>
        </w:r>
      </w:del>
      <w:hyperlink w:anchor="def-complex-number">
        <w:del w:id="672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675" w:author="PR Preview" w:date="2026-01-01T00:00:00Z">
        <w:r>
          <w:t xml:space="preserve">so</w:t>
        </w:r>
      </w:ins>
      <w:ins w:id="676" w:author="PR Preview" w:date="2026-01-01T00:00:00Z">
        <w:r>
          <w:t xml:space="preserve"> </w:t>
        </w:r>
      </w:ins>
      <m:oMath>
        <m:r>
          <m:t>a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the complex number</w:t>
        </w:r>
      </w:ins>
      <w:ins w:id="6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80" w:author="PR Preview" w:date="2026-01-01T00:00:00Z">
        <w:r>
          <w:t xml:space="preserve">, whose imaginary part is</w:t>
        </w:r>
      </w:ins>
      <w:ins w:id="681" w:author="PR Preview" w:date="2026-01-01T00:00:00Z">
        <w:r>
          <w:t xml:space="preserve"> </w:t>
        </w:r>
      </w:ins>
      <m:oMath>
        <m:r>
          <m:t>0</m:t>
        </m:r>
      </m:oMath>
      <w:ins w:id="682" w:author="PR Preview" w:date="2026-01-01T00:00:00Z">
        <w:r>
          <w:t xml:space="preserve">.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The real part of</w:t>
        </w:r>
      </w:ins>
      <w:ins w:id="6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</w:t>
        </w:r>
      </w:ins>
      <w:ins w:id="688" w:author="PR Preview" w:date="2026-01-01T00:00:00Z">
        <w:r>
          <w:t xml:space="preserve"> </w:t>
        </w:r>
      </w:ins>
      <m:oMath>
        <m:r>
          <m:t>a</m:t>
        </m:r>
      </m:oMath>
      <w:ins w:id="689" w:author="PR Preview" w:date="2026-01-01T00:00:00Z">
        <w:r>
          <w:t xml:space="preserve">, and by the equality rule in</w:t>
        </w:r>
      </w:ins>
      <w:ins w:id="690" w:author="PR Preview" w:date="2026-01-01T00:00:00Z">
        <w:r>
          <w:t xml:space="preserve"> </w:t>
        </w:r>
      </w:ins>
      <w:hyperlink w:anchor="def-complex-number">
        <w:ins w:id="691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3" w:name="exm-reals-in-complex"/>
    <w:p>
      <w:pPr>
        <w:pStyle w:val="BodyText"/>
      </w:pPr>
      <w:del w:id="694" w:author="PR Preview" w:date="2026-01-01T00:00:00Z">
        <w:r>
          <w:rPr>
            <w:b/>
            <w:bCs/>
          </w:rPr>
          <w:delText xml:space="preserve">Example 55 (Which complex numbers are real)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R stores complex numbers as a real part and an imaginary part.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The code below converts the real number</w:delText>
        </w:r>
      </w:del>
      <w:del w:id="699" w:author="PR Preview" w:date="2026-01-01T00:00:00Z">
        <w:r>
          <w:delText xml:space="preserve"> </w:delText>
        </w:r>
      </w:del>
      <m:oMath>
        <m:r>
          <m:t>7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to a complex number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and reads the parts of three complex numbers.</w:delText>
        </w:r>
      </w:del>
    </w:p>
    <w:p>
      <w:pPr>
        <w:pStyle w:val="BodyText"/>
      </w:pPr>
      <w:ins w:id="704" w:author="PR Preview" w:date="2026-01-01T00:00:00Z">
        <w:r>
          <w:rPr>
            <w:b/>
            <w:bCs/>
          </w:rPr>
          <w:t xml:space="preserve">Example 57 (Which complex numbers are real)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R stores complex numbers as a real part and an imaginary part.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The code below converts the real number</w:t>
        </w:r>
      </w:ins>
      <w:ins w:id="709" w:author="PR Preview" w:date="2026-01-01T00:00:00Z">
        <w:r>
          <w:t xml:space="preserve"> </w:t>
        </w:r>
      </w:ins>
      <m:oMath>
        <m:r>
          <m:t>7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to a complex number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 reads the parts of three complex numbers.</w:t>
        </w:r>
      </w:ins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del w:id="714" w:author="PR Preview" w:date="2026-01-01T00:00:00Z">
        <w:r>
          <w:delText xml:space="preserve">The real number</w:delText>
        </w:r>
      </w:del>
      <w:del w:id="715" w:author="PR Preview" w:date="2026-01-01T00:00:00Z">
        <w:r>
          <w:delText xml:space="preserve"> </w:delText>
        </w:r>
      </w:del>
      <m:oMath>
        <m:r>
          <m:t>7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becomes the complex number 7+0i,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with imaginary part 0.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Of the 3 numbers,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2 have imaginary part</w:delText>
        </w:r>
      </w:del>
      <w:del w:id="724" w:author="PR Preview" w:date="2026-01-01T00:00:00Z">
        <w:r>
          <w:delText xml:space="preserve"> </w:delText>
        </w:r>
      </w:del>
      <m:oMath>
        <m:r>
          <m:t>0</m:t>
        </m:r>
      </m:oMath>
      <w:del w:id="725" w:author="PR Preview" w:date="2026-01-01T00:00:00Z">
        <w:r>
          <w:delText xml:space="preserve">,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and by</w:delText>
        </w:r>
      </w:del>
      <w:del w:id="728" w:author="PR Preview" w:date="2026-01-01T00:00:00Z">
        <w:r>
          <w:delText xml:space="preserve"> </w:delText>
        </w:r>
      </w:del>
      <w:hyperlink w:anchor="thm-reals-in-complex">
        <w:del w:id="729" w:author="PR Preview" w:date="2026-01-01T00:00:00Z">
          <w:r>
            <w:rPr>
              <w:rStyle w:val="Hyperlink"/>
            </w:rPr>
            <w:delText xml:space="preserve">Theorem 31</w:delText>
          </w:r>
        </w:del>
      </w:hyperlink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these are the real ones.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The number</w:delText>
        </w:r>
      </w:del>
      <w:del w:id="73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is not real, because its imaginary part is -5.</w:delText>
        </w:r>
      </w:del>
    </w:p>
    <w:p>
      <w:pPr>
        <w:pStyle w:val="BodyText"/>
      </w:pPr>
      <w:del w:id="737" w:author="PR Preview" w:date="2026-01-01T00:00:00Z">
        <w:r>
          <w:rPr>
            <w:b/>
            <w:bCs/>
          </w:rPr>
          <w:delText xml:space="preserve">Theorem 32 (Adding and multiplying complex numbers)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For real numbers</w:delText>
        </w:r>
      </w:del>
      <w:del w:id="74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del w:id="741" w:author="PR Preview" w:date="2026-01-01T00:00:00Z">
        <w:r>
          <w:delText xml:space="preserve">:</w:delText>
        </w:r>
      </w:del>
    </w:p>
    <w:p>
      <w:pPr>
        <w:pStyle w:val="FirstParagraph"/>
      </w:pPr>
      <w:ins w:id="742" w:author="PR Preview" w:date="2026-01-01T00:00:00Z">
        <w:r>
          <w:t xml:space="preserve">The real number</w:t>
        </w:r>
      </w:ins>
      <w:ins w:id="743" w:author="PR Preview" w:date="2026-01-01T00:00:00Z">
        <w:r>
          <w:t xml:space="preserve"> </w:t>
        </w:r>
      </w:ins>
      <m:oMath>
        <m:r>
          <m:t>7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becomes the complex number 7+0i,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with imaginary part 0.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Of the 3 numbers,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2 have imaginary part</w:t>
        </w:r>
      </w:ins>
      <w:ins w:id="752" w:author="PR Preview" w:date="2026-01-01T00:00:00Z">
        <w:r>
          <w:t xml:space="preserve"> </w:t>
        </w:r>
      </w:ins>
      <m:oMath>
        <m:r>
          <m:t>0</m:t>
        </m:r>
      </m:oMath>
      <w:ins w:id="753" w:author="PR Preview" w:date="2026-01-01T00:00:00Z">
        <w:r>
          <w:t xml:space="preserve">,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 by</w:t>
        </w:r>
      </w:ins>
      <w:ins w:id="756" w:author="PR Preview" w:date="2026-01-01T00:00:00Z">
        <w:r>
          <w:t xml:space="preserve"> </w:t>
        </w:r>
      </w:ins>
      <w:hyperlink w:anchor="thm-reals-in-complex">
        <w:ins w:id="757" w:author="PR Preview" w:date="2026-01-01T00:00:00Z">
          <w:r>
            <w:rPr>
              <w:rStyle w:val="Hyperlink"/>
            </w:rPr>
            <w:t xml:space="preserve">Theorem 33</w:t>
          </w:r>
        </w:ins>
      </w:hyperlink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these are the real ones.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The number</w:t>
        </w:r>
      </w:ins>
      <w:ins w:id="76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is not real, because its imaginary part is -5.</w:t>
        </w:r>
      </w:ins>
    </w:p>
    <w:bookmarkEnd w:id="253"/>
    <w:bookmarkStart w:id="254" w:name="thm-complex-arithmetic"/>
    <w:p>
      <w:pPr>
        <w:pStyle w:val="BodyText"/>
      </w:pPr>
      <w:ins w:id="765" w:author="PR Preview" w:date="2026-01-01T00:00:00Z">
        <w:r>
          <w:rPr>
            <w:b/>
            <w:bCs/>
          </w:rPr>
          <w:t xml:space="preserve">Theorem 34 (Adding and multiplying complex numbers)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For real numbers</w:t>
        </w:r>
      </w:ins>
      <w:ins w:id="7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ins w:id="7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5" w:name="exm-complex-arithmetic"/>
    <w:p>
      <w:pPr>
        <w:pStyle w:val="BodyText"/>
      </w:pPr>
      <w:del w:id="770" w:author="PR Preview" w:date="2026-01-01T00:00:00Z">
        <w:r>
          <w:rPr>
            <w:b/>
            <w:bCs/>
          </w:rPr>
          <w:delText xml:space="preserve">Example 56 (Adding and multiplying two complex numbers)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Let</w:delText>
        </w:r>
      </w:del>
      <w:del w:id="773" w:author="PR Preview" w:date="2026-01-01T00:00:00Z">
        <w:r>
          <w:delText xml:space="preserve"> </w:delText>
        </w:r>
      </w:del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and</w:delText>
        </w:r>
      </w:del>
      <w:del w:id="776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del w:id="777" w:author="PR Preview" w:date="2026-01-01T00:00:00Z">
        <w:r>
          <w:delText xml:space="preserve">.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Their sum is</w:delText>
        </w:r>
      </w:del>
    </w:p>
    <w:p>
      <w:pPr>
        <w:pStyle w:val="BodyText"/>
      </w:pPr>
      <w:ins w:id="780" w:author="PR Preview" w:date="2026-01-01T00:00:00Z">
        <w:r>
          <w:rPr>
            <w:b/>
            <w:bCs/>
          </w:rPr>
          <w:t xml:space="preserve">Example 58 (Adding and multiplying two complex numbers)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Let</w:t>
        </w:r>
      </w:ins>
      <w:ins w:id="783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and</w:t>
        </w:r>
      </w:ins>
      <w:ins w:id="78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ins w:id="787" w:author="PR Preview" w:date="2026-01-01T00:00:00Z">
        <w:r>
          <w:t xml:space="preserve">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Their sum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34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790" w:author="PR Preview" w:date="2026-01-01T00:00:00Z">
        <w:r>
          <w:delText xml:space="preserve">The product formula in</w:delText>
        </w:r>
      </w:del>
      <w:del w:id="791" w:author="PR Preview" w:date="2026-01-01T00:00:00Z">
        <w:r>
          <w:delText xml:space="preserve"> </w:delText>
        </w:r>
      </w:del>
      <w:hyperlink w:anchor="thm-complex-arithmetic">
        <w:del w:id="792" w:author="PR Preview" w:date="2026-01-01T00:00:00Z">
          <w:r>
            <w:rPr>
              <w:rStyle w:val="Hyperlink"/>
            </w:rPr>
            <w:delText xml:space="preserve">Theorem 32</w:delText>
          </w:r>
        </w:del>
      </w:hyperlink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gives the same answer: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with</w:delText>
        </w:r>
      </w:del>
      <w:del w:id="79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1</m:t>
        </m:r>
      </m:oMath>
      <w:del w:id="798" w:author="PR Preview" w:date="2026-01-01T00:00:00Z">
        <w:r>
          <w:delText xml:space="preserve">,</w:delText>
        </w:r>
      </w:del>
      <w:del w:id="79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800" w:author="PR Preview" w:date="2026-01-01T00:00:00Z">
        <w:r>
          <w:delText xml:space="preserve">,</w:delText>
        </w:r>
      </w:del>
      <w:del w:id="801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3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and</w:delText>
        </w:r>
      </w:del>
      <w:del w:id="80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80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806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807" w:author="PR Preview" w:date="2026-01-01T00:00:00Z">
        <w:r>
          <w:rPr>
            <w:b/>
            <w:bCs/>
          </w:rPr>
          <w:delText xml:space="preserve">Definition 55 (Complex conjugate)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The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rPr>
            <w:b/>
            <w:bCs/>
          </w:rPr>
          <w:delText xml:space="preserve">complex conjugate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of a complex number</w:delText>
        </w:r>
      </w:del>
      <w:del w:id="814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(</w:delText>
        </w:r>
      </w:del>
      <w:hyperlink w:anchor="def-complex-number">
        <w:del w:id="817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818" w:author="PR Preview" w:date="2026-01-01T00:00:00Z">
        <w:r>
          <w:delText xml:space="preserve">) is</w:delText>
        </w:r>
      </w:del>
    </w:p>
    <w:p>
      <w:pPr>
        <w:pStyle w:val="FirstParagraph"/>
      </w:pPr>
      <w:ins w:id="819" w:author="PR Preview" w:date="2026-01-01T00:00:00Z">
        <w:r>
          <w:t xml:space="preserve">The product formula in</w:t>
        </w:r>
      </w:ins>
      <w:ins w:id="820" w:author="PR Preview" w:date="2026-01-01T00:00:00Z">
        <w:r>
          <w:t xml:space="preserve"> </w:t>
        </w:r>
      </w:ins>
      <w:hyperlink w:anchor="thm-complex-arithmetic">
        <w:ins w:id="821" w:author="PR Preview" w:date="2026-01-01T00:00:00Z">
          <w:r>
            <w:rPr>
              <w:rStyle w:val="Hyperlink"/>
            </w:rPr>
            <w:t xml:space="preserve">Theorem 34</w:t>
          </w:r>
        </w:ins>
      </w:hyperlink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gives the same answer: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with</w:t>
        </w:r>
      </w:ins>
      <w:ins w:id="82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827" w:author="PR Preview" w:date="2026-01-01T00:00:00Z">
        <w:r>
          <w:t xml:space="preserve">,</w:t>
        </w:r>
      </w:ins>
      <w:ins w:id="82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829" w:author="PR Preview" w:date="2026-01-01T00:00:00Z">
        <w:r>
          <w:t xml:space="preserve">,</w:t>
        </w:r>
      </w:ins>
      <w:ins w:id="83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ins w:id="83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5"/>
    <w:bookmarkStart w:id="256" w:name="def-complex-conjugate"/>
    <w:p>
      <w:pPr>
        <w:pStyle w:val="FirstParagraph"/>
      </w:pPr>
      <w:ins w:id="836" w:author="PR Preview" w:date="2026-01-01T00:00:00Z">
        <w:r>
          <w:rPr>
            <w:b/>
            <w:bCs/>
          </w:rPr>
          <w:t xml:space="preserve">Definition 56 (Complex conjugate)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The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rPr>
            <w:b/>
            <w:bCs/>
          </w:rPr>
          <w:t xml:space="preserve">complex conjugate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of a complex number</w:t>
        </w:r>
      </w:ins>
      <w:ins w:id="84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(</w:t>
        </w:r>
      </w:ins>
      <w:hyperlink w:anchor="def-complex-number">
        <w:ins w:id="846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84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7" w:name="exm-complex-conjugate"/>
    <w:p>
      <w:pPr>
        <w:pStyle w:val="BodyText"/>
      </w:pPr>
      <w:del w:id="848" w:author="PR Preview" w:date="2026-01-01T00:00:00Z">
        <w:r>
          <w:rPr>
            <w:b/>
            <w:bCs/>
          </w:rPr>
          <w:delText xml:space="preserve">Example 57 (Complex conjugates)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 </w:delText>
        </w:r>
      </w:del>
    </w:p>
    <w:p>
      <w:pPr>
        <w:pStyle w:val="BodyText"/>
      </w:pPr>
      <w:ins w:id="851" w:author="PR Preview" w:date="2026-01-01T00:00:00Z">
        <w:r>
          <w:rPr>
            <w:b/>
            <w:bCs/>
          </w:rPr>
          <w:t xml:space="preserve">Example 59 (Complex conjugates)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 </w:t>
        </w:r>
      </w:ins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7"/>
    <w:bookmarkStart w:id="258" w:name="def-complex-modulus"/>
    <w:p>
      <w:pPr>
        <w:pStyle w:val="FirstParagraph"/>
      </w:pPr>
      <w:del w:id="854" w:author="PR Preview" w:date="2026-01-01T00:00:00Z">
        <w:r>
          <w:rPr>
            <w:b/>
            <w:bCs/>
          </w:rPr>
          <w:delText xml:space="preserve">Definition 56 (Absolute value (modulus) of a complex number)</w:delText>
        </w:r>
      </w:del>
      <w:del w:id="855" w:author="PR Preview" w:date="2026-01-01T00:00:00Z">
        <w:r>
          <w:delText xml:space="preserve"> </w:delText>
        </w:r>
      </w:del>
      <w:del w:id="856" w:author="PR Preview" w:date="2026-01-01T00:00:00Z">
        <w:r>
          <w:delText xml:space="preserve">The</w:delText>
        </w:r>
      </w:del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rPr>
            <w:b/>
            <w:bCs/>
          </w:rPr>
          <w:delText xml:space="preserve">absolute value</w:delText>
        </w:r>
      </w:del>
      <w:del w:id="859" w:author="PR Preview" w:date="2026-01-01T00:00:00Z">
        <w:r>
          <w:delText xml:space="preserve">, or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rPr>
            <w:b/>
            <w:bCs/>
          </w:rPr>
          <w:delText xml:space="preserve">modulus</w:delText>
        </w:r>
      </w:del>
      <w:del w:id="862" w:author="PR Preview" w:date="2026-01-01T00:00:00Z">
        <w:r>
          <w:delText xml:space="preserve">, of a complex number</w:delText>
        </w:r>
      </w:del>
      <w:del w:id="86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(</w:delText>
        </w:r>
      </w:del>
      <w:hyperlink w:anchor="def-complex-number">
        <w:del w:id="866" w:author="PR Preview" w:date="2026-01-01T00:00:00Z">
          <w:r>
            <w:rPr>
              <w:rStyle w:val="Hyperlink"/>
            </w:rPr>
            <w:delText xml:space="preserve">Definition 54</w:delText>
          </w:r>
        </w:del>
      </w:hyperlink>
      <w:del w:id="867" w:author="PR Preview" w:date="2026-01-01T00:00:00Z">
        <w:r>
          <w:delText xml:space="preserve">) is</w:delText>
        </w:r>
      </w:del>
    </w:p>
    <w:p>
      <w:pPr>
        <w:pStyle w:val="FirstParagraph"/>
      </w:pPr>
      <w:ins w:id="868" w:author="PR Preview" w:date="2026-01-01T00:00:00Z">
        <w:r>
          <w:rPr>
            <w:b/>
            <w:bCs/>
          </w:rPr>
          <w:t xml:space="preserve">Definition 57 (Absolute value (modulus) of a complex number)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The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rPr>
            <w:b/>
            <w:bCs/>
          </w:rPr>
          <w:t xml:space="preserve">absolute value</w:t>
        </w:r>
      </w:ins>
      <w:ins w:id="873" w:author="PR Preview" w:date="2026-01-01T00:00:00Z">
        <w:r>
          <w:t xml:space="preserve">, or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rPr>
            <w:b/>
            <w:bCs/>
          </w:rPr>
          <w:t xml:space="preserve">modulus</w:t>
        </w:r>
      </w:ins>
      <w:ins w:id="876" w:author="PR Preview" w:date="2026-01-01T00:00:00Z">
        <w:r>
          <w:t xml:space="preserve">, of a complex number</w:t>
        </w:r>
      </w:ins>
      <w:ins w:id="87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(</w:t>
        </w:r>
      </w:ins>
      <w:hyperlink w:anchor="def-complex-number">
        <w:ins w:id="880" w:author="PR Preview" w:date="2026-01-01T00:00:00Z">
          <w:r>
            <w:rPr>
              <w:rStyle w:val="Hyperlink"/>
            </w:rPr>
            <w:t xml:space="preserve">Definition 55</w:t>
          </w:r>
        </w:ins>
      </w:hyperlink>
      <w:ins w:id="88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59" w:name="exm-complex-modulus"/>
    <w:p>
      <w:pPr>
        <w:pStyle w:val="BodyText"/>
      </w:pPr>
      <w:del w:id="882" w:author="PR Preview" w:date="2026-01-01T00:00:00Z">
        <w:r>
          <w:rPr>
            <w:b/>
            <w:bCs/>
          </w:rPr>
          <w:delText xml:space="preserve">Example 58 (Absolute values of complex numbers)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 </w:delText>
        </w:r>
      </w:del>
    </w:p>
    <w:p>
      <w:pPr>
        <w:pStyle w:val="BodyText"/>
      </w:pPr>
      <w:ins w:id="885" w:author="PR Preview" w:date="2026-01-01T00:00:00Z">
        <w:r>
          <w:rPr>
            <w:b/>
            <w:bCs/>
          </w:rPr>
          <w:t xml:space="preserve">Example 60 (Absolute values of complex numbers)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conj-product"/>
    <w:p>
      <w:pPr>
        <w:pStyle w:val="FirstParagraph"/>
      </w:pPr>
      <w:del w:id="888" w:author="PR Preview" w:date="2026-01-01T00:00:00Z">
        <w:r>
          <w:rPr>
            <w:b/>
            <w:bCs/>
          </w:rPr>
          <w:delText xml:space="preserve">Theorem 33 (A complex number times its conjugate)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For every complex number</w:delText>
        </w:r>
      </w:del>
      <w:del w:id="891" w:author="PR Preview" w:date="2026-01-01T00:00:00Z">
        <w:r>
          <w:delText xml:space="preserve"> </w:delText>
        </w:r>
      </w:del>
      <m:oMath>
        <m:r>
          <m:t>z</m:t>
        </m:r>
      </m:oMath>
      <w:del w:id="892" w:author="PR Preview" w:date="2026-01-01T00:00:00Z">
        <w:r>
          <w:delText xml:space="preserve">,</w:delText>
        </w:r>
      </w:del>
    </w:p>
    <w:p>
      <w:pPr>
        <w:pStyle w:val="FirstParagraph"/>
      </w:pPr>
      <w:ins w:id="893" w:author="PR Preview" w:date="2026-01-01T00:00:00Z">
        <w:r>
          <w:rPr>
            <w:b/>
            <w:bCs/>
          </w:rPr>
          <w:t xml:space="preserve">Theorem 35 (A complex number times its conjugate)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For every complex number</w:t>
        </w:r>
      </w:ins>
      <w:ins w:id="896" w:author="PR Preview" w:date="2026-01-01T00:00:00Z">
        <w:r>
          <w:t xml:space="preserve"> </w:t>
        </w:r>
      </w:ins>
      <m:oMath>
        <m:r>
          <m:t>z</m:t>
        </m:r>
      </m:oMath>
      <w:ins w:id="89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1" w:name="exm-conj-product"/>
    <w:p>
      <w:pPr>
        <w:pStyle w:val="BodyText"/>
      </w:pPr>
      <w:del w:id="898" w:author="PR Preview" w:date="2026-01-01T00:00:00Z">
        <w:r>
          <w:rPr>
            <w:b/>
            <w:bCs/>
          </w:rPr>
          <w:delText xml:space="preserve">Example 59 (Multiplying</w:delText>
        </w:r>
      </w:del>
      <w:del w:id="899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del w:id="900" w:author="PR Preview" w:date="2026-01-01T00:00:00Z">
        <w:r>
          <w:rPr>
            <w:b/>
            <w:bCs/>
          </w:rPr>
          <w:delText xml:space="preserve"> </w:delText>
        </w:r>
      </w:del>
      <w:del w:id="901" w:author="PR Preview" w:date="2026-01-01T00:00:00Z">
        <w:r>
          <w:rPr>
            <w:b/>
            <w:bCs/>
          </w:rPr>
          <w:delText xml:space="preserve">by its conjugate)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902" w:author="PR Preview" w:date="2026-01-01T00:00:00Z">
        <w:r>
          <w:delText xml:space="preserve">which is</w:delText>
        </w:r>
      </w:del>
      <w:del w:id="9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from</w:delText>
        </w:r>
      </w:del>
      <w:del w:id="906" w:author="PR Preview" w:date="2026-01-01T00:00:00Z">
        <w:r>
          <w:delText xml:space="preserve"> </w:delText>
        </w:r>
      </w:del>
      <w:hyperlink w:anchor="exm-complex-modulus">
        <w:del w:id="907" w:author="PR Preview" w:date="2026-01-01T00:00:00Z">
          <w:r>
            <w:rPr>
              <w:rStyle w:val="Hyperlink"/>
            </w:rPr>
            <w:delText xml:space="preserve">Example 58</w:delText>
          </w:r>
        </w:del>
      </w:hyperlink>
      <w:del w:id="908" w:author="PR Preview" w:date="2026-01-01T00:00:00Z">
        <w:r>
          <w:delText xml:space="preserve">, as</w:delText>
        </w:r>
      </w:del>
      <w:del w:id="909" w:author="PR Preview" w:date="2026-01-01T00:00:00Z">
        <w:r>
          <w:delText xml:space="preserve"> </w:delText>
        </w:r>
      </w:del>
      <w:hyperlink w:anchor="thm-conj-product">
        <w:del w:id="910" w:author="PR Preview" w:date="2026-01-01T00:00:00Z">
          <w:r>
            <w:rPr>
              <w:rStyle w:val="Hyperlink"/>
            </w:rPr>
            <w:delText xml:space="preserve">Theorem 33</w:delText>
          </w:r>
        </w:del>
      </w:hyperlink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says.</w:delText>
        </w:r>
      </w:del>
    </w:p>
    <w:p>
      <w:pPr>
        <w:pStyle w:val="Heading2"/>
      </w:pPr>
      <w:del w:id="913" w:author="PR Preview" w:date="2026-01-01T00:00:00Z">
        <w:r>
          <w:delText xml:space="preserve">19 Further reading</w:delText>
        </w:r>
      </w:del>
    </w:p>
    <w:p>
      <w:pPr>
        <w:pStyle w:val="BodyText"/>
      </w:pPr>
      <w:ins w:id="914" w:author="PR Preview" w:date="2026-01-01T00:00:00Z">
        <w:r>
          <w:rPr>
            <w:b/>
            <w:bCs/>
          </w:rPr>
          <w:t xml:space="preserve">Example 61 (Multiplying</w:t>
        </w:r>
      </w:ins>
      <w:ins w:id="91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ins w:id="916" w:author="PR Preview" w:date="2026-01-01T00:00:00Z">
        <w:r>
          <w:rPr>
            <w:b/>
            <w:bCs/>
          </w:rPr>
          <w:t xml:space="preserve"> </w:t>
        </w:r>
      </w:ins>
      <w:ins w:id="917" w:author="PR Preview" w:date="2026-01-01T00:00:00Z">
        <w:r>
          <w:rPr>
            <w:b/>
            <w:bCs/>
          </w:rPr>
          <w:t xml:space="preserve">by its conjugate)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918" w:author="PR Preview" w:date="2026-01-01T00:00:00Z">
        <w:r>
          <w:t xml:space="preserve">which is</w:t>
        </w:r>
      </w:ins>
      <w:ins w:id="91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from</w:t>
        </w:r>
      </w:ins>
      <w:ins w:id="922" w:author="PR Preview" w:date="2026-01-01T00:00:00Z">
        <w:r>
          <w:t xml:space="preserve"> </w:t>
        </w:r>
      </w:ins>
      <w:hyperlink w:anchor="exm-complex-modulus">
        <w:ins w:id="923" w:author="PR Preview" w:date="2026-01-01T00:00:00Z">
          <w:r>
            <w:rPr>
              <w:rStyle w:val="Hyperlink"/>
            </w:rPr>
            <w:t xml:space="preserve">Example 60</w:t>
          </w:r>
        </w:ins>
      </w:hyperlink>
      <w:ins w:id="924" w:author="PR Preview" w:date="2026-01-01T00:00:00Z">
        <w:r>
          <w:t xml:space="preserve">, as</w:t>
        </w:r>
      </w:ins>
      <w:ins w:id="925" w:author="PR Preview" w:date="2026-01-01T00:00:00Z">
        <w:r>
          <w:t xml:space="preserve"> </w:t>
        </w:r>
      </w:ins>
      <w:hyperlink w:anchor="thm-conj-product">
        <w:ins w:id="926" w:author="PR Preview" w:date="2026-01-01T00:00:00Z">
          <w:r>
            <w:rPr>
              <w:rStyle w:val="Hyperlink"/>
            </w:rPr>
            <w:t xml:space="preserve">Theorem 35</w:t>
          </w:r>
        </w:ins>
      </w:hyperlink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says.</w:t>
        </w:r>
      </w:ins>
    </w:p>
    <w:bookmarkEnd w:id="261"/>
    <w:bookmarkEnd w:id="262"/>
    <w:bookmarkStart w:id="263" w:name="sec-further-reading"/>
    <w:p>
      <w:pPr>
        <w:pStyle w:val="Heading2"/>
      </w:pPr>
      <w:ins w:id="929" w:author="PR Preview" w:date="2026-01-01T00:00:00Z">
        <w:r>
          <w:t xml:space="preserve">20 Further reading</w:t>
        </w:r>
      </w:ins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3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5"/>
    <w:bookmarkStart w:id="26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7"/>
    <w:bookmarkStart w:id="2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7" Type="http://schemas.openxmlformats.org/officeDocument/2006/relationships/image" Target="media/rId237.png"/><Relationship Id="rId26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6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6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2026-10-15T10:05:48Z</dcterms:created>
  <dcterms:modified xsi:type="dcterms:W3CDTF">2026-10-15T10:05:48Z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