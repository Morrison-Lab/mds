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The function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$\mathord{\smash[b]{\underset{\raise.3ex\hbox{$\scriptstyle\sim$}}{x}}\vphantom{x}}\mapsto \mathbf{A}\mathord{\smash[b]{\underset{\raise.3ex\hbox{$\scriptstyle\sim$}}{x}}\vphantom{x}}$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linear map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by</w:delText>
        </w:r>
      </w:del>
      <w:del w:id="12" w:author="PR Preview" w:date="2026-01-01T00:00:00Z">
        <w:r>
          <w:delText xml:space="preserve"> </w:delText>
        </w:r>
      </w:del>
      <w:hyperlink r:id="rId33">
        <w:del w:id="13" w:author="PR Preview" w:date="2026-01-01T00:00:00Z">
          <w:r>
            <w:rPr>
              <w:rStyle w:val="Hyperlink"/>
            </w:rPr>
            <w:delText xml:space="preserve">Theorem 9 in Matrices</w:delText>
          </w:r>
        </w:del>
      </w:hyperlink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a linear map preserves linear combinations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by</w:delText>
        </w:r>
      </w:del>
      <w:del w:id="19" w:author="PR Preview" w:date="2026-01-01T00:00:00Z">
        <w:r>
          <w:delText xml:space="preserve"> </w:delText>
        </w:r>
      </w:del>
      <w:hyperlink r:id="rId34">
        <w:del w:id="20" w:author="PR Preview" w:date="2026-01-01T00:00:00Z">
          <w:r>
            <w:rPr>
              <w:rStyle w:val="Hyperlink"/>
            </w:rPr>
            <w:delText xml:space="preserve">Theorem 10 in Matrices</w:delText>
          </w:r>
        </w:del>
      </w:hyperlink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Applying that theorem with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\mathbf{A}\mathord{\smash[b]{\underset{\raise.3ex\hbox{$\scriptstyle\sim$}}{x}}\vphantom{x}}$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$\mathord{\smash[b]{\underset{\raise.3ex\hbox{$\scriptstyle\sim$}}{v}}\vphantom{v}}_i = \mathord{\smash[b]{\underset{\raise.3ex\hbox{$\scriptstyle\sim$}}{z}}\vphantom{z}}_i$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gives the identity.</w:delText>
        </w:r>
      </w:del>
    </w:p>
    <w:p>
      <w:pPr>
        <w:pStyle w:val="FirstParagraph"/>
      </w:pPr>
      <w:ins w:id="32" w:author="PR Preview" w:date="2026-01-01T00:00:00Z">
        <w:r>
          <w:rPr>
            <w:i/>
            <w:iCs/>
          </w:rPr>
          <w:t xml:space="preserve">Proof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t xml:space="preserve">The function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$\mathord{\smash[b]{\underset{\raise.3ex\hbox{$\scriptstyle\sim$}}{x}}\vphantom{x}}\mapsto \mathbf{A}\mathord{\smash[b]{\underset{\raise.3ex\hbox{$\scriptstyle\sim$}}{x}}\vphantom{x}}$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a linear map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by</w:t>
        </w:r>
      </w:ins>
      <w:ins w:id="41" w:author="PR Preview" w:date="2026-01-01T00:00:00Z">
        <w:r>
          <w:t xml:space="preserve"> </w:t>
        </w:r>
      </w:ins>
      <w:hyperlink r:id="rId33">
        <w:ins w:id="42" w:author="PR Preview" w:date="2026-01-01T00:00:00Z">
          <w:r>
            <w:rPr>
              <w:rStyle w:val="Hyperlink"/>
            </w:rPr>
            <w:t xml:space="preserve">Theorem 10 in Matrices</w:t>
          </w:r>
        </w:ins>
      </w:hyperlink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 a linear map preserves linear combinations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by</w:t>
        </w:r>
      </w:ins>
      <w:ins w:id="48" w:author="PR Preview" w:date="2026-01-01T00:00:00Z">
        <w:r>
          <w:t xml:space="preserve"> </w:t>
        </w:r>
      </w:ins>
      <w:hyperlink r:id="rId34">
        <w:ins w:id="49" w:author="PR Preview" w:date="2026-01-01T00:00:00Z">
          <w:r>
            <w:rPr>
              <w:rStyle w:val="Hyperlink"/>
            </w:rPr>
            <w:t xml:space="preserve">Theorem 11 in Matrices</w:t>
          </w:r>
        </w:ins>
      </w:hyperlink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Applying that theorem with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$\mathord{\smash[b]{\underset{\raise.3ex\hbox{$\scriptstyle\sim$}}{v}}\vphantom{v}}_i = \mathord{\smash[b]{\underset{\raise.3ex\hbox{$\scriptstyle\sim$}}{z}}\vphantom{z}}_i$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gives the identity.</w:t>
        </w:r>
      </w:ins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2026-10-18T22:27:06Z</dcterms:created>
  <dcterms:modified xsi:type="dcterms:W3CDTF">2026-10-18T22:27:06Z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