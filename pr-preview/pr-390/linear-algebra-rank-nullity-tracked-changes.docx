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del w:id="3" w:author="PR Preview" w:date="2026-01-01T00:00:00Z">
        <w:r>
          <w:delTex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  </w:r>
      </w:ins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del w:id="5" w:author="PR Preview" w:date="2026-01-01T00:00:00Z">
        <w:r>
          <w:delTex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  </w:r>
      </w:ins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del w:id="7" w:author="PR Preview" w:date="2026-01-01T00:00:00Z">
        <w:r>
          <w:delTex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  </w:r>
      </w:ins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del w:id="9" w:author="PR Preview" w:date="2026-01-01T00:00:00Z">
        <w:r>
          <w:delTex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delText>
        </w:r>
      </w:del>
    </w:p>
    <w:p>
      <w:pPr>
        <w:pStyle w:val="BodyText"/>
      </w:pPr>
      <w:ins w:id="10" w:author="PR Preview" w:date="2026-01-01T00:00:00Z">
        <w:r>
  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del w:id="11" w:author="PR Preview" w:date="2026-01-01T00:00:00Z">
        <w:r>
          <w:rPr>
            <w:b/>
            <w:bCs/>
          </w:rPr>
          <w:delText xml:space="preserve">Example 21 (A line in</w:delText>
        </w:r>
      </w:del>
      <w:del w:id="1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3" w:author="PR Preview" w:date="2026-01-01T00:00:00Z">
        <w:r>
          <w:rPr>
            <w:b/>
            <w:bCs/>
          </w:rP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and a plane in</w:delText>
        </w:r>
      </w:del>
      <w:del w:id="1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6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In</w:delText>
        </w:r>
      </w:del>
      <w:del w:id="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0" w:author="PR Preview" w:date="2026-01-01T00:00:00Z">
        <w:r>
          <w:delText xml:space="preserve">, take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$\mathord{\smash[b]{\underset{\raise.3ex\hbox{$\scriptstyle\sim$}}{w}}\vphantom{w}} = (1, 1)$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" w:author="PR Preview" w:date="2026-01-01T00:00:00Z">
        <w:r>
          <w:delText xml:space="preserve">, the line of</w:delText>
        </w:r>
      </w:del>
      <w:del w:id="27" w:author="PR Preview" w:date="2026-01-01T00:00:00Z">
        <w:r>
          <w:delText xml:space="preserve"> </w:delText>
        </w:r>
      </w:del>
      <w:hyperlink r:id="rId88">
        <w:del w:id="28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 point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is on it,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the vector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$\mathord{\smash[b]{\underset{\raise.3ex\hbox{$\scriptstyle\sim$}}{v}}\vphantom{v}} = (-w_2, w_1)$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is nonzero with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$\mathord{\smash[b]{\underset{\raise.3ex\hbox{$\scriptstyle\sim$}}{w}}\vphantom{w}} \cdot \mathord{\smash[b]{\underset{\raise.3ex\hbox{$\scriptstyle\sim$}}{v}}\vphantom{v}} = 0$</w:delText>
        </w:r>
      </w:del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so it spans the subspace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w:hyperlink w:anchor="thm-hyperplane-subspace">
        <w:del w:id="5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52" w:author="PR Preview" w:date="2026-01-01T00:00:00Z">
        <w:r>
          <w:delText xml:space="preserve">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In</w:delText>
        </w:r>
      </w:del>
      <w:del w:id="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6" w:author="PR Preview" w:date="2026-01-01T00:00:00Z">
        <w:r>
          <w:delText xml:space="preserve">, take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$\mathord{\smash[b]{\underset{\raise.3ex\hbox{$\scriptstyle\sim$}}{w}}\vphantom{w}} = (1, 1, 1)$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and</w:delText>
        </w:r>
      </w:del>
      <w:del w:id="6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2" w:author="PR Preview" w:date="2026-01-01T00:00:00Z">
        <w:r>
          <w:delText xml:space="preserve">, the plane of</w:delText>
        </w:r>
      </w:del>
      <w:del w:id="63" w:author="PR Preview" w:date="2026-01-01T00:00:00Z">
        <w:r>
          <w:delText xml:space="preserve"> </w:delText>
        </w:r>
      </w:del>
      <w:hyperlink w:anchor="exm-hyperplane-subspace">
        <w:del w:id="64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with the independent vectors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$\mathord{\smash[b]{\underset{\raise.3ex\hbox{$\scriptstyle\sim$}}{v}}\vphantom{v}}_1 = (1, -1, 0)$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and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$\mathord{\smash[b]{\underset{\raise.3ex\hbox{$\scriptstyle\sim$}}{v}}\vphantom{v}}_2 = (0, 1, -1)$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in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 code evaluates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at the origin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 at points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$\mathord{\smash[b]{\underset{\raise.3ex\hbox{$\scriptstyle\sim$}}{x}}\vphantom{x}}_0 + t\,\mathord{\smash[b]{\underset{\raise.3ex\hbox{$\scriptstyle\sim$}}{v}}\vphantom{v}}$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and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delText>
        </w:r>
      </w:del>
      <w:del w:id="92" w:author="PR Preview" w:date="2026-01-01T00:00:00Z">
        <w:r>
          <w:delText xml:space="preserve">.</w:delText>
        </w:r>
      </w:del>
    </w:p>
    <w:p>
      <w:pPr>
        <w:pStyle w:val="BodyText"/>
      </w:pPr>
      <w:ins w:id="93" w:author="PR Preview" w:date="2026-01-01T00:00:00Z">
        <w:r>
          <w:rPr>
            <w:b/>
            <w:bCs/>
          </w:rPr>
          <w:t xml:space="preserve">Example 21 (A line in</w:t>
        </w:r>
      </w:ins>
      <w:ins w:id="9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5" w:author="PR Preview" w:date="2026-01-01T00:00:00Z">
        <w:r>
          <w:rPr>
            <w:b/>
            <w:bCs/>
          </w:rPr>
          <w:t xml:space="preserve"> </w:t>
        </w:r>
      </w:ins>
      <w:ins w:id="96" w:author="PR Preview" w:date="2026-01-01T00:00:00Z">
        <w:r>
          <w:rPr>
            <w:b/>
            <w:bCs/>
          </w:rPr>
          <w:t xml:space="preserve">and a plane in</w:t>
        </w:r>
      </w:ins>
      <w:ins w:id="9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8" w:author="PR Preview" w:date="2026-01-01T00:00:00Z">
        <w:r>
          <w:rPr>
            <w:b/>
            <w:bCs/>
          </w:rPr>
          <w:t xml:space="preserve">, checked on a grid of points)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In</w:t>
        </w:r>
      </w:ins>
      <w:ins w:id="1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02" w:author="PR Preview" w:date="2026-01-01T00:00:00Z">
        <w:r>
          <w:t xml:space="preserve">, take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$\mathord{\smash[b]{\underset{\raise.3ex\hbox{$\scriptstyle\sim$}}{w}}\vphantom{w}} = (1, 1)$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</w:t>
        </w:r>
      </w:ins>
      <w:ins w:id="10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8" w:author="PR Preview" w:date="2026-01-01T00:00:00Z">
        <w:r>
          <w:t xml:space="preserve">, the line of</w:t>
        </w:r>
      </w:ins>
      <w:ins w:id="109" w:author="PR Preview" w:date="2026-01-01T00:00:00Z">
        <w:r>
          <w:t xml:space="preserve"> </w:t>
        </w:r>
      </w:ins>
      <w:hyperlink r:id="rId88">
        <w:ins w:id="110" w:author="PR Preview" w:date="2026-01-01T00:00:00Z">
          <w:r>
            <w:rPr>
              <w:rStyle w:val="Hyperlink"/>
            </w:rPr>
            <w:t xml:space="preserve">Example 20 in Matrices</w:t>
          </w:r>
        </w:ins>
      </w:hyperlink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 point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on it,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the vector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$\mathord{\smash[b]{\underset{\raise.3ex\hbox{$\scriptstyle\sim$}}{v}}\vphantom{v}} = (-w_2, w_1)$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is nonzero with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so it spans the subspace</w:t>
        </w:r>
      </w:ins>
      <w:ins w:id="1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of</w:t>
        </w:r>
      </w:ins>
      <w:ins w:id="132" w:author="PR Preview" w:date="2026-01-01T00:00:00Z">
        <w:r>
          <w:t xml:space="preserve"> </w:t>
        </w:r>
      </w:ins>
      <w:hyperlink w:anchor="thm-hyperplane-subspace">
        <w:ins w:id="13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In</w:t>
        </w:r>
      </w:ins>
      <w:ins w:id="13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38" w:author="PR Preview" w:date="2026-01-01T00:00:00Z">
        <w:r>
          <w:t xml:space="preserve">, take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$\mathord{\smash[b]{\underset{\raise.3ex\hbox{$\scriptstyle\sim$}}{w}}\vphantom{w}} = (1, 1, 1)$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44" w:author="PR Preview" w:date="2026-01-01T00:00:00Z">
        <w:r>
          <w:t xml:space="preserve">, the plane of</w:t>
        </w:r>
      </w:ins>
      <w:ins w:id="145" w:author="PR Preview" w:date="2026-01-01T00:00:00Z">
        <w:r>
          <w:t xml:space="preserve"> </w:t>
        </w:r>
      </w:ins>
      <w:hyperlink w:anchor="exm-hyperplane-subspace">
        <w:ins w:id="146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with the independent vectors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$\mathord{\smash[b]{\underset{\raise.3ex\hbox{$\scriptstyle\sim$}}{v}}\vphantom{v}}_1 = (1, -1, 0)$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$\mathord{\smash[b]{\underset{\raise.3ex\hbox{$\scriptstyle\sim$}}{v}}\vphantom{v}}_2 = (0, 1, -1)$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in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code evaluates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at the origin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 at points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174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2026-10-18T22:23:00Z</dcterms:created>
  <dcterms:modified xsi:type="dcterms:W3CDTF">2026-10-18T22:23:00Z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