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8 (Jensen’s inequality for a weighted average)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convex-function">
        <w:del w:id="10" w:author="PR Preview" w:date="2026-01-01T00:00:00Z">
          <w:r>
            <w:rPr>
              <w:rStyle w:val="Hyperlink"/>
            </w:rPr>
            <w:delText xml:space="preserve">convex function</w:delText>
          </w:r>
        </w:del>
      </w:hyperlink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Let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let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be weights with</w:delText>
        </w:r>
      </w:del>
      <w:del w:id="2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Then</w:delText>
        </w:r>
      </w:del>
    </w:p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Theorem 8 (Jensen’s inequality for a weighted average)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Let</w:t>
        </w:r>
      </w:ins>
      <w:ins w:id="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be a</w:t>
        </w:r>
      </w:ins>
      <w:ins w:id="31" w:author="PR Preview" w:date="2026-01-01T00:00:00Z">
        <w:r>
          <w:t xml:space="preserve"> </w:t>
        </w:r>
      </w:ins>
      <w:hyperlink w:anchor="def-convex-function">
        <w:ins w:id="32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[13]</w:t>
        </w:r>
      </w:ins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Let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let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weights with</w:t>
        </w:r>
      </w:ins>
      <w:ins w:id="4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del w:id="49" w:author="PR Preview" w:date="2026-01-01T00:00:00Z">
        <w:r>
          <w:rPr>
            <w:b/>
            <w:bCs/>
          </w:rPr>
          <w:delText xml:space="preserve">Definition 22 (Upper bound)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Let</w:delText>
        </w:r>
      </w:del>
      <w:del w:id="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 real number</w:delText>
        </w:r>
      </w:del>
      <w:del w:id="56" w:author="PR Preview" w:date="2026-01-01T00:00:00Z">
        <w:r>
          <w:delText xml:space="preserve"> </w:delText>
        </w:r>
      </w:del>
      <m:oMath>
        <m:r>
          <m:t>u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an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upper bound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for</w:delText>
        </w:r>
      </w:del>
      <w:del w:id="63" w:author="PR Preview" w:date="2026-01-01T00:00:00Z">
        <w:r>
          <w:delText xml:space="preserve"> </w:delText>
        </w:r>
      </w:del>
      <m:oMath>
        <m:r>
          <m:t>A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[13]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if</w:delText>
        </w:r>
      </w:del>
      <w:del w:id="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all</w:delText>
        </w:r>
      </w:del>
      <w:del w:id="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72" w:author="PR Preview" w:date="2026-01-01T00:00:00Z">
        <w:r>
          <w:delText xml:space="preserve">.</w:delText>
        </w:r>
      </w:del>
    </w:p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23 (Lower bound)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Let</w:delText>
        </w:r>
      </w:del>
      <w:del w:id="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real number</w:delText>
        </w:r>
      </w:del>
      <w:del w:id="80" w:author="PR Preview" w:date="2026-01-01T00:00:00Z">
        <w:r>
          <w:delText xml:space="preserve"> </w:delText>
        </w:r>
      </w:del>
      <m:oMath>
        <m:r>
          <m:t>ℓ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a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lower bound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for</w:delText>
        </w:r>
      </w:del>
      <w:del w:id="87" w:author="PR Preview" w:date="2026-01-01T00:00:00Z">
        <w:r>
          <w:delText xml:space="preserve"> </w:delText>
        </w:r>
      </w:del>
      <m:oMath>
        <m:r>
          <m:t>A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[13]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if</w:delText>
        </w:r>
      </w:del>
      <w:del w:id="9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for all</w:delText>
        </w:r>
      </w:del>
      <w:del w:id="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96" w:author="PR Preview" w:date="2026-01-01T00:00:00Z">
        <w:r>
          <w:delText xml:space="preserve">.</w:delText>
        </w:r>
      </w:del>
    </w:p>
    <w:p>
      <w:pPr>
        <w:pStyle w:val="FirstParagraph"/>
      </w:pPr>
      <w:ins w:id="97" w:author="PR Preview" w:date="2026-01-01T00:00:00Z">
        <w:r>
          <w:rPr>
            <w:b/>
            <w:bCs/>
          </w:rPr>
          <w:t xml:space="preserve">Definition 22 (Upper bound)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Let</w:t>
        </w:r>
      </w:ins>
      <w:ins w:id="1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 real number</w:t>
        </w:r>
      </w:ins>
      <w:ins w:id="104" w:author="PR Preview" w:date="2026-01-01T00:00:00Z">
        <w:r>
          <w:t xml:space="preserve"> </w:t>
        </w:r>
      </w:ins>
      <m:oMath>
        <m:r>
          <m:t>u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upper bound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</w:t>
        </w:r>
      </w:ins>
      <w:ins w:id="111" w:author="PR Preview" w:date="2026-01-01T00:00:00Z">
        <w:r>
          <w:t xml:space="preserve"> </w:t>
        </w:r>
      </w:ins>
      <m:oMath>
        <m:r>
          <m:t>A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[14]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if</w:t>
        </w:r>
      </w:ins>
      <w:ins w:id="1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all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20" w:author="PR Preview" w:date="2026-01-01T00:00:00Z">
        <w:r>
          <w:t xml:space="preserve">.</w:t>
        </w:r>
      </w:ins>
    </w:p>
    <w:bookmarkEnd w:id="88"/>
    <w:bookmarkStart w:id="89" w:name="def-lower-bound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Definition 23 (Lower bound)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real number</w:t>
        </w:r>
      </w:ins>
      <w:ins w:id="128" w:author="PR Preview" w:date="2026-01-01T00:00:00Z">
        <w:r>
          <w:t xml:space="preserve"> </w:t>
        </w:r>
      </w:ins>
      <m:oMath>
        <m:r>
          <m:t>ℓ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lower bound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</w:t>
        </w:r>
      </w:ins>
      <w:ins w:id="135" w:author="PR Preview" w:date="2026-01-01T00:00:00Z">
        <w:r>
          <w:t xml:space="preserve"> </w:t>
        </w:r>
      </w:ins>
      <m:oMath>
        <m:r>
          <m:t>A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[14]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if</w:t>
        </w:r>
      </w:ins>
      <w:ins w:id="14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for all</w:t>
        </w:r>
      </w:ins>
      <w:ins w:id="14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4" w:author="PR Preview" w:date="2026-01-01T00:00:00Z">
        <w:r>
          <w:t xml:space="preserve">.</w:t>
        </w:r>
      </w:ins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del w:id="145" w:author="PR Preview" w:date="2026-01-01T00:00:00Z">
        <w:r>
          <w:rPr>
            <w:b/>
            <w:bCs/>
          </w:rPr>
          <w:delText xml:space="preserve">Theorem 9 (Completeness of the real numbers)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Let</w:delText>
        </w:r>
      </w:del>
      <w:del w:id="1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be nonempty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[14]</w:delText>
        </w:r>
      </w:del>
      <w:del w:id="153" w:author="PR Preview" w:date="2026-01-01T00:00:00Z">
        <w:r>
          <w:delText xml:space="preserve">.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Theorem 9 (Completeness of the real numbers)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nonempty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[15]</w:t>
        </w:r>
      </w:ins>
      <w:ins w:id="16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del w:id="163" w:author="PR Preview" w:date="2026-01-01T00:00:00Z">
        <w:r>
          <w:rPr>
            <w:i/>
            <w:iCs/>
          </w:rPr>
          <w:delText xml:space="preserve">Proof</w:delText>
        </w:r>
      </w:del>
      <w:del w:id="164" w:author="PR Preview" w:date="2026-01-01T00:00:00Z">
        <w:r>
          <w:delText xml:space="preserve">. </w:delText>
        </w:r>
      </w:del>
      <w:del w:id="165" w:author="PR Preview" w:date="2026-01-01T00:00:00Z">
        <w:r>
          <w:delText xml:space="preserve">The first statement is the least-upper-bound property of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[15], Definition 1.8, p. 4, and Theorem 1.19, p. 8</w:delText>
        </w:r>
      </w:del>
      <w:del w:id="169" w:author="PR Preview" w:date="2026-01-01T00:00:00Z">
        <w:r>
          <w:delText xml:space="preserve">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For the second, let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Negating both sides of an inequality reverses it (</w:delText>
        </w:r>
      </w:del>
      <w:hyperlink w:anchor="thm-neg-ineq">
        <w:del w:id="17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7" w:author="PR Preview" w:date="2026-01-01T00:00:00Z">
        <w:r>
          <w:delText xml:space="preserve">),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so</w:delText>
        </w:r>
      </w:del>
      <w:del w:id="180" w:author="PR Preview" w:date="2026-01-01T00:00:00Z">
        <w:r>
          <w:delText xml:space="preserve"> </w:delText>
        </w:r>
      </w:del>
      <m:oMath>
        <m:r>
          <m:t>ℓ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 a lower bound of</w:delText>
        </w:r>
      </w:del>
      <w:del w:id="183" w:author="PR Preview" w:date="2026-01-01T00:00:00Z">
        <w:r>
          <w:delText xml:space="preserve"> </w:delText>
        </w:r>
      </w:del>
      <m:oMath>
        <m:r>
          <m:t>A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exactly when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ℓ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is an upper bound of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set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nonempty and bounded above,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so by the first statement its upper bounds have a minimum</w:delText>
        </w:r>
      </w:del>
      <w:del w:id="198" w:author="PR Preview" w:date="2026-01-01T00:00:00Z">
        <w:r>
          <w:delText xml:space="preserve"> </w:delText>
        </w:r>
      </w:del>
      <m:oMath>
        <m:r>
          <m:t>u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and then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u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the largest lower bound of</w:delText>
        </w:r>
      </w:del>
      <w:del w:id="205" w:author="PR Preview" w:date="2026-01-01T00:00:00Z">
        <w:r>
          <w:delText xml:space="preserve"> </w:delText>
        </w:r>
      </w:del>
      <m:oMath>
        <m:r>
          <m:t>A</m:t>
        </m:r>
      </m:oMath>
      <w:del w:id="206" w:author="PR Preview" w:date="2026-01-01T00:00:00Z">
        <w:r>
          <w:delText xml:space="preserve">.</w:delText>
        </w:r>
      </w:del>
    </w:p>
    <w:p>
      <w:pPr>
        <w:pStyle w:val="FirstParagraph"/>
      </w:pPr>
      <w:ins w:id="207" w:author="PR Preview" w:date="2026-01-01T00:00:00Z">
        <w:r>
          <w:rPr>
            <w:i/>
            <w:iCs/>
          </w:rPr>
          <w:t xml:space="preserve">Proof</w:t>
        </w:r>
      </w:ins>
      <w:ins w:id="208" w:author="PR Preview" w:date="2026-01-01T00:00:00Z">
        <w:r>
          <w:t xml:space="preserve">. </w:t>
        </w:r>
      </w:ins>
      <w:ins w:id="209" w:author="PR Preview" w:date="2026-01-01T00:00:00Z">
        <w:r>
          <w:t xml:space="preserve">The first statement is the least-upper-bound property of</w:t>
        </w:r>
      </w:ins>
      <w:ins w:id="2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[16], Definition 1.8, p. 4, and Theorem 1.19, p. 8</w:t>
        </w:r>
      </w:ins>
      <w:ins w:id="213" w:author="PR Preview" w:date="2026-01-01T00:00:00Z">
        <w:r>
          <w:t xml:space="preserve">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For the second, let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217" w:author="PR Preview" w:date="2026-01-01T00:00:00Z">
        <w:r>
          <w:t xml:space="preserve">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Negating both sides of an inequality reverses it (</w:t>
        </w:r>
      </w:ins>
      <w:hyperlink w:anchor="thm-neg-ineq">
        <w:ins w:id="22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21" w:author="PR Preview" w:date="2026-01-01T00:00:00Z">
        <w:r>
          <w:t xml:space="preserve">),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so</w:t>
        </w:r>
      </w:ins>
      <w:ins w:id="224" w:author="PR Preview" w:date="2026-01-01T00:00:00Z">
        <w:r>
          <w:t xml:space="preserve"> </w:t>
        </w:r>
      </w:ins>
      <m:oMath>
        <m:r>
          <m:t>ℓ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 lower bound of</w:t>
        </w:r>
      </w:ins>
      <w:ins w:id="227" w:author="PR Preview" w:date="2026-01-01T00:00:00Z">
        <w:r>
          <w:t xml:space="preserve"> </w:t>
        </w:r>
      </w:ins>
      <m:oMath>
        <m:r>
          <m:t>A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exactly when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an upper bound of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234" w:author="PR Preview" w:date="2026-01-01T00:00:00Z">
        <w:r>
          <w:t xml:space="preserve">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set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nonempty and bounded above,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so by the first statement its upper bounds have a minimum</w:t>
        </w:r>
      </w:ins>
      <w:ins w:id="242" w:author="PR Preview" w:date="2026-01-01T00:00:00Z">
        <w:r>
          <w:t xml:space="preserve"> </w:t>
        </w:r>
      </w:ins>
      <m:oMath>
        <m:r>
          <m:t>u</m:t>
        </m:r>
      </m:oMath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then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u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the largest lower bound of</w:t>
        </w:r>
      </w:ins>
      <w:ins w:id="249" w:author="PR Preview" w:date="2026-01-01T00:00:00Z">
        <w:r>
          <w:t xml:space="preserve"> </w:t>
        </w:r>
      </w:ins>
      <m:oMath>
        <m:r>
          <m:t>A</m:t>
        </m:r>
      </m:oMath>
      <w:ins w:id="250" w:author="PR Preview" w:date="2026-01-01T00:00:00Z">
        <w:r>
          <w:t xml:space="preserve">.</w:t>
        </w:r>
      </w:ins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del w:id="251" w:author="PR Preview" w:date="2026-01-01T00:00:00Z">
        <w:r>
          <w:rPr>
            <w:b/>
            <w:bCs/>
          </w:rPr>
          <w:delText xml:space="preserve">Definition 27 (Infimum (greatest lower bound))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Let</w:delText>
        </w:r>
      </w:del>
      <w:del w:id="2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be nonempty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bounded below (</w:delText>
        </w:r>
      </w:del>
      <w:hyperlink w:anchor="def-bounded-below">
        <w:del w:id="25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0" w:author="PR Preview" w:date="2026-01-01T00:00:00Z">
        <w:r>
          <w:delText xml:space="preserve">).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The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infimum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of</w:delText>
        </w:r>
      </w:del>
      <w:del w:id="267" w:author="PR Preview" w:date="2026-01-01T00:00:00Z">
        <w:r>
          <w:delText xml:space="preserve"> </w:delText>
        </w:r>
      </w:del>
      <m:oMath>
        <m:r>
          <m:t>A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[16]</w:delText>
        </w:r>
      </w:del>
      <w:del w:id="270" w:author="PR Preview" w:date="2026-01-01T00:00:00Z">
        <w:r>
          <w:delText xml:space="preserve">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written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274" w:author="PR Preview" w:date="2026-01-01T00:00:00Z">
        <w:r>
          <w:delText xml:space="preserve">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 the greatest real number</w:delText>
        </w:r>
      </w:del>
      <w:del w:id="277" w:author="PR Preview" w:date="2026-01-01T00:00:00Z">
        <w:r>
          <w:delText xml:space="preserve"> </w:delText>
        </w:r>
      </w:del>
      <m:oMath>
        <m:r>
          <m:t>t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satisfying</w:delText>
        </w:r>
      </w:del>
      <w:del w:id="28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for all</w:delText>
        </w:r>
      </w:del>
      <w:del w:id="2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84" w:author="PR Preview" w:date="2026-01-01T00:00:00Z">
        <w:r>
          <w:delText xml:space="preserve">:</w:delText>
        </w:r>
      </w:del>
    </w:p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Definition 27 (Infimum (greatest lower bound))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Let</w:t>
        </w:r>
      </w:ins>
      <w:ins w:id="2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be nonempty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bounded below (</w:t>
        </w:r>
      </w:ins>
      <w:hyperlink w:anchor="def-bounded-below">
        <w:ins w:id="29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94" w:author="PR Preview" w:date="2026-01-01T00:00:00Z">
        <w:r>
          <w:t xml:space="preserve">).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infimum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of</w:t>
        </w:r>
      </w:ins>
      <w:ins w:id="301" w:author="PR Preview" w:date="2026-01-01T00:00:00Z">
        <w:r>
          <w:t xml:space="preserve"> </w:t>
        </w:r>
      </w:ins>
      <m:oMath>
        <m:r>
          <m:t>A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[17]</w:t>
        </w:r>
      </w:ins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written</w:t>
        </w:r>
      </w:ins>
      <w:ins w:id="307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the greatest real number</w:t>
        </w:r>
      </w:ins>
      <w:ins w:id="311" w:author="PR Preview" w:date="2026-01-01T00:00:00Z">
        <w:r>
          <w:t xml:space="preserve"> </w:t>
        </w:r>
      </w:ins>
      <m:oMath>
        <m:r>
          <m:t>t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satisfying</w:t>
        </w:r>
      </w:ins>
      <w:ins w:id="31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for all</w:t>
        </w:r>
      </w:ins>
      <w:ins w:id="3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del w:id="319" w:author="PR Preview" w:date="2026-01-01T00:00:00Z">
        <w:r>
          <w:rPr>
            <w:b/>
            <w:bCs/>
          </w:rPr>
          <w:delText xml:space="preserve">Definition 28 (Supremum (least upper bound))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Let</w:delText>
        </w:r>
      </w:del>
      <w:del w:id="3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be nonempty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and bounded above (</w:delText>
        </w:r>
      </w:del>
      <w:hyperlink w:anchor="def-bounded-above">
        <w:del w:id="327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328" w:author="PR Preview" w:date="2026-01-01T00:00:00Z">
        <w:r>
          <w:delText xml:space="preserve">).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rPr>
            <w:b/>
            <w:bCs/>
          </w:rPr>
          <w:delText xml:space="preserve">supremum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of</w:delText>
        </w:r>
      </w:del>
      <w:del w:id="335" w:author="PR Preview" w:date="2026-01-01T00:00:00Z">
        <w:r>
          <w:delText xml:space="preserve"> </w:delText>
        </w:r>
      </w:del>
      <m:oMath>
        <m:r>
          <m:t>A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[16]</w:delText>
        </w:r>
      </w:del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written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the smallest real number</w:delText>
        </w:r>
      </w:del>
      <w:del w:id="345" w:author="PR Preview" w:date="2026-01-01T00:00:00Z">
        <w:r>
          <w:delText xml:space="preserve"> </w:delText>
        </w:r>
      </w:del>
      <m:oMath>
        <m:r>
          <m:t>t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satisfying</w:delText>
        </w:r>
      </w:del>
      <w:del w:id="3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for all</w:delText>
        </w:r>
      </w:del>
      <w:del w:id="35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52" w:author="PR Preview" w:date="2026-01-01T00:00:00Z">
        <w:r>
          <w:delText xml:space="preserve">:</w:delText>
        </w:r>
      </w:del>
    </w:p>
    <w:p>
      <w:pPr>
        <w:pStyle w:val="FirstParagraph"/>
      </w:pPr>
      <w:ins w:id="353" w:author="PR Preview" w:date="2026-01-01T00:00:00Z">
        <w:r>
          <w:rPr>
            <w:b/>
            <w:bCs/>
          </w:rPr>
          <w:t xml:space="preserve">Definition 28 (Supremum (least upper bound))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Let</w:t>
        </w:r>
      </w:ins>
      <w:ins w:id="3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be nonempty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 bounded above (</w:t>
        </w:r>
      </w:ins>
      <w:hyperlink w:anchor="def-bounded-above">
        <w:ins w:id="36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62" w:author="PR Preview" w:date="2026-01-01T00:00:00Z">
        <w:r>
          <w:t xml:space="preserve">).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supremum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of</w:t>
        </w:r>
      </w:ins>
      <w:ins w:id="369" w:author="PR Preview" w:date="2026-01-01T00:00:00Z">
        <w:r>
          <w:t xml:space="preserve"> </w:t>
        </w:r>
      </w:ins>
      <m:oMath>
        <m:r>
          <m:t>A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[17]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written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the smallest real number</w:t>
        </w:r>
      </w:ins>
      <w:ins w:id="379" w:author="PR Preview" w:date="2026-01-01T00:00:00Z">
        <w:r>
          <w:t xml:space="preserve"> </w:t>
        </w:r>
      </w:ins>
      <m:oMath>
        <m:r>
          <m:t>t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satisfying</w:t>
        </w:r>
      </w:ins>
      <w:ins w:id="3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all</w:t>
        </w:r>
      </w:ins>
      <w:ins w:id="3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Definition 30 (Identity element)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Let</w:delText>
        </w:r>
      </w:del>
      <w:del w:id="390" w:author="PR Preview" w:date="2026-01-01T00:00:00Z">
        <w:r>
          <w:delText xml:space="preserve"> </w:delText>
        </w:r>
      </w:del>
      <m:oMath>
        <m:r>
          <m:t>S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be a set, such as the real numbers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and let</w:delText>
        </w:r>
      </w:del>
      <w:del w:id="39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be an operation that combines two elements</w:delText>
        </w:r>
      </w:del>
      <w:del w:id="400" w:author="PR Preview" w:date="2026-01-01T00:00:00Z">
        <w:r>
          <w:delText xml:space="preserve"> </w:delText>
        </w:r>
      </w:del>
      <m:oMath>
        <m:r>
          <m:t>a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and</w:delText>
        </w:r>
      </w:del>
      <w:del w:id="403" w:author="PR Preview" w:date="2026-01-01T00:00:00Z">
        <w:r>
          <w:delText xml:space="preserve"> </w:delText>
        </w:r>
      </w:del>
      <m:oMath>
        <m:r>
          <m:t>b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of</w:delText>
        </w:r>
      </w:del>
      <w:del w:id="406" w:author="PR Preview" w:date="2026-01-01T00:00:00Z">
        <w:r>
          <w:delText xml:space="preserve"> </w:delText>
        </w:r>
      </w:del>
      <m:oMath>
        <m:r>
          <m:t>S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into an element</w:delText>
        </w:r>
      </w:del>
      <w:del w:id="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of</w:delText>
        </w:r>
      </w:del>
      <w:del w:id="412" w:author="PR Preview" w:date="2026-01-01T00:00:00Z">
        <w:r>
          <w:delText xml:space="preserve"> </w:delText>
        </w:r>
      </w:del>
      <m:oMath>
        <m:r>
          <m:t>S</m:t>
        </m:r>
      </m:oMath>
      <w:del w:id="413" w:author="PR Preview" w:date="2026-01-01T00:00:00Z">
        <w:r>
          <w:delText xml:space="preserve">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416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17" w:author="PR Preview" w:date="2026-01-01T00:00:00Z">
        <w:r>
          <w:delText xml:space="preserve">) of real numbers.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 element</w:delText>
        </w:r>
      </w:del>
      <w:del w:id="420" w:author="PR Preview" w:date="2026-01-01T00:00:00Z">
        <w:r>
          <w:delText xml:space="preserve"> </w:delText>
        </w:r>
      </w:del>
      <m:oMath>
        <m:r>
          <m:t>u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</w:delText>
        </w:r>
      </w:del>
      <w:del w:id="423" w:author="PR Preview" w:date="2026-01-01T00:00:00Z">
        <w:r>
          <w:delText xml:space="preserve"> </w:delText>
        </w:r>
      </w:del>
      <m:oMath>
        <m:r>
          <m:t>S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an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rPr>
            <w:b/>
            <w:bCs/>
          </w:rPr>
          <w:delText xml:space="preserve">identity element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for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[17]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if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</w:delText>
        </w:r>
      </w:del>
      <w:del w:id="438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for every</w:delText>
        </w:r>
      </w:del>
      <w:del w:id="4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442" w:author="PR Preview" w:date="2026-01-01T00:00:00Z">
        <w:r>
          <w:delText xml:space="preserve">.</w:delText>
        </w:r>
      </w:del>
    </w:p>
    <w:p>
      <w:pPr>
        <w:pStyle w:val="FirstParagraph"/>
      </w:pPr>
      <w:ins w:id="443" w:author="PR Preview" w:date="2026-01-01T00:00:00Z">
        <w:r>
          <w:rPr>
            <w:b/>
            <w:bCs/>
          </w:rPr>
          <w:t xml:space="preserve">Definition 30 (Identity element)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Let</w:t>
        </w:r>
      </w:ins>
      <w:ins w:id="446" w:author="PR Preview" w:date="2026-01-01T00:00:00Z">
        <w:r>
          <w:t xml:space="preserve"> </w:t>
        </w:r>
      </w:ins>
      <m:oMath>
        <m:r>
          <m:t>S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be a set, such as the real numbers</w:t>
        </w:r>
      </w:ins>
      <w:ins w:id="4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let</w:t>
        </w:r>
      </w:ins>
      <w:ins w:id="45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be an operation that combines two elements</w:t>
        </w:r>
      </w:ins>
      <w:ins w:id="456" w:author="PR Preview" w:date="2026-01-01T00:00:00Z">
        <w:r>
          <w:t xml:space="preserve"> </w:t>
        </w:r>
      </w:ins>
      <m:oMath>
        <m:r>
          <m:t>a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</w:t>
        </w:r>
      </w:ins>
      <w:ins w:id="459" w:author="PR Preview" w:date="2026-01-01T00:00:00Z">
        <w:r>
          <w:t xml:space="preserve"> </w:t>
        </w:r>
      </w:ins>
      <m:oMath>
        <m:r>
          <m:t>b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</w:t>
        </w:r>
      </w:ins>
      <w:ins w:id="462" w:author="PR Preview" w:date="2026-01-01T00:00:00Z">
        <w:r>
          <w:t xml:space="preserve"> </w:t>
        </w:r>
      </w:ins>
      <m:oMath>
        <m:r>
          <m:t>S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into an element</w:t>
        </w:r>
      </w:ins>
      <w:ins w:id="4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of</w:t>
        </w:r>
      </w:ins>
      <w:ins w:id="468" w:author="PR Preview" w:date="2026-01-01T00:00:00Z">
        <w:r>
          <w:t xml:space="preserve"> </w:t>
        </w:r>
      </w:ins>
      <m:oMath>
        <m:r>
          <m:t>S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472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73" w:author="PR Preview" w:date="2026-01-01T00:00:00Z">
        <w:r>
          <w:t xml:space="preserve">) of real numbers.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 element</w:t>
        </w:r>
      </w:ins>
      <w:ins w:id="476" w:author="PR Preview" w:date="2026-01-01T00:00:00Z">
        <w:r>
          <w:t xml:space="preserve"> </w:t>
        </w:r>
      </w:ins>
      <m:oMath>
        <m:r>
          <m:t>u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t>S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an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identity element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[18]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if</w:t>
        </w:r>
      </w:ins>
      <w:ins w:id="4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</w:t>
        </w:r>
      </w:ins>
      <w:ins w:id="49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for every</w:t>
        </w:r>
      </w:ins>
      <w:ins w:id="4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498" w:author="PR Preview" w:date="2026-01-01T00:00:00Z">
        <w:r>
          <w:t xml:space="preserve">.</w:t>
        </w:r>
      </w:ins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del w:id="499" w:author="PR Preview" w:date="2026-01-01T00:00:00Z">
        <w:r>
          <w:rPr>
            <w:b/>
            <w:bCs/>
          </w:rPr>
          <w:delText xml:space="preserve">Definition 31 (Commutative operation)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 operation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on a set</w:delText>
        </w:r>
      </w:del>
      <w:del w:id="505" w:author="PR Preview" w:date="2026-01-01T00:00:00Z">
        <w:r>
          <w:delText xml:space="preserve"> </w:delText>
        </w:r>
      </w:del>
      <m:oMath>
        <m:r>
          <m:t>S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(</w:delText>
        </w:r>
      </w:del>
      <w:hyperlink w:anchor="def-identity-element">
        <w:del w:id="50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509" w:author="PR Preview" w:date="2026-01-01T00:00:00Z">
        <w:r>
          <w:delText xml:space="preserve">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rPr>
            <w:b/>
            <w:bCs/>
          </w:rPr>
          <w:delText xml:space="preserve">commutative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[18]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if</w:delText>
        </w:r>
      </w:del>
      <w:del w:id="5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all</w:delText>
        </w:r>
      </w:del>
      <w:del w:id="5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22" w:author="PR Preview" w:date="2026-01-01T00:00:00Z">
        <w:r>
          <w:delText xml:space="preserve">: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order of the two inputs does not matter.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Some sources, including the titles of</w:delText>
        </w:r>
      </w:del>
      <w:del w:id="527" w:author="PR Preview" w:date="2026-01-01T00:00:00Z">
        <w:r>
          <w:delText xml:space="preserve"> </w:delText>
        </w:r>
      </w:del>
      <w:hyperlink w:anchor="thm-sum-symmetric">
        <w:del w:id="52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and</w:delText>
        </w:r>
      </w:del>
      <w:del w:id="531" w:author="PR Preview" w:date="2026-01-01T00:00:00Z">
        <w:r>
          <w:delText xml:space="preserve"> </w:delText>
        </w:r>
      </w:del>
      <w:hyperlink w:anchor="thm-prod-symmetric">
        <w:del w:id="53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call a commutative operation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rPr>
            <w:b/>
            <w:bCs/>
          </w:rPr>
          <w:delText xml:space="preserve">symmetric</w:delText>
        </w:r>
      </w:del>
      <w:del w:id="538" w:author="PR Preview" w:date="2026-01-01T00:00:00Z">
        <w:r>
          <w:delText xml:space="preserve">.</w:delText>
        </w:r>
      </w:del>
    </w:p>
    <w:p>
      <w:pPr>
        <w:pStyle w:val="FirstParagraph"/>
      </w:pPr>
      <w:ins w:id="539" w:author="PR Preview" w:date="2026-01-01T00:00:00Z">
        <w:r>
          <w:rPr>
            <w:b/>
            <w:bCs/>
          </w:rPr>
          <w:t xml:space="preserve">Definition 31 (Commutative operation)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 operation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on a set</w:t>
        </w:r>
      </w:ins>
      <w:ins w:id="545" w:author="PR Preview" w:date="2026-01-01T00:00:00Z">
        <w:r>
          <w:t xml:space="preserve"> </w:t>
        </w:r>
      </w:ins>
      <m:oMath>
        <m:r>
          <m:t>S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def-identity-element">
        <w:ins w:id="54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549" w:author="PR Preview" w:date="2026-01-01T00:00:00Z">
        <w:r>
          <w:t xml:space="preserve">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commutative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[19]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if</w:t>
        </w:r>
      </w:ins>
      <w:ins w:id="5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all</w:t>
        </w:r>
      </w:ins>
      <w:ins w:id="5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562" w:author="PR Preview" w:date="2026-01-01T00:00:00Z">
        <w:r>
          <w:t xml:space="preserve">: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the order of the two inputs does not matter.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Some sources, including the titles of</w:t>
        </w:r>
      </w:ins>
      <w:ins w:id="567" w:author="PR Preview" w:date="2026-01-01T00:00:00Z">
        <w:r>
          <w:t xml:space="preserve"> </w:t>
        </w:r>
      </w:ins>
      <w:hyperlink w:anchor="thm-sum-symmetric">
        <w:ins w:id="56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and</w:t>
        </w:r>
      </w:ins>
      <w:ins w:id="571" w:author="PR Preview" w:date="2026-01-01T00:00:00Z">
        <w:r>
          <w:t xml:space="preserve"> </w:t>
        </w:r>
      </w:ins>
      <w:hyperlink w:anchor="thm-prod-symmetric">
        <w:ins w:id="57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call a commutative operation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rPr>
            <w:b/>
            <w:bCs/>
          </w:rPr>
          <w:t xml:space="preserve">symmetric</w:t>
        </w:r>
      </w:ins>
      <w:ins w:id="578" w:author="PR Preview" w:date="2026-01-01T00:00:00Z">
        <w:r>
          <w:t xml:space="preserve">.</w:t>
        </w:r>
      </w:ins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del w:id="579" w:author="PR Preview" w:date="2026-01-01T00:00:00Z">
        <w:r>
          <w:rPr>
            <w:b/>
            <w:bCs/>
          </w:rPr>
          <w:delText xml:space="preserve">Definition 32 (Associative operation)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 operation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on a set</w:delText>
        </w:r>
      </w:del>
      <w:del w:id="585" w:author="PR Preview" w:date="2026-01-01T00:00:00Z">
        <w:r>
          <w:delText xml:space="preserve"> </w:delText>
        </w:r>
      </w:del>
      <m:oMath>
        <m:r>
          <m:t>S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(</w:delText>
        </w:r>
      </w:del>
      <w:hyperlink w:anchor="def-identity-element">
        <w:del w:id="58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589" w:author="PR Preview" w:date="2026-01-01T00:00:00Z">
        <w:r>
          <w:delText xml:space="preserve">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rPr>
            <w:b/>
            <w:bCs/>
          </w:rPr>
          <w:delText xml:space="preserve">associative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[19]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if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for all</w:delText>
        </w:r>
      </w:del>
      <w:del w:id="6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602" w:author="PR Preview" w:date="2026-01-01T00:00:00Z">
        <w:r>
          <w:delText xml:space="preserve">: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605" w:author="PR Preview" w:date="2026-01-01T00:00:00Z">
        <w:r>
          <w:rPr>
            <w:b/>
            <w:bCs/>
          </w:rPr>
          <w:t xml:space="preserve">Definition 32 (Associative operation)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 operation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on a set</w:t>
        </w:r>
      </w:ins>
      <w:ins w:id="611" w:author="PR Preview" w:date="2026-01-01T00:00:00Z">
        <w:r>
          <w:t xml:space="preserve"> </w:t>
        </w:r>
      </w:ins>
      <m:oMath>
        <m:r>
          <m:t>S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(</w:t>
        </w:r>
      </w:ins>
      <w:hyperlink w:anchor="def-identity-element">
        <w:ins w:id="614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615" w:author="PR Preview" w:date="2026-01-01T00:00:00Z">
        <w:r>
          <w:t xml:space="preserve">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rPr>
            <w:b/>
            <w:bCs/>
          </w:rPr>
          <w:t xml:space="preserve">associative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[20]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if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all</w:t>
        </w:r>
      </w:ins>
      <w:ins w:id="6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28" w:author="PR Preview" w:date="2026-01-01T00:00:00Z">
        <w:r>
          <w:t xml:space="preserve">: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which pair is combined first does not matter.</w:t>
        </w:r>
      </w:ins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Definition 34 (Distributive law)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distributive law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[20]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 the statement that multiplication distributes over addition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(</w:delText>
        </w:r>
      </w:del>
      <w:hyperlink w:anchor="def-distributes-over">
        <w:del w:id="642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643" w:author="PR Preview" w:date="2026-01-01T00:00:00Z">
        <w:r>
          <w:delText xml:space="preserve">):</w:delText>
        </w:r>
      </w:del>
      <w:del w:id="6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(</w:delText>
        </w:r>
      </w:del>
      <w:hyperlink w:anchor="thm-mult-distr">
        <w:del w:id="64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48" w:author="PR Preview" w:date="2026-01-01T00:00:00Z">
        <w:r>
          <w:delText xml:space="preserve">).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We then say multiplication is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rPr>
            <w:b/>
            <w:bCs/>
          </w:rPr>
          <w:delText xml:space="preserve">distributive</w:delText>
        </w:r>
      </w:del>
      <w:del w:id="653" w:author="PR Preview" w:date="2026-01-01T00:00:00Z">
        <w:r>
          <w:delText xml:space="preserve">.</w:delText>
        </w:r>
      </w:del>
    </w:p>
    <w:p>
      <w:pPr>
        <w:pStyle w:val="BodyText"/>
      </w:pPr>
      <w:ins w:id="654" w:author="PR Preview" w:date="2026-01-01T00:00:00Z">
        <w:r>
          <w:rPr>
            <w:b/>
            <w:bCs/>
          </w:rPr>
          <w:t xml:space="preserve">Definition 34 (Distributive law)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b/>
            <w:bCs/>
          </w:rPr>
          <w:t xml:space="preserve">distributive law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[21]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the statement that multiplication distributes over addition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w:anchor="def-distributes-over">
        <w:ins w:id="665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666" w:author="PR Preview" w:date="2026-01-01T00:00:00Z">
        <w:r>
          <w:t xml:space="preserve">):</w:t>
        </w:r>
      </w:ins>
      <w:ins w:id="6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w:anchor="thm-mult-distr">
        <w:ins w:id="67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71" w:author="PR Preview" w:date="2026-01-01T00:00:00Z">
        <w:r>
          <w:t xml:space="preserve">).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We then say multiplication is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rPr>
            <w:b/>
            <w:bCs/>
          </w:rPr>
          <w:t xml:space="preserve">distributive</w:t>
        </w:r>
      </w:ins>
      <w:ins w:id="676" w:author="PR Preview" w:date="2026-01-01T00:00:00Z">
        <w:r>
          <w:t xml:space="preserve">.</w:t>
        </w:r>
      </w:ins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del w:id="677" w:author="PR Preview" w:date="2026-01-01T00:00:00Z">
        <w:r>
          <w:rPr>
            <w:b/>
            <w:bCs/>
          </w:rPr>
          <w:delText xml:space="preserve">Definition 35 (Like terms)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Two</w:delText>
        </w:r>
      </w:del>
      <w:del w:id="680" w:author="PR Preview" w:date="2026-01-01T00:00:00Z">
        <w:r>
          <w:delText xml:space="preserve"> </w:delText>
        </w:r>
      </w:del>
      <w:hyperlink w:anchor="def-term">
        <w:del w:id="681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of a sum are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rPr>
            <w:b/>
            <w:bCs/>
          </w:rPr>
          <w:delText xml:space="preserve">like terms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[21]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if they are the same product of variables, each to the same power,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possibly multiplied by different constants: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where</w:delText>
        </w:r>
      </w:del>
      <w:del w:id="69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are constants and</w:delText>
        </w:r>
      </w:del>
      <w:del w:id="705" w:author="PR Preview" w:date="2026-01-01T00:00:00Z">
        <w:r>
          <w:delText xml:space="preserve"> </w:delText>
        </w:r>
      </w:del>
      <m:oMath>
        <m:r>
          <m:t>m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is that product.</w:delText>
        </w:r>
      </w:del>
    </w:p>
    <w:p>
      <w:pPr>
        <w:pStyle w:val="FirstParagraph"/>
      </w:pPr>
      <w:ins w:id="708" w:author="PR Preview" w:date="2026-01-01T00:00:00Z">
        <w:r>
          <w:rPr>
            <w:b/>
            <w:bCs/>
          </w:rPr>
          <w:t xml:space="preserve">Definition 35 (Like terms)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Two</w:t>
        </w:r>
      </w:ins>
      <w:ins w:id="711" w:author="PR Preview" w:date="2026-01-01T00:00:00Z">
        <w:r>
          <w:t xml:space="preserve"> </w:t>
        </w:r>
      </w:ins>
      <w:hyperlink w:anchor="def-term">
        <w:ins w:id="712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of a sum are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rPr>
            <w:b/>
            <w:bCs/>
          </w:rPr>
          <w:t xml:space="preserve">like terms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[22]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if they are the same product of variables, each to the same power,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possibly multiplied by different constants:</w:t>
        </w:r>
      </w:ins>
      <w:ins w:id="72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where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and</w:t>
        </w:r>
      </w:ins>
      <w:ins w:id="7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are constants and</w:t>
        </w:r>
      </w:ins>
      <w:ins w:id="736" w:author="PR Preview" w:date="2026-01-01T00:00:00Z">
        <w:r>
          <w:t xml:space="preserve"> </w:t>
        </w:r>
      </w:ins>
      <m:oMath>
        <m:r>
          <m:t>m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that product.</w:t>
        </w:r>
      </w:ins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del w:id="739" w:author="PR Preview" w:date="2026-01-01T00:00:00Z">
        <w:r>
          <w:rPr>
            <w:b/>
            <w:bCs/>
          </w:rPr>
          <w:delText xml:space="preserve">Theorem 18 (Square of a sum)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For any numbers</w:delText>
        </w:r>
      </w:del>
      <w:del w:id="742" w:author="PR Preview" w:date="2026-01-01T00:00:00Z">
        <w:r>
          <w:delText xml:space="preserve"> </w:delText>
        </w:r>
      </w:del>
      <m:oMath>
        <m:r>
          <m:t>a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and</w:delText>
        </w:r>
      </w:del>
      <w:del w:id="745" w:author="PR Preview" w:date="2026-01-01T00:00:00Z">
        <w:r>
          <w:delText xml:space="preserve"> </w:delText>
        </w:r>
      </w:del>
      <m:oMath>
        <m:r>
          <m:t>b</m:t>
        </m:r>
      </m:oMath>
      <w:del w:id="746" w:author="PR Preview" w:date="2026-01-01T00:00:00Z">
        <w:r>
          <w:delText xml:space="preserve">,</w:delText>
        </w:r>
      </w:del>
    </w:p>
    <w:p>
      <w:pPr>
        <w:pStyle w:val="BodyText"/>
      </w:pPr>
      <w:ins w:id="747" w:author="PR Preview" w:date="2026-01-01T00:00:00Z">
        <w:r>
          <w:rPr>
            <w:b/>
            <w:bCs/>
          </w:rPr>
          <w:t xml:space="preserve">Theorem 18 (Product of two sums (FOIL))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For any numbers</w:t>
        </w:r>
      </w:ins>
      <w:ins w:id="750" w:author="PR Preview" w:date="2026-01-01T00:00:00Z">
        <w:r>
          <w:t xml:space="preserve"> </w:t>
        </w:r>
      </w:ins>
      <m:oMath>
        <m:r>
          <m:t>a</m:t>
        </m:r>
      </m:oMath>
      <w:ins w:id="751" w:author="PR Preview" w:date="2026-01-01T00:00:00Z">
        <w:r>
          <w:t xml:space="preserve">,</w:t>
        </w:r>
      </w:ins>
      <w:ins w:id="752" w:author="PR Preview" w:date="2026-01-01T00:00:00Z">
        <w:r>
          <w:t xml:space="preserve"> </w:t>
        </w:r>
      </w:ins>
      <m:oMath>
        <m:r>
          <m:t>b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m:oMath>
        <m:r>
          <m:t>c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</w:t>
        </w:r>
      </w:ins>
      <w:ins w:id="757" w:author="PR Preview" w:date="2026-01-01T00:00:00Z">
        <w:r>
          <w:t xml:space="preserve"> </w:t>
        </w:r>
      </w:ins>
      <m:oMath>
        <m:r>
          <m:t>d</m:t>
        </m:r>
      </m:oMath>
      <w:ins w:id="75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59" w:author="PR Preview" w:date="2026-01-01T00:00:00Z">
        <w:r>
          <w:t xml:space="preserve">The four products pair the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F</w:t>
        </w:r>
      </w:ins>
      <w:ins w:id="762" w:author="PR Preview" w:date="2026-01-01T00:00:00Z">
        <w:r>
          <w:t xml:space="preserve">irst terms (</w:t>
        </w:r>
      </w:ins>
      <m:oMath>
        <m:r>
          <m:t>a</m:t>
        </m:r>
        <m:r>
          <m:t>c</m:t>
        </m:r>
      </m:oMath>
      <w:ins w:id="763" w:author="PR Preview" w:date="2026-01-01T00:00:00Z">
        <w:r>
          <w:t xml:space="preserve">), the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rPr>
            <w:b/>
            <w:bCs/>
          </w:rPr>
          <w:t xml:space="preserve">O</w:t>
        </w:r>
      </w:ins>
      <w:ins w:id="766" w:author="PR Preview" w:date="2026-01-01T00:00:00Z">
        <w:r>
          <w:t xml:space="preserve">uter terms (</w:t>
        </w:r>
      </w:ins>
      <m:oMath>
        <m:r>
          <m:t>a</m:t>
        </m:r>
        <m:r>
          <m:t>d</m:t>
        </m:r>
      </m:oMath>
      <w:ins w:id="767" w:author="PR Preview" w:date="2026-01-01T00:00:00Z">
        <w:r>
          <w:t xml:space="preserve">), the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rPr>
            <w:b/>
            <w:bCs/>
          </w:rPr>
          <w:t xml:space="preserve">I</w:t>
        </w:r>
      </w:ins>
      <w:ins w:id="770" w:author="PR Preview" w:date="2026-01-01T00:00:00Z">
        <w:r>
          <w:t xml:space="preserve">nner terms (</w:t>
        </w:r>
      </w:ins>
      <m:oMath>
        <m:r>
          <m:t>b</m:t>
        </m:r>
        <m:r>
          <m:t>c</m:t>
        </m:r>
      </m:oMath>
      <w:ins w:id="771" w:author="PR Preview" w:date="2026-01-01T00:00:00Z">
        <w:r>
          <w:t xml:space="preserve">) and the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rPr>
            <w:b/>
            <w:bCs/>
          </w:rPr>
          <w:t xml:space="preserve">L</w:t>
        </w:r>
      </w:ins>
      <w:ins w:id="774" w:author="PR Preview" w:date="2026-01-01T00:00:00Z">
        <w:r>
          <w:t xml:space="preserve">ast terms (</w:t>
        </w:r>
      </w:ins>
      <m:oMath>
        <m:r>
          <m:t>b</m:t>
        </m:r>
        <m:r>
          <m:t>d</m:t>
        </m:r>
      </m:oMath>
      <w:ins w:id="775" w:author="PR Preview" w:date="2026-01-01T00:00:00Z">
        <w:r>
          <w:t xml:space="preserve">),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which gives this rule its name,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rPr>
            <w:b/>
            <w:bCs/>
          </w:rPr>
          <w:t xml:space="preserve">FOIL</w:t>
        </w:r>
      </w:ins>
      <w:ins w:id="780" w:author="PR Preview" w:date="2026-01-01T00:00:00Z">
        <w:r>
          <w:t xml:space="preserve">.</w:t>
        </w:r>
      </w:ins>
    </w:p>
    <w:bookmarkEnd w:id="132"/>
    <w:p>
      <w:pPr>
        <w:pStyle w:val="BodyText"/>
      </w:pPr>
      <w:ins w:id="781" w:author="PR Preview" w:date="2026-01-01T00:00:00Z">
        <w:r>
          <w:rPr>
            <w:i/>
            <w:iCs/>
          </w:rPr>
          <w:t xml:space="preserve">Proof</w:t>
        </w:r>
      </w:ins>
      <w:ins w:id="78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ins w:id="783" w:author="PR Preview" w:date="2026-01-01T00:00:00Z">
        <w:r>
          <w:rPr>
            <w:b/>
            <w:bCs/>
          </w:rPr>
          <w:t xml:space="preserve">Example 28 (Checking FOIL)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With</w:t>
        </w:r>
      </w:ins>
      <w:ins w:id="7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4</m:t>
        </m:r>
      </m:oMath>
      <w:ins w:id="79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9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96" w:author="PR Preview" w:date="2026-01-01T00:00:00Z">
        <w:r>
          <w:t xml:space="preserve">Setting</w:t>
        </w:r>
      </w:ins>
      <w:ins w:id="79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a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and</w:t>
        </w:r>
      </w:ins>
      <w:ins w:id="80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b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gives</w:t>
        </w:r>
      </w:ins>
      <w:ins w:id="8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804" w:author="PR Preview" w:date="2026-01-01T00:00:00Z">
        <w:r>
          <w:t xml:space="preserve">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which is the</w:t>
        </w:r>
      </w:ins>
      <w:ins w:id="807" w:author="PR Preview" w:date="2026-01-01T00:00:00Z">
        <w:r>
          <w:t xml:space="preserve"> </w:t>
        </w:r>
      </w:ins>
      <w:hyperlink w:anchor="thm-square-of-a-sum">
        <w:ins w:id="808" w:author="PR Preview" w:date="2026-01-01T00:00:00Z">
          <w:r>
            <w:rPr>
              <w:rStyle w:val="Hyperlink"/>
            </w:rPr>
            <w:t xml:space="preserve">square of a sum</w:t>
          </w:r>
        </w:ins>
      </w:hyperlink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once</w:t>
        </w:r>
      </w:ins>
      <w:ins w:id="811" w:author="PR Preview" w:date="2026-01-01T00:00:00Z">
        <w:r>
          <w:t xml:space="preserve"> </w:t>
        </w:r>
      </w:ins>
      <m:oMath>
        <m:r>
          <m:t>a</m:t>
        </m:r>
        <m:r>
          <m:t>b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</w:t>
        </w:r>
      </w:ins>
      <w:ins w:id="814" w:author="PR Preview" w:date="2026-01-01T00:00:00Z">
        <w:r>
          <w:t xml:space="preserve"> </w:t>
        </w:r>
      </w:ins>
      <m:oMath>
        <m:r>
          <m:t>b</m:t>
        </m:r>
        <m:r>
          <m:t>a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are combined.</w:t>
        </w:r>
      </w:ins>
    </w:p>
    <w:bookmarkEnd w:id="133"/>
    <w:bookmarkStart w:id="134" w:name="thm-square-of-a-sum"/>
    <w:p>
      <w:pPr>
        <w:pStyle w:val="BodyText"/>
      </w:pPr>
      <w:ins w:id="817" w:author="PR Preview" w:date="2026-01-01T00:00:00Z">
        <w:r>
          <w:rPr>
            <w:b/>
            <w:bCs/>
          </w:rPr>
          <w:t xml:space="preserve">Theorem 19 (Square of a sum)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For any numbers</w:t>
        </w:r>
      </w:ins>
      <w:ins w:id="820" w:author="PR Preview" w:date="2026-01-01T00:00:00Z">
        <w:r>
          <w:t xml:space="preserve"> </w:t>
        </w:r>
      </w:ins>
      <m:oMath>
        <m:r>
          <m:t>a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</w:t>
        </w:r>
      </w:ins>
      <w:ins w:id="823" w:author="PR Preview" w:date="2026-01-01T00:00:00Z">
        <w:r>
          <w:t xml:space="preserve"> </w:t>
        </w:r>
      </w:ins>
      <m:oMath>
        <m:r>
          <m:t>b</m:t>
        </m:r>
      </m:oMath>
      <w:ins w:id="82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del w:id="825" w:author="PR Preview" w:date="2026-01-01T00:00:00Z">
        <w:r>
          <w:rPr>
            <w:i/>
            <w:iCs/>
          </w:rPr>
          <w:delText xml:space="preserve">Remark 11</w:delText>
        </w:r>
      </w:del>
      <w:del w:id="826" w:author="PR Preview" w:date="2026-01-01T00:00:00Z">
        <w:r>
          <w:delText xml:space="preserve"> (Square of a difference). </w:delText>
        </w:r>
      </w:del>
      <w:del w:id="827" w:author="PR Preview" w:date="2026-01-01T00:00:00Z">
        <w:r>
          <w:delText xml:space="preserve">Replacing</w:delText>
        </w:r>
      </w:del>
      <w:del w:id="828" w:author="PR Preview" w:date="2026-01-01T00:00:00Z">
        <w:r>
          <w:delText xml:space="preserve"> </w:delText>
        </w:r>
      </w:del>
      <m:oMath>
        <m:r>
          <m:t>b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by</w:delText>
        </w:r>
      </w:del>
      <w:del w:id="8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in</w:delText>
        </w:r>
      </w:del>
      <w:del w:id="834" w:author="PR Preview" w:date="2026-01-01T00:00:00Z">
        <w:r>
          <w:delText xml:space="preserve"> </w:delText>
        </w:r>
      </w:del>
      <w:hyperlink w:anchor="thm-square-of-a-sum">
        <w:del w:id="83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gives</w:delText>
        </w:r>
      </w:del>
      <w:del w:id="8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839" w:author="PR Preview" w:date="2026-01-01T00:00:00Z">
        <w:r>
          <w:delText xml:space="preserve">.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For example, the square</w:delText>
        </w:r>
      </w:del>
      <w:del w:id="8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of the difference between an observed value</w:delText>
        </w:r>
      </w:del>
      <w:del w:id="845" w:author="PR Preview" w:date="2026-01-01T00:00:00Z">
        <w:r>
          <w:delText xml:space="preserve"> </w:delText>
        </w:r>
      </w:del>
      <m:oMath>
        <m:r>
          <m:t>y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and a prediction</w:delText>
        </w:r>
      </w:del>
      <w:del w:id="8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of it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expands this way.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With</w:delText>
        </w:r>
      </w:del>
      <w:del w:id="85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and</w:delText>
        </w:r>
      </w:del>
      <w:del w:id="85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859" w:author="PR Preview" w:date="2026-01-01T00:00:00Z">
        <w:r>
          <w:delText xml:space="preserve">,</w:delText>
        </w:r>
      </w:del>
    </w:p>
    <w:p>
      <w:pPr>
        <w:pStyle w:val="BodyText"/>
      </w:pPr>
      <w:ins w:id="860" w:author="PR Preview" w:date="2026-01-01T00:00:00Z">
        <w:r>
          <w:rPr>
            <w:i/>
            <w:iCs/>
          </w:rPr>
          <w:t xml:space="preserve">Remark 11</w:t>
        </w:r>
      </w:ins>
      <w:ins w:id="861" w:author="PR Preview" w:date="2026-01-01T00:00:00Z">
        <w:r>
          <w:t xml:space="preserve"> (Square of a difference). </w:t>
        </w:r>
      </w:ins>
      <w:ins w:id="862" w:author="PR Preview" w:date="2026-01-01T00:00:00Z">
        <w:r>
          <w:t xml:space="preserve">Replacing</w:t>
        </w:r>
      </w:ins>
      <w:ins w:id="863" w:author="PR Preview" w:date="2026-01-01T00:00:00Z">
        <w:r>
          <w:t xml:space="preserve"> </w:t>
        </w:r>
      </w:ins>
      <m:oMath>
        <m:r>
          <m:t>b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by</w:t>
        </w:r>
      </w:ins>
      <w:ins w:id="86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in</w:t>
        </w:r>
      </w:ins>
      <w:ins w:id="869" w:author="PR Preview" w:date="2026-01-01T00:00:00Z">
        <w:r>
          <w:t xml:space="preserve"> </w:t>
        </w:r>
      </w:ins>
      <w:hyperlink w:anchor="thm-square-of-a-sum">
        <w:ins w:id="870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gives</w:t>
        </w:r>
      </w:ins>
      <w:ins w:id="8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874" w:author="PR Preview" w:date="2026-01-01T00:00:00Z">
        <w:r>
          <w:t xml:space="preserve">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For example, the square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of the difference between an observed value</w:t>
        </w:r>
      </w:ins>
      <w:ins w:id="880" w:author="PR Preview" w:date="2026-01-01T00:00:00Z">
        <w:r>
          <w:t xml:space="preserve"> </w:t>
        </w:r>
      </w:ins>
      <m:oMath>
        <m:r>
          <m:t>y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 a prediction</w:t>
        </w:r>
      </w:ins>
      <w:ins w:id="8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of it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expands this way.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With</w:t>
        </w:r>
      </w:ins>
      <w:ins w:id="89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</w:t>
        </w:r>
      </w:ins>
      <w:ins w:id="8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89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del w:id="895" w:author="PR Preview" w:date="2026-01-01T00:00:00Z">
        <w:r>
          <w:rPr>
            <w:b/>
            <w:bCs/>
          </w:rPr>
          <w:delText xml:space="preserve">Theorem 19 (A constant factor comes out of a sum)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For any number</w:delText>
        </w:r>
      </w:del>
      <w:del w:id="898" w:author="PR Preview" w:date="2026-01-01T00:00:00Z">
        <w:r>
          <w:delText xml:space="preserve"> </w:delText>
        </w:r>
      </w:del>
      <m:oMath>
        <m:r>
          <m:t>c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and numbers</w:delText>
        </w:r>
      </w:del>
      <w:del w:id="90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902" w:author="PR Preview" w:date="2026-01-01T00:00:00Z">
        <w:r>
          <w:delText xml:space="preserve">,</w:delText>
        </w:r>
      </w:del>
    </w:p>
    <w:p>
      <w:pPr>
        <w:pStyle w:val="BodyText"/>
      </w:pPr>
      <w:ins w:id="903" w:author="PR Preview" w:date="2026-01-01T00:00:00Z">
        <w:r>
          <w:rPr>
            <w:b/>
            <w:bCs/>
          </w:rPr>
          <w:t xml:space="preserve">Theorem 20 (A constant factor comes out of a sum)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For any number</w:t>
        </w:r>
      </w:ins>
      <w:ins w:id="906" w:author="PR Preview" w:date="2026-01-01T00:00:00Z">
        <w:r>
          <w:t xml:space="preserve"> </w:t>
        </w:r>
      </w:ins>
      <m:oMath>
        <m:r>
          <m:t>c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 numbers</w:t>
        </w:r>
      </w:ins>
      <w:ins w:id="9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del w:id="911" w:author="PR Preview" w:date="2026-01-01T00:00:00Z">
        <w:r>
          <w:rPr>
            <w:b/>
            <w:bCs/>
          </w:rPr>
          <w:delText xml:space="preserve">Theorem 20 (A sum of sums splits)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For any numbers</w:delText>
        </w:r>
      </w:del>
      <w:del w:id="91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and</w:delText>
        </w:r>
      </w:del>
      <w:del w:id="917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del w:id="918" w:author="PR Preview" w:date="2026-01-01T00:00:00Z">
        <w:r>
          <w:delText xml:space="preserve">,</w:delText>
        </w:r>
      </w:del>
    </w:p>
    <w:p>
      <w:pPr>
        <w:pStyle w:val="BodyText"/>
      </w:pPr>
      <w:ins w:id="919" w:author="PR Preview" w:date="2026-01-01T00:00:00Z">
        <w:r>
          <w:rPr>
            <w:b/>
            <w:bCs/>
          </w:rPr>
          <w:t xml:space="preserve">Theorem 21 (A sum of sums splits)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For any numbers</w:t>
        </w:r>
      </w:ins>
      <w:ins w:id="9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</w:t>
        </w:r>
      </w:ins>
      <w:ins w:id="92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ins w:id="92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del w:id="927" w:author="PR Preview" w:date="2026-01-01T00:00:00Z">
        <w:r>
          <w:rPr>
            <w:b/>
            <w:bCs/>
          </w:rPr>
          <w:delText xml:space="preserve">Example 28 (A sum over the empty set)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For example,</w:delText>
        </w:r>
      </w:del>
      <w:del w:id="93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931" w:author="PR Preview" w:date="2026-01-01T00:00:00Z">
        <w:r>
          <w:delText xml:space="preserve">.</w:delText>
        </w:r>
      </w:del>
    </w:p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Example 29 (A sum over the empty set)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For example,</w:t>
        </w:r>
      </w:ins>
      <w:ins w:id="93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936" w:author="PR Preview" w:date="2026-01-01T00:00:00Z">
        <w:r>
          <w:t xml:space="preserve">.</w:t>
        </w:r>
      </w:ins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del w:id="937" w:author="PR Preview" w:date="2026-01-01T00:00:00Z">
        <w:r>
          <w:rPr>
            <w:b/>
            <w:bCs/>
          </w:rPr>
          <w:delText xml:space="preserve">Example 29 (Numerator and denominator of a fraction)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The fraction</w:delText>
        </w:r>
      </w:del>
      <w:del w:id="94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has numerator</w:delText>
        </w:r>
      </w:del>
      <w:del w:id="943" w:author="PR Preview" w:date="2026-01-01T00:00:00Z">
        <w:r>
          <w:delText xml:space="preserve"> </w:delText>
        </w:r>
      </w:del>
      <m:oMath>
        <m:r>
          <m:t>6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and denominator</w:delText>
        </w:r>
      </w:del>
      <w:del w:id="946" w:author="PR Preview" w:date="2026-01-01T00:00:00Z">
        <w:r>
          <w:delText xml:space="preserve"> </w:delText>
        </w:r>
      </w:del>
      <m:oMath>
        <m:r>
          <m:t>4</m:t>
        </m:r>
      </m:oMath>
      <w:del w:id="947" w:author="PR Preview" w:date="2026-01-01T00:00:00Z">
        <w:r>
          <w:delText xml:space="preserve">.</w:delText>
        </w:r>
      </w:del>
    </w:p>
    <w:p>
      <w:pPr>
        <w:pStyle w:val="BodyText"/>
      </w:pPr>
      <w:del w:id="948" w:author="PR Preview" w:date="2026-01-01T00:00:00Z">
        <w:r>
          <w:rPr>
            <w:b/>
            <w:bCs/>
          </w:rPr>
          <w:delText xml:space="preserve">Example 30 (A quotient)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The quotient of</w:delText>
        </w:r>
      </w:del>
      <w:del w:id="951" w:author="PR Preview" w:date="2026-01-01T00:00:00Z">
        <w:r>
          <w:delText xml:space="preserve"> </w:delText>
        </w:r>
      </w:del>
      <m:oMath>
        <m:r>
          <m:t>6</m:t>
        </m:r>
      </m:oMath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by</w:delText>
        </w:r>
      </w:del>
      <w:del w:id="954" w:author="PR Preview" w:date="2026-01-01T00:00:00Z">
        <w:r>
          <w:delText xml:space="preserve"> </w:delText>
        </w:r>
      </w:del>
      <m:oMath>
        <m:r>
          <m:t>4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</w:delText>
        </w:r>
      </w:del>
      <w:del w:id="9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958" w:author="PR Preview" w:date="2026-01-01T00:00:00Z">
        <w:r>
          <w:delText xml:space="preserve">.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The quotient of</w:delText>
        </w:r>
      </w:del>
      <w:del w:id="961" w:author="PR Preview" w:date="2026-01-01T00:00:00Z">
        <w:r>
          <w:delText xml:space="preserve"> </w:delText>
        </w:r>
      </w:del>
      <m:oMath>
        <m:r>
          <m:t>6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by</w:delText>
        </w:r>
      </w:del>
      <w:del w:id="964" w:author="PR Preview" w:date="2026-01-01T00:00:00Z">
        <w:r>
          <w:delText xml:space="preserve"> </w:delText>
        </w:r>
      </w:del>
      <m:oMath>
        <m:r>
          <m:t>0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is undefined,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because</w:delText>
        </w:r>
      </w:del>
      <w:del w:id="969" w:author="PR Preview" w:date="2026-01-01T00:00:00Z">
        <w:r>
          <w:delText xml:space="preserve"> </w:delText>
        </w:r>
      </w:del>
      <w:hyperlink w:anchor="def-quotient">
        <w:del w:id="970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ins w:id="973" w:author="PR Preview" w:date="2026-01-01T00:00:00Z">
        <w:r>
          <w:rPr>
            <w:b/>
            <w:bCs/>
          </w:rPr>
          <w:t xml:space="preserve">Example 30 (Numerator and denominator of a fraction)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The fraction</w:t>
        </w:r>
      </w:ins>
      <w:ins w:id="97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has numerator</w:t>
        </w:r>
      </w:ins>
      <w:ins w:id="979" w:author="PR Preview" w:date="2026-01-01T00:00:00Z">
        <w:r>
          <w:t xml:space="preserve"> </w:t>
        </w:r>
      </w:ins>
      <m:oMath>
        <m:r>
          <m:t>6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 denominator</w:t>
        </w:r>
      </w:ins>
      <w:ins w:id="982" w:author="PR Preview" w:date="2026-01-01T00:00:00Z">
        <w:r>
          <w:t xml:space="preserve"> </w:t>
        </w:r>
      </w:ins>
      <m:oMath>
        <m:r>
          <m:t>4</m:t>
        </m:r>
      </m:oMath>
      <w:ins w:id="983" w:author="PR Preview" w:date="2026-01-01T00:00:00Z">
        <w:r>
          <w:t xml:space="preserve">.</w:t>
        </w:r>
      </w:ins>
    </w:p>
    <w:bookmarkEnd w:id="160"/>
    <w:bookmarkStart w:id="161" w:name="exm-quotient"/>
    <w:p>
      <w:pPr>
        <w:pStyle w:val="BodyText"/>
      </w:pPr>
      <w:ins w:id="984" w:author="PR Preview" w:date="2026-01-01T00:00:00Z">
        <w:r>
          <w:rPr>
            <w:b/>
            <w:bCs/>
          </w:rPr>
          <w:t xml:space="preserve">Example 31 (A quotient)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The quotient of</w:t>
        </w:r>
      </w:ins>
      <w:ins w:id="987" w:author="PR Preview" w:date="2026-01-01T00:00:00Z">
        <w:r>
          <w:t xml:space="preserve"> </w:t>
        </w:r>
      </w:ins>
      <m:oMath>
        <m:r>
          <m:t>6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by</w:t>
        </w:r>
      </w:ins>
      <w:ins w:id="990" w:author="PR Preview" w:date="2026-01-01T00:00:00Z">
        <w:r>
          <w:t xml:space="preserve"> </w:t>
        </w:r>
      </w:ins>
      <m:oMath>
        <m:r>
          <m:t>4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</w:t>
        </w:r>
      </w:ins>
      <w:ins w:id="99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994" w:author="PR Preview" w:date="2026-01-01T00:00:00Z">
        <w:r>
          <w:t xml:space="preserve">.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The quotient of</w:t>
        </w:r>
      </w:ins>
      <w:ins w:id="997" w:author="PR Preview" w:date="2026-01-01T00:00:00Z">
        <w:r>
          <w:t xml:space="preserve"> </w:t>
        </w:r>
      </w:ins>
      <m:oMath>
        <m:r>
          <m:t>6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by</w:t>
        </w:r>
      </w:ins>
      <w:ins w:id="1000" w:author="PR Preview" w:date="2026-01-01T00:00:00Z">
        <w:r>
          <w:t xml:space="preserve"> </w:t>
        </w:r>
      </w:ins>
      <m:oMath>
        <m:r>
          <m:t>0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undefined,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because</w:t>
        </w:r>
      </w:ins>
      <w:ins w:id="1005" w:author="PR Preview" w:date="2026-01-01T00:00:00Z">
        <w:r>
          <w:t xml:space="preserve"> </w:t>
        </w:r>
      </w:ins>
      <w:hyperlink w:anchor="def-quotient">
        <w:ins w:id="1006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requires a nonzero denominator.</w:t>
        </w:r>
      </w:ins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del w:id="1009" w:author="PR Preview" w:date="2026-01-01T00:00:00Z">
        <w:r>
          <w:rPr>
            <w:b/>
            <w:bCs/>
          </w:rPr>
          <w:delText xml:space="preserve">Example 31 (Counting person-years)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If</w:delText>
        </w:r>
      </w:del>
      <w:del w:id="1012" w:author="PR Preview" w:date="2026-01-01T00:00:00Z">
        <w:r>
          <w:delText xml:space="preserve"> </w:delText>
        </w:r>
      </w:del>
      <m:oMath>
        <m:r>
          <m:t>10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people are each followed for</w:delText>
        </w:r>
      </w:del>
      <w:del w:id="1015" w:author="PR Preview" w:date="2026-01-01T00:00:00Z">
        <w:r>
          <w:delText xml:space="preserve"> </w:delText>
        </w:r>
      </w:del>
      <m:oMath>
        <m:r>
          <m:t>2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years,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the study has</w:delText>
        </w:r>
      </w:del>
      <w:del w:id="102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person-years.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If one person is followed for</w:delText>
        </w:r>
      </w:del>
      <w:del w:id="1025" w:author="PR Preview" w:date="2026-01-01T00:00:00Z">
        <w:r>
          <w:delText xml:space="preserve"> </w:delText>
        </w:r>
      </w:del>
      <m:oMath>
        <m:r>
          <m:t>3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years and another for</w:delText>
        </w:r>
      </w:del>
      <w:del w:id="102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year,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the study has</w:delText>
        </w:r>
      </w:del>
      <w:del w:id="103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person-years.</w:delText>
        </w:r>
      </w:del>
    </w:p>
    <w:p>
      <w:pPr>
        <w:pStyle w:val="BodyText"/>
      </w:pPr>
      <w:ins w:id="1036" w:author="PR Preview" w:date="2026-01-01T00:00:00Z">
        <w:r>
          <w:rPr>
            <w:b/>
            <w:bCs/>
          </w:rPr>
          <w:t xml:space="preserve">Example 32 (Counting person-years)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If</w:t>
        </w:r>
      </w:ins>
      <w:ins w:id="1039" w:author="PR Preview" w:date="2026-01-01T00:00:00Z">
        <w:r>
          <w:t xml:space="preserve"> </w:t>
        </w:r>
      </w:ins>
      <m:oMath>
        <m:r>
          <m:t>10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people are each followed for</w:t>
        </w:r>
      </w:ins>
      <w:ins w:id="1042" w:author="PR Preview" w:date="2026-01-01T00:00:00Z">
        <w:r>
          <w:t xml:space="preserve"> </w:t>
        </w:r>
      </w:ins>
      <m:oMath>
        <m:r>
          <m:t>2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years,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the study has</w:t>
        </w:r>
      </w:ins>
      <w:ins w:id="1047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person-years.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If one person is followed for</w:t>
        </w:r>
      </w:ins>
      <w:ins w:id="1052" w:author="PR Preview" w:date="2026-01-01T00:00:00Z">
        <w:r>
          <w:t xml:space="preserve"> </w:t>
        </w:r>
      </w:ins>
      <m:oMath>
        <m:r>
          <m:t>3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years and another for</w:t>
        </w:r>
      </w:ins>
      <w:ins w:id="105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year,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the study has</w:t>
        </w:r>
      </w:ins>
      <w:ins w:id="106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person-years.</w:t>
        </w:r>
      </w:ins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del w:id="1063" w:author="PR Preview" w:date="2026-01-01T00:00:00Z">
        <w:r>
          <w:rPr>
            <w:b/>
            <w:bCs/>
          </w:rPr>
          <w:delText xml:space="preserve">Example 32 (A ratio, and a quotient that is not one)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 </w:delText>
        </w:r>
      </w:del>
    </w:p>
    <w:p>
      <w:pPr>
        <w:pStyle w:val="BodyText"/>
      </w:pPr>
      <w:ins w:id="1066" w:author="PR Preview" w:date="2026-01-01T00:00:00Z">
        <w:r>
          <w:rPr>
            <w:b/>
            <w:bCs/>
          </w:rPr>
          <w:t xml:space="preserve">Example 33 (A ratio, and a quotient that is not one)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del w:id="1069" w:author="PR Preview" w:date="2026-01-01T00:00:00Z">
        <w:r>
          <w:rPr>
            <w:b/>
            <w:bCs/>
          </w:rPr>
          <w:delText xml:space="preserve">Example 33 (A proportion, and a ratio that is not one)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In a clinic with</w:delText>
        </w:r>
      </w:del>
      <w:del w:id="1072" w:author="PR Preview" w:date="2026-01-01T00:00:00Z">
        <w:r>
          <w:delText xml:space="preserve"> </w:delText>
        </w:r>
      </w:del>
      <m:oMath>
        <m:r>
          <m:t>120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patients,</w:delText>
        </w:r>
      </w:del>
      <w:del w:id="1075" w:author="PR Preview" w:date="2026-01-01T00:00:00Z">
        <w:r>
          <w:delText xml:space="preserve"> </w:delText>
        </w:r>
      </w:del>
      <m:oMath>
        <m:r>
          <m:t>30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of whom smoke:</w:delText>
        </w:r>
      </w:del>
    </w:p>
    <w:p>
      <w:pPr>
        <w:pStyle w:val="BodyText"/>
      </w:pPr>
      <w:ins w:id="1078" w:author="PR Preview" w:date="2026-01-01T00:00:00Z">
        <w:r>
          <w:rPr>
            <w:b/>
            <w:bCs/>
          </w:rPr>
          <w:t xml:space="preserve">Example 34 (A proportion, and a ratio that is not one)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In a clinic with</w:t>
        </w:r>
      </w:ins>
      <w:ins w:id="1081" w:author="PR Preview" w:date="2026-01-01T00:00:00Z">
        <w:r>
          <w:t xml:space="preserve"> </w:t>
        </w:r>
      </w:ins>
      <m:oMath>
        <m:r>
          <m:t>120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patients,</w:t>
        </w:r>
      </w:ins>
      <w:ins w:id="1084" w:author="PR Preview" w:date="2026-01-01T00:00:00Z">
        <w:r>
          <w:t xml:space="preserve"> </w:t>
        </w:r>
      </w:ins>
      <m:oMath>
        <m:r>
          <m:t>30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del w:id="1087" w:author="PR Preview" w:date="2026-01-01T00:00:00Z">
        <w:r>
          <w:rPr>
            <w:b/>
            <w:bCs/>
          </w:rPr>
          <w:delText xml:space="preserve">Example 34 (Proportional and non-proportional functions)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 </w:delText>
        </w:r>
      </w:del>
    </w:p>
    <w:p>
      <w:pPr>
        <w:pStyle w:val="BodyText"/>
      </w:pPr>
      <w:ins w:id="1090" w:author="PR Preview" w:date="2026-01-01T00:00:00Z">
        <w:r>
          <w:rPr>
            <w:b/>
            <w:bCs/>
          </w:rPr>
          <w:t xml:space="preserve">Example 35 (Proportional and non-proportional functions)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 </w:t>
        </w:r>
      </w:ins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del w:id="1093" w:author="PR Preview" w:date="2026-01-01T00:00:00Z">
        <w:r>
          <w:rPr>
            <w:b/>
            <w:bCs/>
          </w:rPr>
          <w:delText xml:space="preserve">Example 35 (Reading off limits)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 </w:delText>
        </w:r>
      </w:del>
    </w:p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Example 36 (Reading off limits)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del w:id="1099" w:author="PR Preview" w:date="2026-01-01T00:00:00Z">
        <w:r>
          <w:rPr>
            <w:b/>
            <w:bCs/>
          </w:rPr>
          <w:delText xml:space="preserve">Example 36 (Writing out an index shorthand)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Let</w:delText>
        </w:r>
      </w:del>
      <w:del w:id="11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</w:delText>
        </w:r>
      </w:del>
      <w:del w:id="11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06" w:author="PR Preview" w:date="2026-01-01T00:00:00Z">
        <w:r>
          <w:delText xml:space="preserve">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A source that writes</w:delText>
        </w:r>
      </w:del>
      <w:del w:id="110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means</w:delText>
        </w:r>
      </w:del>
      <w:del w:id="111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13" w:author="PR Preview" w:date="2026-01-01T00:00:00Z">
        <w:r>
          <w:delText xml:space="preserve">:</w:delText>
        </w:r>
      </w:del>
    </w:p>
    <w:p>
      <w:pPr>
        <w:pStyle w:val="BodyText"/>
      </w:pPr>
      <w:ins w:id="1114" w:author="PR Preview" w:date="2026-01-01T00:00:00Z">
        <w:r>
          <w:rPr>
            <w:b/>
            <w:bCs/>
          </w:rPr>
          <w:t xml:space="preserve">Example 37 (Writing out an index shorthand)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Let</w:t>
        </w:r>
      </w:ins>
      <w:ins w:id="11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</w:t>
        </w:r>
      </w:ins>
      <w:ins w:id="11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A source that writes</w:t>
        </w:r>
      </w:ins>
      <w:ins w:id="112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means</w:t>
        </w:r>
      </w:ins>
      <w:ins w:id="112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del w:id="1129" w:author="PR Preview" w:date="2026-01-01T00:00:00Z">
        <w:r>
          <w:rPr>
            <w:b/>
            <w:bCs/>
          </w:rPr>
          <w:delText xml:space="preserve">Example 37 (Constant and non-constant functions)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 </w:delText>
        </w:r>
      </w:del>
    </w:p>
    <w:p>
      <w:pPr>
        <w:pStyle w:val="BodyText"/>
      </w:pPr>
      <w:ins w:id="1132" w:author="PR Preview" w:date="2026-01-01T00:00:00Z">
        <w:r>
          <w:rPr>
            <w:b/>
            <w:bCs/>
          </w:rPr>
          <w:t xml:space="preserve">Example 38 (Constant and non-constant functions)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del w:id="1135" w:author="PR Preview" w:date="2026-01-01T00:00:00Z">
        <w:r>
          <w:rPr>
            <w:b/>
            <w:bCs/>
          </w:rPr>
          <w:delText xml:space="preserve">Definition 58 (Polynomial)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rPr>
            <w:b/>
            <w:bCs/>
          </w:rPr>
          <w:delText xml:space="preserve">polynomial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(in one variable</w:delText>
        </w:r>
      </w:del>
      <w:del w:id="1142" w:author="PR Preview" w:date="2026-01-01T00:00:00Z">
        <w:r>
          <w:delText xml:space="preserve"> </w:delText>
        </w:r>
      </w:del>
      <m:oMath>
        <m:r>
          <m:t>x</m:t>
        </m:r>
      </m:oMath>
      <w:del w:id="1143" w:author="PR Preview" w:date="2026-01-01T00:00:00Z">
        <w:r>
          <w:delText xml:space="preserve">)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[22]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is a</w:delText>
        </w:r>
      </w:del>
      <w:del w:id="1148" w:author="PR Preview" w:date="2026-01-01T00:00:00Z">
        <w:r>
          <w:delText xml:space="preserve"> </w:delText>
        </w:r>
      </w:del>
      <w:hyperlink r:id="rId52">
        <w:del w:id="114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1153" w:author="PR Preview" w:date="2026-01-01T00:00:00Z">
        <w:r>
          <w:rPr>
            <w:b/>
            <w:bCs/>
          </w:rPr>
          <w:t xml:space="preserve">Definition 58 (Polynomial)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rPr>
            <w:b/>
            <w:bCs/>
          </w:rPr>
          <w:t xml:space="preserve">polynomial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(in one variable</w:t>
        </w:r>
      </w:ins>
      <w:ins w:id="1160" w:author="PR Preview" w:date="2026-01-01T00:00:00Z">
        <w:r>
          <w:t xml:space="preserve"> </w:t>
        </w:r>
      </w:ins>
      <m:oMath>
        <m:r>
          <m:t>x</m:t>
        </m:r>
      </m:oMath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[23]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 a</w:t>
        </w:r>
      </w:ins>
      <w:ins w:id="1166" w:author="PR Preview" w:date="2026-01-01T00:00:00Z">
        <w:r>
          <w:t xml:space="preserve"> </w:t>
        </w:r>
      </w:ins>
      <w:hyperlink r:id="rId52">
        <w:ins w:id="116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del w:id="1171" w:author="PR Preview" w:date="2026-01-01T00:00:00Z">
        <w:r>
          <w:rPr>
            <w:b/>
            <w:bCs/>
          </w:rPr>
          <w:delText xml:space="preserve">Example 38 (Degrees of some polynomials)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 </w:delText>
        </w:r>
      </w:del>
    </w:p>
    <w:p>
      <w:pPr>
        <w:pStyle w:val="BodyText"/>
      </w:pPr>
      <w:ins w:id="1174" w:author="PR Preview" w:date="2026-01-01T00:00:00Z">
        <w:r>
          <w:rPr>
            <w:b/>
            <w:bCs/>
          </w:rPr>
          <w:t xml:space="preserve">Example 39 (Degrees of some polynomials)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del w:id="1177" w:author="PR Preview" w:date="2026-01-01T00:00:00Z">
        <w:r>
          <w:rPr>
            <w:b/>
            <w:bCs/>
          </w:rPr>
          <w:delText xml:space="preserve">Example 39 (Leading coefficients)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 </w:delText>
        </w:r>
      </w:del>
    </w:p>
    <w:p>
      <w:pPr>
        <w:pStyle w:val="BodyText"/>
      </w:pPr>
      <w:ins w:id="1180" w:author="PR Preview" w:date="2026-01-01T00:00:00Z">
        <w:r>
          <w:rPr>
            <w:b/>
            <w:bCs/>
          </w:rPr>
          <w:t xml:space="preserve">Example 40 (Leading coefficients)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del w:id="1183" w:author="PR Preview" w:date="2026-01-01T00:00:00Z">
        <w:r>
          <w:rPr>
            <w:b/>
            <w:bCs/>
          </w:rPr>
          <w:delText xml:space="preserve">Definition 62 (Quadratic polynomial)</w:delText>
        </w:r>
      </w:del>
      <w:del w:id="1184" w:author="PR Preview" w:date="2026-01-01T00:00:00Z">
        <w:r>
          <w:delText xml:space="preserve"> </w:delText>
        </w:r>
      </w:del>
      <w:bookmarkStart w:id="208" w:name="def-quadratic-cubic"/>
      <w:bookmarkEnd w:id="208"/>
      <w:del w:id="1185" w:author="PR Preview" w:date="2026-01-01T00:00:00Z">
        <w:r>
          <w:delText xml:space="preserve">A</w:delText>
        </w:r>
      </w:del>
      <w:del w:id="1186" w:author="PR Preview" w:date="2026-01-01T00:00:00Z">
        <w:r>
          <w:delText xml:space="preserve"> </w:delText>
        </w:r>
      </w:del>
      <w:hyperlink w:anchor="def-polynomial">
        <w:del w:id="1187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of</w:delText>
        </w:r>
      </w:del>
      <w:del w:id="1190" w:author="PR Preview" w:date="2026-01-01T00:00:00Z">
        <w:r>
          <w:delText xml:space="preserve"> </w:delText>
        </w:r>
      </w:del>
      <w:hyperlink w:anchor="def-polynomial-degree">
        <w:del w:id="1191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192" w:author="PR Preview" w:date="2026-01-01T00:00:00Z">
        <w:r>
          <w:delText xml:space="preserve"> </w:delText>
        </w:r>
      </w:del>
      <m:oMath>
        <m:r>
          <m:t>2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with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is a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rPr>
            <w:b/>
            <w:bCs/>
          </w:rPr>
          <w:delText xml:space="preserve">quadratic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[23]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polynomial.</w:delText>
        </w:r>
      </w:del>
    </w:p>
    <w:p>
      <w:pPr>
        <w:pStyle w:val="FirstParagraph"/>
      </w:pPr>
      <w:ins w:id="1207" w:author="PR Preview" w:date="2026-01-01T00:00:00Z">
        <w:r>
          <w:rPr>
            <w:b/>
            <w:bCs/>
          </w:rPr>
          <w:t xml:space="preserve">Definition 62 (Quadratic polynomial)</w:t>
        </w:r>
      </w:ins>
      <w:ins w:id="1208" w:author="PR Preview" w:date="2026-01-01T00:00:00Z">
        <w:r>
          <w:t xml:space="preserve"> </w:t>
        </w:r>
      </w:ins>
      <w:bookmarkStart w:id="210" w:name="def-quadratic-cubic"/>
      <w:bookmarkEnd w:id="210"/>
      <w:ins w:id="1209" w:author="PR Preview" w:date="2026-01-01T00:00:00Z">
        <w:r>
          <w:t xml:space="preserve">A</w:t>
        </w:r>
      </w:ins>
      <w:ins w:id="1210" w:author="PR Preview" w:date="2026-01-01T00:00:00Z">
        <w:r>
          <w:t xml:space="preserve"> </w:t>
        </w:r>
      </w:ins>
      <w:hyperlink w:anchor="def-polynomial">
        <w:ins w:id="1211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of</w:t>
        </w:r>
      </w:ins>
      <w:ins w:id="1214" w:author="PR Preview" w:date="2026-01-01T00:00:00Z">
        <w:r>
          <w:t xml:space="preserve"> </w:t>
        </w:r>
      </w:ins>
      <w:hyperlink w:anchor="def-polynomial-degree">
        <w:ins w:id="1215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216" w:author="PR Preview" w:date="2026-01-01T00:00:00Z">
        <w:r>
          <w:t xml:space="preserve"> </w:t>
        </w:r>
      </w:ins>
      <m:oMath>
        <m:r>
          <m:t>2</m:t>
        </m:r>
      </m:oMath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with</w:t>
        </w:r>
      </w:ins>
      <w:ins w:id="12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is a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rPr>
            <w:b/>
            <w:bCs/>
          </w:rPr>
          <w:t xml:space="preserve">quadratic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[24]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polynomial.</w:t>
        </w:r>
      </w:ins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del w:id="1231" w:author="PR Preview" w:date="2026-01-01T00:00:00Z">
        <w:r>
          <w:rPr>
            <w:b/>
            <w:bCs/>
          </w:rPr>
          <w:delText xml:space="preserve">Example 40 (Quadratic and cubic polynomials)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 </w:delText>
        </w:r>
      </w:del>
    </w:p>
    <w:p>
      <w:pPr>
        <w:pStyle w:val="BodyText"/>
      </w:pPr>
      <w:ins w:id="1234" w:author="PR Preview" w:date="2026-01-01T00:00:00Z">
        <w:r>
          <w:rPr>
            <w:b/>
            <w:bCs/>
          </w:rPr>
          <w:t xml:space="preserve">Example 41 (Quadratic and cubic polynomials)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del w:id="1237" w:author="PR Preview" w:date="2026-01-01T00:00:00Z">
        <w:r>
          <w:rPr>
            <w:b/>
            <w:bCs/>
          </w:rPr>
          <w:delText xml:space="preserve">Definition 64 (Parabola)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rPr>
            <w:b/>
            <w:bCs/>
          </w:rPr>
          <w:delText xml:space="preserve">parabola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[24]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 the</w:delText>
        </w:r>
      </w:del>
      <w:del w:id="1246" w:author="PR Preview" w:date="2026-01-01T00:00:00Z">
        <w:r>
          <w:delText xml:space="preserve"> </w:delText>
        </w:r>
      </w:del>
      <w:hyperlink r:id="rId74">
        <w:del w:id="1247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of a quadratic polynomial (</w:delText>
        </w:r>
      </w:del>
      <w:hyperlink w:anchor="def-quadratic-polynomial">
        <w:del w:id="1250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1251" w:author="PR Preview" w:date="2026-01-01T00:00:00Z">
        <w:r>
          <w:delText xml:space="preserve">).</w:delText>
        </w:r>
      </w:del>
    </w:p>
    <w:p>
      <w:pPr>
        <w:pStyle w:val="BodyText"/>
      </w:pPr>
      <w:del w:id="1252" w:author="PR Preview" w:date="2026-01-01T00:00:00Z">
        <w:r>
          <w:rPr>
            <w:b/>
            <w:bCs/>
          </w:rPr>
          <w:delText xml:space="preserve">Example 41 (The parabola</w:delText>
        </w:r>
      </w:del>
      <w:del w:id="1253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54" w:author="PR Preview" w:date="2026-01-01T00:00:00Z">
        <w:r>
          <w:rPr>
            <w:b/>
            <w:bCs/>
          </w:rPr>
          <w:delText xml:space="preserve">)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The graph of</w:delText>
        </w:r>
      </w:del>
      <w:del w:id="12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is a parabola.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It contains the points</w:delText>
        </w:r>
      </w:del>
      <w:del w:id="12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63" w:author="PR Preview" w:date="2026-01-01T00:00:00Z">
        <w:r>
          <w:delText xml:space="preserve">,</w:delText>
        </w:r>
      </w:del>
      <w:del w:id="12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and</w:delText>
        </w:r>
      </w:del>
      <w:del w:id="12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68" w:author="PR Preview" w:date="2026-01-01T00:00:00Z">
        <w:r>
          <w:delText xml:space="preserve">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 its lowest point is</w:delText>
        </w:r>
      </w:del>
      <w:del w:id="12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72" w:author="PR Preview" w:date="2026-01-01T00:00:00Z">
        <w:r>
          <w:delText xml:space="preserve">, since</w:delText>
        </w:r>
      </w:del>
      <w:del w:id="127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for every</w:delText>
        </w:r>
      </w:del>
      <w:del w:id="1276" w:author="PR Preview" w:date="2026-01-01T00:00:00Z">
        <w:r>
          <w:delText xml:space="preserve"> </w:delText>
        </w:r>
      </w:del>
      <m:oMath>
        <m:r>
          <m:t>x</m:t>
        </m:r>
      </m:oMath>
      <w:del w:id="1277" w:author="PR Preview" w:date="2026-01-01T00:00:00Z">
        <w:r>
          <w:delText xml:space="preserve">.</w:delText>
        </w:r>
      </w:del>
    </w:p>
    <w:p>
      <w:pPr>
        <w:pStyle w:val="FirstParagraph"/>
      </w:pPr>
      <w:ins w:id="1278" w:author="PR Preview" w:date="2026-01-01T00:00:00Z">
        <w:r>
          <w:rPr>
            <w:b/>
            <w:bCs/>
          </w:rPr>
          <w:t xml:space="preserve">Definition 64 (Parabola)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A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rPr>
            <w:b/>
            <w:bCs/>
          </w:rPr>
          <w:t xml:space="preserve">parabola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[25]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is the</w:t>
        </w:r>
      </w:ins>
      <w:ins w:id="1287" w:author="PR Preview" w:date="2026-01-01T00:00:00Z">
        <w:r>
          <w:t xml:space="preserve"> </w:t>
        </w:r>
      </w:ins>
      <w:hyperlink r:id="rId74">
        <w:ins w:id="128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of a quadratic polynomial (</w:t>
        </w:r>
      </w:ins>
      <w:hyperlink w:anchor="def-quadratic-polynomial">
        <w:ins w:id="1291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1292" w:author="PR Preview" w:date="2026-01-01T00:00:00Z">
        <w:r>
          <w:t xml:space="preserve">).</w:t>
        </w:r>
      </w:ins>
    </w:p>
    <w:bookmarkEnd w:id="214"/>
    <w:bookmarkStart w:id="215" w:name="exm-parabola"/>
    <w:p>
      <w:pPr>
        <w:pStyle w:val="BodyText"/>
      </w:pPr>
      <w:ins w:id="1293" w:author="PR Preview" w:date="2026-01-01T00:00:00Z">
        <w:r>
          <w:rPr>
            <w:b/>
            <w:bCs/>
          </w:rPr>
          <w:t xml:space="preserve">Example 42 (The parabola</w:t>
        </w:r>
      </w:ins>
      <w:ins w:id="129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95" w:author="PR Preview" w:date="2026-01-01T00:00:00Z">
        <w:r>
          <w:rPr>
            <w:b/>
            <w:bCs/>
          </w:rPr>
          <w:t xml:space="preserve">)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 graph of</w:t>
        </w:r>
      </w:ins>
      <w:ins w:id="12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is a parabola.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It contains the points</w:t>
        </w:r>
      </w:ins>
      <w:ins w:id="1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04" w:author="PR Preview" w:date="2026-01-01T00:00:00Z">
        <w:r>
          <w:t xml:space="preserve">,</w:t>
        </w:r>
      </w:ins>
      <w:ins w:id="1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and</w:t>
        </w:r>
      </w:ins>
      <w:ins w:id="13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09" w:author="PR Preview" w:date="2026-01-01T00:00:00Z">
        <w:r>
          <w:t xml:space="preserve">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and its lowest point is</w:t>
        </w:r>
      </w:ins>
      <w:ins w:id="13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13" w:author="PR Preview" w:date="2026-01-01T00:00:00Z">
        <w:r>
          <w:t xml:space="preserve">, since</w:t>
        </w:r>
      </w:ins>
      <w:ins w:id="131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for every</w:t>
        </w:r>
      </w:ins>
      <w:ins w:id="1317" w:author="PR Preview" w:date="2026-01-01T00:00:00Z">
        <w:r>
          <w:t xml:space="preserve"> </w:t>
        </w:r>
      </w:ins>
      <m:oMath>
        <m:r>
          <m:t>x</m:t>
        </m:r>
      </m:oMath>
      <w:ins w:id="1318" w:author="PR Preview" w:date="2026-01-01T00:00:00Z">
        <w:r>
          <w:t xml:space="preserve">.</w:t>
        </w:r>
      </w:ins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del w:id="1319" w:author="PR Preview" w:date="2026-01-01T00:00:00Z">
        <w:r>
          <w:rPr>
            <w:b/>
            <w:bCs/>
          </w:rPr>
          <w:delText xml:space="preserve">Definition 65 (Affine function of one variable)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</w:delText>
        </w:r>
      </w:del>
      <w:del w:id="1322" w:author="PR Preview" w:date="2026-01-01T00:00:00Z">
        <w:r>
          <w:delText xml:space="preserve"> </w:delText>
        </w:r>
      </w:del>
      <w:hyperlink r:id="rId52">
        <w:del w:id="13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is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rPr>
            <w:b/>
            <w:bCs/>
          </w:rPr>
          <w:delText xml:space="preserve">affine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[25]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if there are numbers</w:delText>
        </w:r>
      </w:del>
      <w:del w:id="1333" w:author="PR Preview" w:date="2026-01-01T00:00:00Z">
        <w:r>
          <w:delText xml:space="preserve"> </w:delText>
        </w:r>
      </w:del>
      <m:oMath>
        <m:r>
          <m:t>m</m:t>
        </m:r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and</w:delText>
        </w:r>
      </w:del>
      <w:del w:id="1336" w:author="PR Preview" w:date="2026-01-01T00:00:00Z">
        <w:r>
          <w:delText xml:space="preserve"> </w:delText>
        </w:r>
      </w:del>
      <m:oMath>
        <m:r>
          <m:t>b</m:t>
        </m:r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1339" w:author="PR Preview" w:date="2026-01-01T00:00:00Z">
        <w:r>
          <w:rPr>
            <w:b/>
            <w:bCs/>
          </w:rPr>
          <w:delText xml:space="preserve">Definition 66 (Slope)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In the formula</w:delText>
        </w:r>
      </w:del>
      <w:del w:id="13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for an affine function</w:delText>
        </w:r>
      </w:del>
      <w:del w:id="1345" w:author="PR Preview" w:date="2026-01-01T00:00:00Z">
        <w:r>
          <w:delText xml:space="preserve"> </w:delText>
        </w:r>
      </w:del>
      <m:oMath>
        <m:r>
          <m:t>f</m:t>
        </m:r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(</w:delText>
        </w:r>
      </w:del>
      <w:hyperlink w:anchor="def-affine-function">
        <w:del w:id="1348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1349" w:author="PR Preview" w:date="2026-01-01T00:00:00Z">
        <w:r>
          <w:delText xml:space="preserve">),</w:delText>
        </w:r>
      </w:del>
      <w:del w:id="1350" w:author="PR Preview" w:date="2026-01-01T00:00:00Z">
        <w:r>
          <w:delText xml:space="preserve"> </w:delText>
        </w:r>
      </w:del>
      <m:oMath>
        <m:r>
          <m:t>m</m:t>
        </m:r>
      </m:oMath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is called the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rPr>
            <w:b/>
            <w:bCs/>
          </w:rPr>
          <w:delText xml:space="preserve">slope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of</w:delText>
        </w:r>
      </w:del>
      <w:del w:id="1357" w:author="PR Preview" w:date="2026-01-01T00:00:00Z">
        <w:r>
          <w:delText xml:space="preserve"> </w:delText>
        </w:r>
      </w:del>
      <m:oMath>
        <m:r>
          <m:t>f</m:t>
        </m:r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[26]</w:delText>
        </w:r>
      </w:del>
      <w:del w:id="1360" w:author="PR Preview" w:date="2026-01-01T00:00:00Z">
        <w:r>
          <w:delText xml:space="preserve">.</w:delText>
        </w:r>
      </w:del>
    </w:p>
    <w:p>
      <w:pPr>
        <w:pStyle w:val="FirstParagraph"/>
      </w:pPr>
      <w:ins w:id="1361" w:author="PR Preview" w:date="2026-01-01T00:00:00Z">
        <w:r>
          <w:rPr>
            <w:b/>
            <w:bCs/>
          </w:rPr>
          <w:t xml:space="preserve">Definition 65 (Affine function of one variable)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</w:t>
        </w:r>
      </w:ins>
      <w:ins w:id="1364" w:author="PR Preview" w:date="2026-01-01T00:00:00Z">
        <w:r>
          <w:t xml:space="preserve"> </w:t>
        </w:r>
      </w:ins>
      <w:hyperlink r:id="rId52">
        <w:ins w:id="13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is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rPr>
            <w:b/>
            <w:bCs/>
          </w:rPr>
          <w:t xml:space="preserve">affine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[26]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if there are numbers</w:t>
        </w:r>
      </w:ins>
      <w:ins w:id="1375" w:author="PR Preview" w:date="2026-01-01T00:00:00Z">
        <w:r>
          <w:t xml:space="preserve"> </w:t>
        </w:r>
      </w:ins>
      <m:oMath>
        <m:r>
          <m:t>m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and</w:t>
        </w:r>
      </w:ins>
      <w:ins w:id="1378" w:author="PR Preview" w:date="2026-01-01T00:00:00Z">
        <w:r>
          <w:t xml:space="preserve"> </w:t>
        </w:r>
      </w:ins>
      <m:oMath>
        <m:r>
          <m:t>b</m:t>
        </m:r>
      </m:oMath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ins w:id="1381" w:author="PR Preview" w:date="2026-01-01T00:00:00Z">
        <w:r>
          <w:rPr>
            <w:b/>
            <w:bCs/>
          </w:rPr>
          <w:t xml:space="preserve">Definition 66 (Slope)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In the formula</w:t>
        </w:r>
      </w:ins>
      <w:ins w:id="13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for an affine function</w:t>
        </w:r>
      </w:ins>
      <w:ins w:id="1387" w:author="PR Preview" w:date="2026-01-01T00:00:00Z">
        <w:r>
          <w:t xml:space="preserve"> </w:t>
        </w:r>
      </w:ins>
      <m:oMath>
        <m:r>
          <m:t>f</m:t>
        </m:r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(</w:t>
        </w:r>
      </w:ins>
      <w:hyperlink w:anchor="def-affine-function">
        <w:ins w:id="1390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391" w:author="PR Preview" w:date="2026-01-01T00:00:00Z">
        <w:r>
          <w:t xml:space="preserve">),</w:t>
        </w:r>
      </w:ins>
      <w:ins w:id="1392" w:author="PR Preview" w:date="2026-01-01T00:00:00Z">
        <w:r>
          <w:t xml:space="preserve"> </w:t>
        </w:r>
      </w:ins>
      <m:oMath>
        <m:r>
          <m:t>m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is called the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rPr>
            <w:b/>
            <w:bCs/>
          </w:rPr>
          <w:t xml:space="preserve">slope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of</w:t>
        </w:r>
      </w:ins>
      <w:ins w:id="1399" w:author="PR Preview" w:date="2026-01-01T00:00:00Z">
        <w:r>
          <w:t xml:space="preserve"> </w:t>
        </w:r>
      </w:ins>
      <m:oMath>
        <m:r>
          <m:t>f</m:t>
        </m:r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[27]</w:t>
        </w:r>
      </w:ins>
      <w:ins w:id="1402" w:author="PR Preview" w:date="2026-01-01T00:00:00Z">
        <w:r>
          <w:t xml:space="preserve">.</w:t>
        </w:r>
      </w:ins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del w:id="1403" w:author="PR Preview" w:date="2026-01-01T00:00:00Z">
        <w:r>
          <w:rPr>
            <w:b/>
            <w:bCs/>
          </w:rPr>
          <w:delText xml:space="preserve">Definition 68 (Linear function of one variable)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 function</w:delText>
        </w:r>
      </w:del>
      <w:del w:id="14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is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rPr>
            <w:b/>
            <w:bCs/>
          </w:rPr>
          <w:delText xml:space="preserve">linear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if it is affine (</w:delText>
        </w:r>
      </w:del>
      <w:hyperlink w:anchor="def-affine-function">
        <w:del w:id="1413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1414" w:author="PR Preview" w:date="2026-01-01T00:00:00Z">
        <w:r>
          <w:delText xml:space="preserve">) with intercept</w:delText>
        </w:r>
      </w:del>
      <w:del w:id="1415" w:author="PR Preview" w:date="2026-01-01T00:00:00Z">
        <w:r>
          <w:delText xml:space="preserve"> </w:delText>
        </w:r>
      </w:del>
      <m:oMath>
        <m:r>
          <m:t>0</m:t>
        </m:r>
      </m:oMath>
      <w:del w:id="1416" w:author="PR Preview" w:date="2026-01-01T00:00:00Z">
        <w:r>
          <w:delText xml:space="preserve">;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that is, if there is a number</w:delText>
        </w:r>
      </w:del>
      <w:del w:id="1419" w:author="PR Preview" w:date="2026-01-01T00:00:00Z">
        <w:r>
          <w:delText xml:space="preserve"> </w:delText>
        </w:r>
      </w:del>
      <m:oMath>
        <m:r>
          <m:t>m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1422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Let</w:delText>
        </w:r>
      </w:del>
      <w:del w:id="14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be an affine function (</w:delText>
        </w:r>
      </w:del>
      <w:hyperlink w:anchor="def-affine-function">
        <w:del w:id="1428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1429" w:author="PR Preview" w:date="2026-01-01T00:00:00Z">
        <w:r>
          <w:delText xml:space="preserve">).</w:delText>
        </w:r>
      </w:del>
    </w:p>
    <w:p>
      <w:pPr>
        <w:pStyle w:val="BodyText"/>
      </w:pPr>
      <w:ins w:id="1430" w:author="PR Preview" w:date="2026-01-01T00:00:00Z">
        <w:r>
          <w:rPr>
            <w:b/>
            <w:bCs/>
          </w:rPr>
          <w:t xml:space="preserve">Definition 68 (Linear function of one variable)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 function</w:t>
        </w:r>
      </w:ins>
      <w:ins w:id="14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is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rPr>
            <w:b/>
            <w:bCs/>
          </w:rPr>
          <w:t xml:space="preserve">linear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[28]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if it is affine (</w:t>
        </w:r>
      </w:ins>
      <w:hyperlink w:anchor="def-affine-function">
        <w:ins w:id="1442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443" w:author="PR Preview" w:date="2026-01-01T00:00:00Z">
        <w:r>
          <w:t xml:space="preserve">) with intercept</w:t>
        </w:r>
      </w:ins>
      <w:ins w:id="1444" w:author="PR Preview" w:date="2026-01-01T00:00:00Z">
        <w:r>
          <w:t xml:space="preserve"> </w:t>
        </w:r>
      </w:ins>
      <m:oMath>
        <m:r>
          <m:t>0</m:t>
        </m:r>
      </m:oMath>
      <w:ins w:id="1445" w:author="PR Preview" w:date="2026-01-01T00:00:00Z">
        <w:r>
          <w:t xml:space="preserve">;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that is, if there is a number</w:t>
        </w:r>
      </w:ins>
      <w:ins w:id="1448" w:author="PR Preview" w:date="2026-01-01T00:00:00Z">
        <w:r>
          <w:t xml:space="preserve"> </w:t>
        </w:r>
      </w:ins>
      <m:oMath>
        <m:r>
          <m:t>m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ins w:id="1451" w:author="PR Preview" w:date="2026-01-01T00:00:00Z">
        <w:r>
          <w:rPr>
            <w:b/>
            <w:bCs/>
          </w:rPr>
          <w:t xml:space="preserve">Theorem 22 (Intercept and slope of an affine function)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Let</w:t>
        </w:r>
      </w:ins>
      <w:ins w:id="14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be an affine function (</w:t>
        </w:r>
      </w:ins>
      <w:hyperlink w:anchor="def-affine-function">
        <w:ins w:id="1457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145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del w:id="1459" w:author="PR Preview" w:date="2026-01-01T00:00:00Z">
        <w:r>
          <w:rPr>
            <w:b/>
            <w:bCs/>
          </w:rPr>
          <w:delText xml:space="preserve">Example 42 (An affine function, and a linear one)</w:delText>
        </w:r>
      </w:del>
      <w:del w:id="14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is affine with slope</w:delText>
        </w:r>
      </w:del>
      <w:del w:id="1463" w:author="PR Preview" w:date="2026-01-01T00:00:00Z">
        <w:r>
          <w:delText xml:space="preserve"> </w:delText>
        </w:r>
      </w:del>
      <m:oMath>
        <m:r>
          <m:t>2</m:t>
        </m:r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and intercept</w:delText>
        </w:r>
      </w:del>
      <w:del w:id="1466" w:author="PR Preview" w:date="2026-01-01T00:00:00Z">
        <w:r>
          <w:delText xml:space="preserve"> </w:delText>
        </w:r>
      </w:del>
      <m:oMath>
        <m:r>
          <m:t>3</m:t>
        </m:r>
      </m:oMath>
      <w:del w:id="1467" w:author="PR Preview" w:date="2026-01-01T00:00:00Z">
        <w:r>
          <w:delText xml:space="preserve">.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By</w:delText>
        </w:r>
      </w:del>
      <w:del w:id="1470" w:author="PR Preview" w:date="2026-01-01T00:00:00Z">
        <w:r>
          <w:delText xml:space="preserve"> </w:delText>
        </w:r>
      </w:del>
      <w:hyperlink w:anchor="thm-affine-function-props">
        <w:del w:id="1471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1472" w:author="PR Preview" w:date="2026-01-01T00:00:00Z">
        <w:r>
          <w:delText xml:space="preserve">,</w:delText>
        </w:r>
      </w:del>
      <w:del w:id="14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474" w:author="PR Preview" w:date="2026-01-01T00:00:00Z">
        <w:r>
          <w:delText xml:space="preserve">,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and each unit step in</w:delText>
        </w:r>
      </w:del>
      <w:del w:id="1477" w:author="PR Preview" w:date="2026-01-01T00:00:00Z">
        <w:r>
          <w:delText xml:space="preserve"> </w:delText>
        </w:r>
      </w:del>
      <m:oMath>
        <m:r>
          <m:t>x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raises</w:delText>
        </w:r>
      </w:del>
      <w:del w:id="1480" w:author="PR Preview" w:date="2026-01-01T00:00:00Z">
        <w:r>
          <w:delText xml:space="preserve"> </w:delText>
        </w:r>
      </w:del>
      <m:oMath>
        <m:r>
          <m:t>f</m:t>
        </m:r>
      </m:oMath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by</w:delText>
        </w:r>
      </w:del>
      <w:del w:id="1483" w:author="PR Preview" w:date="2026-01-01T00:00:00Z">
        <w:r>
          <w:delText xml:space="preserve"> </w:delText>
        </w:r>
      </w:del>
      <m:oMath>
        <m:r>
          <m:t>2</m:t>
        </m:r>
      </m:oMath>
      <w:del w:id="1484" w:author="PR Preview" w:date="2026-01-01T00:00:00Z">
        <w:r>
          <w:delText xml:space="preserve">: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for example,</w:delText>
        </w:r>
      </w:del>
      <w:del w:id="14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and</w:delText>
        </w:r>
      </w:del>
      <w:del w:id="14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1491" w:author="PR Preview" w:date="2026-01-01T00:00:00Z">
        <w:r>
          <w:delText xml:space="preserve">.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Its intercept is not</w:delText>
        </w:r>
      </w:del>
      <w:del w:id="1494" w:author="PR Preview" w:date="2026-01-01T00:00:00Z">
        <w:r>
          <w:delText xml:space="preserve"> </w:delText>
        </w:r>
      </w:del>
      <m:oMath>
        <m:r>
          <m:t>0</m:t>
        </m:r>
      </m:oMath>
      <w:del w:id="1495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1496" w:author="PR Preview" w:date="2026-01-01T00:00:00Z">
        <w:r>
          <w:rPr>
            <w:b/>
            <w:bCs/>
          </w:rPr>
          <w:t xml:space="preserve">Example 43 (An affine function, and a linear one)</w:t>
        </w:r>
      </w:ins>
      <w:ins w:id="14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is affine with slope</w:t>
        </w:r>
      </w:ins>
      <w:ins w:id="1500" w:author="PR Preview" w:date="2026-01-01T00:00:00Z">
        <w:r>
          <w:t xml:space="preserve"> </w:t>
        </w:r>
      </w:ins>
      <m:oMath>
        <m:r>
          <m:t>2</m:t>
        </m:r>
      </m:oMath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and intercept</w:t>
        </w:r>
      </w:ins>
      <w:ins w:id="1503" w:author="PR Preview" w:date="2026-01-01T00:00:00Z">
        <w:r>
          <w:t xml:space="preserve"> </w:t>
        </w:r>
      </w:ins>
      <m:oMath>
        <m:r>
          <m:t>3</m:t>
        </m:r>
      </m:oMath>
      <w:ins w:id="1504" w:author="PR Preview" w:date="2026-01-01T00:00:00Z">
        <w:r>
          <w:t xml:space="preserve">.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By</w:t>
        </w:r>
      </w:ins>
      <w:ins w:id="1507" w:author="PR Preview" w:date="2026-01-01T00:00:00Z">
        <w:r>
          <w:t xml:space="preserve"> </w:t>
        </w:r>
      </w:ins>
      <w:hyperlink w:anchor="thm-affine-function-props">
        <w:ins w:id="1508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1509" w:author="PR Preview" w:date="2026-01-01T00:00:00Z">
        <w:r>
          <w:t xml:space="preserve">,</w:t>
        </w:r>
      </w:ins>
      <w:ins w:id="15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511" w:author="PR Preview" w:date="2026-01-01T00:00:00Z">
        <w:r>
          <w:t xml:space="preserve">,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and each unit step in</w:t>
        </w:r>
      </w:ins>
      <w:ins w:id="1514" w:author="PR Preview" w:date="2026-01-01T00:00:00Z">
        <w:r>
          <w:t xml:space="preserve"> </w:t>
        </w:r>
      </w:ins>
      <m:oMath>
        <m:r>
          <m:t>x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raises</w:t>
        </w:r>
      </w:ins>
      <w:ins w:id="1517" w:author="PR Preview" w:date="2026-01-01T00:00:00Z">
        <w:r>
          <w:t xml:space="preserve"> </w:t>
        </w:r>
      </w:ins>
      <m:oMath>
        <m:r>
          <m:t>f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by</w:t>
        </w:r>
      </w:ins>
      <w:ins w:id="1520" w:author="PR Preview" w:date="2026-01-01T00:00:00Z">
        <w:r>
          <w:t xml:space="preserve"> </w:t>
        </w:r>
      </w:ins>
      <m:oMath>
        <m:r>
          <m:t>2</m:t>
        </m:r>
      </m:oMath>
      <w:ins w:id="1521" w:author="PR Preview" w:date="2026-01-01T00:00:00Z">
        <w:r>
          <w:t xml:space="preserve">: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for example,</w:t>
        </w:r>
      </w:ins>
      <w:ins w:id="1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and</w:t>
        </w:r>
      </w:ins>
      <w:ins w:id="15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1528" w:author="PR Preview" w:date="2026-01-01T00:00:00Z">
        <w:r>
          <w:t xml:space="preserve">.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Its intercept is not</w:t>
        </w:r>
      </w:ins>
      <w:ins w:id="1531" w:author="PR Preview" w:date="2026-01-01T00:00:00Z">
        <w:r>
          <w:t xml:space="preserve"> </w:t>
        </w:r>
      </w:ins>
      <m:oMath>
        <m:r>
          <m:t>0</m:t>
        </m:r>
      </m:oMath>
      <w:ins w:id="1532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del w:id="1533" w:author="PR Preview" w:date="2026-01-01T00:00:00Z">
        <w:r>
          <w:rPr>
            <w:b/>
            <w:bCs/>
          </w:rPr>
          <w:delText xml:space="preserve">Definition 69 (Limit of a sequence)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A real number</w:delText>
        </w:r>
      </w:del>
      <w:del w:id="1536" w:author="PR Preview" w:date="2026-01-01T00:00:00Z">
        <w:r>
          <w:delText xml:space="preserve"> </w:delText>
        </w:r>
      </w:del>
      <m:oMath>
        <m:r>
          <m:t>L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is the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rPr>
            <w:b/>
            <w:bCs/>
          </w:rPr>
          <w:delText xml:space="preserve">limit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of a</w:delText>
        </w:r>
      </w:del>
      <w:del w:id="1543" w:author="PR Preview" w:date="2026-01-01T00:00:00Z">
        <w:r>
          <w:delText xml:space="preserve"> </w:delText>
        </w:r>
      </w:del>
      <w:hyperlink r:id="rId227">
        <w:del w:id="1544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5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of real numbers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[27]</w:delText>
        </w:r>
      </w:del>
      <w:del w:id="1550" w:author="PR Preview" w:date="2026-01-01T00:00:00Z">
        <w:r>
          <w:delText xml:space="preserve">,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written</w:delText>
        </w:r>
      </w:del>
      <w:del w:id="155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or</w:delText>
        </w:r>
      </w:del>
      <w:del w:id="15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1557" w:author="PR Preview" w:date="2026-01-01T00:00:00Z">
        <w:r>
          <w:delText xml:space="preserve">,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if for every</w:delText>
        </w:r>
      </w:del>
      <w:del w:id="156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there is a natural number</w:delText>
        </w:r>
      </w:del>
      <w:del w:id="1563" w:author="PR Preview" w:date="2026-01-01T00:00:00Z">
        <w:r>
          <w:delText xml:space="preserve"> </w:delText>
        </w:r>
      </w:del>
      <m:oMath>
        <m:r>
          <m:t>N</m:t>
        </m:r>
      </m:oMath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566" w:author="PR Preview" w:date="2026-01-01T00:00:00Z">
        <w:r>
          <w:rPr>
            <w:b/>
            <w:bCs/>
          </w:rPr>
          <w:delText xml:space="preserve">Example 43 (The limit of a sequence)</w:delText>
        </w:r>
      </w:del>
      <w:del w:id="156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has limit</w:delText>
        </w:r>
      </w:del>
      <w:del w:id="1570" w:author="PR Preview" w:date="2026-01-01T00:00:00Z">
        <w:r>
          <w:delText xml:space="preserve"> </w:delText>
        </w:r>
      </w:del>
      <m:oMath>
        <m:r>
          <m:t>0</m:t>
        </m:r>
      </m:oMath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Given</w:delText>
        </w:r>
      </w:del>
      <w:del w:id="157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575" w:author="PR Preview" w:date="2026-01-01T00:00:00Z">
        <w:r>
          <w:delText xml:space="preserve">, take</w:delText>
        </w:r>
      </w:del>
      <w:del w:id="1576" w:author="PR Preview" w:date="2026-01-01T00:00:00Z">
        <w:r>
          <w:delText xml:space="preserve"> </w:delText>
        </w:r>
      </w:del>
      <m:oMath>
        <m:r>
          <m:t>N</m:t>
        </m:r>
      </m:oMath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to be any natural number larger than</w:delText>
        </w:r>
      </w:del>
      <w:del w:id="157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1580" w:author="PR Preview" w:date="2026-01-01T00:00:00Z">
        <w:r>
          <w:delText xml:space="preserve">.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For every</w:delText>
        </w:r>
      </w:del>
      <w:del w:id="158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1584" w:author="PR Preview" w:date="2026-01-01T00:00:00Z">
        <w:r>
          <w:delText xml:space="preserve">,</w:delText>
        </w:r>
      </w:del>
      <w:del w:id="15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1586" w:author="PR Preview" w:date="2026-01-01T00:00:00Z">
        <w:r>
          <w:delText xml:space="preserve">.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For example, with</w:delText>
        </w:r>
      </w:del>
      <w:del w:id="158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1590" w:author="PR Preview" w:date="2026-01-01T00:00:00Z">
        <w:r>
          <w:delText xml:space="preserve">, take</w:delText>
        </w:r>
      </w:del>
      <w:del w:id="159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1592" w:author="PR Preview" w:date="2026-01-01T00:00:00Z">
        <w:r>
          <w:delText xml:space="preserve">: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every</w:delText>
        </w:r>
      </w:del>
      <w:del w:id="159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has</w:delText>
        </w:r>
      </w:del>
      <w:del w:id="159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1599" w:author="PR Preview" w:date="2026-01-01T00:00:00Z">
        <w:r>
          <w:delText xml:space="preserve">.</w:delText>
        </w:r>
      </w:del>
    </w:p>
    <w:p>
      <w:pPr>
        <w:pStyle w:val="FirstParagraph"/>
      </w:pPr>
      <w:ins w:id="1600" w:author="PR Preview" w:date="2026-01-01T00:00:00Z">
        <w:r>
          <w:rPr>
            <w:b/>
            <w:bCs/>
          </w:rPr>
          <w:t xml:space="preserve">Definition 69 (Limit of a sequence)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A real number</w:t>
        </w:r>
      </w:ins>
      <w:ins w:id="1603" w:author="PR Preview" w:date="2026-01-01T00:00:00Z">
        <w:r>
          <w:t xml:space="preserve"> </w:t>
        </w:r>
      </w:ins>
      <m:oMath>
        <m:r>
          <m:t>L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is the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rPr>
            <w:b/>
            <w:bCs/>
          </w:rPr>
          <w:t xml:space="preserve">limit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of a</w:t>
        </w:r>
      </w:ins>
      <w:ins w:id="1610" w:author="PR Preview" w:date="2026-01-01T00:00:00Z">
        <w:r>
          <w:t xml:space="preserve"> </w:t>
        </w:r>
      </w:ins>
      <w:hyperlink r:id="rId227">
        <w:ins w:id="161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6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of real numbers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[29]</w:t>
        </w:r>
      </w:ins>
      <w:ins w:id="1617" w:author="PR Preview" w:date="2026-01-01T00:00:00Z">
        <w:r>
          <w:t xml:space="preserve">,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written</w:t>
        </w:r>
      </w:ins>
      <w:ins w:id="16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or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624" w:author="PR Preview" w:date="2026-01-01T00:00:00Z">
        <w:r>
          <w:t xml:space="preserve">,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if for every</w:t>
        </w:r>
      </w:ins>
      <w:ins w:id="162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there is a natural number</w:t>
        </w:r>
      </w:ins>
      <w:ins w:id="1630" w:author="PR Preview" w:date="2026-01-01T00:00:00Z">
        <w:r>
          <w:t xml:space="preserve"> </w:t>
        </w:r>
      </w:ins>
      <m:oMath>
        <m:r>
          <m:t>N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ins w:id="1633" w:author="PR Preview" w:date="2026-01-01T00:00:00Z">
        <w:r>
          <w:rPr>
            <w:b/>
            <w:bCs/>
          </w:rPr>
          <w:t xml:space="preserve">Example 44 (The limit of a sequence)</w:t>
        </w:r>
      </w:ins>
      <w:ins w:id="16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has limit</w:t>
        </w:r>
      </w:ins>
      <w:ins w:id="1637" w:author="PR Preview" w:date="2026-01-01T00:00:00Z">
        <w:r>
          <w:t xml:space="preserve"> </w:t>
        </w:r>
      </w:ins>
      <m:oMath>
        <m:r>
          <m:t>0</m:t>
        </m:r>
      </m:oMath>
      <w:ins w:id="1638" w:author="PR Preview" w:date="2026-01-01T00:00:00Z">
        <w:r>
          <w:t xml:space="preserve">.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Given</w:t>
        </w:r>
      </w:ins>
      <w:ins w:id="164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42" w:author="PR Preview" w:date="2026-01-01T00:00:00Z">
        <w:r>
          <w:t xml:space="preserve">, take</w:t>
        </w:r>
      </w:ins>
      <w:ins w:id="1643" w:author="PR Preview" w:date="2026-01-01T00:00:00Z">
        <w:r>
          <w:t xml:space="preserve"> </w:t>
        </w:r>
      </w:ins>
      <m:oMath>
        <m:r>
          <m:t>N</m:t>
        </m:r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to be any natural number larger than</w:t>
        </w:r>
      </w:ins>
      <w:ins w:id="164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1647" w:author="PR Preview" w:date="2026-01-01T00:00:00Z">
        <w:r>
          <w:t xml:space="preserve">.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For every</w:t>
        </w:r>
      </w:ins>
      <w:ins w:id="16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651" w:author="PR Preview" w:date="2026-01-01T00:00:00Z">
        <w:r>
          <w:t xml:space="preserve">,</w:t>
        </w:r>
      </w:ins>
      <w:ins w:id="165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1653" w:author="PR Preview" w:date="2026-01-01T00:00:00Z">
        <w:r>
          <w:t xml:space="preserve">.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For example, with</w:t>
        </w:r>
      </w:ins>
      <w:ins w:id="165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1657" w:author="PR Preview" w:date="2026-01-01T00:00:00Z">
        <w:r>
          <w:t xml:space="preserve">, take</w:t>
        </w:r>
      </w:ins>
      <w:ins w:id="16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1659" w:author="PR Preview" w:date="2026-01-01T00:00:00Z">
        <w:r>
          <w:t xml:space="preserve">: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every</w:t>
        </w:r>
      </w:ins>
      <w:ins w:id="166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has</w:t>
        </w:r>
      </w:ins>
      <w:ins w:id="16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1666" w:author="PR Preview" w:date="2026-01-01T00:00:00Z">
        <w:r>
          <w:t xml:space="preserve">.</w:t>
        </w:r>
      </w:ins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del w:id="1667" w:author="PR Preview" w:date="2026-01-01T00:00:00Z">
        <w:r>
          <w:rPr>
            <w:b/>
            <w:bCs/>
          </w:rPr>
          <w:delText xml:space="preserve">Example 44 (A convergent sequence)</w:delText>
        </w:r>
      </w:del>
      <w:del w:id="166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converges to</w:delText>
        </w:r>
      </w:del>
      <w:del w:id="1671" w:author="PR Preview" w:date="2026-01-01T00:00:00Z">
        <w:r>
          <w:delText xml:space="preserve"> </w:delText>
        </w:r>
      </w:del>
      <m:oMath>
        <m:r>
          <m:t>0</m:t>
        </m:r>
      </m:oMath>
      <w:del w:id="1672" w:author="PR Preview" w:date="2026-01-01T00:00:00Z">
        <w:r>
          <w:delText xml:space="preserve">, because</w:delText>
        </w:r>
      </w:del>
      <w:del w:id="1673" w:author="PR Preview" w:date="2026-01-01T00:00:00Z">
        <w:r>
          <w:delText xml:space="preserve"> </w:delText>
        </w:r>
      </w:del>
      <m:oMath>
        <m:r>
          <m:t>0</m:t>
        </m:r>
      </m:oMath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is its limit (</w:delText>
        </w:r>
      </w:del>
      <w:hyperlink w:anchor="exm-sequence-limit">
        <w:del w:id="1676" w:author="PR Preview" w:date="2026-01-01T00:00:00Z">
          <w:r>
            <w:rPr>
              <w:rStyle w:val="Hyperlink"/>
            </w:rPr>
            <w:delText xml:space="preserve">Example 43</w:delText>
          </w:r>
        </w:del>
      </w:hyperlink>
      <w:del w:id="1677" w:author="PR Preview" w:date="2026-01-01T00:00:00Z">
        <w:r>
          <w:delText xml:space="preserve">),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so</w:delText>
        </w:r>
      </w:del>
      <w:del w:id="16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is convergent.</w:delText>
        </w:r>
      </w:del>
    </w:p>
    <w:p>
      <w:pPr>
        <w:pStyle w:val="BodyText"/>
      </w:pPr>
      <w:ins w:id="1683" w:author="PR Preview" w:date="2026-01-01T00:00:00Z">
        <w:r>
          <w:rPr>
            <w:b/>
            <w:bCs/>
          </w:rPr>
          <w:t xml:space="preserve">Example 45 (A convergent sequence)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converges to</w:t>
        </w:r>
      </w:ins>
      <w:ins w:id="1687" w:author="PR Preview" w:date="2026-01-01T00:00:00Z">
        <w:r>
          <w:t xml:space="preserve"> </w:t>
        </w:r>
      </w:ins>
      <m:oMath>
        <m:r>
          <m:t>0</m:t>
        </m:r>
      </m:oMath>
      <w:ins w:id="1688" w:author="PR Preview" w:date="2026-01-01T00:00:00Z">
        <w:r>
          <w:t xml:space="preserve">, because</w:t>
        </w:r>
      </w:ins>
      <w:ins w:id="1689" w:author="PR Preview" w:date="2026-01-01T00:00:00Z">
        <w:r>
          <w:t xml:space="preserve"> </w:t>
        </w:r>
      </w:ins>
      <m:oMath>
        <m:r>
          <m:t>0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is its limit (</w:t>
        </w:r>
      </w:ins>
      <w:hyperlink w:anchor="exm-sequence-limit">
        <w:ins w:id="1692" w:author="PR Preview" w:date="2026-01-01T00:00:00Z">
          <w:r>
            <w:rPr>
              <w:rStyle w:val="Hyperlink"/>
            </w:rPr>
            <w:t xml:space="preserve">Example 44</w:t>
          </w:r>
        </w:ins>
      </w:hyperlink>
      <w:ins w:id="1693" w:author="PR Preview" w:date="2026-01-01T00:00:00Z">
        <w:r>
          <w:t xml:space="preserve">),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so</w:t>
        </w:r>
      </w:ins>
      <w:ins w:id="169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is convergent.</w:t>
        </w:r>
      </w:ins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del w:id="1699" w:author="PR Preview" w:date="2026-01-01T00:00:00Z">
        <w:r>
          <w:rPr>
            <w:b/>
            <w:bCs/>
          </w:rPr>
          <w:delText xml:space="preserve">Example 45 (A divergent sequence)</w:delText>
        </w:r>
      </w:del>
      <w:del w:id="170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diverges.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For any real number</w:delText>
        </w:r>
      </w:del>
      <w:del w:id="1705" w:author="PR Preview" w:date="2026-01-01T00:00:00Z">
        <w:r>
          <w:delText xml:space="preserve"> </w:delText>
        </w:r>
      </w:del>
      <m:oMath>
        <m:r>
          <m:t>L</m:t>
        </m:r>
      </m:oMath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and</w:delText>
        </w:r>
      </w:del>
      <w:del w:id="170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every</w:delText>
        </w:r>
      </w:del>
      <w:del w:id="17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has</w:delText>
        </w:r>
      </w:del>
      <w:del w:id="17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1716" w:author="PR Preview" w:date="2026-01-01T00:00:00Z">
        <w:r>
          <w:delText xml:space="preserve">,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so no</w:delText>
        </w:r>
      </w:del>
      <w:del w:id="1719" w:author="PR Preview" w:date="2026-01-01T00:00:00Z">
        <w:r>
          <w:delText xml:space="preserve"> </w:delText>
        </w:r>
      </w:del>
      <m:oMath>
        <m:r>
          <m:t>N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works.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For example, with</w:delText>
        </w:r>
      </w:del>
      <w:del w:id="1724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1725" w:author="PR Preview" w:date="2026-01-01T00:00:00Z">
        <w:r>
          <w:delText xml:space="preserve">, every</w:delText>
        </w:r>
      </w:del>
      <w:del w:id="17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has</w:delText>
        </w:r>
      </w:del>
      <w:del w:id="17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1730" w:author="PR Preview" w:date="2026-01-01T00:00:00Z">
        <w:r>
          <w:delText xml:space="preserve">.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It diverges to</w:delText>
        </w:r>
      </w:del>
      <w:del w:id="173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734" w:author="PR Preview" w:date="2026-01-01T00:00:00Z">
        <w:r>
          <w:delText xml:space="preserve">: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for every real number</w:delText>
        </w:r>
      </w:del>
      <w:del w:id="1737" w:author="PR Preview" w:date="2026-01-01T00:00:00Z">
        <w:r>
          <w:delText xml:space="preserve"> </w:delText>
        </w:r>
      </w:del>
      <m:oMath>
        <m:r>
          <m:t>M</m:t>
        </m:r>
      </m:oMath>
      <w:del w:id="1738" w:author="PR Preview" w:date="2026-01-01T00:00:00Z">
        <w:r>
          <w:delText xml:space="preserve">, every</w:delText>
        </w:r>
      </w:del>
      <w:del w:id="17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has</w:delText>
        </w:r>
      </w:del>
      <w:del w:id="174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when</w:delText>
        </w:r>
      </w:del>
      <w:del w:id="1745" w:author="PR Preview" w:date="2026-01-01T00:00:00Z">
        <w:r>
          <w:delText xml:space="preserve"> </w:delText>
        </w:r>
      </w:del>
      <m:oMath>
        <m:r>
          <m:t>N</m:t>
        </m:r>
      </m:oMath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is a natural number larger than</w:delText>
        </w:r>
      </w:del>
      <w:del w:id="1748" w:author="PR Preview" w:date="2026-01-01T00:00:00Z">
        <w:r>
          <w:delText xml:space="preserve"> </w:delText>
        </w:r>
      </w:del>
      <m:oMath>
        <m:r>
          <m:t>M</m:t>
        </m:r>
      </m:oMath>
      <w:del w:id="1749" w:author="PR Preview" w:date="2026-01-01T00:00:00Z">
        <w:r>
          <w:delText xml:space="preserve">.</w:delText>
        </w:r>
      </w:del>
    </w:p>
    <w:p>
      <w:pPr>
        <w:pStyle w:val="BodyText"/>
      </w:pPr>
      <w:ins w:id="1750" w:author="PR Preview" w:date="2026-01-01T00:00:00Z">
        <w:r>
          <w:rPr>
            <w:b/>
            <w:bCs/>
          </w:rPr>
          <w:t xml:space="preserve">Example 46 (A divergent sequence)</w:t>
        </w:r>
      </w:ins>
      <w:ins w:id="175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diverges.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For any real number</w:t>
        </w:r>
      </w:ins>
      <w:ins w:id="1756" w:author="PR Preview" w:date="2026-01-01T00:00:00Z">
        <w:r>
          <w:t xml:space="preserve"> </w:t>
        </w:r>
      </w:ins>
      <m:oMath>
        <m:r>
          <m:t>L</m:t>
        </m:r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and</w:t>
        </w:r>
      </w:ins>
      <w:ins w:id="175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1760" w:author="PR Preview" w:date="2026-01-01T00:00:00Z">
        <w:r>
          <w:t xml:space="preserve">,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every</w:t>
        </w:r>
      </w:ins>
      <w:ins w:id="17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has</w:t>
        </w:r>
      </w:ins>
      <w:ins w:id="176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1767" w:author="PR Preview" w:date="2026-01-01T00:00:00Z">
        <w:r>
          <w:t xml:space="preserve">,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so no</w:t>
        </w:r>
      </w:ins>
      <w:ins w:id="1770" w:author="PR Preview" w:date="2026-01-01T00:00:00Z">
        <w:r>
          <w:t xml:space="preserve"> </w:t>
        </w:r>
      </w:ins>
      <m:oMath>
        <m:r>
          <m:t>N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works.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For example, with</w:t>
        </w:r>
      </w:ins>
      <w:ins w:id="177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1776" w:author="PR Preview" w:date="2026-01-01T00:00:00Z">
        <w:r>
          <w:t xml:space="preserve">, every</w:t>
        </w:r>
      </w:ins>
      <w:ins w:id="17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has</w:t>
        </w:r>
      </w:ins>
      <w:ins w:id="178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1781" w:author="PR Preview" w:date="2026-01-01T00:00:00Z">
        <w:r>
          <w:t xml:space="preserve">.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It diverges to</w:t>
        </w:r>
      </w:ins>
      <w:ins w:id="178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785" w:author="PR Preview" w:date="2026-01-01T00:00:00Z">
        <w:r>
          <w:t xml:space="preserve">: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for every real number</w:t>
        </w:r>
      </w:ins>
      <w:ins w:id="1788" w:author="PR Preview" w:date="2026-01-01T00:00:00Z">
        <w:r>
          <w:t xml:space="preserve"> </w:t>
        </w:r>
      </w:ins>
      <m:oMath>
        <m:r>
          <m:t>M</m:t>
        </m:r>
      </m:oMath>
      <w:ins w:id="1789" w:author="PR Preview" w:date="2026-01-01T00:00:00Z">
        <w:r>
          <w:t xml:space="preserve">, every</w:t>
        </w:r>
      </w:ins>
      <w:ins w:id="17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has</w:t>
        </w:r>
      </w:ins>
      <w:ins w:id="179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when</w:t>
        </w:r>
      </w:ins>
      <w:ins w:id="1796" w:author="PR Preview" w:date="2026-01-01T00:00:00Z">
        <w:r>
          <w:t xml:space="preserve"> </w:t>
        </w:r>
      </w:ins>
      <m:oMath>
        <m:r>
          <m:t>N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is a natural number larger than</w:t>
        </w:r>
      </w:ins>
      <w:ins w:id="1799" w:author="PR Preview" w:date="2026-01-01T00:00:00Z">
        <w:r>
          <w:t xml:space="preserve"> </w:t>
        </w:r>
      </w:ins>
      <m:oMath>
        <m:r>
          <m:t>M</m:t>
        </m:r>
      </m:oMath>
      <w:ins w:id="1800" w:author="PR Preview" w:date="2026-01-01T00:00:00Z">
        <w:r>
          <w:t xml:space="preserve">.</w:t>
        </w:r>
      </w:ins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del w:id="1801" w:author="PR Preview" w:date="2026-01-01T00:00:00Z">
        <w:r>
          <w:rPr>
            <w:b/>
            <w:bCs/>
          </w:rPr>
          <w:delText xml:space="preserve">Definition 73 (Exponential function)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The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rPr>
            <w:b/>
            <w:bCs/>
          </w:rPr>
          <w:delText xml:space="preserve">exponential function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[28]</w:delText>
        </w:r>
      </w:del>
      <w:del w:id="180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is</w:delText>
        </w:r>
      </w:del>
    </w:p>
    <w:p>
      <w:pPr>
        <w:pStyle w:val="FirstParagraph"/>
      </w:pPr>
      <w:ins w:id="1811" w:author="PR Preview" w:date="2026-01-01T00:00:00Z">
        <w:r>
          <w:rPr>
            <w:b/>
            <w:bCs/>
          </w:rPr>
          <w:t xml:space="preserve">Definition 73 (Exponential function)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The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rPr>
            <w:b/>
            <w:bCs/>
          </w:rPr>
          <w:t xml:space="preserve">exponential function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[30]</w:t>
        </w:r>
      </w:ins>
      <w:ins w:id="181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del w:id="1821" w:author="PR Preview" w:date="2026-01-01T00:00:00Z">
        <w:r>
          <w:rPr>
            <w:b/>
            <w:bCs/>
          </w:rPr>
          <w:delText xml:space="preserve">Example 46 (Approximating</w:delText>
        </w:r>
      </w:del>
      <w:del w:id="182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1823" w:author="PR Preview" w:date="2026-01-01T00:00:00Z">
        <w:r>
          <w:rPr>
            <w:b/>
            <w:bCs/>
          </w:rPr>
          <w:delText xml:space="preserve">)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For</w:delText>
        </w:r>
      </w:del>
      <w:del w:id="182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827" w:author="PR Preview" w:date="2026-01-01T00:00:00Z">
        <w:r>
          <w:delText xml:space="preserve">, the terms</w:delText>
        </w:r>
      </w:del>
      <w:del w:id="18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are:</w:delText>
        </w:r>
      </w:del>
    </w:p>
    <w:p>
      <w:pPr>
        <w:pStyle w:val="BodyText"/>
      </w:pPr>
      <w:ins w:id="1831" w:author="PR Preview" w:date="2026-01-01T00:00:00Z">
        <w:r>
          <w:rPr>
            <w:b/>
            <w:bCs/>
          </w:rPr>
          <w:t xml:space="preserve">Example 47 (Approximating</w:t>
        </w:r>
      </w:ins>
      <w:ins w:id="183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833" w:author="PR Preview" w:date="2026-01-01T00:00:00Z">
        <w:r>
          <w:rPr>
            <w:b/>
            <w:bCs/>
          </w:rPr>
          <w:t xml:space="preserve">)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For</w:t>
        </w:r>
      </w:ins>
      <w:ins w:id="18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837" w:author="PR Preview" w:date="2026-01-01T00:00:00Z">
        <w:r>
          <w:t xml:space="preserve">, the terms</w:t>
        </w:r>
      </w:ins>
      <w:ins w:id="183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del w:id="1841" w:author="PR Preview" w:date="2026-01-01T00:00:00Z">
        <w:r>
          <w:rPr>
            <w:b/>
            <w:bCs/>
          </w:rPr>
          <w:delText xml:space="preserve">Definition 74 (Euler’s number)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rPr>
            <w:b/>
            <w:bCs/>
          </w:rPr>
          <w:delText xml:space="preserve">Euler’s number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[29]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1848" w:author="PR Preview" w:date="2026-01-01T00:00:00Z">
        <w:r>
          <w:rPr>
            <w:b/>
            <w:bCs/>
          </w:rPr>
          <w:delText xml:space="preserve">Example 47 (Euler’s number is irrational)</w:delText>
        </w:r>
      </w:del>
      <w:del w:id="184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is an</w:delText>
        </w:r>
      </w:del>
      <w:del w:id="1852" w:author="PR Preview" w:date="2026-01-01T00:00:00Z">
        <w:r>
          <w:delText xml:space="preserve"> </w:delText>
        </w:r>
      </w:del>
      <w:hyperlink r:id="rId239">
        <w:del w:id="1853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1854" w:author="PR Preview" w:date="2026-01-01T00:00:00Z">
        <w:r>
          <w:delText xml:space="preserve">,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so no fraction equals it exactly.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The fraction</w:delText>
        </w:r>
      </w:del>
      <w:del w:id="18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is close,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but</w:delText>
        </w:r>
      </w:del>
      <w:del w:id="18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[29]</w:delText>
        </w:r>
      </w:del>
      <w:del w:id="1867" w:author="PR Preview" w:date="2026-01-01T00:00:00Z">
        <w:r>
          <w:delText xml:space="preserve">.</w:delText>
        </w:r>
      </w:del>
    </w:p>
    <w:p>
      <w:pPr>
        <w:pStyle w:val="BodyText"/>
      </w:pPr>
      <w:del w:id="1868" w:author="PR Preview" w:date="2026-01-01T00:00:00Z">
        <w:r>
          <w:rPr>
            <w:b/>
            <w:bCs/>
          </w:rPr>
          <w:delText xml:space="preserve">Definition 75 (Natural logarithm)</w:delText>
        </w:r>
      </w:del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For a real number</w:delText>
        </w:r>
      </w:del>
      <w:del w:id="18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872" w:author="PR Preview" w:date="2026-01-01T00:00:00Z">
        <w:r>
          <w:delText xml:space="preserve">,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the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rPr>
            <w:b/>
            <w:bCs/>
          </w:rPr>
          <w:delText xml:space="preserve">natural logarithm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of</w:delText>
        </w:r>
      </w:del>
      <w:del w:id="1879" w:author="PR Preview" w:date="2026-01-01T00:00:00Z">
        <w:r>
          <w:delText xml:space="preserve"> </w:delText>
        </w:r>
      </w:del>
      <m:oMath>
        <m:r>
          <m:t>a</m:t>
        </m:r>
      </m:oMath>
      <w:del w:id="1880" w:author="PR Preview" w:date="2026-01-01T00:00:00Z">
        <w:r>
          <w:delText xml:space="preserve">, written</w:delText>
        </w:r>
      </w:del>
      <w:del w:id="188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[30]</w:delText>
        </w:r>
      </w:del>
      <w:del w:id="1884" w:author="PR Preview" w:date="2026-01-01T00:00:00Z">
        <w:r>
          <w:delText xml:space="preserve">,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is the real number</w:delText>
        </w:r>
      </w:del>
      <w:del w:id="1887" w:author="PR Preview" w:date="2026-01-01T00:00:00Z">
        <w:r>
          <w:delText xml:space="preserve"> </w:delText>
        </w:r>
      </w:del>
      <m:oMath>
        <m:r>
          <m:t>y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with</w:delText>
        </w:r>
      </w:del>
      <w:del w:id="189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891" w:author="PR Preview" w:date="2026-01-01T00:00:00Z">
        <w:r>
          <w:delText xml:space="preserve">.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The exponential function takes each positive value at exactly one input,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so there is exactly one such</w:delText>
        </w:r>
      </w:del>
      <w:del w:id="1896" w:author="PR Preview" w:date="2026-01-01T00:00:00Z">
        <w:r>
          <w:delText xml:space="preserve"> </w:delText>
        </w:r>
      </w:del>
      <m:oMath>
        <m:r>
          <m:t>y</m:t>
        </m:r>
      </m:oMath>
      <w:del w:id="1897" w:author="PR Preview" w:date="2026-01-01T00:00:00Z">
        <w:r>
          <w:delText xml:space="preserve">,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and</w:delText>
        </w:r>
      </w:del>
      <w:del w:id="190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is the</w:delText>
        </w:r>
      </w:del>
      <w:del w:id="1903" w:author="PR Preview" w:date="2026-01-01T00:00:00Z">
        <w:r>
          <w:delText xml:space="preserve"> </w:delText>
        </w:r>
      </w:del>
      <w:hyperlink r:id="rId241">
        <w:del w:id="1904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of</w:delText>
        </w:r>
      </w:del>
      <w:del w:id="190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(</w:delText>
        </w:r>
      </w:del>
      <w:hyperlink w:anchor="def-exponential-function">
        <w:del w:id="1910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1911" w:author="PR Preview" w:date="2026-01-01T00:00:00Z">
        <w:r>
          <w:delText xml:space="preserve">).</w:delText>
        </w:r>
      </w:del>
    </w:p>
    <w:p>
      <w:pPr>
        <w:pStyle w:val="BodyText"/>
      </w:pPr>
      <w:del w:id="1912" w:author="PR Preview" w:date="2026-01-01T00:00:00Z">
        <w:r>
          <w:rPr>
            <w:i/>
            <w:iCs/>
          </w:rPr>
          <w:delText xml:space="preserve">Remark 19</w:delText>
        </w:r>
      </w:del>
      <w:del w:id="1913" w:author="PR Preview" w:date="2026-01-01T00:00:00Z">
        <w:r>
          <w:delText xml:space="preserve"> (Other notations for the natural logarithm). </w:delText>
        </w:r>
      </w:del>
      <w:del w:id="1914" w:author="PR Preview" w:date="2026-01-01T00:00:00Z">
        <w:r>
          <w:delText xml:space="preserve">In these notes,</w:delText>
        </w:r>
      </w:del>
      <w:del w:id="191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is always the natural logarithm,</w:delText>
        </w:r>
      </w:del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the logarithm with base</w:delText>
        </w:r>
      </w:del>
      <w:del w:id="1920" w:author="PR Preview" w:date="2026-01-01T00:00:00Z">
        <w:r>
          <w:delText xml:space="preserve"> </w:delText>
        </w:r>
      </w:del>
      <m:oMath>
        <m:r>
          <m:t>e</m:t>
        </m:r>
      </m:oMath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(</w:delText>
        </w:r>
      </w:del>
      <w:hyperlink w:anchor="def-euler-number">
        <w:del w:id="1923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1924" w:author="PR Preview" w:date="2026-01-01T00:00:00Z">
        <w:r>
          <w:delText xml:space="preserve">).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Some sources write</w:delText>
        </w:r>
      </w:del>
      <w:del w:id="1927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for the natural logarithm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and reserve</w:delText>
        </w:r>
      </w:del>
      <w:del w:id="193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1935" w:author="PR Preview" w:date="2026-01-01T00:00:00Z">
        <w:r>
          <w:rPr>
            <w:b/>
            <w:bCs/>
          </w:rPr>
          <w:delText xml:space="preserve">Example 48 (Natural logarithms)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938" w:author="PR Preview" w:date="2026-01-01T00:00:00Z">
        <w:r>
          <w:delText xml:space="preserve">, because</w:delText>
        </w:r>
      </w:del>
      <w:del w:id="193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(</w:delText>
        </w:r>
      </w:del>
      <w:hyperlink w:anchor="exm-exponential-function">
        <w:del w:id="1942" w:author="PR Preview" w:date="2026-01-01T00:00:00Z">
          <w:r>
            <w:rPr>
              <w:rStyle w:val="Hyperlink"/>
            </w:rPr>
            <w:delText xml:space="preserve">Example 46</w:delText>
          </w:r>
        </w:del>
      </w:hyperlink>
      <w:del w:id="1943" w:author="PR Preview" w:date="2026-01-01T00:00:00Z">
        <w:r>
          <w:delText xml:space="preserve">).</w:delText>
        </w:r>
      </w:del>
    </w:p>
    <w:p>
      <w:pPr>
        <w:pStyle w:val="BodyText"/>
      </w:pPr>
      <w:ins w:id="1944" w:author="PR Preview" w:date="2026-01-01T00:00:00Z">
        <w:r>
          <w:rPr>
            <w:b/>
            <w:bCs/>
          </w:rPr>
          <w:t xml:space="preserve">Definition 74 (Euler’s number)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rPr>
            <w:b/>
            <w:bCs/>
          </w:rPr>
          <w:t xml:space="preserve">Euler’s number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[31]</w:t>
        </w:r>
      </w:ins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ins w:id="1951" w:author="PR Preview" w:date="2026-01-01T00:00:00Z">
        <w:r>
          <w:rPr>
            <w:b/>
            <w:bCs/>
          </w:rPr>
          <w:t xml:space="preserve">Example 48 (Euler’s number is irrational)</w:t>
        </w:r>
      </w:ins>
      <w:ins w:id="1952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is an</w:t>
        </w:r>
      </w:ins>
      <w:ins w:id="1955" w:author="PR Preview" w:date="2026-01-01T00:00:00Z">
        <w:r>
          <w:t xml:space="preserve"> </w:t>
        </w:r>
      </w:ins>
      <w:hyperlink r:id="rId239">
        <w:ins w:id="1956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1957" w:author="PR Preview" w:date="2026-01-01T00:00:00Z">
        <w:r>
          <w:t xml:space="preserve">,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so no fraction equals it exactly.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The fraction</w:t>
        </w:r>
      </w:ins>
      <w:ins w:id="19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is close,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but</w:t>
        </w:r>
      </w:ins>
      <w:ins w:id="196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[31]</w:t>
        </w:r>
      </w:ins>
      <w:ins w:id="1970" w:author="PR Preview" w:date="2026-01-01T00:00:00Z">
        <w:r>
          <w:t xml:space="preserve">.</w:t>
        </w:r>
      </w:ins>
    </w:p>
    <w:bookmarkEnd w:id="240"/>
    <w:bookmarkStart w:id="242" w:name="def-natural-log"/>
    <w:p>
      <w:pPr>
        <w:pStyle w:val="BodyText"/>
      </w:pPr>
      <w:ins w:id="1971" w:author="PR Preview" w:date="2026-01-01T00:00:00Z">
        <w:r>
          <w:rPr>
            <w:b/>
            <w:bCs/>
          </w:rPr>
          <w:t xml:space="preserve">Definition 75 (Natural logarithm)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For a real number</w:t>
        </w:r>
      </w:ins>
      <w:ins w:id="19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975" w:author="PR Preview" w:date="2026-01-01T00:00:00Z">
        <w:r>
          <w:t xml:space="preserve">,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the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rPr>
            <w:b/>
            <w:bCs/>
          </w:rPr>
          <w:t xml:space="preserve">natural logarithm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of</w:t>
        </w:r>
      </w:ins>
      <w:ins w:id="1982" w:author="PR Preview" w:date="2026-01-01T00:00:00Z">
        <w:r>
          <w:t xml:space="preserve"> </w:t>
        </w:r>
      </w:ins>
      <m:oMath>
        <m:r>
          <m:t>a</m:t>
        </m:r>
      </m:oMath>
      <w:ins w:id="1983" w:author="PR Preview" w:date="2026-01-01T00:00:00Z">
        <w:r>
          <w:t xml:space="preserve">, written</w:t>
        </w:r>
      </w:ins>
      <w:ins w:id="198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[32]</w:t>
        </w:r>
      </w:ins>
      <w:ins w:id="1987" w:author="PR Preview" w:date="2026-01-01T00:00:00Z">
        <w:r>
          <w:t xml:space="preserve">,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is the real number</w:t>
        </w:r>
      </w:ins>
      <w:ins w:id="1990" w:author="PR Preview" w:date="2026-01-01T00:00:00Z">
        <w:r>
          <w:t xml:space="preserve"> </w:t>
        </w:r>
      </w:ins>
      <m:oMath>
        <m:r>
          <m:t>y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with</w:t>
        </w:r>
      </w:ins>
      <w:ins w:id="199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994" w:author="PR Preview" w:date="2026-01-01T00:00:00Z">
        <w:r>
          <w:t xml:space="preserve">.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The exponential function takes each positive value at exactly one input,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so there is exactly one such</w:t>
        </w:r>
      </w:ins>
      <w:ins w:id="1999" w:author="PR Preview" w:date="2026-01-01T00:00:00Z">
        <w:r>
          <w:t xml:space="preserve"> </w:t>
        </w:r>
      </w:ins>
      <m:oMath>
        <m:r>
          <m:t>y</m:t>
        </m:r>
      </m:oMath>
      <w:ins w:id="2000" w:author="PR Preview" w:date="2026-01-01T00:00:00Z">
        <w:r>
          <w:t xml:space="preserve">,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and</w:t>
        </w:r>
      </w:ins>
      <w:ins w:id="200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is the</w:t>
        </w:r>
      </w:ins>
      <w:ins w:id="2006" w:author="PR Preview" w:date="2026-01-01T00:00:00Z">
        <w:r>
          <w:t xml:space="preserve"> </w:t>
        </w:r>
      </w:ins>
      <w:hyperlink r:id="rId241">
        <w:ins w:id="2007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of</w:t>
        </w:r>
      </w:ins>
      <w:ins w:id="201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(</w:t>
        </w:r>
      </w:ins>
      <w:hyperlink w:anchor="def-exponential-function">
        <w:ins w:id="2013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2014" w:author="PR Preview" w:date="2026-01-01T00:00:00Z">
        <w:r>
          <w:t xml:space="preserve">).</w:t>
        </w:r>
      </w:ins>
    </w:p>
    <w:bookmarkEnd w:id="242"/>
    <w:bookmarkStart w:id="243" w:name="rem-log-notation"/>
    <w:p>
      <w:pPr>
        <w:pStyle w:val="BodyText"/>
      </w:pPr>
      <w:ins w:id="2015" w:author="PR Preview" w:date="2026-01-01T00:00:00Z">
        <w:r>
          <w:rPr>
            <w:i/>
            <w:iCs/>
          </w:rPr>
          <w:t xml:space="preserve">Remark 19</w:t>
        </w:r>
      </w:ins>
      <w:ins w:id="2016" w:author="PR Preview" w:date="2026-01-01T00:00:00Z">
        <w:r>
          <w:t xml:space="preserve"> (Other notations for the natural logarithm). </w:t>
        </w:r>
      </w:ins>
      <w:ins w:id="2017" w:author="PR Preview" w:date="2026-01-01T00:00:00Z">
        <w:r>
          <w:t xml:space="preserve">In these notes,</w:t>
        </w:r>
      </w:ins>
      <w:ins w:id="201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is always the natural logarithm,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the logarithm with base</w:t>
        </w:r>
      </w:ins>
      <w:ins w:id="2023" w:author="PR Preview" w:date="2026-01-01T00:00:00Z">
        <w:r>
          <w:t xml:space="preserve"> </w:t>
        </w:r>
      </w:ins>
      <m:oMath>
        <m:r>
          <m:t>e</m:t>
        </m:r>
      </m:oMath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(</w:t>
        </w:r>
      </w:ins>
      <w:hyperlink w:anchor="def-euler-number">
        <w:ins w:id="2026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2027" w:author="PR Preview" w:date="2026-01-01T00:00:00Z">
        <w:r>
          <w:t xml:space="preserve">)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[33]</w:t>
        </w:r>
      </w:ins>
      <w:ins w:id="2030" w:author="PR Preview" w:date="2026-01-01T00:00:00Z">
        <w:r>
          <w:t xml:space="preserve">.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Some sources write</w:t>
        </w:r>
      </w:ins>
      <w:ins w:id="2033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for the natural logarithm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and reserve</w:t>
        </w:r>
      </w:ins>
      <w:ins w:id="203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for the logarithm with base 10.</w:t>
        </w:r>
      </w:ins>
    </w:p>
    <w:bookmarkEnd w:id="243"/>
    <w:bookmarkStart w:id="244" w:name="exm-natural-log"/>
    <w:p>
      <w:pPr>
        <w:pStyle w:val="BodyText"/>
      </w:pPr>
      <w:ins w:id="2041" w:author="PR Preview" w:date="2026-01-01T00:00:00Z">
        <w:r>
          <w:rPr>
            <w:b/>
            <w:bCs/>
          </w:rPr>
          <w:t xml:space="preserve">Example 49 (Natural logarithms)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044" w:author="PR Preview" w:date="2026-01-01T00:00:00Z">
        <w:r>
          <w:t xml:space="preserve">, because</w:t>
        </w:r>
      </w:ins>
      <w:ins w:id="204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(</w:t>
        </w:r>
      </w:ins>
      <w:hyperlink w:anchor="exm-exponential-function">
        <w:ins w:id="2048" w:author="PR Preview" w:date="2026-01-01T00:00:00Z">
          <w:r>
            <w:rPr>
              <w:rStyle w:val="Hyperlink"/>
            </w:rPr>
            <w:t xml:space="preserve">Example 47</w:t>
          </w:r>
        </w:ins>
      </w:hyperlink>
      <w:ins w:id="204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del w:id="2050" w:author="PR Preview" w:date="2026-01-01T00:00:00Z">
        <w:r>
          <w:rPr>
            <w:b/>
            <w:bCs/>
          </w:rPr>
          <w:delText xml:space="preserve">Example 49 (Real powers, and</w:delText>
        </w:r>
      </w:del>
      <w:del w:id="205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2052" w:author="PR Preview" w:date="2026-01-01T00:00:00Z">
        <w:r>
          <w:rPr>
            <w:b/>
            <w:bCs/>
          </w:rPr>
          <w:delText xml:space="preserve">)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 </w:delText>
        </w:r>
      </w:del>
    </w:p>
    <w:p>
      <w:pPr>
        <w:pStyle w:val="BodyText"/>
      </w:pPr>
      <w:ins w:id="2055" w:author="PR Preview" w:date="2026-01-01T00:00:00Z">
        <w:r>
          <w:rPr>
            <w:b/>
            <w:bCs/>
          </w:rPr>
          <w:t xml:space="preserve">Example 50 (Real powers, and</w:t>
        </w:r>
      </w:ins>
      <w:ins w:id="205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2057" w:author="PR Preview" w:date="2026-01-01T00:00:00Z">
        <w:r>
          <w:rPr>
            <w:b/>
            <w:bCs/>
          </w:rPr>
          <w:t xml:space="preserve">)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 </w:t>
        </w:r>
      </w:ins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del w:id="2060" w:author="PR Preview" w:date="2026-01-01T00:00:00Z">
        <w:r>
          <w:rPr>
            <w:b/>
            <w:bCs/>
          </w:rPr>
          <w:delText xml:space="preserve">Example 50 (Powers of zero and of negative numbers)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 </w:delText>
        </w:r>
      </w:del>
    </w:p>
    <w:p>
      <w:pPr>
        <w:pStyle w:val="FirstParagraph"/>
      </w:pPr>
      <w:ins w:id="2063" w:author="PR Preview" w:date="2026-01-01T00:00:00Z">
        <w:r>
          <w:rPr>
            <w:b/>
            <w:bCs/>
          </w:rPr>
          <w:t xml:space="preserve">Example 51 (Powers of zero and of negative numbers)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del w:id="2066" w:author="PR Preview" w:date="2026-01-01T00:00:00Z">
        <w:r>
          <w:rPr>
            <w:b/>
            <w:bCs/>
          </w:rPr>
          <w:delText xml:space="preserve">Theorem 22 (</w:delText>
        </w:r>
      </w:del>
      <m:oMath>
        <m:r>
          <m:rPr>
            <m:sty m:val="p"/>
          </m:rPr>
          <m:t>exp</m:t>
        </m:r>
      </m:oMath>
      <w:del w:id="2067" w:author="PR Preview" w:date="2026-01-01T00:00:00Z">
        <w:r>
          <w:rPr>
            <w:b/>
            <w:bCs/>
          </w:rPr>
          <w:delText xml:space="preserve"> </w:delText>
        </w:r>
      </w:del>
      <w:del w:id="2068" w:author="PR Preview" w:date="2026-01-01T00:00:00Z">
        <w:r>
          <w:rPr>
            <w:b/>
            <w:bCs/>
          </w:rPr>
          <w:delText xml:space="preserve">and</w:delText>
        </w:r>
      </w:del>
      <w:del w:id="206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</m:oMath>
      <w:del w:id="2070" w:author="PR Preview" w:date="2026-01-01T00:00:00Z">
        <w:r>
          <w:rPr>
            <w:b/>
            <w:bCs/>
          </w:rPr>
          <w:delText xml:space="preserve"> </w:delText>
        </w:r>
      </w:del>
      <w:del w:id="2071" w:author="PR Preview" w:date="2026-01-01T00:00:00Z">
        <w:r>
          <w:rPr>
            <w:b/>
            <w:bCs/>
          </w:rPr>
          <w:delText xml:space="preserve">are mutual inverses)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 </w:delText>
        </w:r>
      </w:del>
    </w:p>
    <w:p>
      <w:pPr>
        <w:pStyle w:val="FirstParagraph"/>
      </w:pPr>
      <w:ins w:id="2074" w:author="PR Preview" w:date="2026-01-01T00:00:00Z">
        <w:r>
          <w:rPr>
            <w:b/>
            <w:bCs/>
          </w:rPr>
          <w:t xml:space="preserve">Theorem 23 (</w:t>
        </w:r>
      </w:ins>
      <m:oMath>
        <m:r>
          <m:rPr>
            <m:sty m:val="p"/>
          </m:rPr>
          <m:t>exp</m:t>
        </m:r>
      </m:oMath>
      <w:ins w:id="2075" w:author="PR Preview" w:date="2026-01-01T00:00:00Z">
        <w:r>
          <w:rPr>
            <w:b/>
            <w:bCs/>
          </w:rPr>
          <w:t xml:space="preserve"> </w:t>
        </w:r>
      </w:ins>
      <w:ins w:id="2076" w:author="PR Preview" w:date="2026-01-01T00:00:00Z">
        <w:r>
          <w:rPr>
            <w:b/>
            <w:bCs/>
          </w:rPr>
          <w:t xml:space="preserve">and</w:t>
        </w:r>
      </w:ins>
      <w:ins w:id="20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</m:oMath>
      <w:ins w:id="2078" w:author="PR Preview" w:date="2026-01-01T00:00:00Z">
        <w:r>
          <w:rPr>
            <w:b/>
            <w:bCs/>
          </w:rPr>
          <w:t xml:space="preserve"> </w:t>
        </w:r>
      </w:ins>
      <w:ins w:id="2079" w:author="PR Preview" w:date="2026-01-01T00:00:00Z">
        <w:r>
          <w:rPr>
            <w:b/>
            <w:bCs/>
          </w:rPr>
          <w:t xml:space="preserve">are mutual inverses)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del w:id="2082" w:author="PR Preview" w:date="2026-01-01T00:00:00Z">
        <w:r>
          <w:rPr>
            <w:b/>
            <w:bCs/>
          </w:rPr>
          <w:delText xml:space="preserve">Theorem 23 (Logarithm of a product)</w:delText>
        </w:r>
      </w:del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If</w:delText>
        </w:r>
      </w:del>
      <w:del w:id="208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and</w:delText>
        </w:r>
      </w:del>
      <w:del w:id="208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089" w:author="PR Preview" w:date="2026-01-01T00:00:00Z">
        <w:r>
          <w:delText xml:space="preserve">, then</w:delText>
        </w:r>
      </w:del>
    </w:p>
    <w:p>
      <w:pPr>
        <w:pStyle w:val="FirstParagraph"/>
      </w:pPr>
      <w:ins w:id="2090" w:author="PR Preview" w:date="2026-01-01T00:00:00Z">
        <w:r>
          <w:rPr>
            <w:b/>
            <w:bCs/>
          </w:rPr>
          <w:t xml:space="preserve">Theorem 24 (Logarithm of a product)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If</w:t>
        </w:r>
      </w:ins>
      <w:ins w:id="20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and</w:t>
        </w:r>
      </w:ins>
      <w:ins w:id="209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09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del w:id="2098" w:author="PR Preview" w:date="2026-01-01T00:00:00Z">
        <w:r>
          <w:rPr>
            <w:i/>
            <w:iCs/>
          </w:rPr>
          <w:delText xml:space="preserve">Proof</w:delText>
        </w:r>
      </w:del>
      <w:del w:id="2099" w:author="PR Preview" w:date="2026-01-01T00:00:00Z">
        <w:r>
          <w:delText xml:space="preserve">. </w:delText>
        </w:r>
      </w:del>
      <w:del w:id="2100" w:author="PR Preview" w:date="2026-01-01T00:00:00Z">
        <w:r>
          <w:delText xml:space="preserve">Since</w:delText>
        </w:r>
      </w:del>
      <w:del w:id="21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and</w:delText>
        </w:r>
      </w:del>
      <w:del w:id="210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105" w:author="PR Preview" w:date="2026-01-01T00:00:00Z">
        <w:r>
          <w:delText xml:space="preserve">, the quotient</w:delText>
        </w:r>
      </w:del>
      <w:del w:id="210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is positive,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so</w:delText>
        </w:r>
      </w:del>
      <w:del w:id="2111" w:author="PR Preview" w:date="2026-01-01T00:00:00Z">
        <w:r>
          <w:delText xml:space="preserve"> </w:delText>
        </w:r>
      </w:del>
      <w:hyperlink w:anchor="thm-log-prod">
        <w:del w:id="2112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applies to the product</w:delText>
        </w:r>
      </w:del>
      <w:del w:id="2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del w:id="21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del w:id="2117" w:author="PR Preview" w:date="2026-01-01T00:00:00Z">
        <w:r>
          <w:delText xml:space="preserve">The second step applies</w:delText>
        </w:r>
      </w:del>
      <w:del w:id="2118" w:author="PR Preview" w:date="2026-01-01T00:00:00Z">
        <w:r>
          <w:delText xml:space="preserve"> </w:delText>
        </w:r>
      </w:del>
      <w:hyperlink w:anchor="thm-log-prod">
        <w:del w:id="2119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2120" w:author="PR Preview" w:date="2026-01-01T00:00:00Z">
        <w:r>
          <w:delText xml:space="preserve">.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Subtracting</w:delText>
        </w:r>
      </w:del>
      <w:del w:id="212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from both sides gives</w:delText>
        </w:r>
      </w:del>
      <w:del w:id="212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del w:id="2127" w:author="PR Preview" w:date="2026-01-01T00:00:00Z">
        <w:r>
          <w:delText xml:space="preserve">.</w:delText>
        </w:r>
      </w:del>
    </w:p>
    <w:p>
      <w:pPr>
        <w:pStyle w:val="BodyText"/>
      </w:pPr>
      <w:del w:id="2128" w:author="PR Preview" w:date="2026-01-01T00:00:00Z">
        <w:r>
          <w:rPr>
            <w:b/>
            <w:bCs/>
          </w:rPr>
          <w:delText xml:space="preserve">Theorem 24 (Logarithm of a power)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If</w:delText>
        </w:r>
      </w:del>
      <w:del w:id="21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and</w:delText>
        </w:r>
      </w:del>
      <w:del w:id="213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135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2136" w:author="PR Preview" w:date="2026-01-01T00:00:00Z">
        <w:r>
          <w:rPr>
            <w:b/>
            <w:bCs/>
          </w:rPr>
          <w:delText xml:space="preserve">Theorem 25 (Exponential of a sum)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The exponential of a sum is equal to the product of the exponentials of its</w:delText>
        </w:r>
      </w:del>
      <w:del w:id="2139" w:author="PR Preview" w:date="2026-01-01T00:00:00Z">
        <w:r>
          <w:delText xml:space="preserve"> </w:delText>
        </w:r>
      </w:del>
      <w:hyperlink w:anchor="def-term">
        <w:del w:id="2140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214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2142" w:author="PR Preview" w:date="2026-01-01T00:00:00Z">
        <w:r>
          <w:rPr>
            <w:b/>
            <w:bCs/>
          </w:rPr>
          <w:delText xml:space="preserve">Example 51 (Exponential of a sum)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With</w:delText>
        </w:r>
      </w:del>
      <w:del w:id="21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and</w:delText>
        </w:r>
      </w:del>
      <w:del w:id="21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149" w:author="PR Preview" w:date="2026-01-01T00:00:00Z">
        <w:r>
          <w:delText xml:space="preserve">,</w:delText>
        </w:r>
      </w:del>
      <w:del w:id="215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2151" w:author="PR Preview" w:date="2026-01-01T00:00:00Z">
        <w:r>
          <w:delText xml:space="preserve">,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and</w:delText>
        </w:r>
      </w:del>
      <w:del w:id="215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2155" w:author="PR Preview" w:date="2026-01-01T00:00:00Z">
        <w:r>
          <w:delText xml:space="preserve">.</w:delText>
        </w:r>
      </w:del>
    </w:p>
    <w:p>
      <w:pPr>
        <w:pStyle w:val="FirstParagraph"/>
      </w:pPr>
      <w:ins w:id="2156" w:author="PR Preview" w:date="2026-01-01T00:00:00Z">
        <w:r>
          <w:rPr>
            <w:i/>
            <w:iCs/>
          </w:rPr>
          <w:t xml:space="preserve">Proof</w:t>
        </w:r>
      </w:ins>
      <w:ins w:id="2157" w:author="PR Preview" w:date="2026-01-01T00:00:00Z">
        <w:r>
          <w:t xml:space="preserve">. </w:t>
        </w:r>
      </w:ins>
      <w:ins w:id="2158" w:author="PR Preview" w:date="2026-01-01T00:00:00Z">
        <w:r>
          <w:t xml:space="preserve">Since</w:t>
        </w:r>
      </w:ins>
      <w:ins w:id="21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and</w:t>
        </w:r>
      </w:ins>
      <w:ins w:id="21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163" w:author="PR Preview" w:date="2026-01-01T00:00:00Z">
        <w:r>
          <w:t xml:space="preserve">, the quotient</w:t>
        </w:r>
      </w:ins>
      <w:ins w:id="21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is positive,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so</w:t>
        </w:r>
      </w:ins>
      <w:ins w:id="2169" w:author="PR Preview" w:date="2026-01-01T00:00:00Z">
        <w:r>
          <w:t xml:space="preserve"> </w:t>
        </w:r>
      </w:ins>
      <w:hyperlink w:anchor="thm-log-prod">
        <w:ins w:id="2170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applies to the product</w:t>
        </w:r>
      </w:ins>
      <w:ins w:id="217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ins w:id="21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ins w:id="2175" w:author="PR Preview" w:date="2026-01-01T00:00:00Z">
        <w:r>
          <w:t xml:space="preserve">The second step applies</w:t>
        </w:r>
      </w:ins>
      <w:ins w:id="2176" w:author="PR Preview" w:date="2026-01-01T00:00:00Z">
        <w:r>
          <w:t xml:space="preserve"> </w:t>
        </w:r>
      </w:ins>
      <w:hyperlink w:anchor="thm-log-prod">
        <w:ins w:id="217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2178" w:author="PR Preview" w:date="2026-01-01T00:00:00Z">
        <w:r>
          <w:t xml:space="preserve">.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Subtracting</w:t>
        </w:r>
      </w:ins>
      <w:ins w:id="21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from both sides gives</w:t>
        </w:r>
      </w:ins>
      <w:ins w:id="218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ins w:id="2185" w:author="PR Preview" w:date="2026-01-01T00:00:00Z">
        <w:r>
          <w:t xml:space="preserve">.</w:t>
        </w:r>
      </w:ins>
    </w:p>
    <w:bookmarkStart w:id="252" w:name="thm-log-exp"/>
    <w:p>
      <w:pPr>
        <w:pStyle w:val="BodyText"/>
      </w:pPr>
      <w:ins w:id="2186" w:author="PR Preview" w:date="2026-01-01T00:00:00Z">
        <w:r>
          <w:rPr>
            <w:b/>
            <w:bCs/>
          </w:rPr>
          <w:t xml:space="preserve">Theorem 25 (Logarithm of a power)</w:t>
        </w:r>
      </w:ins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If</w:t>
        </w:r>
      </w:ins>
      <w:ins w:id="21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and</w:t>
        </w:r>
      </w:ins>
      <w:ins w:id="219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19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ins w:id="2194" w:author="PR Preview" w:date="2026-01-01T00:00:00Z">
        <w:r>
          <w:rPr>
            <w:b/>
            <w:bCs/>
          </w:rPr>
          <w:t xml:space="preserve">Theorem 26 (Exponential of a sum)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The exponential of a sum is equal to the product of the exponentials of its</w:t>
        </w:r>
      </w:ins>
      <w:ins w:id="2197" w:author="PR Preview" w:date="2026-01-01T00:00:00Z">
        <w:r>
          <w:t xml:space="preserve"> </w:t>
        </w:r>
      </w:ins>
      <w:hyperlink w:anchor="def-term">
        <w:ins w:id="2198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1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ins w:id="2200" w:author="PR Preview" w:date="2026-01-01T00:00:00Z">
        <w:r>
          <w:rPr>
            <w:b/>
            <w:bCs/>
          </w:rPr>
          <w:t xml:space="preserve">Example 52 (Exponential of a sum)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With</w:t>
        </w:r>
      </w:ins>
      <w:ins w:id="22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and</w:t>
        </w:r>
      </w:ins>
      <w:ins w:id="220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207" w:author="PR Preview" w:date="2026-01-01T00:00:00Z">
        <w:r>
          <w:t xml:space="preserve">,</w:t>
        </w:r>
      </w:ins>
      <w:ins w:id="220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2209" w:author="PR Preview" w:date="2026-01-01T00:00:00Z">
        <w:r>
          <w:t xml:space="preserve">,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and</w:t>
        </w:r>
      </w:ins>
      <w:ins w:id="221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2213" w:author="PR Preview" w:date="2026-01-01T00:00:00Z">
        <w:r>
          <w:t xml:space="preserve">.</w:t>
        </w:r>
      </w:ins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del w:id="2214" w:author="PR Preview" w:date="2026-01-01T00:00:00Z">
        <w:r>
          <w:rPr>
            <w:b/>
            <w:bCs/>
          </w:rPr>
          <w:delText xml:space="preserve">Example 52 (Exponential of a difference)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With</w:delText>
        </w:r>
      </w:del>
      <w:del w:id="22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and</w:delText>
        </w:r>
      </w:del>
      <w:del w:id="22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2221" w:author="PR Preview" w:date="2026-01-01T00:00:00Z">
        <w:r>
          <w:delText xml:space="preserve">,</w:delText>
        </w:r>
      </w:del>
      <w:del w:id="222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2223" w:author="PR Preview" w:date="2026-01-01T00:00:00Z">
        <w:r>
          <w:delText xml:space="preserve">,</w:delText>
        </w:r>
      </w:del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and</w:delText>
        </w:r>
      </w:del>
      <w:del w:id="222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2227" w:author="PR Preview" w:date="2026-01-01T00:00:00Z">
        <w:r>
          <w:delText xml:space="preserve">.</w:delText>
        </w:r>
      </w:del>
    </w:p>
    <w:p>
      <w:pPr>
        <w:pStyle w:val="BodyText"/>
      </w:pPr>
      <w:del w:id="2228" w:author="PR Preview" w:date="2026-01-01T00:00:00Z">
        <w:r>
          <w:rPr>
            <w:b/>
            <w:bCs/>
          </w:rPr>
          <w:delText xml:space="preserve">Theorem 26 (Powers of 1 and first powers)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For every</w:delText>
        </w:r>
      </w:del>
      <w:del w:id="223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232" w:author="PR Preview" w:date="2026-01-01T00:00:00Z">
        <w:r>
          <w:delText xml:space="preserve">,</w:delText>
        </w:r>
      </w:del>
    </w:p>
    <w:p>
      <w:pPr>
        <w:pStyle w:val="FirstParagraph"/>
      </w:pPr>
      <w:ins w:id="2233" w:author="PR Preview" w:date="2026-01-01T00:00:00Z">
        <w:r>
          <w:rPr>
            <w:b/>
            <w:bCs/>
          </w:rPr>
          <w:t xml:space="preserve">Example 53 (Exponential of a difference)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With</w:t>
        </w:r>
      </w:ins>
      <w:ins w:id="22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and</w:t>
        </w:r>
      </w:ins>
      <w:ins w:id="22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240" w:author="PR Preview" w:date="2026-01-01T00:00:00Z">
        <w:r>
          <w:t xml:space="preserve">,</w:t>
        </w:r>
      </w:ins>
      <w:ins w:id="224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2242" w:author="PR Preview" w:date="2026-01-01T00:00:00Z">
        <w:r>
          <w:t xml:space="preserve">,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and</w:t>
        </w:r>
      </w:ins>
      <w:ins w:id="224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2246" w:author="PR Preview" w:date="2026-01-01T00:00:00Z">
        <w:r>
          <w:t xml:space="preserve">.</w:t>
        </w:r>
      </w:ins>
    </w:p>
    <w:bookmarkEnd w:id="256"/>
    <w:bookmarkStart w:id="257" w:name="thm-power-one"/>
    <w:p>
      <w:pPr>
        <w:pStyle w:val="BodyText"/>
      </w:pPr>
      <w:ins w:id="2247" w:author="PR Preview" w:date="2026-01-01T00:00:00Z">
        <w:r>
          <w:rPr>
            <w:b/>
            <w:bCs/>
          </w:rPr>
          <w:t xml:space="preserve">Theorem 27 (Powers of 1 and first powers)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For every</w:t>
        </w:r>
      </w:ins>
      <w:ins w:id="22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25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del w:id="2252" w:author="PR Preview" w:date="2026-01-01T00:00:00Z">
        <w:r>
          <w:rPr>
            <w:b/>
            <w:bCs/>
          </w:rPr>
          <w:delText xml:space="preserve">Theorem 27 (Power of a sum)</w:delText>
        </w:r>
      </w:del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If</w:delText>
        </w:r>
      </w:del>
      <w:del w:id="22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and</w:delText>
        </w:r>
      </w:del>
      <w:del w:id="225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25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del w:id="2260" w:author="PR Preview" w:date="2026-01-01T00:00:00Z">
        <w:r>
          <w:rPr>
            <w:b/>
            <w:bCs/>
          </w:rPr>
          <w:delText xml:space="preserve">Example 53 (Power of a sum)</w:delText>
        </w:r>
      </w:del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With</w:delText>
        </w:r>
      </w:del>
      <w:del w:id="22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264" w:author="PR Preview" w:date="2026-01-01T00:00:00Z">
        <w:r>
          <w:delText xml:space="preserve">,</w:delText>
        </w:r>
      </w:del>
      <w:del w:id="226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266" w:author="PR Preview" w:date="2026-01-01T00:00:00Z">
        <w:r>
          <w:delText xml:space="preserve">, and</w:delText>
        </w:r>
      </w:del>
      <w:del w:id="226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226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26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270" w:author="PR Preview" w:date="2026-01-01T00:00:00Z">
        <w:r>
          <w:rPr>
            <w:b/>
            <w:bCs/>
          </w:rPr>
          <w:delText xml:space="preserve">Theorem 28 (Power of a product)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If</w:delText>
        </w:r>
      </w:del>
      <w:del w:id="22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and</w:delText>
        </w:r>
      </w:del>
      <w:del w:id="22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277" w:author="PR Preview" w:date="2026-01-01T00:00:00Z">
        <w:r>
          <w:delText xml:space="preserve">, then</w:delText>
        </w:r>
      </w:del>
    </w:p>
    <w:p>
      <w:pPr>
        <w:pStyle w:val="FirstParagraph"/>
      </w:pPr>
      <w:ins w:id="2278" w:author="PR Preview" w:date="2026-01-01T00:00:00Z">
        <w:r>
          <w:rPr>
            <w:b/>
            <w:bCs/>
          </w:rPr>
          <w:t xml:space="preserve">Theorem 28 (Power of a sum)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If</w:t>
        </w:r>
      </w:ins>
      <w:ins w:id="22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and</w:t>
        </w:r>
      </w:ins>
      <w:ins w:id="22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28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ins w:id="2286" w:author="PR Preview" w:date="2026-01-01T00:00:00Z">
        <w:r>
          <w:rPr>
            <w:b/>
            <w:bCs/>
          </w:rPr>
          <w:t xml:space="preserve">Example 54 (Power of a sum)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With</w:t>
        </w:r>
      </w:ins>
      <w:ins w:id="22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290" w:author="PR Preview" w:date="2026-01-01T00:00:00Z">
        <w:r>
          <w:t xml:space="preserve">,</w:t>
        </w:r>
      </w:ins>
      <w:ins w:id="22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292" w:author="PR Preview" w:date="2026-01-01T00:00:00Z">
        <w:r>
          <w:t xml:space="preserve">, and</w:t>
        </w:r>
      </w:ins>
      <w:ins w:id="229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229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29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ins w:id="2296" w:author="PR Preview" w:date="2026-01-01T00:00:00Z">
        <w:r>
          <w:rPr>
            <w:b/>
            <w:bCs/>
          </w:rPr>
          <w:t xml:space="preserve">Theorem 29 (Power of a product)</w:t>
        </w:r>
      </w:ins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If</w:t>
        </w:r>
      </w:ins>
      <w:ins w:id="22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and</w:t>
        </w:r>
      </w:ins>
      <w:ins w:id="230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30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del w:id="2304" w:author="PR Preview" w:date="2026-01-01T00:00:00Z">
        <w:r>
          <w:rPr>
            <w:b/>
            <w:bCs/>
          </w:rPr>
          <w:delText xml:space="preserve">Example 54 (Power of a product)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With</w:delText>
        </w:r>
      </w:del>
      <w:del w:id="230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308" w:author="PR Preview" w:date="2026-01-01T00:00:00Z">
        <w:r>
          <w:delText xml:space="preserve">,</w:delText>
        </w:r>
      </w:del>
      <w:del w:id="230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310" w:author="PR Preview" w:date="2026-01-01T00:00:00Z">
        <w:r>
          <w:delText xml:space="preserve">, and</w:delText>
        </w:r>
      </w:del>
      <w:del w:id="231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231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31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14" w:author="PR Preview" w:date="2026-01-01T00:00:00Z">
        <w:r>
          <w:rPr>
            <w:b/>
            <w:bCs/>
          </w:rPr>
          <w:delText xml:space="preserve">Theorem 29 (Power of a power)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If</w:delText>
        </w:r>
      </w:del>
      <w:del w:id="23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and</w:delText>
        </w:r>
      </w:del>
      <w:del w:id="23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32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p>
      <w:pPr>
        <w:pStyle w:val="FirstParagraph"/>
      </w:pPr>
      <w:del w:id="2322" w:author="PR Preview" w:date="2026-01-01T00:00:00Z">
        <w:r>
          <w:rPr>
            <w:b/>
            <w:bCs/>
          </w:rPr>
          <w:delText xml:space="preserve">Example 55 (A negative base)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With</w:delText>
        </w:r>
      </w:del>
      <w:del w:id="23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326" w:author="PR Preview" w:date="2026-01-01T00:00:00Z">
        <w:r>
          <w:delText xml:space="preserve">,</w:delText>
        </w:r>
      </w:del>
      <w:del w:id="232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2328" w:author="PR Preview" w:date="2026-01-01T00:00:00Z">
        <w:r>
          <w:delText xml:space="preserve">, and</w:delText>
        </w:r>
      </w:del>
      <w:del w:id="232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2330" w:author="PR Preview" w:date="2026-01-01T00:00:00Z">
        <w:r>
          <w:delText xml:space="preserve">:</w:delText>
        </w:r>
      </w:del>
    </w:p>
    <w:p>
      <w:pPr>
        <w:pStyle w:val="BodyText"/>
      </w:pPr>
      <w:ins w:id="2331" w:author="PR Preview" w:date="2026-01-01T00:00:00Z">
        <w:r>
          <w:rPr>
            <w:b/>
            <w:bCs/>
          </w:rPr>
          <w:t xml:space="preserve">Example 55 (Power of a product)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With</w:t>
        </w:r>
      </w:ins>
      <w:ins w:id="23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335" w:author="PR Preview" w:date="2026-01-01T00:00:00Z">
        <w:r>
          <w:t xml:space="preserve">,</w:t>
        </w:r>
      </w:ins>
      <w:ins w:id="23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337" w:author="PR Preview" w:date="2026-01-01T00:00:00Z">
        <w:r>
          <w:t xml:space="preserve">, and</w:t>
        </w:r>
      </w:ins>
      <w:ins w:id="233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233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34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ins w:id="2341" w:author="PR Preview" w:date="2026-01-01T00:00:00Z">
        <w:r>
          <w:rPr>
            <w:b/>
            <w:bCs/>
          </w:rPr>
          <w:t xml:space="preserve">Theorem 30 (Power of a power)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If</w:t>
        </w:r>
      </w:ins>
      <w:ins w:id="23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and</w:t>
        </w:r>
      </w:ins>
      <w:ins w:id="234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34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ins w:id="2349" w:author="PR Preview" w:date="2026-01-01T00:00:00Z">
        <w:r>
          <w:rPr>
            <w:b/>
            <w:bCs/>
          </w:rPr>
          <w:t xml:space="preserve">Example 56 (A negative base)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With</w:t>
        </w:r>
      </w:ins>
      <w:ins w:id="23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353" w:author="PR Preview" w:date="2026-01-01T00:00:00Z">
        <w:r>
          <w:t xml:space="preserve">,</w:t>
        </w:r>
      </w:ins>
      <w:ins w:id="235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355" w:author="PR Preview" w:date="2026-01-01T00:00:00Z">
        <w:r>
          <w:t xml:space="preserve">, and</w:t>
        </w:r>
      </w:ins>
      <w:ins w:id="235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23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2358" w:author="PR Preview" w:date="2026-01-01T00:00:00Z">
        <w:r>
          <w:delText xml:space="preserve">So</w:delText>
        </w:r>
      </w:del>
      <w:del w:id="2359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here,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which is why</w:delText>
        </w:r>
      </w:del>
      <w:del w:id="2364" w:author="PR Preview" w:date="2026-01-01T00:00:00Z">
        <w:r>
          <w:delText xml:space="preserve"> </w:delText>
        </w:r>
      </w:del>
      <w:hyperlink w:anchor="thm-double-exp">
        <w:del w:id="2365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requires</w:delText>
        </w:r>
      </w:del>
      <w:del w:id="23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369" w:author="PR Preview" w:date="2026-01-01T00:00:00Z">
        <w:r>
          <w:delText xml:space="preserve">.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The third expression,</w:delText>
        </w:r>
      </w:del>
      <w:del w:id="237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2373" w:author="PR Preview" w:date="2026-01-01T00:00:00Z">
        <w:r>
          <w:delText xml:space="preserve">,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is not even a real number.</w:delText>
        </w:r>
      </w:del>
    </w:p>
    <w:p>
      <w:pPr>
        <w:pStyle w:val="FirstParagraph"/>
      </w:pPr>
      <w:ins w:id="2376" w:author="PR Preview" w:date="2026-01-01T00:00:00Z">
        <w:r>
          <w:t xml:space="preserve">So</w:t>
        </w:r>
      </w:ins>
      <w:ins w:id="237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here,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which is why</w:t>
        </w:r>
      </w:ins>
      <w:ins w:id="2382" w:author="PR Preview" w:date="2026-01-01T00:00:00Z">
        <w:r>
          <w:t xml:space="preserve"> </w:t>
        </w:r>
      </w:ins>
      <w:hyperlink w:anchor="thm-double-exp">
        <w:ins w:id="2383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requires</w:t>
        </w:r>
      </w:ins>
      <w:ins w:id="23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387" w:author="PR Preview" w:date="2026-01-01T00:00:00Z">
        <w:r>
          <w:t xml:space="preserve">.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The third expression,</w:t>
        </w:r>
      </w:ins>
      <w:ins w:id="239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2391" w:author="PR Preview" w:date="2026-01-01T00:00:00Z">
        <w:r>
          <w:t xml:space="preserve">,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is not even a real number.</w:t>
        </w:r>
      </w:ins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del w:id="2394" w:author="PR Preview" w:date="2026-01-01T00:00:00Z">
        <w:r>
          <w:rPr>
            <w:i/>
            <w:iCs/>
          </w:rPr>
          <w:delText xml:space="preserve">Remark 20</w:delText>
        </w:r>
      </w:del>
      <w:del w:id="2395" w:author="PR Preview" w:date="2026-01-01T00:00:00Z">
        <w:r>
          <w:delText xml:space="preserve"> (Tarski’s high school identities). </w:delText>
        </w:r>
      </w:del>
      <w:del w:id="2396" w:author="PR Preview" w:date="2026-01-01T00:00:00Z">
        <w:r>
          <w:delText xml:space="preserve">Restricted to positive integers,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the following results are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Tarski’s eleven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“high school”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identities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[31]</w:delText>
        </w:r>
      </w:del>
      <w:del w:id="2407" w:author="PR Preview" w:date="2026-01-01T00:00:00Z">
        <w:r>
          <w:delText xml:space="preserve">:</w:delText>
        </w:r>
      </w:del>
    </w:p>
    <w:p>
      <w:pPr>
        <w:pStyle w:val="FirstParagraph"/>
      </w:pPr>
      <w:ins w:id="2408" w:author="PR Preview" w:date="2026-01-01T00:00:00Z">
        <w:r>
          <w:rPr>
            <w:i/>
            <w:iCs/>
          </w:rPr>
          <w:t xml:space="preserve">Remark 20</w:t>
        </w:r>
      </w:ins>
      <w:ins w:id="2409" w:author="PR Preview" w:date="2026-01-01T00:00:00Z">
        <w:r>
          <w:t xml:space="preserve"> (Tarski’s high school identities). </w:t>
        </w:r>
      </w:ins>
      <w:ins w:id="2410" w:author="PR Preview" w:date="2026-01-01T00:00:00Z">
        <w:r>
          <w:t xml:space="preserve">Restricted to positive integers,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the following results are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Tarski’s eleven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“high school”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identities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[34]</w:t>
        </w:r>
      </w:ins>
      <w:ins w:id="242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del w:id="2422" w:author="PR Preview" w:date="2026-01-01T00:00:00Z">
        <w:r>
          <w:delText xml:space="preserve">,</w:delText>
        </w:r>
      </w:del>
      <w:del w:id="242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del w:id="2424" w:author="PR Preview" w:date="2026-01-01T00:00:00Z">
        <w:r>
          <w:delText xml:space="preserve">, and the power of a sum, of a product, and of a power</w:delText>
        </w:r>
      </w:del>
      <w:del w:id="2425" w:author="PR Preview" w:date="2026-01-01T00:00:00Z">
        <w:r>
          <w:delText xml:space="preserve"> </w:delText>
        </w:r>
      </w:del>
      <w:del w:id="2426" w:author="PR Preview" w:date="2026-01-01T00:00:00Z">
        <w:r>
          <w:delText xml:space="preserve">(</w:delText>
        </w:r>
      </w:del>
      <w:hyperlink w:anchor="thm-power-one">
        <w:del w:id="2427" w:author="PR Preview" w:date="2026-01-01T00:00:00Z">
          <w:r>
            <w:rPr>
              <w:rStyle w:val="Hyperlink"/>
            </w:rPr>
            <w:delText xml:space="preserve">Theorem 26</w:delText>
          </w:r>
        </w:del>
      </w:hyperlink>
      <w:del w:id="2428" w:author="PR Preview" w:date="2026-01-01T00:00:00Z">
        <w:r>
          <w:delText xml:space="preserve">,</w:delText>
        </w:r>
      </w:del>
      <w:del w:id="2429" w:author="PR Preview" w:date="2026-01-01T00:00:00Z">
        <w:r>
          <w:delText xml:space="preserve"> </w:delText>
        </w:r>
      </w:del>
      <w:hyperlink w:anchor="thm-power-sum">
        <w:del w:id="2430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2431" w:author="PR Preview" w:date="2026-01-01T00:00:00Z">
        <w:r>
          <w:delText xml:space="preserve">,</w:delText>
        </w:r>
      </w:del>
      <w:del w:id="2432" w:author="PR Preview" w:date="2026-01-01T00:00:00Z">
        <w:r>
          <w:delText xml:space="preserve"> </w:delText>
        </w:r>
      </w:del>
      <w:hyperlink w:anchor="thm-power-product">
        <w:del w:id="2433" w:author="PR Preview" w:date="2026-01-01T00:00:00Z">
          <w:r>
            <w:rPr>
              <w:rStyle w:val="Hyperlink"/>
            </w:rPr>
            <w:delText xml:space="preserve">Theorem 28</w:delText>
          </w:r>
        </w:del>
      </w:hyperlink>
      <w:del w:id="2434" w:author="PR Preview" w:date="2026-01-01T00:00:00Z">
        <w:r>
          <w:delText xml:space="preserve">,</w:delText>
        </w:r>
      </w:del>
      <w:del w:id="2435" w:author="PR Preview" w:date="2026-01-01T00:00:00Z">
        <w:r>
          <w:delText xml:space="preserve"> </w:delText>
        </w:r>
      </w:del>
      <w:hyperlink w:anchor="thm-double-exp">
        <w:del w:id="2436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2437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ins w:id="2440" w:author="PR Preview" w:date="2026-01-01T00:00:00Z">
        <w:r>
          <w:t xml:space="preserve">, and the power of a sum, of a product, and of a power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(</w:t>
        </w:r>
      </w:ins>
      <w:hyperlink w:anchor="thm-power-one">
        <w:ins w:id="2443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2444" w:author="PR Preview" w:date="2026-01-01T00:00:00Z">
        <w:r>
          <w:t xml:space="preserve">,</w:t>
        </w:r>
      </w:ins>
      <w:ins w:id="2445" w:author="PR Preview" w:date="2026-01-01T00:00:00Z">
        <w:r>
          <w:t xml:space="preserve"> </w:t>
        </w:r>
      </w:ins>
      <w:hyperlink w:anchor="thm-power-sum">
        <w:ins w:id="2446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2447" w:author="PR Preview" w:date="2026-01-01T00:00:00Z">
        <w:r>
          <w:t xml:space="preserve">,</w:t>
        </w:r>
      </w:ins>
      <w:ins w:id="2448" w:author="PR Preview" w:date="2026-01-01T00:00:00Z">
        <w:r>
          <w:t xml:space="preserve"> </w:t>
        </w:r>
      </w:ins>
      <w:hyperlink w:anchor="thm-power-product">
        <w:ins w:id="2449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2450" w:author="PR Preview" w:date="2026-01-01T00:00:00Z">
        <w:r>
          <w:t xml:space="preserve">,</w:t>
        </w:r>
      </w:ins>
      <w:ins w:id="2451" w:author="PR Preview" w:date="2026-01-01T00:00:00Z">
        <w:r>
          <w:t xml:space="preserve"> </w:t>
        </w:r>
      </w:ins>
      <w:hyperlink w:anchor="thm-double-exp">
        <w:ins w:id="2452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2453" w:author="PR Preview" w:date="2026-01-01T00:00:00Z">
        <w:r>
          <w:t xml:space="preserve">).</w:t>
        </w:r>
      </w:ins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del w:id="2454" w:author="PR Preview" w:date="2026-01-01T00:00:00Z">
        <w:r>
          <w:rPr>
            <w:b/>
            <w:bCs/>
          </w:rPr>
          <w:delText xml:space="preserve">Definition 78 (Contour line)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For a function</w:delText>
        </w:r>
      </w:del>
      <w:del w:id="2457" w:author="PR Preview" w:date="2026-01-01T00:00:00Z">
        <w:r>
          <w:delText xml:space="preserve"> </w:delText>
        </w:r>
      </w:del>
      <m:oMath>
        <m:r>
          <m:t>g</m:t>
        </m:r>
      </m:oMath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of two real variables</w:delText>
        </w:r>
      </w:del>
      <w:del w:id="2460" w:author="PR Preview" w:date="2026-01-01T00:00:00Z">
        <w:r>
          <w:delText xml:space="preserve"> </w:delText>
        </w:r>
      </w:del>
      <m:oMath>
        <m:r>
          <m:t>b</m:t>
        </m:r>
      </m:oMath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and</w:delText>
        </w:r>
      </w:del>
      <w:del w:id="2463" w:author="PR Preview" w:date="2026-01-01T00:00:00Z">
        <w:r>
          <w:delText xml:space="preserve"> </w:delText>
        </w:r>
      </w:del>
      <m:oMath>
        <m:r>
          <m:t>c</m:t>
        </m:r>
      </m:oMath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delText xml:space="preserve">and a number</w:delText>
        </w:r>
      </w:del>
      <w:del w:id="2466" w:author="PR Preview" w:date="2026-01-01T00:00:00Z">
        <w:r>
          <w:delText xml:space="preserve"> </w:delText>
        </w:r>
      </w:del>
      <m:oMath>
        <m:r>
          <m:t>k</m:t>
        </m:r>
      </m:oMath>
      <w:del w:id="2467" w:author="PR Preview" w:date="2026-01-01T00:00:00Z">
        <w:r>
          <w:delText xml:space="preserve">,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the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rPr>
            <w:b/>
            <w:bCs/>
          </w:rPr>
          <w:delText xml:space="preserve">contour line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[32]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of</w:delText>
        </w:r>
      </w:del>
      <w:del w:id="2476" w:author="PR Preview" w:date="2026-01-01T00:00:00Z">
        <w:r>
          <w:delText xml:space="preserve"> </w:delText>
        </w:r>
      </w:del>
      <m:oMath>
        <m:r>
          <m:t>g</m:t>
        </m:r>
      </m:oMath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at height</w:delText>
        </w:r>
      </w:del>
      <w:del w:id="2479" w:author="PR Preview" w:date="2026-01-01T00:00:00Z">
        <w:r>
          <w:delText xml:space="preserve"> </w:delText>
        </w:r>
      </w:del>
      <m:oMath>
        <m:r>
          <m:t>k</m:t>
        </m:r>
      </m:oMath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is the set of points where</w:delText>
        </w:r>
      </w:del>
      <w:del w:id="2482" w:author="PR Preview" w:date="2026-01-01T00:00:00Z">
        <w:r>
          <w:delText xml:space="preserve"> </w:delText>
        </w:r>
      </w:del>
      <m:oMath>
        <m:r>
          <m:t>g</m:t>
        </m:r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equals</w:delText>
        </w:r>
      </w:del>
      <w:del w:id="2485" w:author="PR Preview" w:date="2026-01-01T00:00:00Z">
        <w:r>
          <w:delText xml:space="preserve"> </w:delText>
        </w:r>
      </w:del>
      <m:oMath>
        <m:r>
          <m:t>k</m:t>
        </m:r>
      </m:oMath>
      <w:del w:id="248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2487" w:author="PR Preview" w:date="2026-01-01T00:00:00Z">
        <w:r>
          <w:rPr>
            <w:b/>
            <w:bCs/>
          </w:rPr>
          <w:delText xml:space="preserve">Example 56 (Contour lines of a bowl)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For</w:delText>
        </w:r>
      </w:del>
      <w:del w:id="249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2491" w:author="PR Preview" w:date="2026-01-01T00:00:00Z">
        <w:r>
          <w:delText xml:space="preserve">,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the contour line at height</w:delText>
        </w:r>
      </w:del>
      <w:del w:id="249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is</w:delText>
        </w:r>
      </w:del>
      <w:del w:id="24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2498" w:author="PR Preview" w:date="2026-01-01T00:00:00Z">
        <w:r>
          <w:delText xml:space="preserve">,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the circle of radius</w:delText>
        </w:r>
      </w:del>
      <w:del w:id="2501" w:author="PR Preview" w:date="2026-01-01T00:00:00Z">
        <w:r>
          <w:delText xml:space="preserve"> </w:delText>
        </w:r>
      </w:del>
      <m:oMath>
        <m:r>
          <m:t>2</m:t>
        </m:r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around</w:delText>
        </w:r>
      </w:del>
      <w:del w:id="25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505" w:author="PR Preview" w:date="2026-01-01T00:00:00Z">
        <w:r>
          <w:delText xml:space="preserve">:</w:delText>
        </w:r>
      </w:del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for example,</w:delText>
        </w:r>
      </w:del>
    </w:p>
    <w:p>
      <w:pPr>
        <w:pStyle w:val="BodyText"/>
      </w:pPr>
      <w:ins w:id="2508" w:author="PR Preview" w:date="2026-01-01T00:00:00Z">
        <w:r>
          <w:rPr>
            <w:b/>
            <w:bCs/>
          </w:rPr>
          <w:t xml:space="preserve">Definition 78 (Contour line)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For a function</w:t>
        </w:r>
      </w:ins>
      <w:ins w:id="2511" w:author="PR Preview" w:date="2026-01-01T00:00:00Z">
        <w:r>
          <w:t xml:space="preserve"> </w:t>
        </w:r>
      </w:ins>
      <m:oMath>
        <m:r>
          <m:t>g</m:t>
        </m:r>
      </m:oMath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of two real variables</w:t>
        </w:r>
      </w:ins>
      <w:ins w:id="2514" w:author="PR Preview" w:date="2026-01-01T00:00:00Z">
        <w:r>
          <w:t xml:space="preserve"> </w:t>
        </w:r>
      </w:ins>
      <m:oMath>
        <m:r>
          <m:t>b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r>
          <m:t>c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and a number</w:t>
        </w:r>
      </w:ins>
      <w:ins w:id="2520" w:author="PR Preview" w:date="2026-01-01T00:00:00Z">
        <w:r>
          <w:t xml:space="preserve"> </w:t>
        </w:r>
      </w:ins>
      <m:oMath>
        <m:r>
          <m:t>k</m:t>
        </m:r>
      </m:oMath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the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rPr>
            <w:b/>
            <w:bCs/>
          </w:rPr>
          <w:t xml:space="preserve">contour line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[35]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of</w:t>
        </w:r>
      </w:ins>
      <w:ins w:id="2530" w:author="PR Preview" w:date="2026-01-01T00:00:00Z">
        <w:r>
          <w:t xml:space="preserve"> </w:t>
        </w:r>
      </w:ins>
      <m:oMath>
        <m:r>
          <m:t>g</m:t>
        </m:r>
      </m:oMath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at height</w:t>
        </w:r>
      </w:ins>
      <w:ins w:id="2533" w:author="PR Preview" w:date="2026-01-01T00:00:00Z">
        <w:r>
          <w:t xml:space="preserve"> </w:t>
        </w:r>
      </w:ins>
      <m:oMath>
        <m:r>
          <m:t>k</m:t>
        </m:r>
      </m:oMath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is the set of points where</w:t>
        </w:r>
      </w:ins>
      <w:ins w:id="2536" w:author="PR Preview" w:date="2026-01-01T00:00:00Z">
        <w:r>
          <w:t xml:space="preserve"> </w:t>
        </w:r>
      </w:ins>
      <m:oMath>
        <m:r>
          <m:t>g</m:t>
        </m:r>
      </m:oMath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equals</w:t>
        </w:r>
      </w:ins>
      <w:ins w:id="2539" w:author="PR Preview" w:date="2026-01-01T00:00:00Z">
        <w:r>
          <w:t xml:space="preserve"> </w:t>
        </w:r>
      </w:ins>
      <m:oMath>
        <m:r>
          <m:t>k</m:t>
        </m:r>
      </m:oMath>
      <w:ins w:id="25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ins w:id="2541" w:author="PR Preview" w:date="2026-01-01T00:00:00Z">
        <w:r>
          <w:rPr>
            <w:b/>
            <w:bCs/>
          </w:rPr>
          <w:t xml:space="preserve">Example 57 (Contour lines of a bowl)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For</w:t>
        </w:r>
      </w:ins>
      <w:ins w:id="254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2545" w:author="PR Preview" w:date="2026-01-01T00:00:00Z">
        <w:r>
          <w:t xml:space="preserve">,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the contour line at height</w:t>
        </w:r>
      </w:ins>
      <w:ins w:id="254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is</w:t>
        </w:r>
      </w:ins>
      <w:ins w:id="255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2552" w:author="PR Preview" w:date="2026-01-01T00:00:00Z">
        <w:r>
          <w:t xml:space="preserve">,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the circle of radius</w:t>
        </w:r>
      </w:ins>
      <w:ins w:id="2555" w:author="PR Preview" w:date="2026-01-01T00:00:00Z">
        <w:r>
          <w:t xml:space="preserve"> </w:t>
        </w:r>
      </w:ins>
      <m:oMath>
        <m:r>
          <m:t>2</m:t>
        </m:r>
      </m:oMath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around</w:t>
        </w:r>
      </w:ins>
      <w:ins w:id="2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559" w:author="PR Preview" w:date="2026-01-01T00:00:00Z">
        <w:r>
          <w:t xml:space="preserve">: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del w:id="2562" w:author="PR Preview" w:date="2026-01-01T00:00:00Z">
        <w:r>
          <w:rPr>
            <w:b/>
            <w:bCs/>
          </w:rPr>
          <w:delText xml:space="preserve">Theorem 30 (When exponentiation equals multiplication)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Let</w:delText>
        </w:r>
      </w:del>
      <w:del w:id="256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566" w:author="PR Preview" w:date="2026-01-01T00:00:00Z">
        <w:r>
          <w:delText xml:space="preserve">, where</w:delText>
        </w:r>
      </w:del>
      <w:del w:id="256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is defined</w:delText>
        </w:r>
      </w:del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(for</w:delText>
        </w:r>
      </w:del>
      <w:del w:id="25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2573" w:author="PR Preview" w:date="2026-01-01T00:00:00Z">
        <w:r>
          <w:delText xml:space="preserve">, only integer</w:delText>
        </w:r>
      </w:del>
      <w:del w:id="2574" w:author="PR Preview" w:date="2026-01-01T00:00:00Z">
        <w:r>
          <w:delText xml:space="preserve"> </w:delText>
        </w:r>
      </w:del>
      <m:oMath>
        <m:r>
          <m:t>c</m:t>
        </m:r>
      </m:oMath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is allowed;</w:delText>
        </w:r>
      </w:del>
      <w:del w:id="2577" w:author="PR Preview" w:date="2026-01-01T00:00:00Z">
        <w:r>
          <w:delText xml:space="preserve"> </w:delText>
        </w:r>
      </w:del>
      <w:hyperlink w:anchor="def-power-nonpositive-base">
        <w:del w:id="2578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2579" w:author="PR Preview" w:date="2026-01-01T00:00:00Z">
        <w:r>
          <w:delText xml:space="preserve">).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Then</w:delText>
        </w:r>
      </w:del>
      <w:del w:id="2582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2585" w:author="PR Preview" w:date="2026-01-01T00:00:00Z">
        <w:r>
          <w:rPr>
            <w:b/>
            <w:bCs/>
          </w:rPr>
          <w:t xml:space="preserve">Theorem 31 (When exponentiation equals multiplication)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Let</w:t>
        </w:r>
      </w:ins>
      <w:ins w:id="25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589" w:author="PR Preview" w:date="2026-01-01T00:00:00Z">
        <w:r>
          <w:t xml:space="preserve">, where</w:t>
        </w:r>
      </w:ins>
      <w:ins w:id="259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is defined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(for</w:t>
        </w:r>
      </w:ins>
      <w:ins w:id="259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2596" w:author="PR Preview" w:date="2026-01-01T00:00:00Z">
        <w:r>
          <w:t xml:space="preserve">, only integer</w:t>
        </w:r>
      </w:ins>
      <w:ins w:id="2597" w:author="PR Preview" w:date="2026-01-01T00:00:00Z">
        <w:r>
          <w:t xml:space="preserve"> </w:t>
        </w:r>
      </w:ins>
      <m:oMath>
        <m:r>
          <m:t>c</m:t>
        </m:r>
      </m:oMath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is allowed;</w:t>
        </w:r>
      </w:ins>
      <w:ins w:id="2600" w:author="PR Preview" w:date="2026-01-01T00:00:00Z">
        <w:r>
          <w:t xml:space="preserve"> </w:t>
        </w:r>
      </w:ins>
      <w:hyperlink w:anchor="def-power-nonpositive-base">
        <w:ins w:id="2601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2602" w:author="PR Preview" w:date="2026-01-01T00:00:00Z">
        <w:r>
          <w:t xml:space="preserve">).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Then</w:t>
        </w:r>
      </w:ins>
      <w:ins w:id="260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2608" w:author="PR Preview" w:date="2026-01-01T00:00:00Z">
        <w:r>
          <w:rPr>
            <w:b/>
            <w:bCs/>
          </w:rPr>
          <w:delText xml:space="preserve">Case</w:delText>
        </w:r>
      </w:del>
      <w:del w:id="2609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610" w:author="PR Preview" w:date="2026-01-01T00:00:00Z">
        <w:r>
          <w:rPr>
            <w:b/>
            <w:bCs/>
          </w:rPr>
          <w:delText xml:space="preserve">.</w:delText>
        </w:r>
      </w:del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By</w:delText>
        </w:r>
      </w:del>
      <w:del w:id="2613" w:author="PR Preview" w:date="2026-01-01T00:00:00Z">
        <w:r>
          <w:delText xml:space="preserve"> </w:delText>
        </w:r>
      </w:del>
      <w:hyperlink w:anchor="thm-double-exp">
        <w:del w:id="2614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2615" w:author="PR Preview" w:date="2026-01-01T00:00:00Z">
        <w:r>
          <w:delText xml:space="preserve">,</w:delText>
        </w:r>
      </w:del>
      <w:del w:id="26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del w:id="2617" w:author="PR Preview" w:date="2026-01-01T00:00:00Z">
        <w:r>
          <w:delText xml:space="preserve">,</w:delText>
        </w:r>
      </w:del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so the question becomes when</w:delText>
        </w:r>
      </w:del>
      <w:del w:id="2620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(for pairs</w:delText>
        </w:r>
      </w:del>
      <w:del w:id="26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where</w:delText>
        </w:r>
      </w:del>
      <w:del w:id="262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is defined).</w:delText>
        </w:r>
      </w:del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Because</w:delText>
        </w:r>
      </w:del>
      <w:del w:id="26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2632" w:author="PR Preview" w:date="2026-01-01T00:00:00Z">
        <w:r>
          <w:delText xml:space="preserve">, both sides are positive,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and we can take logarithms (</w:delText>
        </w:r>
      </w:del>
      <w:hyperlink w:anchor="thm-log-exp">
        <w:del w:id="2635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2636" w:author="PR Preview" w:date="2026-01-01T00:00:00Z">
        <w:r>
          <w:delText xml:space="preserve">):</w:delText>
        </w:r>
      </w:del>
    </w:p>
    <w:p>
      <w:pPr>
        <w:pStyle w:val="BodyText"/>
      </w:pPr>
      <w:ins w:id="2637" w:author="PR Preview" w:date="2026-01-01T00:00:00Z">
        <w:r>
          <w:rPr>
            <w:b/>
            <w:bCs/>
          </w:rPr>
          <w:t xml:space="preserve">Case</w:t>
        </w:r>
      </w:ins>
      <w:ins w:id="2638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639" w:author="PR Preview" w:date="2026-01-01T00:00:00Z">
        <w:r>
          <w:rPr>
            <w:b/>
            <w:bCs/>
          </w:rPr>
          <w:t xml:space="preserve">.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By</w:t>
        </w:r>
      </w:ins>
      <w:ins w:id="2642" w:author="PR Preview" w:date="2026-01-01T00:00:00Z">
        <w:r>
          <w:t xml:space="preserve"> </w:t>
        </w:r>
      </w:ins>
      <w:hyperlink w:anchor="thm-double-exp">
        <w:ins w:id="2643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2644" w:author="PR Preview" w:date="2026-01-01T00:00:00Z">
        <w:r>
          <w:t xml:space="preserve">,</w:t>
        </w:r>
      </w:ins>
      <w:ins w:id="26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ins w:id="2646" w:author="PR Preview" w:date="2026-01-01T00:00:00Z">
        <w:r>
          <w:t xml:space="preserve">,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so the question becomes when</w:t>
        </w:r>
      </w:ins>
      <w:ins w:id="264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(for pairs</w:t>
        </w:r>
      </w:ins>
      <w:ins w:id="26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where</w:t>
        </w:r>
      </w:ins>
      <w:ins w:id="265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is defined).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Because</w:t>
        </w:r>
      </w:ins>
      <w:ins w:id="26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661" w:author="PR Preview" w:date="2026-01-01T00:00:00Z">
        <w:r>
          <w:t xml:space="preserve">, both sides are positive,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and we can take logarithms (</w:t>
        </w:r>
      </w:ins>
      <w:hyperlink w:anchor="thm-log-exp">
        <w:ins w:id="2664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2665" w:author="PR Preview" w:date="2026-01-01T00:00:00Z">
        <w:r>
          <w:t xml:space="preserve">):</w:t>
        </w:r>
      </w:ins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(see</w:delText>
        </w:r>
      </w:del>
      <w:del w:id="2668" w:author="PR Preview" w:date="2026-01-01T00:00:00Z">
        <w:r>
          <w:delText xml:space="preserve"> </w:delText>
        </w:r>
      </w:del>
      <w:hyperlink w:anchor="thm-exp-vs-mult">
        <w:del w:id="2669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267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(see</w:t>
        </w:r>
      </w:ins>
      <w:ins w:id="2673" w:author="PR Preview" w:date="2026-01-01T00:00:00Z">
        <w:r>
          <w:t xml:space="preserve"> </w:t>
        </w:r>
      </w:ins>
      <w:hyperlink w:anchor="thm-exp-vs-mult">
        <w:ins w:id="2674" w:author="PR Preview" w:date="2026-01-01T00:00:00Z">
          <w:r>
            <w:rPr>
              <w:rStyle w:val="Hyperlink"/>
            </w:rPr>
            <w:t xml:space="preserve">Theorem 31</w:t>
          </w:r>
        </w:ins>
      </w:hyperlink>
      <w:ins w:id="2675" w:author="PR Preview" w:date="2026-01-01T00:00:00Z">
        <w:r>
          <w:t xml:space="preserve">).</w:t>
        </w:r>
      </w:ins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del w:id="2676" w:author="PR Preview" w:date="2026-01-01T00:00:00Z">
        <w:r>
          <w:rPr>
            <w:b/>
            <w:bCs/>
          </w:rPr>
          <w:delText xml:space="preserve">Theorem 31 (When repeated exponentiation is not reordered)</w:delText>
        </w:r>
      </w:del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Let</w:delText>
        </w:r>
      </w:del>
      <w:del w:id="26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and</w:delText>
        </w:r>
      </w:del>
      <w:del w:id="268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683" w:author="PR Preview" w:date="2026-01-01T00:00:00Z">
        <w:r>
          <w:delText xml:space="preserve">, where</w:delText>
        </w:r>
      </w:del>
      <w:del w:id="2684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is defined.</w:delText>
        </w:r>
      </w:del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Then</w:delText>
        </w:r>
      </w:del>
      <w:del w:id="26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del w:id="2690" w:author="PR Preview" w:date="2026-01-01T00:00:00Z">
        <w:r>
          <w:delText xml:space="preserve">, with both sides defined, if and only if</w:delText>
        </w:r>
      </w:del>
    </w:p>
    <w:p>
      <w:pPr>
        <w:pStyle w:val="FirstParagraph"/>
      </w:pPr>
      <w:ins w:id="2691" w:author="PR Preview" w:date="2026-01-01T00:00:00Z">
        <w:r>
          <w:rPr>
            <w:b/>
            <w:bCs/>
          </w:rPr>
          <w:t xml:space="preserve">Theorem 32 (When repeated exponentiation is not reordered)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Let</w:t>
        </w:r>
      </w:ins>
      <w:ins w:id="26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and</w:t>
        </w:r>
      </w:ins>
      <w:ins w:id="269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698" w:author="PR Preview" w:date="2026-01-01T00:00:00Z">
        <w:r>
          <w:t xml:space="preserve">, where</w:t>
        </w:r>
      </w:ins>
      <w:ins w:id="269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is defined.</w:t>
        </w:r>
      </w:ins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Then</w:t>
        </w:r>
      </w:ins>
      <w:ins w:id="27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2705" w:author="PR Preview" w:date="2026-01-01T00:00:00Z">
        <w:r>
          <w:t xml:space="preserve">, with both sides defined, if and only if</w:t>
        </w:r>
      </w:ins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del w:id="2706" w:author="PR Preview" w:date="2026-01-01T00:00:00Z">
        <w:r>
          <w:rPr>
            <w:b/>
            <w:bCs/>
          </w:rPr>
          <w:delText xml:space="preserve">Definition 79 (Unit circle)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The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rPr>
            <w:b/>
            <w:bCs/>
          </w:rPr>
          <w:delText xml:space="preserve">unit circle</w:delText>
        </w:r>
      </w:del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[33]</w:delText>
        </w:r>
      </w:del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is the set of points</w:delText>
        </w:r>
      </w:del>
      <w:del w:id="27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in the plane with</w:delText>
        </w:r>
      </w:del>
      <w:del w:id="271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2719" w:author="PR Preview" w:date="2026-01-01T00:00:00Z">
        <w:r>
          <w:delText xml:space="preserve">.</w:delText>
        </w:r>
      </w:del>
    </w:p>
    <w:p>
      <w:pPr>
        <w:pStyle w:val="BodyText"/>
      </w:pPr>
      <w:del w:id="2720" w:author="PR Preview" w:date="2026-01-01T00:00:00Z">
        <w:r>
          <w:rPr>
            <w:b/>
            <w:bCs/>
          </w:rPr>
          <w:delText xml:space="preserve">Example 57 (Points on the unit circle)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 </w:delText>
        </w:r>
      </w:del>
    </w:p>
    <w:p>
      <w:pPr>
        <w:pStyle w:val="FirstParagraph"/>
      </w:pPr>
      <w:ins w:id="2723" w:author="PR Preview" w:date="2026-01-01T00:00:00Z">
        <w:r>
          <w:rPr>
            <w:b/>
            <w:bCs/>
          </w:rPr>
          <w:t xml:space="preserve">Definition 79 (Unit circle)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The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rPr>
            <w:b/>
            <w:bCs/>
          </w:rPr>
          <w:t xml:space="preserve">unit circle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[36]</w:t>
        </w:r>
      </w:ins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is the set of points</w:t>
        </w:r>
      </w:ins>
      <w:ins w:id="27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in the plane with</w:t>
        </w:r>
      </w:ins>
      <w:ins w:id="273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736" w:author="PR Preview" w:date="2026-01-01T00:00:00Z">
        <w:r>
          <w:t xml:space="preserve">.</w:t>
        </w:r>
      </w:ins>
    </w:p>
    <w:bookmarkEnd w:id="280"/>
    <w:bookmarkStart w:id="281" w:name="exm-unit-circle"/>
    <w:p>
      <w:pPr>
        <w:pStyle w:val="BodyText"/>
      </w:pPr>
      <w:ins w:id="2737" w:author="PR Preview" w:date="2026-01-01T00:00:00Z">
        <w:r>
          <w:rPr>
            <w:b/>
            <w:bCs/>
          </w:rPr>
          <w:t xml:space="preserve">Example 58 (Points on the unit circle)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del w:id="2740" w:author="PR Preview" w:date="2026-01-01T00:00:00Z">
        <w:r>
          <w:rPr>
            <w:b/>
            <w:bCs/>
          </w:rPr>
          <w:delText xml:space="preserve">Definition 80 (The number</w:delText>
        </w:r>
      </w:del>
      <w:del w:id="2741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2742" w:author="PR Preview" w:date="2026-01-01T00:00:00Z">
        <w:r>
          <w:rPr>
            <w:b/>
            <w:bCs/>
          </w:rPr>
          <w:delText xml:space="preserve">)</w:delText>
        </w:r>
      </w:del>
      <w:del w:id="2743" w:author="PR Preview" w:date="2026-01-01T00:00:00Z">
        <w:r>
          <w:delText xml:space="preserve"> </w:delText>
        </w:r>
      </w:del>
      <w:del w:id="2744" w:author="PR Preview" w:date="2026-01-01T00:00:00Z">
        <w:r>
          <w:delText xml:space="preserve">The number</w:delText>
        </w:r>
      </w:del>
      <w:del w:id="274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[34]</w:delText>
        </w:r>
      </w:del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is half of the circumference of the unit circle (</w:delText>
        </w:r>
      </w:del>
      <w:hyperlink w:anchor="def-unit-circle">
        <w:del w:id="2750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2751" w:author="PR Preview" w:date="2026-01-01T00:00:00Z">
        <w:r>
          <w:delText xml:space="preserve">).</w:delText>
        </w:r>
      </w:del>
    </w:p>
    <w:p>
      <w:pPr>
        <w:pStyle w:val="BodyText"/>
      </w:pPr>
      <w:del w:id="2752" w:author="PR Preview" w:date="2026-01-01T00:00:00Z">
        <w:r>
          <w:rPr>
            <w:b/>
            <w:bCs/>
          </w:rPr>
          <w:delText xml:space="preserve">Example 58 (Distances around the unit circle)</w:delText>
        </w:r>
      </w:del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The whole unit circle has circumference</w:delText>
        </w:r>
      </w:del>
      <w:del w:id="2755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2756" w:author="PR Preview" w:date="2026-01-01T00:00:00Z">
        <w:r>
          <w:delText xml:space="preserve">.</w:delText>
        </w:r>
      </w:del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Moving from</w:delText>
        </w:r>
      </w:del>
      <w:del w:id="27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to</w:delText>
        </w:r>
      </w:del>
      <w:del w:id="27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along the upper half of the circle covers a distance of</w:delText>
        </w:r>
      </w:del>
      <w:del w:id="2765" w:author="PR Preview" w:date="2026-01-01T00:00:00Z">
        <w:r>
          <w:delText xml:space="preserve"> </w:delText>
        </w:r>
      </w:del>
      <m:oMath>
        <m:r>
          <m:t>π</m:t>
        </m:r>
      </m:oMath>
      <w:del w:id="2766" w:author="PR Preview" w:date="2026-01-01T00:00:00Z">
        <w:r>
          <w:delText xml:space="preserve">,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and moving from</w:delText>
        </w:r>
      </w:del>
      <w:del w:id="27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to</w:delText>
        </w:r>
      </w:del>
      <w:del w:id="27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covers a quarter of the circle, a distance of</w:delText>
        </w:r>
      </w:del>
      <w:del w:id="277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2776" w:author="PR Preview" w:date="2026-01-01T00:00:00Z">
        <w:r>
          <w:delText xml:space="preserve">.</w:delText>
        </w:r>
      </w:del>
    </w:p>
    <w:p>
      <w:pPr>
        <w:pStyle w:val="BodyText"/>
      </w:pPr>
      <w:del w:id="2777" w:author="PR Preview" w:date="2026-01-01T00:00:00Z">
        <w:r>
          <w:rPr>
            <w:b/>
            <w:bCs/>
          </w:rPr>
          <w:delText xml:space="preserve">Definition 81 (Cosine)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For a real number</w:delText>
        </w:r>
      </w:del>
      <w:del w:id="2780" w:author="PR Preview" w:date="2026-01-01T00:00:00Z">
        <w:r>
          <w:delText xml:space="preserve"> </w:delText>
        </w:r>
      </w:del>
      <m:oMath>
        <m:r>
          <m:t>θ</m:t>
        </m:r>
      </m:oMath>
      <w:del w:id="2781" w:author="PR Preview" w:date="2026-01-01T00:00:00Z">
        <w:r>
          <w:delText xml:space="preserve">, start at the point</w:delText>
        </w:r>
      </w:del>
      <w:del w:id="27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of the unit circle (</w:delText>
        </w:r>
      </w:del>
      <w:hyperlink w:anchor="def-unit-circle">
        <w:del w:id="2785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2786" w:author="PR Preview" w:date="2026-01-01T00:00:00Z">
        <w:r>
          <w:delText xml:space="preserve">)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and move a distance</w:delText>
        </w:r>
      </w:del>
      <w:del w:id="27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along the circle,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counterclockwise if</w:delText>
        </w:r>
      </w:del>
      <w:del w:id="279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and clockwise if</w:delText>
        </w:r>
      </w:del>
      <w:del w:id="279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798" w:author="PR Preview" w:date="2026-01-01T00:00:00Z">
        <w:r>
          <w:delText xml:space="preserve">.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The first coordinate of the point reached is the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rPr>
            <w:b/>
            <w:bCs/>
          </w:rPr>
          <w:delText xml:space="preserve">cosine</w:delText>
        </w:r>
      </w:del>
      <w:del w:id="2803" w:author="PR Preview" w:date="2026-01-01T00:00:00Z">
        <w:r>
          <w:delText xml:space="preserve"> </w:delText>
        </w:r>
      </w:del>
      <w:del w:id="2804" w:author="PR Preview" w:date="2026-01-01T00:00:00Z">
        <w:r>
          <w:delText xml:space="preserve">of</w:delText>
        </w:r>
      </w:del>
      <w:del w:id="2805" w:author="PR Preview" w:date="2026-01-01T00:00:00Z">
        <w:r>
          <w:delText xml:space="preserve"> </w:delText>
        </w:r>
      </w:del>
      <m:oMath>
        <m:r>
          <m:t>θ</m:t>
        </m:r>
      </m:oMath>
      <w:del w:id="2806" w:author="PR Preview" w:date="2026-01-01T00:00:00Z">
        <w:r>
          <w:delText xml:space="preserve"> </w:delText>
        </w:r>
      </w:del>
      <w:del w:id="2807" w:author="PR Preview" w:date="2026-01-01T00:00:00Z">
        <w:r>
          <w:delText xml:space="preserve">[35]</w:delText>
        </w:r>
      </w:del>
      <w:del w:id="2808" w:author="PR Preview" w:date="2026-01-01T00:00:00Z">
        <w:r>
          <w:delText xml:space="preserve">, written</w:delText>
        </w:r>
      </w:del>
      <w:del w:id="2809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2810" w:author="PR Preview" w:date="2026-01-01T00:00:00Z">
        <w:r>
          <w:delText xml:space="preserve">.</w:delText>
        </w:r>
      </w:del>
    </w:p>
    <w:p>
      <w:pPr>
        <w:pStyle w:val="BodyText"/>
      </w:pPr>
      <w:del w:id="2811" w:author="PR Preview" w:date="2026-01-01T00:00:00Z">
        <w:r>
          <w:rPr>
            <w:b/>
            <w:bCs/>
          </w:rPr>
          <w:delText xml:space="preserve">Example 59 (Cosines of some angles)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delText xml:space="preserve"> </w:delText>
        </w:r>
      </w:del>
    </w:p>
    <w:p>
      <w:pPr>
        <w:pStyle w:val="FirstParagraph"/>
      </w:pPr>
      <w:ins w:id="2814" w:author="PR Preview" w:date="2026-01-01T00:00:00Z">
        <w:r>
          <w:rPr>
            <w:b/>
            <w:bCs/>
          </w:rPr>
          <w:t xml:space="preserve">Definition 80 (The number</w:t>
        </w:r>
      </w:ins>
      <w:ins w:id="2815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2816" w:author="PR Preview" w:date="2026-01-01T00:00:00Z">
        <w:r>
          <w:rPr>
            <w:b/>
            <w:bCs/>
          </w:rPr>
          <w:t xml:space="preserve">)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The number</w:t>
        </w:r>
      </w:ins>
      <w:ins w:id="281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[37]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is half of the circumference of the unit circle (</w:t>
        </w:r>
      </w:ins>
      <w:hyperlink w:anchor="def-unit-circle">
        <w:ins w:id="2824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2825" w:author="PR Preview" w:date="2026-01-01T00:00:00Z">
        <w:r>
          <w:t xml:space="preserve">).</w:t>
        </w:r>
      </w:ins>
    </w:p>
    <w:bookmarkEnd w:id="282"/>
    <w:bookmarkStart w:id="283" w:name="exm-pi"/>
    <w:p>
      <w:pPr>
        <w:pStyle w:val="BodyText"/>
      </w:pPr>
      <w:ins w:id="2826" w:author="PR Preview" w:date="2026-01-01T00:00:00Z">
        <w:r>
          <w:rPr>
            <w:b/>
            <w:bCs/>
          </w:rPr>
          <w:t xml:space="preserve">Example 59 (Distances around the unit circle)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The whole unit circle has circumference</w:t>
        </w:r>
      </w:ins>
      <w:ins w:id="2829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2830" w:author="PR Preview" w:date="2026-01-01T00:00:00Z">
        <w:r>
          <w:t xml:space="preserve">.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Moving from</w:t>
        </w:r>
      </w:ins>
      <w:ins w:id="28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to</w:t>
        </w:r>
      </w:ins>
      <w:ins w:id="28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along the upper half of the circle covers a distance of</w:t>
        </w:r>
      </w:ins>
      <w:ins w:id="2839" w:author="PR Preview" w:date="2026-01-01T00:00:00Z">
        <w:r>
          <w:t xml:space="preserve"> </w:t>
        </w:r>
      </w:ins>
      <m:oMath>
        <m:r>
          <m:t>π</m:t>
        </m:r>
      </m:oMath>
      <w:ins w:id="2840" w:author="PR Preview" w:date="2026-01-01T00:00:00Z">
        <w:r>
          <w:t xml:space="preserve">,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and moving from</w:t>
        </w:r>
      </w:ins>
      <w:ins w:id="28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to</w:t>
        </w:r>
      </w:ins>
      <w:ins w:id="28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covers a quarter of the circle, a distance of</w:t>
        </w:r>
      </w:ins>
      <w:ins w:id="28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2850" w:author="PR Preview" w:date="2026-01-01T00:00:00Z">
        <w:r>
          <w:t xml:space="preserve">.</w:t>
        </w:r>
      </w:ins>
    </w:p>
    <w:bookmarkEnd w:id="283"/>
    <w:bookmarkStart w:id="284" w:name="def-cosine-sine"/>
    <w:p>
      <w:pPr>
        <w:pStyle w:val="BodyText"/>
      </w:pPr>
      <w:ins w:id="2851" w:author="PR Preview" w:date="2026-01-01T00:00:00Z">
        <w:r>
          <w:rPr>
            <w:b/>
            <w:bCs/>
          </w:rPr>
          <w:t xml:space="preserve">Definition 81 (Cosine)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For a real number</w:t>
        </w:r>
      </w:ins>
      <w:ins w:id="2854" w:author="PR Preview" w:date="2026-01-01T00:00:00Z">
        <w:r>
          <w:t xml:space="preserve"> </w:t>
        </w:r>
      </w:ins>
      <m:oMath>
        <m:r>
          <m:t>θ</m:t>
        </m:r>
      </m:oMath>
      <w:ins w:id="2855" w:author="PR Preview" w:date="2026-01-01T00:00:00Z">
        <w:r>
          <w:t xml:space="preserve">, start at the point</w:t>
        </w:r>
      </w:ins>
      <w:ins w:id="28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of the unit circle (</w:t>
        </w:r>
      </w:ins>
      <w:hyperlink w:anchor="def-unit-circle">
        <w:ins w:id="2859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2860" w:author="PR Preview" w:date="2026-01-01T00:00:00Z">
        <w:r>
          <w:t xml:space="preserve">)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and move a distance</w:t>
        </w:r>
      </w:ins>
      <w:ins w:id="286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along the circle,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counterclockwise if</w:t>
        </w:r>
      </w:ins>
      <w:ins w:id="286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and clockwise if</w:t>
        </w:r>
      </w:ins>
      <w:ins w:id="287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2872" w:author="PR Preview" w:date="2026-01-01T00:00:00Z">
        <w:r>
          <w:t xml:space="preserve">.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The first coordinate of the point reached is the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rPr>
            <w:b/>
            <w:bCs/>
          </w:rPr>
          <w:t xml:space="preserve">cosine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of</w:t>
        </w:r>
      </w:ins>
      <w:ins w:id="2879" w:author="PR Preview" w:date="2026-01-01T00:00:00Z">
        <w:r>
          <w:t xml:space="preserve"> </w:t>
        </w:r>
      </w:ins>
      <m:oMath>
        <m:r>
          <m:t>θ</m:t>
        </m:r>
      </m:oMath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[38]</w:t>
        </w:r>
      </w:ins>
      <w:ins w:id="2882" w:author="PR Preview" w:date="2026-01-01T00:00:00Z">
        <w:r>
          <w:t xml:space="preserve">, written</w:t>
        </w:r>
      </w:ins>
      <w:ins w:id="288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2884" w:author="PR Preview" w:date="2026-01-01T00:00:00Z">
        <w:r>
          <w:t xml:space="preserve">.</w:t>
        </w:r>
      </w:ins>
    </w:p>
    <w:bookmarkEnd w:id="284"/>
    <w:bookmarkStart w:id="285" w:name="exm-cosine-sine"/>
    <w:p>
      <w:pPr>
        <w:pStyle w:val="BodyText"/>
      </w:pPr>
      <w:ins w:id="2885" w:author="PR Preview" w:date="2026-01-01T00:00:00Z">
        <w:r>
          <w:rPr>
            <w:b/>
            <w:bCs/>
          </w:rPr>
          <w:t xml:space="preserve">Example 60 (Cosines of some angles)</w:t>
        </w:r>
      </w:ins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del w:id="2888" w:author="PR Preview" w:date="2026-01-01T00:00:00Z">
        <w:r>
          <w:rPr>
            <w:b/>
            <w:bCs/>
          </w:rPr>
          <w:delText xml:space="preserve">Definition 82 (Sine)</w:delText>
        </w:r>
      </w:del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For a real number</w:delText>
        </w:r>
      </w:del>
      <w:del w:id="2891" w:author="PR Preview" w:date="2026-01-01T00:00:00Z">
        <w:r>
          <w:delText xml:space="preserve"> </w:delText>
        </w:r>
      </w:del>
      <m:oMath>
        <m:r>
          <m:t>θ</m:t>
        </m:r>
      </m:oMath>
      <w:del w:id="2892" w:author="PR Preview" w:date="2026-01-01T00:00:00Z">
        <w:r>
          <w:delText xml:space="preserve">, the second coordinate of the point reached from</w:delText>
        </w:r>
      </w:del>
      <w:del w:id="28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by moving a distance</w:delText>
        </w:r>
      </w:del>
      <w:del w:id="28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along the unit circle (</w:delText>
        </w:r>
      </w:del>
      <w:hyperlink w:anchor="def-cosine-sine">
        <w:del w:id="2899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2900" w:author="PR Preview" w:date="2026-01-01T00:00:00Z">
        <w:r>
          <w:delText xml:space="preserve">)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is the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rPr>
            <w:b/>
            <w:bCs/>
          </w:rPr>
          <w:delText xml:space="preserve">sine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of</w:delText>
        </w:r>
      </w:del>
      <w:del w:id="2907" w:author="PR Preview" w:date="2026-01-01T00:00:00Z">
        <w:r>
          <w:delText xml:space="preserve"> </w:delText>
        </w:r>
      </w:del>
      <m:oMath>
        <m:r>
          <m:t>θ</m:t>
        </m:r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[35]</w:delText>
        </w:r>
      </w:del>
      <w:del w:id="2910" w:author="PR Preview" w:date="2026-01-01T00:00:00Z">
        <w:r>
          <w:delText xml:space="preserve">, written</w:delText>
        </w:r>
      </w:del>
      <w:del w:id="2911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2912" w:author="PR Preview" w:date="2026-01-01T00:00:00Z">
        <w:r>
          <w:delText xml:space="preserve">.</w:delText>
        </w:r>
      </w:del>
    </w:p>
    <w:p>
      <w:pPr>
        <w:pStyle w:val="BodyText"/>
      </w:pPr>
      <w:del w:id="2913" w:author="PR Preview" w:date="2026-01-01T00:00:00Z">
        <w:r>
          <w:rPr>
            <w:b/>
            <w:bCs/>
          </w:rPr>
          <w:delText xml:space="preserve">Example 60 (Sines of some angles)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 </w:delText>
        </w:r>
      </w:del>
    </w:p>
    <w:p>
      <w:pPr>
        <w:pStyle w:val="BodyText"/>
      </w:pPr>
      <w:ins w:id="2916" w:author="PR Preview" w:date="2026-01-01T00:00:00Z">
        <w:r>
          <w:rPr>
            <w:b/>
            <w:bCs/>
          </w:rPr>
          <w:t xml:space="preserve">Definition 82 (Sine)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For a real number</w:t>
        </w:r>
      </w:ins>
      <w:ins w:id="2919" w:author="PR Preview" w:date="2026-01-01T00:00:00Z">
        <w:r>
          <w:t xml:space="preserve"> </w:t>
        </w:r>
      </w:ins>
      <m:oMath>
        <m:r>
          <m:t>θ</m:t>
        </m:r>
      </m:oMath>
      <w:ins w:id="2920" w:author="PR Preview" w:date="2026-01-01T00:00:00Z">
        <w:r>
          <w:t xml:space="preserve">, the second coordinate of the point reached from</w:t>
        </w:r>
      </w:ins>
      <w:ins w:id="29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by moving a distance</w:t>
        </w:r>
      </w:ins>
      <w:ins w:id="292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along the unit circle (</w:t>
        </w:r>
      </w:ins>
      <w:hyperlink w:anchor="def-cosine-sine">
        <w:ins w:id="2927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2928" w:author="PR Preview" w:date="2026-01-01T00:00:00Z">
        <w:r>
          <w:t xml:space="preserve">)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is the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rPr>
            <w:b/>
            <w:bCs/>
          </w:rPr>
          <w:t xml:space="preserve">sine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of</w:t>
        </w:r>
      </w:ins>
      <w:ins w:id="2935" w:author="PR Preview" w:date="2026-01-01T00:00:00Z">
        <w:r>
          <w:t xml:space="preserve"> </w:t>
        </w:r>
      </w:ins>
      <m:oMath>
        <m:r>
          <m:t>θ</m:t>
        </m:r>
      </m:oMath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[38]</w:t>
        </w:r>
      </w:ins>
      <w:ins w:id="2938" w:author="PR Preview" w:date="2026-01-01T00:00:00Z">
        <w:r>
          <w:t xml:space="preserve">, written</w:t>
        </w:r>
      </w:ins>
      <w:ins w:id="293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940" w:author="PR Preview" w:date="2026-01-01T00:00:00Z">
        <w:r>
          <w:t xml:space="preserve">.</w:t>
        </w:r>
      </w:ins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The sine is one of the trigonometric functions</w:t>
        </w:r>
      </w:ins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[39]</w:t>
        </w:r>
      </w:ins>
      <w:ins w:id="2945" w:author="PR Preview" w:date="2026-01-01T00:00:00Z">
        <w:r>
          <w:t xml:space="preserve">.</w:t>
        </w:r>
      </w:ins>
    </w:p>
    <w:bookmarkEnd w:id="286"/>
    <w:bookmarkStart w:id="287" w:name="exm-sine"/>
    <w:p>
      <w:pPr>
        <w:pStyle w:val="BodyText"/>
      </w:pPr>
      <w:ins w:id="2946" w:author="PR Preview" w:date="2026-01-01T00:00:00Z">
        <w:r>
          <w:rPr>
            <w:b/>
            <w:bCs/>
          </w:rPr>
          <w:t xml:space="preserve">Example 61 (Sines of some angles)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reaches the point with</w:delText>
        </w:r>
      </w:del>
      <w:del w:id="295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(</w:delText>
        </w:r>
      </w:del>
      <w:hyperlink w:anchor="exm-cosine-sine">
        <w:del w:id="2954" w:author="PR Preview" w:date="2026-01-01T00:00:00Z">
          <w:r>
            <w:rPr>
              <w:rStyle w:val="Hyperlink"/>
            </w:rPr>
            <w:delText xml:space="preserve">Example 59</w:delText>
          </w:r>
        </w:del>
      </w:hyperlink>
      <w:del w:id="2955" w:author="PR Preview" w:date="2026-01-01T00:00:00Z">
        <w:r>
          <w:delText xml:space="preserve">),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so</w:delText>
        </w:r>
      </w:del>
      <w:del w:id="295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959" w:author="PR Preview" w:date="2026-01-01T00:00:00Z">
        <w:r>
          <w:delText xml:space="preserve">.</w:delText>
        </w:r>
      </w:del>
    </w:p>
    <w:p>
      <w:pPr>
        <w:pStyle w:val="FirstParagraph"/>
      </w:pPr>
      <w:del w:id="2960" w:author="PR Preview" w:date="2026-01-01T00:00:00Z">
        <w:r>
          <w:rPr>
            <w:b/>
            <w:bCs/>
          </w:rPr>
          <w:delText xml:space="preserve">Theorem 32 (The Pythagorean identity)</w:delText>
        </w:r>
      </w:del>
      <w:del w:id="2961" w:author="PR Preview" w:date="2026-01-01T00:00:00Z">
        <w:r>
          <w:delText xml:space="preserve"> </w:delText>
        </w:r>
      </w:del>
      <w:del w:id="2962" w:author="PR Preview" w:date="2026-01-01T00:00:00Z">
        <w:r>
          <w:delText xml:space="preserve">For every real number</w:delText>
        </w:r>
      </w:del>
      <w:del w:id="2963" w:author="PR Preview" w:date="2026-01-01T00:00:00Z">
        <w:r>
          <w:delText xml:space="preserve"> </w:delText>
        </w:r>
      </w:del>
      <m:oMath>
        <m:r>
          <m:t>θ</m:t>
        </m:r>
      </m:oMath>
      <w:del w:id="2964" w:author="PR Preview" w:date="2026-01-01T00:00:00Z">
        <w:r>
          <w:delText xml:space="preserve"> </w:delText>
        </w:r>
      </w:del>
      <w:del w:id="2965" w:author="PR Preview" w:date="2026-01-01T00:00:00Z">
        <w:r>
          <w:delText xml:space="preserve">[36]</w:delText>
        </w:r>
      </w:del>
      <w:del w:id="2966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reaches the point with</w:t>
        </w:r>
      </w:ins>
      <w:ins w:id="29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(</w:t>
        </w:r>
      </w:ins>
      <w:hyperlink w:anchor="exm-cosine-sine">
        <w:ins w:id="2972" w:author="PR Preview" w:date="2026-01-01T00:00:00Z">
          <w:r>
            <w:rPr>
              <w:rStyle w:val="Hyperlink"/>
            </w:rPr>
            <w:t xml:space="preserve">Example 60</w:t>
          </w:r>
        </w:ins>
      </w:hyperlink>
      <w:ins w:id="2973" w:author="PR Preview" w:date="2026-01-01T00:00:00Z">
        <w:r>
          <w:t xml:space="preserve">),</w:t>
        </w:r>
      </w:ins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so</w:t>
        </w:r>
      </w:ins>
      <w:ins w:id="297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977" w:author="PR Preview" w:date="2026-01-01T00:00:00Z">
        <w:r>
          <w:t xml:space="preserve">.</w:t>
        </w:r>
      </w:ins>
    </w:p>
    <w:bookmarkEnd w:id="287"/>
    <w:bookmarkStart w:id="288" w:name="thm-cosine-sine-identity"/>
    <w:p>
      <w:pPr>
        <w:pStyle w:val="FirstParagraph"/>
      </w:pPr>
      <w:ins w:id="2978" w:author="PR Preview" w:date="2026-01-01T00:00:00Z">
        <w:r>
          <w:rPr>
            <w:b/>
            <w:bCs/>
          </w:rPr>
          <w:t xml:space="preserve">Theorem 33 (The Pythagorean identity)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For every real number</w:t>
        </w:r>
      </w:ins>
      <w:ins w:id="2981" w:author="PR Preview" w:date="2026-01-01T00:00:00Z">
        <w:r>
          <w:t xml:space="preserve"> </w:t>
        </w:r>
      </w:ins>
      <m:oMath>
        <m:r>
          <m:t>θ</m:t>
        </m:r>
      </m:oMath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[40]</w:t>
        </w:r>
      </w:ins>
      <w:ins w:id="298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del w:id="2985" w:author="PR Preview" w:date="2026-01-01T00:00:00Z">
        <w:r>
          <w:rPr>
            <w:b/>
            <w:bCs/>
          </w:rPr>
          <w:delText xml:space="preserve">Example 61 (The unit circle and the angle</w:delText>
        </w:r>
      </w:del>
      <w:del w:id="298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987" w:author="PR Preview" w:date="2026-01-01T00:00:00Z">
        <w:r>
          <w:rPr>
            <w:b/>
            <w:bCs/>
          </w:rPr>
          <w:delText xml:space="preserve">)</w:delText>
        </w:r>
      </w:del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Take</w:delText>
        </w:r>
      </w:del>
      <w:del w:id="299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991" w:author="PR Preview" w:date="2026-01-01T00:00:00Z">
        <w:r>
          <w:delText xml:space="preserve">, one sixth of the way round the circle.</w:delText>
        </w:r>
      </w:del>
      <w:del w:id="2992" w:author="PR Preview" w:date="2026-01-01T00:00:00Z">
        <w:r>
          <w:delText xml:space="preserve"> </w:delText>
        </w:r>
      </w:del>
      <w:hyperlink w:anchor="fig-cosine-sine-unit-circle">
        <w:del w:id="2993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shows the point reached,</w:delText>
        </w:r>
      </w:del>
      <w:del w:id="29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997" w:author="PR Preview" w:date="2026-01-01T00:00:00Z">
        <w:r>
          <w:delText xml:space="preserve">, and its two coordinates.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The point is a vertex of a regular hexagon inscribed in the unit circle,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whose sides have the same length as its radius,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so the point is at distance</w:delText>
        </w:r>
      </w:del>
      <w:del w:id="3004" w:author="PR Preview" w:date="2026-01-01T00:00:00Z">
        <w:r>
          <w:delText xml:space="preserve"> </w:delText>
        </w:r>
      </w:del>
      <m:oMath>
        <m:r>
          <m:t>1</m:t>
        </m:r>
      </m:oMath>
      <w:del w:id="3005" w:author="PR Preview" w:date="2026-01-01T00:00:00Z">
        <w:r>
          <w:delText xml:space="preserve"> </w:delText>
        </w:r>
      </w:del>
      <w:del w:id="3006" w:author="PR Preview" w:date="2026-01-01T00:00:00Z">
        <w:r>
          <w:delText xml:space="preserve">from</w:delText>
        </w:r>
      </w:del>
      <w:del w:id="30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008" w:author="PR Preview" w:date="2026-01-01T00:00:00Z">
        <w:r>
          <w:delText xml:space="preserve">.</w:delText>
        </w:r>
      </w:del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Writing</w:delText>
        </w:r>
      </w:del>
      <w:del w:id="30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301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013" w:author="PR Preview" w:date="2026-01-01T00:00:00Z">
        <w:r>
          <w:delText xml:space="preserve">so</w:delText>
        </w:r>
      </w:del>
      <w:del w:id="301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015" w:author="PR Preview" w:date="2026-01-01T00:00:00Z">
        <w:r>
          <w:delText xml:space="preserve">,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and then</w:delText>
        </w:r>
      </w:del>
      <w:del w:id="301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del w:id="3019" w:author="PR Preview" w:date="2026-01-01T00:00:00Z">
        <w:r>
          <w:delText xml:space="preserve">.</w:delText>
        </w:r>
      </w:del>
      <w:del w:id="3020" w:author="PR Preview" w:date="2026-01-01T00:00:00Z">
        <w:r>
          <w:delText xml:space="preserve"> </w:delText>
        </w:r>
      </w:del>
      <w:del w:id="3021" w:author="PR Preview" w:date="2026-01-01T00:00:00Z">
        <w:r>
          <w:delText xml:space="preserve">To three decimal places these are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0.5 and 0.866.</w:delText>
        </w:r>
      </w:del>
      <w:del w:id="3024" w:author="PR Preview" w:date="2026-01-01T00:00:00Z">
        <w:r>
          <w:delText xml:space="preserve"> </w:delText>
        </w:r>
      </w:del>
      <w:del w:id="3025" w:author="PR Preview" w:date="2026-01-01T00:00:00Z">
        <w:r>
          <w:delText xml:space="preserve">As</w:delText>
        </w:r>
      </w:del>
      <w:del w:id="3026" w:author="PR Preview" w:date="2026-01-01T00:00:00Z">
        <w:r>
          <w:delText xml:space="preserve"> </w:delText>
        </w:r>
      </w:del>
      <w:hyperlink w:anchor="thm-cosine-sine-identity">
        <w:del w:id="3027" w:author="PR Preview" w:date="2026-01-01T00:00:00Z">
          <w:r>
            <w:rPr>
              <w:rStyle w:val="Hyperlink"/>
            </w:rPr>
            <w:delText xml:space="preserve">Theorem 32</w:delText>
          </w:r>
        </w:del>
      </w:hyperlink>
      <w:del w:id="3028" w:author="PR Preview" w:date="2026-01-01T00:00:00Z">
        <w:r>
          <w:delText xml:space="preserve"> </w:delText>
        </w:r>
      </w:del>
      <w:del w:id="3029" w:author="PR Preview" w:date="2026-01-01T00:00:00Z">
        <w:r>
          <w:delText xml:space="preserve">says, the squared coordinates add to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1.</w:delText>
        </w:r>
      </w:del>
    </w:p>
    <w:p>
      <w:pPr>
        <w:pStyle w:val="BodyText"/>
      </w:pPr>
      <w:del w:id="3032" w:author="PR Preview" w:date="2026-01-01T00:00:00Z">
        <w:r>
          <w:rPr>
            <w:b/>
            <w:bCs/>
          </w:rPr>
          <w:delText xml:space="preserve">Theorem 33 (Cosine takes each value from</w:delText>
        </w:r>
      </w:del>
      <w:del w:id="303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034" w:author="PR Preview" w:date="2026-01-01T00:00:00Z">
        <w:r>
          <w:rPr>
            <w:b/>
            <w:bCs/>
          </w:rPr>
          <w:delText xml:space="preserve"> </w:delText>
        </w:r>
      </w:del>
      <w:del w:id="3035" w:author="PR Preview" w:date="2026-01-01T00:00:00Z">
        <w:r>
          <w:rPr>
            <w:b/>
            <w:bCs/>
          </w:rPr>
          <w:delText xml:space="preserve">to</w:delText>
        </w:r>
      </w:del>
      <w:del w:id="3036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3037" w:author="PR Preview" w:date="2026-01-01T00:00:00Z">
        <w:r>
          <w:rPr>
            <w:b/>
            <w:bCs/>
          </w:rPr>
          <w:delText xml:space="preserve"> </w:delText>
        </w:r>
      </w:del>
      <w:del w:id="3038" w:author="PR Preview" w:date="2026-01-01T00:00:00Z">
        <w:r>
          <w:rPr>
            <w:b/>
            <w:bCs/>
          </w:rPr>
          <w:delText xml:space="preserve">exactly once between</w:delText>
        </w:r>
      </w:del>
      <w:del w:id="3039" w:author="PR Preview" w:date="2026-01-01T00:00:00Z">
        <w:r>
          <w:rPr>
            <w:b/>
            <w:bCs/>
          </w:rPr>
          <w:delText xml:space="preserve"> </w:delText>
        </w:r>
      </w:del>
      <m:oMath>
        <m:r>
          <m:t>0</m:t>
        </m:r>
      </m:oMath>
      <w:del w:id="3040" w:author="PR Preview" w:date="2026-01-01T00:00:00Z">
        <w:r>
          <w:rPr>
            <w:b/>
            <w:bCs/>
          </w:rPr>
          <w:delText xml:space="preserve"> </w:delText>
        </w:r>
      </w:del>
      <w:del w:id="3041" w:author="PR Preview" w:date="2026-01-01T00:00:00Z">
        <w:r>
          <w:rPr>
            <w:b/>
            <w:bCs/>
          </w:rPr>
          <w:delText xml:space="preserve">and</w:delText>
        </w:r>
      </w:del>
      <w:del w:id="3042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3043" w:author="PR Preview" w:date="2026-01-01T00:00:00Z">
        <w:r>
          <w:rPr>
            <w:b/>
            <w:bCs/>
          </w:rPr>
          <w:delText xml:space="preserve">)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The function</w:delText>
        </w:r>
      </w:del>
      <w:del w:id="304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is decreasing, with</w:delText>
        </w:r>
      </w:del>
      <w:del w:id="3049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3050" w:author="PR Preview" w:date="2026-01-01T00:00:00Z">
        <w:r>
          <w:delText xml:space="preserve"> </w:delText>
        </w:r>
      </w:del>
      <w:del w:id="3051" w:author="PR Preview" w:date="2026-01-01T00:00:00Z">
        <w:r>
          <w:delText xml:space="preserve">and</w:delText>
        </w:r>
      </w:del>
      <w:del w:id="305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053" w:author="PR Preview" w:date="2026-01-01T00:00:00Z">
        <w:r>
          <w:delText xml:space="preserve">,</w:delText>
        </w:r>
      </w:del>
      <w:del w:id="3054" w:author="PR Preview" w:date="2026-01-01T00:00:00Z">
        <w:r>
          <w:delText xml:space="preserve"> </w:delText>
        </w:r>
      </w:del>
      <w:del w:id="3055" w:author="PR Preview" w:date="2026-01-01T00:00:00Z">
        <w:r>
          <w:delText xml:space="preserve">and takes each value in</w:delText>
        </w:r>
      </w:del>
      <w:del w:id="30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057" w:author="PR Preview" w:date="2026-01-01T00:00:00Z">
        <w:r>
          <w:delText xml:space="preserve"> </w:delText>
        </w:r>
      </w:del>
      <w:del w:id="3058" w:author="PR Preview" w:date="2026-01-01T00:00:00Z">
        <w:r>
          <w:delText xml:space="preserve">exactly once.</w:delText>
        </w:r>
      </w:del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On</w:delText>
        </w:r>
      </w:del>
      <w:del w:id="30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062" w:author="PR Preview" w:date="2026-01-01T00:00:00Z">
        <w:r>
          <w:delText xml:space="preserve">,</w:delText>
        </w:r>
      </w:del>
      <w:del w:id="3063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del w:id="3064" w:author="PR Preview" w:date="2026-01-01T00:00:00Z">
        <w:r>
          <w:delText xml:space="preserve">.</w:delText>
        </w:r>
      </w:del>
    </w:p>
    <w:p>
      <w:pPr>
        <w:pStyle w:val="BodyText"/>
      </w:pPr>
      <w:ins w:id="3065" w:author="PR Preview" w:date="2026-01-01T00:00:00Z">
        <w:r>
          <w:rPr>
            <w:b/>
            <w:bCs/>
          </w:rPr>
          <w:t xml:space="preserve">Example 62 (The unit circle and the angle</w:t>
        </w:r>
      </w:ins>
      <w:ins w:id="3066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3067" w:author="PR Preview" w:date="2026-01-01T00:00:00Z">
        <w:r>
          <w:rPr>
            <w:b/>
            <w:bCs/>
          </w:rPr>
          <w:t xml:space="preserve">)</w:t>
        </w:r>
      </w:ins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Take</w:t>
        </w:r>
      </w:ins>
      <w:ins w:id="307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3071" w:author="PR Preview" w:date="2026-01-01T00:00:00Z">
        <w:r>
          <w:t xml:space="preserve">, one sixth of the way round the circle.</w:t>
        </w:r>
      </w:ins>
      <w:ins w:id="3072" w:author="PR Preview" w:date="2026-01-01T00:00:00Z">
        <w:r>
          <w:t xml:space="preserve"> </w:t>
        </w:r>
      </w:ins>
      <w:hyperlink w:anchor="fig-cosine-sine-unit-circle">
        <w:ins w:id="3073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shows the point reached,</w:t>
        </w:r>
      </w:ins>
      <w:ins w:id="30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077" w:author="PR Preview" w:date="2026-01-01T00:00:00Z">
        <w:r>
          <w:t xml:space="preserve">, and its two coordinates.</w:t>
        </w:r>
      </w:ins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The point is a vertex of a regular hexagon inscribed in the unit circle,</w:t>
        </w:r>
      </w:ins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whose sides have the same length as its radius,</w:t>
        </w:r>
      </w:ins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so the point is at distance</w:t>
        </w:r>
      </w:ins>
      <w:ins w:id="3084" w:author="PR Preview" w:date="2026-01-01T00:00:00Z">
        <w:r>
          <w:t xml:space="preserve"> </w:t>
        </w:r>
      </w:ins>
      <m:oMath>
        <m:r>
          <m:t>1</m:t>
        </m:r>
      </m:oMath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from</w:t>
        </w:r>
      </w:ins>
      <w:ins w:id="30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88" w:author="PR Preview" w:date="2026-01-01T00:00:00Z">
        <w:r>
          <w:t xml:space="preserve">.</w:t>
        </w:r>
      </w:ins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Writing</w:t>
        </w:r>
      </w:ins>
      <w:ins w:id="30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0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093" w:author="PR Preview" w:date="2026-01-01T00:00:00Z">
        <w:r>
          <w:t xml:space="preserve">so</w:t>
        </w:r>
      </w:ins>
      <w:ins w:id="309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095" w:author="PR Preview" w:date="2026-01-01T00:00:00Z">
        <w:r>
          <w:t xml:space="preserve">,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and then</w:t>
        </w:r>
      </w:ins>
      <w:ins w:id="3098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ins w:id="3099" w:author="PR Preview" w:date="2026-01-01T00:00:00Z">
        <w:r>
          <w:t xml:space="preserve">.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To three decimal places these are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0.5 and 0.866.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As</w:t>
        </w:r>
      </w:ins>
      <w:ins w:id="3106" w:author="PR Preview" w:date="2026-01-01T00:00:00Z">
        <w:r>
          <w:t xml:space="preserve"> </w:t>
        </w:r>
      </w:ins>
      <w:hyperlink w:anchor="thm-cosine-sine-identity">
        <w:ins w:id="3107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says, the squared coordinates add to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1.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ins w:id="3112" w:author="PR Preview" w:date="2026-01-01T00:00:00Z">
        <w:r>
          <w:rPr>
            <w:b/>
            <w:bCs/>
          </w:rPr>
          <w:t xml:space="preserve">Theorem 34 (Cosine takes each value from</w:t>
        </w:r>
      </w:ins>
      <w:ins w:id="311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114" w:author="PR Preview" w:date="2026-01-01T00:00:00Z">
        <w:r>
          <w:rPr>
            <w:b/>
            <w:bCs/>
          </w:rPr>
          <w:t xml:space="preserve"> </w:t>
        </w:r>
      </w:ins>
      <w:ins w:id="3115" w:author="PR Preview" w:date="2026-01-01T00:00:00Z">
        <w:r>
          <w:rPr>
            <w:b/>
            <w:bCs/>
          </w:rPr>
          <w:t xml:space="preserve">to</w:t>
        </w:r>
      </w:ins>
      <w:ins w:id="3116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3117" w:author="PR Preview" w:date="2026-01-01T00:00:00Z">
        <w:r>
          <w:rPr>
            <w:b/>
            <w:bCs/>
          </w:rPr>
          <w:t xml:space="preserve"> </w:t>
        </w:r>
      </w:ins>
      <w:ins w:id="3118" w:author="PR Preview" w:date="2026-01-01T00:00:00Z">
        <w:r>
          <w:rPr>
            <w:b/>
            <w:bCs/>
          </w:rPr>
          <w:t xml:space="preserve">exactly once between</w:t>
        </w:r>
      </w:ins>
      <w:ins w:id="3119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3120" w:author="PR Preview" w:date="2026-01-01T00:00:00Z">
        <w:r>
          <w:rPr>
            <w:b/>
            <w:bCs/>
          </w:rPr>
          <w:t xml:space="preserve"> </w:t>
        </w:r>
      </w:ins>
      <w:ins w:id="3121" w:author="PR Preview" w:date="2026-01-01T00:00:00Z">
        <w:r>
          <w:rPr>
            <w:b/>
            <w:bCs/>
          </w:rPr>
          <w:t xml:space="preserve">and</w:t>
        </w:r>
      </w:ins>
      <w:ins w:id="3122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3123" w:author="PR Preview" w:date="2026-01-01T00:00:00Z">
        <w:r>
          <w:rPr>
            <w:b/>
            <w:bCs/>
          </w:rPr>
          <w:t xml:space="preserve">)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The function</w:t>
        </w:r>
      </w:ins>
      <w:ins w:id="312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is decreasing, with</w:t>
        </w:r>
      </w:ins>
      <w:ins w:id="312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130" w:author="PR Preview" w:date="2026-01-01T00:00:00Z">
        <w:r>
          <w:t xml:space="preserve"> </w:t>
        </w:r>
      </w:ins>
      <w:ins w:id="3131" w:author="PR Preview" w:date="2026-01-01T00:00:00Z">
        <w:r>
          <w:t xml:space="preserve">and</w:t>
        </w:r>
      </w:ins>
      <w:ins w:id="313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133" w:author="PR Preview" w:date="2026-01-01T00:00:00Z">
        <w:r>
          <w:t xml:space="preserve">,</w:t>
        </w:r>
      </w:ins>
      <w:ins w:id="3134" w:author="PR Preview" w:date="2026-01-01T00:00:00Z">
        <w:r>
          <w:t xml:space="preserve"> </w:t>
        </w:r>
      </w:ins>
      <w:ins w:id="3135" w:author="PR Preview" w:date="2026-01-01T00:00:00Z">
        <w:r>
          <w:t xml:space="preserve">and takes each value in</w:t>
        </w:r>
      </w:ins>
      <w:ins w:id="313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exactly once.</w:t>
        </w:r>
      </w:ins>
      <w:ins w:id="3139" w:author="PR Preview" w:date="2026-01-01T00:00:00Z">
        <w:r>
          <w:t xml:space="preserve"> </w:t>
        </w:r>
      </w:ins>
      <w:ins w:id="3140" w:author="PR Preview" w:date="2026-01-01T00:00:00Z">
        <w:r>
          <w:t xml:space="preserve">On</w:t>
        </w:r>
      </w:ins>
      <w:ins w:id="314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42" w:author="PR Preview" w:date="2026-01-01T00:00:00Z">
        <w:r>
          <w:t xml:space="preserve">,</w:t>
        </w:r>
      </w:ins>
      <w:ins w:id="314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3144" w:author="PR Preview" w:date="2026-01-01T00:00:00Z">
        <w:r>
          <w:t xml:space="preserve">.</w:t>
        </w:r>
      </w:ins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del w:id="3145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3146" w:author="PR Preview" w:date="2026-01-01T00:00:00Z">
        <w:r>
          <w:delText xml:space="preserve"> </w:delText>
        </w:r>
      </w:del>
      <w:del w:id="3147" w:author="PR Preview" w:date="2026-01-01T00:00:00Z">
        <w:r>
          <w:delText xml:space="preserve">The</w:delText>
        </w:r>
      </w:del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rPr>
            <w:b/>
            <w:bCs/>
          </w:rPr>
          <w:delText xml:space="preserve">imaginary unit</w:delText>
        </w:r>
      </w:del>
      <w:del w:id="3150" w:author="PR Preview" w:date="2026-01-01T00:00:00Z">
        <w:r>
          <w:delText xml:space="preserve"> </w:delText>
        </w:r>
      </w:del>
      <m:oMath>
        <m:r>
          <m:t>i</m:t>
        </m:r>
      </m:oMath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is a number whose square is</w:delText>
        </w:r>
      </w:del>
      <w:del w:id="315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[37]</w:delText>
        </w:r>
      </w:del>
      <w:del w:id="3156" w:author="PR Preview" w:date="2026-01-01T00:00:00Z">
        <w:r>
          <w:delText xml:space="preserve">:</w:delText>
        </w:r>
      </w:del>
    </w:p>
    <w:p>
      <w:pPr>
        <w:pStyle w:val="FirstParagraph"/>
      </w:pPr>
      <w:ins w:id="3157" w:author="PR Preview" w:date="2026-01-01T00:00:00Z">
        <w:r>
          <w:rPr>
            <w:b/>
            <w:bCs/>
          </w:rPr>
          <w:t xml:space="preserve">Definition 83 (Imaginary unit)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The</w:t>
        </w:r>
      </w:ins>
      <w:ins w:id="3160" w:author="PR Preview" w:date="2026-01-01T00:00:00Z">
        <w:r>
          <w:t xml:space="preserve"> </w:t>
        </w:r>
      </w:ins>
      <w:ins w:id="3161" w:author="PR Preview" w:date="2026-01-01T00:00:00Z">
        <w:r>
          <w:rPr>
            <w:b/>
            <w:bCs/>
          </w:rPr>
          <w:t xml:space="preserve">imaginary unit</w:t>
        </w:r>
      </w:ins>
      <w:ins w:id="3162" w:author="PR Preview" w:date="2026-01-01T00:00:00Z">
        <w:r>
          <w:t xml:space="preserve"> </w:t>
        </w:r>
      </w:ins>
      <m:oMath>
        <m:r>
          <m:t>i</m:t>
        </m:r>
      </m:oMath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is a number whose square is</w:t>
        </w:r>
      </w:ins>
      <w:ins w:id="316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[41]</w:t>
        </w:r>
      </w:ins>
      <w:ins w:id="31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del w:id="3169" w:author="PR Preview" w:date="2026-01-01T00:00:00Z">
        <w:r>
          <w:delText xml:space="preserve">Axler [38], Definition 1.1, p. 2</w:delText>
        </w:r>
      </w:del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makes this idea rigorous:</w:delText>
        </w:r>
      </w:del>
      <w:del w:id="3172" w:author="PR Preview" w:date="2026-01-01T00:00:00Z">
        <w:r>
          <w:delText xml:space="preserve"> </w:delText>
        </w:r>
      </w:del>
      <w:del w:id="3173" w:author="PR Preview" w:date="2026-01-01T00:00:00Z">
        <w:r>
          <w:delText xml:space="preserve">it defines a complex number as an ordered pair</w:delText>
        </w:r>
      </w:del>
      <w:del w:id="31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of real numbers,</w:delText>
        </w:r>
      </w:del>
      <w:del w:id="3177" w:author="PR Preview" w:date="2026-01-01T00:00:00Z">
        <w:r>
          <w:delText xml:space="preserve"> </w:delText>
        </w:r>
      </w:del>
      <w:del w:id="3178" w:author="PR Preview" w:date="2026-01-01T00:00:00Z">
        <w:r>
          <w:delText xml:space="preserve">written</w:delText>
        </w:r>
      </w:del>
      <w:del w:id="31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3180" w:author="PR Preview" w:date="2026-01-01T00:00:00Z">
        <w:r>
          <w:delText xml:space="preserve">,</w:delText>
        </w:r>
      </w:del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defines addition and multiplication of such pairs,</w:delText>
        </w:r>
      </w:del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writes</w:delText>
        </w:r>
      </w:del>
      <w:del w:id="318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3186" w:author="PR Preview" w:date="2026-01-01T00:00:00Z">
        <w:r>
          <w:delText xml:space="preserve"> </w:delText>
        </w:r>
      </w:del>
      <w:del w:id="3187" w:author="PR Preview" w:date="2026-01-01T00:00:00Z">
        <w:r>
          <w:delText xml:space="preserve">as</w:delText>
        </w:r>
      </w:del>
      <w:del w:id="3188" w:author="PR Preview" w:date="2026-01-01T00:00:00Z">
        <w:r>
          <w:delText xml:space="preserve"> </w:delText>
        </w:r>
      </w:del>
      <m:oMath>
        <m:r>
          <m:t>i</m:t>
        </m:r>
      </m:oMath>
      <w:del w:id="3189" w:author="PR Preview" w:date="2026-01-01T00:00:00Z">
        <w:r>
          <w:delText xml:space="preserve">,</w:delText>
        </w:r>
      </w:del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and leaves it to the reader to verify that</w:delText>
        </w:r>
      </w:del>
      <w:del w:id="3192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193" w:author="PR Preview" w:date="2026-01-01T00:00:00Z">
        <w:r>
          <w:delText xml:space="preserve">.</w:delText>
        </w:r>
      </w:del>
    </w:p>
    <w:p>
      <w:pPr>
        <w:pStyle w:val="BodyText"/>
      </w:pPr>
      <w:del w:id="3194" w:author="PR Preview" w:date="2026-01-01T00:00:00Z">
        <w:r>
          <w:rPr>
            <w:b/>
            <w:bCs/>
          </w:rPr>
          <w:delText xml:space="preserve">Example 62 (Powers of the imaginary unit)</w:delText>
        </w:r>
      </w:del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The powers of</w:delText>
        </w:r>
      </w:del>
      <w:del w:id="3197" w:author="PR Preview" w:date="2026-01-01T00:00:00Z">
        <w:r>
          <w:delText xml:space="preserve"> </w:delText>
        </w:r>
      </w:del>
      <m:oMath>
        <m:r>
          <m:t>i</m:t>
        </m:r>
      </m:oMath>
      <w:del w:id="3198" w:author="PR Preview" w:date="2026-01-01T00:00:00Z">
        <w:r>
          <w:delText xml:space="preserve"> </w:delText>
        </w:r>
      </w:del>
      <w:del w:id="3199" w:author="PR Preview" w:date="2026-01-01T00:00:00Z">
        <w:r>
          <w:delText xml:space="preserve">repeat in a cycle of four:</w:delText>
        </w:r>
      </w:del>
    </w:p>
    <w:p>
      <w:pPr>
        <w:pStyle w:val="FirstParagraph"/>
      </w:pPr>
      <w:ins w:id="3200" w:author="PR Preview" w:date="2026-01-01T00:00:00Z">
        <w:r>
          <w:t xml:space="preserve">Axler [42], Definition 1.1, p. 2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makes this idea rigorous:</w:t>
        </w:r>
      </w:ins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it defines a complex number as an ordered pair</w:t>
        </w:r>
      </w:ins>
      <w:ins w:id="3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of real numbers,</w:t>
        </w:r>
      </w:ins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written</w:t>
        </w:r>
      </w:ins>
      <w:ins w:id="3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3211" w:author="PR Preview" w:date="2026-01-01T00:00:00Z">
        <w:r>
          <w:t xml:space="preserve">,</w:t>
        </w:r>
      </w:ins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defines addition and multiplication of such pairs,</w:t>
        </w:r>
      </w:ins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writes</w:t>
        </w:r>
      </w:ins>
      <w:ins w:id="321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as</w:t>
        </w:r>
      </w:ins>
      <w:ins w:id="3219" w:author="PR Preview" w:date="2026-01-01T00:00:00Z">
        <w:r>
          <w:t xml:space="preserve"> </w:t>
        </w:r>
      </w:ins>
      <m:oMath>
        <m:r>
          <m:t>i</m:t>
        </m:r>
      </m:oMath>
      <w:ins w:id="3220" w:author="PR Preview" w:date="2026-01-01T00:00:00Z">
        <w:r>
          <w:t xml:space="preserve">,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and leaves it to the reader to verify that</w:t>
        </w:r>
      </w:ins>
      <w:ins w:id="3223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224" w:author="PR Preview" w:date="2026-01-01T00:00:00Z">
        <w:r>
          <w:t xml:space="preserve">.</w:t>
        </w:r>
      </w:ins>
    </w:p>
    <w:bookmarkStart w:id="297" w:name="exm-imaginary-unit-powers"/>
    <w:p>
      <w:pPr>
        <w:pStyle w:val="BodyText"/>
      </w:pPr>
      <w:ins w:id="3225" w:author="PR Preview" w:date="2026-01-01T00:00:00Z">
        <w:r>
          <w:rPr>
            <w:b/>
            <w:bCs/>
          </w:rPr>
          <w:t xml:space="preserve">Example 63 (Powers of the imaginary unit)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The powers of</w:t>
        </w:r>
      </w:ins>
      <w:ins w:id="3228" w:author="PR Preview" w:date="2026-01-01T00:00:00Z">
        <w:r>
          <w:t xml:space="preserve"> </w:t>
        </w:r>
      </w:ins>
      <m:oMath>
        <m:r>
          <m:t>i</m:t>
        </m:r>
      </m:oMath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del w:id="3231" w:author="PR Preview" w:date="2026-01-01T00:00:00Z">
        <w:r>
          <w:rPr>
            <w:b/>
            <w:bCs/>
          </w:rPr>
          <w:delText xml:space="preserve">Example 63 (No real number squares to</w:delText>
        </w:r>
      </w:del>
      <w:del w:id="323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33" w:author="PR Preview" w:date="2026-01-01T00:00:00Z">
        <w:r>
          <w:rPr>
            <w:b/>
            <w:bCs/>
          </w:rPr>
          <w:delText xml:space="preserve">)</w:delText>
        </w:r>
      </w:del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The imaginary unit is not a real number,</w:delText>
        </w:r>
      </w:del>
      <w:del w:id="3236" w:author="PR Preview" w:date="2026-01-01T00:00:00Z">
        <w:r>
          <w:delText xml:space="preserve"> </w:delText>
        </w:r>
      </w:del>
      <w:del w:id="3237" w:author="PR Preview" w:date="2026-01-01T00:00:00Z">
        <w:r>
          <w:delText xml:space="preserve">because the square of every real number</w:delText>
        </w:r>
      </w:del>
      <w:del w:id="3238" w:author="PR Preview" w:date="2026-01-01T00:00:00Z">
        <w:r>
          <w:delText xml:space="preserve"> </w:delText>
        </w:r>
      </w:del>
      <m:oMath>
        <m:r>
          <m:t>x</m:t>
        </m:r>
      </m:oMath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is at least</w:delText>
        </w:r>
      </w:del>
      <w:del w:id="3241" w:author="PR Preview" w:date="2026-01-01T00:00:00Z">
        <w:r>
          <w:delText xml:space="preserve"> </w:delText>
        </w:r>
      </w:del>
      <m:oMath>
        <m:r>
          <m:t>0</m:t>
        </m:r>
      </m:oMath>
      <w:del w:id="3242" w:author="PR Preview" w:date="2026-01-01T00:00:00Z">
        <w:r>
          <w:delText xml:space="preserve">:</w:delText>
        </w:r>
      </w:del>
    </w:p>
    <w:p>
      <w:pPr>
        <w:pStyle w:val="BodyText"/>
      </w:pPr>
      <w:ins w:id="3243" w:author="PR Preview" w:date="2026-01-01T00:00:00Z">
        <w:r>
          <w:rPr>
            <w:b/>
            <w:bCs/>
          </w:rPr>
          <w:t xml:space="preserve">Example 64 (No real number squares to</w:t>
        </w:r>
      </w:ins>
      <w:ins w:id="324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245" w:author="PR Preview" w:date="2026-01-01T00:00:00Z">
        <w:r>
          <w:rPr>
            <w:b/>
            <w:bCs/>
          </w:rPr>
          <w:t xml:space="preserve">)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The imaginary unit is not a real number,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because the square of every real number</w:t>
        </w:r>
      </w:ins>
      <w:ins w:id="3250" w:author="PR Preview" w:date="2026-01-01T00:00:00Z">
        <w:r>
          <w:t xml:space="preserve"> </w:t>
        </w:r>
      </w:ins>
      <m:oMath>
        <m:r>
          <m:t>x</m:t>
        </m:r>
      </m:oMath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is at least</w:t>
        </w:r>
      </w:ins>
      <w:ins w:id="3253" w:author="PR Preview" w:date="2026-01-01T00:00:00Z">
        <w:r>
          <w:t xml:space="preserve"> </w:t>
        </w:r>
      </w:ins>
      <m:oMath>
        <m:r>
          <m:t>0</m:t>
        </m:r>
      </m:oMath>
      <w:ins w:id="325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del w:id="3255" w:author="PR Preview" w:date="2026-01-01T00:00:00Z">
        <w:r>
          <w:rPr>
            <w:b/>
            <w:bCs/>
          </w:rPr>
          <w:delText xml:space="preserve">Theorem 34 (The number</w:delText>
        </w:r>
      </w:del>
      <w:del w:id="325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3257" w:author="PR Preview" w:date="2026-01-01T00:00:00Z">
        <w:r>
          <w:rPr>
            <w:b/>
            <w:bCs/>
          </w:rPr>
          <w:delText xml:space="preserve"> </w:delText>
        </w:r>
      </w:del>
      <w:del w:id="3258" w:author="PR Preview" w:date="2026-01-01T00:00:00Z">
        <w:r>
          <w:rPr>
            <w:b/>
            <w:bCs/>
          </w:rPr>
          <w:delText xml:space="preserve">also squares to</w:delText>
        </w:r>
      </w:del>
      <w:del w:id="325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60" w:author="PR Preview" w:date="2026-01-01T00:00:00Z">
        <w:r>
          <w:rPr>
            <w:b/>
            <w:bCs/>
          </w:rPr>
          <w:delText xml:space="preserve">)</w:delText>
        </w:r>
      </w:del>
    </w:p>
    <w:p>
      <w:pPr>
        <w:pStyle w:val="BodyText"/>
      </w:pPr>
      <w:ins w:id="3261" w:author="PR Preview" w:date="2026-01-01T00:00:00Z">
        <w:r>
          <w:rPr>
            <w:b/>
            <w:bCs/>
          </w:rPr>
          <w:t xml:space="preserve">Theorem 35 (The number</w:t>
        </w:r>
      </w:ins>
      <w:ins w:id="326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3263" w:author="PR Preview" w:date="2026-01-01T00:00:00Z">
        <w:r>
          <w:rPr>
            <w:b/>
            <w:bCs/>
          </w:rPr>
          <w:t xml:space="preserve"> </w:t>
        </w:r>
      </w:ins>
      <w:ins w:id="3264" w:author="PR Preview" w:date="2026-01-01T00:00:00Z">
        <w:r>
          <w:rPr>
            <w:b/>
            <w:bCs/>
          </w:rPr>
          <w:t xml:space="preserve">also squares to</w:t>
        </w:r>
      </w:ins>
      <w:ins w:id="326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266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del w:id="3267" w:author="PR Preview" w:date="2026-01-01T00:00:00Z">
        <w:r>
          <w:rPr>
            <w:b/>
            <w:bCs/>
          </w:rPr>
          <w:delText xml:space="preserve">Example 64 (Squaring</w:delText>
        </w:r>
      </w:del>
      <w:del w:id="3268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3269" w:author="PR Preview" w:date="2026-01-01T00:00:00Z">
        <w:r>
          <w:rPr>
            <w:b/>
            <w:bCs/>
          </w:rPr>
          <w:delText xml:space="preserve"> </w:delText>
        </w:r>
      </w:del>
      <w:del w:id="3270" w:author="PR Preview" w:date="2026-01-01T00:00:00Z">
        <w:r>
          <w:rPr>
            <w:b/>
            <w:bCs/>
          </w:rPr>
          <w:delText xml:space="preserve">and</w:delText>
        </w:r>
      </w:del>
      <w:del w:id="327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3272" w:author="PR Preview" w:date="2026-01-01T00:00:00Z">
        <w:r>
          <w:rPr>
            <w:b/>
            <w:bCs/>
          </w:rPr>
          <w:delText xml:space="preserve"> </w:delText>
        </w:r>
      </w:del>
      <w:del w:id="3273" w:author="PR Preview" w:date="2026-01-01T00:00:00Z">
        <w:r>
          <w:rPr>
            <w:b/>
            <w:bCs/>
          </w:rPr>
          <w:delText xml:space="preserve">in R)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R has the imaginary unit as</w:delText>
        </w:r>
      </w:del>
      <w:del w:id="3276" w:author="PR Preview" w:date="2026-01-01T00:00:00Z">
        <w:r>
          <w:delText xml:space="preserve"> </w:delText>
        </w:r>
      </w:del>
      <w:del w:id="3277" w:author="PR Preview" w:date="2026-01-01T00:00:00Z">
        <w:r>
          <w:rPr>
            <w:rStyle w:val="VerbatimChar"/>
          </w:rPr>
          <w:delText xml:space="preserve">1i</w:delText>
        </w:r>
      </w:del>
      <w:del w:id="3278" w:author="PR Preview" w:date="2026-01-01T00:00:00Z">
        <w:r>
          <w:delText xml:space="preserve">.</w:delText>
        </w:r>
      </w:del>
      <w:del w:id="3279" w:author="PR Preview" w:date="2026-01-01T00:00:00Z">
        <w:r>
          <w:delText xml:space="preserve"> </w:delText>
        </w:r>
      </w:del>
      <w:del w:id="3280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3281" w:author="PR Preview" w:date="2026-01-01T00:00:00Z">
        <w:r>
          <w:rPr>
            <w:b/>
            <w:bCs/>
          </w:rPr>
          <w:t xml:space="preserve">Example 65 (Squaring</w:t>
        </w:r>
      </w:ins>
      <w:ins w:id="3282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3283" w:author="PR Preview" w:date="2026-01-01T00:00:00Z">
        <w:r>
          <w:rPr>
            <w:b/>
            <w:bCs/>
          </w:rPr>
          <w:t xml:space="preserve"> </w:t>
        </w:r>
      </w:ins>
      <w:ins w:id="3284" w:author="PR Preview" w:date="2026-01-01T00:00:00Z">
        <w:r>
          <w:rPr>
            <w:b/>
            <w:bCs/>
          </w:rPr>
          <w:t xml:space="preserve">and</w:t>
        </w:r>
      </w:ins>
      <w:ins w:id="328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3286" w:author="PR Preview" w:date="2026-01-01T00:00:00Z">
        <w:r>
          <w:rPr>
            <w:b/>
            <w:bCs/>
          </w:rPr>
          <w:t xml:space="preserve"> </w:t>
        </w:r>
      </w:ins>
      <w:ins w:id="3287" w:author="PR Preview" w:date="2026-01-01T00:00:00Z">
        <w:r>
          <w:rPr>
            <w:b/>
            <w:bCs/>
          </w:rPr>
          <w:t xml:space="preserve">in R)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R has the imaginary unit as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rPr>
            <w:rStyle w:val="VerbatimChar"/>
          </w:rPr>
          <w:t xml:space="preserve">1i</w:t>
        </w:r>
      </w:ins>
      <w:ins w:id="3292" w:author="PR Preview" w:date="2026-01-01T00:00:00Z">
        <w:r>
          <w:t xml:space="preserve">.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3295" w:author="PR Preview" w:date="2026-01-01T00:00:00Z">
        <w:r>
          <w:delText xml:space="preserve">Both squares have real part -1</w:delText>
        </w:r>
      </w:del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and imaginary part 0,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as</w:delText>
        </w:r>
      </w:del>
      <w:del w:id="3300" w:author="PR Preview" w:date="2026-01-01T00:00:00Z">
        <w:r>
          <w:delText xml:space="preserve"> </w:delText>
        </w:r>
      </w:del>
      <w:hyperlink w:anchor="def-imaginary-unit">
        <w:del w:id="3301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and</w:delText>
        </w:r>
      </w:del>
      <w:del w:id="3304" w:author="PR Preview" w:date="2026-01-01T00:00:00Z">
        <w:r>
          <w:delText xml:space="preserve"> </w:delText>
        </w:r>
      </w:del>
      <w:hyperlink w:anchor="thm-negative-imaginary-unit">
        <w:del w:id="3305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say.</w:delText>
        </w:r>
      </w:del>
    </w:p>
    <w:p>
      <w:pPr>
        <w:pStyle w:val="BodyText"/>
      </w:pPr>
      <w:del w:id="3308" w:author="PR Preview" w:date="2026-01-01T00:00:00Z">
        <w:r>
          <w:rPr>
            <w:i/>
            <w:iCs/>
          </w:rPr>
          <w:delText xml:space="preserve">Remark 23</w:delText>
        </w:r>
      </w:del>
      <w:del w:id="3309" w:author="PR Preview" w:date="2026-01-01T00:00:00Z">
        <w:r>
          <w:delText xml:space="preserve"> (The rule does not tell</w:delText>
        </w:r>
      </w:del>
      <w:del w:id="3310" w:author="PR Preview" w:date="2026-01-01T00:00:00Z">
        <w:r>
          <w:delText xml:space="preserve"> </w:delText>
        </w:r>
      </w:del>
      <m:oMath>
        <m:r>
          <m:t>i</m:t>
        </m:r>
      </m:oMath>
      <w:del w:id="3311" w:author="PR Preview" w:date="2026-01-01T00:00:00Z">
        <w:r>
          <w:delText xml:space="preserve"> </w:delText>
        </w:r>
      </w:del>
      <w:del w:id="3312" w:author="PR Preview" w:date="2026-01-01T00:00:00Z">
        <w:r>
          <w:delText xml:space="preserve">from</w:delText>
        </w:r>
      </w:del>
      <w:del w:id="331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3314" w:author="PR Preview" w:date="2026-01-01T00:00:00Z">
        <w:r>
          <w:delText xml:space="preserve">). </w:delText>
        </w:r>
      </w:del>
      <w:del w:id="3315" w:author="PR Preview" w:date="2026-01-01T00:00:00Z">
        <w:r>
          <w:delText xml:space="preserve">Because</w:delText>
        </w:r>
      </w:del>
      <w:del w:id="33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3317" w:author="PR Preview" w:date="2026-01-01T00:00:00Z">
        <w:r>
          <w:delText xml:space="preserve"> </w:delText>
        </w:r>
      </w:del>
      <w:del w:id="3318" w:author="PR Preview" w:date="2026-01-01T00:00:00Z">
        <w:r>
          <w:delText xml:space="preserve">obeys the same rule as</w:delText>
        </w:r>
      </w:del>
      <w:del w:id="3319" w:author="PR Preview" w:date="2026-01-01T00:00:00Z">
        <w:r>
          <w:delText xml:space="preserve"> </w:delText>
        </w:r>
      </w:del>
      <m:oMath>
        <m:r>
          <m:t>i</m:t>
        </m:r>
      </m:oMath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(</w:delText>
        </w:r>
      </w:del>
      <w:hyperlink w:anchor="thm-negative-imaginary-unit">
        <w:del w:id="3322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3323" w:author="PR Preview" w:date="2026-01-01T00:00:00Z">
        <w:r>
          <w:delText xml:space="preserve">),</w:delText>
        </w:r>
      </w:del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the rule</w:delText>
        </w:r>
      </w:del>
      <w:del w:id="3326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does not single one of them out.</w:delText>
        </w:r>
      </w:del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The symbol</w:delText>
        </w:r>
      </w:del>
      <w:del w:id="3331" w:author="PR Preview" w:date="2026-01-01T00:00:00Z">
        <w:r>
          <w:delText xml:space="preserve"> </w:delText>
        </w:r>
      </w:del>
      <m:oMath>
        <m:r>
          <m:t>i</m:t>
        </m:r>
      </m:oMath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names one of these two square roots of</w:delText>
        </w:r>
      </w:del>
      <w:del w:id="333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335" w:author="PR Preview" w:date="2026-01-01T00:00:00Z">
        <w:r>
          <w:delText xml:space="preserve">, chosen once and for all.</w:delText>
        </w:r>
      </w:del>
    </w:p>
    <w:p>
      <w:pPr>
        <w:pStyle w:val="BodyText"/>
      </w:pPr>
      <w:del w:id="3336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A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rPr>
            <w:b/>
            <w:bCs/>
          </w:rPr>
          <w:delText xml:space="preserve">complex number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[39]</w:delText>
        </w:r>
      </w:del>
      <w:del w:id="3343" w:author="PR Preview" w:date="2026-01-01T00:00:00Z">
        <w:r>
          <w:delText xml:space="preserve"> </w:delText>
        </w:r>
      </w:del>
      <w:del w:id="3344" w:author="PR Preview" w:date="2026-01-01T00:00:00Z">
        <w:r>
          <w:delText xml:space="preserve">is a number of the form</w:delText>
        </w:r>
      </w:del>
    </w:p>
    <w:p>
      <w:pPr>
        <w:pStyle w:val="FirstParagraph"/>
      </w:pPr>
      <w:ins w:id="3345" w:author="PR Preview" w:date="2026-01-01T00:00:00Z">
        <w:r>
          <w:t xml:space="preserve">Both squares have real part -1</w:t>
        </w:r>
      </w:ins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and imaginary part 0,</w:t>
        </w:r>
      </w:ins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as</w:t>
        </w:r>
      </w:ins>
      <w:ins w:id="3350" w:author="PR Preview" w:date="2026-01-01T00:00:00Z">
        <w:r>
          <w:t xml:space="preserve"> </w:t>
        </w:r>
      </w:ins>
      <w:hyperlink w:anchor="def-imaginary-unit">
        <w:ins w:id="3351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and</w:t>
        </w:r>
      </w:ins>
      <w:ins w:id="3354" w:author="PR Preview" w:date="2026-01-01T00:00:00Z">
        <w:r>
          <w:t xml:space="preserve"> </w:t>
        </w:r>
      </w:ins>
      <w:hyperlink w:anchor="thm-negative-imaginary-unit">
        <w:ins w:id="3355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3356" w:author="PR Preview" w:date="2026-01-01T00:00:00Z">
        <w:r>
          <w:t xml:space="preserve"> </w:t>
        </w:r>
      </w:ins>
      <w:ins w:id="3357" w:author="PR Preview" w:date="2026-01-01T00:00:00Z">
        <w:r>
          <w:t xml:space="preserve">say.</w:t>
        </w:r>
      </w:ins>
    </w:p>
    <w:bookmarkEnd w:id="300"/>
    <w:bookmarkStart w:id="301" w:name="rem-imaginary-unit-choice"/>
    <w:p>
      <w:pPr>
        <w:pStyle w:val="BodyText"/>
      </w:pPr>
      <w:ins w:id="3358" w:author="PR Preview" w:date="2026-01-01T00:00:00Z">
        <w:r>
          <w:rPr>
            <w:i/>
            <w:iCs/>
          </w:rPr>
          <w:t xml:space="preserve">Remark 23</w:t>
        </w:r>
      </w:ins>
      <w:ins w:id="3359" w:author="PR Preview" w:date="2026-01-01T00:00:00Z">
        <w:r>
          <w:t xml:space="preserve"> (The rule does not tell</w:t>
        </w:r>
      </w:ins>
      <w:ins w:id="3360" w:author="PR Preview" w:date="2026-01-01T00:00:00Z">
        <w:r>
          <w:t xml:space="preserve"> </w:t>
        </w:r>
      </w:ins>
      <m:oMath>
        <m:r>
          <m:t>i</m:t>
        </m:r>
      </m:oMath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from</w:t>
        </w:r>
      </w:ins>
      <w:ins w:id="336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3364" w:author="PR Preview" w:date="2026-01-01T00:00:00Z">
        <w:r>
          <w:t xml:space="preserve">). </w:t>
        </w:r>
      </w:ins>
      <w:ins w:id="3365" w:author="PR Preview" w:date="2026-01-01T00:00:00Z">
        <w:r>
          <w:t xml:space="preserve">Because</w:t>
        </w:r>
      </w:ins>
      <w:ins w:id="336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obeys the same rule as</w:t>
        </w:r>
      </w:ins>
      <w:ins w:id="3369" w:author="PR Preview" w:date="2026-01-01T00:00:00Z">
        <w:r>
          <w:t xml:space="preserve"> </w:t>
        </w:r>
      </w:ins>
      <m:oMath>
        <m:r>
          <m:t>i</m:t>
        </m:r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(</w:t>
        </w:r>
      </w:ins>
      <w:hyperlink w:anchor="thm-negative-imaginary-unit">
        <w:ins w:id="3372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3373" w:author="PR Preview" w:date="2026-01-01T00:00:00Z">
        <w:r>
          <w:t xml:space="preserve">),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the rule</w:t>
        </w:r>
      </w:ins>
      <w:ins w:id="3376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does not single one of them out.</w:t>
        </w:r>
      </w:ins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The symbol</w:t>
        </w:r>
      </w:ins>
      <w:ins w:id="3381" w:author="PR Preview" w:date="2026-01-01T00:00:00Z">
        <w:r>
          <w:t xml:space="preserve"> </w:t>
        </w:r>
      </w:ins>
      <m:oMath>
        <m:r>
          <m:t>i</m:t>
        </m:r>
      </m:oMath>
      <w:ins w:id="3382" w:author="PR Preview" w:date="2026-01-01T00:00:00Z">
        <w:r>
          <w:t xml:space="preserve"> </w:t>
        </w:r>
      </w:ins>
      <w:ins w:id="3383" w:author="PR Preview" w:date="2026-01-01T00:00:00Z">
        <w:r>
          <w:t xml:space="preserve">names one of these two square roots of</w:t>
        </w:r>
      </w:ins>
      <w:ins w:id="338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385" w:author="PR Preview" w:date="2026-01-01T00:00:00Z">
        <w:r>
          <w:t xml:space="preserve">, chosen once and for all.</w:t>
        </w:r>
      </w:ins>
    </w:p>
    <w:bookmarkEnd w:id="301"/>
    <w:bookmarkStart w:id="302" w:name="def-complex-number"/>
    <w:p>
      <w:pPr>
        <w:pStyle w:val="BodyText"/>
      </w:pPr>
      <w:ins w:id="3386" w:author="PR Preview" w:date="2026-01-01T00:00:00Z">
        <w:r>
          <w:rPr>
            <w:b/>
            <w:bCs/>
          </w:rPr>
          <w:t xml:space="preserve">Definition 84 (Complex number)</w:t>
        </w:r>
      </w:ins>
      <w:ins w:id="3387" w:author="PR Preview" w:date="2026-01-01T00:00:00Z">
        <w:r>
          <w:t xml:space="preserve"> </w:t>
        </w:r>
      </w:ins>
      <w:ins w:id="3388" w:author="PR Preview" w:date="2026-01-01T00:00:00Z">
        <w:r>
          <w:t xml:space="preserve">A</w:t>
        </w:r>
      </w:ins>
      <w:ins w:id="3389" w:author="PR Preview" w:date="2026-01-01T00:00:00Z">
        <w:r>
          <w:t xml:space="preserve"> </w:t>
        </w:r>
      </w:ins>
      <w:ins w:id="3390" w:author="PR Preview" w:date="2026-01-01T00:00:00Z">
        <w:r>
          <w:rPr>
            <w:b/>
            <w:bCs/>
          </w:rPr>
          <w:t xml:space="preserve">complex number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[43]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del w:id="3395" w:author="PR Preview" w:date="2026-01-01T00:00:00Z">
        <w:r>
          <w:delText xml:space="preserve">Axler [38], Definition 1.1, p. 2</w:delText>
        </w:r>
      </w:del>
      <w:del w:id="3396" w:author="PR Preview" w:date="2026-01-01T00:00:00Z">
        <w:r>
          <w:delText xml:space="preserve"> </w:delText>
        </w:r>
      </w:del>
      <w:del w:id="3397" w:author="PR Preview" w:date="2026-01-01T00:00:00Z">
        <w:r>
          <w:delText xml:space="preserve">defines</w:delText>
        </w:r>
      </w:del>
      <w:del w:id="33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as the set of ordered pairs</w:delText>
        </w:r>
      </w:del>
      <w:del w:id="34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3402" w:author="PR Preview" w:date="2026-01-01T00:00:00Z">
        <w:r>
          <w:delText xml:space="preserve"> </w:delText>
        </w:r>
      </w:del>
      <w:del w:id="3403" w:author="PR Preview" w:date="2026-01-01T00:00:00Z">
        <w:r>
          <w:delText xml:space="preserve">of real numbers, written</w:delText>
        </w:r>
      </w:del>
      <w:del w:id="34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3405" w:author="PR Preview" w:date="2026-01-01T00:00:00Z">
        <w:r>
          <w:delText xml:space="preserve">,</w:delText>
        </w:r>
      </w:del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and</w:delText>
        </w:r>
      </w:del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Axler [38], Definition 4.1, p. 120</w:delText>
        </w:r>
      </w:del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del w:id="3412" w:author="PR Preview" w:date="2026-01-01T00:00:00Z">
        <w:r>
          <w:rPr>
            <w:b/>
            <w:bCs/>
          </w:rPr>
          <w:delText xml:space="preserve">Example 65 (Real and imaginary parts)</w:delText>
        </w:r>
      </w:del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For</w:delText>
        </w:r>
      </w:del>
      <w:del w:id="341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3416" w:author="PR Preview" w:date="2026-01-01T00:00:00Z">
        <w:r>
          <w:delText xml:space="preserve">, the real part is</w:delText>
        </w:r>
      </w:del>
      <w:del w:id="3417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3418" w:author="PR Preview" w:date="2026-01-01T00:00:00Z">
        <w:r>
          <w:delText xml:space="preserve"> </w:delText>
        </w:r>
      </w:del>
      <w:del w:id="3419" w:author="PR Preview" w:date="2026-01-01T00:00:00Z">
        <w:r>
          <w:delText xml:space="preserve">and the imaginary part is</w:delText>
        </w:r>
      </w:del>
      <w:del w:id="3420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3421" w:author="PR Preview" w:date="2026-01-01T00:00:00Z">
        <w:r>
          <w:delText xml:space="preserve">: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the imaginary part is the real number</w:delText>
        </w:r>
      </w:del>
      <w:del w:id="34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3425" w:author="PR Preview" w:date="2026-01-01T00:00:00Z">
        <w:r>
          <w:delText xml:space="preserve">, not</w:delText>
        </w:r>
      </w:del>
      <w:del w:id="34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3427" w:author="PR Preview" w:date="2026-01-01T00:00:00Z">
        <w:r>
          <w:delText xml:space="preserve">.</w:delText>
        </w:r>
      </w:del>
    </w:p>
    <w:p>
      <w:pPr>
        <w:pStyle w:val="BodyText"/>
      </w:pPr>
      <w:ins w:id="3428" w:author="PR Preview" w:date="2026-01-01T00:00:00Z">
        <w:r>
          <w:t xml:space="preserve">Axler [42], Definition 1.1, p. 2</w:t>
        </w:r>
      </w:ins>
      <w:ins w:id="3429" w:author="PR Preview" w:date="2026-01-01T00:00:00Z">
        <w:r>
          <w:t xml:space="preserve"> </w:t>
        </w:r>
      </w:ins>
      <w:ins w:id="3430" w:author="PR Preview" w:date="2026-01-01T00:00:00Z">
        <w:r>
          <w:t xml:space="preserve">defines</w:t>
        </w:r>
      </w:ins>
      <w:ins w:id="343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3432" w:author="PR Preview" w:date="2026-01-01T00:00:00Z">
        <w:r>
          <w:t xml:space="preserve"> </w:t>
        </w:r>
      </w:ins>
      <w:ins w:id="3433" w:author="PR Preview" w:date="2026-01-01T00:00:00Z">
        <w:r>
          <w:t xml:space="preserve">as the set of ordered pairs</w:t>
        </w:r>
      </w:ins>
      <w:ins w:id="34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435" w:author="PR Preview" w:date="2026-01-01T00:00:00Z">
        <w:r>
          <w:t xml:space="preserve"> </w:t>
        </w:r>
      </w:ins>
      <w:ins w:id="3436" w:author="PR Preview" w:date="2026-01-01T00:00:00Z">
        <w:r>
          <w:t xml:space="preserve">of real numbers, written</w:t>
        </w:r>
      </w:ins>
      <w:ins w:id="34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3438" w:author="PR Preview" w:date="2026-01-01T00:00:00Z">
        <w:r>
          <w:t xml:space="preserve">,</w:t>
        </w:r>
      </w:ins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and</w:t>
        </w:r>
      </w:ins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Axler [42], Definition 4.1, p. 120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defines the real and imaginary parts.</w:t>
        </w:r>
      </w:ins>
    </w:p>
    <w:bookmarkStart w:id="306" w:name="exm-complex-number"/>
    <w:p>
      <w:pPr>
        <w:pStyle w:val="BodyText"/>
      </w:pPr>
      <w:ins w:id="3445" w:author="PR Preview" w:date="2026-01-01T00:00:00Z">
        <w:r>
          <w:rPr>
            <w:b/>
            <w:bCs/>
          </w:rPr>
          <w:t xml:space="preserve">Example 66 (Real and imaginary parts)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For</w:t>
        </w:r>
      </w:ins>
      <w:ins w:id="344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3449" w:author="PR Preview" w:date="2026-01-01T00:00:00Z">
        <w:r>
          <w:t xml:space="preserve">, the real part is</w:t>
        </w:r>
      </w:ins>
      <w:ins w:id="3450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and the imaginary part is</w:t>
        </w:r>
      </w:ins>
      <w:ins w:id="345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3454" w:author="PR Preview" w:date="2026-01-01T00:00:00Z">
        <w:r>
          <w:t xml:space="preserve">:</w:t>
        </w:r>
      </w:ins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the imaginary part is the real number</w:t>
        </w:r>
      </w:ins>
      <w:ins w:id="34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3458" w:author="PR Preview" w:date="2026-01-01T00:00:00Z">
        <w:r>
          <w:t xml:space="preserve">, not</w:t>
        </w:r>
      </w:ins>
      <w:ins w:id="34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346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del w:id="3461" w:author="PR Preview" w:date="2026-01-01T00:00:00Z">
        <w:r>
          <w:rPr>
            <w:b/>
            <w:bCs/>
          </w:rPr>
          <w:delText xml:space="preserve">Theorem 35 (Every real number is a complex number)</w:delText>
        </w:r>
      </w:del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A complex number</w:delText>
        </w:r>
      </w:del>
      <w:del w:id="3464" w:author="PR Preview" w:date="2026-01-01T00:00:00Z">
        <w:r>
          <w:delText xml:space="preserve"> </w:delText>
        </w:r>
      </w:del>
      <m:oMath>
        <m:r>
          <m:t>z</m:t>
        </m:r>
      </m:oMath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is a real number exactly when</w:delText>
        </w:r>
      </w:del>
      <w:del w:id="3467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del w:id="3468" w:author="PR Preview" w:date="2026-01-01T00:00:00Z">
        <w:r>
          <w:delText xml:space="preserve">.</w:delText>
        </w:r>
      </w:del>
      <w:del w:id="3469" w:author="PR Preview" w:date="2026-01-01T00:00:00Z">
        <w:r>
          <w:delText xml:space="preserve"> </w:delText>
        </w:r>
      </w:del>
      <w:del w:id="3470" w:author="PR Preview" w:date="2026-01-01T00:00:00Z">
        <w:r>
          <w:delText xml:space="preserve">In particular, every real number</w:delText>
        </w:r>
      </w:del>
      <w:del w:id="3471" w:author="PR Preview" w:date="2026-01-01T00:00:00Z">
        <w:r>
          <w:delText xml:space="preserve"> </w:delText>
        </w:r>
      </w:del>
      <m:oMath>
        <m:r>
          <m:t>a</m:t>
        </m:r>
      </m:oMath>
      <w:del w:id="3472" w:author="PR Preview" w:date="2026-01-01T00:00:00Z">
        <w:r>
          <w:delText xml:space="preserve"> </w:delText>
        </w:r>
      </w:del>
      <w:del w:id="3473" w:author="PR Preview" w:date="2026-01-01T00:00:00Z">
        <w:r>
          <w:delText xml:space="preserve">is the complex number</w:delText>
        </w:r>
      </w:del>
      <w:del w:id="34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3475" w:author="PR Preview" w:date="2026-01-01T00:00:00Z">
        <w:r>
          <w:delText xml:space="preserve">,</w:delText>
        </w:r>
      </w:del>
      <w:del w:id="3476" w:author="PR Preview" w:date="2026-01-01T00:00:00Z">
        <w:r>
          <w:delText xml:space="preserve"> </w:delText>
        </w:r>
      </w:del>
      <w:del w:id="3477" w:author="PR Preview" w:date="2026-01-01T00:00:00Z">
        <w:r>
          <w:delText xml:space="preserve">with</w:delText>
        </w:r>
      </w:del>
      <w:del w:id="3478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3479" w:author="PR Preview" w:date="2026-01-01T00:00:00Z">
        <w:r>
          <w:delText xml:space="preserve"> </w:delText>
        </w:r>
      </w:del>
      <w:del w:id="3480" w:author="PR Preview" w:date="2026-01-01T00:00:00Z">
        <w:r>
          <w:delText xml:space="preserve">and</w:delText>
        </w:r>
      </w:del>
      <w:del w:id="3481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del w:id="3482" w:author="PR Preview" w:date="2026-01-01T00:00:00Z">
        <w:r>
          <w:delText xml:space="preserve">,</w:delText>
        </w:r>
      </w:del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so</w:delText>
        </w:r>
      </w:del>
      <w:del w:id="348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delText xml:space="preserve">is a subset of</w:delText>
        </w:r>
      </w:del>
      <w:del w:id="348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3489" w:author="PR Preview" w:date="2026-01-01T00:00:00Z">
        <w:r>
          <w:delText xml:space="preserve">.</w:delText>
        </w:r>
      </w:del>
    </w:p>
    <w:p>
      <w:pPr>
        <w:pStyle w:val="BodyText"/>
      </w:pPr>
      <w:ins w:id="3490" w:author="PR Preview" w:date="2026-01-01T00:00:00Z">
        <w:r>
          <w:rPr>
            <w:b/>
            <w:bCs/>
          </w:rPr>
          <w:t xml:space="preserve">Theorem 36 (Every real number is a complex number)</w:t>
        </w:r>
      </w:ins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A complex number</w:t>
        </w:r>
      </w:ins>
      <w:ins w:id="3493" w:author="PR Preview" w:date="2026-01-01T00:00:00Z">
        <w:r>
          <w:t xml:space="preserve"> </w:t>
        </w:r>
      </w:ins>
      <m:oMath>
        <m:r>
          <m:t>z</m:t>
        </m:r>
      </m:oMath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is a real number exactly when</w:t>
        </w:r>
      </w:ins>
      <w:ins w:id="3496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3497" w:author="PR Preview" w:date="2026-01-01T00:00:00Z">
        <w:r>
          <w:t xml:space="preserve">.</w:t>
        </w:r>
      </w:ins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In particular, every real number</w:t>
        </w:r>
      </w:ins>
      <w:ins w:id="3500" w:author="PR Preview" w:date="2026-01-01T00:00:00Z">
        <w:r>
          <w:t xml:space="preserve"> </w:t>
        </w:r>
      </w:ins>
      <m:oMath>
        <m:r>
          <m:t>a</m:t>
        </m:r>
      </m:oMath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is the complex number</w:t>
        </w:r>
      </w:ins>
      <w:ins w:id="35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3504" w:author="PR Preview" w:date="2026-01-01T00:00:00Z">
        <w:r>
          <w:t xml:space="preserve">,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with</w:t>
        </w:r>
      </w:ins>
      <w:ins w:id="350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and</w:t>
        </w:r>
      </w:ins>
      <w:ins w:id="3510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ins w:id="3511" w:author="PR Preview" w:date="2026-01-01T00:00:00Z">
        <w:r>
          <w:t xml:space="preserve">,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so</w:t>
        </w:r>
      </w:ins>
      <w:ins w:id="351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is a subset of</w:t>
        </w:r>
      </w:ins>
      <w:ins w:id="351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3518" w:author="PR Preview" w:date="2026-01-01T00:00:00Z">
        <w:r>
          <w:t xml:space="preserve">.</w:t>
        </w:r>
      </w:ins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del w:id="3519" w:author="PR Preview" w:date="2026-01-01T00:00:00Z">
        <w:r>
          <w:rPr>
            <w:b/>
            <w:bCs/>
          </w:rPr>
          <w:delText xml:space="preserve">Example 66 (Which complex numbers are real)</w:delText>
        </w:r>
      </w:del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R stores complex numbers as a real part and an imaginary part.</w:delText>
        </w:r>
      </w:del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The code below converts the real number</w:delText>
        </w:r>
      </w:del>
      <w:del w:id="3524" w:author="PR Preview" w:date="2026-01-01T00:00:00Z">
        <w:r>
          <w:delText xml:space="preserve"> </w:delText>
        </w:r>
      </w:del>
      <m:oMath>
        <m:r>
          <m:t>7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to a complex number</w:delText>
        </w:r>
      </w:del>
      <w:del w:id="3527" w:author="PR Preview" w:date="2026-01-01T00:00:00Z">
        <w:r>
          <w:delText xml:space="preserve"> </w:delText>
        </w:r>
      </w:del>
      <w:del w:id="3528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3529" w:author="PR Preview" w:date="2026-01-01T00:00:00Z">
        <w:r>
          <w:rPr>
            <w:b/>
            <w:bCs/>
          </w:rPr>
          <w:t xml:space="preserve">Example 67 (Which complex numbers are real)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R stores complex numbers as a real part and an imaginary part.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The code below converts the real number</w:t>
        </w:r>
      </w:ins>
      <w:ins w:id="3534" w:author="PR Preview" w:date="2026-01-01T00:00:00Z">
        <w:r>
          <w:t xml:space="preserve"> </w:t>
        </w:r>
      </w:ins>
      <m:oMath>
        <m:r>
          <m:t>7</m:t>
        </m:r>
      </m:oMath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to a complex number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del w:id="3539" w:author="PR Preview" w:date="2026-01-01T00:00:00Z">
        <w:r>
          <w:delText xml:space="preserve">The real number</w:delText>
        </w:r>
      </w:del>
      <w:del w:id="3540" w:author="PR Preview" w:date="2026-01-01T00:00:00Z">
        <w:r>
          <w:delText xml:space="preserve"> </w:delText>
        </w:r>
      </w:del>
      <m:oMath>
        <m:r>
          <m:t>7</m:t>
        </m:r>
      </m:oMath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becomes the complex number 7+0i,</w:delText>
        </w:r>
      </w:del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with imaginary part 0.</w:delText>
        </w:r>
      </w:del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Of the 3 numbers,</w:delText>
        </w:r>
      </w:del>
      <w:del w:id="3547" w:author="PR Preview" w:date="2026-01-01T00:00:00Z">
        <w:r>
          <w:delText xml:space="preserve"> </w:delText>
        </w:r>
      </w:del>
      <w:del w:id="3548" w:author="PR Preview" w:date="2026-01-01T00:00:00Z">
        <w:r>
          <w:delText xml:space="preserve">2 have imaginary part</w:delText>
        </w:r>
      </w:del>
      <w:del w:id="3549" w:author="PR Preview" w:date="2026-01-01T00:00:00Z">
        <w:r>
          <w:delText xml:space="preserve"> </w:delText>
        </w:r>
      </w:del>
      <m:oMath>
        <m:r>
          <m:t>0</m:t>
        </m:r>
      </m:oMath>
      <w:del w:id="3550" w:author="PR Preview" w:date="2026-01-01T00:00:00Z">
        <w:r>
          <w:delText xml:space="preserve">,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and by</w:delText>
        </w:r>
      </w:del>
      <w:del w:id="3553" w:author="PR Preview" w:date="2026-01-01T00:00:00Z">
        <w:r>
          <w:delText xml:space="preserve"> </w:delText>
        </w:r>
      </w:del>
      <w:hyperlink w:anchor="thm-reals-in-complex">
        <w:del w:id="3554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3555" w:author="PR Preview" w:date="2026-01-01T00:00:00Z">
        <w:r>
          <w:delText xml:space="preserve"> </w:delText>
        </w:r>
      </w:del>
      <w:del w:id="3556" w:author="PR Preview" w:date="2026-01-01T00:00:00Z">
        <w:r>
          <w:delText xml:space="preserve">these are the real ones.</w:delText>
        </w:r>
      </w:del>
      <w:del w:id="3557" w:author="PR Preview" w:date="2026-01-01T00:00:00Z">
        <w:r>
          <w:delText xml:space="preserve"> </w:delText>
        </w:r>
      </w:del>
      <w:del w:id="3558" w:author="PR Preview" w:date="2026-01-01T00:00:00Z">
        <w:r>
          <w:delText xml:space="preserve">The number</w:delText>
        </w:r>
      </w:del>
      <w:del w:id="355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is not real, because its imaginary part is -5.</w:delText>
        </w:r>
      </w:del>
    </w:p>
    <w:p>
      <w:pPr>
        <w:pStyle w:val="BodyText"/>
      </w:pPr>
      <w:del w:id="3562" w:author="PR Preview" w:date="2026-01-01T00:00:00Z">
        <w:r>
          <w:rPr>
            <w:b/>
            <w:bCs/>
          </w:rPr>
          <w:delText xml:space="preserve">Theorem 36 (Adding and multiplying complex numbers)</w:delText>
        </w:r>
      </w:del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delText xml:space="preserve">For real numbers</w:delText>
        </w:r>
      </w:del>
      <w:del w:id="356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del w:id="3566" w:author="PR Preview" w:date="2026-01-01T00:00:00Z">
        <w:r>
          <w:delText xml:space="preserve">:</w:delText>
        </w:r>
      </w:del>
    </w:p>
    <w:p>
      <w:pPr>
        <w:pStyle w:val="FirstParagraph"/>
      </w:pPr>
      <w:ins w:id="3567" w:author="PR Preview" w:date="2026-01-01T00:00:00Z">
        <w:r>
          <w:t xml:space="preserve">The real number</w:t>
        </w:r>
      </w:ins>
      <w:ins w:id="3568" w:author="PR Preview" w:date="2026-01-01T00:00:00Z">
        <w:r>
          <w:t xml:space="preserve"> </w:t>
        </w:r>
      </w:ins>
      <m:oMath>
        <m:r>
          <m:t>7</m:t>
        </m:r>
      </m:oMath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becomes the complex number 7+0i,</w:t>
        </w:r>
      </w:ins>
      <w:ins w:id="3571" w:author="PR Preview" w:date="2026-01-01T00:00:00Z">
        <w:r>
          <w:t xml:space="preserve"> </w:t>
        </w:r>
      </w:ins>
      <w:ins w:id="3572" w:author="PR Preview" w:date="2026-01-01T00:00:00Z">
        <w:r>
          <w:t xml:space="preserve">with imaginary part 0.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Of the 3 numbers,</w:t>
        </w:r>
      </w:ins>
      <w:ins w:id="3575" w:author="PR Preview" w:date="2026-01-01T00:00:00Z">
        <w:r>
          <w:t xml:space="preserve"> </w:t>
        </w:r>
      </w:ins>
      <w:ins w:id="3576" w:author="PR Preview" w:date="2026-01-01T00:00:00Z">
        <w:r>
          <w:t xml:space="preserve">2 have imaginary part</w:t>
        </w:r>
      </w:ins>
      <w:ins w:id="3577" w:author="PR Preview" w:date="2026-01-01T00:00:00Z">
        <w:r>
          <w:t xml:space="preserve"> </w:t>
        </w:r>
      </w:ins>
      <m:oMath>
        <m:r>
          <m:t>0</m:t>
        </m:r>
      </m:oMath>
      <w:ins w:id="3578" w:author="PR Preview" w:date="2026-01-01T00:00:00Z">
        <w:r>
          <w:t xml:space="preserve">,</w:t>
        </w:r>
      </w:ins>
      <w:ins w:id="3579" w:author="PR Preview" w:date="2026-01-01T00:00:00Z">
        <w:r>
          <w:t xml:space="preserve"> </w:t>
        </w:r>
      </w:ins>
      <w:ins w:id="3580" w:author="PR Preview" w:date="2026-01-01T00:00:00Z">
        <w:r>
          <w:t xml:space="preserve">and by</w:t>
        </w:r>
      </w:ins>
      <w:ins w:id="3581" w:author="PR Preview" w:date="2026-01-01T00:00:00Z">
        <w:r>
          <w:t xml:space="preserve"> </w:t>
        </w:r>
      </w:ins>
      <w:hyperlink w:anchor="thm-reals-in-complex">
        <w:ins w:id="3582" w:author="PR Preview" w:date="2026-01-01T00:00:00Z">
          <w:r>
            <w:rPr>
              <w:rStyle w:val="Hyperlink"/>
            </w:rPr>
            <w:t xml:space="preserve">Theorem 36</w:t>
          </w:r>
        </w:ins>
      </w:hyperlink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these are the real ones.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The number</w:t>
        </w:r>
      </w:ins>
      <w:ins w:id="358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is not real, because its imaginary part is -5.</w:t>
        </w:r>
      </w:ins>
    </w:p>
    <w:bookmarkEnd w:id="308"/>
    <w:bookmarkStart w:id="309" w:name="thm-complex-arithmetic"/>
    <w:p>
      <w:pPr>
        <w:pStyle w:val="BodyText"/>
      </w:pPr>
      <w:ins w:id="3590" w:author="PR Preview" w:date="2026-01-01T00:00:00Z">
        <w:r>
          <w:rPr>
            <w:b/>
            <w:bCs/>
          </w:rPr>
          <w:t xml:space="preserve">Theorem 37 (Adding and multiplying complex numbers)</w:t>
        </w:r>
      </w:ins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For real numbers</w:t>
        </w:r>
      </w:ins>
      <w:ins w:id="35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ins w:id="35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95" w:author="PR Preview" w:date="2026-01-01T00:00:00Z">
        <w:r>
          <w:delText xml:space="preserve">Axler [38], Definition 1.1, p. 2</w:delText>
        </w:r>
      </w:del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BodyText"/>
      </w:pPr>
      <w:del w:id="3598" w:author="PR Preview" w:date="2026-01-01T00:00:00Z">
        <w:r>
          <w:rPr>
            <w:b/>
            <w:bCs/>
          </w:rPr>
          <w:delText xml:space="preserve">Example 67 (Adding and multiplying two complex numbers)</w:delText>
        </w:r>
      </w:del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Let</w:delText>
        </w:r>
      </w:del>
      <w:del w:id="3601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and</w:delText>
        </w:r>
      </w:del>
      <w:del w:id="360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3605" w:author="PR Preview" w:date="2026-01-01T00:00:00Z">
        <w:r>
          <w:delText xml:space="preserve">.</w:delText>
        </w:r>
      </w:del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Their sum is</w:delText>
        </w:r>
      </w:del>
    </w:p>
    <w:p>
      <w:pPr>
        <w:pStyle w:val="FirstParagraph"/>
      </w:pPr>
      <w:ins w:id="3608" w:author="PR Preview" w:date="2026-01-01T00:00:00Z">
        <w:r>
          <w:t xml:space="preserve">Axler [42], Definition 1.1, p. 2</w:t>
        </w:r>
      </w:ins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takes these two formulas as the definitions of addition and multiplication.</w:t>
        </w:r>
      </w:ins>
    </w:p>
    <w:bookmarkStart w:id="310" w:name="exm-complex-arithmetic"/>
    <w:p>
      <w:pPr>
        <w:pStyle w:val="BodyText"/>
      </w:pPr>
      <w:ins w:id="3611" w:author="PR Preview" w:date="2026-01-01T00:00:00Z">
        <w:r>
          <w:rPr>
            <w:b/>
            <w:bCs/>
          </w:rPr>
          <w:t xml:space="preserve">Example 68 (Adding and multiplying two complex numbers)</w:t>
        </w:r>
      </w:ins>
      <w:ins w:id="3612" w:author="PR Preview" w:date="2026-01-01T00:00:00Z">
        <w:r>
          <w:t xml:space="preserve"> </w:t>
        </w:r>
      </w:ins>
      <w:ins w:id="3613" w:author="PR Preview" w:date="2026-01-01T00:00:00Z">
        <w:r>
          <w:t xml:space="preserve">Let</w:t>
        </w:r>
      </w:ins>
      <w:ins w:id="3614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and</w:t>
        </w:r>
      </w:ins>
      <w:ins w:id="361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3618" w:author="PR Preview" w:date="2026-01-01T00:00:00Z">
        <w:r>
          <w:t xml:space="preserve">.</w:t>
        </w:r>
      </w:ins>
      <w:ins w:id="3619" w:author="PR Preview" w:date="2026-01-01T00:00:00Z">
        <w:r>
          <w:t xml:space="preserve"> </w:t>
        </w:r>
      </w:ins>
      <w:ins w:id="3620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621" w:author="PR Preview" w:date="2026-01-01T00:00:00Z">
        <w:r>
          <w:delText xml:space="preserve">The product formula in</w:delText>
        </w:r>
      </w:del>
      <w:del w:id="3622" w:author="PR Preview" w:date="2026-01-01T00:00:00Z">
        <w:r>
          <w:delText xml:space="preserve"> </w:delText>
        </w:r>
      </w:del>
      <w:hyperlink w:anchor="thm-complex-arithmetic">
        <w:del w:id="3623" w:author="PR Preview" w:date="2026-01-01T00:00:00Z">
          <w:r>
            <w:rPr>
              <w:rStyle w:val="Hyperlink"/>
            </w:rPr>
            <w:delText xml:space="preserve">Theorem 36</w:delText>
          </w:r>
        </w:del>
      </w:hyperlink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gives the same answer:</w:delText>
        </w:r>
      </w:del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with</w:delText>
        </w:r>
      </w:del>
      <w:del w:id="36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3629" w:author="PR Preview" w:date="2026-01-01T00:00:00Z">
        <w:r>
          <w:delText xml:space="preserve">,</w:delText>
        </w:r>
      </w:del>
      <w:del w:id="36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3631" w:author="PR Preview" w:date="2026-01-01T00:00:00Z">
        <w:r>
          <w:delText xml:space="preserve">,</w:delText>
        </w:r>
      </w:del>
      <w:del w:id="363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3633" w:author="PR Preview" w:date="2026-01-01T00:00:00Z">
        <w:r>
          <w:delText xml:space="preserve"> </w:delText>
        </w:r>
      </w:del>
      <w:del w:id="3634" w:author="PR Preview" w:date="2026-01-01T00:00:00Z">
        <w:r>
          <w:delText xml:space="preserve">and</w:delText>
        </w:r>
      </w:del>
      <w:del w:id="363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63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363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638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The</w:delText>
        </w:r>
      </w:del>
      <w:del w:id="3641" w:author="PR Preview" w:date="2026-01-01T00:00:00Z">
        <w:r>
          <w:delText xml:space="preserve"> </w:delText>
        </w:r>
      </w:del>
      <w:del w:id="3642" w:author="PR Preview" w:date="2026-01-01T00:00:00Z">
        <w:r>
          <w:rPr>
            <w:b/>
            <w:bCs/>
          </w:rPr>
          <w:delText xml:space="preserve">complex conjugate</w:delText>
        </w:r>
      </w:del>
      <w:del w:id="3643" w:author="PR Preview" w:date="2026-01-01T00:00:00Z">
        <w:r>
          <w:delText xml:space="preserve"> </w:delText>
        </w:r>
      </w:del>
      <w:del w:id="3644" w:author="PR Preview" w:date="2026-01-01T00:00:00Z">
        <w:r>
          <w:delText xml:space="preserve">[40]</w:delText>
        </w:r>
      </w:del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of a complex number</w:delText>
        </w:r>
      </w:del>
      <w:del w:id="364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3648" w:author="PR Preview" w:date="2026-01-01T00:00:00Z">
        <w:r>
          <w:delText xml:space="preserve"> </w:delText>
        </w:r>
      </w:del>
      <w:del w:id="3649" w:author="PR Preview" w:date="2026-01-01T00:00:00Z">
        <w:r>
          <w:delText xml:space="preserve">(</w:delText>
        </w:r>
      </w:del>
      <w:hyperlink w:anchor="def-complex-number">
        <w:del w:id="3650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3651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652" w:author="PR Preview" w:date="2026-01-01T00:00:00Z">
        <w:r>
          <w:delText xml:space="preserve">Axler [38], Definition 4.2, p. 120</w:delText>
        </w:r>
      </w:del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gives the same definition, as</w:delText>
        </w:r>
      </w:del>
      <w:del w:id="3655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3656" w:author="PR Preview" w:date="2026-01-01T00:00:00Z">
        <w:r>
          <w:delText xml:space="preserve">.</w:delText>
        </w:r>
      </w:del>
    </w:p>
    <w:p>
      <w:pPr>
        <w:pStyle w:val="BodyText"/>
      </w:pPr>
      <w:del w:id="3657" w:author="PR Preview" w:date="2026-01-01T00:00:00Z">
        <w:r>
          <w:rPr>
            <w:b/>
            <w:bCs/>
          </w:rPr>
          <w:delText xml:space="preserve">Example 68 (Complex conjugates)</w:delText>
        </w:r>
      </w:del>
      <w:del w:id="3658" w:author="PR Preview" w:date="2026-01-01T00:00:00Z">
        <w:r>
          <w:delText xml:space="preserve"> </w:delText>
        </w:r>
      </w:del>
      <w:del w:id="3659" w:author="PR Preview" w:date="2026-01-01T00:00:00Z">
        <w:r>
          <w:delText xml:space="preserve"> </w:delText>
        </w:r>
      </w:del>
    </w:p>
    <w:p>
      <w:pPr>
        <w:pStyle w:val="FirstParagraph"/>
      </w:pPr>
      <w:ins w:id="3660" w:author="PR Preview" w:date="2026-01-01T00:00:00Z">
        <w:r>
          <w:t xml:space="preserve">The product formula in</w:t>
        </w:r>
      </w:ins>
      <w:ins w:id="3661" w:author="PR Preview" w:date="2026-01-01T00:00:00Z">
        <w:r>
          <w:t xml:space="preserve"> </w:t>
        </w:r>
      </w:ins>
      <w:hyperlink w:anchor="thm-complex-arithmetic">
        <w:ins w:id="3662" w:author="PR Preview" w:date="2026-01-01T00:00:00Z">
          <w:r>
            <w:rPr>
              <w:rStyle w:val="Hyperlink"/>
            </w:rPr>
            <w:t xml:space="preserve">Theorem 37</w:t>
          </w:r>
        </w:ins>
      </w:hyperlink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gives the same answer: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with</w:t>
        </w:r>
      </w:ins>
      <w:ins w:id="36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3668" w:author="PR Preview" w:date="2026-01-01T00:00:00Z">
        <w:r>
          <w:t xml:space="preserve">,</w:t>
        </w:r>
      </w:ins>
      <w:ins w:id="366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3670" w:author="PR Preview" w:date="2026-01-01T00:00:00Z">
        <w:r>
          <w:t xml:space="preserve">,</w:t>
        </w:r>
      </w:ins>
      <w:ins w:id="367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and</w:t>
        </w:r>
      </w:ins>
      <w:ins w:id="367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7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367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ins w:id="3677" w:author="PR Preview" w:date="2026-01-01T00:00:00Z">
        <w:r>
          <w:rPr>
            <w:b/>
            <w:bCs/>
          </w:rPr>
          <w:t xml:space="preserve">Definition 88 (Complex conjugate)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The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rPr>
            <w:b/>
            <w:bCs/>
          </w:rPr>
          <w:t xml:space="preserve">complex conjugate</w:t>
        </w:r>
      </w:ins>
      <w:ins w:id="3682" w:author="PR Preview" w:date="2026-01-01T00:00:00Z">
        <w:r>
          <w:t xml:space="preserve"> </w:t>
        </w:r>
      </w:ins>
      <w:ins w:id="3683" w:author="PR Preview" w:date="2026-01-01T00:00:00Z">
        <w:r>
          <w:t xml:space="preserve">[44]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of a complex number</w:t>
        </w:r>
      </w:ins>
      <w:ins w:id="368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(</w:t>
        </w:r>
      </w:ins>
      <w:hyperlink w:anchor="def-complex-number">
        <w:ins w:id="3689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3690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ins w:id="3691" w:author="PR Preview" w:date="2026-01-01T00:00:00Z">
        <w:r>
          <w:t xml:space="preserve">Axler [42], Definition 4.2, p. 120</w:t>
        </w:r>
      </w:ins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gives the same definition, as</w:t>
        </w:r>
      </w:ins>
      <w:ins w:id="3694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3695" w:author="PR Preview" w:date="2026-01-01T00:00:00Z">
        <w:r>
          <w:t xml:space="preserve">.</w:t>
        </w:r>
      </w:ins>
    </w:p>
    <w:bookmarkStart w:id="312" w:name="exm-complex-conjugate"/>
    <w:p>
      <w:pPr>
        <w:pStyle w:val="BodyText"/>
      </w:pPr>
      <w:ins w:id="3696" w:author="PR Preview" w:date="2026-01-01T00:00:00Z">
        <w:r>
          <w:rPr>
            <w:b/>
            <w:bCs/>
          </w:rPr>
          <w:t xml:space="preserve">Example 69 (Complex conjugates)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 </w:t>
        </w:r>
      </w:ins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del w:id="3699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The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rPr>
            <w:b/>
            <w:bCs/>
          </w:rPr>
          <w:delText xml:space="preserve">absolute value</w:delText>
        </w:r>
      </w:del>
      <w:del w:id="3704" w:author="PR Preview" w:date="2026-01-01T00:00:00Z">
        <w:r>
          <w:delText xml:space="preserve">, or</w:delText>
        </w:r>
      </w:del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rPr>
            <w:b/>
            <w:bCs/>
          </w:rPr>
          <w:delText xml:space="preserve">modulus</w:delText>
        </w:r>
      </w:del>
      <w:del w:id="3707" w:author="PR Preview" w:date="2026-01-01T00:00:00Z">
        <w:r>
          <w:delText xml:space="preserve"> </w:delText>
        </w:r>
      </w:del>
      <w:del w:id="3708" w:author="PR Preview" w:date="2026-01-01T00:00:00Z">
        <w:r>
          <w:delText xml:space="preserve">[39]</w:delText>
        </w:r>
      </w:del>
      <w:del w:id="3709" w:author="PR Preview" w:date="2026-01-01T00:00:00Z">
        <w:r>
          <w:delText xml:space="preserve">, of a complex number</w:delText>
        </w:r>
      </w:del>
      <w:del w:id="371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(</w:delText>
        </w:r>
      </w:del>
      <w:hyperlink w:anchor="def-complex-number">
        <w:del w:id="3713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3714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15" w:author="PR Preview" w:date="2026-01-01T00:00:00Z">
        <w:r>
          <w:delText xml:space="preserve">Axler [38], Definition 4.2, p. 120</w:delText>
        </w:r>
      </w:del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gives the same definition.</w:delText>
        </w:r>
      </w:del>
    </w:p>
    <w:p>
      <w:pPr>
        <w:pStyle w:val="BodyText"/>
      </w:pPr>
      <w:del w:id="3718" w:author="PR Preview" w:date="2026-01-01T00:00:00Z">
        <w:r>
          <w:rPr>
            <w:b/>
            <w:bCs/>
          </w:rPr>
          <w:delText xml:space="preserve">Example 69 (Absolute values of complex numbers)</w:delText>
        </w:r>
      </w:del>
      <w:del w:id="3719" w:author="PR Preview" w:date="2026-01-01T00:00:00Z">
        <w:r>
          <w:delText xml:space="preserve"> </w:delText>
        </w:r>
      </w:del>
      <w:del w:id="3720" w:author="PR Preview" w:date="2026-01-01T00:00:00Z">
        <w:r>
          <w:delText xml:space="preserve"> </w:delText>
        </w:r>
      </w:del>
    </w:p>
    <w:p>
      <w:pPr>
        <w:pStyle w:val="FirstParagraph"/>
      </w:pPr>
      <w:ins w:id="3721" w:author="PR Preview" w:date="2026-01-01T00:00:00Z">
        <w:r>
          <w:rPr>
            <w:b/>
            <w:bCs/>
          </w:rPr>
          <w:t xml:space="preserve">Definition 89 (Absolute value (modulus) of a complex number)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The</w:t>
        </w:r>
      </w:ins>
      <w:ins w:id="3724" w:author="PR Preview" w:date="2026-01-01T00:00:00Z">
        <w:r>
          <w:t xml:space="preserve"> </w:t>
        </w:r>
      </w:ins>
      <w:ins w:id="3725" w:author="PR Preview" w:date="2026-01-01T00:00:00Z">
        <w:r>
          <w:rPr>
            <w:b/>
            <w:bCs/>
          </w:rPr>
          <w:t xml:space="preserve">absolute value</w:t>
        </w:r>
      </w:ins>
      <w:ins w:id="3726" w:author="PR Preview" w:date="2026-01-01T00:00:00Z">
        <w:r>
          <w:t xml:space="preserve">, or</w:t>
        </w:r>
      </w:ins>
      <w:ins w:id="3727" w:author="PR Preview" w:date="2026-01-01T00:00:00Z">
        <w:r>
          <w:t xml:space="preserve"> </w:t>
        </w:r>
      </w:ins>
      <w:ins w:id="3728" w:author="PR Preview" w:date="2026-01-01T00:00:00Z">
        <w:r>
          <w:rPr>
            <w:b/>
            <w:bCs/>
          </w:rPr>
          <w:t xml:space="preserve">modulus</w:t>
        </w:r>
      </w:ins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[43]</w:t>
        </w:r>
      </w:ins>
      <w:ins w:id="3731" w:author="PR Preview" w:date="2026-01-01T00:00:00Z">
        <w:r>
          <w:t xml:space="preserve">, of a complex number</w:t>
        </w:r>
      </w:ins>
      <w:ins w:id="373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733" w:author="PR Preview" w:date="2026-01-01T00:00:00Z">
        <w:r>
          <w:t xml:space="preserve"> </w:t>
        </w:r>
      </w:ins>
      <w:ins w:id="3734" w:author="PR Preview" w:date="2026-01-01T00:00:00Z">
        <w:r>
          <w:t xml:space="preserve">(</w:t>
        </w:r>
      </w:ins>
      <w:hyperlink w:anchor="def-complex-number">
        <w:ins w:id="3735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3736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ins w:id="3737" w:author="PR Preview" w:date="2026-01-01T00:00:00Z">
        <w:r>
          <w:t xml:space="preserve">Axler [42], Definition 4.2, p. 120</w:t>
        </w:r>
      </w:ins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gives the same definition.</w:t>
        </w:r>
      </w:ins>
    </w:p>
    <w:bookmarkStart w:id="314" w:name="exm-complex-modulus"/>
    <w:p>
      <w:pPr>
        <w:pStyle w:val="BodyText"/>
      </w:pPr>
      <w:ins w:id="3740" w:author="PR Preview" w:date="2026-01-01T00:00:00Z">
        <w:r>
          <w:rPr>
            <w:b/>
            <w:bCs/>
          </w:rPr>
          <w:t xml:space="preserve">Example 70 (Absolute values of complex numbers)</w:t>
        </w:r>
      </w:ins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del w:id="3743" w:author="PR Preview" w:date="2026-01-01T00:00:00Z">
        <w:r>
          <w:rPr>
            <w:b/>
            <w:bCs/>
          </w:rPr>
          <w:delText xml:space="preserve">Theorem 37 (A complex number times its conjugate)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For every complex number</w:delText>
        </w:r>
      </w:del>
      <w:del w:id="3746" w:author="PR Preview" w:date="2026-01-01T00:00:00Z">
        <w:r>
          <w:delText xml:space="preserve"> </w:delText>
        </w:r>
      </w:del>
      <m:oMath>
        <m:r>
          <m:t>z</m:t>
        </m:r>
      </m:oMath>
      <w:del w:id="3747" w:author="PR Preview" w:date="2026-01-01T00:00:00Z">
        <w:r>
          <w:delText xml:space="preserve">,</w:delText>
        </w:r>
      </w:del>
    </w:p>
    <w:p>
      <w:pPr>
        <w:pStyle w:val="FirstParagraph"/>
      </w:pPr>
      <w:ins w:id="3748" w:author="PR Preview" w:date="2026-01-01T00:00:00Z">
        <w:r>
          <w:rPr>
            <w:b/>
            <w:bCs/>
          </w:rPr>
          <w:t xml:space="preserve">Theorem 38 (A complex number times its conjugate)</w:t>
        </w:r>
      </w:ins>
      <w:ins w:id="3749" w:author="PR Preview" w:date="2026-01-01T00:00:00Z">
        <w:r>
          <w:t xml:space="preserve"> </w:t>
        </w:r>
      </w:ins>
      <w:ins w:id="3750" w:author="PR Preview" w:date="2026-01-01T00:00:00Z">
        <w:r>
          <w:t xml:space="preserve">For every complex number</w:t>
        </w:r>
      </w:ins>
      <w:ins w:id="3751" w:author="PR Preview" w:date="2026-01-01T00:00:00Z">
        <w:r>
          <w:t xml:space="preserve"> </w:t>
        </w:r>
      </w:ins>
      <m:oMath>
        <m:r>
          <m:t>z</m:t>
        </m:r>
      </m:oMath>
      <w:ins w:id="375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753" w:author="PR Preview" w:date="2026-01-01T00:00:00Z">
        <w:r>
          <w:delText xml:space="preserve">Axler [38], result 4.4, p. 121</w:delText>
        </w:r>
      </w:del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lists this identity among the properties of complex numbers.</w:delText>
        </w:r>
      </w:del>
    </w:p>
    <w:p>
      <w:pPr>
        <w:pStyle w:val="BodyText"/>
      </w:pPr>
      <w:del w:id="3756" w:author="PR Preview" w:date="2026-01-01T00:00:00Z">
        <w:r>
          <w:rPr>
            <w:b/>
            <w:bCs/>
          </w:rPr>
          <w:delText xml:space="preserve">Example 70 (Multiplying</w:delText>
        </w:r>
      </w:del>
      <w:del w:id="3757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3758" w:author="PR Preview" w:date="2026-01-01T00:00:00Z">
        <w:r>
          <w:rPr>
            <w:b/>
            <w:bCs/>
          </w:rPr>
          <w:delText xml:space="preserve"> </w:delText>
        </w:r>
      </w:del>
      <w:del w:id="3759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760" w:author="PR Preview" w:date="2026-01-01T00:00:00Z">
        <w:r>
          <w:delText xml:space="preserve">which is</w:delText>
        </w:r>
      </w:del>
      <w:del w:id="37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from</w:delText>
        </w:r>
      </w:del>
      <w:del w:id="3764" w:author="PR Preview" w:date="2026-01-01T00:00:00Z">
        <w:r>
          <w:delText xml:space="preserve"> </w:delText>
        </w:r>
      </w:del>
      <w:hyperlink w:anchor="exm-complex-modulus">
        <w:del w:id="3765" w:author="PR Preview" w:date="2026-01-01T00:00:00Z">
          <w:r>
            <w:rPr>
              <w:rStyle w:val="Hyperlink"/>
            </w:rPr>
            <w:delText xml:space="preserve">Example 69</w:delText>
          </w:r>
        </w:del>
      </w:hyperlink>
      <w:del w:id="3766" w:author="PR Preview" w:date="2026-01-01T00:00:00Z">
        <w:r>
          <w:delText xml:space="preserve">, as</w:delText>
        </w:r>
      </w:del>
      <w:del w:id="3767" w:author="PR Preview" w:date="2026-01-01T00:00:00Z">
        <w:r>
          <w:delText xml:space="preserve"> </w:delText>
        </w:r>
      </w:del>
      <w:hyperlink w:anchor="thm-conj-product">
        <w:del w:id="3768" w:author="PR Preview" w:date="2026-01-01T00:00:00Z">
          <w:r>
            <w:rPr>
              <w:rStyle w:val="Hyperlink"/>
            </w:rPr>
            <w:delText xml:space="preserve">Theorem 37</w:delText>
          </w:r>
        </w:del>
      </w:hyperlink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says.</w:delText>
        </w:r>
      </w:del>
    </w:p>
    <w:p>
      <w:pPr>
        <w:pStyle w:val="FirstParagraph"/>
      </w:pPr>
      <w:ins w:id="3771" w:author="PR Preview" w:date="2026-01-01T00:00:00Z">
        <w:r>
          <w:t xml:space="preserve">Axler [42], result 4.4, p. 121</w:t>
        </w:r>
      </w:ins>
      <w:ins w:id="3772" w:author="PR Preview" w:date="2026-01-01T00:00:00Z">
        <w:r>
          <w:t xml:space="preserve"> </w:t>
        </w:r>
      </w:ins>
      <w:ins w:id="3773" w:author="PR Preview" w:date="2026-01-01T00:00:00Z">
        <w:r>
          <w:t xml:space="preserve">lists this identity among the properties of complex numbers.</w:t>
        </w:r>
      </w:ins>
    </w:p>
    <w:bookmarkStart w:id="316" w:name="exm-conj-product"/>
    <w:p>
      <w:pPr>
        <w:pStyle w:val="BodyText"/>
      </w:pPr>
      <w:ins w:id="3774" w:author="PR Preview" w:date="2026-01-01T00:00:00Z">
        <w:r>
          <w:rPr>
            <w:b/>
            <w:bCs/>
          </w:rPr>
          <w:t xml:space="preserve">Example 71 (Multiplying</w:t>
        </w:r>
      </w:ins>
      <w:ins w:id="377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3776" w:author="PR Preview" w:date="2026-01-01T00:00:00Z">
        <w:r>
          <w:rPr>
            <w:b/>
            <w:bCs/>
          </w:rPr>
          <w:t xml:space="preserve"> </w:t>
        </w:r>
      </w:ins>
      <w:ins w:id="3777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3778" w:author="PR Preview" w:date="2026-01-01T00:00:00Z">
        <w:r>
          <w:t xml:space="preserve">which is</w:t>
        </w:r>
      </w:ins>
      <w:ins w:id="377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from</w:t>
        </w:r>
      </w:ins>
      <w:ins w:id="3782" w:author="PR Preview" w:date="2026-01-01T00:00:00Z">
        <w:r>
          <w:t xml:space="preserve"> </w:t>
        </w:r>
      </w:ins>
      <w:hyperlink w:anchor="exm-complex-modulus">
        <w:ins w:id="3783" w:author="PR Preview" w:date="2026-01-01T00:00:00Z">
          <w:r>
            <w:rPr>
              <w:rStyle w:val="Hyperlink"/>
            </w:rPr>
            <w:t xml:space="preserve">Example 70</w:t>
          </w:r>
        </w:ins>
      </w:hyperlink>
      <w:ins w:id="3784" w:author="PR Preview" w:date="2026-01-01T00:00:00Z">
        <w:r>
          <w:t xml:space="preserve">, as</w:t>
        </w:r>
      </w:ins>
      <w:ins w:id="3785" w:author="PR Preview" w:date="2026-01-01T00:00:00Z">
        <w:r>
          <w:t xml:space="preserve"> </w:t>
        </w:r>
      </w:ins>
      <w:hyperlink w:anchor="thm-conj-product">
        <w:ins w:id="3786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says.</w:t>
        </w:r>
      </w:ins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del w:id="3789" w:author="PR Preview" w:date="2026-01-01T00:00:00Z">
        <w:r>
          <w:delText xml:space="preserve">Abramson et al.</w:delText>
        </w:r>
      </w:del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delText xml:space="preserve">[41]</w:delText>
        </w:r>
      </w:del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is a free online textbook on algebra and trigonometry.</w:delText>
        </w:r>
      </w:del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delText xml:space="preserve">It covers equations, inequalities, polynomials, exponentials, logarithms, and trigonometry,</w:delText>
        </w:r>
      </w:del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which overlap with the algebra in these notes.</w:delText>
        </w:r>
      </w:del>
    </w:p>
    <w:p>
      <w:pPr>
        <w:pStyle w:val="Compact"/>
        <w:numPr>
          <w:ilvl w:val="0"/>
          <w:numId w:val="1062"/>
        </w:numPr>
      </w:pPr>
      <w:del w:id="3798" w:author="PR Preview" w:date="2026-01-01T00:00:00Z">
        <w:r>
          <w:delText xml:space="preserve">Rudin [15]</w:delText>
        </w:r>
      </w:del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develops the real numbers, including the least upper bound property</w:delText>
        </w:r>
      </w:del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behind the infimum and supremum.</w:delText>
        </w:r>
      </w:del>
    </w:p>
    <w:p>
      <w:pPr>
        <w:pStyle w:val="Compact"/>
        <w:numPr>
          <w:ilvl w:val="0"/>
          <w:numId w:val="1062"/>
        </w:numPr>
      </w:pPr>
      <w:ins w:id="3803" w:author="PR Preview" w:date="2026-01-01T00:00:00Z">
        <w:r>
          <w:t xml:space="preserve">Abramson et al.</w:t>
        </w:r>
      </w:ins>
      <w:ins w:id="3804" w:author="PR Preview" w:date="2026-01-01T00:00:00Z">
        <w:r>
          <w:t xml:space="preserve"> </w:t>
        </w:r>
      </w:ins>
      <w:ins w:id="3805" w:author="PR Preview" w:date="2026-01-01T00:00:00Z">
        <w:r>
          <w:t xml:space="preserve">[45]</w:t>
        </w:r>
      </w:ins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is a free online textbook on algebra and trigonometry.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It covers equations, inequalities, polynomials, exponentials, logarithms, and trigonometry,</w:t>
        </w:r>
      </w:ins>
      <w:ins w:id="3810" w:author="PR Preview" w:date="2026-01-01T00:00:00Z">
        <w:r>
          <w:t xml:space="preserve"> </w:t>
        </w:r>
      </w:ins>
      <w:ins w:id="3811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62"/>
        </w:numPr>
      </w:pPr>
      <w:ins w:id="3812" w:author="PR Preview" w:date="2026-01-01T00:00:00Z">
        <w:r>
          <w:t xml:space="preserve">Rudin [16]</w:t>
        </w:r>
      </w:ins>
      <w:ins w:id="3813" w:author="PR Preview" w:date="2026-01-01T00:00:00Z">
        <w:r>
          <w:t xml:space="preserve"> </w:t>
        </w:r>
      </w:ins>
      <w:ins w:id="3814" w:author="PR Preview" w:date="2026-01-01T00:00:00Z">
        <w:r>
          <w:t xml:space="preserve">develops the real numbers, including the least upper bound property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behind the infimum and supremum.</w:t>
        </w:r>
      </w:ins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del w:id="3817" w:author="PR Preview" w:date="2026-01-01T00:00:00Z">
        <w:r>
          <w:delText xml:space="preserve">[13]</w:delText>
        </w:r>
      </w:del>
      <w:del w:id="3818" w:author="PR Preview" w:date="2026-01-01T00:00:00Z">
        <w:r>
          <w:delText xml:space="preserve"> </w:delText>
        </w:r>
      </w:del>
      <w:del w:id="3819" w:author="PR Preview" w:date="2026-01-01T00:00:00Z">
        <w:r>
          <w:delText xml:space="preserve">	</w:delText>
        </w:r>
      </w:del>
      <w:del w:id="3820" w:author="PR Preview" w:date="2026-01-01T00:00:00Z">
        <w:r>
          <w:delText xml:space="preserve">Wikipedia contributors,</w:delText>
        </w:r>
      </w:del>
      <w:del w:id="3821" w:author="PR Preview" w:date="2026-01-01T00:00:00Z">
        <w:r>
          <w:delText xml:space="preserve"> </w:delText>
        </w:r>
      </w:del>
      <w:del w:id="3822" w:author="PR Preview" w:date="2026-01-01T00:00:00Z">
        <w:r>
          <w:delText xml:space="preserve">“Upper and lower bounds —</w:delText>
        </w:r>
      </w:del>
      <w:del w:id="3823" w:author="PR Preview" w:date="2026-01-01T00:00:00Z">
        <w:r>
          <w:delText xml:space="preserve"> </w:delText>
        </w:r>
      </w:del>
      <w:del w:id="3824" w:author="PR Preview" w:date="2026-01-01T00:00:00Z">
        <w:r>
          <w:delText xml:space="preserve">Wikipedia</w:delText>
        </w:r>
      </w:del>
      <w:del w:id="3825" w:author="PR Preview" w:date="2026-01-01T00:00:00Z">
        <w:r>
          <w:delText xml:space="preserve">,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the free encyclopedia.”</w:delText>
        </w:r>
      </w:del>
      <w:del w:id="3828" w:author="PR Preview" w:date="2026-01-01T00:00:00Z">
        <w:r>
          <w:delText xml:space="preserve"> </w:delText>
        </w:r>
      </w:del>
      <w:del w:id="3829" w:author="PR Preview" w:date="2026-01-01T00:00:00Z">
        <w:r>
          <w:delText xml:space="preserve">2026. Available:</w:delText>
        </w:r>
      </w:del>
      <w:del w:id="3830" w:author="PR Preview" w:date="2026-01-01T00:00:00Z">
        <w:r>
          <w:delText xml:space="preserve"> </w:delText>
        </w:r>
      </w:del>
      <w:hyperlink r:id="rId345">
        <w:del w:id="3831" w:author="PR Preview" w:date="2026-01-01T00:00:00Z">
          <w:r>
            <w:rPr>
              <w:rStyle w:val="Hyperlink"/>
            </w:rPr>
            <w:delText xml:space="preserve">https://en.wikipedia.org/wiki/Upper_and_lower_bounds</w:delText>
          </w:r>
        </w:del>
      </w:hyperlink>
    </w:p>
    <w:p>
      <w:pPr>
        <w:pStyle w:val="Bibliography"/>
      </w:pPr>
      <w:del w:id="3832" w:author="PR Preview" w:date="2026-01-01T00:00:00Z">
        <w:r>
          <w:delText xml:space="preserve">[14]</w:delText>
        </w:r>
      </w:del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	</w:delText>
        </w:r>
      </w:del>
      <w:del w:id="3835" w:author="PR Preview" w:date="2026-01-01T00:00:00Z">
        <w:r>
          <w:delText xml:space="preserve">Wikipedia contributors,</w:delText>
        </w:r>
      </w:del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“Least-upper-bound property —</w:delText>
        </w:r>
      </w:del>
      <w:del w:id="3838" w:author="PR Preview" w:date="2026-01-01T00:00:00Z">
        <w:r>
          <w:delText xml:space="preserve"> </w:delText>
        </w:r>
      </w:del>
      <w:del w:id="3839" w:author="PR Preview" w:date="2026-01-01T00:00:00Z">
        <w:r>
          <w:delText xml:space="preserve">Wikipedia</w:delText>
        </w:r>
      </w:del>
      <w:del w:id="3840" w:author="PR Preview" w:date="2026-01-01T00:00:00Z">
        <w:r>
          <w:delText xml:space="preserve">,</w:delText>
        </w:r>
      </w:del>
      <w:del w:id="3841" w:author="PR Preview" w:date="2026-01-01T00:00:00Z">
        <w:r>
          <w:delText xml:space="preserve"> </w:delText>
        </w:r>
      </w:del>
      <w:del w:id="3842" w:author="PR Preview" w:date="2026-01-01T00:00:00Z">
        <w:r>
          <w:delText xml:space="preserve">the free encyclopedia.”</w:delText>
        </w:r>
      </w:del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2026. Available:</w:delText>
        </w:r>
      </w:del>
      <w:del w:id="3845" w:author="PR Preview" w:date="2026-01-01T00:00:00Z">
        <w:r>
          <w:delText xml:space="preserve"> </w:delText>
        </w:r>
      </w:del>
      <w:hyperlink r:id="rId347">
        <w:del w:id="3846" w:author="PR Preview" w:date="2026-01-01T00:00:00Z">
          <w:r>
            <w:rPr>
              <w:rStyle w:val="Hyperlink"/>
            </w:rPr>
            <w:delText xml:space="preserve">https://en.wikipedia.org/wiki/Least-upper-bound_property</w:delText>
          </w:r>
        </w:del>
      </w:hyperlink>
    </w:p>
    <w:p>
      <w:pPr>
        <w:pStyle w:val="Bibliography"/>
      </w:pPr>
      <w:del w:id="3847" w:author="PR Preview" w:date="2026-01-01T00:00:00Z">
        <w:r>
          <w:delText xml:space="preserve">[15]</w:delText>
        </w:r>
      </w:del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	</w:delText>
        </w:r>
      </w:del>
      <w:del w:id="3850" w:author="PR Preview" w:date="2026-01-01T00:00:00Z">
        <w:r>
          <w:delText xml:space="preserve">W. Rudin,</w:delText>
        </w:r>
      </w:del>
      <w:del w:id="3851" w:author="PR Preview" w:date="2026-01-01T00:00:00Z">
        <w:r>
          <w:delText xml:space="preserve"> </w:delText>
        </w:r>
      </w:del>
      <w:del w:id="3852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3853" w:author="PR Preview" w:date="2026-01-01T00:00:00Z">
        <w:r>
          <w:delText xml:space="preserve">, 3rd ed. in International series in pure and applied mathematics. New York: McGraw-Hill, 1976.</w:delText>
        </w:r>
      </w:del>
    </w:p>
    <w:p>
      <w:pPr>
        <w:pStyle w:val="Bibliography"/>
      </w:pPr>
      <w:del w:id="3854" w:author="PR Preview" w:date="2026-01-01T00:00:00Z">
        <w:r>
          <w:delText xml:space="preserve">[16]</w:delText>
        </w:r>
      </w:del>
      <w:del w:id="3855" w:author="PR Preview" w:date="2026-01-01T00:00:00Z">
        <w:r>
          <w:delText xml:space="preserve"> </w:delText>
        </w:r>
      </w:del>
      <w:del w:id="3856" w:author="PR Preview" w:date="2026-01-01T00:00:00Z">
        <w:r>
          <w:delText xml:space="preserve">	</w:delText>
        </w:r>
      </w:del>
      <w:del w:id="3857" w:author="PR Preview" w:date="2026-01-01T00:00:00Z">
        <w:r>
          <w:delText xml:space="preserve">Wikipedia contributors,</w:delText>
        </w:r>
      </w:del>
      <w:del w:id="3858" w:author="PR Preview" w:date="2026-01-01T00:00:00Z">
        <w:r>
          <w:delText xml:space="preserve"> </w:delText>
        </w:r>
      </w:del>
      <w:del w:id="3859" w:author="PR Preview" w:date="2026-01-01T00:00:00Z">
        <w:r>
          <w:delText xml:space="preserve">“Infimum and supremum —</w:delText>
        </w:r>
      </w:del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Wikipedia</w:delText>
        </w:r>
      </w:del>
      <w:del w:id="3862" w:author="PR Preview" w:date="2026-01-01T00:00:00Z">
        <w:r>
          <w:delText xml:space="preserve">,</w:delText>
        </w:r>
      </w:del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the free encyclopedia.”</w:delText>
        </w:r>
      </w:del>
      <w:del w:id="3865" w:author="PR Preview" w:date="2026-01-01T00:00:00Z">
        <w:r>
          <w:delText xml:space="preserve"> </w:delText>
        </w:r>
      </w:del>
      <w:del w:id="3866" w:author="PR Preview" w:date="2026-01-01T00:00:00Z">
        <w:r>
          <w:delText xml:space="preserve">2026. Available:</w:delText>
        </w:r>
      </w:del>
      <w:del w:id="3867" w:author="PR Preview" w:date="2026-01-01T00:00:00Z">
        <w:r>
          <w:delText xml:space="preserve"> </w:delText>
        </w:r>
      </w:del>
      <w:hyperlink r:id="rId350">
        <w:del w:id="3868" w:author="PR Preview" w:date="2026-01-01T00:00:00Z">
          <w:r>
            <w:rPr>
              <w:rStyle w:val="Hyperlink"/>
            </w:rPr>
            <w:delText xml:space="preserve">https://en.wikipedia.org/wiki/Infimum_and_supremum</w:delText>
          </w:r>
        </w:del>
      </w:hyperlink>
    </w:p>
    <w:p>
      <w:pPr>
        <w:pStyle w:val="Bibliography"/>
      </w:pPr>
      <w:del w:id="3869" w:author="PR Preview" w:date="2026-01-01T00:00:00Z">
        <w:r>
          <w:delText xml:space="preserve">[17]</w:delText>
        </w:r>
      </w:del>
      <w:del w:id="3870" w:author="PR Preview" w:date="2026-01-01T00:00:00Z">
        <w:r>
          <w:delText xml:space="preserve"> </w:delText>
        </w:r>
      </w:del>
      <w:del w:id="3871" w:author="PR Preview" w:date="2026-01-01T00:00:00Z">
        <w:r>
          <w:delText xml:space="preserve">	</w:delText>
        </w:r>
      </w:del>
      <w:del w:id="3872" w:author="PR Preview" w:date="2026-01-01T00:00:00Z">
        <w:r>
          <w:delText xml:space="preserve">Wikipedia contributors,</w:delText>
        </w:r>
      </w:del>
      <w:del w:id="3873" w:author="PR Preview" w:date="2026-01-01T00:00:00Z">
        <w:r>
          <w:delText xml:space="preserve"> </w:delText>
        </w:r>
      </w:del>
      <w:del w:id="3874" w:author="PR Preview" w:date="2026-01-01T00:00:00Z">
        <w:r>
          <w:delText xml:space="preserve">“Identity element —</w:delText>
        </w:r>
      </w:del>
      <w:del w:id="3875" w:author="PR Preview" w:date="2026-01-01T00:00:00Z">
        <w:r>
          <w:delText xml:space="preserve"> </w:delText>
        </w:r>
      </w:del>
      <w:del w:id="3876" w:author="PR Preview" w:date="2026-01-01T00:00:00Z">
        <w:r>
          <w:delText xml:space="preserve">Wikipedia</w:delText>
        </w:r>
      </w:del>
      <w:del w:id="3877" w:author="PR Preview" w:date="2026-01-01T00:00:00Z">
        <w:r>
          <w:delText xml:space="preserve">,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the free encyclopedia.”</w:delText>
        </w:r>
      </w:del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2026. Available:</w:delText>
        </w:r>
      </w:del>
      <w:del w:id="3882" w:author="PR Preview" w:date="2026-01-01T00:00:00Z">
        <w:r>
          <w:delText xml:space="preserve"> </w:delText>
        </w:r>
      </w:del>
      <w:hyperlink r:id="rId352">
        <w:del w:id="3883" w:author="PR Preview" w:date="2026-01-01T00:00:00Z">
          <w:r>
            <w:rPr>
              <w:rStyle w:val="Hyperlink"/>
            </w:rPr>
            <w:delText xml:space="preserve">https://en.wikipedia.org/wiki/Identity_element</w:delText>
          </w:r>
        </w:del>
      </w:hyperlink>
    </w:p>
    <w:p>
      <w:pPr>
        <w:pStyle w:val="Bibliography"/>
      </w:pPr>
      <w:del w:id="3884" w:author="PR Preview" w:date="2026-01-01T00:00:00Z">
        <w:r>
          <w:delText xml:space="preserve">[18]</w:delText>
        </w:r>
      </w:del>
      <w:del w:id="3885" w:author="PR Preview" w:date="2026-01-01T00:00:00Z">
        <w:r>
          <w:delText xml:space="preserve"> </w:delText>
        </w:r>
      </w:del>
      <w:del w:id="3886" w:author="PR Preview" w:date="2026-01-01T00:00:00Z">
        <w:r>
          <w:delText xml:space="preserve">	</w:delText>
        </w:r>
      </w:del>
      <w:del w:id="3887" w:author="PR Preview" w:date="2026-01-01T00:00:00Z">
        <w:r>
          <w:delText xml:space="preserve">Wikipedia contributors,</w:delText>
        </w:r>
      </w:del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“Commutative property —</w:delText>
        </w:r>
      </w:del>
      <w:del w:id="3890" w:author="PR Preview" w:date="2026-01-01T00:00:00Z">
        <w:r>
          <w:delText xml:space="preserve"> </w:delText>
        </w:r>
      </w:del>
      <w:del w:id="3891" w:author="PR Preview" w:date="2026-01-01T00:00:00Z">
        <w:r>
          <w:delText xml:space="preserve">Wikipedia</w:delText>
        </w:r>
      </w:del>
      <w:del w:id="3892" w:author="PR Preview" w:date="2026-01-01T00:00:00Z">
        <w:r>
          <w:delText xml:space="preserve">,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the free encyclopedia.”</w:delText>
        </w:r>
      </w:del>
      <w:del w:id="3895" w:author="PR Preview" w:date="2026-01-01T00:00:00Z">
        <w:r>
          <w:delText xml:space="preserve"> </w:delText>
        </w:r>
      </w:del>
      <w:del w:id="3896" w:author="PR Preview" w:date="2026-01-01T00:00:00Z">
        <w:r>
          <w:delText xml:space="preserve">2026. Available:</w:delText>
        </w:r>
      </w:del>
      <w:del w:id="3897" w:author="PR Preview" w:date="2026-01-01T00:00:00Z">
        <w:r>
          <w:delText xml:space="preserve"> </w:delText>
        </w:r>
      </w:del>
      <w:hyperlink r:id="rId354">
        <w:del w:id="3898" w:author="PR Preview" w:date="2026-01-01T00:00:00Z">
          <w:r>
            <w:rPr>
              <w:rStyle w:val="Hyperlink"/>
            </w:rPr>
            <w:delText xml:space="preserve">https://en.wikipedia.org/wiki/Commutative_property</w:delText>
          </w:r>
        </w:del>
      </w:hyperlink>
    </w:p>
    <w:p>
      <w:pPr>
        <w:pStyle w:val="Bibliography"/>
      </w:pPr>
      <w:del w:id="3899" w:author="PR Preview" w:date="2026-01-01T00:00:00Z">
        <w:r>
          <w:delText xml:space="preserve">[19]</w:delText>
        </w:r>
      </w:del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	</w:delText>
        </w:r>
      </w:del>
      <w:del w:id="3902" w:author="PR Preview" w:date="2026-01-01T00:00:00Z">
        <w:r>
          <w:delText xml:space="preserve">Wikipedia contributors,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“Associative property —</w:delText>
        </w:r>
      </w:del>
      <w:del w:id="3905" w:author="PR Preview" w:date="2026-01-01T00:00:00Z">
        <w:r>
          <w:delText xml:space="preserve"> </w:delText>
        </w:r>
      </w:del>
      <w:del w:id="3906" w:author="PR Preview" w:date="2026-01-01T00:00:00Z">
        <w:r>
          <w:delText xml:space="preserve">Wikipedia</w:delText>
        </w:r>
      </w:del>
      <w:del w:id="3907" w:author="PR Preview" w:date="2026-01-01T00:00:00Z">
        <w:r>
          <w:delText xml:space="preserve">,</w:delText>
        </w:r>
      </w:del>
      <w:del w:id="3908" w:author="PR Preview" w:date="2026-01-01T00:00:00Z">
        <w:r>
          <w:delText xml:space="preserve"> </w:delText>
        </w:r>
      </w:del>
      <w:del w:id="3909" w:author="PR Preview" w:date="2026-01-01T00:00:00Z">
        <w:r>
          <w:delText xml:space="preserve">the free encyclopedia.”</w:delText>
        </w:r>
      </w:del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2026. Available:</w:delText>
        </w:r>
      </w:del>
      <w:del w:id="3912" w:author="PR Preview" w:date="2026-01-01T00:00:00Z">
        <w:r>
          <w:delText xml:space="preserve"> </w:delText>
        </w:r>
      </w:del>
      <w:hyperlink r:id="rId356">
        <w:del w:id="3913" w:author="PR Preview" w:date="2026-01-01T00:00:00Z">
          <w:r>
            <w:rPr>
              <w:rStyle w:val="Hyperlink"/>
            </w:rPr>
            <w:delText xml:space="preserve">https://en.wikipedia.org/wiki/Associative_property</w:delText>
          </w:r>
        </w:del>
      </w:hyperlink>
    </w:p>
    <w:p>
      <w:pPr>
        <w:pStyle w:val="Bibliography"/>
      </w:pPr>
      <w:del w:id="3914" w:author="PR Preview" w:date="2026-01-01T00:00:00Z">
        <w:r>
          <w:delText xml:space="preserve">[20]</w:delText>
        </w:r>
      </w:del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	</w:delText>
        </w:r>
      </w:del>
      <w:del w:id="3917" w:author="PR Preview" w:date="2026-01-01T00:00:00Z">
        <w:r>
          <w:delText xml:space="preserve">Wikipedia contributors,</w:delText>
        </w:r>
      </w:del>
      <w:del w:id="3918" w:author="PR Preview" w:date="2026-01-01T00:00:00Z">
        <w:r>
          <w:delText xml:space="preserve"> </w:delText>
        </w:r>
      </w:del>
      <w:del w:id="3919" w:author="PR Preview" w:date="2026-01-01T00:00:00Z">
        <w:r>
          <w:delText xml:space="preserve">“Distributive property —</w:delText>
        </w:r>
      </w:del>
      <w:del w:id="3920" w:author="PR Preview" w:date="2026-01-01T00:00:00Z">
        <w:r>
          <w:delText xml:space="preserve"> </w:delText>
        </w:r>
      </w:del>
      <w:del w:id="3921" w:author="PR Preview" w:date="2026-01-01T00:00:00Z">
        <w:r>
          <w:delText xml:space="preserve">Wikipedia</w:delText>
        </w:r>
      </w:del>
      <w:del w:id="3922" w:author="PR Preview" w:date="2026-01-01T00:00:00Z">
        <w:r>
          <w:delText xml:space="preserve">,</w:delText>
        </w:r>
      </w:del>
      <w:del w:id="3923" w:author="PR Preview" w:date="2026-01-01T00:00:00Z">
        <w:r>
          <w:delText xml:space="preserve"> </w:delText>
        </w:r>
      </w:del>
      <w:del w:id="3924" w:author="PR Preview" w:date="2026-01-01T00:00:00Z">
        <w:r>
          <w:delText xml:space="preserve">the free encyclopedia.”</w:delText>
        </w:r>
      </w:del>
      <w:del w:id="3925" w:author="PR Preview" w:date="2026-01-01T00:00:00Z">
        <w:r>
          <w:delText xml:space="preserve"> </w:delText>
        </w:r>
      </w:del>
      <w:del w:id="3926" w:author="PR Preview" w:date="2026-01-01T00:00:00Z">
        <w:r>
          <w:delText xml:space="preserve">2026. Available:</w:delText>
        </w:r>
      </w:del>
      <w:del w:id="3927" w:author="PR Preview" w:date="2026-01-01T00:00:00Z">
        <w:r>
          <w:delText xml:space="preserve"> </w:delText>
        </w:r>
      </w:del>
      <w:hyperlink r:id="rId358">
        <w:del w:id="3928" w:author="PR Preview" w:date="2026-01-01T00:00:00Z">
          <w:r>
            <w:rPr>
              <w:rStyle w:val="Hyperlink"/>
            </w:rPr>
            <w:delText xml:space="preserve">https://en.wikipedia.org/wiki/Distributive_property</w:delText>
          </w:r>
        </w:del>
      </w:hyperlink>
    </w:p>
    <w:p>
      <w:pPr>
        <w:pStyle w:val="Bibliography"/>
      </w:pPr>
      <w:del w:id="3929" w:author="PR Preview" w:date="2026-01-01T00:00:00Z">
        <w:r>
          <w:delText xml:space="preserve">[21]</w:delText>
        </w:r>
      </w:del>
      <w:del w:id="3930" w:author="PR Preview" w:date="2026-01-01T00:00:00Z">
        <w:r>
          <w:delText xml:space="preserve"> </w:delText>
        </w:r>
      </w:del>
      <w:del w:id="3931" w:author="PR Preview" w:date="2026-01-01T00:00:00Z">
        <w:r>
          <w:delText xml:space="preserve">	</w:delText>
        </w:r>
      </w:del>
      <w:del w:id="3932" w:author="PR Preview" w:date="2026-01-01T00:00:00Z">
        <w:r>
          <w:delText xml:space="preserve">Wikipedia contributors,</w:delText>
        </w:r>
      </w:del>
      <w:del w:id="3933" w:author="PR Preview" w:date="2026-01-01T00:00:00Z">
        <w:r>
          <w:delText xml:space="preserve"> </w:delText>
        </w:r>
      </w:del>
      <w:del w:id="3934" w:author="PR Preview" w:date="2026-01-01T00:00:00Z">
        <w:r>
          <w:delText xml:space="preserve">“Like terms —</w:delText>
        </w:r>
      </w:del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delText xml:space="preserve">Wikipedia</w:delText>
        </w:r>
      </w:del>
      <w:del w:id="3937" w:author="PR Preview" w:date="2026-01-01T00:00:00Z">
        <w:r>
          <w:delText xml:space="preserve">,</w:delText>
        </w:r>
      </w:del>
      <w:del w:id="3938" w:author="PR Preview" w:date="2026-01-01T00:00:00Z">
        <w:r>
          <w:delText xml:space="preserve"> </w:delText>
        </w:r>
      </w:del>
      <w:del w:id="3939" w:author="PR Preview" w:date="2026-01-01T00:00:00Z">
        <w:r>
          <w:delText xml:space="preserve">the free encyclopedia.”</w:delText>
        </w:r>
      </w:del>
      <w:del w:id="3940" w:author="PR Preview" w:date="2026-01-01T00:00:00Z">
        <w:r>
          <w:delText xml:space="preserve"> </w:delText>
        </w:r>
      </w:del>
      <w:del w:id="3941" w:author="PR Preview" w:date="2026-01-01T00:00:00Z">
        <w:r>
          <w:delText xml:space="preserve">2026. Available:</w:delText>
        </w:r>
      </w:del>
      <w:del w:id="3942" w:author="PR Preview" w:date="2026-01-01T00:00:00Z">
        <w:r>
          <w:delText xml:space="preserve"> </w:delText>
        </w:r>
      </w:del>
      <w:hyperlink r:id="rId360">
        <w:del w:id="3943" w:author="PR Preview" w:date="2026-01-01T00:00:00Z">
          <w:r>
            <w:rPr>
              <w:rStyle w:val="Hyperlink"/>
            </w:rPr>
            <w:delText xml:space="preserve">https://en.wikipedia.org/wiki/Like_terms</w:delText>
          </w:r>
        </w:del>
      </w:hyperlink>
    </w:p>
    <w:p>
      <w:pPr>
        <w:pStyle w:val="Bibliography"/>
      </w:pPr>
      <w:del w:id="3944" w:author="PR Preview" w:date="2026-01-01T00:00:00Z">
        <w:r>
          <w:delText xml:space="preserve">[22]</w:delText>
        </w:r>
      </w:del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	</w:delText>
        </w:r>
      </w:del>
      <w:del w:id="3947" w:author="PR Preview" w:date="2026-01-01T00:00:00Z">
        <w:r>
          <w:delText xml:space="preserve">Wikipedia contributors,</w:delText>
        </w:r>
      </w:del>
      <w:del w:id="3948" w:author="PR Preview" w:date="2026-01-01T00:00:00Z">
        <w:r>
          <w:delText xml:space="preserve"> </w:delText>
        </w:r>
      </w:del>
      <w:del w:id="3949" w:author="PR Preview" w:date="2026-01-01T00:00:00Z">
        <w:r>
          <w:delText xml:space="preserve">“Polynomial —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Wikipedia</w:delText>
        </w:r>
      </w:del>
      <w:del w:id="3952" w:author="PR Preview" w:date="2026-01-01T00:00:00Z">
        <w:r>
          <w:delText xml:space="preserve">,</w:delText>
        </w:r>
      </w:del>
      <w:del w:id="3953" w:author="PR Preview" w:date="2026-01-01T00:00:00Z">
        <w:r>
          <w:delText xml:space="preserve"> </w:delText>
        </w:r>
      </w:del>
      <w:del w:id="3954" w:author="PR Preview" w:date="2026-01-01T00:00:00Z">
        <w:r>
          <w:delText xml:space="preserve">the free encyclopedia.”</w:delText>
        </w:r>
      </w:del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2026. Available:</w:delText>
        </w:r>
      </w:del>
      <w:del w:id="3957" w:author="PR Preview" w:date="2026-01-01T00:00:00Z">
        <w:r>
          <w:delText xml:space="preserve"> </w:delText>
        </w:r>
      </w:del>
      <w:hyperlink r:id="rId362">
        <w:del w:id="3958" w:author="PR Preview" w:date="2026-01-01T00:00:00Z">
          <w:r>
            <w:rPr>
              <w:rStyle w:val="Hyperlink"/>
            </w:rPr>
            <w:delText xml:space="preserve">https://en.wikipedia.org/wiki/Polynomial</w:delText>
          </w:r>
        </w:del>
      </w:hyperlink>
    </w:p>
    <w:p>
      <w:pPr>
        <w:pStyle w:val="Bibliography"/>
      </w:pPr>
      <w:del w:id="3959" w:author="PR Preview" w:date="2026-01-01T00:00:00Z">
        <w:r>
          <w:delText xml:space="preserve">[23]</w:delText>
        </w:r>
      </w:del>
      <w:del w:id="3960" w:author="PR Preview" w:date="2026-01-01T00:00:00Z">
        <w:r>
          <w:delText xml:space="preserve"> </w:delText>
        </w:r>
      </w:del>
      <w:del w:id="3961" w:author="PR Preview" w:date="2026-01-01T00:00:00Z">
        <w:r>
          <w:delText xml:space="preserve">	</w:delText>
        </w:r>
      </w:del>
      <w:del w:id="3962" w:author="PR Preview" w:date="2026-01-01T00:00:00Z">
        <w:r>
          <w:delText xml:space="preserve">Wikipedia contributors,</w:delText>
        </w:r>
      </w:del>
      <w:del w:id="3963" w:author="PR Preview" w:date="2026-01-01T00:00:00Z">
        <w:r>
          <w:delText xml:space="preserve"> </w:delText>
        </w:r>
      </w:del>
      <w:del w:id="3964" w:author="PR Preview" w:date="2026-01-01T00:00:00Z">
        <w:r>
          <w:delText xml:space="preserve">“Quadratic function —</w:delText>
        </w:r>
      </w:del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Wikipedia</w:delText>
        </w:r>
      </w:del>
      <w:del w:id="3967" w:author="PR Preview" w:date="2026-01-01T00:00:00Z">
        <w:r>
          <w:delText xml:space="preserve">,</w:delText>
        </w:r>
      </w:del>
      <w:del w:id="3968" w:author="PR Preview" w:date="2026-01-01T00:00:00Z">
        <w:r>
          <w:delText xml:space="preserve"> </w:delText>
        </w:r>
      </w:del>
      <w:del w:id="3969" w:author="PR Preview" w:date="2026-01-01T00:00:00Z">
        <w:r>
          <w:delText xml:space="preserve">the free encyclopedia.”</w:delText>
        </w:r>
      </w:del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delText xml:space="preserve">2026. Available:</w:delText>
        </w:r>
      </w:del>
      <w:del w:id="3972" w:author="PR Preview" w:date="2026-01-01T00:00:00Z">
        <w:r>
          <w:delText xml:space="preserve"> </w:delText>
        </w:r>
      </w:del>
      <w:hyperlink r:id="rId364">
        <w:del w:id="3973" w:author="PR Preview" w:date="2026-01-01T00:00:00Z">
          <w:r>
            <w:rPr>
              <w:rStyle w:val="Hyperlink"/>
            </w:rPr>
            <w:delText xml:space="preserve">https://en.wikipedia.org/wiki/Quadratic_function</w:delText>
          </w:r>
        </w:del>
      </w:hyperlink>
    </w:p>
    <w:p>
      <w:pPr>
        <w:pStyle w:val="Bibliography"/>
      </w:pPr>
      <w:del w:id="3974" w:author="PR Preview" w:date="2026-01-01T00:00:00Z">
        <w:r>
          <w:delText xml:space="preserve">[24]</w:delText>
        </w:r>
      </w:del>
      <w:del w:id="3975" w:author="PR Preview" w:date="2026-01-01T00:00:00Z">
        <w:r>
          <w:delText xml:space="preserve"> </w:delText>
        </w:r>
      </w:del>
      <w:del w:id="3976" w:author="PR Preview" w:date="2026-01-01T00:00:00Z">
        <w:r>
          <w:delText xml:space="preserve">	</w:delText>
        </w:r>
      </w:del>
      <w:del w:id="3977" w:author="PR Preview" w:date="2026-01-01T00:00:00Z">
        <w:r>
          <w:delText xml:space="preserve">Wikipedia contributors,</w:delText>
        </w:r>
      </w:del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“Parabola —</w:delText>
        </w:r>
      </w:del>
      <w:del w:id="3980" w:author="PR Preview" w:date="2026-01-01T00:00:00Z">
        <w:r>
          <w:delText xml:space="preserve"> </w:delText>
        </w:r>
      </w:del>
      <w:del w:id="3981" w:author="PR Preview" w:date="2026-01-01T00:00:00Z">
        <w:r>
          <w:delText xml:space="preserve">Wikipedia</w:delText>
        </w:r>
      </w:del>
      <w:del w:id="3982" w:author="PR Preview" w:date="2026-01-01T00:00:00Z">
        <w:r>
          <w:delText xml:space="preserve">,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the free encyclopedia.”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2026. Available:</w:delText>
        </w:r>
      </w:del>
      <w:del w:id="3987" w:author="PR Preview" w:date="2026-01-01T00:00:00Z">
        <w:r>
          <w:delText xml:space="preserve"> </w:delText>
        </w:r>
      </w:del>
      <w:hyperlink r:id="rId366">
        <w:del w:id="3988" w:author="PR Preview" w:date="2026-01-01T00:00:00Z">
          <w:r>
            <w:rPr>
              <w:rStyle w:val="Hyperlink"/>
            </w:rPr>
            <w:delText xml:space="preserve">https://en.wikipedia.org/wiki/Parabola</w:delText>
          </w:r>
        </w:del>
      </w:hyperlink>
    </w:p>
    <w:p>
      <w:pPr>
        <w:pStyle w:val="Bibliography"/>
      </w:pPr>
      <w:del w:id="3989" w:author="PR Preview" w:date="2026-01-01T00:00:00Z">
        <w:r>
          <w:delText xml:space="preserve">[25]</w:delText>
        </w:r>
      </w:del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	</w:delText>
        </w:r>
      </w:del>
      <w:del w:id="3992" w:author="PR Preview" w:date="2026-01-01T00:00:00Z">
        <w:r>
          <w:delText xml:space="preserve">Wikipedia contributors,</w:delText>
        </w:r>
      </w:del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delText xml:space="preserve">“Affine transformation —</w:delText>
        </w:r>
      </w:del>
      <w:del w:id="3995" w:author="PR Preview" w:date="2026-01-01T00:00:00Z">
        <w:r>
          <w:delText xml:space="preserve"> </w:delText>
        </w:r>
      </w:del>
      <w:del w:id="3996" w:author="PR Preview" w:date="2026-01-01T00:00:00Z">
        <w:r>
          <w:delText xml:space="preserve">Wikipedia</w:delText>
        </w:r>
      </w:del>
      <w:del w:id="3997" w:author="PR Preview" w:date="2026-01-01T00:00:00Z">
        <w:r>
          <w:delText xml:space="preserve">,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the free encyclopedia.”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2026. Available:</w:delText>
        </w:r>
      </w:del>
      <w:del w:id="4002" w:author="PR Preview" w:date="2026-01-01T00:00:00Z">
        <w:r>
          <w:delText xml:space="preserve"> </w:delText>
        </w:r>
      </w:del>
      <w:hyperlink r:id="rId368">
        <w:del w:id="4003" w:author="PR Preview" w:date="2026-01-01T00:00:00Z">
          <w:r>
            <w:rPr>
              <w:rStyle w:val="Hyperlink"/>
            </w:rPr>
            <w:delText xml:space="preserve">https://en.wikipedia.org/wiki/Affine_transformation</w:delText>
          </w:r>
        </w:del>
      </w:hyperlink>
    </w:p>
    <w:p>
      <w:pPr>
        <w:pStyle w:val="Bibliography"/>
      </w:pPr>
      <w:del w:id="4004" w:author="PR Preview" w:date="2026-01-01T00:00:00Z">
        <w:r>
          <w:delText xml:space="preserve">[26]</w:delText>
        </w:r>
      </w:del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	</w:delText>
        </w:r>
      </w:del>
      <w:del w:id="4007" w:author="PR Preview" w:date="2026-01-01T00:00:00Z">
        <w:r>
          <w:delText xml:space="preserve">Wikipedia contributors,</w:delText>
        </w:r>
      </w:del>
      <w:del w:id="4008" w:author="PR Preview" w:date="2026-01-01T00:00:00Z">
        <w:r>
          <w:delText xml:space="preserve"> </w:delText>
        </w:r>
      </w:del>
      <w:del w:id="4009" w:author="PR Preview" w:date="2026-01-01T00:00:00Z">
        <w:r>
          <w:delText xml:space="preserve">“Slope —</w:delText>
        </w:r>
      </w:del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Wikipedia</w:delText>
        </w:r>
      </w:del>
      <w:del w:id="4012" w:author="PR Preview" w:date="2026-01-01T00:00:00Z">
        <w:r>
          <w:delText xml:space="preserve">,</w:delText>
        </w:r>
      </w:del>
      <w:del w:id="4013" w:author="PR Preview" w:date="2026-01-01T00:00:00Z">
        <w:r>
          <w:delText xml:space="preserve"> </w:delText>
        </w:r>
      </w:del>
      <w:del w:id="4014" w:author="PR Preview" w:date="2026-01-01T00:00:00Z">
        <w:r>
          <w:delText xml:space="preserve">the free encyclopedia.”</w:delText>
        </w:r>
      </w:del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2026. Available:</w:delText>
        </w:r>
      </w:del>
      <w:del w:id="4017" w:author="PR Preview" w:date="2026-01-01T00:00:00Z">
        <w:r>
          <w:delText xml:space="preserve"> </w:delText>
        </w:r>
      </w:del>
      <w:hyperlink r:id="rId370">
        <w:del w:id="4018" w:author="PR Preview" w:date="2026-01-01T00:00:00Z">
          <w:r>
            <w:rPr>
              <w:rStyle w:val="Hyperlink"/>
            </w:rPr>
            <w:delText xml:space="preserve">https://en.wikipedia.org/wiki/Slope</w:delText>
          </w:r>
        </w:del>
      </w:hyperlink>
    </w:p>
    <w:p>
      <w:pPr>
        <w:pStyle w:val="Bibliography"/>
      </w:pPr>
      <w:del w:id="4019" w:author="PR Preview" w:date="2026-01-01T00:00:00Z">
        <w:r>
          <w:delText xml:space="preserve">[27]</w:delText>
        </w:r>
      </w:del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	</w:delText>
        </w:r>
      </w:del>
      <w:del w:id="4022" w:author="PR Preview" w:date="2026-01-01T00:00:00Z">
        <w:r>
          <w:delText xml:space="preserve">Wikipedia contributors,</w:delText>
        </w:r>
      </w:del>
      <w:del w:id="4023" w:author="PR Preview" w:date="2026-01-01T00:00:00Z">
        <w:r>
          <w:delText xml:space="preserve"> </w:delText>
        </w:r>
      </w:del>
      <w:del w:id="4024" w:author="PR Preview" w:date="2026-01-01T00:00:00Z">
        <w:r>
          <w:delText xml:space="preserve">“Limit of a sequence —</w:delText>
        </w:r>
      </w:del>
      <w:del w:id="4025" w:author="PR Preview" w:date="2026-01-01T00:00:00Z">
        <w:r>
          <w:delText xml:space="preserve"> </w:delText>
        </w:r>
      </w:del>
      <w:del w:id="4026" w:author="PR Preview" w:date="2026-01-01T00:00:00Z">
        <w:r>
          <w:delText xml:space="preserve">Wikipedia</w:delText>
        </w:r>
      </w:del>
      <w:del w:id="4027" w:author="PR Preview" w:date="2026-01-01T00:00:00Z">
        <w:r>
          <w:delText xml:space="preserve">,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the free encyclopedia.”</w:delText>
        </w:r>
      </w:del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delText xml:space="preserve">2026. Available:</w:delText>
        </w:r>
      </w:del>
      <w:del w:id="4032" w:author="PR Preview" w:date="2026-01-01T00:00:00Z">
        <w:r>
          <w:delText xml:space="preserve"> </w:delText>
        </w:r>
      </w:del>
      <w:hyperlink r:id="rId374">
        <w:del w:id="4033" w:author="PR Preview" w:date="2026-01-01T00:00:00Z">
          <w:r>
            <w:rPr>
              <w:rStyle w:val="Hyperlink"/>
            </w:rPr>
            <w:delText xml:space="preserve">https://en.wikipedia.org/wiki/Limit_of_a_sequence</w:delText>
          </w:r>
        </w:del>
      </w:hyperlink>
    </w:p>
    <w:p>
      <w:pPr>
        <w:pStyle w:val="Bibliography"/>
      </w:pPr>
      <w:del w:id="4034" w:author="PR Preview" w:date="2026-01-01T00:00:00Z">
        <w:r>
          <w:delText xml:space="preserve">[28]</w:delText>
        </w:r>
      </w:del>
      <w:del w:id="4035" w:author="PR Preview" w:date="2026-01-01T00:00:00Z">
        <w:r>
          <w:delText xml:space="preserve"> </w:delText>
        </w:r>
      </w:del>
      <w:del w:id="4036" w:author="PR Preview" w:date="2026-01-01T00:00:00Z">
        <w:r>
          <w:delText xml:space="preserve">	</w:delText>
        </w:r>
      </w:del>
      <w:del w:id="4037" w:author="PR Preview" w:date="2026-01-01T00:00:00Z">
        <w:r>
          <w:delText xml:space="preserve">Wikipedia contributors,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“Exponential function —</w:delText>
        </w:r>
      </w:del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Wikipedia</w:delText>
        </w:r>
      </w:del>
      <w:del w:id="4042" w:author="PR Preview" w:date="2026-01-01T00:00:00Z">
        <w:r>
          <w:delText xml:space="preserve">,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the free encyclopedia.”</w:delText>
        </w:r>
      </w:del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2026. Available:</w:delText>
        </w:r>
      </w:del>
      <w:del w:id="4047" w:author="PR Preview" w:date="2026-01-01T00:00:00Z">
        <w:r>
          <w:delText xml:space="preserve"> </w:delText>
        </w:r>
      </w:del>
      <w:hyperlink r:id="rId376">
        <w:del w:id="4048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4049" w:author="PR Preview" w:date="2026-01-01T00:00:00Z">
        <w:r>
          <w:delText xml:space="preserve">[29]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	</w:delText>
        </w:r>
      </w:del>
      <w:del w:id="4052" w:author="PR Preview" w:date="2026-01-01T00:00:00Z">
        <w:r>
          <w:delText xml:space="preserve">Wikipedia contributors,</w:delText>
        </w:r>
      </w:del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“E (mathematical constant) —</w:delText>
        </w:r>
      </w:del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Wikipedia</w:delText>
        </w:r>
      </w:del>
      <w:del w:id="4057" w:author="PR Preview" w:date="2026-01-01T00:00:00Z">
        <w:r>
          <w:delText xml:space="preserve">,</w:delText>
        </w:r>
      </w:del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the free encyclopedia.”</w:delText>
        </w:r>
      </w:del>
      <w:del w:id="4060" w:author="PR Preview" w:date="2026-01-01T00:00:00Z">
        <w:r>
          <w:delText xml:space="preserve"> </w:delText>
        </w:r>
      </w:del>
      <w:del w:id="4061" w:author="PR Preview" w:date="2026-01-01T00:00:00Z">
        <w:r>
          <w:delText xml:space="preserve">2026. Available:</w:delText>
        </w:r>
      </w:del>
      <w:del w:id="4062" w:author="PR Preview" w:date="2026-01-01T00:00:00Z">
        <w:r>
          <w:delText xml:space="preserve"> </w:delText>
        </w:r>
      </w:del>
      <w:hyperlink r:id="rId378">
        <w:del w:id="4063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4064" w:author="PR Preview" w:date="2026-01-01T00:00:00Z">
        <w:r>
          <w:delText xml:space="preserve">[30]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	</w:delText>
        </w:r>
      </w:del>
      <w:del w:id="4067" w:author="PR Preview" w:date="2026-01-01T00:00:00Z">
        <w:r>
          <w:delText xml:space="preserve">Wikipedia contributors,</w:delText>
        </w:r>
      </w:del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“Natural logarithm —</w:delText>
        </w:r>
      </w:del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Wikipedia</w:delText>
        </w:r>
      </w:del>
      <w:del w:id="4072" w:author="PR Preview" w:date="2026-01-01T00:00:00Z">
        <w:r>
          <w:delText xml:space="preserve">,</w:delText>
        </w:r>
      </w:del>
      <w:del w:id="4073" w:author="PR Preview" w:date="2026-01-01T00:00:00Z">
        <w:r>
          <w:delText xml:space="preserve"> </w:delText>
        </w:r>
      </w:del>
      <w:del w:id="4074" w:author="PR Preview" w:date="2026-01-01T00:00:00Z">
        <w:r>
          <w:delText xml:space="preserve">the free encyclopedia.”</w:delText>
        </w:r>
      </w:del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2026. Available:</w:delText>
        </w:r>
      </w:del>
      <w:del w:id="4077" w:author="PR Preview" w:date="2026-01-01T00:00:00Z">
        <w:r>
          <w:delText xml:space="preserve"> </w:delText>
        </w:r>
      </w:del>
      <w:hyperlink r:id="rId380">
        <w:del w:id="4078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4079" w:author="PR Preview" w:date="2026-01-01T00:00:00Z">
        <w:r>
          <w:delText xml:space="preserve">[31]</w:delText>
        </w:r>
      </w:del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	</w:delText>
        </w:r>
      </w:del>
      <w:del w:id="4082" w:author="PR Preview" w:date="2026-01-01T00:00:00Z">
        <w:r>
          <w:delText xml:space="preserve">Wikipedia contributors,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“Tarski’s high school algebra problem —</w:delText>
        </w:r>
      </w:del>
      <w:del w:id="4085" w:author="PR Preview" w:date="2026-01-01T00:00:00Z">
        <w:r>
          <w:delText xml:space="preserve"> </w:delText>
        </w:r>
      </w:del>
      <w:del w:id="4086" w:author="PR Preview" w:date="2026-01-01T00:00:00Z">
        <w:r>
          <w:delText xml:space="preserve">Wikipedia</w:delText>
        </w:r>
      </w:del>
      <w:del w:id="4087" w:author="PR Preview" w:date="2026-01-01T00:00:00Z">
        <w:r>
          <w:delText xml:space="preserve">,</w:delText>
        </w:r>
      </w:del>
      <w:del w:id="4088" w:author="PR Preview" w:date="2026-01-01T00:00:00Z">
        <w:r>
          <w:delText xml:space="preserve"> </w:delText>
        </w:r>
      </w:del>
      <w:del w:id="4089" w:author="PR Preview" w:date="2026-01-01T00:00:00Z">
        <w:r>
          <w:delText xml:space="preserve">the free encyclopedia.”</w:delText>
        </w:r>
      </w:del>
      <w:del w:id="4090" w:author="PR Preview" w:date="2026-01-01T00:00:00Z">
        <w:r>
          <w:delText xml:space="preserve"> </w:delText>
        </w:r>
      </w:del>
      <w:del w:id="4091" w:author="PR Preview" w:date="2026-01-01T00:00:00Z">
        <w:r>
          <w:delText xml:space="preserve">2026. Available:</w:delText>
        </w:r>
      </w:del>
      <w:del w:id="4092" w:author="PR Preview" w:date="2026-01-01T00:00:00Z">
        <w:r>
          <w:delText xml:space="preserve"> </w:delText>
        </w:r>
      </w:del>
      <w:hyperlink r:id="rId384">
        <w:del w:id="4093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4094" w:author="PR Preview" w:date="2026-01-01T00:00:00Z">
        <w:r>
          <w:delText xml:space="preserve">[32]</w:delText>
        </w:r>
      </w:del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	</w:delText>
        </w:r>
      </w:del>
      <w:del w:id="4097" w:author="PR Preview" w:date="2026-01-01T00:00:00Z">
        <w:r>
          <w:delText xml:space="preserve">Wikipedia contributors,</w:delText>
        </w:r>
      </w:del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“Contour line —</w:delText>
        </w:r>
      </w:del>
      <w:del w:id="4100" w:author="PR Preview" w:date="2026-01-01T00:00:00Z">
        <w:r>
          <w:delText xml:space="preserve"> </w:delText>
        </w:r>
      </w:del>
      <w:del w:id="4101" w:author="PR Preview" w:date="2026-01-01T00:00:00Z">
        <w:r>
          <w:delText xml:space="preserve">Wikipedia</w:delText>
        </w:r>
      </w:del>
      <w:del w:id="4102" w:author="PR Preview" w:date="2026-01-01T00:00:00Z">
        <w:r>
          <w:delText xml:space="preserve">,</w:delText>
        </w:r>
      </w:del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the free encyclopedia.”</w:delText>
        </w:r>
      </w:del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2026. Available:</w:delText>
        </w:r>
      </w:del>
      <w:del w:id="4107" w:author="PR Preview" w:date="2026-01-01T00:00:00Z">
        <w:r>
          <w:delText xml:space="preserve"> </w:delText>
        </w:r>
      </w:del>
      <w:hyperlink r:id="rId386">
        <w:del w:id="4108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del w:id="4109" w:author="PR Preview" w:date="2026-01-01T00:00:00Z">
        <w:r>
          <w:delText xml:space="preserve">[33]</w:delText>
        </w:r>
      </w:del>
      <w:del w:id="4110" w:author="PR Preview" w:date="2026-01-01T00:00:00Z">
        <w:r>
          <w:delText xml:space="preserve"> </w:delText>
        </w:r>
      </w:del>
      <w:del w:id="4111" w:author="PR Preview" w:date="2026-01-01T00:00:00Z">
        <w:r>
          <w:delText xml:space="preserve">	</w:delText>
        </w:r>
      </w:del>
      <w:del w:id="4112" w:author="PR Preview" w:date="2026-01-01T00:00:00Z">
        <w:r>
          <w:delText xml:space="preserve">Wikipedia contributors,</w:delText>
        </w:r>
      </w:del>
      <w:del w:id="4113" w:author="PR Preview" w:date="2026-01-01T00:00:00Z">
        <w:r>
          <w:delText xml:space="preserve"> </w:delText>
        </w:r>
      </w:del>
      <w:del w:id="4114" w:author="PR Preview" w:date="2026-01-01T00:00:00Z">
        <w:r>
          <w:delText xml:space="preserve">“Unit circle —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Wikipedia</w:delText>
        </w:r>
      </w:del>
      <w:del w:id="4117" w:author="PR Preview" w:date="2026-01-01T00:00:00Z">
        <w:r>
          <w:delText xml:space="preserve">,</w:delText>
        </w:r>
      </w:del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the free encyclopedia.”</w:delText>
        </w:r>
      </w:del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2026. Available:</w:delText>
        </w:r>
      </w:del>
      <w:del w:id="4122" w:author="PR Preview" w:date="2026-01-01T00:00:00Z">
        <w:r>
          <w:delText xml:space="preserve"> </w:delText>
        </w:r>
      </w:del>
      <w:hyperlink r:id="rId388">
        <w:del w:id="4123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</w:p>
    <w:p>
      <w:pPr>
        <w:pStyle w:val="Bibliography"/>
      </w:pPr>
      <w:del w:id="4124" w:author="PR Preview" w:date="2026-01-01T00:00:00Z">
        <w:r>
          <w:delText xml:space="preserve">[34]</w:delText>
        </w:r>
      </w:del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	</w:delText>
        </w:r>
      </w:del>
      <w:del w:id="4127" w:author="PR Preview" w:date="2026-01-01T00:00:00Z">
        <w:r>
          <w:delText xml:space="preserve">Wikipedia contributors,</w:delText>
        </w:r>
      </w:del>
      <w:del w:id="4128" w:author="PR Preview" w:date="2026-01-01T00:00:00Z">
        <w:r>
          <w:delText xml:space="preserve"> </w:delText>
        </w:r>
      </w:del>
      <w:del w:id="4129" w:author="PR Preview" w:date="2026-01-01T00:00:00Z">
        <w:r>
          <w:delText xml:space="preserve">“Pi —</w:delText>
        </w:r>
      </w:del>
      <w:del w:id="4130" w:author="PR Preview" w:date="2026-01-01T00:00:00Z">
        <w:r>
          <w:delText xml:space="preserve"> </w:delText>
        </w:r>
      </w:del>
      <w:del w:id="4131" w:author="PR Preview" w:date="2026-01-01T00:00:00Z">
        <w:r>
          <w:delText xml:space="preserve">Wikipedia</w:delText>
        </w:r>
      </w:del>
      <w:del w:id="4132" w:author="PR Preview" w:date="2026-01-01T00:00:00Z">
        <w:r>
          <w:delText xml:space="preserve">,</w:delText>
        </w:r>
      </w:del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the free encyclopedia.”</w:delText>
        </w:r>
      </w:del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2026. Available:</w:delText>
        </w:r>
      </w:del>
      <w:del w:id="4137" w:author="PR Preview" w:date="2026-01-01T00:00:00Z">
        <w:r>
          <w:delText xml:space="preserve"> </w:delText>
        </w:r>
      </w:del>
      <w:hyperlink r:id="rId390">
        <w:del w:id="4138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</w:p>
    <w:p>
      <w:pPr>
        <w:pStyle w:val="Bibliography"/>
      </w:pPr>
      <w:del w:id="4139" w:author="PR Preview" w:date="2026-01-01T00:00:00Z">
        <w:r>
          <w:delText xml:space="preserve">[35]</w:delText>
        </w:r>
      </w:del>
      <w:del w:id="4140" w:author="PR Preview" w:date="2026-01-01T00:00:00Z">
        <w:r>
          <w:delText xml:space="preserve"> </w:delText>
        </w:r>
      </w:del>
      <w:del w:id="4141" w:author="PR Preview" w:date="2026-01-01T00:00:00Z">
        <w:r>
          <w:delText xml:space="preserve">	</w:delText>
        </w:r>
      </w:del>
      <w:del w:id="4142" w:author="PR Preview" w:date="2026-01-01T00:00:00Z">
        <w:r>
          <w:delText xml:space="preserve">Wikipedia contributors,</w:delText>
        </w:r>
      </w:del>
      <w:del w:id="4143" w:author="PR Preview" w:date="2026-01-01T00:00:00Z">
        <w:r>
          <w:delText xml:space="preserve"> </w:delText>
        </w:r>
      </w:del>
      <w:del w:id="4144" w:author="PR Preview" w:date="2026-01-01T00:00:00Z">
        <w:r>
          <w:delText xml:space="preserve">“Sine and cosine —</w:delText>
        </w:r>
      </w:del>
      <w:del w:id="4145" w:author="PR Preview" w:date="2026-01-01T00:00:00Z">
        <w:r>
          <w:delText xml:space="preserve"> </w:delText>
        </w:r>
      </w:del>
      <w:del w:id="4146" w:author="PR Preview" w:date="2026-01-01T00:00:00Z">
        <w:r>
          <w:delText xml:space="preserve">Wikipedia</w:delText>
        </w:r>
      </w:del>
      <w:del w:id="4147" w:author="PR Preview" w:date="2026-01-01T00:00:00Z">
        <w:r>
          <w:delText xml:space="preserve">,</w:delText>
        </w:r>
      </w:del>
      <w:del w:id="4148" w:author="PR Preview" w:date="2026-01-01T00:00:00Z">
        <w:r>
          <w:delText xml:space="preserve"> </w:delText>
        </w:r>
      </w:del>
      <w:del w:id="4149" w:author="PR Preview" w:date="2026-01-01T00:00:00Z">
        <w:r>
          <w:delText xml:space="preserve">the free encyclopedia.”</w:delText>
        </w:r>
      </w:del>
      <w:del w:id="4150" w:author="PR Preview" w:date="2026-01-01T00:00:00Z">
        <w:r>
          <w:delText xml:space="preserve"> </w:delText>
        </w:r>
      </w:del>
      <w:del w:id="4151" w:author="PR Preview" w:date="2026-01-01T00:00:00Z">
        <w:r>
          <w:delText xml:space="preserve">2026. Available:</w:delText>
        </w:r>
      </w:del>
      <w:del w:id="4152" w:author="PR Preview" w:date="2026-01-01T00:00:00Z">
        <w:r>
          <w:delText xml:space="preserve"> </w:delText>
        </w:r>
      </w:del>
      <w:hyperlink r:id="rId392">
        <w:del w:id="4153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</w:p>
    <w:p>
      <w:pPr>
        <w:pStyle w:val="Bibliography"/>
      </w:pPr>
      <w:del w:id="4154" w:author="PR Preview" w:date="2026-01-01T00:00:00Z">
        <w:r>
          <w:delText xml:space="preserve">[36]</w:delText>
        </w:r>
      </w:del>
      <w:del w:id="4155" w:author="PR Preview" w:date="2026-01-01T00:00:00Z">
        <w:r>
          <w:delText xml:space="preserve"> </w:delText>
        </w:r>
      </w:del>
      <w:del w:id="4156" w:author="PR Preview" w:date="2026-01-01T00:00:00Z">
        <w:r>
          <w:delText xml:space="preserve">	</w:delText>
        </w:r>
      </w:del>
      <w:del w:id="4157" w:author="PR Preview" w:date="2026-01-01T00:00:00Z">
        <w:r>
          <w:delText xml:space="preserve">Wikipedia contributors,</w:delText>
        </w:r>
      </w:del>
      <w:del w:id="4158" w:author="PR Preview" w:date="2026-01-01T00:00:00Z">
        <w:r>
          <w:delText xml:space="preserve"> </w:delText>
        </w:r>
      </w:del>
      <w:del w:id="4159" w:author="PR Preview" w:date="2026-01-01T00:00:00Z">
        <w:r>
          <w:delText xml:space="preserve">“Pythagorean trigonometric identity —</w:delText>
        </w:r>
      </w:del>
      <w:del w:id="4160" w:author="PR Preview" w:date="2026-01-01T00:00:00Z">
        <w:r>
          <w:delText xml:space="preserve"> </w:delText>
        </w:r>
      </w:del>
      <w:del w:id="4161" w:author="PR Preview" w:date="2026-01-01T00:00:00Z">
        <w:r>
          <w:delText xml:space="preserve">Wikipedia</w:delText>
        </w:r>
      </w:del>
      <w:del w:id="4162" w:author="PR Preview" w:date="2026-01-01T00:00:00Z">
        <w:r>
          <w:delText xml:space="preserve">,</w:delText>
        </w:r>
      </w:del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the free encyclopedia.”</w:delText>
        </w:r>
      </w:del>
      <w:del w:id="4165" w:author="PR Preview" w:date="2026-01-01T00:00:00Z">
        <w:r>
          <w:delText xml:space="preserve"> </w:delText>
        </w:r>
      </w:del>
      <w:del w:id="4166" w:author="PR Preview" w:date="2026-01-01T00:00:00Z">
        <w:r>
          <w:delText xml:space="preserve">2026. Available:</w:delText>
        </w:r>
      </w:del>
      <w:del w:id="4167" w:author="PR Preview" w:date="2026-01-01T00:00:00Z">
        <w:r>
          <w:delText xml:space="preserve"> </w:delText>
        </w:r>
      </w:del>
      <w:hyperlink r:id="rId396">
        <w:del w:id="4168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</w:p>
    <w:p>
      <w:pPr>
        <w:pStyle w:val="Bibliography"/>
      </w:pPr>
      <w:del w:id="4169" w:author="PR Preview" w:date="2026-01-01T00:00:00Z">
        <w:r>
          <w:delText xml:space="preserve">[37]</w:delText>
        </w:r>
      </w:del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	</w:delText>
        </w:r>
      </w:del>
      <w:del w:id="4172" w:author="PR Preview" w:date="2026-01-01T00:00:00Z">
        <w:r>
          <w:delText xml:space="preserve">Wikipedia contributors,</w:delText>
        </w:r>
      </w:del>
      <w:del w:id="4173" w:author="PR Preview" w:date="2026-01-01T00:00:00Z">
        <w:r>
          <w:delText xml:space="preserve"> </w:delText>
        </w:r>
      </w:del>
      <w:del w:id="4174" w:author="PR Preview" w:date="2026-01-01T00:00:00Z">
        <w:r>
          <w:delText xml:space="preserve">“Imaginary unit —</w:delText>
        </w:r>
      </w:del>
      <w:del w:id="4175" w:author="PR Preview" w:date="2026-01-01T00:00:00Z">
        <w:r>
          <w:delText xml:space="preserve"> </w:delText>
        </w:r>
      </w:del>
      <w:del w:id="4176" w:author="PR Preview" w:date="2026-01-01T00:00:00Z">
        <w:r>
          <w:delText xml:space="preserve">Wikipedia</w:delText>
        </w:r>
      </w:del>
      <w:del w:id="4177" w:author="PR Preview" w:date="2026-01-01T00:00:00Z">
        <w:r>
          <w:delText xml:space="preserve">,</w:delText>
        </w:r>
      </w:del>
      <w:del w:id="4178" w:author="PR Preview" w:date="2026-01-01T00:00:00Z">
        <w:r>
          <w:delText xml:space="preserve"> </w:delText>
        </w:r>
      </w:del>
      <w:del w:id="4179" w:author="PR Preview" w:date="2026-01-01T00:00:00Z">
        <w:r>
          <w:delText xml:space="preserve">the free encyclopedia.”</w:delText>
        </w:r>
      </w:del>
      <w:del w:id="4180" w:author="PR Preview" w:date="2026-01-01T00:00:00Z">
        <w:r>
          <w:delText xml:space="preserve"> </w:delText>
        </w:r>
      </w:del>
      <w:del w:id="4181" w:author="PR Preview" w:date="2026-01-01T00:00:00Z">
        <w:r>
          <w:delText xml:space="preserve">2026. Available:</w:delText>
        </w:r>
      </w:del>
      <w:del w:id="4182" w:author="PR Preview" w:date="2026-01-01T00:00:00Z">
        <w:r>
          <w:delText xml:space="preserve"> </w:delText>
        </w:r>
      </w:del>
      <w:hyperlink r:id="rId398">
        <w:del w:id="4183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</w:p>
    <w:p>
      <w:pPr>
        <w:pStyle w:val="Bibliography"/>
      </w:pPr>
      <w:del w:id="4184" w:author="PR Preview" w:date="2026-01-01T00:00:00Z">
        <w:r>
          <w:delText xml:space="preserve">[38]</w:delText>
        </w:r>
      </w:del>
      <w:del w:id="4185" w:author="PR Preview" w:date="2026-01-01T00:00:00Z">
        <w:r>
          <w:delText xml:space="preserve"> </w:delText>
        </w:r>
      </w:del>
      <w:del w:id="4186" w:author="PR Preview" w:date="2026-01-01T00:00:00Z">
        <w:r>
          <w:delText xml:space="preserve">	</w:delText>
        </w:r>
      </w:del>
      <w:del w:id="4187" w:author="PR Preview" w:date="2026-01-01T00:00:00Z">
        <w:r>
          <w:delText xml:space="preserve">S. Axler,</w:delText>
        </w:r>
      </w:del>
      <w:del w:id="4188" w:author="PR Preview" w:date="2026-01-01T00:00:00Z">
        <w:r>
          <w:delText xml:space="preserve"> </w:delText>
        </w:r>
      </w:del>
      <w:del w:id="4189" w:author="PR Preview" w:date="2026-01-01T00:00:00Z">
        <w:r>
          <w:rPr>
            <w:i/>
            <w:iCs/>
          </w:rPr>
          <w:delText xml:space="preserve">Linear algebra done right</w:delText>
        </w:r>
      </w:del>
      <w:del w:id="4190" w:author="PR Preview" w:date="2026-01-01T00:00:00Z">
        <w:r>
          <w:delText xml:space="preserve">, 4th ed. in Undergraduate texts in mathematics. Springer, 2024. doi:</w:delText>
        </w:r>
      </w:del>
      <w:del w:id="4191" w:author="PR Preview" w:date="2026-01-01T00:00:00Z">
        <w:r>
          <w:delText xml:space="preserve"> </w:delText>
        </w:r>
      </w:del>
      <w:hyperlink r:id="rId400">
        <w:del w:id="4192" w:author="PR Preview" w:date="2026-01-01T00:00:00Z">
          <w:r>
            <w:rPr>
              <w:rStyle w:val="Hyperlink"/>
            </w:rPr>
            <w:delText xml:space="preserve">10.1007/978-3-031-41026-0</w:delText>
          </w:r>
        </w:del>
      </w:hyperlink>
      <w:del w:id="4193" w:author="PR Preview" w:date="2026-01-01T00:00:00Z">
        <w:r>
          <w:delText xml:space="preserve">.</w:delText>
        </w:r>
      </w:del>
    </w:p>
    <w:p>
      <w:pPr>
        <w:pStyle w:val="Bibliography"/>
      </w:pPr>
      <w:del w:id="4194" w:author="PR Preview" w:date="2026-01-01T00:00:00Z">
        <w:r>
          <w:delText xml:space="preserve">[39]</w:delText>
        </w:r>
      </w:del>
      <w:del w:id="4195" w:author="PR Preview" w:date="2026-01-01T00:00:00Z">
        <w:r>
          <w:delText xml:space="preserve"> </w:delText>
        </w:r>
      </w:del>
      <w:del w:id="4196" w:author="PR Preview" w:date="2026-01-01T00:00:00Z">
        <w:r>
          <w:delText xml:space="preserve">	</w:delText>
        </w:r>
      </w:del>
      <w:del w:id="4197" w:author="PR Preview" w:date="2026-01-01T00:00:00Z">
        <w:r>
          <w:delText xml:space="preserve">Wikipedia contributors,</w:delText>
        </w:r>
      </w:del>
      <w:del w:id="4198" w:author="PR Preview" w:date="2026-01-01T00:00:00Z">
        <w:r>
          <w:delText xml:space="preserve"> </w:delText>
        </w:r>
      </w:del>
      <w:del w:id="4199" w:author="PR Preview" w:date="2026-01-01T00:00:00Z">
        <w:r>
          <w:delText xml:space="preserve">“Complex number —</w:delText>
        </w:r>
      </w:del>
      <w:del w:id="4200" w:author="PR Preview" w:date="2026-01-01T00:00:00Z">
        <w:r>
          <w:delText xml:space="preserve"> </w:delText>
        </w:r>
      </w:del>
      <w:del w:id="4201" w:author="PR Preview" w:date="2026-01-01T00:00:00Z">
        <w:r>
          <w:delText xml:space="preserve">Wikipedia</w:delText>
        </w:r>
      </w:del>
      <w:del w:id="4202" w:author="PR Preview" w:date="2026-01-01T00:00:00Z">
        <w:r>
          <w:delText xml:space="preserve">,</w:delText>
        </w:r>
      </w:del>
      <w:del w:id="4203" w:author="PR Preview" w:date="2026-01-01T00:00:00Z">
        <w:r>
          <w:delText xml:space="preserve"> </w:delText>
        </w:r>
      </w:del>
      <w:del w:id="4204" w:author="PR Preview" w:date="2026-01-01T00:00:00Z">
        <w:r>
          <w:delText xml:space="preserve">the free encyclopedia.”</w:delText>
        </w:r>
      </w:del>
      <w:del w:id="4205" w:author="PR Preview" w:date="2026-01-01T00:00:00Z">
        <w:r>
          <w:delText xml:space="preserve"> </w:delText>
        </w:r>
      </w:del>
      <w:del w:id="4206" w:author="PR Preview" w:date="2026-01-01T00:00:00Z">
        <w:r>
          <w:delText xml:space="preserve">2026. Available:</w:delText>
        </w:r>
      </w:del>
      <w:del w:id="4207" w:author="PR Preview" w:date="2026-01-01T00:00:00Z">
        <w:r>
          <w:delText xml:space="preserve"> </w:delText>
        </w:r>
      </w:del>
      <w:hyperlink r:id="rId402">
        <w:del w:id="4208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</w:p>
    <w:p>
      <w:pPr>
        <w:pStyle w:val="Bibliography"/>
      </w:pPr>
      <w:del w:id="4209" w:author="PR Preview" w:date="2026-01-01T00:00:00Z">
        <w:r>
          <w:delText xml:space="preserve">[40]</w:delText>
        </w:r>
      </w:del>
      <w:del w:id="4210" w:author="PR Preview" w:date="2026-01-01T00:00:00Z">
        <w:r>
          <w:delText xml:space="preserve"> </w:delText>
        </w:r>
      </w:del>
      <w:del w:id="4211" w:author="PR Preview" w:date="2026-01-01T00:00:00Z">
        <w:r>
          <w:delText xml:space="preserve">	</w:delText>
        </w:r>
      </w:del>
      <w:del w:id="4212" w:author="PR Preview" w:date="2026-01-01T00:00:00Z">
        <w:r>
          <w:delText xml:space="preserve">Wikipedia contributors,</w:delText>
        </w:r>
      </w:del>
      <w:del w:id="4213" w:author="PR Preview" w:date="2026-01-01T00:00:00Z">
        <w:r>
          <w:delText xml:space="preserve"> </w:delText>
        </w:r>
      </w:del>
      <w:del w:id="4214" w:author="PR Preview" w:date="2026-01-01T00:00:00Z">
        <w:r>
          <w:delText xml:space="preserve">“Complex conjugate —</w:delText>
        </w:r>
      </w:del>
      <w:del w:id="4215" w:author="PR Preview" w:date="2026-01-01T00:00:00Z">
        <w:r>
          <w:delText xml:space="preserve"> </w:delText>
        </w:r>
      </w:del>
      <w:del w:id="4216" w:author="PR Preview" w:date="2026-01-01T00:00:00Z">
        <w:r>
          <w:delText xml:space="preserve">Wikipedia</w:delText>
        </w:r>
      </w:del>
      <w:del w:id="4217" w:author="PR Preview" w:date="2026-01-01T00:00:00Z">
        <w:r>
          <w:delText xml:space="preserve">,</w:delText>
        </w:r>
      </w:del>
      <w:del w:id="4218" w:author="PR Preview" w:date="2026-01-01T00:00:00Z">
        <w:r>
          <w:delText xml:space="preserve"> </w:delText>
        </w:r>
      </w:del>
      <w:del w:id="4219" w:author="PR Preview" w:date="2026-01-01T00:00:00Z">
        <w:r>
          <w:delText xml:space="preserve">the free encyclopedia.”</w:delText>
        </w:r>
      </w:del>
      <w:del w:id="4220" w:author="PR Preview" w:date="2026-01-01T00:00:00Z">
        <w:r>
          <w:delText xml:space="preserve"> </w:delText>
        </w:r>
      </w:del>
      <w:del w:id="4221" w:author="PR Preview" w:date="2026-01-01T00:00:00Z">
        <w:r>
          <w:delText xml:space="preserve">2026. Available:</w:delText>
        </w:r>
      </w:del>
      <w:del w:id="4222" w:author="PR Preview" w:date="2026-01-01T00:00:00Z">
        <w:r>
          <w:delText xml:space="preserve"> </w:delText>
        </w:r>
      </w:del>
      <w:hyperlink r:id="rId404">
        <w:del w:id="4223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</w:p>
    <w:p>
      <w:pPr>
        <w:pStyle w:val="Bibliography"/>
      </w:pPr>
      <w:del w:id="4224" w:author="PR Preview" w:date="2026-01-01T00:00:00Z">
        <w:r>
          <w:delText xml:space="preserve">[41]</w:delText>
        </w:r>
      </w:del>
      <w:del w:id="4225" w:author="PR Preview" w:date="2026-01-01T00:00:00Z">
        <w:r>
          <w:delText xml:space="preserve"> </w:delText>
        </w:r>
      </w:del>
      <w:del w:id="4226" w:author="PR Preview" w:date="2026-01-01T00:00:00Z">
        <w:r>
          <w:delText xml:space="preserve">	</w:delText>
        </w:r>
      </w:del>
      <w:del w:id="4227" w:author="PR Preview" w:date="2026-01-01T00:00:00Z">
        <w:r>
          <w:delText xml:space="preserve">J. Abramson</w:delText>
        </w:r>
      </w:del>
      <w:del w:id="4228" w:author="PR Preview" w:date="2026-01-01T00:00:00Z">
        <w:r>
          <w:delText xml:space="preserve"> </w:delText>
        </w:r>
      </w:del>
      <w:del w:id="4229" w:author="PR Preview" w:date="2026-01-01T00:00:00Z">
        <w:r>
          <w:rPr>
            <w:i/>
            <w:iCs/>
          </w:rPr>
          <w:delText xml:space="preserve">et al.</w:delText>
        </w:r>
      </w:del>
      <w:del w:id="4230" w:author="PR Preview" w:date="2026-01-01T00:00:00Z">
        <w:r>
          <w:delText xml:space="preserve">,</w:delText>
        </w:r>
      </w:del>
      <w:del w:id="4231" w:author="PR Preview" w:date="2026-01-01T00:00:00Z">
        <w:r>
          <w:delText xml:space="preserve"> </w:delText>
        </w:r>
      </w:del>
      <w:del w:id="4232" w:author="PR Preview" w:date="2026-01-01T00:00:00Z">
        <w:r>
          <w:rPr>
            <w:i/>
            <w:iCs/>
          </w:rPr>
          <w:delText xml:space="preserve">Algebra and trigonometry</w:delText>
        </w:r>
      </w:del>
      <w:del w:id="4233" w:author="PR Preview" w:date="2026-01-01T00:00:00Z">
        <w:r>
          <w:delText xml:space="preserve">, 2nd ed. OpenStax, 2021. Available:</w:delText>
        </w:r>
      </w:del>
      <w:del w:id="4234" w:author="PR Preview" w:date="2026-01-01T00:00:00Z">
        <w:r>
          <w:delText xml:space="preserve"> </w:delText>
        </w:r>
      </w:del>
      <w:hyperlink r:id="rId406">
        <w:del w:id="4235" w:author="PR Preview" w:date="2026-01-01T00:00:00Z">
          <w:r>
            <w:rPr>
              <w:rStyle w:val="Hyperlink"/>
            </w:rPr>
            <w:delText xml:space="preserve">https://openstax.org/books/algebra-and-trigonometry-2e/pages/preface</w:delText>
          </w:r>
        </w:del>
      </w:hyperlink>
    </w:p>
    <w:p>
      <w:pPr>
        <w:pStyle w:val="Bibliography"/>
      </w:pPr>
      <w:ins w:id="4236" w:author="PR Preview" w:date="2026-01-01T00:00:00Z">
        <w:r>
          <w:t xml:space="preserve">[13]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	</w:t>
        </w:r>
      </w:ins>
      <w:ins w:id="4239" w:author="PR Preview" w:date="2026-01-01T00:00:00Z">
        <w:r>
          <w:t xml:space="preserve">Wikipedia contributors,</w:t>
        </w:r>
      </w:ins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“Jensen’s inequality —</w:t>
        </w:r>
      </w:ins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Wikipedia</w:t>
        </w:r>
      </w:ins>
      <w:ins w:id="4244" w:author="PR Preview" w:date="2026-01-01T00:00:00Z">
        <w:r>
          <w:t xml:space="preserve">,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the free encyclopedia.”</w:t>
        </w:r>
      </w:ins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2026. Available:</w:t>
        </w:r>
      </w:ins>
      <w:ins w:id="4249" w:author="PR Preview" w:date="2026-01-01T00:00:00Z">
        <w:r>
          <w:t xml:space="preserve"> </w:t>
        </w:r>
      </w:ins>
      <w:hyperlink r:id="rId343">
        <w:ins w:id="4250" w:author="PR Preview" w:date="2026-01-01T00:00:00Z">
          <w:r>
            <w:rPr>
              <w:rStyle w:val="Hyperlink"/>
            </w:rPr>
            <w:t xml:space="preserve">https://en.wikipedia.org/wiki/Jensen%27s_inequality</w:t>
          </w:r>
        </w:ins>
      </w:hyperlink>
    </w:p>
    <w:bookmarkEnd w:id="344"/>
    <w:bookmarkStart w:id="346" w:name="ref-wikipedia_upper_and_lower_bounds"/>
    <w:p>
      <w:pPr>
        <w:pStyle w:val="Bibliography"/>
      </w:pPr>
      <w:ins w:id="4251" w:author="PR Preview" w:date="2026-01-01T00:00:00Z">
        <w:r>
          <w:t xml:space="preserve">[14]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	</w:t>
        </w:r>
      </w:ins>
      <w:ins w:id="4254" w:author="PR Preview" w:date="2026-01-01T00:00:00Z">
        <w:r>
          <w:t xml:space="preserve">Wikipedia contributors,</w:t>
        </w:r>
      </w:ins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“Upper and lower bounds —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Wikipedia</w:t>
        </w:r>
      </w:ins>
      <w:ins w:id="4259" w:author="PR Preview" w:date="2026-01-01T00:00:00Z">
        <w:r>
          <w:t xml:space="preserve">,</w:t>
        </w:r>
      </w:ins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the free encyclopedia.”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2026. Available:</w:t>
        </w:r>
      </w:ins>
      <w:ins w:id="4264" w:author="PR Preview" w:date="2026-01-01T00:00:00Z">
        <w:r>
          <w:t xml:space="preserve"> </w:t>
        </w:r>
      </w:ins>
      <w:hyperlink r:id="rId345">
        <w:ins w:id="4265" w:author="PR Preview" w:date="2026-01-01T00:00:00Z">
          <w:r>
            <w:rPr>
              <w:rStyle w:val="Hyperlink"/>
            </w:rPr>
            <w:t xml:space="preserve">https://en.wikipedia.org/wiki/Upper_and_lower_bounds</w:t>
          </w:r>
        </w:ins>
      </w:hyperlink>
    </w:p>
    <w:bookmarkEnd w:id="346"/>
    <w:bookmarkStart w:id="348" w:name="ref-wikipedia_least_upper_bound_property"/>
    <w:p>
      <w:pPr>
        <w:pStyle w:val="Bibliography"/>
      </w:pPr>
      <w:ins w:id="4266" w:author="PR Preview" w:date="2026-01-01T00:00:00Z">
        <w:r>
          <w:t xml:space="preserve">[15]</w:t>
        </w:r>
      </w:ins>
      <w:ins w:id="4267" w:author="PR Preview" w:date="2026-01-01T00:00:00Z">
        <w:r>
          <w:t xml:space="preserve"> </w:t>
        </w:r>
      </w:ins>
      <w:ins w:id="4268" w:author="PR Preview" w:date="2026-01-01T00:00:00Z">
        <w:r>
          <w:t xml:space="preserve">	</w:t>
        </w:r>
      </w:ins>
      <w:ins w:id="4269" w:author="PR Preview" w:date="2026-01-01T00:00:00Z">
        <w:r>
          <w:t xml:space="preserve">Wikipedia contributors,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“Least-upper-bound property —</w:t>
        </w:r>
      </w:ins>
      <w:ins w:id="4272" w:author="PR Preview" w:date="2026-01-01T00:00:00Z">
        <w:r>
          <w:t xml:space="preserve"> </w:t>
        </w:r>
      </w:ins>
      <w:ins w:id="4273" w:author="PR Preview" w:date="2026-01-01T00:00:00Z">
        <w:r>
          <w:t xml:space="preserve">Wikipedia</w:t>
        </w:r>
      </w:ins>
      <w:ins w:id="4274" w:author="PR Preview" w:date="2026-01-01T00:00:00Z">
        <w:r>
          <w:t xml:space="preserve">,</w:t>
        </w:r>
      </w:ins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the free encyclopedia.”</w:t>
        </w:r>
      </w:ins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2026. Available:</w:t>
        </w:r>
      </w:ins>
      <w:ins w:id="4279" w:author="PR Preview" w:date="2026-01-01T00:00:00Z">
        <w:r>
          <w:t xml:space="preserve"> </w:t>
        </w:r>
      </w:ins>
      <w:hyperlink r:id="rId347">
        <w:ins w:id="4280" w:author="PR Preview" w:date="2026-01-01T00:00:00Z">
          <w:r>
            <w:rPr>
              <w:rStyle w:val="Hyperlink"/>
            </w:rPr>
            <w:t xml:space="preserve">https://en.wikipedia.org/wiki/Least-upper-bound_property</w:t>
          </w:r>
        </w:ins>
      </w:hyperlink>
    </w:p>
    <w:bookmarkEnd w:id="348"/>
    <w:bookmarkStart w:id="349" w:name="ref-rudin1976principles"/>
    <w:p>
      <w:pPr>
        <w:pStyle w:val="Bibliography"/>
      </w:pPr>
      <w:ins w:id="4281" w:author="PR Preview" w:date="2026-01-01T00:00:00Z">
        <w:r>
          <w:t xml:space="preserve">[16]</w:t>
        </w:r>
      </w:ins>
      <w:ins w:id="4282" w:author="PR Preview" w:date="2026-01-01T00:00:00Z">
        <w:r>
          <w:t xml:space="preserve"> </w:t>
        </w:r>
      </w:ins>
      <w:ins w:id="4283" w:author="PR Preview" w:date="2026-01-01T00:00:00Z">
        <w:r>
          <w:t xml:space="preserve">	</w:t>
        </w:r>
      </w:ins>
      <w:ins w:id="4284" w:author="PR Preview" w:date="2026-01-01T00:00:00Z">
        <w:r>
          <w:t xml:space="preserve">W. Rudin,</w:t>
        </w:r>
      </w:ins>
      <w:ins w:id="4285" w:author="PR Preview" w:date="2026-01-01T00:00:00Z">
        <w:r>
          <w:t xml:space="preserve"> </w:t>
        </w:r>
      </w:ins>
      <w:ins w:id="4286" w:author="PR Preview" w:date="2026-01-01T00:00:00Z">
        <w:r>
          <w:rPr>
            <w:i/>
            <w:iCs/>
          </w:rPr>
          <w:t xml:space="preserve">Principles of mathematical analysis</w:t>
        </w:r>
      </w:ins>
      <w:ins w:id="4287" w:author="PR Preview" w:date="2026-01-01T00:00:00Z">
        <w:r>
          <w:t xml:space="preserve">, 3rd ed. in International series in pure and applied mathematics. New York: McGraw-Hill, 1976.</w:t>
        </w:r>
      </w:ins>
    </w:p>
    <w:bookmarkEnd w:id="349"/>
    <w:bookmarkStart w:id="351" w:name="ref-wikipedia_infimum_and_supremum"/>
    <w:p>
      <w:pPr>
        <w:pStyle w:val="Bibliography"/>
      </w:pPr>
      <w:ins w:id="4288" w:author="PR Preview" w:date="2026-01-01T00:00:00Z">
        <w:r>
          <w:t xml:space="preserve">[17]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	</w:t>
        </w:r>
      </w:ins>
      <w:ins w:id="4291" w:author="PR Preview" w:date="2026-01-01T00:00:00Z">
        <w:r>
          <w:t xml:space="preserve">Wikipedia contributors,</w:t>
        </w:r>
      </w:ins>
      <w:ins w:id="4292" w:author="PR Preview" w:date="2026-01-01T00:00:00Z">
        <w:r>
          <w:t xml:space="preserve"> </w:t>
        </w:r>
      </w:ins>
      <w:ins w:id="4293" w:author="PR Preview" w:date="2026-01-01T00:00:00Z">
        <w:r>
          <w:t xml:space="preserve">“Infimum and supremum —</w:t>
        </w:r>
      </w:ins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Wikipedia</w:t>
        </w:r>
      </w:ins>
      <w:ins w:id="4296" w:author="PR Preview" w:date="2026-01-01T00:00:00Z">
        <w:r>
          <w:t xml:space="preserve">,</w:t>
        </w:r>
      </w:ins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the free encyclopedia.”</w:t>
        </w:r>
      </w:ins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2026. Available:</w:t>
        </w:r>
      </w:ins>
      <w:ins w:id="4301" w:author="PR Preview" w:date="2026-01-01T00:00:00Z">
        <w:r>
          <w:t xml:space="preserve"> </w:t>
        </w:r>
      </w:ins>
      <w:hyperlink r:id="rId350">
        <w:ins w:id="4302" w:author="PR Preview" w:date="2026-01-01T00:00:00Z">
          <w:r>
            <w:rPr>
              <w:rStyle w:val="Hyperlink"/>
            </w:rPr>
            <w:t xml:space="preserve">https://en.wikipedia.org/wiki/Infimum_and_supremum</w:t>
          </w:r>
        </w:ins>
      </w:hyperlink>
    </w:p>
    <w:bookmarkEnd w:id="351"/>
    <w:bookmarkStart w:id="353" w:name="ref-wikipedia_identity_element"/>
    <w:p>
      <w:pPr>
        <w:pStyle w:val="Bibliography"/>
      </w:pPr>
      <w:ins w:id="4303" w:author="PR Preview" w:date="2026-01-01T00:00:00Z">
        <w:r>
          <w:t xml:space="preserve">[18]</w:t>
        </w:r>
      </w:ins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	</w:t>
        </w:r>
      </w:ins>
      <w:ins w:id="4306" w:author="PR Preview" w:date="2026-01-01T00:00:00Z">
        <w:r>
          <w:t xml:space="preserve">Wikipedia contributors,</w:t>
        </w:r>
      </w:ins>
      <w:ins w:id="4307" w:author="PR Preview" w:date="2026-01-01T00:00:00Z">
        <w:r>
          <w:t xml:space="preserve"> </w:t>
        </w:r>
      </w:ins>
      <w:ins w:id="4308" w:author="PR Preview" w:date="2026-01-01T00:00:00Z">
        <w:r>
          <w:t xml:space="preserve">“Identity element —</w:t>
        </w:r>
      </w:ins>
      <w:ins w:id="4309" w:author="PR Preview" w:date="2026-01-01T00:00:00Z">
        <w:r>
          <w:t xml:space="preserve"> </w:t>
        </w:r>
      </w:ins>
      <w:ins w:id="4310" w:author="PR Preview" w:date="2026-01-01T00:00:00Z">
        <w:r>
          <w:t xml:space="preserve">Wikipedia</w:t>
        </w:r>
      </w:ins>
      <w:ins w:id="4311" w:author="PR Preview" w:date="2026-01-01T00:00:00Z">
        <w:r>
          <w:t xml:space="preserve">,</w:t>
        </w:r>
      </w:ins>
      <w:ins w:id="4312" w:author="PR Preview" w:date="2026-01-01T00:00:00Z">
        <w:r>
          <w:t xml:space="preserve"> </w:t>
        </w:r>
      </w:ins>
      <w:ins w:id="4313" w:author="PR Preview" w:date="2026-01-01T00:00:00Z">
        <w:r>
          <w:t xml:space="preserve">the free encyclopedia.”</w:t>
        </w:r>
      </w:ins>
      <w:ins w:id="4314" w:author="PR Preview" w:date="2026-01-01T00:00:00Z">
        <w:r>
          <w:t xml:space="preserve"> </w:t>
        </w:r>
      </w:ins>
      <w:ins w:id="4315" w:author="PR Preview" w:date="2026-01-01T00:00:00Z">
        <w:r>
          <w:t xml:space="preserve">2026. Available:</w:t>
        </w:r>
      </w:ins>
      <w:ins w:id="4316" w:author="PR Preview" w:date="2026-01-01T00:00:00Z">
        <w:r>
          <w:t xml:space="preserve"> </w:t>
        </w:r>
      </w:ins>
      <w:hyperlink r:id="rId352">
        <w:ins w:id="4317" w:author="PR Preview" w:date="2026-01-01T00:00:00Z">
          <w:r>
            <w:rPr>
              <w:rStyle w:val="Hyperlink"/>
            </w:rPr>
            <w:t xml:space="preserve">https://en.wikipedia.org/wiki/Identity_element</w:t>
          </w:r>
        </w:ins>
      </w:hyperlink>
    </w:p>
    <w:bookmarkEnd w:id="353"/>
    <w:bookmarkStart w:id="355" w:name="ref-wikipedia_commutative_property"/>
    <w:p>
      <w:pPr>
        <w:pStyle w:val="Bibliography"/>
      </w:pPr>
      <w:ins w:id="4318" w:author="PR Preview" w:date="2026-01-01T00:00:00Z">
        <w:r>
          <w:t xml:space="preserve">[19]</w:t>
        </w:r>
      </w:ins>
      <w:ins w:id="4319" w:author="PR Preview" w:date="2026-01-01T00:00:00Z">
        <w:r>
          <w:t xml:space="preserve"> </w:t>
        </w:r>
      </w:ins>
      <w:ins w:id="4320" w:author="PR Preview" w:date="2026-01-01T00:00:00Z">
        <w:r>
          <w:t xml:space="preserve">	</w:t>
        </w:r>
      </w:ins>
      <w:ins w:id="4321" w:author="PR Preview" w:date="2026-01-01T00:00:00Z">
        <w:r>
          <w:t xml:space="preserve">Wikipedia contributors,</w:t>
        </w:r>
      </w:ins>
      <w:ins w:id="4322" w:author="PR Preview" w:date="2026-01-01T00:00:00Z">
        <w:r>
          <w:t xml:space="preserve"> </w:t>
        </w:r>
      </w:ins>
      <w:ins w:id="4323" w:author="PR Preview" w:date="2026-01-01T00:00:00Z">
        <w:r>
          <w:t xml:space="preserve">“Commutative property —</w:t>
        </w:r>
      </w:ins>
      <w:ins w:id="4324" w:author="PR Preview" w:date="2026-01-01T00:00:00Z">
        <w:r>
          <w:t xml:space="preserve"> </w:t>
        </w:r>
      </w:ins>
      <w:ins w:id="4325" w:author="PR Preview" w:date="2026-01-01T00:00:00Z">
        <w:r>
          <w:t xml:space="preserve">Wikipedia</w:t>
        </w:r>
      </w:ins>
      <w:ins w:id="4326" w:author="PR Preview" w:date="2026-01-01T00:00:00Z">
        <w:r>
          <w:t xml:space="preserve">,</w:t>
        </w:r>
      </w:ins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the free encyclopedia.”</w:t>
        </w:r>
      </w:ins>
      <w:ins w:id="4329" w:author="PR Preview" w:date="2026-01-01T00:00:00Z">
        <w:r>
          <w:t xml:space="preserve"> </w:t>
        </w:r>
      </w:ins>
      <w:ins w:id="4330" w:author="PR Preview" w:date="2026-01-01T00:00:00Z">
        <w:r>
          <w:t xml:space="preserve">2026. Available:</w:t>
        </w:r>
      </w:ins>
      <w:ins w:id="4331" w:author="PR Preview" w:date="2026-01-01T00:00:00Z">
        <w:r>
          <w:t xml:space="preserve"> </w:t>
        </w:r>
      </w:ins>
      <w:hyperlink r:id="rId354">
        <w:ins w:id="4332" w:author="PR Preview" w:date="2026-01-01T00:00:00Z">
          <w:r>
            <w:rPr>
              <w:rStyle w:val="Hyperlink"/>
            </w:rPr>
            <w:t xml:space="preserve">https://en.wikipedia.org/wiki/Commutative_property</w:t>
          </w:r>
        </w:ins>
      </w:hyperlink>
    </w:p>
    <w:bookmarkEnd w:id="355"/>
    <w:bookmarkStart w:id="357" w:name="ref-wikipedia_associative_property"/>
    <w:p>
      <w:pPr>
        <w:pStyle w:val="Bibliography"/>
      </w:pPr>
      <w:ins w:id="4333" w:author="PR Preview" w:date="2026-01-01T00:00:00Z">
        <w:r>
          <w:t xml:space="preserve">[20]</w:t>
        </w:r>
      </w:ins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	</w:t>
        </w:r>
      </w:ins>
      <w:ins w:id="4336" w:author="PR Preview" w:date="2026-01-01T00:00:00Z">
        <w:r>
          <w:t xml:space="preserve">Wikipedia contributors,</w:t>
        </w:r>
      </w:ins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“Associative property —</w:t>
        </w:r>
      </w:ins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Wikipedia</w:t>
        </w:r>
      </w:ins>
      <w:ins w:id="4341" w:author="PR Preview" w:date="2026-01-01T00:00:00Z">
        <w:r>
          <w:t xml:space="preserve">,</w:t>
        </w:r>
      </w:ins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the free encyclopedia.”</w:t>
        </w:r>
      </w:ins>
      <w:ins w:id="4344" w:author="PR Preview" w:date="2026-01-01T00:00:00Z">
        <w:r>
          <w:t xml:space="preserve"> </w:t>
        </w:r>
      </w:ins>
      <w:ins w:id="4345" w:author="PR Preview" w:date="2026-01-01T00:00:00Z">
        <w:r>
          <w:t xml:space="preserve">2026. Available:</w:t>
        </w:r>
      </w:ins>
      <w:ins w:id="4346" w:author="PR Preview" w:date="2026-01-01T00:00:00Z">
        <w:r>
          <w:t xml:space="preserve"> </w:t>
        </w:r>
      </w:ins>
      <w:hyperlink r:id="rId356">
        <w:ins w:id="4347" w:author="PR Preview" w:date="2026-01-01T00:00:00Z">
          <w:r>
            <w:rPr>
              <w:rStyle w:val="Hyperlink"/>
            </w:rPr>
            <w:t xml:space="preserve">https://en.wikipedia.org/wiki/Associative_property</w:t>
          </w:r>
        </w:ins>
      </w:hyperlink>
    </w:p>
    <w:bookmarkEnd w:id="357"/>
    <w:bookmarkStart w:id="359" w:name="ref-wikipedia_distributive_property"/>
    <w:p>
      <w:pPr>
        <w:pStyle w:val="Bibliography"/>
      </w:pPr>
      <w:ins w:id="4348" w:author="PR Preview" w:date="2026-01-01T00:00:00Z">
        <w:r>
          <w:t xml:space="preserve">[21]</w:t>
        </w:r>
      </w:ins>
      <w:ins w:id="4349" w:author="PR Preview" w:date="2026-01-01T00:00:00Z">
        <w:r>
          <w:t xml:space="preserve"> </w:t>
        </w:r>
      </w:ins>
      <w:ins w:id="4350" w:author="PR Preview" w:date="2026-01-01T00:00:00Z">
        <w:r>
          <w:t xml:space="preserve">	</w:t>
        </w:r>
      </w:ins>
      <w:ins w:id="4351" w:author="PR Preview" w:date="2026-01-01T00:00:00Z">
        <w:r>
          <w:t xml:space="preserve">Wikipedia contributors,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“Distributive property —</w:t>
        </w:r>
      </w:ins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Wikipedia</w:t>
        </w:r>
      </w:ins>
      <w:ins w:id="4356" w:author="PR Preview" w:date="2026-01-01T00:00:00Z">
        <w:r>
          <w:t xml:space="preserve">,</w:t>
        </w:r>
      </w:ins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the free encyclopedia.”</w:t>
        </w:r>
      </w:ins>
      <w:ins w:id="4359" w:author="PR Preview" w:date="2026-01-01T00:00:00Z">
        <w:r>
          <w:t xml:space="preserve"> </w:t>
        </w:r>
      </w:ins>
      <w:ins w:id="4360" w:author="PR Preview" w:date="2026-01-01T00:00:00Z">
        <w:r>
          <w:t xml:space="preserve">2026. Available:</w:t>
        </w:r>
      </w:ins>
      <w:ins w:id="4361" w:author="PR Preview" w:date="2026-01-01T00:00:00Z">
        <w:r>
          <w:t xml:space="preserve"> </w:t>
        </w:r>
      </w:ins>
      <w:hyperlink r:id="rId358">
        <w:ins w:id="4362" w:author="PR Preview" w:date="2026-01-01T00:00:00Z">
          <w:r>
            <w:rPr>
              <w:rStyle w:val="Hyperlink"/>
            </w:rPr>
            <w:t xml:space="preserve">https://en.wikipedia.org/wiki/Distributive_property</w:t>
          </w:r>
        </w:ins>
      </w:hyperlink>
    </w:p>
    <w:bookmarkEnd w:id="359"/>
    <w:bookmarkStart w:id="361" w:name="ref-wikipedia_like_terms"/>
    <w:p>
      <w:pPr>
        <w:pStyle w:val="Bibliography"/>
      </w:pPr>
      <w:ins w:id="4363" w:author="PR Preview" w:date="2026-01-01T00:00:00Z">
        <w:r>
          <w:t xml:space="preserve">[22]</w:t>
        </w:r>
      </w:ins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	</w:t>
        </w:r>
      </w:ins>
      <w:ins w:id="4366" w:author="PR Preview" w:date="2026-01-01T00:00:00Z">
        <w:r>
          <w:t xml:space="preserve">Wikipedia contributors,</w:t>
        </w:r>
      </w:ins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“Like terms —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t xml:space="preserve">Wikipedia</w:t>
        </w:r>
      </w:ins>
      <w:ins w:id="4371" w:author="PR Preview" w:date="2026-01-01T00:00:00Z">
        <w:r>
          <w:t xml:space="preserve">,</w:t>
        </w:r>
      </w:ins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the free encyclopedia.”</w:t>
        </w:r>
      </w:ins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2026. Available:</w:t>
        </w:r>
      </w:ins>
      <w:ins w:id="4376" w:author="PR Preview" w:date="2026-01-01T00:00:00Z">
        <w:r>
          <w:t xml:space="preserve"> </w:t>
        </w:r>
      </w:ins>
      <w:hyperlink r:id="rId360">
        <w:ins w:id="4377" w:author="PR Preview" w:date="2026-01-01T00:00:00Z">
          <w:r>
            <w:rPr>
              <w:rStyle w:val="Hyperlink"/>
            </w:rPr>
            <w:t xml:space="preserve">https://en.wikipedia.org/wiki/Like_terms</w:t>
          </w:r>
        </w:ins>
      </w:hyperlink>
    </w:p>
    <w:bookmarkEnd w:id="361"/>
    <w:bookmarkStart w:id="363" w:name="ref-wikipedia_polynomial"/>
    <w:p>
      <w:pPr>
        <w:pStyle w:val="Bibliography"/>
      </w:pPr>
      <w:ins w:id="4378" w:author="PR Preview" w:date="2026-01-01T00:00:00Z">
        <w:r>
          <w:t xml:space="preserve">[23]</w:t>
        </w:r>
      </w:ins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	</w:t>
        </w:r>
      </w:ins>
      <w:ins w:id="4381" w:author="PR Preview" w:date="2026-01-01T00:00:00Z">
        <w:r>
          <w:t xml:space="preserve">Wikipedia contributors,</w:t>
        </w:r>
      </w:ins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“Polynomial —</w:t>
        </w:r>
      </w:ins>
      <w:ins w:id="4384" w:author="PR Preview" w:date="2026-01-01T00:00:00Z">
        <w:r>
          <w:t xml:space="preserve"> </w:t>
        </w:r>
      </w:ins>
      <w:ins w:id="4385" w:author="PR Preview" w:date="2026-01-01T00:00:00Z">
        <w:r>
          <w:t xml:space="preserve">Wikipedia</w:t>
        </w:r>
      </w:ins>
      <w:ins w:id="4386" w:author="PR Preview" w:date="2026-01-01T00:00:00Z">
        <w:r>
          <w:t xml:space="preserve">,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t xml:space="preserve">the free encyclopedia.”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2026. Available:</w:t>
        </w:r>
      </w:ins>
      <w:ins w:id="4391" w:author="PR Preview" w:date="2026-01-01T00:00:00Z">
        <w:r>
          <w:t xml:space="preserve"> </w:t>
        </w:r>
      </w:ins>
      <w:hyperlink r:id="rId362">
        <w:ins w:id="4392" w:author="PR Preview" w:date="2026-01-01T00:00:00Z">
          <w:r>
            <w:rPr>
              <w:rStyle w:val="Hyperlink"/>
            </w:rPr>
            <w:t xml:space="preserve">https://en.wikipedia.org/wiki/Polynomial</w:t>
          </w:r>
        </w:ins>
      </w:hyperlink>
    </w:p>
    <w:bookmarkEnd w:id="363"/>
    <w:bookmarkStart w:id="365" w:name="ref-wikipedia_quadratic_function"/>
    <w:p>
      <w:pPr>
        <w:pStyle w:val="Bibliography"/>
      </w:pPr>
      <w:ins w:id="4393" w:author="PR Preview" w:date="2026-01-01T00:00:00Z">
        <w:r>
          <w:t xml:space="preserve">[24]</w:t>
        </w:r>
      </w:ins>
      <w:ins w:id="4394" w:author="PR Preview" w:date="2026-01-01T00:00:00Z">
        <w:r>
          <w:t xml:space="preserve"> </w:t>
        </w:r>
      </w:ins>
      <w:ins w:id="4395" w:author="PR Preview" w:date="2026-01-01T00:00:00Z">
        <w:r>
          <w:t xml:space="preserve">	</w:t>
        </w:r>
      </w:ins>
      <w:ins w:id="4396" w:author="PR Preview" w:date="2026-01-01T00:00:00Z">
        <w:r>
          <w:t xml:space="preserve">Wikipedia contributors,</w:t>
        </w:r>
      </w:ins>
      <w:ins w:id="4397" w:author="PR Preview" w:date="2026-01-01T00:00:00Z">
        <w:r>
          <w:t xml:space="preserve"> </w:t>
        </w:r>
      </w:ins>
      <w:ins w:id="4398" w:author="PR Preview" w:date="2026-01-01T00:00:00Z">
        <w:r>
          <w:t xml:space="preserve">“Quadratic function —</w:t>
        </w:r>
      </w:ins>
      <w:ins w:id="4399" w:author="PR Preview" w:date="2026-01-01T00:00:00Z">
        <w:r>
          <w:t xml:space="preserve"> </w:t>
        </w:r>
      </w:ins>
      <w:ins w:id="4400" w:author="PR Preview" w:date="2026-01-01T00:00:00Z">
        <w:r>
          <w:t xml:space="preserve">Wikipedia</w:t>
        </w:r>
      </w:ins>
      <w:ins w:id="4401" w:author="PR Preview" w:date="2026-01-01T00:00:00Z">
        <w:r>
          <w:t xml:space="preserve">,</w:t>
        </w:r>
      </w:ins>
      <w:ins w:id="4402" w:author="PR Preview" w:date="2026-01-01T00:00:00Z">
        <w:r>
          <w:t xml:space="preserve"> </w:t>
        </w:r>
      </w:ins>
      <w:ins w:id="4403" w:author="PR Preview" w:date="2026-01-01T00:00:00Z">
        <w:r>
          <w:t xml:space="preserve">the free encyclopedia.”</w:t>
        </w:r>
      </w:ins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2026. Available:</w:t>
        </w:r>
      </w:ins>
      <w:ins w:id="4406" w:author="PR Preview" w:date="2026-01-01T00:00:00Z">
        <w:r>
          <w:t xml:space="preserve"> </w:t>
        </w:r>
      </w:ins>
      <w:hyperlink r:id="rId364">
        <w:ins w:id="4407" w:author="PR Preview" w:date="2026-01-01T00:00:00Z">
          <w:r>
            <w:rPr>
              <w:rStyle w:val="Hyperlink"/>
            </w:rPr>
            <w:t xml:space="preserve">https://en.wikipedia.org/wiki/Quadratic_function</w:t>
          </w:r>
        </w:ins>
      </w:hyperlink>
    </w:p>
    <w:bookmarkEnd w:id="365"/>
    <w:bookmarkStart w:id="367" w:name="ref-wikipedia_parabola"/>
    <w:p>
      <w:pPr>
        <w:pStyle w:val="Bibliography"/>
      </w:pPr>
      <w:ins w:id="4408" w:author="PR Preview" w:date="2026-01-01T00:00:00Z">
        <w:r>
          <w:t xml:space="preserve">[25]</w:t>
        </w:r>
      </w:ins>
      <w:ins w:id="4409" w:author="PR Preview" w:date="2026-01-01T00:00:00Z">
        <w:r>
          <w:t xml:space="preserve"> </w:t>
        </w:r>
      </w:ins>
      <w:ins w:id="4410" w:author="PR Preview" w:date="2026-01-01T00:00:00Z">
        <w:r>
          <w:t xml:space="preserve">	</w:t>
        </w:r>
      </w:ins>
      <w:ins w:id="4411" w:author="PR Preview" w:date="2026-01-01T00:00:00Z">
        <w:r>
          <w:t xml:space="preserve">Wikipedia contributors,</w:t>
        </w:r>
      </w:ins>
      <w:ins w:id="4412" w:author="PR Preview" w:date="2026-01-01T00:00:00Z">
        <w:r>
          <w:t xml:space="preserve"> </w:t>
        </w:r>
      </w:ins>
      <w:ins w:id="4413" w:author="PR Preview" w:date="2026-01-01T00:00:00Z">
        <w:r>
          <w:t xml:space="preserve">“Parabola —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Wikipedia</w:t>
        </w:r>
      </w:ins>
      <w:ins w:id="4416" w:author="PR Preview" w:date="2026-01-01T00:00:00Z">
        <w:r>
          <w:t xml:space="preserve">,</w:t>
        </w:r>
      </w:ins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the free encyclopedia.”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2026. Available:</w:t>
        </w:r>
      </w:ins>
      <w:ins w:id="4421" w:author="PR Preview" w:date="2026-01-01T00:00:00Z">
        <w:r>
          <w:t xml:space="preserve"> </w:t>
        </w:r>
      </w:ins>
      <w:hyperlink r:id="rId366">
        <w:ins w:id="4422" w:author="PR Preview" w:date="2026-01-01T00:00:00Z">
          <w:r>
            <w:rPr>
              <w:rStyle w:val="Hyperlink"/>
            </w:rPr>
            <w:t xml:space="preserve">https://en.wikipedia.org/wiki/Parabola</w:t>
          </w:r>
        </w:ins>
      </w:hyperlink>
    </w:p>
    <w:bookmarkEnd w:id="367"/>
    <w:bookmarkStart w:id="369" w:name="ref-wikipedia_affine_transformation"/>
    <w:p>
      <w:pPr>
        <w:pStyle w:val="Bibliography"/>
      </w:pPr>
      <w:ins w:id="4423" w:author="PR Preview" w:date="2026-01-01T00:00:00Z">
        <w:r>
          <w:t xml:space="preserve">[26]</w:t>
        </w:r>
      </w:ins>
      <w:ins w:id="4424" w:author="PR Preview" w:date="2026-01-01T00:00:00Z">
        <w:r>
          <w:t xml:space="preserve"> </w:t>
        </w:r>
      </w:ins>
      <w:ins w:id="4425" w:author="PR Preview" w:date="2026-01-01T00:00:00Z">
        <w:r>
          <w:t xml:space="preserve">	</w:t>
        </w:r>
      </w:ins>
      <w:ins w:id="4426" w:author="PR Preview" w:date="2026-01-01T00:00:00Z">
        <w:r>
          <w:t xml:space="preserve">Wikipedia contributors,</w:t>
        </w:r>
      </w:ins>
      <w:ins w:id="4427" w:author="PR Preview" w:date="2026-01-01T00:00:00Z">
        <w:r>
          <w:t xml:space="preserve"> </w:t>
        </w:r>
      </w:ins>
      <w:ins w:id="4428" w:author="PR Preview" w:date="2026-01-01T00:00:00Z">
        <w:r>
          <w:t xml:space="preserve">“Affine transformation —</w:t>
        </w:r>
      </w:ins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Wikipedia</w:t>
        </w:r>
      </w:ins>
      <w:ins w:id="4431" w:author="PR Preview" w:date="2026-01-01T00:00:00Z">
        <w:r>
          <w:t xml:space="preserve">,</w:t>
        </w:r>
      </w:ins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the free encyclopedia.”</w:t>
        </w:r>
      </w:ins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2026. Available:</w:t>
        </w:r>
      </w:ins>
      <w:ins w:id="4436" w:author="PR Preview" w:date="2026-01-01T00:00:00Z">
        <w:r>
          <w:t xml:space="preserve"> </w:t>
        </w:r>
      </w:ins>
      <w:hyperlink r:id="rId368">
        <w:ins w:id="4437" w:author="PR Preview" w:date="2026-01-01T00:00:00Z">
          <w:r>
            <w:rPr>
              <w:rStyle w:val="Hyperlink"/>
            </w:rPr>
            <w:t xml:space="preserve">https://en.wikipedia.org/wiki/Affine_transformation</w:t>
          </w:r>
        </w:ins>
      </w:hyperlink>
    </w:p>
    <w:bookmarkEnd w:id="369"/>
    <w:bookmarkStart w:id="371" w:name="ref-wikipedia_slope"/>
    <w:p>
      <w:pPr>
        <w:pStyle w:val="Bibliography"/>
      </w:pPr>
      <w:ins w:id="4438" w:author="PR Preview" w:date="2026-01-01T00:00:00Z">
        <w:r>
          <w:t xml:space="preserve">[27]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	</w:t>
        </w:r>
      </w:ins>
      <w:ins w:id="4441" w:author="PR Preview" w:date="2026-01-01T00:00:00Z">
        <w:r>
          <w:t xml:space="preserve">Wikipedia contributors,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“Slope —</w:t>
        </w:r>
      </w:ins>
      <w:ins w:id="4444" w:author="PR Preview" w:date="2026-01-01T00:00:00Z">
        <w:r>
          <w:t xml:space="preserve"> </w:t>
        </w:r>
      </w:ins>
      <w:ins w:id="4445" w:author="PR Preview" w:date="2026-01-01T00:00:00Z">
        <w:r>
          <w:t xml:space="preserve">Wikipedia</w:t>
        </w:r>
      </w:ins>
      <w:ins w:id="4446" w:author="PR Preview" w:date="2026-01-01T00:00:00Z">
        <w:r>
          <w:t xml:space="preserve">,</w:t>
        </w:r>
      </w:ins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the free encyclopedia.”</w:t>
        </w:r>
      </w:ins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2026. Available:</w:t>
        </w:r>
      </w:ins>
      <w:ins w:id="4451" w:author="PR Preview" w:date="2026-01-01T00:00:00Z">
        <w:r>
          <w:t xml:space="preserve"> </w:t>
        </w:r>
      </w:ins>
      <w:hyperlink r:id="rId370">
        <w:ins w:id="4452" w:author="PR Preview" w:date="2026-01-01T00:00:00Z">
          <w:r>
            <w:rPr>
              <w:rStyle w:val="Hyperlink"/>
            </w:rPr>
            <w:t xml:space="preserve">https://en.wikipedia.org/wiki/Slope</w:t>
          </w:r>
        </w:ins>
      </w:hyperlink>
    </w:p>
    <w:bookmarkEnd w:id="371"/>
    <w:bookmarkStart w:id="373" w:name="ref-wikipedia_linear_function"/>
    <w:p>
      <w:pPr>
        <w:pStyle w:val="Bibliography"/>
      </w:pPr>
      <w:ins w:id="4453" w:author="PR Preview" w:date="2026-01-01T00:00:00Z">
        <w:r>
          <w:t xml:space="preserve">[28]</w:t>
        </w:r>
      </w:ins>
      <w:ins w:id="4454" w:author="PR Preview" w:date="2026-01-01T00:00:00Z">
        <w:r>
          <w:t xml:space="preserve"> </w:t>
        </w:r>
      </w:ins>
      <w:ins w:id="4455" w:author="PR Preview" w:date="2026-01-01T00:00:00Z">
        <w:r>
          <w:t xml:space="preserve">	</w:t>
        </w:r>
      </w:ins>
      <w:ins w:id="4456" w:author="PR Preview" w:date="2026-01-01T00:00:00Z">
        <w:r>
          <w:t xml:space="preserve">Wikipedia contributors,</w:t>
        </w:r>
      </w:ins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“Linear function —</w:t>
        </w:r>
      </w:ins>
      <w:ins w:id="4459" w:author="PR Preview" w:date="2026-01-01T00:00:00Z">
        <w:r>
          <w:t xml:space="preserve"> </w:t>
        </w:r>
      </w:ins>
      <w:ins w:id="4460" w:author="PR Preview" w:date="2026-01-01T00:00:00Z">
        <w:r>
          <w:t xml:space="preserve">Wikipedia</w:t>
        </w:r>
      </w:ins>
      <w:ins w:id="4461" w:author="PR Preview" w:date="2026-01-01T00:00:00Z">
        <w:r>
          <w:t xml:space="preserve">,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the free encyclopedia.”</w:t>
        </w:r>
      </w:ins>
      <w:ins w:id="4464" w:author="PR Preview" w:date="2026-01-01T00:00:00Z">
        <w:r>
          <w:t xml:space="preserve"> </w:t>
        </w:r>
      </w:ins>
      <w:ins w:id="4465" w:author="PR Preview" w:date="2026-01-01T00:00:00Z">
        <w:r>
          <w:t xml:space="preserve">2026. Available:</w:t>
        </w:r>
      </w:ins>
      <w:ins w:id="4466" w:author="PR Preview" w:date="2026-01-01T00:00:00Z">
        <w:r>
          <w:t xml:space="preserve"> </w:t>
        </w:r>
      </w:ins>
      <w:hyperlink r:id="rId372">
        <w:ins w:id="4467" w:author="PR Preview" w:date="2026-01-01T00:00:00Z">
          <w:r>
            <w:rPr>
              <w:rStyle w:val="Hyperlink"/>
            </w:rPr>
            <w:t xml:space="preserve">https://en.wikipedia.org/wiki/Linear_function</w:t>
          </w:r>
        </w:ins>
      </w:hyperlink>
    </w:p>
    <w:bookmarkEnd w:id="373"/>
    <w:bookmarkStart w:id="375" w:name="ref-wikipedia_limit_of_a_sequence"/>
    <w:p>
      <w:pPr>
        <w:pStyle w:val="Bibliography"/>
      </w:pPr>
      <w:ins w:id="4468" w:author="PR Preview" w:date="2026-01-01T00:00:00Z">
        <w:r>
          <w:t xml:space="preserve">[29]</w:t>
        </w:r>
      </w:ins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	</w:t>
        </w:r>
      </w:ins>
      <w:ins w:id="4471" w:author="PR Preview" w:date="2026-01-01T00:00:00Z">
        <w:r>
          <w:t xml:space="preserve">Wikipedia contributors,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“Limit of a sequence —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Wikipedia</w:t>
        </w:r>
      </w:ins>
      <w:ins w:id="4476" w:author="PR Preview" w:date="2026-01-01T00:00:00Z">
        <w:r>
          <w:t xml:space="preserve">,</w:t>
        </w:r>
      </w:ins>
      <w:ins w:id="4477" w:author="PR Preview" w:date="2026-01-01T00:00:00Z">
        <w:r>
          <w:t xml:space="preserve"> </w:t>
        </w:r>
      </w:ins>
      <w:ins w:id="4478" w:author="PR Preview" w:date="2026-01-01T00:00:00Z">
        <w:r>
          <w:t xml:space="preserve">the free encyclopedia.”</w:t>
        </w:r>
      </w:ins>
      <w:ins w:id="4479" w:author="PR Preview" w:date="2026-01-01T00:00:00Z">
        <w:r>
          <w:t xml:space="preserve"> </w:t>
        </w:r>
      </w:ins>
      <w:ins w:id="4480" w:author="PR Preview" w:date="2026-01-01T00:00:00Z">
        <w:r>
          <w:t xml:space="preserve">2026. Available:</w:t>
        </w:r>
      </w:ins>
      <w:ins w:id="4481" w:author="PR Preview" w:date="2026-01-01T00:00:00Z">
        <w:r>
          <w:t xml:space="preserve"> </w:t>
        </w:r>
      </w:ins>
      <w:hyperlink r:id="rId374">
        <w:ins w:id="4482" w:author="PR Preview" w:date="2026-01-01T00:00:00Z">
          <w:r>
            <w:rPr>
              <w:rStyle w:val="Hyperlink"/>
            </w:rPr>
            <w:t xml:space="preserve">https://en.wikipedia.org/wiki/Limit_of_a_sequence</w:t>
          </w:r>
        </w:ins>
      </w:hyperlink>
    </w:p>
    <w:bookmarkEnd w:id="375"/>
    <w:bookmarkStart w:id="377" w:name="ref-wikipedia_exponential_function"/>
    <w:p>
      <w:pPr>
        <w:pStyle w:val="Bibliography"/>
      </w:pPr>
      <w:ins w:id="4483" w:author="PR Preview" w:date="2026-01-01T00:00:00Z">
        <w:r>
          <w:t xml:space="preserve">[30]</w:t>
        </w:r>
      </w:ins>
      <w:ins w:id="4484" w:author="PR Preview" w:date="2026-01-01T00:00:00Z">
        <w:r>
          <w:t xml:space="preserve"> </w:t>
        </w:r>
      </w:ins>
      <w:ins w:id="4485" w:author="PR Preview" w:date="2026-01-01T00:00:00Z">
        <w:r>
          <w:t xml:space="preserve">	</w:t>
        </w:r>
      </w:ins>
      <w:ins w:id="4486" w:author="PR Preview" w:date="2026-01-01T00:00:00Z">
        <w:r>
          <w:t xml:space="preserve">Wikipedia contributors,</w:t>
        </w:r>
      </w:ins>
      <w:ins w:id="4487" w:author="PR Preview" w:date="2026-01-01T00:00:00Z">
        <w:r>
          <w:t xml:space="preserve"> </w:t>
        </w:r>
      </w:ins>
      <w:ins w:id="4488" w:author="PR Preview" w:date="2026-01-01T00:00:00Z">
        <w:r>
          <w:t xml:space="preserve">“Exponential function —</w:t>
        </w:r>
      </w:ins>
      <w:ins w:id="4489" w:author="PR Preview" w:date="2026-01-01T00:00:00Z">
        <w:r>
          <w:t xml:space="preserve"> </w:t>
        </w:r>
      </w:ins>
      <w:ins w:id="4490" w:author="PR Preview" w:date="2026-01-01T00:00:00Z">
        <w:r>
          <w:t xml:space="preserve">Wikipedia</w:t>
        </w:r>
      </w:ins>
      <w:ins w:id="4491" w:author="PR Preview" w:date="2026-01-01T00:00:00Z">
        <w:r>
          <w:t xml:space="preserve">,</w:t>
        </w:r>
      </w:ins>
      <w:ins w:id="4492" w:author="PR Preview" w:date="2026-01-01T00:00:00Z">
        <w:r>
          <w:t xml:space="preserve"> </w:t>
        </w:r>
      </w:ins>
      <w:ins w:id="4493" w:author="PR Preview" w:date="2026-01-01T00:00:00Z">
        <w:r>
          <w:t xml:space="preserve">the free encyclopedia.”</w:t>
        </w:r>
      </w:ins>
      <w:ins w:id="4494" w:author="PR Preview" w:date="2026-01-01T00:00:00Z">
        <w:r>
          <w:t xml:space="preserve"> </w:t>
        </w:r>
      </w:ins>
      <w:ins w:id="4495" w:author="PR Preview" w:date="2026-01-01T00:00:00Z">
        <w:r>
          <w:t xml:space="preserve">2026. Available:</w:t>
        </w:r>
      </w:ins>
      <w:ins w:id="4496" w:author="PR Preview" w:date="2026-01-01T00:00:00Z">
        <w:r>
          <w:t xml:space="preserve"> </w:t>
        </w:r>
      </w:ins>
      <w:hyperlink r:id="rId376">
        <w:ins w:id="4497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377"/>
    <w:bookmarkStart w:id="379" w:name="ref-wikipedia_e_mathematical_constant"/>
    <w:p>
      <w:pPr>
        <w:pStyle w:val="Bibliography"/>
      </w:pPr>
      <w:ins w:id="4498" w:author="PR Preview" w:date="2026-01-01T00:00:00Z">
        <w:r>
          <w:t xml:space="preserve">[31]</w:t>
        </w:r>
      </w:ins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	</w:t>
        </w:r>
      </w:ins>
      <w:ins w:id="4501" w:author="PR Preview" w:date="2026-01-01T00:00:00Z">
        <w:r>
          <w:t xml:space="preserve">Wikipedia contributors,</w:t>
        </w:r>
      </w:ins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“E (mathematical constant) —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Wikipedia</w:t>
        </w:r>
      </w:ins>
      <w:ins w:id="4506" w:author="PR Preview" w:date="2026-01-01T00:00:00Z">
        <w:r>
          <w:t xml:space="preserve">,</w:t>
        </w:r>
      </w:ins>
      <w:ins w:id="4507" w:author="PR Preview" w:date="2026-01-01T00:00:00Z">
        <w:r>
          <w:t xml:space="preserve"> </w:t>
        </w:r>
      </w:ins>
      <w:ins w:id="4508" w:author="PR Preview" w:date="2026-01-01T00:00:00Z">
        <w:r>
          <w:t xml:space="preserve">the free encyclopedia.”</w:t>
        </w:r>
      </w:ins>
      <w:ins w:id="4509" w:author="PR Preview" w:date="2026-01-01T00:00:00Z">
        <w:r>
          <w:t xml:space="preserve"> </w:t>
        </w:r>
      </w:ins>
      <w:ins w:id="4510" w:author="PR Preview" w:date="2026-01-01T00:00:00Z">
        <w:r>
          <w:t xml:space="preserve">2026. Available:</w:t>
        </w:r>
      </w:ins>
      <w:ins w:id="4511" w:author="PR Preview" w:date="2026-01-01T00:00:00Z">
        <w:r>
          <w:t xml:space="preserve"> </w:t>
        </w:r>
      </w:ins>
      <w:hyperlink r:id="rId378">
        <w:ins w:id="4512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379"/>
    <w:bookmarkStart w:id="381" w:name="ref-wikipedia_natural_logarithm"/>
    <w:p>
      <w:pPr>
        <w:pStyle w:val="Bibliography"/>
      </w:pPr>
      <w:ins w:id="4513" w:author="PR Preview" w:date="2026-01-01T00:00:00Z">
        <w:r>
          <w:t xml:space="preserve">[32]</w:t>
        </w:r>
      </w:ins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	</w:t>
        </w:r>
      </w:ins>
      <w:ins w:id="4516" w:author="PR Preview" w:date="2026-01-01T00:00:00Z">
        <w:r>
          <w:t xml:space="preserve">Wikipedia contributors,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“Natural logarithm —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Wikipedia</w:t>
        </w:r>
      </w:ins>
      <w:ins w:id="4521" w:author="PR Preview" w:date="2026-01-01T00:00:00Z">
        <w:r>
          <w:t xml:space="preserve">,</w:t>
        </w:r>
      </w:ins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the free encyclopedia.”</w:t>
        </w:r>
      </w:ins>
      <w:ins w:id="4524" w:author="PR Preview" w:date="2026-01-01T00:00:00Z">
        <w:r>
          <w:t xml:space="preserve"> </w:t>
        </w:r>
      </w:ins>
      <w:ins w:id="4525" w:author="PR Preview" w:date="2026-01-01T00:00:00Z">
        <w:r>
          <w:t xml:space="preserve">2026. Available:</w:t>
        </w:r>
      </w:ins>
      <w:ins w:id="4526" w:author="PR Preview" w:date="2026-01-01T00:00:00Z">
        <w:r>
          <w:t xml:space="preserve"> </w:t>
        </w:r>
      </w:ins>
      <w:hyperlink r:id="rId380">
        <w:ins w:id="4527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381"/>
    <w:bookmarkStart w:id="383" w:name="ref-wikipedia_logarithm"/>
    <w:p>
      <w:pPr>
        <w:pStyle w:val="Bibliography"/>
      </w:pPr>
      <w:ins w:id="4528" w:author="PR Preview" w:date="2026-01-01T00:00:00Z">
        <w:r>
          <w:t xml:space="preserve">[33]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	</w:t>
        </w:r>
      </w:ins>
      <w:ins w:id="4531" w:author="PR Preview" w:date="2026-01-01T00:00:00Z">
        <w:r>
          <w:t xml:space="preserve">Wikipedia contributors,</w:t>
        </w:r>
      </w:ins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“Logarithm —</w:t>
        </w:r>
      </w:ins>
      <w:ins w:id="4534" w:author="PR Preview" w:date="2026-01-01T00:00:00Z">
        <w:r>
          <w:t xml:space="preserve"> </w:t>
        </w:r>
      </w:ins>
      <w:ins w:id="4535" w:author="PR Preview" w:date="2026-01-01T00:00:00Z">
        <w:r>
          <w:t xml:space="preserve">Wikipedia</w:t>
        </w:r>
      </w:ins>
      <w:ins w:id="4536" w:author="PR Preview" w:date="2026-01-01T00:00:00Z">
        <w:r>
          <w:t xml:space="preserve">,</w:t>
        </w:r>
      </w:ins>
      <w:ins w:id="4537" w:author="PR Preview" w:date="2026-01-01T00:00:00Z">
        <w:r>
          <w:t xml:space="preserve"> </w:t>
        </w:r>
      </w:ins>
      <w:ins w:id="4538" w:author="PR Preview" w:date="2026-01-01T00:00:00Z">
        <w:r>
          <w:t xml:space="preserve">the free encyclopedia.”</w:t>
        </w:r>
      </w:ins>
      <w:ins w:id="4539" w:author="PR Preview" w:date="2026-01-01T00:00:00Z">
        <w:r>
          <w:t xml:space="preserve"> </w:t>
        </w:r>
      </w:ins>
      <w:ins w:id="4540" w:author="PR Preview" w:date="2026-01-01T00:00:00Z">
        <w:r>
          <w:t xml:space="preserve">2026. Available:</w:t>
        </w:r>
      </w:ins>
      <w:ins w:id="4541" w:author="PR Preview" w:date="2026-01-01T00:00:00Z">
        <w:r>
          <w:t xml:space="preserve"> </w:t>
        </w:r>
      </w:ins>
      <w:hyperlink r:id="rId382">
        <w:ins w:id="4542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383"/>
    <w:bookmarkStart w:id="385" w:name="X5bbf2d245759a3fafc9c46669854129ba2658aa"/>
    <w:p>
      <w:pPr>
        <w:pStyle w:val="Bibliography"/>
      </w:pPr>
      <w:ins w:id="4543" w:author="PR Preview" w:date="2026-01-01T00:00:00Z">
        <w:r>
          <w:t xml:space="preserve">[34]</w:t>
        </w:r>
      </w:ins>
      <w:ins w:id="4544" w:author="PR Preview" w:date="2026-01-01T00:00:00Z">
        <w:r>
          <w:t xml:space="preserve"> </w:t>
        </w:r>
      </w:ins>
      <w:ins w:id="4545" w:author="PR Preview" w:date="2026-01-01T00:00:00Z">
        <w:r>
          <w:t xml:space="preserve">	</w:t>
        </w:r>
      </w:ins>
      <w:ins w:id="4546" w:author="PR Preview" w:date="2026-01-01T00:00:00Z">
        <w:r>
          <w:t xml:space="preserve">Wikipedia contributors,</w:t>
        </w:r>
      </w:ins>
      <w:ins w:id="4547" w:author="PR Preview" w:date="2026-01-01T00:00:00Z">
        <w:r>
          <w:t xml:space="preserve"> </w:t>
        </w:r>
      </w:ins>
      <w:ins w:id="4548" w:author="PR Preview" w:date="2026-01-01T00:00:00Z">
        <w:r>
          <w:t xml:space="preserve">“Tarski’s high school algebra problem —</w:t>
        </w:r>
      </w:ins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Wikipedia</w:t>
        </w:r>
      </w:ins>
      <w:ins w:id="4551" w:author="PR Preview" w:date="2026-01-01T00:00:00Z">
        <w:r>
          <w:t xml:space="preserve">,</w:t>
        </w:r>
      </w:ins>
      <w:ins w:id="4552" w:author="PR Preview" w:date="2026-01-01T00:00:00Z">
        <w:r>
          <w:t xml:space="preserve"> </w:t>
        </w:r>
      </w:ins>
      <w:ins w:id="4553" w:author="PR Preview" w:date="2026-01-01T00:00:00Z">
        <w:r>
          <w:t xml:space="preserve">the free encyclopedia.”</w:t>
        </w:r>
      </w:ins>
      <w:ins w:id="4554" w:author="PR Preview" w:date="2026-01-01T00:00:00Z">
        <w:r>
          <w:t xml:space="preserve"> </w:t>
        </w:r>
      </w:ins>
      <w:ins w:id="4555" w:author="PR Preview" w:date="2026-01-01T00:00:00Z">
        <w:r>
          <w:t xml:space="preserve">2026. Available:</w:t>
        </w:r>
      </w:ins>
      <w:ins w:id="4556" w:author="PR Preview" w:date="2026-01-01T00:00:00Z">
        <w:r>
          <w:t xml:space="preserve"> </w:t>
        </w:r>
      </w:ins>
      <w:hyperlink r:id="rId384">
        <w:ins w:id="4557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385"/>
    <w:bookmarkStart w:id="387" w:name="ref-wikipedia_contour_line"/>
    <w:p>
      <w:pPr>
        <w:pStyle w:val="Bibliography"/>
      </w:pPr>
      <w:ins w:id="4558" w:author="PR Preview" w:date="2026-01-01T00:00:00Z">
        <w:r>
          <w:t xml:space="preserve">[35]</w:t>
        </w:r>
      </w:ins>
      <w:ins w:id="4559" w:author="PR Preview" w:date="2026-01-01T00:00:00Z">
        <w:r>
          <w:t xml:space="preserve"> </w:t>
        </w:r>
      </w:ins>
      <w:ins w:id="4560" w:author="PR Preview" w:date="2026-01-01T00:00:00Z">
        <w:r>
          <w:t xml:space="preserve">	</w:t>
        </w:r>
      </w:ins>
      <w:ins w:id="4561" w:author="PR Preview" w:date="2026-01-01T00:00:00Z">
        <w:r>
          <w:t xml:space="preserve">Wikipedia contributors,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“Contour line —</w:t>
        </w:r>
      </w:ins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Wikipedia</w:t>
        </w:r>
      </w:ins>
      <w:ins w:id="4566" w:author="PR Preview" w:date="2026-01-01T00:00:00Z">
        <w:r>
          <w:t xml:space="preserve">,</w:t>
        </w:r>
      </w:ins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the free encyclopedia.”</w:t>
        </w:r>
      </w:ins>
      <w:ins w:id="4569" w:author="PR Preview" w:date="2026-01-01T00:00:00Z">
        <w:r>
          <w:t xml:space="preserve"> </w:t>
        </w:r>
      </w:ins>
      <w:ins w:id="4570" w:author="PR Preview" w:date="2026-01-01T00:00:00Z">
        <w:r>
          <w:t xml:space="preserve">2026. Available:</w:t>
        </w:r>
      </w:ins>
      <w:ins w:id="4571" w:author="PR Preview" w:date="2026-01-01T00:00:00Z">
        <w:r>
          <w:t xml:space="preserve"> </w:t>
        </w:r>
      </w:ins>
      <w:hyperlink r:id="rId386">
        <w:ins w:id="4572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387"/>
    <w:bookmarkStart w:id="389" w:name="ref-wikipedia_unit_circle"/>
    <w:p>
      <w:pPr>
        <w:pStyle w:val="Bibliography"/>
      </w:pPr>
      <w:ins w:id="4573" w:author="PR Preview" w:date="2026-01-01T00:00:00Z">
        <w:r>
          <w:t xml:space="preserve">[36]</w:t>
        </w:r>
      </w:ins>
      <w:ins w:id="4574" w:author="PR Preview" w:date="2026-01-01T00:00:00Z">
        <w:r>
          <w:t xml:space="preserve"> </w:t>
        </w:r>
      </w:ins>
      <w:ins w:id="4575" w:author="PR Preview" w:date="2026-01-01T00:00:00Z">
        <w:r>
          <w:t xml:space="preserve">	</w:t>
        </w:r>
      </w:ins>
      <w:ins w:id="4576" w:author="PR Preview" w:date="2026-01-01T00:00:00Z">
        <w:r>
          <w:t xml:space="preserve">Wikipedia contributors,</w:t>
        </w:r>
      </w:ins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“Unit circle —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Wikipedia</w:t>
        </w:r>
      </w:ins>
      <w:ins w:id="4581" w:author="PR Preview" w:date="2026-01-01T00:00:00Z">
        <w:r>
          <w:t xml:space="preserve">,</w:t>
        </w:r>
      </w:ins>
      <w:ins w:id="4582" w:author="PR Preview" w:date="2026-01-01T00:00:00Z">
        <w:r>
          <w:t xml:space="preserve"> </w:t>
        </w:r>
      </w:ins>
      <w:ins w:id="4583" w:author="PR Preview" w:date="2026-01-01T00:00:00Z">
        <w:r>
          <w:t xml:space="preserve">the free encyclopedia.”</w:t>
        </w:r>
      </w:ins>
      <w:ins w:id="4584" w:author="PR Preview" w:date="2026-01-01T00:00:00Z">
        <w:r>
          <w:t xml:space="preserve"> </w:t>
        </w:r>
      </w:ins>
      <w:ins w:id="4585" w:author="PR Preview" w:date="2026-01-01T00:00:00Z">
        <w:r>
          <w:t xml:space="preserve">2026. Available:</w:t>
        </w:r>
      </w:ins>
      <w:ins w:id="4586" w:author="PR Preview" w:date="2026-01-01T00:00:00Z">
        <w:r>
          <w:t xml:space="preserve"> </w:t>
        </w:r>
      </w:ins>
      <w:hyperlink r:id="rId388">
        <w:ins w:id="4587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389"/>
    <w:bookmarkStart w:id="391" w:name="ref-wikipedia_pi"/>
    <w:p>
      <w:pPr>
        <w:pStyle w:val="Bibliography"/>
      </w:pPr>
      <w:ins w:id="4588" w:author="PR Preview" w:date="2026-01-01T00:00:00Z">
        <w:r>
          <w:t xml:space="preserve">[37]</w:t>
        </w:r>
      </w:ins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	</w:t>
        </w:r>
      </w:ins>
      <w:ins w:id="4591" w:author="PR Preview" w:date="2026-01-01T00:00:00Z">
        <w:r>
          <w:t xml:space="preserve">Wikipedia contributors,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“Pi —</w:t>
        </w:r>
      </w:ins>
      <w:ins w:id="4594" w:author="PR Preview" w:date="2026-01-01T00:00:00Z">
        <w:r>
          <w:t xml:space="preserve"> </w:t>
        </w:r>
      </w:ins>
      <w:ins w:id="4595" w:author="PR Preview" w:date="2026-01-01T00:00:00Z">
        <w:r>
          <w:t xml:space="preserve">Wikipedia</w:t>
        </w:r>
      </w:ins>
      <w:ins w:id="4596" w:author="PR Preview" w:date="2026-01-01T00:00:00Z">
        <w:r>
          <w:t xml:space="preserve">,</w:t>
        </w:r>
      </w:ins>
      <w:ins w:id="4597" w:author="PR Preview" w:date="2026-01-01T00:00:00Z">
        <w:r>
          <w:t xml:space="preserve"> </w:t>
        </w:r>
      </w:ins>
      <w:ins w:id="4598" w:author="PR Preview" w:date="2026-01-01T00:00:00Z">
        <w:r>
          <w:t xml:space="preserve">the free encyclopedia.”</w:t>
        </w:r>
      </w:ins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2026. Available:</w:t>
        </w:r>
      </w:ins>
      <w:ins w:id="4601" w:author="PR Preview" w:date="2026-01-01T00:00:00Z">
        <w:r>
          <w:t xml:space="preserve"> </w:t>
        </w:r>
      </w:ins>
      <w:hyperlink r:id="rId390">
        <w:ins w:id="4602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391"/>
    <w:bookmarkStart w:id="393" w:name="ref-wikipedia_sine_and_cosine"/>
    <w:p>
      <w:pPr>
        <w:pStyle w:val="Bibliography"/>
      </w:pPr>
      <w:ins w:id="4603" w:author="PR Preview" w:date="2026-01-01T00:00:00Z">
        <w:r>
          <w:t xml:space="preserve">[38]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	</w:t>
        </w:r>
      </w:ins>
      <w:ins w:id="4606" w:author="PR Preview" w:date="2026-01-01T00:00:00Z">
        <w:r>
          <w:t xml:space="preserve">Wikipedia contributors,</w:t>
        </w:r>
      </w:ins>
      <w:ins w:id="4607" w:author="PR Preview" w:date="2026-01-01T00:00:00Z">
        <w:r>
          <w:t xml:space="preserve"> </w:t>
        </w:r>
      </w:ins>
      <w:ins w:id="4608" w:author="PR Preview" w:date="2026-01-01T00:00:00Z">
        <w:r>
          <w:t xml:space="preserve">“Sine and cosine —</w:t>
        </w:r>
      </w:ins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Wikipedia</w:t>
        </w:r>
      </w:ins>
      <w:ins w:id="4611" w:author="PR Preview" w:date="2026-01-01T00:00:00Z">
        <w:r>
          <w:t xml:space="preserve">,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the free encyclopedia.”</w:t>
        </w:r>
      </w:ins>
      <w:ins w:id="4614" w:author="PR Preview" w:date="2026-01-01T00:00:00Z">
        <w:r>
          <w:t xml:space="preserve"> </w:t>
        </w:r>
      </w:ins>
      <w:ins w:id="4615" w:author="PR Preview" w:date="2026-01-01T00:00:00Z">
        <w:r>
          <w:t xml:space="preserve">2026. Available:</w:t>
        </w:r>
      </w:ins>
      <w:ins w:id="4616" w:author="PR Preview" w:date="2026-01-01T00:00:00Z">
        <w:r>
          <w:t xml:space="preserve"> </w:t>
        </w:r>
      </w:ins>
      <w:hyperlink r:id="rId392">
        <w:ins w:id="4617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393"/>
    <w:bookmarkStart w:id="395" w:name="ref-wikipedia_trigonometric_functions"/>
    <w:p>
      <w:pPr>
        <w:pStyle w:val="Bibliography"/>
      </w:pPr>
      <w:ins w:id="4618" w:author="PR Preview" w:date="2026-01-01T00:00:00Z">
        <w:r>
          <w:t xml:space="preserve">[39]</w:t>
        </w:r>
      </w:ins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	</w:t>
        </w:r>
      </w:ins>
      <w:ins w:id="4621" w:author="PR Preview" w:date="2026-01-01T00:00:00Z">
        <w:r>
          <w:t xml:space="preserve">Wikipedia contributors,</w:t>
        </w:r>
      </w:ins>
      <w:ins w:id="4622" w:author="PR Preview" w:date="2026-01-01T00:00:00Z">
        <w:r>
          <w:t xml:space="preserve"> </w:t>
        </w:r>
      </w:ins>
      <w:ins w:id="4623" w:author="PR Preview" w:date="2026-01-01T00:00:00Z">
        <w:r>
          <w:t xml:space="preserve">“Trigonometric functions —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Wikipedia</w:t>
        </w:r>
      </w:ins>
      <w:ins w:id="4626" w:author="PR Preview" w:date="2026-01-01T00:00:00Z">
        <w:r>
          <w:t xml:space="preserve">,</w:t>
        </w:r>
      </w:ins>
      <w:ins w:id="4627" w:author="PR Preview" w:date="2026-01-01T00:00:00Z">
        <w:r>
          <w:t xml:space="preserve"> </w:t>
        </w:r>
      </w:ins>
      <w:ins w:id="4628" w:author="PR Preview" w:date="2026-01-01T00:00:00Z">
        <w:r>
          <w:t xml:space="preserve">the free encyclopedia.”</w:t>
        </w:r>
      </w:ins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2026. Available:</w:t>
        </w:r>
      </w:ins>
      <w:ins w:id="4631" w:author="PR Preview" w:date="2026-01-01T00:00:00Z">
        <w:r>
          <w:t xml:space="preserve"> </w:t>
        </w:r>
      </w:ins>
      <w:hyperlink r:id="rId394">
        <w:ins w:id="4632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395"/>
    <w:bookmarkStart w:id="397" w:name="X5a2f2f32a394dfa9ade54906000e256a4416e3c"/>
    <w:p>
      <w:pPr>
        <w:pStyle w:val="Bibliography"/>
      </w:pPr>
      <w:ins w:id="4633" w:author="PR Preview" w:date="2026-01-01T00:00:00Z">
        <w:r>
          <w:t xml:space="preserve">[40]</w:t>
        </w:r>
      </w:ins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	</w:t>
        </w:r>
      </w:ins>
      <w:ins w:id="4636" w:author="PR Preview" w:date="2026-01-01T00:00:00Z">
        <w:r>
          <w:t xml:space="preserve">Wikipedia contributors,</w:t>
        </w:r>
      </w:ins>
      <w:ins w:id="4637" w:author="PR Preview" w:date="2026-01-01T00:00:00Z">
        <w:r>
          <w:t xml:space="preserve"> </w:t>
        </w:r>
      </w:ins>
      <w:ins w:id="4638" w:author="PR Preview" w:date="2026-01-01T00:00:00Z">
        <w:r>
          <w:t xml:space="preserve">“Pythagorean trigonometric identity —</w:t>
        </w:r>
      </w:ins>
      <w:ins w:id="4639" w:author="PR Preview" w:date="2026-01-01T00:00:00Z">
        <w:r>
          <w:t xml:space="preserve"> </w:t>
        </w:r>
      </w:ins>
      <w:ins w:id="4640" w:author="PR Preview" w:date="2026-01-01T00:00:00Z">
        <w:r>
          <w:t xml:space="preserve">Wikipedia</w:t>
        </w:r>
      </w:ins>
      <w:ins w:id="4641" w:author="PR Preview" w:date="2026-01-01T00:00:00Z">
        <w:r>
          <w:t xml:space="preserve">,</w:t>
        </w:r>
      </w:ins>
      <w:ins w:id="4642" w:author="PR Preview" w:date="2026-01-01T00:00:00Z">
        <w:r>
          <w:t xml:space="preserve"> </w:t>
        </w:r>
      </w:ins>
      <w:ins w:id="4643" w:author="PR Preview" w:date="2026-01-01T00:00:00Z">
        <w:r>
          <w:t xml:space="preserve">the free encyclopedia.”</w:t>
        </w:r>
      </w:ins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2026. Available:</w:t>
        </w:r>
      </w:ins>
      <w:ins w:id="4646" w:author="PR Preview" w:date="2026-01-01T00:00:00Z">
        <w:r>
          <w:t xml:space="preserve"> </w:t>
        </w:r>
      </w:ins>
      <w:hyperlink r:id="rId396">
        <w:ins w:id="4647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397"/>
    <w:bookmarkStart w:id="399" w:name="ref-wikipedia_imaginary_unit"/>
    <w:p>
      <w:pPr>
        <w:pStyle w:val="Bibliography"/>
      </w:pPr>
      <w:ins w:id="4648" w:author="PR Preview" w:date="2026-01-01T00:00:00Z">
        <w:r>
          <w:t xml:space="preserve">[41]</w:t>
        </w:r>
      </w:ins>
      <w:ins w:id="4649" w:author="PR Preview" w:date="2026-01-01T00:00:00Z">
        <w:r>
          <w:t xml:space="preserve"> </w:t>
        </w:r>
      </w:ins>
      <w:ins w:id="4650" w:author="PR Preview" w:date="2026-01-01T00:00:00Z">
        <w:r>
          <w:t xml:space="preserve">	</w:t>
        </w:r>
      </w:ins>
      <w:ins w:id="4651" w:author="PR Preview" w:date="2026-01-01T00:00:00Z">
        <w:r>
          <w:t xml:space="preserve">Wikipedia contributors,</w:t>
        </w:r>
      </w:ins>
      <w:ins w:id="4652" w:author="PR Preview" w:date="2026-01-01T00:00:00Z">
        <w:r>
          <w:t xml:space="preserve"> </w:t>
        </w:r>
      </w:ins>
      <w:ins w:id="4653" w:author="PR Preview" w:date="2026-01-01T00:00:00Z">
        <w:r>
          <w:t xml:space="preserve">“Imaginary unit —</w:t>
        </w:r>
      </w:ins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Wikipedia</w:t>
        </w:r>
      </w:ins>
      <w:ins w:id="4656" w:author="PR Preview" w:date="2026-01-01T00:00:00Z">
        <w:r>
          <w:t xml:space="preserve">,</w:t>
        </w:r>
      </w:ins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the free encyclopedia.”</w:t>
        </w:r>
      </w:ins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2026. Available:</w:t>
        </w:r>
      </w:ins>
      <w:ins w:id="4661" w:author="PR Preview" w:date="2026-01-01T00:00:00Z">
        <w:r>
          <w:t xml:space="preserve"> </w:t>
        </w:r>
      </w:ins>
      <w:hyperlink r:id="rId398">
        <w:ins w:id="4662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399"/>
    <w:bookmarkStart w:id="401" w:name="ref-axler2024linear"/>
    <w:p>
      <w:pPr>
        <w:pStyle w:val="Bibliography"/>
      </w:pPr>
      <w:ins w:id="4663" w:author="PR Preview" w:date="2026-01-01T00:00:00Z">
        <w:r>
          <w:t xml:space="preserve">[42]</w:t>
        </w:r>
      </w:ins>
      <w:ins w:id="4664" w:author="PR Preview" w:date="2026-01-01T00:00:00Z">
        <w:r>
          <w:t xml:space="preserve"> </w:t>
        </w:r>
      </w:ins>
      <w:ins w:id="4665" w:author="PR Preview" w:date="2026-01-01T00:00:00Z">
        <w:r>
          <w:t xml:space="preserve">	</w:t>
        </w:r>
      </w:ins>
      <w:ins w:id="4666" w:author="PR Preview" w:date="2026-01-01T00:00:00Z">
        <w:r>
          <w:t xml:space="preserve">S. Axler,</w:t>
        </w:r>
      </w:ins>
      <w:ins w:id="4667" w:author="PR Preview" w:date="2026-01-01T00:00:00Z">
        <w:r>
          <w:t xml:space="preserve"> </w:t>
        </w:r>
      </w:ins>
      <w:ins w:id="4668" w:author="PR Preview" w:date="2026-01-01T00:00:00Z">
        <w:r>
          <w:rPr>
            <w:i/>
            <w:iCs/>
          </w:rPr>
          <w:t xml:space="preserve">Linear algebra done right</w:t>
        </w:r>
      </w:ins>
      <w:ins w:id="4669" w:author="PR Preview" w:date="2026-01-01T00:00:00Z">
        <w:r>
          <w:t xml:space="preserve">, 4th ed. in Undergraduate texts in mathematics. Springer, 2024. doi:</w:t>
        </w:r>
      </w:ins>
      <w:ins w:id="4670" w:author="PR Preview" w:date="2026-01-01T00:00:00Z">
        <w:r>
          <w:t xml:space="preserve"> </w:t>
        </w:r>
      </w:ins>
      <w:hyperlink r:id="rId400">
        <w:ins w:id="4671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4672" w:author="PR Preview" w:date="2026-01-01T00:00:00Z">
        <w:r>
          <w:t xml:space="preserve">.</w:t>
        </w:r>
      </w:ins>
    </w:p>
    <w:bookmarkEnd w:id="401"/>
    <w:bookmarkStart w:id="403" w:name="ref-wikipedia_complex_number"/>
    <w:p>
      <w:pPr>
        <w:pStyle w:val="Bibliography"/>
      </w:pPr>
      <w:ins w:id="4673" w:author="PR Preview" w:date="2026-01-01T00:00:00Z">
        <w:r>
          <w:t xml:space="preserve">[43]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	</w:t>
        </w:r>
      </w:ins>
      <w:ins w:id="4676" w:author="PR Preview" w:date="2026-01-01T00:00:00Z">
        <w:r>
          <w:t xml:space="preserve">Wikipedia contributors,</w:t>
        </w:r>
      </w:ins>
      <w:ins w:id="4677" w:author="PR Preview" w:date="2026-01-01T00:00:00Z">
        <w:r>
          <w:t xml:space="preserve"> </w:t>
        </w:r>
      </w:ins>
      <w:ins w:id="4678" w:author="PR Preview" w:date="2026-01-01T00:00:00Z">
        <w:r>
          <w:t xml:space="preserve">“Complex number —</w:t>
        </w:r>
      </w:ins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Wikipedia</w:t>
        </w:r>
      </w:ins>
      <w:ins w:id="4681" w:author="PR Preview" w:date="2026-01-01T00:00:00Z">
        <w:r>
          <w:t xml:space="preserve">,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the free encyclopedia.”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2026. Available:</w:t>
        </w:r>
      </w:ins>
      <w:ins w:id="4686" w:author="PR Preview" w:date="2026-01-01T00:00:00Z">
        <w:r>
          <w:t xml:space="preserve"> </w:t>
        </w:r>
      </w:ins>
      <w:hyperlink r:id="rId402">
        <w:ins w:id="4687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403"/>
    <w:bookmarkStart w:id="405" w:name="ref-wikipedia_complex_conjugate"/>
    <w:p>
      <w:pPr>
        <w:pStyle w:val="Bibliography"/>
      </w:pPr>
      <w:ins w:id="4688" w:author="PR Preview" w:date="2026-01-01T00:00:00Z">
        <w:r>
          <w:t xml:space="preserve">[44]</w:t>
        </w:r>
      </w:ins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	</w:t>
        </w:r>
      </w:ins>
      <w:ins w:id="4691" w:author="PR Preview" w:date="2026-01-01T00:00:00Z">
        <w:r>
          <w:t xml:space="preserve">Wikipedia contributors,</w:t>
        </w:r>
      </w:ins>
      <w:ins w:id="4692" w:author="PR Preview" w:date="2026-01-01T00:00:00Z">
        <w:r>
          <w:t xml:space="preserve"> </w:t>
        </w:r>
      </w:ins>
      <w:ins w:id="4693" w:author="PR Preview" w:date="2026-01-01T00:00:00Z">
        <w:r>
          <w:t xml:space="preserve">“Complex conjugate —</w:t>
        </w:r>
      </w:ins>
      <w:ins w:id="4694" w:author="PR Preview" w:date="2026-01-01T00:00:00Z">
        <w:r>
          <w:t xml:space="preserve"> </w:t>
        </w:r>
      </w:ins>
      <w:ins w:id="4695" w:author="PR Preview" w:date="2026-01-01T00:00:00Z">
        <w:r>
          <w:t xml:space="preserve">Wikipedia</w:t>
        </w:r>
      </w:ins>
      <w:ins w:id="4696" w:author="PR Preview" w:date="2026-01-01T00:00:00Z">
        <w:r>
          <w:t xml:space="preserve">,</w:t>
        </w:r>
      </w:ins>
      <w:ins w:id="4697" w:author="PR Preview" w:date="2026-01-01T00:00:00Z">
        <w:r>
          <w:t xml:space="preserve"> </w:t>
        </w:r>
      </w:ins>
      <w:ins w:id="4698" w:author="PR Preview" w:date="2026-01-01T00:00:00Z">
        <w:r>
          <w:t xml:space="preserve">the free encyclopedia.”</w:t>
        </w:r>
      </w:ins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2026. Available:</w:t>
        </w:r>
      </w:ins>
      <w:ins w:id="4701" w:author="PR Preview" w:date="2026-01-01T00:00:00Z">
        <w:r>
          <w:t xml:space="preserve"> </w:t>
        </w:r>
      </w:ins>
      <w:hyperlink r:id="rId404">
        <w:ins w:id="4702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405"/>
    <w:bookmarkStart w:id="407" w:name="ref-abramson2021algebra"/>
    <w:p>
      <w:pPr>
        <w:pStyle w:val="Bibliography"/>
      </w:pPr>
      <w:ins w:id="4703" w:author="PR Preview" w:date="2026-01-01T00:00:00Z">
        <w:r>
          <w:t xml:space="preserve">[45]</w:t>
        </w:r>
      </w:ins>
      <w:ins w:id="4704" w:author="PR Preview" w:date="2026-01-01T00:00:00Z">
        <w:r>
          <w:t xml:space="preserve"> </w:t>
        </w:r>
      </w:ins>
      <w:ins w:id="4705" w:author="PR Preview" w:date="2026-01-01T00:00:00Z">
        <w:r>
          <w:t xml:space="preserve">	</w:t>
        </w:r>
      </w:ins>
      <w:ins w:id="4706" w:author="PR Preview" w:date="2026-01-01T00:00:00Z">
        <w:r>
          <w:t xml:space="preserve">J. Abramson</w:t>
        </w:r>
      </w:ins>
      <w:ins w:id="4707" w:author="PR Preview" w:date="2026-01-01T00:00:00Z">
        <w:r>
          <w:t xml:space="preserve"> </w:t>
        </w:r>
      </w:ins>
      <w:ins w:id="4708" w:author="PR Preview" w:date="2026-01-01T00:00:00Z">
        <w:r>
          <w:rPr>
            <w:i/>
            <w:iCs/>
          </w:rPr>
          <w:t xml:space="preserve">et al.</w:t>
        </w:r>
      </w:ins>
      <w:ins w:id="4709" w:author="PR Preview" w:date="2026-01-01T00:00:00Z">
        <w:r>
          <w:t xml:space="preserve">,</w:t>
        </w:r>
      </w:ins>
      <w:ins w:id="4710" w:author="PR Preview" w:date="2026-01-01T00:00:00Z">
        <w:r>
          <w:t xml:space="preserve"> </w:t>
        </w:r>
      </w:ins>
      <w:ins w:id="4711" w:author="PR Preview" w:date="2026-01-01T00:00:00Z">
        <w:r>
          <w:rPr>
            <w:i/>
            <w:iCs/>
          </w:rPr>
          <w:t xml:space="preserve">Algebra and trigonometry</w:t>
        </w:r>
      </w:ins>
      <w:ins w:id="4712" w:author="PR Preview" w:date="2026-01-01T00:00:00Z">
        <w:r>
          <w:t xml:space="preserve">, 2nd ed. OpenStax, 2021. Available:</w:t>
        </w:r>
      </w:ins>
      <w:ins w:id="4713" w:author="PR Preview" w:date="2026-01-01T00:00:00Z">
        <w:r>
          <w:t xml:space="preserve"> </w:t>
        </w:r>
      </w:ins>
      <w:hyperlink r:id="rId406">
        <w:ins w:id="4714" w:author="PR Preview" w:date="2026-01-01T00:00:00Z">
          <w:r>
            <w:rPr>
              <w:rStyle w:val="Hyperlink"/>
            </w:rPr>
            <w:t xml:space="preserve">https://openstax.org/books/algebra-and-trigonometry-2e/pages/preface</w:t>
          </w:r>
        </w:ins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2026-10-18T21:56:14Z</dcterms:created>
  <dcterms:modified xsi:type="dcterms:W3CDTF">2026-10-18T21:56:14Z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