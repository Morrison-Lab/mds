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(</w:delText>
        </w:r>
      </w:del>
      <w:hyperlink r:id="rId11">
        <w:del w:id="4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5" w:author="PR Preview" w:date="2026-01-01T00:00:00Z">
        <w:r>
          <w:delText xml:space="preserve">).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When</w:delText>
        </w:r>
      </w:del>
      <w:del w:id="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invertible,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it appears in the least squares solution (</w:delText>
        </w:r>
      </w:del>
      <w:hyperlink w:anchor="def-least-squares">
        <w:del w:id="1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4" w:author="PR Preview" w:date="2026-01-01T00:00:00Z">
        <w:r>
          <w:delText xml:space="preserve">, defined later in this chapter)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$\hat{\mathord{\smash[b]{\underset{\raise.3ex\hbox{$\scriptstyle\sim$}}{\beta}}\vphantom{\beta}}}= ({\mathbf{X}}^{\top}\mathbf{X})^{-1}{\mathbf{X}}^{\top}\mathord{\smash[b]{\underset{\raise.3ex\hbox{$\scriptstyle\sim$}}{y}}\vphantom{y}}$</w:delText>
        </w:r>
      </w:del>
      <w:del w:id="17" w:author="PR Preview" w:date="2026-01-01T00:00:00Z">
        <w:r>
          <w:delText xml:space="preserve">.</w:delText>
        </w:r>
      </w:del>
    </w:p>
    <w:p>
      <w:pPr>
        <w:pStyle w:val="FirstParagraph"/>
      </w:pPr>
      <w:ins w:id="18" w:author="PR Preview" w:date="2026-01-01T00:00:00Z">
        <w:r>
          <w:t xml:space="preserve">(</w:t>
        </w:r>
      </w:ins>
      <w:hyperlink r:id="rId11">
        <w:ins w:id="19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20" w:author="PR Preview" w:date="2026-01-01T00:00:00Z">
        <w:r>
          <w:t xml:space="preserve">).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When</w:t>
        </w:r>
      </w:ins>
      <w:ins w:id="2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is invertible,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it appears in the least squares solution (</w:t>
        </w:r>
      </w:ins>
      <w:hyperlink w:anchor="def-least-squares">
        <w:ins w:id="2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9" w:author="PR Preview" w:date="2026-01-01T00:00:00Z">
        <w:r>
          <w:t xml:space="preserve">, defined later in this chapter)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  </w:r>
      </w:ins>
      <w:ins w:id="32" w:author="PR Preview" w:date="2026-01-01T00:00:00Z">
        <w:r>
          <w:t xml:space="preserve">.</w:t>
        </w:r>
      </w:ins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del w:id="33" w:author="PR Preview" w:date="2026-01-01T00:00:00Z">
        <w:r>
          <w:delText xml:space="preserve">(</w:delText>
        </w:r>
      </w:del>
      <w:hyperlink r:id="rId11">
        <w:del w:id="34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35" w:author="PR Preview" w:date="2026-01-01T00:00:00Z">
        <w:r>
          <w:delText xml:space="preserve">),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so its inverse is symmetric too (</w:delText>
        </w:r>
      </w:del>
      <w:hyperlink r:id="rId21">
        <w:del w:id="38" w:author="PR Preview" w:date="2026-01-01T00:00:00Z">
          <w:r>
            <w:rPr>
              <w:rStyle w:val="Hyperlink"/>
            </w:rPr>
            <w:delText xml:space="preserve">Corollary 1 in Special Matrices and Decompositions</w:delText>
          </w:r>
        </w:del>
      </w:hyperlink>
      <w:del w:id="39" w:author="PR Preview" w:date="2026-01-01T00:00:00Z">
        <w:r>
          <w:delText xml:space="preserve">).</w:delText>
        </w:r>
      </w:del>
    </w:p>
    <w:p>
      <w:pPr>
        <w:pStyle w:val="FirstParagraph"/>
      </w:pPr>
      <w:ins w:id="40" w:author="PR Preview" w:date="2026-01-01T00:00:00Z">
        <w:r>
          <w:t xml:space="preserve">(</w:t>
        </w:r>
      </w:ins>
      <w:hyperlink r:id="rId11">
        <w:ins w:id="41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42" w:author="PR Preview" w:date="2026-01-01T00:00:00Z">
        <w:r>
          <w:t xml:space="preserve">),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so its inverse is symmetric too (</w:t>
        </w:r>
      </w:ins>
      <w:hyperlink r:id="rId21">
        <w:ins w:id="45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46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del w:id="47" w:author="PR Preview" w:date="2026-01-01T00:00:00Z">
        <w:r>
          <w:delTex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delText>
        </w:r>
      </w:del>
    </w:p>
    <w:p>
      <w:pPr>
        <w:pStyle w:val="BodyText"/>
      </w:pPr>
      <w:ins w:id="48" w:author="PR Preview" w:date="2026-01-01T00:00:00Z">
        <w:r>
  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del w:id="49" w:author="PR Preview" w:date="2026-01-01T00:00:00Z">
        <w:r>
          <w:delText xml:space="preserve">(</w:delText>
        </w:r>
      </w:del>
      <w:hyperlink r:id="rId74">
        <w:del w:id="50" w:author="PR Preview" w:date="2026-01-01T00:00:00Z">
          <w:r>
            <w:rPr>
              <w:rStyle w:val="Hyperlink"/>
            </w:rPr>
            <w:delText xml:space="preserve">Definition 5 in Special Matrices and Decompositions</w:delText>
          </w:r>
        </w:del>
      </w:hyperlink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hyperlink r:id="rId75">
        <w:del w:id="53" w:author="PR Preview" w:date="2026-01-01T00:00:00Z">
          <w:r>
            <w:rPr>
              <w:rStyle w:val="Hyperlink"/>
            </w:rPr>
            <w:delText xml:space="preserve">Theorem 7 in Matrices</w:delText>
          </w:r>
        </w:del>
      </w:hyperlink>
      <w:del w:id="54" w:author="PR Preview" w:date="2026-01-01T00:00:00Z">
        <w:r>
          <w:delText xml:space="preserve">),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so</w:delText>
        </w:r>
      </w:del>
      <w:del w:id="5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is a generalized inverse.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If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is any generalized inverse, then</w:delText>
        </w:r>
      </w:del>
    </w:p>
    <w:p>
      <w:pPr>
        <w:pStyle w:val="FirstParagraph"/>
      </w:pPr>
      <w:ins w:id="65" w:author="PR Preview" w:date="2026-01-01T00:00:00Z">
        <w:r>
          <w:t xml:space="preserve">(</w:t>
        </w:r>
      </w:ins>
      <w:hyperlink r:id="rId74">
        <w:ins w:id="66" w:author="PR Preview" w:date="2026-01-01T00:00:00Z">
          <w:r>
            <w:rPr>
              <w:rStyle w:val="Hyperlink"/>
            </w:rPr>
            <w:t xml:space="preserve">Definition 5 in Special Matrices and Decompositions</w:t>
          </w:r>
        </w:ins>
      </w:hyperlink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hyperlink r:id="rId75">
        <w:ins w:id="69" w:author="PR Preview" w:date="2026-01-01T00:00:00Z">
          <w:r>
            <w:rPr>
              <w:rStyle w:val="Hyperlink"/>
            </w:rPr>
            <w:t xml:space="preserve">Theorem 8 in Matrices</w:t>
          </w:r>
        </w:ins>
      </w:hyperlink>
      <w:ins w:id="70" w:author="PR Preview" w:date="2026-01-01T00:00:00Z">
        <w:r>
          <w:t xml:space="preserve">),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so</w:t>
        </w:r>
      </w:ins>
      <w:ins w:id="7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a generalized inverse.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If</w:t>
        </w:r>
      </w:ins>
      <w:ins w:id="78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is any generalized inverse,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del w:id="81" w:author="PR Preview" w:date="2026-01-01T00:00:00Z">
        <w:r>
          <w:delText xml:space="preserve">and, using</w:delText>
        </w:r>
      </w:del>
      <w:del w:id="8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(</w:delText>
        </w:r>
      </w:del>
      <w:hyperlink r:id="rId11">
        <w:del w:id="85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86" w:author="PR Preview" w:date="2026-01-01T00:00:00Z">
        <w:r>
          <w:delText xml:space="preserve">),</w:delText>
        </w:r>
      </w:del>
    </w:p>
    <w:p>
      <w:pPr>
        <w:pStyle w:val="FirstParagraph"/>
      </w:pPr>
      <w:ins w:id="87" w:author="PR Preview" w:date="2026-01-01T00:00:00Z">
        <w:r>
          <w:t xml:space="preserve">and, using</w:t>
        </w:r>
      </w:ins>
      <w:ins w:id="8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(</w:t>
        </w:r>
      </w:ins>
      <w:hyperlink r:id="rId11">
        <w:ins w:id="91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92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del w:id="93" w:author="PR Preview" w:date="2026-01-01T00:00:00Z">
        <w:r>
          <w:delText xml:space="preserve">(</w:delText>
        </w:r>
      </w:del>
      <w:hyperlink r:id="rId11">
        <w:del w:id="94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hyperlink r:id="rId88">
        <w:del w:id="97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98" w:author="PR Preview" w:date="2026-01-01T00:00:00Z">
        <w:r>
          <w:delText xml:space="preserve">), and likewise for</w:delText>
        </w:r>
      </w:del>
      <w:del w:id="99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0" w:author="PR Preview" w:date="2026-01-01T00:00:00Z">
        <w:r>
          <w:delText xml:space="preserve">.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Write</w:delText>
        </w:r>
      </w:del>
      <w:del w:id="10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and</w:delText>
        </w:r>
      </w:del>
      <w:del w:id="106" w:author="PR Preview" w:date="2026-01-01T00:00:00Z">
        <w:r>
          <w:delText xml:space="preserve"> </w:delText>
        </w:r>
      </w:del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07" w:author="PR Preview" w:date="2026-01-01T00:00:00Z">
        <w:r>
          <w:delText xml:space="preserve">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both symmetric (</w:delText>
        </w:r>
      </w:del>
      <w:hyperlink r:id="rId21">
        <w:del w:id="110" w:author="PR Preview" w:date="2026-01-01T00:00:00Z">
          <w:r>
            <w:rPr>
              <w:rStyle w:val="Hyperlink"/>
            </w:rPr>
            <w:delText xml:space="preserve">Corollary 1 in Special Matrices and Decompositions</w:delText>
          </w:r>
        </w:del>
      </w:hyperlink>
      <w:del w:id="111" w:author="PR Preview" w:date="2026-01-01T00:00:00Z">
        <w:r>
          <w:delText xml:space="preserve">),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and</w:delText>
        </w:r>
      </w:del>
      <w:del w:id="114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5" w:author="PR Preview" w:date="2026-01-01T00:00:00Z">
        <w:r>
          <w:delText xml:space="preserve">.</w:delText>
        </w:r>
      </w:del>
    </w:p>
    <w:p>
      <w:pPr>
        <w:pStyle w:val="FirstParagraph"/>
      </w:pPr>
      <w:ins w:id="116" w:author="PR Preview" w:date="2026-01-01T00:00:00Z">
        <w:r>
          <w:t xml:space="preserve">(</w:t>
        </w:r>
      </w:ins>
      <w:hyperlink r:id="rId11">
        <w:ins w:id="117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118" w:author="PR Preview" w:date="2026-01-01T00:00:00Z">
        <w:r>
          <w:t xml:space="preserve">,</w:t>
        </w:r>
      </w:ins>
      <w:ins w:id="119" w:author="PR Preview" w:date="2026-01-01T00:00:00Z">
        <w:r>
          <w:t xml:space="preserve"> </w:t>
        </w:r>
      </w:ins>
      <w:hyperlink r:id="rId88">
        <w:ins w:id="120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121" w:author="PR Preview" w:date="2026-01-01T00:00:00Z">
        <w:r>
          <w:t xml:space="preserve">), and likewise for</w:t>
        </w:r>
      </w:ins>
      <w:ins w:id="12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23" w:author="PR Preview" w:date="2026-01-01T00:00:00Z">
        <w:r>
          <w:t xml:space="preserve">.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Write</w:t>
        </w:r>
      </w:ins>
      <w:ins w:id="12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and</w:t>
        </w:r>
      </w:ins>
      <w:ins w:id="129" w:author="PR Preview" w:date="2026-01-01T00:00:00Z">
        <w:r>
          <w:t xml:space="preserve"> </w:t>
        </w:r>
      </w:ins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both symmetric (</w:t>
        </w:r>
      </w:ins>
      <w:hyperlink r:id="rId21">
        <w:ins w:id="133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134" w:author="PR Preview" w:date="2026-01-01T00:00:00Z">
        <w:r>
          <w:t xml:space="preserve">),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</w:t>
        </w:r>
      </w:ins>
      <w:ins w:id="137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38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del w:id="139" w:author="PR Preview" w:date="2026-01-01T00:00:00Z">
        <w:r>
          <w:delTex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delText>
        </w:r>
      </w:del>
    </w:p>
    <w:p>
      <w:pPr>
        <w:pStyle w:val="BodyText"/>
      </w:pPr>
      <w:ins w:id="140" w:author="PR Preview" w:date="2026-01-01T00:00:00Z">
        <w:r>
  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del w:id="141" w:author="PR Preview" w:date="2026-01-01T00:00:00Z">
        <w:r>
          <w:delTex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delText>
        </w:r>
      </w:del>
    </w:p>
    <w:p>
      <w:pPr>
        <w:pStyle w:val="BodyText"/>
      </w:pPr>
      <w:ins w:id="142" w:author="PR Preview" w:date="2026-01-01T00:00:00Z">
        <w:r>
  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  </w:r>
      </w:ins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del w:id="143" w:author="PR Preview" w:date="2026-01-01T00:00:00Z">
        <w:r>
          <w:delTex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delText>
        </w:r>
      </w:del>
    </w:p>
    <w:p>
      <w:pPr>
        <w:pStyle w:val="BodyText"/>
      </w:pPr>
      <w:ins w:id="144" w:author="PR Preview" w:date="2026-01-01T00:00:00Z">
        <w:r>
  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2026-10-18T22:21:00Z</dcterms:created>
  <dcterms:modified xsi:type="dcterms:W3CDTF">2026-10-18T22:21:00Z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