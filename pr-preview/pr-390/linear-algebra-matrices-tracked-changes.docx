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Theorem 7 (Product of two sums of matrices)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For</w:t>
        </w:r>
      </w:ins>
      <w:ins w:id="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matrices</w:t>
        </w:r>
      </w:ins>
      <w:ins w:id="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and</w:t>
        </w:r>
      </w:ins>
      <w:ins w:id="1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</w:t>
        </w:r>
      </w:ins>
      <w:ins w:id="1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matrices</w:t>
        </w:r>
      </w:ins>
      <w:ins w:id="1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3" w:author="PR Preview" w:date="2026-01-01T00:00:00Z">
        <w:r>
          <w:t xml:space="preserve">Each product keeps its factors in the order they appear on the left,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because matrix multiplication is not commutative.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So</w:t>
        </w:r>
      </w:ins>
      <w:ins w:id="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</w:t>
        </w:r>
      </w:ins>
      <w:ins w:id="3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are not combined into</w:t>
        </w:r>
      </w:ins>
      <w:ins w:id="34" w:author="PR Preview" w:date="2026-01-01T00:00:00Z">
        <w:r>
          <w:t xml:space="preserve"> </w:t>
        </w:r>
      </w:ins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or similar.</w:t>
        </w:r>
      </w:ins>
    </w:p>
    <w:bookmarkEnd w:id="36"/>
    <w:p>
      <w:pPr>
        <w:pStyle w:val="BodyText"/>
      </w:pPr>
      <w:ins w:id="37" w:author="PR Preview" w:date="2026-01-01T00:00:00Z">
        <w:r>
          <w:rPr>
            <w:i/>
            <w:iCs/>
          </w:rPr>
          <w:t xml:space="preserve">Proof</w:t>
        </w:r>
      </w:ins>
      <w:ins w:id="3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ins w:id="39" w:author="PR Preview" w:date="2026-01-01T00:00:00Z">
        <w:r>
          <w:rPr>
            <w:b/>
            <w:bCs/>
          </w:rPr>
          <w:t xml:space="preserve">Example 7 (Why the middle terms do not combine)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Take</w:t>
        </w:r>
      </w:ins>
      <w:ins w:id="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</w:t>
        </w:r>
      </w:ins>
      <w:ins w:id="4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Then</w:t>
        </w:r>
      </w:ins>
      <w:ins w:id="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1" w:author="PR Preview" w:date="2026-01-01T00:00:00Z">
        <w:r>
          <w:t xml:space="preserve">Here</w:t>
        </w:r>
      </w:ins>
      <w:ins w:id="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53" w:author="PR Preview" w:date="2026-01-01T00:00:00Z">
        <w:r>
          <w:t xml:space="preserve">, so the middle terms do not combine into</w:t>
        </w:r>
      </w:ins>
      <w:ins w:id="54" w:author="PR Preview" w:date="2026-01-01T00:00:00Z">
        <w:r>
          <w:t xml:space="preserve"> </w:t>
        </w:r>
      </w:ins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 squared norm of a sum of vectors,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\mathord{\smash[b]{\underset{\raise.3ex\hbox{$\scriptstyle\sim$}}{y}}\vphantom{y}}\right\rVert\mathclose{}^2$</w:t>
        </w:r>
      </w:ins>
      <w:ins w:id="60" w:author="PR Preview" w:date="2026-01-01T00:00:00Z">
        <w:r>
          <w:t xml:space="preserve">, is a case where they do combine (</w:t>
        </w:r>
      </w:ins>
      <w:hyperlink r:id="rId37">
        <w:ins w:id="61" w:author="PR Preview" w:date="2026-01-01T00:00:00Z">
          <w:r>
            <w:rPr>
              <w:rStyle w:val="Hyperlink"/>
            </w:rPr>
            <w:t xml:space="preserve">Theorem 2 in Inner Products and Orthogonality</w:t>
          </w:r>
        </w:ins>
      </w:hyperlink>
      <w:ins w:id="62" w:author="PR Preview" w:date="2026-01-01T00:00:00Z">
        <w:r>
          <w:t xml:space="preserve">), because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  </w:r>
      </w:ins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Matrices that commute, such as</w:t>
        </w:r>
      </w:ins>
      <w:ins w:id="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</w:t>
        </w:r>
      </w:ins>
      <w:ins w:id="7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ins w:id="72" w:author="PR Preview" w:date="2026-01-01T00:00:00Z">
        <w:r>
          <w:t xml:space="preserve">, combine the same way.</w:t>
        </w:r>
      </w:ins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Example 7 (Square and not square)</w:delText>
        </w:r>
      </w:del>
      <w:del w:id="7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square (</w:delText>
        </w:r>
      </w:del>
      <m:oMath>
        <m:r>
          <m:t>2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rows,</w:delText>
        </w:r>
      </w:del>
      <w:del w:id="79" w:author="PR Preview" w:date="2026-01-01T00:00:00Z">
        <w:r>
          <w:delText xml:space="preserve"> </w:delText>
        </w:r>
      </w:del>
      <m:oMath>
        <m:r>
          <m:t>2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columns);</w:delText>
        </w:r>
      </w:del>
      <w:del w:id="82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is not (</w:delText>
        </w:r>
      </w:del>
      <m:oMath>
        <m:r>
          <m:t>2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rows,</w:delText>
        </w:r>
      </w:del>
      <w:del w:id="87" w:author="PR Preview" w:date="2026-01-01T00:00:00Z">
        <w:r>
          <w:delText xml:space="preserve"> </w:delText>
        </w:r>
      </w:del>
      <m:oMath>
        <m:r>
          <m:t>3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columns).</w:delText>
        </w:r>
      </w:del>
    </w:p>
    <w:p>
      <w:pPr>
        <w:pStyle w:val="BodyText"/>
      </w:pPr>
      <w:ins w:id="90" w:author="PR Preview" w:date="2026-01-01T00:00:00Z">
        <w:r>
          <w:rPr>
            <w:b/>
            <w:bCs/>
          </w:rPr>
          <w:t xml:space="preserve">Example 8 (Square and not square)</w:t>
        </w:r>
      </w:ins>
      <w:ins w:id="9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 square (</w:t>
        </w:r>
      </w:ins>
      <m:oMath>
        <m:r>
          <m:t>2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rows,</w:t>
        </w:r>
      </w:ins>
      <w:ins w:id="96" w:author="PR Preview" w:date="2026-01-01T00:00:00Z">
        <w:r>
          <w:t xml:space="preserve"> </w:t>
        </w:r>
      </w:ins>
      <m:oMath>
        <m:r>
          <m:t>2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columns);</w:t>
        </w:r>
      </w:ins>
      <w:ins w:id="99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 not (</w:t>
        </w:r>
      </w:ins>
      <m:oMath>
        <m:r>
          <m:t>2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rows,</w:t>
        </w:r>
      </w:ins>
      <w:ins w:id="104" w:author="PR Preview" w:date="2026-01-01T00:00:00Z">
        <w:r>
          <w:t xml:space="preserve"> </w:t>
        </w:r>
      </w:ins>
      <m:oMath>
        <m:r>
          <m:t>3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columns).</w:t>
        </w:r>
      </w:ins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del w:id="107" w:author="PR Preview" w:date="2026-01-01T00:00:00Z">
        <w:r>
          <w:rPr>
            <w:b/>
            <w:bCs/>
          </w:rPr>
          <w:delText xml:space="preserve">Example 8 (Diagonal entries of a square and a non-square matrix)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 </w:delText>
        </w:r>
      </w:del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Example 9 (Diagonal entries of a square and a non-square matrix)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del w:id="113" w:author="PR Preview" w:date="2026-01-01T00:00:00Z">
        <w:r>
          <w:rPr>
            <w:b/>
            <w:bCs/>
          </w:rPr>
          <w:delText xml:space="preserve">Example 9 (The</w:delText>
        </w:r>
      </w:del>
      <w:del w:id="114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115" w:author="PR Preview" w:date="2026-01-01T00:00:00Z">
        <w:r>
          <w:rPr>
            <w:b/>
            <w:bCs/>
          </w:rPr>
          <w:delText xml:space="preserve"> </w:delText>
        </w:r>
      </w:del>
      <w:del w:id="116" w:author="PR Preview" w:date="2026-01-01T00:00:00Z">
        <w:r>
          <w:rPr>
            <w:b/>
            <w:bCs/>
          </w:rPr>
          <w:delText xml:space="preserve">identity)</w:delText>
        </w:r>
      </w:del>
    </w:p>
    <w:p>
      <w:pPr>
        <w:pStyle w:val="FirstParagraph"/>
      </w:pPr>
      <w:ins w:id="117" w:author="PR Preview" w:date="2026-01-01T00:00:00Z">
        <w:r>
          <w:rPr>
            <w:b/>
            <w:bCs/>
          </w:rPr>
          <w:t xml:space="preserve">Example 10 (The</w:t>
        </w:r>
      </w:ins>
      <w:ins w:id="118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119" w:author="PR Preview" w:date="2026-01-01T00:00:00Z">
        <w:r>
          <w:rPr>
            <w:b/>
            <w:bCs/>
          </w:rP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identity)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Theorem 7 (Identity matrix is a multiplicative identity)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 any</w:delText>
        </w:r>
      </w:del>
      <w:del w:id="12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matrix</w:delText>
        </w:r>
      </w:del>
      <w:del w:id="1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8" w:author="PR Preview" w:date="2026-01-01T00:00:00Z">
        <w:r>
          <w:delText xml:space="preserve">:</w:delText>
        </w:r>
      </w:del>
    </w:p>
    <w:p>
      <w:pPr>
        <w:pStyle w:val="BodyText"/>
      </w:pPr>
      <w:ins w:id="129" w:author="PR Preview" w:date="2026-01-01T00:00:00Z">
        <w:r>
          <w:rPr>
            <w:b/>
            <w:bCs/>
          </w:rPr>
          <w:t xml:space="preserve">Theorem 8 (Identity matrix is a multiplicative identity)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For any</w:t>
        </w:r>
      </w:ins>
      <w:ins w:id="13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matrix</w:t>
        </w:r>
      </w:ins>
      <w:ins w:id="1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del w:id="137" w:author="PR Preview" w:date="2026-01-01T00:00:00Z">
        <w:r>
          <w:rPr>
            <w:b/>
            <w:bCs/>
          </w:rPr>
          <w:delText xml:space="preserve">Example 10 (Two equations in two unknowns)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By</w:delText>
        </w:r>
      </w:del>
      <w:del w:id="140" w:author="PR Preview" w:date="2026-01-01T00:00:00Z">
        <w:r>
          <w:delText xml:space="preserve"> </w:delText>
        </w:r>
      </w:del>
      <w:hyperlink w:anchor="def-matvec-mult">
        <w:del w:id="1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42" w:author="PR Preview" w:date="2026-01-01T00:00:00Z">
        <w:r>
          <w:delText xml:space="preserve">, row</w:delText>
        </w:r>
      </w:del>
      <w:del w:id="143" w:author="PR Preview" w:date="2026-01-01T00:00:00Z">
        <w:r>
          <w:delText xml:space="preserve"> </w:delText>
        </w:r>
      </w:del>
      <m:oMath>
        <m:r>
          <m:t>i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of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$\mathbf{A} \mathord{\smash[b]{\underset{\raise.3ex\hbox{$\scriptstyle\sim$}}{x}}\vphantom{x}}= \mathord{\smash[b]{\underset{\raise.3ex\hbox{$\scriptstyle\sim$}}{b}}\vphantom{b}}$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the equation</w:delText>
        </w:r>
      </w:del>
      <w:del w:id="15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151" w:author="PR Preview" w:date="2026-01-01T00:00:00Z">
        <w:r>
          <w:delText xml:space="preserve">.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So the two equations</w:delText>
        </w:r>
      </w:del>
      <w:del w:id="15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and</w:delText>
        </w:r>
      </w:del>
      <w:del w:id="157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form the linear system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$\begin{bmatrix} 1 &amp; 2 \\ 3 &amp; 4 \end{bmatrix} \mathord{\smash[b]{\underset{\raise.3ex\hbox{$\scriptstyle\sim$}}{x}}\vphantom{x}}= \begin{bmatrix} 5 \\ 6 \end{bmatrix}$</w:delText>
        </w:r>
      </w:del>
      <w:del w:id="162" w:author="PR Preview" w:date="2026-01-01T00:00:00Z">
        <w:r>
          <w:delText xml:space="preserve">.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The vector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$\mathord{\smash[b]{\underset{\raise.3ex\hbox{$\scriptstyle\sim$}}{x}}\vphantom{x}}= (-4, 4.5)$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 a solution:</w:delText>
        </w:r>
      </w:del>
    </w:p>
    <w:p>
      <w:pPr>
        <w:pStyle w:val="BodyText"/>
      </w:pPr>
      <w:ins w:id="169" w:author="PR Preview" w:date="2026-01-01T00:00:00Z">
        <w:r>
          <w:rPr>
            <w:b/>
            <w:bCs/>
          </w:rPr>
          <w:t xml:space="preserve">Example 11 (Two equations in two unknowns)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By</w:t>
        </w:r>
      </w:ins>
      <w:ins w:id="172" w:author="PR Preview" w:date="2026-01-01T00:00:00Z">
        <w:r>
          <w:t xml:space="preserve"> </w:t>
        </w:r>
      </w:ins>
      <w:hyperlink w:anchor="def-matvec-mult">
        <w:ins w:id="17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74" w:author="PR Preview" w:date="2026-01-01T00:00:00Z">
        <w:r>
          <w:t xml:space="preserve">, row</w:t>
        </w:r>
      </w:ins>
      <w:ins w:id="175" w:author="PR Preview" w:date="2026-01-01T00:00:00Z">
        <w:r>
          <w:t xml:space="preserve"> </w:t>
        </w:r>
      </w:ins>
      <m:oMath>
        <m:r>
          <m:t>i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of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the equation</w:t>
        </w:r>
      </w:ins>
      <w:ins w:id="18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 the two equations</w:t>
        </w:r>
      </w:ins>
      <w:ins w:id="18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form the linear system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$\begin{bmatrix} 1 &amp; 2 \\ 3 &amp; 4 \end{bmatrix} \mathord{\smash[b]{\underset{\raise.3ex\hbox{$\scriptstyle\sim$}}{x}}\vphantom{x}}= \begin{bmatrix} 5 \\ 6 \end{bmatrix}$</w:t>
        </w:r>
      </w:ins>
      <w:ins w:id="194" w:author="PR Preview" w:date="2026-01-01T00:00:00Z">
        <w:r>
          <w:t xml:space="preserve">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 vector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$\mathord{\smash[b]{\underset{\raise.3ex\hbox{$\scriptstyle\sim$}}{x}}\vphantom{x}}= (-4, 4.5)$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 a solution: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del w:id="201" w:author="PR Preview" w:date="2026-01-01T00:00:00Z">
        <w:r>
          <w:rPr>
            <w:b/>
            <w:bCs/>
          </w:rPr>
          <w:delText xml:space="preserve">Example 11 (A linear map, and two functions that are not)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 </w:delText>
        </w:r>
      </w:del>
    </w:p>
    <w:p>
      <w:pPr>
        <w:pStyle w:val="FirstParagraph"/>
      </w:pPr>
      <w:ins w:id="204" w:author="PR Preview" w:date="2026-01-01T00:00:00Z">
        <w:r>
          <w:rPr>
            <w:b/>
            <w:bCs/>
          </w:rPr>
          <w:t xml:space="preserve">Example 12 (A linear map, and two functions that are not)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 </w:t>
        </w:r>
      </w:ins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Example 12 (A linear operator, and a linear map that is not one)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The map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$f(\mathord{\smash[b]{\underset{\raise.3ex\hbox{$\scriptstyle\sim$}}{x}}\vphantom{x}}) = (2 x_1,\ x_1 + x_2)$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from</w:delText>
        </w:r>
      </w:del>
      <w:del w:id="214" w:author="PR Preview" w:date="2026-01-01T00:00:00Z">
        <w:r>
          <w:delText xml:space="preserve"> </w:delText>
        </w:r>
      </w:del>
      <w:hyperlink w:anchor="exm-linear-map">
        <w:del w:id="215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sends</w:delText>
        </w:r>
      </w:del>
      <w:del w:id="2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to</w:delText>
        </w:r>
      </w:del>
      <w:del w:id="22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22" w:author="PR Preview" w:date="2026-01-01T00:00:00Z">
        <w:r>
          <w:delText xml:space="preserve">, so it is a linear operator on</w:delText>
        </w:r>
      </w:del>
      <w:del w:id="2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24" w:author="PR Preview" w:date="2026-01-01T00:00:00Z">
        <w:r>
          <w:delText xml:space="preserve">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The linear map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$g(\mathord{\smash[b]{\underset{\raise.3ex\hbox{$\scriptstyle\sim$}}{x}}\vphantom{x}}) = x_1 + x_2$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sends</w:delText>
        </w:r>
      </w:del>
      <w:del w:id="23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to</w:delText>
        </w:r>
      </w:del>
      <w:del w:id="23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35" w:author="PR Preview" w:date="2026-01-01T00:00:00Z">
        <w:r>
          <w:delText xml:space="preserve">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so it is linear but not an operator: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its outputs have length</w:delText>
        </w:r>
      </w:del>
      <w:del w:id="240" w:author="PR Preview" w:date="2026-01-01T00:00:00Z">
        <w:r>
          <w:delText xml:space="preserve"> </w:delText>
        </w:r>
      </w:del>
      <m:oMath>
        <m:r>
          <m:t>1</m:t>
        </m:r>
      </m:oMath>
      <w:del w:id="241" w:author="PR Preview" w:date="2026-01-01T00:00:00Z">
        <w:r>
          <w:delText xml:space="preserve">, not</w:delText>
        </w:r>
      </w:del>
      <w:del w:id="242" w:author="PR Preview" w:date="2026-01-01T00:00:00Z">
        <w:r>
          <w:delText xml:space="preserve"> </w:delText>
        </w:r>
      </w:del>
      <m:oMath>
        <m:r>
          <m:t>2</m:t>
        </m:r>
      </m:oMath>
      <w:del w:id="243" w:author="PR Preview" w:date="2026-01-01T00:00:00Z">
        <w:r>
          <w:delText xml:space="preserve">.</w:delText>
        </w:r>
      </w:del>
    </w:p>
    <w:p>
      <w:pPr>
        <w:pStyle w:val="BodyText"/>
      </w:pPr>
      <w:del w:id="244" w:author="PR Preview" w:date="2026-01-01T00:00:00Z">
        <w:r>
          <w:rPr>
            <w:b/>
            <w:bCs/>
          </w:rPr>
          <w:delText xml:space="preserve">Theorem 8 (A linear map sends zero to zero)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If</w:delText>
        </w:r>
      </w:del>
      <w:del w:id="2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a linear map (</w:delText>
        </w:r>
      </w:del>
      <w:hyperlink w:anchor="def-linear-map">
        <w:del w:id="25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51" w:author="PR Preview" w:date="2026-01-01T00:00:00Z">
        <w:r>
          <w:delText xml:space="preserve">),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then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$f(\mathord{\smash[b]{\underset{\raise.3ex\hbox{$\scriptstyle\sim$}}{0}}\vphantom{0}}) = \mathord{\smash[b]{\underset{\raise.3ex\hbox{$\scriptstyle\sim$}}{0}}\vphantom{0}}$</w:delText>
        </w:r>
      </w:del>
      <w:del w:id="256" w:author="PR Preview" w:date="2026-01-01T00:00:00Z">
        <w:r>
          <w:delText xml:space="preserve">.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Example 13 (A linear operator, and a linear map that is not one)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 map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$f(\mathord{\smash[b]{\underset{\raise.3ex\hbox{$\scriptstyle\sim$}}{x}}\vphantom{x}}) = (2 x_1,\ x_1 + x_2)$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from</w:t>
        </w:r>
      </w:ins>
      <w:ins w:id="264" w:author="PR Preview" w:date="2026-01-01T00:00:00Z">
        <w:r>
          <w:t xml:space="preserve"> </w:t>
        </w:r>
      </w:ins>
      <w:hyperlink w:anchor="exm-linear-map">
        <w:ins w:id="265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sends</w:t>
        </w:r>
      </w:ins>
      <w:ins w:id="2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to</w:t>
        </w:r>
      </w:ins>
      <w:ins w:id="2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72" w:author="PR Preview" w:date="2026-01-01T00:00:00Z">
        <w:r>
          <w:t xml:space="preserve">, so it is a linear operator on</w:t>
        </w:r>
      </w:ins>
      <w:ins w:id="2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74" w:author="PR Preview" w:date="2026-01-01T00:00:00Z">
        <w:r>
          <w:t xml:space="preserve">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The linear map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$g(\mathord{\smash[b]{\underset{\raise.3ex\hbox{$\scriptstyle\sim$}}{x}}\vphantom{x}}) = x_1 + x_2$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sends</w:t>
        </w:r>
      </w:ins>
      <w:ins w:id="28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to</w:t>
        </w:r>
      </w:ins>
      <w:ins w:id="28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so it is linear but not an operator: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its outputs have length</w:t>
        </w:r>
      </w:ins>
      <w:ins w:id="290" w:author="PR Preview" w:date="2026-01-01T00:00:00Z">
        <w:r>
          <w:t xml:space="preserve"> </w:t>
        </w:r>
      </w:ins>
      <m:oMath>
        <m:r>
          <m:t>1</m:t>
        </m:r>
      </m:oMath>
      <w:ins w:id="291" w:author="PR Preview" w:date="2026-01-01T00:00:00Z">
        <w:r>
          <w:t xml:space="preserve">, not</w:t>
        </w:r>
      </w:ins>
      <w:ins w:id="292" w:author="PR Preview" w:date="2026-01-01T00:00:00Z">
        <w:r>
          <w:t xml:space="preserve"> </w:t>
        </w:r>
      </w:ins>
      <m:oMath>
        <m:r>
          <m:t>2</m:t>
        </m:r>
      </m:oMath>
      <w:ins w:id="293" w:author="PR Preview" w:date="2026-01-01T00:00:00Z">
        <w:r>
          <w:t xml:space="preserve">.</w:t>
        </w:r>
      </w:ins>
    </w:p>
    <w:bookmarkEnd w:id="65"/>
    <w:bookmarkStart w:id="66" w:name="thm-linear-map-zero"/>
    <w:p>
      <w:pPr>
        <w:pStyle w:val="BodyText"/>
      </w:pPr>
      <w:ins w:id="294" w:author="PR Preview" w:date="2026-01-01T00:00:00Z">
        <w:r>
          <w:rPr>
            <w:b/>
            <w:bCs/>
          </w:rPr>
          <w:t xml:space="preserve">Theorem 9 (A linear map sends zero to zero)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If</w:t>
        </w:r>
      </w:ins>
      <w:ins w:id="2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is a linear map (</w:t>
        </w:r>
      </w:ins>
      <w:hyperlink w:anchor="def-linear-map">
        <w:ins w:id="30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01" w:author="PR Preview" w:date="2026-01-01T00:00:00Z">
        <w:r>
          <w:t xml:space="preserve">),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then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$f(\mathord{\smash[b]{\underset{\raise.3ex\hbox{$\scriptstyle\sim$}}{0}}\vphantom{0}}) = \mathord{\smash[b]{\underset{\raise.3ex\hbox{$\scriptstyle\sim$}}{0}}\vphantom{0}}$</w:t>
        </w:r>
      </w:ins>
      <w:ins w:id="306" w:author="PR Preview" w:date="2026-01-01T00:00:00Z">
        <w:r>
          <w:t xml:space="preserve">.</w:t>
        </w:r>
      </w:ins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del w:id="307" w:author="PR Preview" w:date="2026-01-01T00:00:00Z">
        <w:r>
          <w:rPr>
            <w:b/>
            <w:bCs/>
          </w:rPr>
          <w:delText xml:space="preserve">Example 13 (Ruling out linearity at zero)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In</w:delText>
        </w:r>
      </w:del>
      <w:del w:id="310" w:author="PR Preview" w:date="2026-01-01T00:00:00Z">
        <w:r>
          <w:delText xml:space="preserve"> </w:delText>
        </w:r>
      </w:del>
      <w:hyperlink w:anchor="exm-linear-map">
        <w:del w:id="311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312" w:author="PR Preview" w:date="2026-01-01T00:00:00Z">
        <w:r>
          <w:delText xml:space="preserve">,</w:delText>
        </w:r>
      </w:del>
      <w:del w:id="31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has</w:delText>
        </w:r>
      </w:del>
      <w:del w:id="31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del w:id="317" w:author="PR Preview" w:date="2026-01-01T00:00:00Z">
        <w:r>
          <w:delText xml:space="preserve">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so by</w:delText>
        </w:r>
      </w:del>
      <w:del w:id="320" w:author="PR Preview" w:date="2026-01-01T00:00:00Z">
        <w:r>
          <w:delText xml:space="preserve"> </w:delText>
        </w:r>
      </w:del>
      <w:hyperlink w:anchor="thm-linear-map-zero">
        <w:del w:id="32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it is not linear,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without checking additivity or homogeneity.</w:delText>
        </w:r>
      </w:del>
    </w:p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Example 14 (Ruling out linearity at zero)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In</w:t>
        </w:r>
      </w:ins>
      <w:ins w:id="329" w:author="PR Preview" w:date="2026-01-01T00:00:00Z">
        <w:r>
          <w:t xml:space="preserve"> </w:t>
        </w:r>
      </w:ins>
      <w:hyperlink w:anchor="exm-linear-map">
        <w:ins w:id="330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has</w:t>
        </w:r>
      </w:ins>
      <w:ins w:id="33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336" w:author="PR Preview" w:date="2026-01-01T00:00:00Z">
        <w:r>
          <w:t xml:space="preserve">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so by</w:t>
        </w:r>
      </w:ins>
      <w:ins w:id="339" w:author="PR Preview" w:date="2026-01-01T00:00:00Z">
        <w:r>
          <w:t xml:space="preserve"> </w:t>
        </w:r>
      </w:ins>
      <w:hyperlink w:anchor="thm-linear-map-zero">
        <w:ins w:id="34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it is not linear,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without checking additivity or homogeneity.</w:t>
        </w:r>
      </w:ins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del w:id="345" w:author="PR Preview" w:date="2026-01-01T00:00:00Z">
        <w:r>
          <w:rPr>
            <w:b/>
            <w:bCs/>
          </w:rPr>
          <w:delText xml:space="preserve">Theorem 9 (Multiplying by a matrix is a linear map)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For any</w:delText>
        </w:r>
      </w:del>
      <w:del w:id="34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matrix</w:delText>
        </w:r>
      </w:del>
      <w:del w:id="3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2" w:author="PR Preview" w:date="2026-01-01T00:00:00Z">
        <w:r>
          <w:delText xml:space="preserve">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the function</w:delText>
        </w:r>
      </w:del>
      <w:del w:id="3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defined by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is a linear map (</w:delText>
        </w:r>
      </w:del>
      <w:hyperlink w:anchor="def-linear-map">
        <w:del w:id="36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63" w:author="PR Preview" w:date="2026-01-01T00:00:00Z">
        <w:r>
          <w:delText xml:space="preserve">).</w:delText>
        </w:r>
      </w:del>
    </w:p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Theorem 10 (Multiplying by a matrix is a linear map)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For any</w:t>
        </w:r>
      </w:ins>
      <w:ins w:id="3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matrix</w:t>
        </w:r>
      </w:ins>
      <w:ins w:id="3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 function</w:t>
        </w:r>
      </w:ins>
      <w:ins w:id="3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defined by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 a linear map (</w:t>
        </w:r>
      </w:ins>
      <w:hyperlink w:anchor="def-linear-map">
        <w:ins w:id="38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82" w:author="PR Preview" w:date="2026-01-01T00:00:00Z">
        <w:r>
          <w:t xml:space="preserve">).</w:t>
        </w:r>
      </w:ins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del w:id="383" w:author="PR Preview" w:date="2026-01-01T00:00:00Z">
        <w:r>
          <w:rPr>
            <w:b/>
            <w:bCs/>
          </w:rPr>
          <w:delText xml:space="preserve">Theorem 10 (A linear map preserves linear combinations)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If</w:delText>
        </w:r>
      </w:del>
      <w:del w:id="3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is a linear map (</w:delText>
        </w:r>
      </w:del>
      <w:hyperlink w:anchor="def-linear-map">
        <w:del w:id="38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90" w:author="PR Preview" w:date="2026-01-01T00:00:00Z">
        <w:r>
          <w:delText xml:space="preserve">),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then for any vectors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$\mathord{\smash[b]{\underset{\raise.3ex\hbox{$\scriptstyle\sim$}}{v}}\vphantom{v}}_1, \ldots, \mathord{\smash[b]{\underset{\raise.3ex\hbox{$\scriptstyle\sim$}}{v}}\vphantom{v}}_k \in \mathbb{R}^p$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and any coefficients</w:delText>
        </w:r>
      </w:del>
      <w:del w:id="39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98" w:author="PR Preview" w:date="2026-01-01T00:00:00Z">
        <w:r>
          <w:delText xml:space="preserve">:</w:delText>
        </w:r>
      </w:del>
    </w:p>
    <w:p>
      <w:pPr>
        <w:pStyle w:val="BodyText"/>
      </w:pPr>
      <w:ins w:id="399" w:author="PR Preview" w:date="2026-01-01T00:00:00Z">
        <w:r>
          <w:rPr>
            <w:b/>
            <w:bCs/>
          </w:rPr>
          <w:t xml:space="preserve">Theorem 11 (A linear map preserves linear combinations)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If</w:t>
        </w:r>
      </w:ins>
      <w:ins w:id="4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a linear map (</w:t>
        </w:r>
      </w:ins>
      <w:hyperlink w:anchor="def-linear-map">
        <w:ins w:id="40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06" w:author="PR Preview" w:date="2026-01-01T00:00:00Z">
        <w:r>
          <w:t xml:space="preserve">),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then for any vectors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 any coefficients</w:t>
        </w:r>
      </w:ins>
      <w:ins w:id="41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14" w:author="PR Preview" w:date="2026-01-01T00:00:00Z">
        <w:r>
          <w:t xml:space="preserve">:</w:t>
        </w:r>
      </w:ins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del w:id="415" w:author="PR Preview" w:date="2026-01-01T00:00:00Z">
        <w:r>
          <w:rPr>
            <w:b/>
            <w:bCs/>
          </w:rPr>
          <w:delText xml:space="preserve">Theorem 11 (Every linear map is multiplication by a matrix)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If</w:delText>
        </w:r>
      </w:del>
      <w:del w:id="4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a linear map (</w:delText>
        </w:r>
      </w:del>
      <w:hyperlink w:anchor="def-linear-map">
        <w:del w:id="42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22" w:author="PR Preview" w:date="2026-01-01T00:00:00Z">
        <w:r>
          <w:delText xml:space="preserve">),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then there is exactly one</w:delText>
        </w:r>
      </w:del>
      <w:del w:id="42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matrix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such that</w:delText>
        </w:r>
      </w:del>
    </w:p>
    <w:p>
      <w:pPr>
        <w:pStyle w:val="FirstParagraph"/>
      </w:pPr>
      <w:ins w:id="431" w:author="PR Preview" w:date="2026-01-01T00:00:00Z">
        <w:r>
          <w:rPr>
            <w:b/>
            <w:bCs/>
          </w:rPr>
          <w:t xml:space="preserve">Theorem 12 (Every linear map is multiplication by a matrix)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If</w:t>
        </w:r>
      </w:ins>
      <w:ins w:id="4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is a linear map (</w:t>
        </w:r>
      </w:ins>
      <w:hyperlink w:anchor="def-linear-map">
        <w:ins w:id="43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38" w:author="PR Preview" w:date="2026-01-01T00:00:00Z">
        <w:r>
          <w:t xml:space="preserve">),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then there is exactly one</w:t>
        </w:r>
      </w:ins>
      <w:ins w:id="44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matrix</w:t>
        </w:r>
      </w:ins>
      <w:ins w:id="4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such that</w:t>
        </w:r>
      </w:ins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del w:id="447" w:author="PR Preview" w:date="2026-01-01T00:00:00Z">
        <w:r>
          <w:delTex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delText>
        </w:r>
      </w:del>
    </w:p>
    <w:p>
      <w:pPr>
        <w:pStyle w:val="BodyText"/>
      </w:pPr>
      <w:ins w:id="448" w:author="PR Preview" w:date="2026-01-01T00:00:00Z">
        <w:r>
  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  </w:r>
      </w:ins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del w:id="449" w:author="PR Preview" w:date="2026-01-01T00:00:00Z">
        <w:r>
          <w:rPr>
            <w:b/>
            <w:bCs/>
          </w:rPr>
          <w:delText xml:space="preserve">Definition 17 (Matrix of a linear map)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The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rPr>
            <w:b/>
            <w:bCs/>
          </w:rPr>
          <w:delText xml:space="preserve">matrix of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 linear map</w:delText>
        </w:r>
      </w:del>
      <w:del w:id="4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is the unique</w:delText>
        </w:r>
      </w:del>
      <w:del w:id="45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matrix</w:delText>
        </w:r>
      </w:del>
      <w:del w:id="4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with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for all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$\mathord{\smash[b]{\underset{\raise.3ex\hbox{$\scriptstyle\sim$}}{x}}\vphantom{x}}$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(</w:delText>
        </w:r>
      </w:del>
      <w:hyperlink w:anchor="thm-linear-map-matrix">
        <w:del w:id="47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74" w:author="PR Preview" w:date="2026-01-01T00:00:00Z">
        <w:r>
          <w:delText xml:space="preserve">).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Its column</w:delText>
        </w:r>
      </w:del>
      <w:del w:id="477" w:author="PR Preview" w:date="2026-01-01T00:00:00Z">
        <w:r>
          <w:delText xml:space="preserve"> </w:delText>
        </w:r>
      </w:del>
      <m:oMath>
        <m:r>
          <m:t>j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is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$f(\mathord{\smash[b]{\underset{\raise.3ex\hbox{$\scriptstyle\sim$}}{e}}\vphantom{e}}_j)$</w:delText>
        </w:r>
      </w:del>
      <w:del w:id="482" w:author="PR Preview" w:date="2026-01-01T00:00:00Z">
        <w:r>
          <w:delText xml:space="preserve">.</w:delText>
        </w:r>
      </w:del>
    </w:p>
    <w:p>
      <w:pPr>
        <w:pStyle w:val="BodyText"/>
      </w:pPr>
      <w:del w:id="483" w:author="PR Preview" w:date="2026-01-01T00:00:00Z">
        <w:r>
          <w:rPr>
            <w:b/>
            <w:bCs/>
          </w:rPr>
          <w:delText xml:space="preserve">Example 14 (Finding the matrix of a linear map)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For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$f(\mathord{\smash[b]{\underset{\raise.3ex\hbox{$\scriptstyle\sim$}}{x}}\vphantom{x}}) = (2 x_1,\ x_1 + x_2)$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from</w:delText>
        </w:r>
      </w:del>
      <w:del w:id="490" w:author="PR Preview" w:date="2026-01-01T00:00:00Z">
        <w:r>
          <w:delText xml:space="preserve"> </w:delText>
        </w:r>
      </w:del>
      <w:hyperlink w:anchor="exm-linear-map">
        <w:del w:id="491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492" w:author="PR Preview" w:date="2026-01-01T00:00:00Z">
        <w:r>
          <w:delText xml:space="preserve">,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the values of</w:delText>
        </w:r>
      </w:del>
      <w:del w:id="495" w:author="PR Preview" w:date="2026-01-01T00:00:00Z">
        <w:r>
          <w:delText xml:space="preserve"> </w:delText>
        </w:r>
      </w:del>
      <m:oMath>
        <m:r>
          <m:t>f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at the indicator vectors are</w:delText>
        </w:r>
      </w:del>
    </w:p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Definition 17 (Matrix of a linear map)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The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rPr>
            <w:b/>
            <w:bCs/>
          </w:rPr>
          <w:t xml:space="preserve">matrix of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a linear map</w:t>
        </w:r>
      </w:ins>
      <w:ins w:id="5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is the unique</w:t>
        </w:r>
      </w:ins>
      <w:ins w:id="50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matrix</w:t>
        </w:r>
      </w:ins>
      <w:ins w:id="5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with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for all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$\mathord{\smash[b]{\underset{\raise.3ex\hbox{$\scriptstyle\sim$}}{x}}\vphantom{x}}$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(</w:t>
        </w:r>
      </w:ins>
      <w:hyperlink w:anchor="thm-linear-map-matrix">
        <w:ins w:id="52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523" w:author="PR Preview" w:date="2026-01-01T00:00:00Z">
        <w:r>
          <w:t xml:space="preserve">).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Its column</w:t>
        </w:r>
      </w:ins>
      <w:ins w:id="526" w:author="PR Preview" w:date="2026-01-01T00:00:00Z">
        <w:r>
          <w:t xml:space="preserve"> </w:t>
        </w:r>
      </w:ins>
      <m:oMath>
        <m:r>
          <m:t>j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$f(\mathord{\smash[b]{\underset{\raise.3ex\hbox{$\scriptstyle\sim$}}{e}}\vphantom{e}}_j)$</w:t>
        </w:r>
      </w:ins>
      <w:ins w:id="531" w:author="PR Preview" w:date="2026-01-01T00:00:00Z">
        <w:r>
          <w:t xml:space="preserve">.</w:t>
        </w:r>
      </w:ins>
    </w:p>
    <w:bookmarkEnd w:id="78"/>
    <w:bookmarkStart w:id="79" w:name="exm-linear-map-matrix"/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Example 15 (Finding the matrix of a linear map)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For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$f(\mathord{\smash[b]{\underset{\raise.3ex\hbox{$\scriptstyle\sim$}}{x}}\vphantom{x}}) = (2 x_1,\ x_1 + x_2)$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from</w:t>
        </w:r>
      </w:ins>
      <w:ins w:id="539" w:author="PR Preview" w:date="2026-01-01T00:00:00Z">
        <w:r>
          <w:t xml:space="preserve"> </w:t>
        </w:r>
      </w:ins>
      <w:hyperlink w:anchor="exm-linear-map">
        <w:ins w:id="540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the values of</w:t>
        </w:r>
      </w:ins>
      <w:ins w:id="544" w:author="PR Preview" w:date="2026-01-01T00:00:00Z">
        <w:r>
          <w:t xml:space="preserve"> </w:t>
        </w:r>
      </w:ins>
      <m:oMath>
        <m:r>
          <m:t>f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at the indicator vectors are</w:t>
        </w:r>
      </w:ins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del w:id="547" w:author="PR Preview" w:date="2026-01-01T00:00:00Z">
        <w:r>
          <w:rPr>
            <w:i/>
            <w:iCs/>
          </w:rPr>
          <w:delText xml:space="preserve">Proof</w:delText>
        </w:r>
      </w:del>
      <w:del w:id="548" w:author="PR Preview" w:date="2026-01-01T00:00:00Z">
        <w:r>
          <w:delText xml:space="preserve">. </w:delText>
        </w:r>
      </w:del>
      <w:del w:id="549" w:author="PR Preview" w:date="2026-01-01T00:00:00Z">
        <w:r>
          <w:rPr>
            <w:b/>
            <w:bCs/>
          </w:rPr>
          <w:delText xml:space="preserve">If</w:delText>
        </w:r>
      </w:del>
      <w:del w:id="550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551" w:author="PR Preview" w:date="2026-01-01T00:00:00Z">
        <w:r>
          <w:rPr>
            <w:b/>
            <w:bCs/>
          </w:rPr>
          <w:delText xml:space="preserve"> </w:delText>
        </w:r>
      </w:del>
      <w:del w:id="552" w:author="PR Preview" w:date="2026-01-01T00:00:00Z">
        <w:r>
          <w:rPr>
            <w:b/>
            <w:bCs/>
          </w:rPr>
          <w:delText xml:space="preserve">is linear.</w:delText>
        </w:r>
      </w:del>
      <w:del w:id="553" w:author="PR Preview" w:date="2026-01-01T00:00:00Z">
        <w:r>
          <w:delText xml:space="preserve"> </w:delText>
        </w:r>
      </w:del>
      <w:hyperlink w:anchor="thm-linear-map-matrix">
        <w:del w:id="55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with</w:delText>
        </w:r>
      </w:del>
      <w:del w:id="55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gives a</w:delText>
        </w:r>
      </w:del>
      <w:del w:id="56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matrix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with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$a_{1j} = f(\mathord{\smash[b]{\underset{\raise.3ex\hbox{$\scriptstyle\sim$}}{e}}\vphantom{e}}_j)$</w:delText>
        </w:r>
      </w:del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Let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$\mathord{\smash[b]{\underset{\raise.3ex\hbox{$\scriptstyle\sim$}}{w}}\vphantom{w}}$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be the vector with</w:delText>
        </w:r>
      </w:del>
      <w:del w:id="579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del w:id="580" w:author="PR Preview" w:date="2026-01-01T00:00:00Z">
        <w:r>
          <w:delText xml:space="preserve">, so that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$\mathbf{A} = \mathord{\smash[b]{\underset{\raise.3ex\hbox{$\scriptstyle\sim$}}{w}}\vphantom{w}}^{\top}$</w:delText>
        </w:r>
      </w:del>
      <w:del w:id="583" w:author="PR Preview" w:date="2026-01-01T00:00:00Z">
        <w:r>
          <w:delText xml:space="preserve">.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Then</w:delText>
        </w:r>
      </w:del>
    </w:p>
    <w:p>
      <w:pPr>
        <w:pStyle w:val="BodyText"/>
      </w:pPr>
      <w:del w:id="586" w:author="PR Preview" w:date="2026-01-01T00:00:00Z">
        <w:r>
          <w:delTex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delText>
        </w:r>
      </w:del>
    </w:p>
    <w:p>
      <w:pPr>
        <w:pStyle w:val="BodyText"/>
      </w:pPr>
      <w:ins w:id="587" w:author="PR Preview" w:date="2026-01-01T00:00:00Z">
        <w:r>
          <w:rPr>
            <w:i/>
            <w:iCs/>
          </w:rPr>
          <w:t xml:space="preserve">Proof</w:t>
        </w:r>
      </w:ins>
      <w:ins w:id="588" w:author="PR Preview" w:date="2026-01-01T00:00:00Z">
        <w:r>
          <w:t xml:space="preserve">. </w:t>
        </w:r>
      </w:ins>
      <w:ins w:id="589" w:author="PR Preview" w:date="2026-01-01T00:00:00Z">
        <w:r>
          <w:rPr>
            <w:b/>
            <w:bCs/>
          </w:rPr>
          <w:t xml:space="preserve">If</w:t>
        </w:r>
      </w:ins>
      <w:ins w:id="590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591" w:author="PR Preview" w:date="2026-01-01T00:00:00Z">
        <w:r>
          <w:rPr>
            <w:b/>
            <w:bCs/>
          </w:rPr>
          <w:t xml:space="preserve"> </w:t>
        </w:r>
      </w:ins>
      <w:ins w:id="592" w:author="PR Preview" w:date="2026-01-01T00:00:00Z">
        <w:r>
          <w:rPr>
            <w:b/>
            <w:bCs/>
          </w:rPr>
          <w:t xml:space="preserve">is linear.</w:t>
        </w:r>
      </w:ins>
      <w:ins w:id="593" w:author="PR Preview" w:date="2026-01-01T00:00:00Z">
        <w:r>
          <w:t xml:space="preserve"> </w:t>
        </w:r>
      </w:ins>
      <w:hyperlink w:anchor="thm-linear-map-matrix">
        <w:ins w:id="59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with</w:t>
        </w:r>
      </w:ins>
      <w:ins w:id="59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gives a</w:t>
        </w:r>
      </w:ins>
      <w:ins w:id="60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matrix</w:t>
        </w:r>
      </w:ins>
      <w:ins w:id="60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with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$a_{1j} = f(\mathord{\smash[b]{\underset{\raise.3ex\hbox{$\scriptstyle\sim$}}{e}}\vphantom{e}}_j)$</w:t>
        </w:r>
      </w:ins>
      <w:ins w:id="612" w:author="PR Preview" w:date="2026-01-01T00:00:00Z">
        <w:r>
          <w:t xml:space="preserve">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Let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$\mathord{\smash[b]{\underset{\raise.3ex\hbox{$\scriptstyle\sim$}}{w}}\vphantom{w}}$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be the vector with</w:t>
        </w:r>
      </w:ins>
      <w:ins w:id="61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ins w:id="620" w:author="PR Preview" w:date="2026-01-01T00:00:00Z">
        <w:r>
          <w:t xml:space="preserve">, so that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$\mathbf{A} = \mathord{\smash[b]{\underset{\raise.3ex\hbox{$\scriptstyle\sim$}}{w}}\vphantom{w}}^{\top}$</w:t>
        </w:r>
      </w:ins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Then</w:t>
        </w:r>
      </w:ins>
    </w:p>
    <w:p>
      <w:pPr>
        <w:pStyle w:val="BodyText"/>
      </w:pPr>
      <w:ins w:id="626" w:author="PR Preview" w:date="2026-01-01T00:00:00Z">
        <w:r>
  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del w:id="627" w:author="PR Preview" w:date="2026-01-01T00:00:00Z">
        <w:r>
          <w:rPr>
            <w:b/>
            <w:bCs/>
          </w:rPr>
          <w:delText xml:space="preserve">If</w:delText>
        </w:r>
      </w:del>
      <w:del w:id="628" w:author="PR Preview" w:date="2026-01-01T00:00:00Z">
        <w:r>
          <w:rPr>
            <w:b/>
            <w:bCs/>
          </w:rPr>
          <w:delText xml:space="preserve"> </w:delText>
        </w:r>
      </w:del>
      <w:del w:id="629" w:author="PR Preview" w:date="2026-01-01T00:00:00Z">
        <w:r>
          <w:rPr>
            <w:b/>
            <w:bCs/>
          </w:rPr>
          <w:delTex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delText>
        </w:r>
      </w:del>
      <w:del w:id="630" w:author="PR Preview" w:date="2026-01-01T00:00:00Z">
        <w:r>
          <w:rPr>
            <w:b/>
            <w:bCs/>
          </w:rP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Here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$\mathord{\smash[b]{\underset{\raise.3ex\hbox{$\scriptstyle\sim$}}{w}}\vphantom{w}}^{\top}$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is a</w:delText>
        </w:r>
      </w:del>
      <w:del w:id="63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matrix,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so</w:delText>
        </w:r>
      </w:del>
      <w:del w:id="642" w:author="PR Preview" w:date="2026-01-01T00:00:00Z">
        <w:r>
          <w:delText xml:space="preserve"> </w:delText>
        </w:r>
      </w:del>
      <m:oMath>
        <m:r>
          <m:t>f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is linear by</w:delText>
        </w:r>
      </w:del>
      <w:del w:id="645" w:author="PR Preview" w:date="2026-01-01T00:00:00Z">
        <w:r>
          <w:delText xml:space="preserve"> </w:delText>
        </w:r>
      </w:del>
      <w:hyperlink w:anchor="thm-matrix-map-linear">
        <w:del w:id="64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647" w:author="PR Preview" w:date="2026-01-01T00:00:00Z">
        <w:r>
          <w:delText xml:space="preserve">.</w:delText>
        </w:r>
      </w:del>
    </w:p>
    <w:p>
      <w:pPr>
        <w:pStyle w:val="BodyText"/>
      </w:pPr>
      <w:del w:id="648" w:author="PR Preview" w:date="2026-01-01T00:00:00Z">
        <w:r>
          <w:rPr>
            <w:b/>
            <w:bCs/>
          </w:rPr>
          <w:delText xml:space="preserve">Example 15 (A linear function from</w:delText>
        </w:r>
      </w:del>
      <w:del w:id="64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650" w:author="PR Preview" w:date="2026-01-01T00:00:00Z">
        <w:r>
          <w:rPr>
            <w:b/>
            <w:bCs/>
          </w:rPr>
          <w:delText xml:space="preserve"> </w:delText>
        </w:r>
      </w:del>
      <w:del w:id="651" w:author="PR Preview" w:date="2026-01-01T00:00:00Z">
        <w:r>
          <w:rPr>
            <w:b/>
            <w:bCs/>
          </w:rPr>
          <w:delText xml:space="preserve">to</w:delText>
        </w:r>
      </w:del>
      <w:del w:id="65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53" w:author="PR Preview" w:date="2026-01-01T00:00:00Z">
        <w:r>
          <w:rPr>
            <w:b/>
            <w:bCs/>
          </w:rPr>
          <w:delText xml:space="preserve">)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$f(\mathord{\smash[b]{\underset{\raise.3ex\hbox{$\scriptstyle\sim$}}{x}}\vphantom{x}}) = 3 x_1 + 5 x_2$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is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\mathord{\smash[b]{\underset{\raise.3ex\hbox{$\scriptstyle\sim$}}{x}}\vphantom{x}}$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with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$\mathord{\smash[b]{\underset{\raise.3ex\hbox{$\scriptstyle\sim$}}{w}}\vphantom{w}} = {(3, 5)}^{\top}$</w:delText>
        </w:r>
      </w:del>
      <w:del w:id="664" w:author="PR Preview" w:date="2026-01-01T00:00:00Z">
        <w:r>
          <w:delText xml:space="preserve">,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so it is linear by</w:delText>
        </w:r>
      </w:del>
      <w:del w:id="667" w:author="PR Preview" w:date="2026-01-01T00:00:00Z">
        <w:r>
          <w:delText xml:space="preserve"> </w:delText>
        </w:r>
      </w:del>
      <w:hyperlink w:anchor="cor-linear-scalar">
        <w:del w:id="668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The entries of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$\mathord{\smash[b]{\underset{\raise.3ex\hbox{$\scriptstyle\sim$}}{w}}\vphantom{w}}$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are the values at the indicator vectors:</w:delText>
        </w:r>
      </w:del>
    </w:p>
    <w:p>
      <w:pPr>
        <w:pStyle w:val="FirstParagraph"/>
      </w:pPr>
      <w:ins w:id="676" w:author="PR Preview" w:date="2026-01-01T00:00:00Z">
        <w:r>
          <w:rPr>
            <w:b/>
            <w:bCs/>
          </w:rPr>
          <w:t xml:space="preserve">If</w:t>
        </w:r>
      </w:ins>
      <w:ins w:id="677" w:author="PR Preview" w:date="2026-01-01T00:00:00Z">
        <w:r>
          <w:rPr>
            <w:b/>
            <w:bCs/>
          </w:rPr>
          <w:t xml:space="preserve"> </w:t>
        </w:r>
      </w:ins>
      <w:ins w:id="678" w:author="PR Preview" w:date="2026-01-01T00:00:00Z">
        <w:r>
          <w:rPr>
            <w:b/>
            <w:bCs/>
          </w:rPr>
  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  </w:r>
      </w:ins>
      <w:ins w:id="679" w:author="PR Preview" w:date="2026-01-01T00:00:00Z">
        <w:r>
          <w:rPr>
            <w:b/>
            <w:bCs/>
          </w:rP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Here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$\mathord{\smash[b]{\underset{\raise.3ex\hbox{$\scriptstyle\sim$}}{w}}\vphantom{w}}^{\top}$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is a</w:t>
        </w:r>
      </w:ins>
      <w:ins w:id="68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matrix,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so</w:t>
        </w:r>
      </w:ins>
      <w:ins w:id="691" w:author="PR Preview" w:date="2026-01-01T00:00:00Z">
        <w:r>
          <w:t xml:space="preserve"> </w:t>
        </w:r>
      </w:ins>
      <m:oMath>
        <m:r>
          <m:t>f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is linear by</w:t>
        </w:r>
      </w:ins>
      <w:ins w:id="694" w:author="PR Preview" w:date="2026-01-01T00:00:00Z">
        <w:r>
          <w:t xml:space="preserve"> </w:t>
        </w:r>
      </w:ins>
      <w:hyperlink w:anchor="thm-matrix-map-linear">
        <w:ins w:id="69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696" w:author="PR Preview" w:date="2026-01-01T00:00:00Z">
        <w:r>
          <w:t xml:space="preserve">.</w:t>
        </w:r>
      </w:ins>
    </w:p>
    <w:bookmarkStart w:id="81" w:name="exm-linear-scalar"/>
    <w:p>
      <w:pPr>
        <w:pStyle w:val="BodyText"/>
      </w:pPr>
      <w:ins w:id="697" w:author="PR Preview" w:date="2026-01-01T00:00:00Z">
        <w:r>
          <w:rPr>
            <w:b/>
            <w:bCs/>
          </w:rPr>
          <w:t xml:space="preserve">Example 16 (A linear function from</w:t>
        </w:r>
      </w:ins>
      <w:ins w:id="69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699" w:author="PR Preview" w:date="2026-01-01T00:00:00Z">
        <w:r>
          <w:rPr>
            <w:b/>
            <w:bCs/>
          </w:rPr>
          <w:t xml:space="preserve"> </w:t>
        </w:r>
      </w:ins>
      <w:ins w:id="700" w:author="PR Preview" w:date="2026-01-01T00:00:00Z">
        <w:r>
          <w:rPr>
            <w:b/>
            <w:bCs/>
          </w:rPr>
          <w:t xml:space="preserve">to</w:t>
        </w:r>
      </w:ins>
      <w:ins w:id="70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02" w:author="PR Preview" w:date="2026-01-01T00:00:00Z">
        <w:r>
          <w:rPr>
            <w:b/>
            <w:bCs/>
          </w:rPr>
          <w:t xml:space="preserve">)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$f(\mathord{\smash[b]{\underset{\raise.3ex\hbox{$\scriptstyle\sim$}}{x}}\vphantom{x}}) = 3 x_1 + 5 x_2$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is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$\mathord{\smash[b]{\underset{\raise.3ex\hbox{$\scriptstyle\sim$}}{w}}\vphantom{w}} \cdot \mathord{\smash[b]{\underset{\raise.3ex\hbox{$\scriptstyle\sim$}}{x}}\vphantom{x}}$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with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$\mathord{\smash[b]{\underset{\raise.3ex\hbox{$\scriptstyle\sim$}}{w}}\vphantom{w}} = {(3, 5)}^{\top}$</w:t>
        </w:r>
      </w:ins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so it is linear by</w:t>
        </w:r>
      </w:ins>
      <w:ins w:id="716" w:author="PR Preview" w:date="2026-01-01T00:00:00Z">
        <w:r>
          <w:t xml:space="preserve"> </w:t>
        </w:r>
      </w:ins>
      <w:hyperlink w:anchor="cor-linear-scalar">
        <w:ins w:id="717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718" w:author="PR Preview" w:date="2026-01-01T00:00:00Z">
        <w:r>
          <w:t xml:space="preserve">.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The entries of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$\mathord{\smash[b]{\underset{\raise.3ex\hbox{$\scriptstyle\sim$}}{w}}\vphantom{w}}$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are the values at the indicator vectors:</w:t>
        </w:r>
      </w:ins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del w:id="725" w:author="PR Preview" w:date="2026-01-01T00:00:00Z">
        <w:r>
          <w:delText xml:space="preserve">$g(\mathord{\smash[b]{\underset{\raise.3ex\hbox{$\scriptstyle\sim$}}{x}}\vphantom{x}}) = 3 x_1 + 5 x_2 + 1$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is not linear,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because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$g(\mathord{\smash[b]{\underset{\raise.3ex\hbox{$\scriptstyle\sim$}}{0}}\vphantom{0}}) = 1 \neq 0$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(</w:delText>
        </w:r>
      </w:del>
      <w:hyperlink w:anchor="thm-linear-map-zero">
        <w:del w:id="734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735" w:author="PR Preview" w:date="2026-01-01T00:00:00Z">
        <w:r>
          <w:delText xml:space="preserve">).</w:delText>
        </w:r>
      </w:del>
    </w:p>
    <w:p>
      <w:pPr>
        <w:pStyle w:val="FirstParagraph"/>
      </w:pPr>
      <w:ins w:id="736" w:author="PR Preview" w:date="2026-01-01T00:00:00Z">
        <w:r>
          <w:t xml:space="preserve">$g(\mathord{\smash[b]{\underset{\raise.3ex\hbox{$\scriptstyle\sim$}}{x}}\vphantom{x}}) = 3 x_1 + 5 x_2 + 1$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not linear,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because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$g(\mathord{\smash[b]{\underset{\raise.3ex\hbox{$\scriptstyle\sim$}}{0}}\vphantom{0}}) = 1 \neq 0$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(</w:t>
        </w:r>
      </w:ins>
      <w:hyperlink w:anchor="thm-linear-map-zero">
        <w:ins w:id="74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46" w:author="PR Preview" w:date="2026-01-01T00:00:00Z">
        <w:r>
          <w:t xml:space="preserve">).</w:t>
        </w:r>
      </w:ins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del w:id="747" w:author="PR Preview" w:date="2026-01-01T00:00:00Z">
        <w:r>
          <w:rPr>
            <w:b/>
            <w:bCs/>
          </w:rPr>
          <w:delText xml:space="preserve">Example 16 (Translating two points)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The translation by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$\mathord{\smash[b]{\underset{\raise.3ex\hbox{$\scriptstyle\sim$}}{b}}\vphantom{b}} = {(1, -2)}^{\top}$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sends</w:delText>
        </w:r>
      </w:del>
    </w:p>
    <w:p>
      <w:pPr>
        <w:pStyle w:val="FirstParagraph"/>
      </w:pPr>
      <w:ins w:id="754" w:author="PR Preview" w:date="2026-01-01T00:00:00Z">
        <w:r>
          <w:rPr>
            <w:b/>
            <w:bCs/>
          </w:rPr>
          <w:t xml:space="preserve">Example 17 (Translating two points)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 translation by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$\mathord{\smash[b]{\underset{\raise.3ex\hbox{$\scriptstyle\sim$}}{b}}\vphantom{b}} = {(1, -2)}^{\top}$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sends</w:t>
        </w:r>
      </w:ins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del w:id="761" w:author="PR Preview" w:date="2026-01-01T00:00:00Z">
        <w:r>
          <w:rPr>
            <w:b/>
            <w:bCs/>
          </w:rPr>
          <w:delText xml:space="preserve">Example 17 (An affine function as a dot product with an augmented vector)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For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$\mathord{\smash[b]{\underset{\raise.3ex\hbox{$\scriptstyle\sim$}}{x}}\vphantom{x}}= {(2, 5)}^{\top}$</w:delText>
        </w:r>
      </w:del>
      <w:del w:id="766" w:author="PR Preview" w:date="2026-01-01T00:00:00Z">
        <w:r>
          <w:delText xml:space="preserve">, the augmented vector is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${\mathord{\smash[b]{\underset{\raise.3ex\hbox{$\scriptstyle\sim$}}{x}}\vphantom{x}}}^{\mathrm{aug}} = {(1, 2, 5)}^{\top}$</w:delText>
        </w:r>
      </w:del>
      <w:del w:id="769" w:author="PR Preview" w:date="2026-01-01T00:00:00Z">
        <w:r>
          <w:delText xml:space="preserve">.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With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$\mathord{\smash[b]{\underset{\raise.3ex\hbox{$\scriptstyle\sim$}}{w}}\vphantom{w}} = {(3, -1)}^{\top}$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and</w:delText>
        </w:r>
      </w:del>
      <w:del w:id="77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4</m:t>
        </m:r>
      </m:oMath>
      <w:del w:id="777" w:author="PR Preview" w:date="2026-01-01T00:00:00Z">
        <w:r>
          <w:delText xml:space="preserve">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the affine function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(</w:delText>
        </w:r>
      </w:del>
      <w:hyperlink w:anchor="eq-linear-scalar">
        <w:del w:id="784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785" w:author="PR Preview" w:date="2026-01-01T00:00:00Z">
        <w:r>
          <w:delText xml:space="preserve">) equals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the dot product of</w:delText>
        </w:r>
      </w:del>
      <w:del w:id="78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with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${\mathord{\smash[b]{\underset{\raise.3ex\hbox{$\scriptstyle\sim$}}{x}}\vphantom{x}}}^{\mathrm{aug}}$</w:delText>
        </w:r>
      </w:del>
      <w:del w:id="793" w:author="PR Preview" w:date="2026-01-01T00:00:00Z">
        <w:r>
          <w:delText xml:space="preserve">:</w:delText>
        </w:r>
      </w:del>
    </w:p>
    <w:p>
      <w:pPr>
        <w:pStyle w:val="FirstParagraph"/>
      </w:pPr>
      <w:ins w:id="794" w:author="PR Preview" w:date="2026-01-01T00:00:00Z">
        <w:r>
          <w:rPr>
            <w:b/>
            <w:bCs/>
          </w:rPr>
          <w:t xml:space="preserve">Example 18 (An affine function as a dot product with an augmented vector)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For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$\mathord{\smash[b]{\underset{\raise.3ex\hbox{$\scriptstyle\sim$}}{x}}\vphantom{x}}= {(2, 5)}^{\top}$</w:t>
        </w:r>
      </w:ins>
      <w:ins w:id="799" w:author="PR Preview" w:date="2026-01-01T00:00:00Z">
        <w:r>
          <w:t xml:space="preserve">, the augmented vector is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${\mathord{\smash[b]{\underset{\raise.3ex\hbox{$\scriptstyle\sim$}}{x}}\vphantom{x}}}^{\mathrm{aug}} = {(1, 2, 5)}^{\top}$</w:t>
        </w:r>
      </w:ins>
      <w:ins w:id="802" w:author="PR Preview" w:date="2026-01-01T00:00:00Z">
        <w:r>
          <w:t xml:space="preserve">.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With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$\mathord{\smash[b]{\underset{\raise.3ex\hbox{$\scriptstyle\sim$}}{w}}\vphantom{w}} = {(3, -1)}^{\top}$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and</w:t>
        </w:r>
      </w:ins>
      <w:ins w:id="80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the affine function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(</w:t>
        </w:r>
      </w:ins>
      <w:hyperlink w:anchor="eq-linear-scalar">
        <w:ins w:id="817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818" w:author="PR Preview" w:date="2026-01-01T00:00:00Z">
        <w:r>
          <w:t xml:space="preserve">) equals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the dot product of</w:t>
        </w:r>
      </w:ins>
      <w:ins w:id="82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with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${\mathord{\smash[b]{\underset{\raise.3ex\hbox{$\scriptstyle\sim$}}{x}}\vphantom{x}}}^{\mathrm{aug}}$</w:t>
        </w:r>
      </w:ins>
      <w:ins w:id="82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del w:id="827" w:author="PR Preview" w:date="2026-01-01T00:00:00Z">
        <w:r>
          <w:rPr>
            <w:b/>
            <w:bCs/>
          </w:rPr>
          <w:delText xml:space="preserve">Theorem 12 (An affine map sends zero to its offset)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An affine map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(</w:delText>
        </w:r>
      </w:del>
      <w:hyperlink w:anchor="def-affine-map">
        <w:del w:id="834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835" w:author="PR Preview" w:date="2026-01-01T00:00:00Z">
        <w:r>
          <w:delText xml:space="preserve">)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satisfies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$f(\mathord{\smash[b]{\underset{\raise.3ex\hbox{$\scriptstyle\sim$}}{0}}\vphantom{0}}) = \mathord{\smash[b]{\underset{\raise.3ex\hbox{$\scriptstyle\sim$}}{b}}\vphantom{b}}$</w:delText>
        </w:r>
      </w:del>
      <w:del w:id="840" w:author="PR Preview" w:date="2026-01-01T00:00:00Z">
        <w:r>
          <w:delText xml:space="preserve">.</w:delText>
        </w:r>
      </w:del>
    </w:p>
    <w:p>
      <w:pPr>
        <w:pStyle w:val="FirstParagraph"/>
      </w:pPr>
      <w:ins w:id="841" w:author="PR Preview" w:date="2026-01-01T00:00:00Z">
        <w:r>
          <w:rPr>
            <w:b/>
            <w:bCs/>
          </w:rPr>
          <w:t xml:space="preserve">Theorem 13 (An affine map sends zero to its offset)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An affine map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(</w:t>
        </w:r>
      </w:ins>
      <w:hyperlink w:anchor="def-affine-map">
        <w:ins w:id="84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49" w:author="PR Preview" w:date="2026-01-01T00:00:00Z">
        <w:r>
          <w:t xml:space="preserve">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satisfies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$f(\mathord{\smash[b]{\underset{\raise.3ex\hbox{$\scriptstyle\sim$}}{0}}\vphantom{0}}) = \mathord{\smash[b]{\underset{\raise.3ex\hbox{$\scriptstyle\sim$}}{b}}\vphantom{b}}$</w:t>
        </w:r>
      </w:ins>
      <w:ins w:id="854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del w:id="855" w:author="PR Preview" w:date="2026-01-01T00:00:00Z">
        <w:r>
          <w:rPr>
            <w:b/>
            <w:bCs/>
          </w:rPr>
          <w:delText xml:space="preserve">Theorem 13 (An affine map is linear exactly when its offset is zero)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An affine map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(</w:delText>
        </w:r>
      </w:del>
      <w:hyperlink w:anchor="def-affine-map">
        <w:del w:id="86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863" w:author="PR Preview" w:date="2026-01-01T00:00:00Z">
        <w:r>
          <w:delText xml:space="preserve">)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is linear (</w:delText>
        </w:r>
      </w:del>
      <w:hyperlink w:anchor="def-linear-map">
        <w:del w:id="86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867" w:author="PR Preview" w:date="2026-01-01T00:00:00Z">
        <w:r>
          <w:delText xml:space="preserve">) if and only if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$\mathord{\smash[b]{\underset{\raise.3ex\hbox{$\scriptstyle\sim$}}{b}}\vphantom{b}} = \mathord{\smash[b]{\underset{\raise.3ex\hbox{$\scriptstyle\sim$}}{0}}\vphantom{0}}$</w:delText>
        </w:r>
      </w:del>
      <w:del w:id="870" w:author="PR Preview" w:date="2026-01-01T00:00:00Z">
        <w:r>
          <w:delText xml:space="preserve">.</w:delText>
        </w:r>
      </w:del>
    </w:p>
    <w:p>
      <w:pPr>
        <w:pStyle w:val="FirstParagraph"/>
      </w:pPr>
      <w:ins w:id="871" w:author="PR Preview" w:date="2026-01-01T00:00:00Z">
        <w:r>
          <w:rPr>
            <w:b/>
            <w:bCs/>
          </w:rPr>
          <w:t xml:space="preserve">Theorem 14 (An affine map is linear exactly when its offset is zero)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An affine map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(</w:t>
        </w:r>
      </w:ins>
      <w:hyperlink w:anchor="def-affine-map">
        <w:ins w:id="87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79" w:author="PR Preview" w:date="2026-01-01T00:00:00Z">
        <w:r>
          <w:t xml:space="preserve">)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is linear (</w:t>
        </w:r>
      </w:ins>
      <w:hyperlink w:anchor="def-linear-map">
        <w:ins w:id="88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83" w:author="PR Preview" w:date="2026-01-01T00:00:00Z">
        <w:r>
          <w:t xml:space="preserve">) if and only if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886" w:author="PR Preview" w:date="2026-01-01T00:00:00Z">
        <w:r>
          <w:t xml:space="preserve">.</w:t>
        </w:r>
      </w:ins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del w:id="887" w:author="PR Preview" w:date="2026-01-01T00:00:00Z">
        <w:r>
          <w:delText xml:space="preserve">which is linear by</w:delText>
        </w:r>
      </w:del>
      <w:del w:id="888" w:author="PR Preview" w:date="2026-01-01T00:00:00Z">
        <w:r>
          <w:delText xml:space="preserve"> </w:delText>
        </w:r>
      </w:del>
      <w:hyperlink w:anchor="thm-matrix-map-linear">
        <w:del w:id="88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90" w:author="PR Preview" w:date="2026-01-01T00:00:00Z">
        <w:r>
          <w:delText xml:space="preserve">.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Conversely, if</w:delText>
        </w:r>
      </w:del>
      <w:del w:id="893" w:author="PR Preview" w:date="2026-01-01T00:00:00Z">
        <w:r>
          <w:delText xml:space="preserve"> </w:delText>
        </w:r>
      </w:del>
      <m:oMath>
        <m:r>
          <m:t>f</m:t>
        </m:r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is linear, then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$f(\mathord{\smash[b]{\underset{\raise.3ex\hbox{$\scriptstyle\sim$}}{0}}\vphantom{0}}) = \mathord{\smash[b]{\underset{\raise.3ex\hbox{$\scriptstyle\sim$}}{0}}\vphantom{0}}$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by</w:delText>
        </w:r>
      </w:del>
      <w:del w:id="900" w:author="PR Preview" w:date="2026-01-01T00:00:00Z">
        <w:r>
          <w:delText xml:space="preserve"> </w:delText>
        </w:r>
      </w:del>
      <w:hyperlink w:anchor="thm-linear-map-zero">
        <w:del w:id="90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02" w:author="PR Preview" w:date="2026-01-01T00:00:00Z">
        <w:r>
          <w:delText xml:space="preserve">,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and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$f(\mathord{\smash[b]{\underset{\raise.3ex\hbox{$\scriptstyle\sim$}}{0}}\vphantom{0}}) = \mathord{\smash[b]{\underset{\raise.3ex\hbox{$\scriptstyle\sim$}}{b}}\vphantom{b}}$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by</w:delText>
        </w:r>
      </w:del>
      <w:del w:id="909" w:author="PR Preview" w:date="2026-01-01T00:00:00Z">
        <w:r>
          <w:delText xml:space="preserve"> </w:delText>
        </w:r>
      </w:del>
      <w:hyperlink w:anchor="thm-affine-map-zero">
        <w:del w:id="91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911" w:author="PR Preview" w:date="2026-01-01T00:00:00Z">
        <w:r>
          <w:delText xml:space="preserve">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so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$\mathord{\smash[b]{\underset{\raise.3ex\hbox{$\scriptstyle\sim$}}{b}}\vphantom{b}} = \mathord{\smash[b]{\underset{\raise.3ex\hbox{$\scriptstyle\sim$}}{0}}\vphantom{0}}$</w:delText>
        </w:r>
      </w:del>
      <w:del w:id="916" w:author="PR Preview" w:date="2026-01-01T00:00:00Z">
        <w:r>
          <w:delText xml:space="preserve">.</w:delText>
        </w:r>
      </w:del>
    </w:p>
    <w:p>
      <w:pPr>
        <w:pStyle w:val="BodyText"/>
      </w:pPr>
      <w:del w:id="917" w:author="PR Preview" w:date="2026-01-01T00:00:00Z">
        <w:r>
          <w:rPr>
            <w:b/>
            <w:bCs/>
          </w:rPr>
          <w:delText xml:space="preserve">Example 18 (Two affine maps with the same matrix)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Let</w:delText>
        </w:r>
      </w:del>
      <w:del w:id="9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21" w:author="PR Preview" w:date="2026-01-01T00:00:00Z">
        <w:r>
          <w:delText xml:space="preserve">, the matrix of the linear map in</w:delText>
        </w:r>
      </w:del>
      <w:del w:id="922" w:author="PR Preview" w:date="2026-01-01T00:00:00Z">
        <w:r>
          <w:delText xml:space="preserve"> </w:delText>
        </w:r>
      </w:del>
      <w:hyperlink w:anchor="exm-linear-map">
        <w:del w:id="92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924" w:author="PR Preview" w:date="2026-01-01T00:00:00Z">
        <w: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has offset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$\mathord{\smash[b]{\underset{\raise.3ex\hbox{$\scriptstyle\sim$}}{0}}\vphantom{0}}$</w:delText>
        </w:r>
      </w:del>
      <w:del w:id="931" w:author="PR Preview" w:date="2026-01-01T00:00:00Z">
        <w:r>
          <w:delText xml:space="preserve">, so it is linear.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$g(\mathord{\smash[b]{\underset{\raise.3ex\hbox{$\scriptstyle\sim$}}{x}}\vphantom{x}}) = \mathbf{A}\mathord{\smash[b]{\underset{\raise.3ex\hbox{$\scriptstyle\sim$}}{x}}\vphantom{x}}+ \begin{bmatrix}1 \\ 0\end{bmatrix}$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has offset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$\begin{bmatrix}1 \\ 0\end{bmatrix} \neq \mathord{\smash[b]{\underset{\raise.3ex\hbox{$\scriptstyle\sim$}}{0}}\vphantom{0}}$</w:delText>
        </w:r>
      </w:del>
      <w:del w:id="938" w:author="PR Preview" w:date="2026-01-01T00:00:00Z">
        <w:r>
          <w:delText xml:space="preserve">,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so by</w:delText>
        </w:r>
      </w:del>
      <w:del w:id="941" w:author="PR Preview" w:date="2026-01-01T00:00:00Z">
        <w:r>
          <w:delText xml:space="preserve"> </w:delText>
        </w:r>
      </w:del>
      <w:hyperlink w:anchor="thm-affine-linear-iff">
        <w:del w:id="942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it is not linear: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indeed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$g(\mathord{\smash[b]{\underset{\raise.3ex\hbox{$\scriptstyle\sim$}}{0}}\vphantom{0}}) = \begin{bmatrix}1 \\ 0\end{bmatrix}$</w:delText>
        </w:r>
      </w:del>
      <w:del w:id="949" w:author="PR Preview" w:date="2026-01-01T00:00:00Z">
        <w:r>
          <w:delText xml:space="preserve">, not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$\mathord{\smash[b]{\underset{\raise.3ex\hbox{$\scriptstyle\sim$}}{0}}\vphantom{0}}$</w:delText>
        </w:r>
      </w:del>
      <w:del w:id="952" w:author="PR Preview" w:date="2026-01-01T00:00:00Z">
        <w:r>
          <w:delText xml:space="preserve">.</w:delText>
        </w:r>
      </w:del>
    </w:p>
    <w:p>
      <w:pPr>
        <w:pStyle w:val="FirstParagraph"/>
      </w:pPr>
      <w:ins w:id="953" w:author="PR Preview" w:date="2026-01-01T00:00:00Z">
        <w:r>
          <w:t xml:space="preserve">which is linear by</w:t>
        </w:r>
      </w:ins>
      <w:ins w:id="954" w:author="PR Preview" w:date="2026-01-01T00:00:00Z">
        <w:r>
          <w:t xml:space="preserve"> </w:t>
        </w:r>
      </w:ins>
      <w:hyperlink w:anchor="thm-matrix-map-linear">
        <w:ins w:id="95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956" w:author="PR Preview" w:date="2026-01-01T00:00:00Z">
        <w:r>
          <w:t xml:space="preserve">.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Conversely, if</w:t>
        </w:r>
      </w:ins>
      <w:ins w:id="959" w:author="PR Preview" w:date="2026-01-01T00:00:00Z">
        <w:r>
          <w:t xml:space="preserve"> </w:t>
        </w:r>
      </w:ins>
      <m:oMath>
        <m:r>
          <m:t>f</m:t>
        </m:r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is linear, then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$f(\mathord{\smash[b]{\underset{\raise.3ex\hbox{$\scriptstyle\sim$}}{0}}\vphantom{0}}) = \mathord{\smash[b]{\underset{\raise.3ex\hbox{$\scriptstyle\sim$}}{0}}\vphantom{0}}$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by</w:t>
        </w:r>
      </w:ins>
      <w:ins w:id="966" w:author="PR Preview" w:date="2026-01-01T00:00:00Z">
        <w:r>
          <w:t xml:space="preserve"> </w:t>
        </w:r>
      </w:ins>
      <w:hyperlink w:anchor="thm-linear-map-zero">
        <w:ins w:id="96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968" w:author="PR Preview" w:date="2026-01-01T00:00:00Z">
        <w:r>
          <w:t xml:space="preserve">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$f(\mathord{\smash[b]{\underset{\raise.3ex\hbox{$\scriptstyle\sim$}}{0}}\vphantom{0}}) = \mathord{\smash[b]{\underset{\raise.3ex\hbox{$\scriptstyle\sim$}}{b}}\vphantom{b}}$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by</w:t>
        </w:r>
      </w:ins>
      <w:ins w:id="975" w:author="PR Preview" w:date="2026-01-01T00:00:00Z">
        <w:r>
          <w:t xml:space="preserve"> </w:t>
        </w:r>
      </w:ins>
      <w:hyperlink w:anchor="thm-affine-map-zero">
        <w:ins w:id="976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977" w:author="PR Preview" w:date="2026-01-01T00:00:00Z">
        <w:r>
          <w:t xml:space="preserve">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so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982" w:author="PR Preview" w:date="2026-01-01T00:00:00Z">
        <w:r>
          <w:t xml:space="preserve">.</w:t>
        </w:r>
      </w:ins>
    </w:p>
    <w:bookmarkStart w:id="101" w:name="exm-affine-linear-iff"/>
    <w:p>
      <w:pPr>
        <w:pStyle w:val="BodyText"/>
      </w:pPr>
      <w:ins w:id="983" w:author="PR Preview" w:date="2026-01-01T00:00:00Z">
        <w:r>
          <w:rPr>
            <w:b/>
            <w:bCs/>
          </w:rPr>
          <w:t xml:space="preserve">Example 19 (Two affine maps with the same matrix)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Let</w:t>
        </w:r>
      </w:ins>
      <w:ins w:id="9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87" w:author="PR Preview" w:date="2026-01-01T00:00:00Z">
        <w:r>
          <w:t xml:space="preserve">, the matrix of the linear map in</w:t>
        </w:r>
      </w:ins>
      <w:ins w:id="988" w:author="PR Preview" w:date="2026-01-01T00:00:00Z">
        <w:r>
          <w:t xml:space="preserve"> </w:t>
        </w:r>
      </w:ins>
      <w:hyperlink w:anchor="exm-linear-map">
        <w:ins w:id="98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990" w:author="PR Preview" w:date="2026-01-01T00:00:00Z">
        <w:r>
          <w:t xml:space="preserve">.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has offset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$\mathord{\smash[b]{\underset{\raise.3ex\hbox{$\scriptstyle\sim$}}{0}}\vphantom{0}}$</w:t>
        </w:r>
      </w:ins>
      <w:ins w:id="997" w:author="PR Preview" w:date="2026-01-01T00:00:00Z">
        <w:r>
          <w:t xml:space="preserve">, so it is linear.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$g(\mathord{\smash[b]{\underset{\raise.3ex\hbox{$\scriptstyle\sim$}}{x}}\vphantom{x}}) = \mathbf{A}\mathord{\smash[b]{\underset{\raise.3ex\hbox{$\scriptstyle\sim$}}{x}}\vphantom{x}}+ \begin{bmatrix}1 \\ 0\end{bmatrix}$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has offset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$\begin{bmatrix}1 \\ 0\end{bmatrix} \neq \mathord{\smash[b]{\underset{\raise.3ex\hbox{$\scriptstyle\sim$}}{0}}\vphantom{0}}$</w:t>
        </w:r>
      </w:ins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so by</w:t>
        </w:r>
      </w:ins>
      <w:ins w:id="1007" w:author="PR Preview" w:date="2026-01-01T00:00:00Z">
        <w:r>
          <w:t xml:space="preserve"> </w:t>
        </w:r>
      </w:ins>
      <w:hyperlink w:anchor="thm-affine-linear-iff">
        <w:ins w:id="100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it is not linear: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indeed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$g(\mathord{\smash[b]{\underset{\raise.3ex\hbox{$\scriptstyle\sim$}}{0}}\vphantom{0}}) = \begin{bmatrix}1 \\ 0\end{bmatrix}$</w:t>
        </w:r>
      </w:ins>
      <w:ins w:id="1015" w:author="PR Preview" w:date="2026-01-01T00:00:00Z">
        <w:r>
          <w:t xml:space="preserve">, not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$\mathord{\smash[b]{\underset{\raise.3ex\hbox{$\scriptstyle\sim$}}{0}}\vphantom{0}}$</w:t>
        </w:r>
      </w:ins>
      <w:ins w:id="1018" w:author="PR Preview" w:date="2026-01-01T00:00:00Z">
        <w:r>
          <w:t xml:space="preserve">.</w:t>
        </w:r>
      </w:ins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del w:id="1019" w:author="PR Preview" w:date="2026-01-01T00:00:00Z">
        <w:r>
          <w:rPr>
            <w:i/>
            <w:iCs/>
          </w:rPr>
          <w:delText xml:space="preserve">Proof</w:delText>
        </w:r>
      </w:del>
      <w:del w:id="1020" w:author="PR Preview" w:date="2026-01-01T00:00:00Z">
        <w:r>
          <w:delText xml:space="preserve">. </w:delText>
        </w:r>
      </w:del>
      <w:del w:id="1021" w:author="PR Preview" w:date="2026-01-01T00:00:00Z">
        <w:r>
          <w:delText xml:space="preserve">If</w:delText>
        </w:r>
      </w:del>
      <w:del w:id="1022" w:author="PR Preview" w:date="2026-01-01T00:00:00Z">
        <w:r>
          <w:delText xml:space="preserve"> </w:delText>
        </w:r>
      </w:del>
      <m:oMath>
        <m:r>
          <m:t>f</m:t>
        </m:r>
      </m:oMath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is linear,</w:delText>
        </w:r>
      </w:del>
      <w:del w:id="1025" w:author="PR Preview" w:date="2026-01-01T00:00:00Z">
        <w:r>
          <w:delText xml:space="preserve"> </w:delText>
        </w:r>
      </w:del>
      <w:hyperlink w:anchor="thm-linear-map-matrix">
        <w:del w:id="102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gives a matrix</w:delText>
        </w:r>
      </w:del>
      <w:del w:id="10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with</w:delText>
        </w:r>
      </w:del>
    </w:p>
    <w:p>
      <w:pPr>
        <w:pStyle w:val="BodyText"/>
      </w:pPr>
      <w:ins w:id="1032" w:author="PR Preview" w:date="2026-01-01T00:00:00Z">
        <w:r>
          <w:rPr>
            <w:i/>
            <w:iCs/>
          </w:rPr>
          <w:t xml:space="preserve">Proof</w:t>
        </w:r>
      </w:ins>
      <w:ins w:id="1033" w:author="PR Preview" w:date="2026-01-01T00:00:00Z">
        <w:r>
          <w:t xml:space="preserve">. </w:t>
        </w:r>
      </w:ins>
      <w:ins w:id="1034" w:author="PR Preview" w:date="2026-01-01T00:00:00Z">
        <w:r>
          <w:t xml:space="preserve">If</w:t>
        </w:r>
      </w:ins>
      <w:ins w:id="1035" w:author="PR Preview" w:date="2026-01-01T00:00:00Z">
        <w:r>
          <w:t xml:space="preserve"> </w:t>
        </w:r>
      </w:ins>
      <m:oMath>
        <m:r>
          <m:t>f</m:t>
        </m:r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is linear,</w:t>
        </w:r>
      </w:ins>
      <w:ins w:id="1038" w:author="PR Preview" w:date="2026-01-01T00:00:00Z">
        <w:r>
          <w:t xml:space="preserve"> </w:t>
        </w:r>
      </w:ins>
      <w:hyperlink w:anchor="thm-linear-map-matrix">
        <w:ins w:id="103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gives a matrix</w:t>
        </w:r>
      </w:ins>
      <w:ins w:id="10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with</w:t>
        </w:r>
      </w:ins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del w:id="1045" w:author="PR Preview" w:date="2026-01-01T00:00:00Z">
        <w:r>
          <w:rPr>
            <w:b/>
            <w:bCs/>
          </w:rPr>
          <w:delText xml:space="preserve">Theorem 14 (An affine map determines its matrix and offset)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If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and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for all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$\mathord{\smash[b]{\underset{\raise.3ex\hbox{$\scriptstyle\sim$}}{x}}\vphantom{x}}\in \mathbb{R}^p$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(</w:delText>
        </w:r>
      </w:del>
      <w:hyperlink w:anchor="def-affine-map">
        <w:del w:id="106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061" w:author="PR Preview" w:date="2026-01-01T00:00:00Z">
        <w:r>
          <w:delText xml:space="preserve">),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then</w:delText>
        </w:r>
      </w:del>
      <w:del w:id="106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and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$\mathord{\smash[b]{\underset{\raise.3ex\hbox{$\scriptstyle\sim$}}{b}}\vphantom{b}}' = \mathord{\smash[b]{\underset{\raise.3ex\hbox{$\scriptstyle\sim$}}{b}}\vphantom{b}}$</w:delText>
        </w:r>
      </w:del>
      <w:del w:id="1069" w:author="PR Preview" w:date="2026-01-01T00:00:00Z">
        <w:r>
          <w:delText xml:space="preserve">.</w:delText>
        </w:r>
      </w:del>
    </w:p>
    <w:p>
      <w:pPr>
        <w:pStyle w:val="BodyText"/>
      </w:pPr>
      <w:del w:id="1070" w:author="PR Preview" w:date="2026-01-01T00:00:00Z">
        <w:r>
          <w:rPr>
            <w:i/>
            <w:iCs/>
          </w:rPr>
          <w:delText xml:space="preserve">Proof</w:delText>
        </w:r>
      </w:del>
      <w:del w:id="1071" w:author="PR Preview" w:date="2026-01-01T00:00:00Z">
        <w:r>
          <w:delText xml:space="preserve">. </w:delText>
        </w:r>
      </w:del>
      <w:del w:id="1072" w:author="PR Preview" w:date="2026-01-01T00:00:00Z">
        <w:r>
          <w:delText xml:space="preserve">By</w:delText>
        </w:r>
      </w:del>
      <w:del w:id="1073" w:author="PR Preview" w:date="2026-01-01T00:00:00Z">
        <w:r>
          <w:delText xml:space="preserve"> </w:delText>
        </w:r>
      </w:del>
      <w:hyperlink w:anchor="thm-affine-map-zero">
        <w:del w:id="107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75" w:author="PR Preview" w:date="2026-01-01T00:00:00Z">
        <w:r>
          <w:delText xml:space="preserve">, applied to each formula,</w:delText>
        </w:r>
      </w:del>
    </w:p>
    <w:p>
      <w:pPr>
        <w:pStyle w:val="BodyText"/>
      </w:pPr>
      <w:ins w:id="1076" w:author="PR Preview" w:date="2026-01-01T00:00:00Z">
        <w:r>
          <w:rPr>
            <w:b/>
            <w:bCs/>
          </w:rPr>
          <w:t xml:space="preserve">Theorem 15 (An affine map determines its matrix and offset)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If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and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for all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$\mathord{\smash[b]{\underset{\raise.3ex\hbox{$\scriptstyle\sim$}}{x}}\vphantom{x}}\in \mathbb{R}^p$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(</w:t>
        </w:r>
      </w:ins>
      <w:hyperlink w:anchor="def-affine-map">
        <w:ins w:id="109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092" w:author="PR Preview" w:date="2026-01-01T00:00:00Z">
        <w:r>
          <w:t xml:space="preserve">),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then</w:t>
        </w:r>
      </w:ins>
      <w:ins w:id="109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and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$\mathord{\smash[b]{\underset{\raise.3ex\hbox{$\scriptstyle\sim$}}{b}}\vphantom{b}}' = \mathord{\smash[b]{\underset{\raise.3ex\hbox{$\scriptstyle\sim$}}{b}}\vphantom{b}}$</w:t>
        </w:r>
      </w:ins>
      <w:ins w:id="1100" w:author="PR Preview" w:date="2026-01-01T00:00:00Z">
        <w:r>
          <w:t xml:space="preserve">.</w:t>
        </w:r>
      </w:ins>
    </w:p>
    <w:bookmarkEnd w:id="103"/>
    <w:p>
      <w:pPr>
        <w:pStyle w:val="BodyText"/>
      </w:pPr>
      <w:ins w:id="1101" w:author="PR Preview" w:date="2026-01-01T00:00:00Z">
        <w:r>
          <w:rPr>
            <w:i/>
            <w:iCs/>
          </w:rPr>
          <w:t xml:space="preserve">Proof</w:t>
        </w:r>
      </w:ins>
      <w:ins w:id="1102" w:author="PR Preview" w:date="2026-01-01T00:00:00Z">
        <w:r>
          <w:t xml:space="preserve">. </w:t>
        </w:r>
      </w:ins>
      <w:ins w:id="1103" w:author="PR Preview" w:date="2026-01-01T00:00:00Z">
        <w:r>
          <w:t xml:space="preserve">By</w:t>
        </w:r>
      </w:ins>
      <w:ins w:id="1104" w:author="PR Preview" w:date="2026-01-01T00:00:00Z">
        <w:r>
          <w:t xml:space="preserve"> </w:t>
        </w:r>
      </w:ins>
      <w:hyperlink w:anchor="thm-affine-map-zero">
        <w:ins w:id="110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106" w:author="PR Preview" w:date="2026-01-01T00:00:00Z">
        <w:r>
          <w:t xml:space="preserve">, applied to each formula,</w:t>
        </w:r>
      </w:ins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del w:id="1107" w:author="PR Preview" w:date="2026-01-01T00:00:00Z">
        <w:r>
          <w:delText xml:space="preserve">for all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$\mathord{\smash[b]{\underset{\raise.3ex\hbox{$\scriptstyle\sim$}}{x}}\vphantom{x}}$</w:delText>
        </w:r>
      </w:del>
      <w:del w:id="1110" w:author="PR Preview" w:date="2026-01-01T00:00:00Z">
        <w:r>
          <w:delText xml:space="preserve">,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so</w:delText>
        </w:r>
      </w:del>
      <w:del w:id="11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and</w:delText>
        </w:r>
      </w:del>
      <w:del w:id="111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are both matrices (</w:delText>
        </w:r>
      </w:del>
      <w:hyperlink w:anchor="def-matrix-of-linear-map">
        <w:del w:id="111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120" w:author="PR Preview" w:date="2026-01-01T00:00:00Z">
        <w:r>
          <w:delText xml:space="preserve">) of the linear map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(linear by</w:delText>
        </w:r>
      </w:del>
      <w:del w:id="1125" w:author="PR Preview" w:date="2026-01-01T00:00:00Z">
        <w:r>
          <w:delText xml:space="preserve"> </w:delText>
        </w:r>
      </w:del>
      <w:hyperlink w:anchor="thm-matrix-map-linear">
        <w:del w:id="112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27" w:author="PR Preview" w:date="2026-01-01T00:00:00Z">
        <w:r>
          <w:delText xml:space="preserve">),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and the uniqueness in</w:delText>
        </w:r>
      </w:del>
      <w:del w:id="1130" w:author="PR Preview" w:date="2026-01-01T00:00:00Z">
        <w:r>
          <w:delText xml:space="preserve"> </w:delText>
        </w:r>
      </w:del>
      <w:hyperlink w:anchor="thm-linear-map-matrix">
        <w:del w:id="113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gives</w:delText>
        </w:r>
      </w:del>
      <w:del w:id="113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135" w:author="PR Preview" w:date="2026-01-01T00:00:00Z">
        <w:r>
          <w:delText xml:space="preserve">.</w:delText>
        </w:r>
      </w:del>
    </w:p>
    <w:p>
      <w:pPr>
        <w:pStyle w:val="BodyText"/>
      </w:pPr>
      <w:del w:id="1136" w:author="PR Preview" w:date="2026-01-01T00:00:00Z">
        <w:r>
          <w:rPr>
            <w:i/>
            <w:iCs/>
          </w:rPr>
          <w:delText xml:space="preserve">Remark 7</w:delText>
        </w:r>
      </w:del>
      <w:del w:id="1137" w:author="PR Preview" w:date="2026-01-01T00:00:00Z">
        <w:r>
          <w:delText xml:space="preserve"> (</w:delText>
        </w:r>
      </w:del>
      <w:del w:id="1138" w:author="PR Preview" w:date="2026-01-01T00:00:00Z">
        <w:r>
          <w:delText xml:space="preserve">“Linear”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in this site, and in machine learning and statistics). </w:delText>
        </w:r>
      </w:del>
      <w:del w:id="1141" w:author="PR Preview" w:date="2026-01-01T00:00:00Z">
        <w:r>
          <w:delText xml:space="preserve">This site uses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“linear”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only in the sense of</w:delText>
        </w:r>
      </w:del>
      <w:del w:id="1146" w:author="PR Preview" w:date="2026-01-01T00:00:00Z">
        <w:r>
          <w:delText xml:space="preserve"> </w:delText>
        </w:r>
      </w:del>
      <w:hyperlink w:anchor="def-linear-map">
        <w:del w:id="114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so by</w:delText>
        </w:r>
      </w:del>
      <w:del w:id="1151" w:author="PR Preview" w:date="2026-01-01T00:00:00Z">
        <w:r>
          <w:delText xml:space="preserve"> </w:delText>
        </w:r>
      </w:del>
      <w:hyperlink w:anchor="thm-affine-linear-iff">
        <w:del w:id="1152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a function with a nonzero offset is affine but not linear.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For functions of one variable, this is the same split as</w:delText>
        </w:r>
      </w:del>
      <w:del w:id="1157" w:author="PR Preview" w:date="2026-01-01T00:00:00Z">
        <w:r>
          <w:delText xml:space="preserve"> </w:delText>
        </w:r>
      </w:del>
      <w:hyperlink r:id="rId104">
        <w:del w:id="1158" w:author="PR Preview" w:date="2026-01-01T00:00:00Z">
          <w:r>
            <w:rPr>
              <w:rStyle w:val="Hyperlink"/>
            </w:rPr>
            <w:delText xml:space="preserve">affine</w:delText>
          </w:r>
        </w:del>
      </w:hyperlink>
      <w:del w:id="1159" w:author="PR Preview" w:date="2026-01-01T00:00:00Z">
        <w:r>
          <w:delText xml:space="preserve"> </w:delText>
        </w:r>
      </w:del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versus</w:delText>
        </w:r>
      </w:del>
      <w:del w:id="1162" w:author="PR Preview" w:date="2026-01-01T00:00:00Z">
        <w:r>
          <w:delText xml:space="preserve"> </w:delText>
        </w:r>
      </w:del>
      <w:hyperlink r:id="rId105">
        <w:del w:id="1163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164" w:author="PR Preview" w:date="2026-01-01T00:00:00Z">
        <w:r>
          <w:delText xml:space="preserve"> </w:delText>
        </w:r>
      </w:del>
      <m:oMath>
        <m:r>
          <m:t>a</m:t>
        </m:r>
        <m:r>
          <m:t>x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on the algebra page.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(The algebra page writes these as</w:delText>
        </w:r>
      </w:del>
      <w:del w:id="1169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and</w:delText>
        </w:r>
      </w:del>
      <w:del w:id="1172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</m:oMath>
      <w:del w:id="1173" w:author="PR Preview" w:date="2026-01-01T00:00:00Z">
        <w:r>
          <w:delText xml:space="preserve">;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here</w:delText>
        </w:r>
      </w:del>
      <w:del w:id="1176" w:author="PR Preview" w:date="2026-01-01T00:00:00Z">
        <w:r>
          <w:delText xml:space="preserve"> </w:delText>
        </w:r>
      </w:del>
      <m:oMath>
        <m:r>
          <m:t>m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already names the number of outputs.)</w:delText>
        </w:r>
      </w:del>
    </w:p>
    <w:p>
      <w:pPr>
        <w:pStyle w:val="FirstParagraph"/>
      </w:pPr>
      <w:ins w:id="1179" w:author="PR Preview" w:date="2026-01-01T00:00:00Z">
        <w:r>
          <w:t xml:space="preserve">for all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$\mathord{\smash[b]{\underset{\raise.3ex\hbox{$\scriptstyle\sim$}}{x}}\vphantom{x}}$</w:t>
        </w:r>
      </w:ins>
      <w:ins w:id="1182" w:author="PR Preview" w:date="2026-01-01T00:00:00Z">
        <w:r>
          <w:t xml:space="preserve">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so</w:t>
        </w:r>
      </w:ins>
      <w:ins w:id="11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and</w:t>
        </w:r>
      </w:ins>
      <w:ins w:id="118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are both matrices (</w:t>
        </w:r>
      </w:ins>
      <w:hyperlink w:anchor="def-matrix-of-linear-map">
        <w:ins w:id="119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192" w:author="PR Preview" w:date="2026-01-01T00:00:00Z">
        <w:r>
          <w:t xml:space="preserve">) of the linear map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(linear by</w:t>
        </w:r>
      </w:ins>
      <w:ins w:id="1197" w:author="PR Preview" w:date="2026-01-01T00:00:00Z">
        <w:r>
          <w:t xml:space="preserve"> </w:t>
        </w:r>
      </w:ins>
      <w:hyperlink w:anchor="thm-matrix-map-linear">
        <w:ins w:id="1198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199" w:author="PR Preview" w:date="2026-01-01T00:00:00Z">
        <w:r>
          <w:t xml:space="preserve">),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and the uniqueness in</w:t>
        </w:r>
      </w:ins>
      <w:ins w:id="1202" w:author="PR Preview" w:date="2026-01-01T00:00:00Z">
        <w:r>
          <w:t xml:space="preserve"> </w:t>
        </w:r>
      </w:ins>
      <w:hyperlink w:anchor="thm-linear-map-matrix">
        <w:ins w:id="120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gives</w:t>
        </w:r>
      </w:ins>
      <w:ins w:id="120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207" w:author="PR Preview" w:date="2026-01-01T00:00:00Z">
        <w:r>
          <w:t xml:space="preserve">.</w:t>
        </w:r>
      </w:ins>
    </w:p>
    <w:bookmarkStart w:id="106" w:name="rem-linear-affine-terminology"/>
    <w:p>
      <w:pPr>
        <w:pStyle w:val="BodyText"/>
      </w:pPr>
      <w:ins w:id="1208" w:author="PR Preview" w:date="2026-01-01T00:00:00Z">
        <w:r>
          <w:rPr>
            <w:i/>
            <w:iCs/>
          </w:rPr>
          <w:t xml:space="preserve">Remark 7</w:t>
        </w:r>
      </w:ins>
      <w:ins w:id="1209" w:author="PR Preview" w:date="2026-01-01T00:00:00Z">
        <w:r>
          <w:t xml:space="preserve"> (</w:t>
        </w:r>
      </w:ins>
      <w:ins w:id="1210" w:author="PR Preview" w:date="2026-01-01T00:00:00Z">
        <w:r>
          <w:t xml:space="preserve">“Linear”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in this site, and in machine learning and statistics). </w:t>
        </w:r>
      </w:ins>
      <w:ins w:id="1213" w:author="PR Preview" w:date="2026-01-01T00:00:00Z">
        <w:r>
          <w:t xml:space="preserve">This site uses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“linear”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only in the sense of</w:t>
        </w:r>
      </w:ins>
      <w:ins w:id="1218" w:author="PR Preview" w:date="2026-01-01T00:00:00Z">
        <w:r>
          <w:t xml:space="preserve"> </w:t>
        </w:r>
      </w:ins>
      <w:hyperlink w:anchor="def-linear-map">
        <w:ins w:id="121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so by</w:t>
        </w:r>
      </w:ins>
      <w:ins w:id="1223" w:author="PR Preview" w:date="2026-01-01T00:00:00Z">
        <w:r>
          <w:t xml:space="preserve"> </w:t>
        </w:r>
      </w:ins>
      <w:hyperlink w:anchor="thm-affine-linear-iff">
        <w:ins w:id="122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a function with a nonzero offset is affine but not linear.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For functions of one variable, this is the same split as</w:t>
        </w:r>
      </w:ins>
      <w:ins w:id="1229" w:author="PR Preview" w:date="2026-01-01T00:00:00Z">
        <w:r>
          <w:t xml:space="preserve"> </w:t>
        </w:r>
      </w:ins>
      <w:hyperlink r:id="rId104">
        <w:ins w:id="1230" w:author="PR Preview" w:date="2026-01-01T00:00:00Z">
          <w:r>
            <w:rPr>
              <w:rStyle w:val="Hyperlink"/>
            </w:rPr>
            <w:t xml:space="preserve">affine</w:t>
          </w:r>
        </w:ins>
      </w:hyperlink>
      <w:ins w:id="1231" w:author="PR Preview" w:date="2026-01-01T00:00:00Z">
        <w:r>
          <w:t xml:space="preserve"> </w:t>
        </w:r>
      </w:ins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versus</w:t>
        </w:r>
      </w:ins>
      <w:ins w:id="1234" w:author="PR Preview" w:date="2026-01-01T00:00:00Z">
        <w:r>
          <w:t xml:space="preserve"> </w:t>
        </w:r>
      </w:ins>
      <w:hyperlink r:id="rId105">
        <w:ins w:id="1235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236" w:author="PR Preview" w:date="2026-01-01T00:00:00Z">
        <w:r>
          <w:t xml:space="preserve"> </w:t>
        </w:r>
      </w:ins>
      <m:oMath>
        <m:r>
          <m:t>a</m:t>
        </m:r>
        <m:r>
          <m:t>x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on the algebra page.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(The algebra page writes these as</w:t>
        </w:r>
      </w:ins>
      <w:ins w:id="1241" w:author="PR Preview" w:date="2026-01-01T00:00:00Z">
        <w:r>
          <w:t xml:space="preserve"> </w:t>
        </w:r>
      </w:ins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and</w:t>
        </w:r>
      </w:ins>
      <w:ins w:id="1244" w:author="PR Preview" w:date="2026-01-01T00:00:00Z">
        <w:r>
          <w:t xml:space="preserve"> </w:t>
        </w:r>
      </w:ins>
      <m:oMath>
        <m:r>
          <m:t>m</m:t>
        </m:r>
        <m:r>
          <m:t>x</m:t>
        </m:r>
      </m:oMath>
      <w:ins w:id="1245" w:author="PR Preview" w:date="2026-01-01T00:00:00Z">
        <w:r>
          <w:t xml:space="preserve">;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here</w:t>
        </w:r>
      </w:ins>
      <w:ins w:id="1248" w:author="PR Preview" w:date="2026-01-01T00:00:00Z">
        <w:r>
          <w:t xml:space="preserve"> </w:t>
        </w:r>
      </w:ins>
      <m:oMath>
        <m:r>
          <m:t>m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already names the number of outputs.)</w:t>
        </w:r>
      </w:ins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del w:id="1251" w:author="PR Preview" w:date="2026-01-01T00:00:00Z">
        <w:r>
          <w:rPr>
            <w:b/>
            <w:bCs/>
          </w:rPr>
          <w:delText xml:space="preserve">Example 19 (A line in</w:delText>
        </w:r>
      </w:del>
      <w:del w:id="125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53" w:author="PR Preview" w:date="2026-01-01T00:00:00Z">
        <w:r>
          <w:rPr>
            <w:b/>
            <w:bCs/>
          </w:rPr>
          <w:delText xml:space="preserve">, and why the normal vector must be nonzero)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 </w:delText>
        </w:r>
      </w:del>
    </w:p>
    <w:p>
      <w:pPr>
        <w:pStyle w:val="BodyText"/>
      </w:pPr>
      <w:ins w:id="1256" w:author="PR Preview" w:date="2026-01-01T00:00:00Z">
        <w:r>
          <w:rPr>
            <w:b/>
            <w:bCs/>
          </w:rPr>
          <w:t xml:space="preserve">Example 20 (A line in</w:t>
        </w:r>
      </w:ins>
      <w:ins w:id="125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58" w:author="PR Preview" w:date="2026-01-01T00:00:00Z">
        <w:r>
          <w:rPr>
            <w:b/>
            <w:bCs/>
          </w:rPr>
          <w:t xml:space="preserve">, and why the normal vector must be nonzero)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del w:id="1261" w:author="PR Preview" w:date="2026-01-01T00:00:00Z">
        <w:r>
          <w:rPr>
            <w:b/>
            <w:bCs/>
          </w:rPr>
          <w:delText xml:space="preserve">Affine, and linear.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It is</w:delText>
        </w:r>
      </w:del>
      <w:del w:id="1264" w:author="PR Preview" w:date="2026-01-01T00:00:00Z">
        <w:r>
          <w:delText xml:space="preserve"> </w:delText>
        </w:r>
      </w:del>
      <w:hyperlink w:anchor="eq-linear-scalar">
        <w:del w:id="126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with</w:delText>
        </w:r>
      </w:del>
      <w:del w:id="12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269" w:author="PR Preview" w:date="2026-01-01T00:00:00Z">
        <w:r>
          <w:delText xml:space="preserve">,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which is a linear map by</w:delText>
        </w:r>
      </w:del>
      <w:del w:id="1272" w:author="PR Preview" w:date="2026-01-01T00:00:00Z">
        <w:r>
          <w:delText xml:space="preserve"> </w:delText>
        </w:r>
      </w:del>
      <w:hyperlink w:anchor="thm-matrix-map-linear">
        <w:del w:id="1273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274" w:author="PR Preview" w:date="2026-01-01T00:00:00Z">
        <w:r>
          <w:delText xml:space="preserve">: the matrix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${\mathord{\smash[b]{\underset{\raise.3ex\hbox{$\scriptstyle\sim$}}{x}}\vphantom{x}}}^{\top}$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times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$\mathord{\smash[b]{\underset{\raise.3ex\hbox{$\scriptstyle\sim$}}{w}}\vphantom{w}}$</w:delText>
        </w:r>
      </w:del>
      <w:del w:id="128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0"/>
        </w:numPr>
      </w:pPr>
      <w:del w:id="1282" w:author="PR Preview" w:date="2026-01-01T00:00:00Z">
        <w:r>
          <w:rPr>
            <w:b/>
            <w:bCs/>
          </w:rPr>
          <w:delText xml:space="preserve">Affine.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Still an inner product plus an offset; here the offset is</w:delText>
        </w:r>
      </w:del>
      <w:del w:id="128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del w:id="1286" w:author="PR Preview" w:date="2026-01-01T00:00:00Z">
        <w:r>
          <w:delText xml:space="preserve">, which is a constant because</w:delText>
        </w:r>
      </w:del>
      <w:del w:id="1287" w:author="PR Preview" w:date="2026-01-01T00:00:00Z">
        <w:r>
          <w:delText xml:space="preserve"> </w:delText>
        </w:r>
      </w:del>
      <m:oMath>
        <m:r>
          <m:t>y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is held fixed.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It is linear only when</w:delText>
        </w:r>
      </w:del>
      <w:del w:id="129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293" w:author="PR Preview" w:date="2026-01-01T00:00:00Z">
        <w:r>
          <w:delText xml:space="preserve">: otherwise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$\mathord{\smash[b]{\underset{\raise.3ex\hbox{$\scriptstyle\sim$}}{w}}\vphantom{w}} = \mathord{\smash[b]{\underset{\raise.3ex\hbox{$\scriptstyle\sim$}}{0}}\vphantom{0}}$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gives</w:delText>
        </w:r>
      </w:del>
      <w:del w:id="129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del w:id="1299" w:author="PR Preview" w:date="2026-01-01T00:00:00Z">
        <w:r>
          <w:delText xml:space="preserve">,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and a linear map sends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$\mathord{\smash[b]{\underset{\raise.3ex\hbox{$\scriptstyle\sim$}}{0}}\vphantom{0}}$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to</w:delText>
        </w:r>
      </w:del>
      <w:del w:id="1306" w:author="PR Preview" w:date="2026-01-01T00:00:00Z">
        <w:r>
          <w:delText xml:space="preserve"> </w:delText>
        </w:r>
      </w:del>
      <m:oMath>
        <m:r>
          <m:t>0</m:t>
        </m:r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(</w:delText>
        </w:r>
      </w:del>
      <w:hyperlink w:anchor="thm-linear-map-zero">
        <w:del w:id="130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31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0"/>
        </w:numPr>
      </w:pPr>
      <w:ins w:id="1311" w:author="PR Preview" w:date="2026-01-01T00:00:00Z">
        <w:r>
          <w:rPr>
            <w:b/>
            <w:bCs/>
          </w:rPr>
          <w:t xml:space="preserve">Affine, and linear.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It is</w:t>
        </w:r>
      </w:ins>
      <w:ins w:id="1314" w:author="PR Preview" w:date="2026-01-01T00:00:00Z">
        <w:r>
          <w:t xml:space="preserve"> </w:t>
        </w:r>
      </w:ins>
      <w:hyperlink w:anchor="eq-linear-scalar">
        <w:ins w:id="1315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with</w:t>
        </w:r>
      </w:ins>
      <w:ins w:id="131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319" w:author="PR Preview" w:date="2026-01-01T00:00:00Z">
        <w:r>
          <w:t xml:space="preserve">,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which is a linear map by</w:t>
        </w:r>
      </w:ins>
      <w:ins w:id="1322" w:author="PR Preview" w:date="2026-01-01T00:00:00Z">
        <w:r>
          <w:t xml:space="preserve"> </w:t>
        </w:r>
      </w:ins>
      <w:hyperlink w:anchor="thm-matrix-map-linear">
        <w:ins w:id="132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324" w:author="PR Preview" w:date="2026-01-01T00:00:00Z">
        <w:r>
          <w:t xml:space="preserve">: the matrix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${\mathord{\smash[b]{\underset{\raise.3ex\hbox{$\scriptstyle\sim$}}{x}}\vphantom{x}}}^{\top}$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times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$\mathord{\smash[b]{\underset{\raise.3ex\hbox{$\scriptstyle\sim$}}{w}}\vphantom{w}}$</w:t>
        </w:r>
      </w:ins>
      <w:ins w:id="133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1332" w:author="PR Preview" w:date="2026-01-01T00:00:00Z">
        <w:r>
          <w:rPr>
            <w:b/>
            <w:bCs/>
          </w:rPr>
          <w:t xml:space="preserve">Affine.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Still an inner product plus an offset; here the offset is</w:t>
        </w:r>
      </w:ins>
      <w:ins w:id="133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ins w:id="1336" w:author="PR Preview" w:date="2026-01-01T00:00:00Z">
        <w:r>
          <w:t xml:space="preserve">, which is a constant because</w:t>
        </w:r>
      </w:ins>
      <w:ins w:id="1337" w:author="PR Preview" w:date="2026-01-01T00:00:00Z">
        <w:r>
          <w:t xml:space="preserve"> </w:t>
        </w:r>
      </w:ins>
      <m:oMath>
        <m:r>
          <m:t>y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is held fixed.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It is linear only when</w:t>
        </w:r>
      </w:ins>
      <w:ins w:id="134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343" w:author="PR Preview" w:date="2026-01-01T00:00:00Z">
        <w:r>
          <w:t xml:space="preserve">: otherwise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gives</w:t>
        </w:r>
      </w:ins>
      <w:ins w:id="13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and a linear map sends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$\mathord{\smash[b]{\underset{\raise.3ex\hbox{$\scriptstyle\sim$}}{0}}\vphantom{0}}$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to</w:t>
        </w:r>
      </w:ins>
      <w:ins w:id="1356" w:author="PR Preview" w:date="2026-01-01T00:00:00Z">
        <w:r>
          <w:t xml:space="preserve"> </w:t>
        </w:r>
      </w:ins>
      <m:oMath>
        <m:r>
          <m:t>0</m:t>
        </m:r>
      </m:oMath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(</w:t>
        </w:r>
      </w:ins>
      <w:hyperlink w:anchor="thm-linear-map-zero">
        <w:ins w:id="135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36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del w:id="1361" w:author="PR Preview" w:date="2026-01-01T00:00:00Z">
        <w:r>
          <w:rPr>
            <w:b/>
            <w:bCs/>
          </w:rPr>
          <w:delText xml:space="preserve">Affine, not linear.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It is</w:delText>
        </w:r>
      </w:del>
      <w:del w:id="1364" w:author="PR Preview" w:date="2026-01-01T00:00:00Z">
        <w:r>
          <w:delText xml:space="preserve"> </w:delText>
        </w:r>
      </w:del>
      <w:hyperlink w:anchor="eq-linear-scalar">
        <w:del w:id="136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with coefficient vector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$\mathord{\smash[b]{\underset{\raise.3ex\hbox{$\scriptstyle\sim$}}{a}}\vphantom{a}}= (x_1, 0, \dots, 0)^{\top}$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and</w:delText>
        </w:r>
      </w:del>
      <w:del w:id="13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373" w:author="PR Preview" w:date="2026-01-01T00:00:00Z">
        <w:r>
          <w:delText xml:space="preserve">;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at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$\mathord{\smash[b]{\underset{\raise.3ex\hbox{$\scriptstyle\sim$}}{w}}\vphantom{w}} = \mathord{\smash[b]{\underset{\raise.3ex\hbox{$\scriptstyle\sim$}}{0}}\vphantom{0}}$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it equals</w:delText>
        </w:r>
      </w:del>
      <w:del w:id="1380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≠</m:t>
        </m:r>
        <m:r>
          <m:t>0</m:t>
        </m:r>
      </m:oMath>
      <w:del w:id="1381" w:author="PR Preview" w:date="2026-01-01T00:00:00Z">
        <w:r>
          <w:delText xml:space="preserve">, so it is not linear (</w:delText>
        </w:r>
      </w:del>
      <w:hyperlink w:anchor="thm-linear-map-zero">
        <w:del w:id="138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383" w:author="PR Preview" w:date="2026-01-01T00:00:00Z">
        <w:r>
          <w:delText xml:space="preserve">).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The data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$\mathord{\smash[b]{\underset{\raise.3ex\hbox{$\scriptstyle\sim$}}{x}}\vphantom{x}}$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is untouched —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$\mathord{\smash[b]{\underset{\raise.3ex\hbox{$\scriptstyle\sim$}}{a}}\vphantom{a}}$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is a new vector built from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its first entry.</w:delText>
        </w:r>
      </w:del>
    </w:p>
    <w:p>
      <w:pPr>
        <w:pStyle w:val="Compact"/>
        <w:numPr>
          <w:ilvl w:val="0"/>
          <w:numId w:val="1010"/>
        </w:numPr>
      </w:pPr>
      <w:ins w:id="1396" w:author="PR Preview" w:date="2026-01-01T00:00:00Z">
        <w:r>
          <w:rPr>
            <w:b/>
            <w:bCs/>
          </w:rPr>
          <w:t xml:space="preserve">Affine, not linear.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It is</w:t>
        </w:r>
      </w:ins>
      <w:ins w:id="1399" w:author="PR Preview" w:date="2026-01-01T00:00:00Z">
        <w:r>
          <w:t xml:space="preserve"> </w:t>
        </w:r>
      </w:ins>
      <w:hyperlink w:anchor="eq-linear-scalar">
        <w:ins w:id="140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with coefficient vector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$\mathord{\smash[b]{\underset{\raise.3ex\hbox{$\scriptstyle\sim$}}{a}}\vphantom{a}}= (x_1, 0, \dots, 0)^{\top}$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and</w:t>
        </w:r>
      </w:ins>
      <w:ins w:id="140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408" w:author="PR Preview" w:date="2026-01-01T00:00:00Z">
        <w:r>
          <w:t xml:space="preserve">;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at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it equals</w:t>
        </w:r>
      </w:ins>
      <w:ins w:id="141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≠</m:t>
        </m:r>
        <m:r>
          <m:t>0</m:t>
        </m:r>
      </m:oMath>
      <w:ins w:id="1416" w:author="PR Preview" w:date="2026-01-01T00:00:00Z">
        <w:r>
          <w:t xml:space="preserve">, so it is not linear (</w:t>
        </w:r>
      </w:ins>
      <w:hyperlink w:anchor="thm-linear-map-zero">
        <w:ins w:id="141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418" w:author="PR Preview" w:date="2026-01-01T00:00:00Z">
        <w:r>
          <w:t xml:space="preserve">).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The data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$\mathord{\smash[b]{\underset{\raise.3ex\hbox{$\scriptstyle\sim$}}{x}}\vphantom{x}}$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is untouched —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$\mathord{\smash[b]{\underset{\raise.3ex\hbox{$\scriptstyle\sim$}}{a}}\vphantom{a}}$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is a new vector built from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its first entry.</w:t>
        </w:r>
      </w:ins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del w:id="1431" w:author="PR Preview" w:date="2026-01-01T00:00:00Z">
        <w:r>
          <w:rPr>
            <w:b/>
            <w:bCs/>
          </w:rPr>
          <w:delText xml:space="preserve">Theorem 15 (Transpose of a sum)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For</w:delText>
        </w:r>
      </w:del>
      <w:del w:id="143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matrices</w:delText>
        </w:r>
      </w:del>
      <w:del w:id="14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and</w:delText>
        </w:r>
      </w:del>
      <w:del w:id="144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441" w:author="PR Preview" w:date="2026-01-01T00:00:00Z">
        <w:r>
          <w:delText xml:space="preserve">:</w:delText>
        </w:r>
      </w:del>
    </w:p>
    <w:p>
      <w:pPr>
        <w:pStyle w:val="FirstParagraph"/>
      </w:pPr>
      <w:ins w:id="1442" w:author="PR Preview" w:date="2026-01-01T00:00:00Z">
        <w:r>
          <w:rPr>
            <w:b/>
            <w:bCs/>
          </w:rPr>
          <w:t xml:space="preserve">Theorem 16 (Transpose of a sum)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For</w:t>
        </w:r>
      </w:ins>
      <w:ins w:id="144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matrices</w:t>
        </w:r>
      </w:ins>
      <w:ins w:id="14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and</w:t>
        </w:r>
      </w:ins>
      <w:ins w:id="145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del w:id="1453" w:author="PR Preview" w:date="2026-01-01T00:00:00Z">
        <w:r>
          <w:rPr>
            <w:b/>
            <w:bCs/>
          </w:rPr>
          <w:delText xml:space="preserve">Theorem 16 (Transpose of a product)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For an</w:delText>
        </w:r>
      </w:del>
      <w:del w:id="145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matrix</w:delText>
        </w:r>
      </w:del>
      <w:del w:id="14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and a</w:delText>
        </w:r>
      </w:del>
      <w:del w:id="146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n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matrix</w:delText>
        </w:r>
      </w:del>
      <w:del w:id="146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466" w:author="PR Preview" w:date="2026-01-01T00:00:00Z">
        <w:r>
          <w:delText xml:space="preserve">:</w:delText>
        </w:r>
      </w:del>
    </w:p>
    <w:p>
      <w:pPr>
        <w:pStyle w:val="FirstParagraph"/>
      </w:pPr>
      <w:ins w:id="1467" w:author="PR Preview" w:date="2026-01-01T00:00:00Z">
        <w:r>
          <w:rPr>
            <w:b/>
            <w:bCs/>
          </w:rPr>
          <w:t xml:space="preserve">Theorem 17 (Transpose of a product)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For an</w:t>
        </w:r>
      </w:ins>
      <w:ins w:id="147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matrix</w:t>
        </w:r>
      </w:ins>
      <w:ins w:id="14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a</w:t>
        </w:r>
      </w:ins>
      <w:ins w:id="147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matrix</w:t>
        </w:r>
      </w:ins>
      <w:ins w:id="147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del w:id="1481" w:author="PR Preview" w:date="2026-01-01T00:00:00Z">
        <w:r>
          <w:rPr>
            <w:b/>
            <w:bCs/>
          </w:rPr>
          <w:delText xml:space="preserve">Theorem 17 (A</w:delText>
        </w:r>
      </w:del>
      <w:del w:id="1482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1483" w:author="PR Preview" w:date="2026-01-01T00:00:00Z">
        <w:r>
          <w:rPr>
            <w:b/>
            <w:bCs/>
          </w:rPr>
          <w:delText xml:space="preserve"> </w:delText>
        </w:r>
      </w:del>
      <w:del w:id="1484" w:author="PR Preview" w:date="2026-01-01T00:00:00Z">
        <w:r>
          <w:rPr>
            <w:b/>
            <w:bCs/>
          </w:rPr>
          <w:delText xml:space="preserve">product equals its own transpose)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If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$\mathord{\smash[b]{\underset{\raise.3ex\hbox{$\scriptstyle\sim$}}{u}}\vphantom{u}}$</w:delText>
        </w:r>
      </w:del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and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$\mathord{\smash[b]{\underset{\raise.3ex\hbox{$\scriptstyle\sim$}}{v}}\vphantom{v}}$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are vectors of length</w:delText>
        </w:r>
      </w:del>
      <w:del w:id="1495" w:author="PR Preview" w:date="2026-01-01T00:00:00Z">
        <w:r>
          <w:delText xml:space="preserve"> </w:delText>
        </w:r>
      </w:del>
      <m:oMath>
        <m:r>
          <m:t>p</m:t>
        </m:r>
      </m:oMath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and</w:delText>
        </w:r>
      </w:del>
      <w:del w:id="1498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is a</w:delText>
        </w:r>
      </w:del>
      <w:del w:id="150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matrix, then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${\mathord{\smash[b]{\underset{\raise.3ex\hbox{$\scriptstyle\sim$}}{u}}\vphantom{u}}}^{\top}\mathbf{M}\mathord{\smash[b]{\underset{\raise.3ex\hbox{$\scriptstyle\sim$}}{v}}\vphantom{v}}$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is a number, and</w:delText>
        </w:r>
      </w:del>
    </w:p>
    <w:p>
      <w:pPr>
        <w:pStyle w:val="BodyText"/>
      </w:pPr>
      <w:ins w:id="1508" w:author="PR Preview" w:date="2026-01-01T00:00:00Z">
        <w:r>
          <w:rPr>
            <w:b/>
            <w:bCs/>
          </w:rPr>
          <w:t xml:space="preserve">Theorem 18 (A</w:t>
        </w:r>
      </w:ins>
      <w:ins w:id="1509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510" w:author="PR Preview" w:date="2026-01-01T00:00:00Z">
        <w:r>
          <w:rPr>
            <w:b/>
            <w:bCs/>
          </w:rPr>
          <w:t xml:space="preserve"> </w:t>
        </w:r>
      </w:ins>
      <w:ins w:id="1511" w:author="PR Preview" w:date="2026-01-01T00:00:00Z">
        <w:r>
          <w:rPr>
            <w:b/>
            <w:bCs/>
          </w:rPr>
          <w:t xml:space="preserve">product equals its own transpose)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If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$\mathord{\smash[b]{\underset{\raise.3ex\hbox{$\scriptstyle\sim$}}{u}}\vphantom{u}}$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and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$\mathord{\smash[b]{\underset{\raise.3ex\hbox{$\scriptstyle\sim$}}{v}}\vphantom{v}}$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are vectors of length</w:t>
        </w:r>
      </w:ins>
      <w:ins w:id="1522" w:author="PR Preview" w:date="2026-01-01T00:00:00Z">
        <w:r>
          <w:t xml:space="preserve"> </w:t>
        </w:r>
      </w:ins>
      <m:oMath>
        <m:r>
          <m:t>p</m:t>
        </m:r>
      </m:oMath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and</w:t>
        </w:r>
      </w:ins>
      <w:ins w:id="1525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is a</w:t>
        </w:r>
      </w:ins>
      <w:ins w:id="15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matrix, then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${\mathord{\smash[b]{\underset{\raise.3ex\hbox{$\scriptstyle\sim$}}{u}}\vphantom{u}}}^{\top}\mathbf{M}\mathord{\smash[b]{\underset{\raise.3ex\hbox{$\scriptstyle\sim$}}{v}}\vphantom{v}}$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is a number, and</w:t>
        </w:r>
      </w:ins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del w:id="1535" w:author="PR Preview" w:date="2026-01-01T00:00:00Z">
        <w:r>
          <w:delText xml:space="preserve">The transpose step is</w:delText>
        </w:r>
      </w:del>
      <w:del w:id="1536" w:author="PR Preview" w:date="2026-01-01T00:00:00Z">
        <w:r>
          <w:delText xml:space="preserve"> </w:delText>
        </w:r>
      </w:del>
      <w:hyperlink w:anchor="thm-transpose-product">
        <w:del w:id="1537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538" w:author="PR Preview" w:date="2026-01-01T00:00:00Z">
        <w:r>
          <w:delText xml:space="preserve">.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Taking</w:delText>
        </w:r>
      </w:del>
      <w:del w:id="1541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gives the last statement.</w:delText>
        </w:r>
      </w:del>
    </w:p>
    <w:p>
      <w:pPr>
        <w:pStyle w:val="BodyText"/>
      </w:pPr>
      <w:del w:id="1544" w:author="PR Preview" w:date="2026-01-01T00:00:00Z">
        <w:r>
          <w:rPr>
            <w:b/>
            <w:bCs/>
          </w:rPr>
          <w:delText xml:space="preserve">Example 20 (Two ways to write the same number)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Take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$\mathord{\smash[b]{\underset{\raise.3ex\hbox{$\scriptstyle\sim$}}{u}}\vphantom{u}} = (1, 2)$</w:delText>
        </w:r>
      </w:del>
      <w:del w:id="1549" w:author="PR Preview" w:date="2026-01-01T00:00:00Z">
        <w:r>
          <w:delText xml:space="preserve">,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$\mathord{\smash[b]{\underset{\raise.3ex\hbox{$\scriptstyle\sim$}}{v}}\vphantom{v}} = (3, -1)$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and</w:delText>
        </w:r>
      </w:del>
      <w:del w:id="1554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555" w:author="PR Preview" w:date="2026-01-01T00:00:00Z">
        <w:r>
          <w:delText xml:space="preserve">.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Then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$\mathbf{M}\mathord{\smash[b]{\underset{\raise.3ex\hbox{$\scriptstyle\sim$}}{v}}\vphantom{v}} = (1, -3)$</w:delText>
        </w:r>
      </w:del>
      <w:del w:id="1560" w:author="PR Preview" w:date="2026-01-01T00:00:00Z">
        <w:r>
          <w:delText xml:space="preserve">, so</w:delText>
        </w:r>
      </w:del>
    </w:p>
    <w:p>
      <w:pPr>
        <w:pStyle w:val="FirstParagraph"/>
      </w:pPr>
      <w:ins w:id="1561" w:author="PR Preview" w:date="2026-01-01T00:00:00Z">
        <w:r>
          <w:t xml:space="preserve">The transpose step is</w:t>
        </w:r>
      </w:ins>
      <w:ins w:id="1562" w:author="PR Preview" w:date="2026-01-01T00:00:00Z">
        <w:r>
          <w:t xml:space="preserve"> </w:t>
        </w:r>
      </w:ins>
      <w:hyperlink w:anchor="thm-transpose-product">
        <w:ins w:id="156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564" w:author="PR Preview" w:date="2026-01-01T00:00:00Z">
        <w:r>
          <w:t xml:space="preserve">.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Taking</w:t>
        </w:r>
      </w:ins>
      <w:ins w:id="1567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gives the last statement.</w:t>
        </w:r>
      </w:ins>
    </w:p>
    <w:bookmarkStart w:id="123" w:name="exm-scalar-transpose"/>
    <w:p>
      <w:pPr>
        <w:pStyle w:val="BodyText"/>
      </w:pPr>
      <w:ins w:id="1570" w:author="PR Preview" w:date="2026-01-01T00:00:00Z">
        <w:r>
          <w:rPr>
            <w:b/>
            <w:bCs/>
          </w:rPr>
          <w:t xml:space="preserve">Example 21 (Two ways to write the same number)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Take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$\mathord{\smash[b]{\underset{\raise.3ex\hbox{$\scriptstyle\sim$}}{u}}\vphantom{u}} = (1, 2)$</w:t>
        </w:r>
      </w:ins>
      <w:ins w:id="1575" w:author="PR Preview" w:date="2026-01-01T00:00:00Z">
        <w:r>
          <w:t xml:space="preserve">,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$\mathord{\smash[b]{\underset{\raise.3ex\hbox{$\scriptstyle\sim$}}{v}}\vphantom{v}} = (3, -1)$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and</w:t>
        </w:r>
      </w:ins>
      <w:ins w:id="158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581" w:author="PR Preview" w:date="2026-01-01T00:00:00Z">
        <w:r>
          <w:t xml:space="preserve">.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Then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$\mathbf{M}\mathord{\smash[b]{\underset{\raise.3ex\hbox{$\scriptstyle\sim$}}{v}}\vphantom{v}} = (1, -3)$</w:t>
        </w:r>
      </w:ins>
      <w:ins w:id="1586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2026-10-18T22:19:15Z</dcterms:created>
  <dcterms:modified xsi:type="dcterms:W3CDTF">2026-10-18T22:19:15Z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