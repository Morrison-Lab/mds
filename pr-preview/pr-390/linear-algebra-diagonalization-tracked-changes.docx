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del w:id="3" w:author="PR Preview" w:date="2026-01-01T00:00:00Z">
        <w:r>
          <w:delTex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del w:id="5" w:author="PR Preview" w:date="2026-01-01T00:00:00Z">
        <w:r>
          <w:delTex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del w:id="7" w:author="PR Preview" w:date="2026-01-01T00:00:00Z">
        <w:r>
          <w:delTex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  </w:r>
      </w:ins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del w:id="9" w:author="PR Preview" w:date="2026-01-01T00:00:00Z">
        <w:r>
          <w:delText xml:space="preserve">for every invertible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</w:delText>
        </w:r>
      </w:del>
      <w:hyperlink r:id="rId57">
        <w:del w:id="13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14" w:author="PR Preview" w:date="2026-01-01T00:00:00Z">
        <w:r>
          <w:delText xml:space="preserve">, 2).</w:delText>
        </w:r>
      </w:del>
    </w:p>
    <w:p>
      <w:pPr>
        <w:pStyle w:val="FirstParagraph"/>
      </w:pPr>
      <w:ins w:id="15" w:author="PR Preview" w:date="2026-01-01T00:00:00Z">
        <w:r>
          <w:t xml:space="preserve">for every invertible</w:t>
        </w:r>
      </w:ins>
      <w:ins w:id="1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(</w:t>
        </w:r>
      </w:ins>
      <w:hyperlink r:id="rId57">
        <w:ins w:id="19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20" w:author="PR Preview" w:date="2026-01-01T00:00:00Z">
        <w:r>
          <w:t xml:space="preserve">, 2).</w:t>
        </w:r>
      </w:ins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del w:id="21" w:author="PR Preview" w:date="2026-01-01T00:00:00Z">
        <w:r>
          <w:delTex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delText>
        </w:r>
      </w:del>
    </w:p>
    <w:p>
      <w:pPr>
        <w:pStyle w:val="BodyText"/>
      </w:pPr>
      <w:ins w:id="22" w:author="PR Preview" w:date="2026-01-01T00:00:00Z">
        <w:r>
  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  </w:r>
      </w:ins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del w:id="23" w:author="PR Preview" w:date="2026-01-01T00:00:00Z">
        <w:r>
          <w:delText xml:space="preserve">(</w:delText>
        </w:r>
      </w:del>
      <w:hyperlink r:id="rId57">
        <w:del w:id="24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25" w:author="PR Preview" w:date="2026-01-01T00:00:00Z">
        <w:r>
          <w:delText xml:space="preserve">, 2,</w:delText>
        </w:r>
      </w:del>
      <w:del w:id="26" w:author="PR Preview" w:date="2026-01-01T00:00:00Z">
        <w:r>
          <w:delText xml:space="preserve"> </w:delText>
        </w:r>
      </w:del>
      <w:hyperlink r:id="rId60">
        <w:del w:id="27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hyperlink r:id="rId61">
        <w:del w:id="30" w:author="PR Preview" w:date="2026-01-01T00:00:00Z">
          <w:r>
            <w:rPr>
              <w:rStyle w:val="Hyperlink"/>
            </w:rPr>
            <w:delText xml:space="preserve">Definition 13 in Matrices</w:delText>
          </w:r>
        </w:del>
      </w:hyperlink>
      <w:del w:id="31" w:author="PR Preview" w:date="2026-01-01T00:00:00Z">
        <w:r>
          <w:delText xml:space="preserve">),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which is false.</w:delText>
        </w:r>
      </w:del>
    </w:p>
    <w:p>
      <w:pPr>
        <w:pStyle w:val="FirstParagraph"/>
      </w:pPr>
      <w:ins w:id="34" w:author="PR Preview" w:date="2026-01-01T00:00:00Z">
        <w:r>
          <w:t xml:space="preserve">(</w:t>
        </w:r>
      </w:ins>
      <w:hyperlink r:id="rId57">
        <w:ins w:id="35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36" w:author="PR Preview" w:date="2026-01-01T00:00:00Z">
        <w:r>
          <w:t xml:space="preserve">, 2,</w:t>
        </w:r>
      </w:ins>
      <w:ins w:id="37" w:author="PR Preview" w:date="2026-01-01T00:00:00Z">
        <w:r>
          <w:t xml:space="preserve"> </w:t>
        </w:r>
      </w:ins>
      <w:hyperlink r:id="rId60">
        <w:ins w:id="3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hyperlink r:id="rId61">
        <w:ins w:id="41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42" w:author="PR Preview" w:date="2026-01-01T00:00:00Z">
        <w:r>
          <w:t xml:space="preserve">),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which is false.</w:t>
        </w:r>
      </w:ins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del w:id="45" w:author="PR Preview" w:date="2026-01-01T00:00:00Z">
        <w:r>
          <w:delText xml:space="preserve">(</w:delText>
        </w:r>
      </w:del>
      <w:hyperlink r:id="rId60">
        <w:del w:id="46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7" w:author="PR Preview" w:date="2026-01-01T00:00:00Z">
        <w:r>
          <w:delText xml:space="preserve">, 2,</w:delText>
        </w:r>
      </w:del>
      <w:del w:id="48" w:author="PR Preview" w:date="2026-01-01T00:00:00Z">
        <w:r>
          <w:delText xml:space="preserve"> </w:delText>
        </w:r>
      </w:del>
      <w:hyperlink r:id="rId57">
        <w:del w:id="49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50" w:author="PR Preview" w:date="2026-01-01T00:00:00Z">
        <w:r>
          <w:delText xml:space="preserve">).</w:delText>
        </w:r>
      </w:del>
    </w:p>
    <w:p>
      <w:pPr>
        <w:pStyle w:val="FirstParagraph"/>
      </w:pPr>
      <w:ins w:id="51" w:author="PR Preview" w:date="2026-01-01T00:00:00Z">
        <w:r>
          <w:t xml:space="preserve">(</w:t>
        </w:r>
      </w:ins>
      <w:hyperlink r:id="rId60">
        <w:ins w:id="52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53" w:author="PR Preview" w:date="2026-01-01T00:00:00Z">
        <w:r>
          <w:t xml:space="preserve">, 2,</w:t>
        </w:r>
      </w:ins>
      <w:ins w:id="54" w:author="PR Preview" w:date="2026-01-01T00:00:00Z">
        <w:r>
          <w:t xml:space="preserve"> </w:t>
        </w:r>
      </w:ins>
      <w:hyperlink r:id="rId57">
        <w:ins w:id="55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56" w:author="PR Preview" w:date="2026-01-01T00:00:00Z">
        <w:r>
          <w:t xml:space="preserve">).</w:t>
        </w:r>
      </w:ins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del w:id="57" w:author="PR Preview" w:date="2026-01-01T00:00:00Z">
        <w:r>
          <w:delText xml:space="preserve">(</w:delText>
        </w:r>
      </w:del>
      <w:hyperlink r:id="rId86">
        <w:del w:id="58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hyperlink r:id="rId87">
        <w:del w:id="61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62" w:author="PR Preview" w:date="2026-01-01T00:00:00Z">
        <w:r>
          <w:delText xml:space="preserve">). For any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$\mathord{\smash[b]{\underset{\raise.3ex\hbox{$\scriptstyle\sim$}}{x}}\vphantom{x}}$</w:delText>
        </w:r>
      </w:del>
      <w:del w:id="65" w:author="PR Preview" w:date="2026-01-01T00:00:00Z">
        <w:r>
          <w:delText xml:space="preserve">,</w:delText>
        </w:r>
      </w:del>
    </w:p>
    <w:p>
      <w:pPr>
        <w:pStyle w:val="BodyText"/>
      </w:pPr>
      <w:del w:id="66" w:author="PR Preview" w:date="2026-01-01T00:00:00Z">
        <w:r>
          <w:delTex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delText>
        </w:r>
      </w:del>
    </w:p>
    <w:p>
      <w:pPr>
        <w:pStyle w:val="FirstParagraph"/>
      </w:pPr>
      <w:ins w:id="67" w:author="PR Preview" w:date="2026-01-01T00:00:00Z">
        <w:r>
          <w:t xml:space="preserve">(</w:t>
        </w:r>
      </w:ins>
      <w:hyperlink r:id="rId86">
        <w:ins w:id="68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hyperlink r:id="rId87">
        <w:ins w:id="71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72" w:author="PR Preview" w:date="2026-01-01T00:00:00Z">
        <w:r>
          <w:t xml:space="preserve">). For any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$\mathord{\smash[b]{\underset{\raise.3ex\hbox{$\scriptstyle\sim$}}{x}}\vphantom{x}}$</w:t>
        </w:r>
      </w:ins>
      <w:ins w:id="75" w:author="PR Preview" w:date="2026-01-01T00:00:00Z">
        <w:r>
          <w:t xml:space="preserve">,</w:t>
        </w:r>
      </w:ins>
    </w:p>
    <w:p>
      <w:pPr>
        <w:pStyle w:val="BodyText"/>
      </w:pPr>
      <w:ins w:id="76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  </w:r>
      </w:ins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del w:id="77" w:author="PR Preview" w:date="2026-01-01T00:00:00Z">
        <w:r>
          <w:delText xml:space="preserve">(</w:delText>
        </w:r>
      </w:del>
      <w:hyperlink r:id="rId86">
        <w:del w:id="78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79" w:author="PR Preview" w:date="2026-01-01T00:00:00Z">
        <w:r>
          <w:delText xml:space="preserve">, twice;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symmetric;</w:delText>
        </w:r>
      </w:del>
      <w:del w:id="83" w:author="PR Preview" w:date="2026-01-01T00:00:00Z">
        <w:r>
          <w:delText xml:space="preserve"> </w:delText>
        </w:r>
      </w:del>
      <w:hyperlink r:id="rId87">
        <w:del w:id="84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85" w:author="PR Preview" w:date="2026-01-01T00:00:00Z">
        <w:r>
          <w:delText xml:space="preserve">).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For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$\mathord{\smash[b]{\underset{\raise.3ex\hbox{$\scriptstyle\sim$}}{x}}\vphantom{x}}\ne \mathord{\smash[b]{\underset{\raise.3ex\hbox{$\scriptstyle\sim$}}{0}}\vphantom{0}}_k$</w:delText>
        </w:r>
      </w:del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$\mathbf{A} \mathord{\smash[b]{\underset{\raise.3ex\hbox{$\scriptstyle\sim$}}{x}}\vphantom{x}}\ne \mathord{\smash[b]{\underset{\raise.3ex\hbox{$\scriptstyle\sim$}}{0}}\vphantom{0}}_p$</w:delText>
        </w:r>
      </w:del>
      <w:del w:id="93" w:author="PR Preview" w:date="2026-01-01T00:00:00Z">
        <w:r>
          <w:delText xml:space="preserve">,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since the columns of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are independent (</w:delText>
        </w:r>
      </w:del>
      <w:hyperlink r:id="rId70">
        <w:del w:id="99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100" w:author="PR Preview" w:date="2026-01-01T00:00:00Z">
        <w:r>
          <w:delText xml:space="preserve">,</w:delText>
        </w:r>
      </w:del>
      <w:del w:id="101" w:author="PR Preview" w:date="2026-01-01T00:00:00Z">
        <w:r>
          <w:delText xml:space="preserve"> </w:delText>
        </w:r>
      </w:del>
      <w:hyperlink r:id="rId63">
        <w:del w:id="102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103" w:author="PR Preview" w:date="2026-01-01T00:00:00Z">
        <w:r>
          <w:delText xml:space="preserve">), and</w:delText>
        </w:r>
      </w:del>
    </w:p>
    <w:p>
      <w:pPr>
        <w:pStyle w:val="BodyText"/>
      </w:pPr>
      <w:del w:id="104" w:author="PR Preview" w:date="2026-01-01T00:00:00Z">
        <w:r>
          <w:delTex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delText>
        </w:r>
      </w:del>
    </w:p>
    <w:p>
      <w:pPr>
        <w:pStyle w:val="FirstParagraph"/>
      </w:pPr>
      <w:del w:id="105" w:author="PR Preview" w:date="2026-01-01T00:00:00Z">
        <w:r>
          <w:rPr>
            <w:b/>
            <w:bCs/>
          </w:rPr>
          <w:delText xml:space="preserve">Part 2.</w:delText>
        </w:r>
      </w:del>
      <w:del w:id="106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symmetric: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its transpose is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(</w:delText>
        </w:r>
      </w:del>
      <w:hyperlink r:id="rId96">
        <w:del w:id="114" w:author="PR Preview" w:date="2026-01-01T00:00:00Z">
          <w:r>
            <w:rPr>
              <w:rStyle w:val="Hyperlink"/>
            </w:rPr>
            <w:delText xml:space="preserve">Theorem 15 in Matrices</w:delText>
          </w:r>
        </w:del>
      </w:hyperlink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hyperlink r:id="rId97">
        <w:del w:id="117" w:author="PR Preview" w:date="2026-01-01T00:00:00Z">
          <w:r>
            <w:rPr>
              <w:rStyle w:val="Hyperlink"/>
            </w:rPr>
            <w:delText xml:space="preserve">Definition 6 in Matrices</w:delText>
          </w:r>
        </w:del>
      </w:hyperlink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hyperlink r:id="rId87">
        <w:del w:id="120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121" w:author="PR Preview" w:date="2026-01-01T00:00:00Z">
        <w:r>
          <w:delText xml:space="preserve">).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$\mathord{\smash[b]{\underset{\raise.3ex\hbox{$\scriptstyle\sim$}}{x}}\vphantom{x}}\ne \mathord{\smash[b]{\underset{\raise.3ex\hbox{$\scriptstyle\sim$}}{0}}\vphantom{0}}$</w:delText>
        </w:r>
      </w:del>
      <w:del w:id="126" w:author="PR Preview" w:date="2026-01-01T00:00:00Z">
        <w:r>
          <w:delText xml:space="preserve">,</w:delText>
        </w:r>
      </w:del>
    </w:p>
    <w:p>
      <w:pPr>
        <w:pStyle w:val="FirstParagraph"/>
      </w:pPr>
      <w:ins w:id="127" w:author="PR Preview" w:date="2026-01-01T00:00:00Z">
        <w:r>
          <w:t xml:space="preserve">(</w:t>
        </w:r>
      </w:ins>
      <w:hyperlink r:id="rId86">
        <w:ins w:id="128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129" w:author="PR Preview" w:date="2026-01-01T00:00:00Z">
        <w:r>
          <w:t xml:space="preserve">, twice;</w:t>
        </w:r>
      </w:ins>
      <w:ins w:id="13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symmetric;</w:t>
        </w:r>
      </w:ins>
      <w:ins w:id="133" w:author="PR Preview" w:date="2026-01-01T00:00:00Z">
        <w:r>
          <w:t xml:space="preserve"> </w:t>
        </w:r>
      </w:ins>
      <w:hyperlink r:id="rId87">
        <w:ins w:id="134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135" w:author="PR Preview" w:date="2026-01-01T00:00:00Z">
        <w:r>
          <w:t xml:space="preserve">).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For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$\mathord{\smash[b]{\underset{\raise.3ex\hbox{$\scriptstyle\sim$}}{x}}\vphantom{x}}\ne \mathord{\smash[b]{\underset{\raise.3ex\hbox{$\scriptstyle\sim$}}{0}}\vphantom{0}}_k$</w:t>
        </w:r>
      </w:ins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$\mathbf{A} \mathord{\smash[b]{\underset{\raise.3ex\hbox{$\scriptstyle\sim$}}{x}}\vphantom{x}}\ne \mathord{\smash[b]{\underset{\raise.3ex\hbox{$\scriptstyle\sim$}}{0}}\vphantom{0}}_p$</w:t>
        </w:r>
      </w:ins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since the columns of</w:t>
        </w:r>
      </w:ins>
      <w:ins w:id="1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are independent (</w:t>
        </w:r>
      </w:ins>
      <w:hyperlink r:id="rId70">
        <w:ins w:id="149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hyperlink r:id="rId63">
        <w:ins w:id="152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53" w:author="PR Preview" w:date="2026-01-01T00:00:00Z">
        <w:r>
          <w:t xml:space="preserve">), and</w:t>
        </w:r>
      </w:ins>
    </w:p>
    <w:p>
      <w:pPr>
        <w:pStyle w:val="BodyText"/>
      </w:pPr>
      <w:ins w:id="154" w:author="PR Preview" w:date="2026-01-01T00:00:00Z">
        <w:r>
  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  </w:r>
      </w:ins>
    </w:p>
    <w:p>
      <w:pPr>
        <w:pStyle w:val="FirstParagraph"/>
      </w:pPr>
      <w:ins w:id="155" w:author="PR Preview" w:date="2026-01-01T00:00:00Z">
        <w:r>
          <w:rPr>
            <w:b/>
            <w:bCs/>
          </w:rPr>
          <w:t xml:space="preserve">Part 2.</w:t>
        </w:r>
      </w:ins>
      <w:ins w:id="156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symmetric: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its transpose is</w:t>
        </w:r>
      </w:ins>
      <w:ins w:id="161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(</w:t>
        </w:r>
      </w:ins>
      <w:hyperlink r:id="rId96">
        <w:ins w:id="164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hyperlink r:id="rId97">
        <w:ins w:id="167" w:author="PR Preview" w:date="2026-01-01T00:00:00Z">
          <w:r>
            <w:rPr>
              <w:rStyle w:val="Hyperlink"/>
            </w:rPr>
            <w:t xml:space="preserve">Definition 6 in Matrices</w:t>
          </w:r>
        </w:ins>
      </w:hyperlink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w:hyperlink r:id="rId87">
        <w:ins w:id="170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171" w:author="PR Preview" w:date="2026-01-01T00:00:00Z">
        <w:r>
          <w:t xml:space="preserve">).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176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del w:id="177" w:author="PR Preview" w:date="2026-01-01T00:00:00Z">
        <w:r>
          <w:rPr>
            <w:i/>
            <w:iCs/>
          </w:rPr>
          <w:delText xml:space="preserve">Proof</w:delText>
        </w:r>
      </w:del>
      <w:del w:id="178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 symmetric: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its transpose is</w:delText>
        </w:r>
      </w:del>
      <w:del w:id="18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(</w:delText>
        </w:r>
      </w:del>
      <w:hyperlink r:id="rId96">
        <w:del w:id="186" w:author="PR Preview" w:date="2026-01-01T00:00:00Z">
          <w:r>
            <w:rPr>
              <w:rStyle w:val="Hyperlink"/>
            </w:rPr>
            <w:delText xml:space="preserve">Theorem 15 in Matrices</w:delText>
          </w:r>
        </w:del>
      </w:hyperlink>
      <w:del w:id="187" w:author="PR Preview" w:date="2026-01-01T00:00:00Z">
        <w:r>
          <w:delText xml:space="preserve">,</w:delText>
        </w:r>
      </w:del>
      <w:del w:id="188" w:author="PR Preview" w:date="2026-01-01T00:00:00Z">
        <w:r>
          <w:delText xml:space="preserve"> </w:delText>
        </w:r>
      </w:del>
      <w:hyperlink r:id="rId97">
        <w:del w:id="189" w:author="PR Preview" w:date="2026-01-01T00:00:00Z">
          <w:r>
            <w:rPr>
              <w:rStyle w:val="Hyperlink"/>
            </w:rPr>
            <w:delText xml:space="preserve">Definition 6 in Matrices</w:delText>
          </w:r>
        </w:del>
      </w:hyperlink>
      <w:del w:id="190" w:author="PR Preview" w:date="2026-01-01T00:00:00Z">
        <w:r>
          <w:delText xml:space="preserve">,</w:delText>
        </w:r>
      </w:del>
      <w:del w:id="191" w:author="PR Preview" w:date="2026-01-01T00:00:00Z">
        <w:r>
          <w:delText xml:space="preserve"> </w:delText>
        </w:r>
      </w:del>
      <w:hyperlink r:id="rId87">
        <w:del w:id="192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193" w:author="PR Preview" w:date="2026-01-01T00:00:00Z">
        <w:r>
          <w:delText xml:space="preserve">).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For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$\mathord{\smash[b]{\underset{\raise.3ex\hbox{$\scriptstyle\sim$}}{x}}\vphantom{x}}\ne \mathord{\smash[b]{\underset{\raise.3ex\hbox{$\scriptstyle\sim$}}{0}}\vphantom{0}}_p$</w:delText>
        </w:r>
      </w:del>
      <w:del w:id="198" w:author="PR Preview" w:date="2026-01-01T00:00:00Z">
        <w:r>
          <w:delText xml:space="preserve">,</w:delText>
        </w:r>
      </w:del>
    </w:p>
    <w:p>
      <w:pPr>
        <w:pStyle w:val="BodyText"/>
      </w:pPr>
      <w:del w:id="199" w:author="PR Preview" w:date="2026-01-01T00:00:00Z">
        <w:r>
          <w:delTex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delText>
        </w:r>
      </w:del>
    </w:p>
    <w:p>
      <w:pPr>
        <w:pStyle w:val="BodyText"/>
      </w:pPr>
      <w:ins w:id="200" w:author="PR Preview" w:date="2026-01-01T00:00:00Z">
        <w:r>
          <w:rPr>
            <w:i/>
            <w:iCs/>
          </w:rPr>
          <w:t xml:space="preserve">Proof</w:t>
        </w:r>
      </w:ins>
      <w:ins w:id="201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 symmetric: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its transpose is</w:t>
        </w:r>
      </w:ins>
      <w:ins w:id="2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(</w:t>
        </w:r>
      </w:ins>
      <w:hyperlink r:id="rId96">
        <w:ins w:id="209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hyperlink r:id="rId97">
        <w:ins w:id="212" w:author="PR Preview" w:date="2026-01-01T00:00:00Z">
          <w:r>
            <w:rPr>
              <w:rStyle w:val="Hyperlink"/>
            </w:rPr>
            <w:t xml:space="preserve">Definition 6 in Matrices</w:t>
          </w:r>
        </w:ins>
      </w:hyperlink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hyperlink r:id="rId87">
        <w:ins w:id="215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16" w:author="PR Preview" w:date="2026-01-01T00:00:00Z">
        <w:r>
          <w:t xml:space="preserve">).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For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$\mathord{\smash[b]{\underset{\raise.3ex\hbox{$\scriptstyle\sim$}}{x}}\vphantom{x}}\ne \mathord{\smash[b]{\underset{\raise.3ex\hbox{$\scriptstyle\sim$}}{0}}\vphantom{0}}_p$</w:t>
        </w:r>
      </w:ins>
      <w:ins w:id="221" w:author="PR Preview" w:date="2026-01-01T00:00:00Z">
        <w:r>
          <w:t xml:space="preserve">,</w:t>
        </w:r>
      </w:ins>
    </w:p>
    <w:p>
      <w:pPr>
        <w:pStyle w:val="BodyText"/>
      </w:pPr>
      <w:ins w:id="222" w:author="PR Preview" w:date="2026-01-01T00:00:00Z">
        <w:r>
  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  </w:r>
      </w:ins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del w:id="223" w:author="PR Preview" w:date="2026-01-01T00:00:00Z">
        <w:r>
          <w:delTex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delText>
        </w:r>
      </w:del>
    </w:p>
    <w:p>
      <w:pPr>
        <w:pStyle w:val="FirstParagraph"/>
      </w:pPr>
      <w:del w:id="224" w:author="PR Preview" w:date="2026-01-01T00:00:00Z">
        <w:r>
          <w:rPr>
            <w:b/>
            <w:bCs/>
          </w:rPr>
          <w:delText xml:space="preserve">Completing the square.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Write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$\mathord{\smash[b]{\underset{\raise.3ex\hbox{$\scriptstyle\sim$}}{d}}\vphantom{d}} \stackrel{\text{def}}{=}\mathbf{A}^{-1} \mathbf{B} \mathord{\smash[b]{\underset{\raise.3ex\hbox{$\scriptstyle\sim$}}{w}}\vphantom{w}}$</w:delText>
        </w:r>
      </w:del>
      <w:del w:id="229" w:author="PR Preview" w:date="2026-01-01T00:00:00Z">
        <w:r>
          <w:delText xml:space="preserve">, so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and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$\mathbf{A} \mathord{\smash[b]{\underset{\raise.3ex\hbox{$\scriptstyle\sim$}}{d}}\vphantom{d}} = \mathbf{B} \mathord{\smash[b]{\underset{\raise.3ex\hbox{$\scriptstyle\sim$}}{w}}\vphantom{w}}$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r:id="rId60">
        <w:del w:id="238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39" w:author="PR Preview" w:date="2026-01-01T00:00:00Z">
        <w:r>
          <w:delText xml:space="preserve">, 2,</w:delText>
        </w:r>
      </w:del>
      <w:del w:id="240" w:author="PR Preview" w:date="2026-01-01T00:00:00Z">
        <w:r>
          <w:delText xml:space="preserve"> </w:delText>
        </w:r>
      </w:del>
      <w:hyperlink r:id="rId57">
        <w:del w:id="241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242" w:author="PR Preview" w:date="2026-01-01T00:00:00Z">
        <w:r>
          <w:delText xml:space="preserve">);</w:delText>
        </w:r>
      </w:del>
      <w:del w:id="2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is symmetric (</w:delText>
        </w:r>
      </w:del>
      <w:hyperlink r:id="rId115">
        <w:del w:id="246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247" w:author="PR Preview" w:date="2026-01-01T00:00:00Z">
        <w:r>
          <w:delText xml:space="preserve">). Then</w:delText>
        </w:r>
      </w:del>
    </w:p>
    <w:p>
      <w:pPr>
        <w:pStyle w:val="BodyText"/>
      </w:pPr>
      <w:del w:id="248" w:author="PR Preview" w:date="2026-01-01T00:00:00Z">
        <w:r>
          <w:delTex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delText>
        </w:r>
      </w:del>
    </w:p>
    <w:p>
      <w:pPr>
        <w:pStyle w:val="BodyText"/>
      </w:pPr>
      <w:ins w:id="249" w:author="PR Preview" w:date="2026-01-01T00:00:00Z">
        <w:r>
  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  </w:r>
      </w:ins>
    </w:p>
    <w:p>
      <w:pPr>
        <w:pStyle w:val="FirstParagraph"/>
      </w:pPr>
      <w:ins w:id="250" w:author="PR Preview" w:date="2026-01-01T00:00:00Z">
        <w:r>
          <w:rPr>
            <w:b/>
            <w:bCs/>
          </w:rPr>
          <w:t xml:space="preserve">Completing the square.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Write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$\mathord{\smash[b]{\underset{\raise.3ex\hbox{$\scriptstyle\sim$}}{d}}\vphantom{d}} \stackrel{\text{def}}{=}\mathbf{A}^{-1} \mathbf{B} \mathord{\smash[b]{\underset{\raise.3ex\hbox{$\scriptstyle\sim$}}{w}}\vphantom{w}}$</w:t>
        </w:r>
      </w:ins>
      <w:ins w:id="255" w:author="PR Preview" w:date="2026-01-01T00:00:00Z">
        <w:r>
          <w:t xml:space="preserve">, so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$\mathbf{A} \mathord{\smash[b]{\underset{\raise.3ex\hbox{$\scriptstyle\sim$}}{d}}\vphantom{d}} = \mathbf{B} \mathord{\smash[b]{\underset{\raise.3ex\hbox{$\scriptstyle\sim$}}{w}}\vphantom{w}}$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(</w:t>
        </w:r>
      </w:ins>
      <w:hyperlink r:id="rId60">
        <w:ins w:id="26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65" w:author="PR Preview" w:date="2026-01-01T00:00:00Z">
        <w:r>
          <w:t xml:space="preserve">, 2,</w:t>
        </w:r>
      </w:ins>
      <w:ins w:id="266" w:author="PR Preview" w:date="2026-01-01T00:00:00Z">
        <w:r>
          <w:t xml:space="preserve"> </w:t>
        </w:r>
      </w:ins>
      <w:hyperlink r:id="rId57">
        <w:ins w:id="267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268" w:author="PR Preview" w:date="2026-01-01T00:00:00Z">
        <w:r>
          <w:t xml:space="preserve">);</w:t>
        </w:r>
      </w:ins>
      <w:ins w:id="2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 symmetric (</w:t>
        </w:r>
      </w:ins>
      <w:hyperlink r:id="rId115">
        <w:ins w:id="272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273" w:author="PR Preview" w:date="2026-01-01T00:00:00Z">
        <w:r>
          <w:t xml:space="preserve">). Then</w:t>
        </w:r>
      </w:ins>
    </w:p>
    <w:p>
      <w:pPr>
        <w:pStyle w:val="BodyText"/>
      </w:pPr>
      <w:ins w:id="274" w:author="PR Preview" w:date="2026-01-01T00:00:00Z">
        <w:r>
  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del w:id="275" w:author="PR Preview" w:date="2026-01-01T00:00:00Z">
        <w:r>
          <w:delText xml:space="preserve">(</w:delText>
        </w:r>
      </w:del>
      <w:hyperlink r:id="rId86">
        <w:del w:id="276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277" w:author="PR Preview" w:date="2026-01-01T00:00:00Z">
        <w:r>
          <w:delText xml:space="preserve">,</w:delText>
        </w:r>
      </w:del>
      <w:del w:id="278" w:author="PR Preview" w:date="2026-01-01T00:00:00Z">
        <w:r>
          <w:delText xml:space="preserve"> </w:delText>
        </w:r>
      </w:del>
      <w:hyperlink r:id="rId87">
        <w:del w:id="279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for</w:delText>
        </w:r>
      </w:del>
      <w:del w:id="2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del w:id="283" w:author="PR Preview" w:date="2026-01-01T00:00:00Z">
        <w:r>
          <w:delText xml:space="preserve">,</w:delText>
        </w:r>
      </w:del>
      <w:del w:id="284" w:author="PR Preview" w:date="2026-01-01T00:00:00Z">
        <w:r>
          <w:delText xml:space="preserve"> </w:delText>
        </w:r>
      </w:del>
      <w:hyperlink r:id="rId115">
        <w:del w:id="285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286" w:author="PR Preview" w:date="2026-01-01T00:00:00Z">
        <w:r>
          <w:delText xml:space="preserve">),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and</w:delText>
        </w:r>
      </w:del>
      <w:del w:id="28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is symmetric,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so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symmetric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(the transpose of a difference is the difference of the transposes, entry by entry,</w:delText>
        </w:r>
      </w:del>
      <w:del w:id="299" w:author="PR Preview" w:date="2026-01-01T00:00:00Z">
        <w:r>
          <w:delText xml:space="preserve"> </w:delText>
        </w:r>
      </w:del>
      <w:hyperlink r:id="rId87">
        <w:del w:id="300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01" w:author="PR Preview" w:date="2026-01-01T00:00:00Z">
        <w:r>
          <w:delText xml:space="preserve">).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For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$\mathord{\smash[b]{\underset{\raise.3ex\hbox{$\scriptstyle\sim$}}{w}}\vphantom{w}} \ne \mathord{\smash[b]{\underset{\raise.3ex\hbox{$\scriptstyle\sim$}}{0}}\vphantom{0}}$</w:delText>
        </w:r>
      </w:del>
      <w:del w:id="306" w:author="PR Preview" w:date="2026-01-01T00:00:00Z">
        <w:r>
          <w:delText xml:space="preserve">, take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$\mathord{\smash[b]{\underset{\raise.3ex\hbox{$\scriptstyle\sim$}}{u}}\vphantom{u}} = -\mathbf{A}^{-1} \mathbf{B} \mathord{\smash[b]{\underset{\raise.3ex\hbox{$\scriptstyle\sim$}}{w}}\vphantom{w}}$</w:delText>
        </w:r>
      </w:del>
      <w:del w:id="309" w:author="PR Preview" w:date="2026-01-01T00:00:00Z">
        <w:r>
          <w:delText xml:space="preserve">, so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$\mathord{\smash[b]{\underset{\raise.3ex\hbox{$\scriptstyle\sim$}}{z}}\vphantom{z}} = \mathord{\smash[b]{\underset{\raise.3ex\hbox{$\scriptstyle\sim$}}{0}}\vphantom{0}}$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and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delText>
        </w:r>
      </w:del>
      <w:del w:id="316" w:author="PR Preview" w:date="2026-01-01T00:00:00Z">
        <w:r>
          <w:delText xml:space="preserve">; then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(</w:delText>
        </w:r>
      </w:del>
      <w:hyperlink w:anchor="thm-block-quadratic">
        <w:del w:id="32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22" w:author="PR Preview" w:date="2026-01-01T00:00:00Z">
        <w:r>
          <w:delText xml:space="preserve">).</w:delText>
        </w:r>
      </w:del>
    </w:p>
    <w:p>
      <w:pPr>
        <w:pStyle w:val="FirstParagraph"/>
      </w:pPr>
      <w:ins w:id="323" w:author="PR Preview" w:date="2026-01-01T00:00:00Z">
        <w:r>
          <w:t xml:space="preserve">(</w:t>
        </w:r>
      </w:ins>
      <w:hyperlink r:id="rId86">
        <w:ins w:id="324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hyperlink r:id="rId87">
        <w:ins w:id="32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for</w:t>
        </w:r>
      </w:ins>
      <w:ins w:id="33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hyperlink r:id="rId115">
        <w:ins w:id="333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334" w:author="PR Preview" w:date="2026-01-01T00:00:00Z">
        <w:r>
          <w:t xml:space="preserve">),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</w:t>
        </w:r>
      </w:ins>
      <w:ins w:id="33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is symmetric,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so</w:t>
        </w:r>
      </w:ins>
      <w:ins w:id="34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is symmetric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(the transpose of a difference is the difference of the transposes, entry by entry,</w:t>
        </w:r>
      </w:ins>
      <w:ins w:id="347" w:author="PR Preview" w:date="2026-01-01T00:00:00Z">
        <w:r>
          <w:t xml:space="preserve"> </w:t>
        </w:r>
      </w:ins>
      <w:hyperlink r:id="rId87">
        <w:ins w:id="34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49" w:author="PR Preview" w:date="2026-01-01T00:00:00Z">
        <w:r>
          <w:t xml:space="preserve">).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For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354" w:author="PR Preview" w:date="2026-01-01T00:00:00Z">
        <w:r>
          <w:t xml:space="preserve">, take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$\mathord{\smash[b]{\underset{\raise.3ex\hbox{$\scriptstyle\sim$}}{u}}\vphantom{u}} = -\mathbf{A}^{-1} \mathbf{B} \mathord{\smash[b]{\underset{\raise.3ex\hbox{$\scriptstyle\sim$}}{w}}\vphantom{w}}$</w:t>
        </w:r>
      </w:ins>
      <w:ins w:id="357" w:author="PR Preview" w:date="2026-01-01T00:00:00Z">
        <w:r>
          <w:t xml:space="preserve">, so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$\mathord{\smash[b]{\underset{\raise.3ex\hbox{$\scriptstyle\sim$}}{z}}\vphantom{z}} = \mathord{\smash[b]{\underset{\raise.3ex\hbox{$\scriptstyle\sim$}}{0}}\vphantom{0}}$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and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  </w:r>
      </w:ins>
      <w:ins w:id="364" w:author="PR Preview" w:date="2026-01-01T00:00:00Z">
        <w:r>
          <w:t xml:space="preserve">; then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(</w:t>
        </w:r>
      </w:ins>
      <w:hyperlink w:anchor="thm-block-quadratic">
        <w:ins w:id="369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70" w:author="PR Preview" w:date="2026-01-01T00:00:00Z">
        <w:r>
          <w:t xml:space="preserve">).</w:t>
        </w:r>
      </w:ins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2026-10-18T22:13:41Z</dcterms:created>
  <dcterms:modified xsi:type="dcterms:W3CDTF">2026-10-18T22:13:41Z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