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12 (Square of a sum)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any numbers</w:delText>
        </w:r>
      </w:del>
      <w:del w:id="6" w:author="PR Preview" w:date="2026-01-01T00:00:00Z">
        <w:r>
          <w:delText xml:space="preserve"> </w:delText>
        </w:r>
      </w:del>
      <m:oMath>
        <m: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r>
          <m:t>b</m:t>
        </m:r>
      </m:oMath>
      <w:del w:id="10" w:author="PR Preview" w:date="2026-01-01T00:00:00Z">
        <w:r>
          <w:delText xml:space="preserve">,</w:delText>
        </w:r>
      </w:del>
    </w:p>
    <w:p>
      <w:pPr>
        <w:pStyle w:val="BodyText"/>
      </w:pPr>
      <w:ins w:id="11" w:author="PR Preview" w:date="2026-01-01T00:00:00Z">
        <w:r>
          <w:rPr>
            <w:b/>
            <w:bCs/>
          </w:rPr>
          <w:t xml:space="preserve">Theorem 12 (Product of two sums (FOIL))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For any numbers</w:t>
        </w:r>
      </w:ins>
      <w:ins w:id="14" w:author="PR Preview" w:date="2026-01-01T00:00:00Z">
        <w:r>
          <w:t xml:space="preserve"> </w:t>
        </w:r>
      </w:ins>
      <m:oMath>
        <m:r>
          <m:t>a</m:t>
        </m:r>
      </m:oMath>
      <w:ins w:id="15" w:author="PR Preview" w:date="2026-01-01T00:00:00Z">
        <w:r>
          <w:t xml:space="preserve">,</w:t>
        </w:r>
      </w:ins>
      <w:ins w:id="16" w:author="PR Preview" w:date="2026-01-01T00:00:00Z">
        <w:r>
          <w:t xml:space="preserve"> </w:t>
        </w:r>
      </w:ins>
      <m:oMath>
        <m:r>
          <m:t>b</m:t>
        </m:r>
      </m:oMath>
      <w:ins w:id="17" w:author="PR Preview" w:date="2026-01-01T00:00:00Z">
        <w:r>
          <w:t xml:space="preserve">,</w:t>
        </w:r>
      </w:ins>
      <w:ins w:id="18" w:author="PR Preview" w:date="2026-01-01T00:00:00Z">
        <w:r>
          <w:t xml:space="preserve"> </w:t>
        </w:r>
      </w:ins>
      <m:oMath>
        <m:r>
          <m:t>c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</w:t>
        </w:r>
      </w:ins>
      <w:ins w:id="21" w:author="PR Preview" w:date="2026-01-01T00:00:00Z">
        <w:r>
          <w:t xml:space="preserve"> </w:t>
        </w:r>
      </w:ins>
      <m:oMath>
        <m:r>
          <m:t>d</m:t>
        </m:r>
      </m:oMath>
      <w:ins w:id="2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3" w:author="PR Preview" w:date="2026-01-01T00:00:00Z">
        <w:r>
          <w:t xml:space="preserve">The four products pair the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F</w:t>
        </w:r>
      </w:ins>
      <w:ins w:id="26" w:author="PR Preview" w:date="2026-01-01T00:00:00Z">
        <w:r>
          <w:t xml:space="preserve">irst terms (</w:t>
        </w:r>
      </w:ins>
      <m:oMath>
        <m:r>
          <m:t>a</m:t>
        </m:r>
        <m:r>
          <m:t>c</m:t>
        </m:r>
      </m:oMath>
      <w:ins w:id="27" w:author="PR Preview" w:date="2026-01-01T00:00:00Z">
        <w:r>
          <w:t xml:space="preserve">), the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O</w:t>
        </w:r>
      </w:ins>
      <w:ins w:id="30" w:author="PR Preview" w:date="2026-01-01T00:00:00Z">
        <w:r>
          <w:t xml:space="preserve">uter terms (</w:t>
        </w:r>
      </w:ins>
      <m:oMath>
        <m:r>
          <m:t>a</m:t>
        </m:r>
        <m:r>
          <m:t>d</m:t>
        </m:r>
      </m:oMath>
      <w:ins w:id="31" w:author="PR Preview" w:date="2026-01-01T00:00:00Z">
        <w:r>
          <w:t xml:space="preserve">), the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I</w:t>
        </w:r>
      </w:ins>
      <w:ins w:id="34" w:author="PR Preview" w:date="2026-01-01T00:00:00Z">
        <w:r>
          <w:t xml:space="preserve">nner terms (</w:t>
        </w:r>
      </w:ins>
      <m:oMath>
        <m:r>
          <m:t>b</m:t>
        </m:r>
        <m:r>
          <m:t>c</m:t>
        </m:r>
      </m:oMath>
      <w:ins w:id="35" w:author="PR Preview" w:date="2026-01-01T00:00:00Z">
        <w:r>
          <w:t xml:space="preserve">) and the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b/>
            <w:bCs/>
          </w:rPr>
          <w:t xml:space="preserve">L</w:t>
        </w:r>
      </w:ins>
      <w:ins w:id="38" w:author="PR Preview" w:date="2026-01-01T00:00:00Z">
        <w:r>
          <w:t xml:space="preserve">ast terms (</w:t>
        </w:r>
      </w:ins>
      <m:oMath>
        <m:r>
          <m:t>b</m:t>
        </m:r>
        <m:r>
          <m:t>d</m:t>
        </m:r>
      </m:oMath>
      <w:ins w:id="39" w:author="PR Preview" w:date="2026-01-01T00:00:00Z">
        <w:r>
          <w:t xml:space="preserve">),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which gives this rule its name,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b/>
            <w:bCs/>
          </w:rPr>
          <w:t xml:space="preserve">FOIL</w:t>
        </w:r>
      </w:ins>
      <w:ins w:id="44" w:author="PR Preview" w:date="2026-01-01T00:00:00Z">
        <w:r>
          <w:t xml:space="preserve">.</w:t>
        </w:r>
      </w:ins>
    </w:p>
    <w:bookmarkEnd w:id="80"/>
    <w:p>
      <w:pPr>
        <w:pStyle w:val="BodyText"/>
      </w:pPr>
      <w:ins w:id="45" w:author="PR Preview" w:date="2026-01-01T00:00:00Z">
        <w:r>
          <w:rPr>
            <w:i/>
            <w:iCs/>
          </w:rPr>
          <w:t xml:space="preserve">Proof</w:t>
        </w:r>
      </w:ins>
      <w:ins w:id="4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ins w:id="47" w:author="PR Preview" w:date="2026-01-01T00:00:00Z">
        <w:r>
          <w:rPr>
            <w:b/>
            <w:bCs/>
          </w:rPr>
          <w:t xml:space="preserve">Example 18 (Checking FOIL)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With</w:t>
        </w:r>
      </w:ins>
      <w:ins w:id="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</w:t>
        </w:r>
      </w:ins>
      <w:ins w:id="5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4</m:t>
        </m:r>
      </m:oMath>
      <w:ins w:id="5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0" w:author="PR Preview" w:date="2026-01-01T00:00:00Z">
        <w:r>
          <w:t xml:space="preserve">Setting</w:t>
        </w:r>
      </w:ins>
      <w:ins w:id="6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a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</w:t>
        </w:r>
      </w:ins>
      <w:ins w:id="6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b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gives</w:t>
        </w:r>
      </w:ins>
      <w:ins w:id="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which is the</w:t>
        </w:r>
      </w:ins>
      <w:ins w:id="71" w:author="PR Preview" w:date="2026-01-01T00:00:00Z">
        <w:r>
          <w:t xml:space="preserve"> </w:t>
        </w:r>
      </w:ins>
      <w:hyperlink w:anchor="thm-square-of-a-sum">
        <w:ins w:id="72" w:author="PR Preview" w:date="2026-01-01T00:00:00Z">
          <w:r>
            <w:rPr>
              <w:rStyle w:val="Hyperlink"/>
            </w:rPr>
            <w:t xml:space="preserve">square of a sum</w:t>
          </w:r>
        </w:ins>
      </w:hyperlink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once</w:t>
        </w:r>
      </w:ins>
      <w:ins w:id="75" w:author="PR Preview" w:date="2026-01-01T00:00:00Z">
        <w:r>
          <w:t xml:space="preserve"> </w:t>
        </w:r>
      </w:ins>
      <m:oMath>
        <m:r>
          <m:t>a</m:t>
        </m:r>
        <m:r>
          <m:t>b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</w:t>
        </w:r>
      </w:ins>
      <w:ins w:id="78" w:author="PR Preview" w:date="2026-01-01T00:00:00Z">
        <w:r>
          <w:t xml:space="preserve"> </w:t>
        </w:r>
      </w:ins>
      <m:oMath>
        <m:r>
          <m:t>b</m:t>
        </m:r>
        <m:r>
          <m:t>a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are combined.</w:t>
        </w:r>
      </w:ins>
    </w:p>
    <w:bookmarkEnd w:id="81"/>
    <w:bookmarkStart w:id="82" w:name="thm-square-of-a-sum"/>
    <w:p>
      <w:pPr>
        <w:pStyle w:val="BodyText"/>
      </w:pPr>
      <w:ins w:id="81" w:author="PR Preview" w:date="2026-01-01T00:00:00Z">
        <w:r>
          <w:rPr>
            <w:b/>
            <w:bCs/>
          </w:rPr>
          <w:t xml:space="preserve">Theorem 13 (Square of a sum)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For any numbers</w:t>
        </w:r>
      </w:ins>
      <w:ins w:id="84" w:author="PR Preview" w:date="2026-01-01T00:00:00Z">
        <w:r>
          <w:t xml:space="preserve"> </w:t>
        </w:r>
      </w:ins>
      <m:oMath>
        <m:r>
          <m:t>a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and</w:t>
        </w:r>
      </w:ins>
      <w:ins w:id="87" w:author="PR Preview" w:date="2026-01-01T00:00:00Z">
        <w:r>
          <w:t xml:space="preserve"> </w:t>
        </w:r>
      </w:ins>
      <m:oMath>
        <m:r>
          <m:t>b</m:t>
        </m:r>
      </m:oMath>
      <w:ins w:id="8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del w:id="89" w:author="PR Preview" w:date="2026-01-01T00:00:00Z">
        <w:r>
          <w:rPr>
            <w:i/>
            <w:iCs/>
          </w:rPr>
          <w:delText xml:space="preserve">Remark 5</w:delText>
        </w:r>
      </w:del>
      <w:del w:id="90" w:author="PR Preview" w:date="2026-01-01T00:00:00Z">
        <w:r>
          <w:delText xml:space="preserve"> (Square of a difference). </w:delText>
        </w:r>
      </w:del>
      <w:del w:id="91" w:author="PR Preview" w:date="2026-01-01T00:00:00Z">
        <w:r>
          <w:delText xml:space="preserve">Replacing</w:delText>
        </w:r>
      </w:del>
      <w:del w:id="92" w:author="PR Preview" w:date="2026-01-01T00:00:00Z">
        <w:r>
          <w:delText xml:space="preserve"> </w:delText>
        </w:r>
      </w:del>
      <m:oMath>
        <m:r>
          <m:t>b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by</w:delText>
        </w:r>
      </w:del>
      <w:del w:id="9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in</w:delText>
        </w:r>
      </w:del>
      <w:del w:id="98" w:author="PR Preview" w:date="2026-01-01T00:00:00Z">
        <w:r>
          <w:delText xml:space="preserve"> </w:delText>
        </w:r>
      </w:del>
      <w:hyperlink w:anchor="thm-square-of-a-sum">
        <w:del w:id="9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gives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103" w:author="PR Preview" w:date="2026-01-01T00:00:00Z">
        <w:r>
          <w:delText xml:space="preserve">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For example, the square</w:delText>
        </w:r>
      </w:del>
      <w:del w:id="1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of the difference between an observed value</w:delText>
        </w:r>
      </w:del>
      <w:del w:id="109" w:author="PR Preview" w:date="2026-01-01T00:00:00Z">
        <w:r>
          <w:delText xml:space="preserve"> </w:delText>
        </w:r>
      </w:del>
      <m:oMath>
        <m:r>
          <m:t>y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and a prediction</w:delText>
        </w:r>
      </w:del>
      <w:del w:id="1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of it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expands this way.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With</w:delText>
        </w:r>
      </w:del>
      <w:del w:id="11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and</w:delText>
        </w:r>
      </w:del>
      <w:del w:id="12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del w:id="123" w:author="PR Preview" w:date="2026-01-01T00:00:00Z">
        <w:r>
          <w:delText xml:space="preserve">,</w:delText>
        </w:r>
      </w:del>
    </w:p>
    <w:p>
      <w:pPr>
        <w:pStyle w:val="BodyText"/>
      </w:pPr>
      <w:ins w:id="124" w:author="PR Preview" w:date="2026-01-01T00:00:00Z">
        <w:r>
          <w:rPr>
            <w:i/>
            <w:iCs/>
          </w:rPr>
          <w:t xml:space="preserve">Remark 5</w:t>
        </w:r>
      </w:ins>
      <w:ins w:id="125" w:author="PR Preview" w:date="2026-01-01T00:00:00Z">
        <w:r>
          <w:t xml:space="preserve"> (Square of a difference). </w:t>
        </w:r>
      </w:ins>
      <w:ins w:id="126" w:author="PR Preview" w:date="2026-01-01T00:00:00Z">
        <w:r>
          <w:t xml:space="preserve">Replacing</w:t>
        </w:r>
      </w:ins>
      <w:ins w:id="127" w:author="PR Preview" w:date="2026-01-01T00:00:00Z">
        <w:r>
          <w:t xml:space="preserve"> </w:t>
        </w:r>
      </w:ins>
      <m:oMath>
        <m:r>
          <m:t>b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by</w:t>
        </w:r>
      </w:ins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in</w:t>
        </w:r>
      </w:ins>
      <w:ins w:id="133" w:author="PR Preview" w:date="2026-01-01T00:00:00Z">
        <w:r>
          <w:t xml:space="preserve"> </w:t>
        </w:r>
      </w:ins>
      <w:hyperlink w:anchor="thm-square-of-a-sum">
        <w:ins w:id="134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gives</w:t>
        </w:r>
      </w:ins>
      <w:ins w:id="1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For example, the square</w:t>
        </w:r>
      </w:ins>
      <w:ins w:id="1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of the difference between an observed value</w:t>
        </w:r>
      </w:ins>
      <w:ins w:id="144" w:author="PR Preview" w:date="2026-01-01T00:00:00Z">
        <w:r>
          <w:t xml:space="preserve"> </w:t>
        </w:r>
      </w:ins>
      <m:oMath>
        <m:r>
          <m:t>y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 a prediction</w:t>
        </w:r>
      </w:ins>
      <w:ins w:id="1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of it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expands this way.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With</w:t>
        </w:r>
      </w:ins>
      <w:ins w:id="15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</w:t>
        </w:r>
      </w:ins>
      <w:ins w:id="1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ins w:id="15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del w:id="159" w:author="PR Preview" w:date="2026-01-01T00:00:00Z">
        <w:r>
          <w:rPr>
            <w:b/>
            <w:bCs/>
          </w:rPr>
          <w:delText xml:space="preserve">Theorem 13 (A constant factor comes out of a sum)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For any number</w:delText>
        </w:r>
      </w:del>
      <w:del w:id="162" w:author="PR Preview" w:date="2026-01-01T00:00:00Z">
        <w:r>
          <w:delText xml:space="preserve"> </w:delText>
        </w:r>
      </w:del>
      <m:oMath>
        <m:r>
          <m:t>c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and numbers</w:delText>
        </w:r>
      </w:del>
      <w:del w:id="16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66" w:author="PR Preview" w:date="2026-01-01T00:00:00Z">
        <w:r>
          <w:delText xml:space="preserve">,</w:delText>
        </w:r>
      </w:del>
    </w:p>
    <w:p>
      <w:pPr>
        <w:pStyle w:val="BodyText"/>
      </w:pPr>
      <w:ins w:id="167" w:author="PR Preview" w:date="2026-01-01T00:00:00Z">
        <w:r>
          <w:rPr>
            <w:b/>
            <w:bCs/>
          </w:rPr>
          <w:t xml:space="preserve">Theorem 14 (A constant factor comes out of a sum)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For any number</w:t>
        </w:r>
      </w:ins>
      <w:ins w:id="170" w:author="PR Preview" w:date="2026-01-01T00:00:00Z">
        <w:r>
          <w:t xml:space="preserve"> </w:t>
        </w:r>
      </w:ins>
      <m:oMath>
        <m:r>
          <m:t>c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 numbers</w:t>
        </w:r>
      </w:ins>
      <w:ins w:id="17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del w:id="175" w:author="PR Preview" w:date="2026-01-01T00:00:00Z">
        <w:r>
          <w:rPr>
            <w:b/>
            <w:bCs/>
          </w:rPr>
          <w:delText xml:space="preserve">Theorem 14 (A sum of sums splits)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For any numbers</w:delText>
        </w:r>
      </w:del>
      <w:del w:id="17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and</w:delText>
        </w:r>
      </w:del>
      <w:del w:id="181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del w:id="182" w:author="PR Preview" w:date="2026-01-01T00:00:00Z">
        <w:r>
          <w:delText xml:space="preserve">,</w:delText>
        </w:r>
      </w:del>
    </w:p>
    <w:p>
      <w:pPr>
        <w:pStyle w:val="BodyText"/>
      </w:pPr>
      <w:ins w:id="183" w:author="PR Preview" w:date="2026-01-01T00:00:00Z">
        <w:r>
          <w:rPr>
            <w:b/>
            <w:bCs/>
          </w:rPr>
          <w:t xml:space="preserve">Theorem 15 (A sum of sums splits)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For any numbers</w:t>
        </w:r>
      </w:ins>
      <w:ins w:id="1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ins w:id="19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del w:id="191" w:author="PR Preview" w:date="2026-01-01T00:00:00Z">
        <w:r>
          <w:rPr>
            <w:b/>
            <w:bCs/>
          </w:rPr>
          <w:delText xml:space="preserve">Example 18 (A sum over the empty set)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For example,</w:delText>
        </w:r>
      </w:del>
      <w:del w:id="19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del w:id="195" w:author="PR Preview" w:date="2026-01-01T00:00:00Z">
        <w:r>
          <w:delText xml:space="preserve">.</w:delText>
        </w:r>
      </w:del>
    </w:p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Example 19 (A sum over the empty set)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For example,</w:t>
        </w:r>
      </w:ins>
      <w:ins w:id="19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ins w:id="200" w:author="PR Preview" w:date="2026-01-01T00:00:00Z">
        <w:r>
          <w:t xml:space="preserve">.</w:t>
        </w:r>
      </w:ins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del w:id="201" w:author="PR Preview" w:date="2026-01-01T00:00:00Z">
        <w:r>
          <w:rPr>
            <w:b/>
            <w:bCs/>
          </w:rPr>
          <w:delText xml:space="preserve">Example 19 (Numerator and denominator of a fraction)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The fraction</w:delText>
        </w:r>
      </w:del>
      <w:del w:id="2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has numerator</w:delText>
        </w:r>
      </w:del>
      <w:del w:id="207" w:author="PR Preview" w:date="2026-01-01T00:00:00Z">
        <w:r>
          <w:delText xml:space="preserve"> </w:delText>
        </w:r>
      </w:del>
      <m:oMath>
        <m:r>
          <m:t>6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and denominator</w:delText>
        </w:r>
      </w:del>
      <w:del w:id="210" w:author="PR Preview" w:date="2026-01-01T00:00:00Z">
        <w:r>
          <w:delText xml:space="preserve"> </w:delText>
        </w:r>
      </w:del>
      <m:oMath>
        <m:r>
          <m:t>4</m:t>
        </m:r>
      </m:oMath>
      <w:del w:id="211" w:author="PR Preview" w:date="2026-01-01T00:00:00Z">
        <w:r>
          <w:delText xml:space="preserve">.</w:delText>
        </w:r>
      </w:del>
    </w:p>
    <w:p>
      <w:pPr>
        <w:pStyle w:val="BodyText"/>
      </w:pPr>
      <w:del w:id="212" w:author="PR Preview" w:date="2026-01-01T00:00:00Z">
        <w:r>
          <w:rPr>
            <w:b/>
            <w:bCs/>
          </w:rPr>
          <w:delText xml:space="preserve">Example 20 (A quotient)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The quotient of</w:delText>
        </w:r>
      </w:del>
      <w:del w:id="215" w:author="PR Preview" w:date="2026-01-01T00:00:00Z">
        <w:r>
          <w:delText xml:space="preserve"> </w:delText>
        </w:r>
      </w:del>
      <m:oMath>
        <m:r>
          <m:t>6</m:t>
        </m:r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by</w:delText>
        </w:r>
      </w:del>
      <w:del w:id="218" w:author="PR Preview" w:date="2026-01-01T00:00:00Z">
        <w:r>
          <w:delText xml:space="preserve"> </w:delText>
        </w:r>
      </w:del>
      <m:oMath>
        <m:r>
          <m:t>4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is</w:delText>
        </w:r>
      </w:del>
      <w:del w:id="22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222" w:author="PR Preview" w:date="2026-01-01T00:00:00Z">
        <w:r>
          <w:delText xml:space="preserve">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quotient of</w:delText>
        </w:r>
      </w:del>
      <w:del w:id="225" w:author="PR Preview" w:date="2026-01-01T00:00:00Z">
        <w:r>
          <w:delText xml:space="preserve"> </w:delText>
        </w:r>
      </w:del>
      <m:oMath>
        <m:r>
          <m:t>6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by</w:delText>
        </w:r>
      </w:del>
      <w:del w:id="228" w:author="PR Preview" w:date="2026-01-01T00:00:00Z">
        <w:r>
          <w:delText xml:space="preserve"> </w:delText>
        </w:r>
      </w:del>
      <m:oMath>
        <m:r>
          <m:t>0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is undefined,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because</w:delText>
        </w:r>
      </w:del>
      <w:del w:id="233" w:author="PR Preview" w:date="2026-01-01T00:00:00Z">
        <w:r>
          <w:delText xml:space="preserve"> </w:delText>
        </w:r>
      </w:del>
      <w:hyperlink w:anchor="def-quotient">
        <w:del w:id="234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ins w:id="237" w:author="PR Preview" w:date="2026-01-01T00:00:00Z">
        <w:r>
          <w:rPr>
            <w:b/>
            <w:bCs/>
          </w:rPr>
          <w:t xml:space="preserve">Example 20 (Numerator and denominator of a fraction)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 fraction</w:t>
        </w:r>
      </w:ins>
      <w:ins w:id="24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has numerator</w:t>
        </w:r>
      </w:ins>
      <w:ins w:id="243" w:author="PR Preview" w:date="2026-01-01T00:00:00Z">
        <w:r>
          <w:t xml:space="preserve"> </w:t>
        </w:r>
      </w:ins>
      <m:oMath>
        <m:r>
          <m:t>6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 denominator</w:t>
        </w:r>
      </w:ins>
      <w:ins w:id="246" w:author="PR Preview" w:date="2026-01-01T00:00:00Z">
        <w:r>
          <w:t xml:space="preserve"> </w:t>
        </w:r>
      </w:ins>
      <m:oMath>
        <m:r>
          <m:t>4</m:t>
        </m:r>
      </m:oMath>
      <w:ins w:id="247" w:author="PR Preview" w:date="2026-01-01T00:00:00Z">
        <w:r>
          <w:t xml:space="preserve">.</w:t>
        </w:r>
      </w:ins>
    </w:p>
    <w:bookmarkEnd w:id="108"/>
    <w:bookmarkStart w:id="109" w:name="exm-quotient"/>
    <w:p>
      <w:pPr>
        <w:pStyle w:val="BodyText"/>
      </w:pPr>
      <w:ins w:id="248" w:author="PR Preview" w:date="2026-01-01T00:00:00Z">
        <w:r>
          <w:rPr>
            <w:b/>
            <w:bCs/>
          </w:rPr>
          <w:t xml:space="preserve">Example 21 (A quotient)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The quotient of</w:t>
        </w:r>
      </w:ins>
      <w:ins w:id="251" w:author="PR Preview" w:date="2026-01-01T00:00:00Z">
        <w:r>
          <w:t xml:space="preserve"> </w:t>
        </w:r>
      </w:ins>
      <m:oMath>
        <m:r>
          <m:t>6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by</w:t>
        </w:r>
      </w:ins>
      <w:ins w:id="254" w:author="PR Preview" w:date="2026-01-01T00:00:00Z">
        <w:r>
          <w:t xml:space="preserve"> </w:t>
        </w:r>
      </w:ins>
      <m:oMath>
        <m:r>
          <m:t>4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is</w:t>
        </w:r>
      </w:ins>
      <w:ins w:id="25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258" w:author="PR Preview" w:date="2026-01-01T00:00:00Z">
        <w:r>
          <w:t xml:space="preserve">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The quotient of</w:t>
        </w:r>
      </w:ins>
      <w:ins w:id="261" w:author="PR Preview" w:date="2026-01-01T00:00:00Z">
        <w:r>
          <w:t xml:space="preserve"> </w:t>
        </w:r>
      </w:ins>
      <m:oMath>
        <m:r>
          <m:t>6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by</w:t>
        </w:r>
      </w:ins>
      <w:ins w:id="264" w:author="PR Preview" w:date="2026-01-01T00:00:00Z">
        <w:r>
          <w:t xml:space="preserve"> </w:t>
        </w:r>
      </w:ins>
      <m:oMath>
        <m:r>
          <m:t>0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is undefined,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because</w:t>
        </w:r>
      </w:ins>
      <w:ins w:id="269" w:author="PR Preview" w:date="2026-01-01T00:00:00Z">
        <w:r>
          <w:t xml:space="preserve"> </w:t>
        </w:r>
      </w:ins>
      <w:hyperlink w:anchor="def-quotient">
        <w:ins w:id="270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requires a nonzero denominator.</w:t>
        </w:r>
      </w:ins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del w:id="273" w:author="PR Preview" w:date="2026-01-01T00:00:00Z">
        <w:r>
          <w:rPr>
            <w:b/>
            <w:bCs/>
          </w:rPr>
          <w:delText xml:space="preserve">Example 21 (Counting person-years)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If</w:delText>
        </w:r>
      </w:del>
      <w:del w:id="276" w:author="PR Preview" w:date="2026-01-01T00:00:00Z">
        <w:r>
          <w:delText xml:space="preserve"> </w:delText>
        </w:r>
      </w:del>
      <m:oMath>
        <m:r>
          <m:t>10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people are each followed for</w:delText>
        </w:r>
      </w:del>
      <w:del w:id="279" w:author="PR Preview" w:date="2026-01-01T00:00:00Z">
        <w:r>
          <w:delText xml:space="preserve"> </w:delText>
        </w:r>
      </w:del>
      <m:oMath>
        <m:r>
          <m:t>2</m:t>
        </m:r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years,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the study has</w:delText>
        </w:r>
      </w:del>
      <w:del w:id="284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person-years.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If one person is followed for</w:delText>
        </w:r>
      </w:del>
      <w:del w:id="289" w:author="PR Preview" w:date="2026-01-01T00:00:00Z">
        <w:r>
          <w:delText xml:space="preserve"> </w:delText>
        </w:r>
      </w:del>
      <m:oMath>
        <m:r>
          <m:t>3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years and another for</w:delText>
        </w:r>
      </w:del>
      <w:del w:id="29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year,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the study has</w:delText>
        </w:r>
      </w:del>
      <w:del w:id="29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person-years.</w:delText>
        </w:r>
      </w:del>
    </w:p>
    <w:p>
      <w:pPr>
        <w:pStyle w:val="BodyText"/>
      </w:pPr>
      <w:ins w:id="300" w:author="PR Preview" w:date="2026-01-01T00:00:00Z">
        <w:r>
          <w:rPr>
            <w:b/>
            <w:bCs/>
          </w:rPr>
          <w:t xml:space="preserve">Example 22 (Counting person-years)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If</w:t>
        </w:r>
      </w:ins>
      <w:ins w:id="303" w:author="PR Preview" w:date="2026-01-01T00:00:00Z">
        <w:r>
          <w:t xml:space="preserve"> </w:t>
        </w:r>
      </w:ins>
      <m:oMath>
        <m:r>
          <m:t>10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people are each followed for</w:t>
        </w:r>
      </w:ins>
      <w:ins w:id="306" w:author="PR Preview" w:date="2026-01-01T00:00:00Z">
        <w:r>
          <w:t xml:space="preserve"> </w:t>
        </w:r>
      </w:ins>
      <m:oMath>
        <m:r>
          <m:t>2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years,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the study has</w:t>
        </w:r>
      </w:ins>
      <w:ins w:id="311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person-years.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If one person is followed for</w:t>
        </w:r>
      </w:ins>
      <w:ins w:id="316" w:author="PR Preview" w:date="2026-01-01T00:00:00Z">
        <w:r>
          <w:t xml:space="preserve"> </w:t>
        </w:r>
      </w:ins>
      <m:oMath>
        <m:r>
          <m:t>3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years and another for</w:t>
        </w:r>
      </w:ins>
      <w:ins w:id="31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year,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the study has</w:t>
        </w:r>
      </w:ins>
      <w:ins w:id="324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person-years.</w:t>
        </w:r>
      </w:ins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del w:id="327" w:author="PR Preview" w:date="2026-01-01T00:00:00Z">
        <w:r>
          <w:rPr>
            <w:b/>
            <w:bCs/>
          </w:rPr>
          <w:delText xml:space="preserve">Example 22 (A ratio, and a quotient that is not one)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 </w:delText>
        </w:r>
      </w:del>
    </w:p>
    <w:p>
      <w:pPr>
        <w:pStyle w:val="BodyText"/>
      </w:pPr>
      <w:ins w:id="330" w:author="PR Preview" w:date="2026-01-01T00:00:00Z">
        <w:r>
          <w:rPr>
            <w:b/>
            <w:bCs/>
          </w:rPr>
          <w:t xml:space="preserve">Example 23 (A ratio, and a quotient that is not one)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del w:id="333" w:author="PR Preview" w:date="2026-01-01T00:00:00Z">
        <w:r>
          <w:rPr>
            <w:b/>
            <w:bCs/>
          </w:rPr>
          <w:delText xml:space="preserve">Example 23 (A proportion, and a ratio that is not one)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In a clinic with</w:delText>
        </w:r>
      </w:del>
      <w:del w:id="336" w:author="PR Preview" w:date="2026-01-01T00:00:00Z">
        <w:r>
          <w:delText xml:space="preserve"> </w:delText>
        </w:r>
      </w:del>
      <m:oMath>
        <m:r>
          <m:t>120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patients,</w:delText>
        </w:r>
      </w:del>
      <w:del w:id="339" w:author="PR Preview" w:date="2026-01-01T00:00:00Z">
        <w:r>
          <w:delText xml:space="preserve"> </w:delText>
        </w:r>
      </w:del>
      <m:oMath>
        <m:r>
          <m:t>30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of whom smoke:</w:delText>
        </w:r>
      </w:del>
    </w:p>
    <w:p>
      <w:pPr>
        <w:pStyle w:val="BodyText"/>
      </w:pPr>
      <w:ins w:id="342" w:author="PR Preview" w:date="2026-01-01T00:00:00Z">
        <w:r>
          <w:rPr>
            <w:b/>
            <w:bCs/>
          </w:rPr>
          <w:t xml:space="preserve">Example 24 (A proportion, and a ratio that is not one)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In a clinic with</w:t>
        </w:r>
      </w:ins>
      <w:ins w:id="345" w:author="PR Preview" w:date="2026-01-01T00:00:00Z">
        <w:r>
          <w:t xml:space="preserve"> </w:t>
        </w:r>
      </w:ins>
      <m:oMath>
        <m:r>
          <m:t>120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patients,</w:t>
        </w:r>
      </w:ins>
      <w:ins w:id="348" w:author="PR Preview" w:date="2026-01-01T00:00:00Z">
        <w:r>
          <w:t xml:space="preserve"> </w:t>
        </w:r>
      </w:ins>
      <m:oMath>
        <m:r>
          <m:t>30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del w:id="351" w:author="PR Preview" w:date="2026-01-01T00:00:00Z">
        <w:r>
          <w:rPr>
            <w:b/>
            <w:bCs/>
          </w:rPr>
          <w:delText xml:space="preserve">Example 24 (Proportional and non-proportional functions)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 </w:delText>
        </w:r>
      </w:del>
    </w:p>
    <w:p>
      <w:pPr>
        <w:pStyle w:val="BodyText"/>
      </w:pPr>
      <w:ins w:id="354" w:author="PR Preview" w:date="2026-01-01T00:00:00Z">
        <w:r>
          <w:rPr>
            <w:b/>
            <w:bCs/>
          </w:rPr>
          <w:t xml:space="preserve">Example 25 (Proportional and non-proportional functions)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 </w:t>
        </w:r>
      </w:ins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del w:id="357" w:author="PR Preview" w:date="2026-01-01T00:00:00Z">
        <w:r>
          <w:rPr>
            <w:b/>
            <w:bCs/>
          </w:rPr>
          <w:delText xml:space="preserve">Example 25 (Reading off limits)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 </w:delText>
        </w:r>
      </w:del>
    </w:p>
    <w:p>
      <w:pPr>
        <w:pStyle w:val="BodyText"/>
      </w:pPr>
      <w:ins w:id="360" w:author="PR Preview" w:date="2026-01-01T00:00:00Z">
        <w:r>
          <w:rPr>
            <w:b/>
            <w:bCs/>
          </w:rPr>
          <w:t xml:space="preserve">Example 26 (Reading off limits)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del w:id="363" w:author="PR Preview" w:date="2026-01-01T00:00:00Z">
        <w:r>
          <w:rPr>
            <w:b/>
            <w:bCs/>
          </w:rPr>
          <w:delText xml:space="preserve">Example 26 (Writing out an index shorthand)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Let</w:delText>
        </w:r>
      </w:del>
      <w:del w:id="36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and</w:delText>
        </w:r>
      </w:del>
      <w:del w:id="3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0" w:author="PR Preview" w:date="2026-01-01T00:00:00Z">
        <w:r>
          <w:delText xml:space="preserve">.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 source that writes</w:delText>
        </w:r>
      </w:del>
      <w:del w:id="37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means</w:delText>
        </w:r>
      </w:del>
      <w:del w:id="37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77" w:author="PR Preview" w:date="2026-01-01T00:00:00Z">
        <w:r>
          <w:delText xml:space="preserve">:</w:delText>
        </w:r>
      </w:del>
    </w:p>
    <w:p>
      <w:pPr>
        <w:pStyle w:val="BodyText"/>
      </w:pPr>
      <w:ins w:id="378" w:author="PR Preview" w:date="2026-01-01T00:00:00Z">
        <w:r>
          <w:rPr>
            <w:b/>
            <w:bCs/>
          </w:rPr>
          <w:t xml:space="preserve">Example 27 (Writing out an index shorthand)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Let</w:t>
        </w:r>
      </w:ins>
      <w:ins w:id="3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</w:t>
        </w:r>
      </w:ins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5" w:author="PR Preview" w:date="2026-01-01T00:00:00Z">
        <w:r>
          <w:t xml:space="preserve">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 source that writes</w:t>
        </w:r>
      </w:ins>
      <w:ins w:id="38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means</w:t>
        </w:r>
      </w:ins>
      <w:ins w:id="39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2026-10-18T21:53:03Z</dcterms:created>
  <dcterms:modified xsi:type="dcterms:W3CDTF">2026-10-18T21:53:03Z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