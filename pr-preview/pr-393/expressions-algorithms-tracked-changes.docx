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Expressions and Algorithms</w:t>
      </w:r>
    </w:p>
    <w:p>
      <w:pPr>
        <w:pStyle w:val="Date"/>
      </w:pPr>
      <w:del w:id="1" w:author="PR Preview" w:date="2026-01-01T00:00:00Z">
        <w:r>
          <w:delText xml:space="preserve">Last modified: 2026-10-18 16:43:42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16:47:31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function can be written down as an expression and computed by an algorithm.</w:t>
      </w:r>
      <w:r>
        <w:t xml:space="preserve"> </w:t>
      </w:r>
      <w:r>
        <w:t xml:space="preserve">This page defines expressions, which write down the</w:t>
      </w:r>
      <w:r>
        <w:t xml:space="preserve"> </w:t>
      </w:r>
      <w:hyperlink r:id="rId9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in the Morrison Lab’s probability and statistics notes,</w:t>
      </w:r>
      <w:r>
        <w:t xml:space="preserve"> </w:t>
      </w:r>
      <w:r>
        <w:t xml:space="preserve">the parse trees of expressions, and algorithms, which compute those functions.</w:t>
      </w:r>
    </w:p>
    <w:bookmarkStart w:id="16" w:name="expressions"/>
    <w:p>
      <w:pPr>
        <w:pStyle w:val="Heading2"/>
      </w:pPr>
      <w:r>
        <w:t xml:space="preserve">1 Expressions</w:t>
      </w:r>
    </w:p>
    <w:bookmarkStart w:id="11" w:name="def-expression"/>
    <w:p>
      <w:pPr>
        <w:pStyle w:val="FirstParagraph"/>
      </w:pPr>
      <w:r>
        <w:rPr>
          <w:b/>
          <w:bCs/>
        </w:rPr>
        <w:t xml:space="preserve">Definition 1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[1]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11"/>
    <w:bookmarkStart w:id="12" w:name="exm-expression"/>
    <w:p>
      <w:pPr>
        <w:pStyle w:val="BodyText"/>
      </w:pPr>
      <w:r>
        <w:rPr>
          <w:b/>
          <w:bCs/>
        </w:rPr>
        <w:t xml:space="preserve">Example 1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12"/>
    <w:bookmarkStart w:id="13" w:name="def-parse-tree"/>
    <w:p>
      <w:pPr>
        <w:pStyle w:val="BodyText"/>
      </w:pPr>
      <w:r>
        <w:rPr>
          <w:b/>
          <w:bCs/>
        </w:rPr>
        <w:t xml:space="preserve">Definition 2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13"/>
    <w:bookmarkStart w:id="14" w:name="exm-parse-tree"/>
    <w:p>
      <w:pPr>
        <w:pStyle w:val="BodyText"/>
      </w:pPr>
      <w:r>
        <w:rPr>
          <w:b/>
          <w:bCs/>
        </w:rPr>
        <w:t xml:space="preserve">Example 2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01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0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03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04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04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03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02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14"/>
    <w:bookmarkStart w:id="15" w:name="rem-expression-parse-tree"/>
    <w:p>
      <w:pPr>
        <w:pStyle w:val="BodyText"/>
      </w:pPr>
      <w:r>
        <w:rPr>
          <w:i/>
          <w:iCs/>
        </w:rPr>
        <w:t xml:space="preserve">Remark 1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5"/>
    <w:bookmarkEnd w:id="16"/>
    <w:bookmarkStart w:id="29" w:name="algorithms"/>
    <w:p>
      <w:pPr>
        <w:pStyle w:val="Heading2"/>
      </w:pPr>
      <w:r>
        <w:t xml:space="preserve">2 Algorithms</w:t>
      </w:r>
    </w:p>
    <w:bookmarkStart w:id="17" w:name="def-algorithm"/>
    <w:p>
      <w:pPr>
        <w:pStyle w:val="FirstParagraph"/>
      </w:pPr>
      <w:r>
        <w:rPr>
          <w:b/>
          <w:bCs/>
        </w:rPr>
        <w:t xml:space="preserve">Definition 3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[3]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r:id="rId10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17"/>
    <w:bookmarkStart w:id="18" w:name="exm-algorithm"/>
    <w:p>
      <w:pPr>
        <w:pStyle w:val="BodyText"/>
      </w:pPr>
      <w:r>
        <w:rPr>
          <w:b/>
          <w:bCs/>
        </w:rPr>
        <w:t xml:space="preserve">Example 3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18"/>
    <w:bookmarkStart w:id="19" w:name="rem-function-expression-algorithm"/>
    <w:p>
      <w:pPr>
        <w:pStyle w:val="BodyText"/>
      </w:pPr>
      <w:r>
        <w:rPr>
          <w:i/>
          <w:iCs/>
        </w:rPr>
        <w:t xml:space="preserve">Remark 2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05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19"/>
    <w:bookmarkStart w:id="20" w:name="rem-no-known-algorithm"/>
    <w:p>
      <w:pPr>
        <w:pStyle w:val="BodyText"/>
      </w:pPr>
      <w:r>
        <w:rPr>
          <w:i/>
          <w:iCs/>
        </w:rPr>
        <w:t xml:space="preserve">Remark 3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20"/>
    <w:bookmarkStart w:id="21" w:name="exm-no-known-algorithm"/>
    <w:p>
      <w:pPr>
        <w:pStyle w:val="BodyText"/>
      </w:pPr>
      <w:r>
        <w:rPr>
          <w:b/>
          <w:bCs/>
        </w:rPr>
        <w:t xml:space="preserve">Example 4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21"/>
    <w:bookmarkStart w:id="28" w:name="refs"/>
    <w:bookmarkStart w:id="23" w:name="ref-wikipedia_express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“Expression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">
        <w:r>
          <w:rPr>
            <w:rStyle w:val="Hyperlink"/>
          </w:rPr>
          <w:t xml:space="preserve">https://en.wikipedia.org/wiki/Expression_(mathematics)</w:t>
        </w:r>
      </w:hyperlink>
    </w:p>
    <w:bookmarkEnd w:id="23"/>
    <w:bookmarkStart w:id="25" w:name="ref-wikipedia_parse_tre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“Parse tree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4">
        <w:r>
          <w:rPr>
            <w:rStyle w:val="Hyperlink"/>
          </w:rPr>
          <w:t xml:space="preserve">https://en.wikipedia.org/wiki/Parse_tree</w:t>
        </w:r>
      </w:hyperlink>
    </w:p>
    <w:bookmarkEnd w:id="25"/>
    <w:bookmarkStart w:id="27" w:name="ref-wikipedia_algorith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6">
        <w:r>
          <w:rPr>
            <w:rStyle w:val="Hyperlink"/>
          </w:rPr>
          <w:t xml:space="preserve">https://en.wikipedia.org/wiki/Algorithm</w:t>
        </w:r>
      </w:hyperlink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functions.qmd" TargetMode="External"/><Relationship Id="rId10" Type="http://schemas.openxmlformats.org/officeDocument/2006/relationships/hyperlink" Target="functions.qmd#def-function" TargetMode="External"/><Relationship Id="rId26" Type="http://schemas.openxmlformats.org/officeDocument/2006/relationships/hyperlink" Target="https://en.wikipedia.org/wiki/Algorithm" TargetMode="External"/><Relationship Id="rId22" Type="http://schemas.openxmlformats.org/officeDocument/2006/relationships/hyperlink" Target="https://en.wikipedia.org/wiki/Expression_(mathematics)" TargetMode="External"/><Relationship Id="rId24" Type="http://schemas.openxmlformats.org/officeDocument/2006/relationships/hyperlink" Target="https://en.wikipedia.org/wiki/Parse_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Expressions and Algorithms</dc:title>
  <dc:creator/>
  <cp:keywords/>
  <dcterms:created xsi:type="dcterms:W3CDTF">2026-10-19T00:19:08Z</dcterms:created>
  <dcterms:modified xsi:type="dcterms:W3CDTF">2026-10-19T00:19:08Z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16:47:31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