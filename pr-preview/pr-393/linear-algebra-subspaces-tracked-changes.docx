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Subspaces and Rank</w:t>
      </w:r>
    </w:p>
    <w:p>
      <w:pPr>
        <w:pStyle w:val="Date"/>
      </w:pPr>
      <w:del w:id="1" w:author="PR Preview" w:date="2026-01-01T00:00:00Z">
        <w:r>
          <w:delText xml:space="preserve">Last modified: 2026-10-19 00:47:50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01:00:16 (PDT)</w:t>
        </w:r>
      </w:ins>
    </w:p>
    <w:bookmarkStart w:id="15" w:name="rank"/>
    <w:p>
      <w:pPr>
        <w:pStyle w:val="Heading2"/>
      </w:pPr>
      <w:r>
        <w:t xml:space="preserve">1 Rank</w:t>
      </w:r>
    </w:p>
    <w:bookmarkStart w:id="9" w:name="def-linearly-independent"/>
    <w:p>
      <w:pPr>
        <w:pStyle w:val="FirstParagraph"/>
      </w:pPr>
      <w:r>
        <w:rPr>
          <w:b/>
          <w:bCs/>
        </w:rPr>
        <w:t xml:space="preserve">Definition 1 (Linearly independent vectors)</w:t>
      </w:r>
      <w:r>
        <w:t xml:space="preserve"> </w:t>
      </w:r>
      <w:r>
        <w:t xml:space="preserve">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linearly independent</w:t>
      </w:r>
      <w:r>
        <w:t xml:space="preserve"> </w:t>
      </w:r>
      <w:r>
        <w:t xml:space="preserve">[1]</w:t>
      </w:r>
      <w:r>
        <w:t xml:space="preserve"> </w:t>
      </w:r>
      <w:r>
        <w:t xml:space="preserve">if the only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</w:p>
    <w:p>
      <w:pPr>
        <w:pStyle w:val="BodyText"/>
      </w:pPr>
      <w:r>
        <w:t xml:space="preserve">$$c_1 \mathord{\smash[b]{\underset{\raise.3ex\hbox{$\scriptstyle\sim$}}{v}}\vphantom{v}}_1 + \cdots + c_k \mathord{\smash[b]{\underset{\raise.3ex\hbox{$\scriptstyle\sim$}}{v}}\vphantom{v}}_k = \mathord{\smash[b]{\underset{\raise.3ex\hbox{$\scriptstyle\sim$}}{0}}\vphantom{0}}$$</w:t>
      </w:r>
    </w:p>
    <w:p>
      <w:pPr>
        <w:pStyle w:val="FirstParagraph"/>
      </w:pP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Vectors that are not linearly independent are</w:t>
      </w:r>
      <w:r>
        <w:t xml:space="preserve"> </w:t>
      </w:r>
      <w:r>
        <w:rPr>
          <w:b/>
          <w:bCs/>
        </w:rPr>
        <w:t xml:space="preserve">linearly dependent</w:t>
      </w:r>
      <w:r>
        <w:t xml:space="preserve">.</w:t>
      </w:r>
    </w:p>
    <w:bookmarkEnd w:id="9"/>
    <w:bookmarkStart w:id="10" w:name="exm-linearly-independent"/>
    <w:p>
      <w:pPr>
        <w:pStyle w:val="BodyText"/>
      </w:pPr>
      <w:r>
        <w:rPr>
          <w:b/>
          <w:bCs/>
        </w:rPr>
        <w:t xml:space="preserve">Example 1 (Independent and dependent pairs of vectors)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$\mathord{\smash[b]{\underset{\raise.3ex\hbox{$\scriptstyle\sim$}}{v}}\vphantom{v}}_1 = (1,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$\mathord{\smash[b]{\underset{\raise.3ex\hbox{$\scriptstyle\sim$}}{v}}\vphantom{v}}_2 = (1, 1)$</w:t>
      </w:r>
      <w:r>
        <w:t xml:space="preserve"> </w:t>
      </w:r>
      <w:r>
        <w:t xml:space="preserve">are linearly independent:</w:t>
      </w:r>
      <w:r>
        <w:t xml:space="preserve"> </w:t>
      </w:r>
      <w:r>
        <w:t xml:space="preserve">$c_1 \mathord{\smash[b]{\underset{\raise.3ex\hbox{$\scriptstyle\sim$}}{v}}\vphantom{v}}_1 + c_2 \mathord{\smash[b]{\underset{\raise.3ex\hbox{$\scriptstyle\sim$}}{v}}\vphantom{v}}_2 = (c_1 + c_2, c_2)$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$\mathord{\smash[b]{\underset{\raise.3ex\hbox{$\scriptstyle\sim$}}{v}}\vphantom{v}}_1 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$\mathord{\smash[b]{\underset{\raise.3ex\hbox{$\scriptstyle\sim$}}{v}}\vphantom{v}}_2 = (2, 4)$</w:t>
      </w:r>
      <w:r>
        <w:t xml:space="preserve"> </w:t>
      </w:r>
      <w:r>
        <w:t xml:space="preserve">are not:</w:t>
      </w:r>
      <w:r>
        <w:t xml:space="preserve"> </w:t>
      </w:r>
      <w:r>
        <w:t xml:space="preserve">$2 \mathord{\smash[b]{\underset{\raise.3ex\hbox{$\scriptstyle\sim$}}{v}}\vphantom{v}}_1 - \mathord{\smash[b]{\underset{\raise.3ex\hbox{$\scriptstyle\sim$}}{v}}\vphantom{v}}_2 = \mathord{\smash[b]{\underset{\raise.3ex\hbox{$\scriptstyle\sim$}}{0}}\vphantom{0}}$</w:t>
      </w:r>
      <w:r>
        <w:t xml:space="preserve">.</w:t>
      </w:r>
    </w:p>
    <w:bookmarkEnd w:id="10"/>
    <w:bookmarkStart w:id="11" w:name="def-rank"/>
    <w:p>
      <w:pPr>
        <w:pStyle w:val="FirstParagraph"/>
      </w:pPr>
      <w:r>
        <w:rPr>
          <w:b/>
          <w:bCs/>
        </w:rPr>
        <w:t xml:space="preserve">Definition 2 (Rank)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rank</w:t>
      </w:r>
      <w:r>
        <w:t xml:space="preserve"> </w:t>
      </w:r>
      <w:r>
        <w:t xml:space="preserve">[2]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largest number of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1"/>
    <w:bookmarkStart w:id="12" w:name="exm-rank"/>
    <w:p>
      <w:pPr>
        <w:pStyle w:val="BodyText"/>
      </w:pPr>
      <w:r>
        <w:rPr>
          <w:b/>
          <w:bCs/>
        </w:rPr>
        <w:t xml:space="preserve">Example 2 (The rank of two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w:r>
        <w:t xml:space="preserve">$c_1 (1, 1, 1) + c_2 (1, 2, 3)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then subtracting the first entry from the second gives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its second column is twice its first,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but the first column on its own is.</w:t>
      </w:r>
    </w:p>
    <w:bookmarkEnd w:id="12"/>
    <w:bookmarkStart w:id="13" w:name="def-full-column-rank"/>
    <w:p>
      <w:pPr>
        <w:pStyle w:val="BodyText"/>
      </w:pPr>
      <w:r>
        <w:rPr>
          <w:b/>
          <w:bCs/>
        </w:rPr>
        <w:t xml:space="preserve">Definition 3 (Full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w:r>
        <w:rPr>
          <w:b/>
          <w:bCs/>
        </w:rPr>
        <w:t xml:space="preserve">full column rank</w:t>
      </w:r>
      <w:r>
        <w:t xml:space="preserve"> </w:t>
      </w:r>
      <w:r>
        <w:t xml:space="preserve">if its rank (</w:t>
      </w:r>
      <w:hyperlink w:anchor="def-rank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so that all of its columns are linearly independent.</w:t>
      </w:r>
    </w:p>
    <w:bookmarkEnd w:id="13"/>
    <w:bookmarkStart w:id="14" w:name="rem-full-column-rank-shape"/>
    <w:p>
      <w:pPr>
        <w:pStyle w:val="BodyText"/>
      </w:pPr>
      <w:r>
        <w:rPr>
          <w:i/>
          <w:iCs/>
        </w:rPr>
        <w:t xml:space="preserve">Remark 1</w:t>
      </w:r>
      <w:r>
        <w:t xml:space="preserve"> (Full column rank needs at least as many rows as columns). </w:t>
      </w:r>
      <w:r>
        <w:t xml:space="preserve">In</w:t>
      </w:r>
      <w:r>
        <w:t xml:space="preserve"> </w:t>
      </w:r>
      <w:hyperlink w:anchor="exm-rank">
        <w:r>
          <w:rPr>
            <w:rStyle w:val="Hyperlink"/>
          </w:rPr>
          <w:t xml:space="preserve">Example 2</w:t>
        </w:r>
      </w:hyperlink>
      <w:r>
        <w:t xml:space="preserve">, the first matrix has full column rank:</w:t>
      </w:r>
      <w:r>
        <w:t xml:space="preserve"> </w:t>
      </w:r>
      <w:r>
        <w:t xml:space="preserve">its rank is</w:t>
      </w:r>
      <w:r>
        <w:t xml:space="preserve"> </w:t>
      </w:r>
      <m:oMath>
        <m:r>
          <m:t>2</m:t>
        </m:r>
      </m:oMath>
      <w:r>
        <w:t xml:space="preserve">, and 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second does not, because its rank 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can have full column rank only when</w:t>
      </w:r>
      <w:r>
        <w:t xml:space="preserve"> </w:t>
      </w:r>
      <m:oMath>
        <m:r>
          <m:t>p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because more than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 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never linearly independent.</w:t>
      </w:r>
      <w:r>
        <w:t xml:space="preserve"> </w:t>
      </w:r>
      <w:r>
        <w:t xml:space="preserve">For example,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of length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$1 \cdot(1, 0) + 1 \cdot(0, 1) - 1 \cdot(1, 1)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with coefficients that are not all zero.</w:t>
      </w:r>
      <w:r>
        <w:t xml:space="preserve"> </w:t>
      </w:r>
      <w:r>
        <w:t xml:space="preserve">So its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are not linearly independent,</w:t>
      </w:r>
      <w:r>
        <w:t xml:space="preserve"> </w:t>
      </w:r>
      <w:r>
        <w:t xml:space="preserve">and its rank is less than</w:t>
      </w:r>
      <w:r>
        <w:t xml:space="preserve"> </w:t>
      </w:r>
      <m:oMath>
        <m:r>
          <m:t>3</m:t>
        </m:r>
      </m:oMath>
      <w:r>
        <w:t xml:space="preserve">.</w:t>
      </w:r>
    </w:p>
    <w:bookmarkEnd w:id="14"/>
    <w:bookmarkEnd w:id="15"/>
    <w:bookmarkStart w:id="78" w:name="sec-subspaces"/>
    <w:p>
      <w:pPr>
        <w:pStyle w:val="Heading2"/>
      </w:pPr>
      <w:r>
        <w:t xml:space="preserve">2 Subspaces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 and license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[3]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License.</w:t>
            </w:r>
            <w:r>
              <w:t xml:space="preserve"> </w:t>
            </w:r>
            <w:r>
              <w:t xml:space="preserve">The license text is:</w:t>
            </w:r>
          </w:p>
          <w:p>
            <w:pPr>
              <w:pStyle w:val="BlockText"/>
            </w:pPr>
            <w:r>
              <w:t xml:space="preserve">Copyright (c) 2024 ucla-biostat-216</w:t>
            </w:r>
          </w:p>
          <w:p>
            <w:pPr>
              <w:pStyle w:val="BlockText"/>
            </w:pPr>
            <w:r>
              <w:t xml:space="preserve">Permission is hereby granted, free of charge, to any person obtaining a copy</w:t>
            </w:r>
            <w:r>
              <w:t xml:space="preserve"> </w:t>
            </w:r>
            <w:r>
              <w:t xml:space="preserve">of this software and associated documentation files (the</w:t>
            </w:r>
            <w:r>
              <w:t xml:space="preserve"> </w:t>
            </w:r>
            <w:r>
              <w:t xml:space="preserve">“Software”</w:t>
            </w:r>
            <w:r>
              <w:t xml:space="preserve">), to deal</w:t>
            </w:r>
            <w:r>
              <w:t xml:space="preserve"> </w:t>
            </w:r>
            <w:r>
              <w:t xml:space="preserve">in the Software without restriction, including without limitation the rights</w:t>
            </w:r>
            <w:r>
              <w:t xml:space="preserve"> </w:t>
            </w:r>
            <w:r>
              <w:t xml:space="preserve">to use, copy, modify, merge, publish, distribute, sublicense, and/or sell</w:t>
            </w:r>
            <w:r>
              <w:t xml:space="preserve"> </w:t>
            </w:r>
            <w:r>
              <w:t xml:space="preserve">copies of the Software, and to permit persons to whom the Software is</w:t>
            </w:r>
            <w:r>
              <w:t xml:space="preserve"> </w:t>
            </w:r>
            <w:r>
              <w:t xml:space="preserve">furnished to do so, subject to the following conditions:</w:t>
            </w:r>
          </w:p>
          <w:p>
            <w:pPr>
              <w:pStyle w:val="BlockText"/>
            </w:pPr>
            <w:r>
              <w:t xml:space="preserve">The above copyright notice and this permission notice shall be included in all</w:t>
            </w:r>
            <w:r>
              <w:t xml:space="preserve"> </w:t>
            </w:r>
            <w:r>
              <w:t xml:space="preserve">copies or substantial portions of the Software.</w:t>
            </w:r>
          </w:p>
          <w:p>
            <w:pPr>
              <w:pStyle w:val="BlockText"/>
            </w:pPr>
            <w:r>
              <w:t xml:space="preserve">THE SOFTWARE IS PROVIDED</w:t>
            </w:r>
            <w:r>
              <w:t xml:space="preserve"> </w:t>
            </w:r>
            <w:r>
              <w:t xml:space="preserve">“AS IS”</w:t>
            </w:r>
            <w:r>
              <w:t xml:space="preserve">, WITHOUT WARRANTY OF ANY KIND, EXPRESS OR</w:t>
            </w:r>
            <w:r>
              <w:t xml:space="preserve"> </w:t>
            </w:r>
            <w:r>
              <w:t xml:space="preserve">IMPLIED, INCLUDING BUT NOT LIMITED TO THE WARRANTIES OF MERCHANTABILITY,</w:t>
            </w:r>
            <w:r>
              <w:t xml:space="preserve"> </w:t>
            </w:r>
            <w:r>
              <w:t xml:space="preserve">FITNESS FOR A PARTICULAR PURPOSE AND NONINFRINGEMENT. IN NO EVENT SHALL THE</w:t>
            </w:r>
            <w:r>
              <w:t xml:space="preserve"> </w:t>
            </w:r>
            <w:r>
              <w:t xml:space="preserve">AUTHORS OR COPYRIGHT HOLDERS BE LIABLE FOR ANY CLAIM, DAMAGES OR OTHER</w:t>
            </w:r>
            <w:r>
              <w:t xml:space="preserve"> </w:t>
            </w:r>
            <w:r>
              <w:t xml:space="preserve">LIABILITY, WHETHER IN AN ACTION OF CONTRACT, TORT OR OTHERWISE, ARISING FROM,</w:t>
            </w:r>
            <w:r>
              <w:t xml:space="preserve"> </w:t>
            </w:r>
            <w:r>
              <w:t xml:space="preserve">OUT OF OR IN CONNECTION WITH THE SOFTWARE OR THE USE OR OTHER DEALINGS IN THE</w:t>
            </w:r>
            <w:r>
              <w:t xml:space="preserve"> </w:t>
            </w:r>
            <w:r>
              <w:t xml:space="preserve">SOFTWARE.</w:t>
            </w:r>
          </w:p>
          <w:p/>
        </w:tc>
      </w:tr>
    </w:tbl>
    <w:bookmarkStart w:id="19" w:name="def-subspace"/>
    <w:p>
      <w:pPr>
        <w:pStyle w:val="FirstParagraph"/>
      </w:pPr>
      <w:r>
        <w:rPr>
          <w:b/>
          <w:bCs/>
        </w:rPr>
        <w:t xml:space="preserve">Definition 4 (Subspace (linear subspace, vector space, linear space))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subspace</w:t>
      </w:r>
      <w:r>
        <w:t xml:space="preserve"> </w:t>
      </w:r>
      <w:r>
        <w:t xml:space="preserve">[4]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if it is not empty</w:t>
      </w:r>
      <w:r>
        <w:t xml:space="preserve"> </w:t>
      </w:r>
      <w:r>
        <w:t xml:space="preserve">and it is closed under vector addition and scalar multiplication: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w:r>
        <w:t xml:space="preserve">$\mathord{\smash[b]{\underset{\raise.3ex\hbox{$\scriptstyle\sim$}}{u}}\vphantom{u}} \in \mathcal{S}$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\in \mathcal{S}$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$\mathord{\smash[b]{\underset{\raise.3ex\hbox{$\scriptstyle\sim$}}{u}}\vphantom{u}} + \mathord{\smash[b]{\underset{\raise.3ex\hbox{$\scriptstyle\sim$}}{v}}\vphantom{v}} \in \mathcal{S}$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w:r>
        <w:t xml:space="preserve">$\mathord{\smash[b]{\underset{\raise.3ex\hbox{$\scriptstyle\sim$}}{u}}\vphantom{u}} \in \mathcal{S}$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$c \mathord{\smash[b]{\underset{\raise.3ex\hbox{$\scriptstyle\sim$}}{u}}\vphantom{u}} \in \mathcal{S}$</w:t>
      </w:r>
      <w:r>
        <w:t xml:space="preserve">.</w:t>
      </w:r>
    </w:p>
    <w:p>
      <w:pPr>
        <w:pStyle w:val="FirstParagraph"/>
      </w:pPr>
      <w:r>
        <w:t xml:space="preserve">A subspace is also called a</w:t>
      </w:r>
      <w:r>
        <w:t xml:space="preserve"> </w:t>
      </w:r>
      <w:r>
        <w:rPr>
          <w:b/>
          <w:bCs/>
        </w:rPr>
        <w:t xml:space="preserve">linear subspace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vector space</w:t>
      </w:r>
      <w:r>
        <w:t xml:space="preserve">, or a</w:t>
      </w:r>
      <w:r>
        <w:t xml:space="preserve"> </w:t>
      </w:r>
      <w:r>
        <w:rPr>
          <w:b/>
          <w:bCs/>
        </w:rPr>
        <w:t xml:space="preserve">linear space</w:t>
      </w:r>
      <w:r>
        <w:t xml:space="preserve">.</w:t>
      </w:r>
    </w:p>
    <w:bookmarkEnd w:id="19"/>
    <w:bookmarkStart w:id="20" w:name="exm-subspace"/>
    <w:p>
      <w:pPr>
        <w:pStyle w:val="BodyText"/>
      </w:pPr>
      <w:r>
        <w:rPr>
          <w:b/>
          <w:bCs/>
        </w:rPr>
        <w:t xml:space="preserve">Example 3 (A line through the origin is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through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Addition: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Scalar multiplication:</w:t>
      </w:r>
      <w:r>
        <w:t xml:space="preserve"> </w:t>
      </w:r>
      <m:oMath>
        <m:r>
          <m:t>c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t>a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Two other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are</w:t>
      </w:r>
      <w:r>
        <w:t xml:space="preserve"> </w:t>
      </w:r>
      <w:r>
        <w:t xml:space="preserve">the set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that holds only the zero vector,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itself.</w:t>
      </w:r>
    </w:p>
    <w:bookmarkEnd w:id="20"/>
    <w:bookmarkStart w:id="21" w:name="exm-not-subspace"/>
    <w:p>
      <w:pPr>
        <w:pStyle w:val="BodyText"/>
      </w:pPr>
      <w:r>
        <w:rPr>
          <w:b/>
          <w:bCs/>
        </w:rPr>
        <w:t xml:space="preserve">Example 4 (A line that misses the origin is not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horizontal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height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but their sum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</w:t>
      </w:r>
      <w:r>
        <w:t xml:space="preserve"> </w:t>
      </w:r>
      <w:r>
        <w:t xml:space="preserve">because its second entry is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not closed under addition,</w:t>
      </w:r>
      <w:r>
        <w:t xml:space="preserve"> </w:t>
      </w:r>
      <w:r>
        <w:t xml:space="preserve">and it is not a subspace.</w:t>
      </w:r>
    </w:p>
    <w:bookmarkEnd w:id="21"/>
    <w:bookmarkStart w:id="22" w:name="thm-subspace-zero"/>
    <w:p>
      <w:pPr>
        <w:pStyle w:val="BodyText"/>
      </w:pPr>
      <w:r>
        <w:rPr>
          <w:b/>
          <w:bCs/>
        </w:rPr>
        <w:t xml:space="preserve">Theorem 1 (Every subspace contains the zero vector)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$\mathord{\smash[b]{\underset{\raise.3ex\hbox{$\scriptstyle\sim$}}{0}}\vphantom{0}}\in \mathcal{S}$</w:t>
      </w:r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subspace is not empty, so it contains some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.</w:t>
      </w:r>
      <w:r>
        <w:t xml:space="preserve"> </w:t>
      </w:r>
      <w:r>
        <w:t xml:space="preserve">Closure under scalar multiplication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puts</w:t>
      </w:r>
      <w:r>
        <w:t xml:space="preserve"> </w:t>
      </w:r>
      <w:r>
        <w:t xml:space="preserve">$0 \cdot\mathord{\smash[b]{\underset{\raise.3ex\hbox{$\scriptstyle\sim$}}{u}}\vphantom{u}}$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$0 \cdot\mathord{\smash[b]{\underset{\raise.3ex\hbox{$\scriptstyle\sim$}}{u}}\vphantom{u}} = \mathord{\smash[b]{\underset{\raise.3ex\hbox{$\scriptstyle\sim$}}{0}}\vphantom{0}}$</w:t>
      </w:r>
      <w:r>
        <w:t xml:space="preserve">.</w:t>
      </w:r>
    </w:p>
    <w:bookmarkStart w:id="23" w:name="exm-subspace-zero"/>
    <w:p>
      <w:pPr>
        <w:pStyle w:val="BodyText"/>
      </w:pPr>
      <w:r>
        <w:rPr>
          <w:b/>
          <w:bCs/>
        </w:rPr>
        <w:t xml:space="preserve">Example 5 (Using the zero vector to rule out a subspace)</w:t>
      </w:r>
      <w:r>
        <w:t xml:space="preserve"> </w:t>
      </w:r>
      <w:r>
        <w:t xml:space="preserve">The plane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+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does not contain</w:t>
      </w:r>
      <w:r>
        <w:t xml:space="preserve"> </w:t>
      </w:r>
      <w:r>
        <w:t xml:space="preserve">$\mathord{\smash[b]{\underset{\raise.3ex\hbox{$\scriptstyle\sim$}}{0}}\vphantom{0}}= (0, 0, 0)$</w:t>
      </w:r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w:anchor="thm-subspace-zero">
        <w:r>
          <w:rPr>
            <w:rStyle w:val="Hyperlink"/>
          </w:rPr>
          <w:t xml:space="preserve">Theorem 1</w:t>
        </w:r>
      </w:hyperlink>
      <w:r>
        <w:t xml:space="preserve">, it is not a subspace.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in</w:t>
      </w:r>
      <w:r>
        <w:t xml:space="preserve"> </w:t>
      </w:r>
      <w:hyperlink w:anchor="exm-not-subspac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fails the same test: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because its second entry is not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Containing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necessary but not sufficient.</w:t>
      </w:r>
      <w:r>
        <w:t xml:space="preserve"> </w:t>
      </w:r>
      <w:r>
        <w:t xml:space="preserve">The union of the two coordinate axes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contains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neither axis,</w:t>
      </w:r>
      <w:r>
        <w:t xml:space="preserve"> </w:t>
      </w:r>
      <w:r>
        <w:t xml:space="preserve">so the union is not closed under addition and is not a subspace.</w:t>
      </w:r>
    </w:p>
    <w:bookmarkEnd w:id="23"/>
    <w:bookmarkStart w:id="24" w:name="def-span"/>
    <w:p>
      <w:pPr>
        <w:pStyle w:val="BodyText"/>
      </w:pPr>
      <w:r>
        <w:rPr>
          <w:b/>
          <w:bCs/>
        </w:rPr>
        <w:t xml:space="preserve">Definition 5 (Span)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[5]</w:t>
      </w:r>
      <w:r>
        <w:t xml:space="preserve"> </w:t>
      </w:r>
      <w:r>
        <w:t xml:space="preserve">of 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 \in \mathbb{R}^p$</w:t>
      </w:r>
      <w:r>
        <w:t xml:space="preserve"> </w:t>
      </w:r>
      <w:r>
        <w:t xml:space="preserve">is the set of all their linear combinations:</w:t>
      </w:r>
    </w:p>
    <w:p>
      <w:pPr>
        <w:pStyle w:val="BodyText"/>
      </w:pPr>
      <w:r>
        <w:t xml:space="preserve">$$
    \operatorname{span}\mathopen{}\left\{\mathord{\smash[b]{\underset{\raise.3ex\hbox{$\scriptstyle\sim$}}{v}}\vphantom{v}}_1, \ldots, \mathord{\smash[b]{\underset{\raise.3ex\hbox{$\scriptstyle\sim$}}{v}}\vphantom{v}}_k\right\}\mathclose{}
    \stackrel{\text{def}}{=}
    \mathopen{}\left\{c_1 \mathord{\smash[b]{\underset{\raise.3ex\hbox{$\scriptstyle\sim$}}{v}}\vphantom{v}}_1 + \cdots + c_k \mathord{\smash[b]{\underset{\raise.3ex\hbox{$\scriptstyle\sim$}}{v}}\vphantom{v}}_k : c_1, \ldots, c_k \in \mathbb{R}\right\}\mathclose{}.
    $$</w:t>
      </w:r>
    </w:p>
    <w:p>
      <w:pPr>
        <w:pStyle w:val="FirstParagraph"/>
      </w:pPr>
      <w:r>
        <w:t xml:space="preserve">The 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if their span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By convention, the span of the empty list (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) is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and the empty list counts as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since it has no coefficients that could fail to be zero.</w:t>
      </w:r>
    </w:p>
    <w:bookmarkEnd w:id="24"/>
    <w:bookmarkStart w:id="25" w:name="exm-span"/>
    <w:p>
      <w:pPr>
        <w:pStyle w:val="BodyText"/>
      </w:pPr>
      <w:r>
        <w:rPr>
          <w:b/>
          <w:bCs/>
        </w:rPr>
        <w:t xml:space="preserve">Example 6 (Two spans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the set of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only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Adding a vector to a list does not always enlarge its span.</w:t>
      </w:r>
    </w:p>
    <w:bookmarkEnd w:id="25"/>
    <w:bookmarkStart w:id="26" w:name="thm-span-subspace"/>
    <w:p>
      <w:pPr>
        <w:pStyle w:val="FirstParagraph"/>
      </w:pPr>
      <w:r>
        <w:rPr>
          <w:b/>
          <w:bCs/>
        </w:rPr>
        <w:t xml:space="preserve">Theorem 2 (A span is a subspace)</w:t>
      </w:r>
      <w:r>
        <w:t xml:space="preserve"> </w:t>
      </w:r>
      <w:r>
        <w:t xml:space="preserve">For any 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 \in \mathbb{R}^p$</w:t>
      </w:r>
      <w:r>
        <w:t xml:space="preserve">,</w:t>
      </w:r>
      <w:r>
        <w:t xml:space="preserve"> </w:t>
      </w:r>
      <w:r>
        <w:t xml:space="preserve">$\operatorname{span}\mathopen{}\left\{\mathord{\smash[b]{\underset{\raise.3ex\hbox{$\scriptstyle\sim$}}{v}}\vphantom{v}}_1, \ldots, \mathord{\smash[b]{\underset{\raise.3ex\hbox{$\scriptstyle\sim$}}{v}}\vphantom{v}}_k\right\}\mathclose{}$</w:t>
      </w:r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span is not empty:</w:t>
      </w:r>
      <w:r>
        <w:t xml:space="preserve"> </w:t>
      </w:r>
      <w:r>
        <w:t xml:space="preserve">it contains</w:t>
      </w:r>
      <w:r>
        <w:t xml:space="preserve"> </w:t>
      </w:r>
      <w:r>
        <w:t xml:space="preserve">$0 \cdot\mathord{\smash[b]{\underset{\raise.3ex\hbox{$\scriptstyle\sim$}}{v}}\vphantom{v}}_1 + \cdots + 0 \cdot\mathord{\smash[b]{\underset{\raise.3ex\hbox{$\scriptstyle\sim$}}{v}}\vphantom{v}}_k = \mathord{\smash[b]{\underset{\raise.3ex\hbox{$\scriptstyle\sim$}}{0}}\vphantom{0}}$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  <w:r>
        <w:t xml:space="preserve"> </w:t>
      </w:r>
      <w:r>
        <w:t xml:space="preserve">Take two vectors in the span,</w:t>
      </w:r>
      <w:r>
        <w:t xml:space="preserve"> </w:t>
      </w:r>
      <w:r>
        <w:t xml:space="preserve">$\mathord{\smash[b]{\underset{\raise.3ex\hbox{$\scriptstyle\sim$}}{u}}\vphantom{u}} = a_1 \mathord{\smash[b]{\underset{\raise.3ex\hbox{$\scriptstyle\sim$}}{v}}\vphantom{v}}_1 + \cdots + a_k \mathord{\smash[b]{\underset{\raise.3ex\hbox{$\scriptstyle\sim$}}{v}}\vphantom{v}}_k$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 = b_1 \mathord{\smash[b]{\underset{\raise.3ex\hbox{$\scriptstyle\sim$}}{v}}\vphantom{v}}_1 + \cdots + b_k \mathord{\smash[b]{\underset{\raise.3ex\hbox{$\scriptstyle\sim$}}{v}}\vphantom{v}}_k$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\mathord{\smash[b]{\underset{\raise.3ex\hbox{$\scriptstyle\sim$}}{u}}\vphantom{u}} + \mathord{\smash[b]{\underset{\raise.3ex\hbox{$\scriptstyle\sim$}}{w}}\vphantom{w}}
    &amp;= (a_1 \mathord{\smash[b]{\underset{\raise.3ex\hbox{$\scriptstyle\sim$}}{v}}\vphantom{v}}_1 + \cdots + a_k \mathord{\smash[b]{\underset{\raise.3ex\hbox{$\scriptstyle\sim$}}{v}}\vphantom{v}}_k)
     + (b_1 \mathord{\smash[b]{\underset{\raise.3ex\hbox{$\scriptstyle\sim$}}{v}}\vphantom{v}}_1 + \cdots + b_k \mathord{\smash[b]{\underset{\raise.3ex\hbox{$\scriptstyle\sim$}}{v}}\vphantom{v}}_k)
    &amp;&amp; \text{(substitute the two combinations)}
    \\
    &amp;= (a_1 + b_1)\,\mathord{\smash[b]{\underset{\raise.3ex\hbox{$\scriptstyle\sim$}}{v}}\vphantom{v}}_1 + \cdots + (a_k + b_k)\,\mathord{\smash[b]{\underset{\raise.3ex\hbox{$\scriptstyle\sim$}}{v}}\vphantom{v}}_k
    &amp;&amp; \text{(regroup, and distribute each } \mathord{\smash[b]{\underset{\raise.3ex\hbox{$\scriptstyle\sim$}}{v}}\vphantom{v}}_i \text{)}
    \end{aligned}
    $$</w:t>
      </w:r>
    </w:p>
    <w:p>
      <w:pPr>
        <w:pStyle w:val="FirstParagraph"/>
      </w:pPr>
      <w:r>
        <w:t xml:space="preserve">which is a linear combination of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,</w:t>
      </w:r>
      <w:r>
        <w:t xml:space="preserve"> </w:t>
      </w:r>
      <w:r>
        <w:t xml:space="preserve">so it is in the span.</w:t>
      </w:r>
    </w:p>
    <w:p>
      <w:pPr>
        <w:pStyle w:val="BodyText"/>
      </w:pPr>
      <w:r>
        <w:rPr>
          <w:b/>
          <w:bCs/>
        </w:rPr>
        <w:t xml:space="preserve">Scalar multiplication.</w:t>
      </w:r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w:r>
        <w:t xml:space="preserve">$$
    \begin{aligned}
    c\,\mathord{\smash[b]{\underset{\raise.3ex\hbox{$\scriptstyle\sim$}}{u}}\vphantom{u}}
    &amp;= c\,(a_1 \mathord{\smash[b]{\underset{\raise.3ex\hbox{$\scriptstyle\sim$}}{v}}\vphantom{v}}_1 + \cdots + a_k \mathord{\smash[b]{\underset{\raise.3ex\hbox{$\scriptstyle\sim$}}{v}}\vphantom{v}}_k)
    &amp;&amp; \text{(substitute the combination)}
    \\
    &amp;= (c a_1)\,\mathord{\smash[b]{\underset{\raise.3ex\hbox{$\scriptstyle\sim$}}{v}}\vphantom{v}}_1 + \cdots + (c a_k)\,\mathord{\smash[b]{\underset{\raise.3ex\hbox{$\scriptstyle\sim$}}{v}}\vphantom{v}}_k
    &amp;&amp; \text{(distribute } c \text{ over the sum)}
    \end{aligned}
    $$</w:t>
      </w:r>
    </w:p>
    <w:p>
      <w:pPr>
        <w:pStyle w:val="FirstParagraph"/>
      </w:pPr>
      <w:r>
        <w:t xml:space="preserve">which is again in the span.</w:t>
      </w:r>
    </w:p>
    <w:bookmarkStart w:id="28" w:name="exm-span-subspace"/>
    <w:p>
      <w:pPr>
        <w:pStyle w:val="BodyText"/>
      </w:pPr>
      <w:r>
        <w:rPr>
          <w:b/>
          <w:bCs/>
        </w:rPr>
        <w:t xml:space="preserve">Example 7 (The line in</w:t>
      </w:r>
      <w:r>
        <w:rPr>
          <w:b/>
          <w:bCs/>
        </w:rPr>
        <w:t xml:space="preserve"> </w:t>
      </w:r>
      <w:hyperlink w:anchor="exm-sub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is a span)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span-subspac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 a second</w:t>
      </w:r>
      <w:r>
        <w:t xml:space="preserve"> </w:t>
      </w:r>
      <w:hyperlink r:id="rId27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that it is a subspace.</w:t>
      </w:r>
      <w:r>
        <w:t xml:space="preserve"> </w:t>
      </w:r>
      <w:r>
        <w:t xml:space="preserve">Likewise,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because it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28"/>
    <w:bookmarkStart w:id="29" w:name="thm-matvec-columns"/>
    <w:p>
      <w:pPr>
        <w:pStyle w:val="BodyText"/>
      </w:pPr>
      <w:r>
        <w:rPr>
          <w:b/>
          <w:bCs/>
        </w:rPr>
        <w:t xml:space="preserve">Theorem 3 (A matrix-vector product combines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 \in \mathbb{R}^n$</w:t>
      </w:r>
      <w:r>
        <w:t xml:space="preserve">, then</w:t>
      </w:r>
    </w:p>
    <w:p>
      <w:pPr>
        <w:pStyle w:val="BodyText"/>
      </w:pPr>
      <w:r>
        <w:t xml:space="preserve">$$
    \mathbf{A} \mathord{\smash[b]{\underset{\raise.3ex\hbox{$\scriptstyle\sim$}}{x}}\vphantom{x}} = x_1 \mathord{\smash[b]{\underset{\raise.3ex\hbox{$\scriptstyle\sim$}}{a}}\vphantom{a}}_1 + \cdots + x_n \mathord{\smash[b]{\underset{\raise.3ex\hbox{$\scriptstyle\sim$}}{a}}\vphantom{a}}_n.
    $$</w:t>
      </w:r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the two sides, for each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w:r>
        <w:t xml:space="preserve">$$
    \begin{aligned}
    (\mathbf{A} \mathord{\smash[b]{\underset{\raise.3ex\hbox{$\scriptstyle\sim$}}{x}}\vphantom{x}})_i
    &amp;= a_{i1} x_1 + \cdots + a_{in} x_n
    &amp;&amp; \text{(}\text{Definition~13 in Matrices}\text{)}
    \\
    &amp;= x_1 a_{i1} + \cdots + x_n a_{in}
    &amp;&amp; \text{(multiplication of numbers is commutative)}
    \\
    &amp;= (x_1 \mathord{\smash[b]{\underset{\raise.3ex\hbox{$\scriptstyle\sim$}}{a}}\vphantom{a}}_1 + \cdots + x_n \mathord{\smash[b]{\underset{\raise.3ex\hbox{$\scriptstyle\sim$}}{a}}\vphantom{a}}_n)_i
    &amp;&amp; \text{(entry } i \text{ of each } x_j \mathord{\smash[b]{\underset{\raise.3ex\hbox{$\scriptstyle\sim$}}{a}}\vphantom{a}}_j \text{ is } x_j a_{ij} \text{)}
    \end{aligned}
    $$</w:t>
      </w:r>
    </w:p>
    <w:bookmarkStart w:id="31" w:name="exm-matvec-columns"/>
    <w:p>
      <w:pPr>
        <w:pStyle w:val="FirstParagraph"/>
      </w:pPr>
      <w:r>
        <w:rPr>
          <w:b/>
          <w:bCs/>
        </w:rPr>
        <w:t xml:space="preserve">Example 8 (A product as a combination of columns)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same answer as computing each entry as a row-times-vector dot product</w:t>
      </w:r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Remark 4 in Matrices</w:t>
        </w:r>
      </w:hyperlink>
      <w:r>
        <w:t xml:space="preserve">).</w:t>
      </w:r>
    </w:p>
    <w:bookmarkEnd w:id="31"/>
    <w:bookmarkStart w:id="32" w:name="thm-matvec-linear"/>
    <w:p>
      <w:pPr>
        <w:pStyle w:val="BodyText"/>
      </w:pPr>
      <w:r>
        <w:rPr>
          <w:b/>
          <w:bCs/>
        </w:rPr>
        <w:t xml:space="preserve">Theorem 4 (A matrix maps a combination to the same combination of images)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$\mathord{\smash[b]{\underset{\raise.3ex\hbox{$\scriptstyle\sim$}}{z}}\vphantom{z}}_1, \ldots, \mathord{\smash[b]{\underset{\raise.3ex\hbox{$\scriptstyle\sim$}}{z}}\vphantom{z}}_k \in \mathbb{R}^n$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w:r>
        <w:t xml:space="preserve">$$
    \mathbf{A}\,(c_1 \mathord{\smash[b]{\underset{\raise.3ex\hbox{$\scriptstyle\sim$}}{z}}\vphantom{z}}_1 + \cdots + c_k \mathord{\smash[b]{\underset{\raise.3ex\hbox{$\scriptstyle\sim$}}{z}}\vphantom{z}}_k)
    = c_1\,\mathbf{A} \mathord{\smash[b]{\underset{\raise.3ex\hbox{$\scriptstyle\sim$}}{z}}\vphantom{z}}_1 + \cdots + c_k\,\mathbf{A} \mathord{\smash[b]{\underset{\raise.3ex\hbox{$\scriptstyle\sim$}}{z}}\vphantom{z}}_k.
    $$</w:t>
      </w:r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function</w:t>
      </w:r>
      <w:r>
        <w:t xml:space="preserve"> </w:t>
      </w:r>
      <w:r>
        <w:t xml:space="preserve">$\mathord{\smash[b]{\underset{\raise.3ex\hbox{$\scriptstyle\sim$}}{x}}\vphantom{x}}\mapsto \mathbf{A}\mathord{\smash[b]{\underset{\raise.3ex\hbox{$\scriptstyle\sim$}}{x}}\vphantom{x}}$</w:t>
      </w:r>
      <w:r>
        <w:t xml:space="preserve"> </w:t>
      </w:r>
      <w:r>
        <w:t xml:space="preserve">is a linear map</w:t>
      </w:r>
      <w:r>
        <w:t xml:space="preserve"> </w:t>
      </w:r>
      <w:r>
        <w:t xml:space="preserve">by</w:t>
      </w:r>
      <w:r>
        <w:t xml:space="preserve"> </w:t>
      </w:r>
      <w:hyperlink r:id="rId33">
        <w:r>
          <w:rPr>
            <w:rStyle w:val="Hyperlink"/>
          </w:rPr>
          <w:t xml:space="preserve">Theorem 10 in Matrices</w:t>
        </w:r>
      </w:hyperlink>
      <w:r>
        <w:t xml:space="preserve">,</w:t>
      </w:r>
      <w:r>
        <w:t xml:space="preserve"> </w:t>
      </w:r>
      <w:r>
        <w:t xml:space="preserve">and a linear map preserves linear combinations</w:t>
      </w:r>
      <w:r>
        <w:t xml:space="preserve"> </w:t>
      </w:r>
      <w:r>
        <w:t xml:space="preserve">by</w:t>
      </w:r>
      <w:r>
        <w:t xml:space="preserve"> </w:t>
      </w:r>
      <w:hyperlink r:id="rId34">
        <w:r>
          <w:rPr>
            <w:rStyle w:val="Hyperlink"/>
          </w:rPr>
          <w:t xml:space="preserve">Theorem 11 in Matrices</w:t>
        </w:r>
      </w:hyperlink>
      <w:r>
        <w:t xml:space="preserve">.</w:t>
      </w:r>
      <w:r>
        <w:t xml:space="preserve"> </w:t>
      </w:r>
      <w:r>
        <w:t xml:space="preserve">Applying that theorem with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$\mathord{\smash[b]{\underset{\raise.3ex\hbox{$\scriptstyle\sim$}}{v}}\vphantom{v}}_i = \mathord{\smash[b]{\underset{\raise.3ex\hbox{$\scriptstyle\sim$}}{z}}\vphantom{z}}_i$</w:t>
      </w:r>
      <w:r>
        <w:t xml:space="preserve"> </w:t>
      </w:r>
      <w:r>
        <w:t xml:space="preserve">gives the identity.</w:t>
      </w:r>
    </w:p>
    <w:bookmarkStart w:id="35" w:name="exm-matvec-linear"/>
    <w:p>
      <w:pPr>
        <w:pStyle w:val="BodyText"/>
      </w:pPr>
      <w:r>
        <w:rPr>
          <w:b/>
          <w:bCs/>
        </w:rPr>
        <w:t xml:space="preserve">Example 9 (Applying a matrix to a combination)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$\mathord{\smash[b]{\underset{\raise.3ex\hbox{$\scriptstyle\sim$}}{z}}\vphantom{z}}_1 = (1,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$\mathord{\smash[b]{\underset{\raise.3ex\hbox{$\scriptstyle\sim$}}{z}}\vphantom{z}}_2 = (0, 1)$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$\mathbf{A} \mathord{\smash[b]{\underset{\raise.3ex\hbox{$\scriptstyle\sim$}}{z}}\vphantom{z}}_1 = (1,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$\mathbf{A} \mathord{\smash[b]{\underset{\raise.3ex\hbox{$\scriptstyle\sim$}}{z}}\vphantom{z}}_2 = (2, 4)$</w:t>
      </w:r>
      <w:r>
        <w:t xml:space="preserve">,</w:t>
      </w:r>
      <w:r>
        <w:t xml:space="preserve"> </w:t>
      </w:r>
      <w:r>
        <w:t xml:space="preserve">and for the combination</w:t>
      </w:r>
      <w:r>
        <w:t xml:space="preserve"> </w:t>
      </w:r>
      <w:r>
        <w:t xml:space="preserve">$2 \mathord{\smash[b]{\underset{\raise.3ex\hbox{$\scriptstyle\sim$}}{z}}\vphantom{z}}_1 - \mathord{\smash[b]{\underset{\raise.3ex\hbox{$\scriptstyle\sim$}}{z}}\vphantom{z}}_2 = (2, -1)$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w:r>
        <w:t xml:space="preserve">$2\,\mathbf{A} \mathord{\smash[b]{\underset{\raise.3ex\hbox{$\scriptstyle\sim$}}{z}}\vphantom{z}}_1 - \mathbf{A} \mathord{\smash[b]{\underset{\raise.3ex\hbox{$\scriptstyle\sim$}}{z}}\vphantom{z}}_2$</w:t>
      </w:r>
      <w:r>
        <w:t xml:space="preserve">, as</w:t>
      </w:r>
      <w:r>
        <w:t xml:space="preserve"> </w:t>
      </w:r>
      <w:hyperlink w:anchor="thm-matvec-linear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35"/>
    <w:bookmarkStart w:id="36" w:name="thm-many-vectors-dependent"/>
    <w:p>
      <w:pPr>
        <w:pStyle w:val="BodyText"/>
      </w:pPr>
      <w:r>
        <w:rPr>
          <w:b/>
          <w:bCs/>
        </w:rPr>
        <w:t xml:space="preserve">Theorem 5 (More than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dependent)</w:t>
      </w:r>
      <w:r>
        <w:t xml:space="preserve"> </w:t>
      </w:r>
      <w:r>
        <w:t xml:space="preserve">If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, then any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 \in \mathbb{R}^p$</w:t>
      </w:r>
      <w:r>
        <w:t xml:space="preserve"> </w:t>
      </w:r>
      <w:r>
        <w:t xml:space="preserve">are not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not all zero, satisfy</w:t>
      </w:r>
      <w:r>
        <w:t xml:space="preserve"> </w:t>
      </w:r>
      <w:r>
        <w:t xml:space="preserve">$c_1 \mathord{\smash[b]{\underset{\raise.3ex\hbox{$\scriptstyle\sim$}}{v}}\vphantom{v}}_1 + \cdots + c_k \mathord{\smash[b]{\underset{\raise.3ex\hbox{$\scriptstyle\sim$}}{v}}\vphantom{v}}_k = \mathord{\smash[b]{\underset{\raise.3ex\hbox{$\scriptstyle\sim$}}{0}}\vphantom{0}}_p$</w:t>
      </w:r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r:id="rId3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w:r>
        <w:t xml:space="preserve">$\mathord{\smash[b]{\underset{\raise.3ex\hbox{$\scriptstyle\sim$}}{v}}\vphantom{v}}_i$</w:t>
      </w:r>
      <w:r>
        <w:t xml:space="preserve"> </w:t>
      </w:r>
      <w:r>
        <w:t xml:space="preserve">is a single number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, and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Otherwise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assume the</w:t>
      </w:r>
      <w:r>
        <w:t xml:space="preserve"> </w:t>
      </w:r>
      <w:hyperlink r:id="rId38">
        <w:r>
          <w:rPr>
            <w:rStyle w:val="Hyperlink"/>
          </w:rPr>
          <w:t xml:space="preserve">theorem</w:t>
        </w:r>
      </w:hyperlink>
      <w:r>
        <w:t xml:space="preserve"> </w:t>
      </w:r>
      <w:r>
        <w:t xml:space="preserve">holds 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take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</m:oMath>
      <w:r>
        <w:t xml:space="preserve"> </w:t>
      </w:r>
      <w:r>
        <w:t xml:space="preserve">for the last entry of</w:t>
      </w:r>
      <w:r>
        <w:t xml:space="preserve"> </w:t>
      </w:r>
      <w:r>
        <w:t xml:space="preserve">$\mathord{\smash[b]{\underset{\raise.3ex\hbox{$\scriptstyle\sim$}}{v}}\vphantom{v}}_i$</w:t>
      </w:r>
      <w:r>
        <w:t xml:space="preserve">.</w:t>
      </w:r>
    </w:p>
    <w:p>
      <w:pPr>
        <w:pStyle w:val="BodyText"/>
      </w:pPr>
      <w:r>
        <w:rPr>
          <w:i/>
          <w:iCs/>
        </w:rPr>
        <w:t xml:space="preserve">Case 1: every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Deleting the last entry gives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which by the inductive hypothesis have a combination</w:t>
      </w:r>
      <w:r>
        <w:t xml:space="preserve"> </w:t>
      </w:r>
      <w:r>
        <w:t xml:space="preserve">with coefficients not all zero that equals</w:t>
      </w:r>
      <w:r>
        <w:t xml:space="preserve"> </w:t>
      </w:r>
      <w:r>
        <w:t xml:space="preserve">$\mathord{\smash[b]{\underset{\raise.3ex\hbox{$\scriptstyle\sim$}}{0}}\vphantom{0}}_{p-1}$</w:t>
      </w:r>
      <w:r>
        <w:t xml:space="preserve">.</w:t>
      </w:r>
      <w:r>
        <w:t xml:space="preserve"> </w:t>
      </w:r>
      <w:r>
        <w:t xml:space="preserve">The same coefficients combine the original vectors to</w:t>
      </w:r>
      <w:r>
        <w:t xml:space="preserve"> </w:t>
      </w:r>
      <w:r>
        <w:t xml:space="preserve">$\mathord{\smash[b]{\underset{\raise.3ex\hbox{$\scriptstyle\sim$}}{0}}\vphantom{0}}_p$</w:t>
      </w:r>
      <w:r>
        <w:t xml:space="preserve">,</w:t>
      </w:r>
      <w:r>
        <w:t xml:space="preserve"> </w:t>
      </w:r>
      <w:r>
        <w:t xml:space="preserve">since every last entry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Case 2: some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Renumber the vectors so that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let</w:t>
      </w:r>
    </w:p>
    <w:p>
      <w:pPr>
        <w:pStyle w:val="BodyText"/>
      </w:pPr>
      <w:r>
        <w:t xml:space="preserve">$$
    \mathord{\smash[b]{\underset{\raise.3ex\hbox{$\scriptstyle\sim$}}{w}}\vphantom{w}}_i \stackrel{\text{def}}{=}\mathord{\smash[b]{\underset{\raise.3ex\hbox{$\scriptstyle\sim$}}{v}}\vphantom{v}}_i - \frac{v_{i,p}}{v_{k,p}}\,\mathord{\smash[b]{\underset{\raise.3ex\hbox{$\scriptstyle\sim$}}{v}}\vphantom{v}}_k.
    $$</w:t>
      </w:r>
    </w:p>
    <w:p>
      <w:pPr>
        <w:pStyle w:val="FirstParagraph"/>
      </w:pPr>
      <w:r>
        <w:t xml:space="preserve">The last entry of</w:t>
      </w:r>
      <w:r>
        <w:t xml:space="preserve"> </w:t>
      </w:r>
      <w:r>
        <w:t xml:space="preserve">$\mathord{\smash[b]{\underset{\raise.3ex\hbox{$\scriptstyle\sim$}}{w}}\vphantom{w}}_i$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−</m:t>
        </m:r>
        <m:f>
          <m:fPr>
            <m:type m:val="bar"/>
          </m:fPr>
          <m:num>
            <m:sSub>
              <m:e>
                <m:r>
                  <m:t>v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num>
          <m:den>
            <m:sSub>
              <m:e>
                <m:r>
                  <m:t>v</m:t>
                </m:r>
              </m:e>
              <m:sub>
                <m:r>
                  <m:t>k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den>
        </m:f>
        <m:r>
          <m:t> </m:t>
        </m:r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Deleting that zero last entry gives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 by the inductive hypothesis</w:t>
      </w:r>
      <w:r>
        <w:t xml:space="preserve"> </w:t>
      </w:r>
      <w:r>
        <w:t xml:space="preserve">there are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not all zero,</w:t>
      </w:r>
      <w:r>
        <w:t xml:space="preserve"> </w:t>
      </w:r>
      <w:r>
        <w:t xml:space="preserve">whose combination of the shortened vectors is</w:t>
      </w:r>
      <w:r>
        <w:t xml:space="preserve"> </w:t>
      </w:r>
      <w:r>
        <w:t xml:space="preserve">$\mathord{\smash[b]{\underset{\raise.3ex\hbox{$\scriptstyle\sim$}}{0}}\vphantom{0}}_{p-1}$</w:t>
      </w:r>
      <w:r>
        <w:t xml:space="preserve">.</w:t>
      </w:r>
      <w:r>
        <w:t xml:space="preserve"> </w:t>
      </w:r>
      <w:r>
        <w:t xml:space="preserve">Putting the zero last entries back gives</w:t>
      </w:r>
      <w:r>
        <w:t xml:space="preserve"> </w:t>
      </w:r>
      <w:r>
        <w:t xml:space="preserve">$c_1 \mathord{\smash[b]{\underset{\raise.3ex\hbox{$\scriptstyle\sim$}}{w}}\vphantom{w}}_1 + \cdots + c_{k-1} \mathord{\smash[b]{\underset{\raise.3ex\hbox{$\scriptstyle\sim$}}{w}}\vphantom{w}}_{k-1} = \mathord{\smash[b]{\underset{\raise.3ex\hbox{$\scriptstyle\sim$}}{0}}\vphantom{0}}_p$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\mathord{\smash[b]{\underset{\raise.3ex\hbox{$\scriptstyle\sim$}}{0}}\vphantom{0}}_p
    &amp;= c_1 \mathord{\smash[b]{\underset{\raise.3ex\hbox{$\scriptstyle\sim$}}{w}}\vphantom{w}}_1 + \cdots + c_{k-1} \mathord{\smash[b]{\underset{\raise.3ex\hbox{$\scriptstyle\sim$}}{w}}\vphantom{w}}_{k-1}
    &amp;&amp; \text{(choice of } c_1, \ldots, c_{k-1} \text{)}
    \\
    &amp;= \sum_{i=1}^{k-1} c_i \mathopen{}\left(\mathord{\smash[b]{\underset{\raise.3ex\hbox{$\scriptstyle\sim$}}{v}}\vphantom{v}}_i - \frac{v_{i,p}}{v_{k,p}}\,\mathord{\smash[b]{\underset{\raise.3ex\hbox{$\scriptstyle\sim$}}{v}}\vphantom{v}}_k\right)\mathclose{}
    &amp;&amp; \text{(definition of } \mathord{\smash[b]{\underset{\raise.3ex\hbox{$\scriptstyle\sim$}}{w}}\vphantom{w}}_i \text{)}
    \\
    &amp;= \sum_{i=1}^{k-1} c_i \mathord{\smash[b]{\underset{\raise.3ex\hbox{$\scriptstyle\sim$}}{v}}\vphantom{v}}_i
     - \sum_{i=1}^{k-1} \frac{c_i v_{i,p}}{v_{k,p}}\,\mathord{\smash[b]{\underset{\raise.3ex\hbox{$\scriptstyle\sim$}}{v}}\vphantom{v}}_k
    &amp;&amp; \text{(distribute each } c_i \text{, and split the sum)}
    \\
    &amp;= c_1 \mathord{\smash[b]{\underset{\raise.3ex\hbox{$\scriptstyle\sim$}}{v}}\vphantom{v}}_1 + \cdots + c_{k-1} \mathord{\smash[b]{\underset{\raise.3ex\hbox{$\scriptstyle\sim$}}{v}}\vphantom{v}}_{k-1}
     - \mathopen{}\left(\sum_{i=1}^{k-1} \frac{c_i v_{i,p}}{v_{k,p}}\right)\mathclose{}\,\mathord{\smash[b]{\underset{\raise.3ex\hbox{$\scriptstyle\sim$}}{v}}\vphantom{v}}_k,
    &amp;&amp; \text{(factor } \mathord{\smash[b]{\underset{\raise.3ex\hbox{$\scriptstyle\sim$}}{v}}\vphantom{v}}_k \text{ out of the second sum)}
    \end{aligned}
    $$</w:t>
      </w:r>
    </w:p>
    <w:p>
      <w:pPr>
        <w:pStyle w:val="FirstParagraph"/>
      </w:pPr>
      <w:r>
        <w:t xml:space="preserve">a combination of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equal to</w:t>
      </w:r>
      <w:r>
        <w:t xml:space="preserve"> </w:t>
      </w:r>
      <w:r>
        <w:t xml:space="preserve">$\mathord{\smash[b]{\underset{\raise.3ex\hbox{$\scriptstyle\sim$}}{0}}\vphantom{0}}_p$</w:t>
      </w:r>
      <w:r>
        <w:t xml:space="preserve"> </w:t>
      </w:r>
      <w:r>
        <w:t xml:space="preserve">whose first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coefficients are not all zero.</w:t>
      </w:r>
    </w:p>
    <w:bookmarkStart w:id="39" w:name="exm-many-vectors-dependent"/>
    <w:p>
      <w:pPr>
        <w:pStyle w:val="BodyText"/>
      </w:pPr>
      <w:r>
        <w:rPr>
          <w:b/>
          <w:bCs/>
        </w:rPr>
        <w:t xml:space="preserve">Example 10 (Three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linearly dependent,</w:t>
      </w:r>
      <w:r>
        <w:t xml:space="preserve"> </w:t>
      </w:r>
      <w:r>
        <w:t xml:space="preserve">and indeed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theorem says nothing about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vectors: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while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(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).</w:t>
      </w:r>
    </w:p>
    <w:bookmarkEnd w:id="39"/>
    <w:bookmarkStart w:id="40" w:name="def-basis"/>
    <w:p>
      <w:pPr>
        <w:pStyle w:val="BodyText"/>
      </w:pPr>
      <w:r>
        <w:rPr>
          <w:b/>
          <w:bCs/>
        </w:rPr>
        <w:t xml:space="preserve">Definition 6 (Basis)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basis</w:t>
      </w:r>
      <w:r>
        <w:t xml:space="preserve"> </w:t>
      </w:r>
      <w:r>
        <w:t xml:space="preserve">[6]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a list of vectors 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0"/>
    <w:bookmarkStart w:id="41" w:name="exm-basis"/>
    <w:p>
      <w:pPr>
        <w:pStyle w:val="BodyText"/>
      </w:pPr>
      <w:r>
        <w:rPr>
          <w:b/>
          <w:bCs/>
        </w:rPr>
        <w:t xml:space="preserve">Example 11 (Two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equals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also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shows 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in the first entry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 the second.</w:t>
      </w:r>
    </w:p>
    <w:bookmarkEnd w:id="41"/>
    <w:bookmarkStart w:id="42" w:name="exm-not-basis"/>
    <w:p>
      <w:pPr>
        <w:pStyle w:val="FirstParagraph"/>
      </w:pPr>
      <w:r>
        <w:rPr>
          <w:b/>
          <w:bCs/>
        </w:rPr>
        <w:t xml:space="preserve">Example 12 (Lists that are not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They are not linearly independent,</w:t>
      </w:r>
      <w:r>
        <w:t xml:space="preserve"> </w:t>
      </w:r>
      <w:r>
        <w:t xml:space="preserve">since</w:t>
      </w:r>
      <w:r>
        <w:t xml:space="preserve"> </w:t>
      </w:r>
      <w:r>
        <w:t xml:space="preserve">$2\,(1, 0) - (2, 0)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 they do not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every combination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their span.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but they are not a basis:</w:t>
      </w:r>
      <w:r>
        <w:t xml:space="preserve"> </w:t>
      </w:r>
      <w:r>
        <w:t xml:space="preserve">$(1, 0) + (0, 1) - (1, 1)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they are not linearly independent.</w:t>
      </w:r>
    </w:p>
    <w:bookmarkEnd w:id="42"/>
    <w:bookmarkStart w:id="43" w:name="thm-basis-unique"/>
    <w:p>
      <w:pPr>
        <w:pStyle w:val="FirstParagraph"/>
      </w:pPr>
      <w:r>
        <w:rPr>
          <w:b/>
          <w:bCs/>
        </w:rPr>
        <w:t xml:space="preserve">Theorem 6 (Coefficients in a basis are unique)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 </w:t>
      </w:r>
      <w:r>
        <w:t xml:space="preserve">is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 every</w:t>
      </w:r>
      <w:r>
        <w:t xml:space="preserve"> </w:t>
      </w:r>
      <w:r>
        <w:t xml:space="preserve">$\mathord{\smash[b]{\underset{\raise.3ex\hbox{$\scriptstyle\sim$}}{x}}\vphantom{x}} \in \mathcal{S}$</w:t>
      </w:r>
      <w:r>
        <w:t xml:space="preserve"> </w:t>
      </w:r>
      <w:r>
        <w:t xml:space="preserve">is a linear combination</w:t>
      </w:r>
      <w:r>
        <w:t xml:space="preserve"> </w:t>
      </w:r>
      <w:r>
        <w:t xml:space="preserve">$\mathord{\smash[b]{\underset{\raise.3ex\hbox{$\scriptstyle\sim$}}{x}}\vphantom{x}} = c_1 \mathord{\smash[b]{\underset{\raise.3ex\hbox{$\scriptstyle\sim$}}{a}}\vphantom{a}}_1 + \cdots + c_k \mathord{\smash[b]{\underset{\raise.3ex\hbox{$\scriptstyle\sim$}}{a}}\vphantom{a}}_k$</w:t>
      </w:r>
      <w:r>
        <w:t xml:space="preserve"> </w:t>
      </w:r>
      <w:r>
        <w:t xml:space="preserve">for exactly one list of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least one such list exists,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Suppose two lists both work:</w:t>
      </w:r>
    </w:p>
    <w:p>
      <w:pPr>
        <w:pStyle w:val="BodyText"/>
      </w:pPr>
      <w:r>
        <w:t xml:space="preserve">$$
    \begin{aligned}
    c_1 \mathord{\smash[b]{\underset{\raise.3ex\hbox{$\scriptstyle\sim$}}{a}}\vphantom{a}}_1 + \cdots + c_k \mathord{\smash[b]{\underset{\raise.3ex\hbox{$\scriptstyle\sim$}}{a}}\vphantom{a}}_k
    &amp;= \mathord{\smash[b]{\underset{\raise.3ex\hbox{$\scriptstyle\sim$}}{x}}\vphantom{x}} \\
    &amp;= d_1 \mathord{\smash[b]{\underset{\raise.3ex\hbox{$\scriptstyle\sim$}}{a}}\vphantom{a}}_1 + \cdots + d_k \mathord{\smash[b]{\underset{\raise.3ex\hbox{$\scriptstyle\sim$}}{a}}\vphantom{a}}_k.
    \end{aligned}
    $$</w:t>
      </w:r>
    </w:p>
    <w:p>
      <w:pPr>
        <w:pStyle w:val="FirstParagraph"/>
      </w:pPr>
      <w:r>
        <w:t xml:space="preserve">Subtracting the right side from the left side gives</w:t>
      </w:r>
    </w:p>
    <w:p>
      <w:pPr>
        <w:pStyle w:val="BodyText"/>
      </w:pPr>
      <w:r>
        <w:t xml:space="preserve">$$
    \begin{aligned}
    \mathord{\smash[b]{\underset{\raise.3ex\hbox{$\scriptstyle\sim$}}{0}}\vphantom{0}}
    &amp;= (c_1 \mathord{\smash[b]{\underset{\raise.3ex\hbox{$\scriptstyle\sim$}}{a}}\vphantom{a}}_1 + \cdots + c_k \mathord{\smash[b]{\underset{\raise.3ex\hbox{$\scriptstyle\sim$}}{a}}\vphantom{a}}_k)
     - (d_1 \mathord{\smash[b]{\underset{\raise.3ex\hbox{$\scriptstyle\sim$}}{a}}\vphantom{a}}_1 + \cdots + d_k \mathord{\smash[b]{\underset{\raise.3ex\hbox{$\scriptstyle\sim$}}{a}}\vphantom{a}}_k)
    &amp;&amp; \text{(both combinations equal } \mathord{\smash[b]{\underset{\raise.3ex\hbox{$\scriptstyle\sim$}}{x}}\vphantom{x}} \text{)}
    \\
    &amp;= (c_1 - d_1)\,\mathord{\smash[b]{\underset{\raise.3ex\hbox{$\scriptstyle\sim$}}{a}}\vphantom{a}}_1 + \cdots + (c_k - d_k)\,\mathord{\smash[b]{\underset{\raise.3ex\hbox{$\scriptstyle\sim$}}{a}}\vphantom{a}}_k
    &amp;&amp; \text{(regroup, and distribute each } \mathord{\smash[b]{\underset{\raise.3ex\hbox{$\scriptstyle\sim$}}{a}}\vphantom{a}}_i \text{)}
    \end{aligned}
    $$</w:t>
      </w:r>
    </w:p>
    <w:p>
      <w:pPr>
        <w:pStyle w:val="FirstParagraph"/>
      </w:pPr>
      <w:r>
        <w:t xml:space="preserve">Because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every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exm-basis-unique"/>
    <w:p>
      <w:pPr>
        <w:pStyle w:val="BodyText"/>
      </w:pPr>
      <w:r>
        <w:rPr>
          <w:b/>
          <w:bCs/>
        </w:rPr>
        <w:t xml:space="preserve">Example 13 (Coefficients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5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no other coefficients work.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formula 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same vector has different coefficients in different bases,</w:t>
      </w:r>
      <w:r>
        <w:t xml:space="preserve"> </w:t>
      </w:r>
      <w:r>
        <w:t xml:space="preserve">but within one basis its coefficients are unique.</w:t>
      </w:r>
    </w:p>
    <w:p>
      <w:pPr>
        <w:pStyle w:val="BodyText"/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independent,</w:t>
      </w:r>
      <w:r>
        <w:t xml:space="preserve"> </w:t>
      </w:r>
      <w:r>
        <w:t xml:space="preserve">and the coefficients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unique: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4"/>
    <w:bookmarkStart w:id="45" w:name="def-coordinates"/>
    <w:p>
      <w:pPr>
        <w:pStyle w:val="FirstParagraph"/>
      </w:pPr>
      <w:r>
        <w:rPr>
          <w:b/>
          <w:bCs/>
        </w:rPr>
        <w:t xml:space="preserve">Definition 7 (Coordinates in a basis)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 </w:t>
      </w:r>
      <w:r>
        <w:t xml:space="preserve">be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 \in \mathcal{S}$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coordinates</w:t>
      </w:r>
      <w:r>
        <w:t xml:space="preserve"> </w:t>
      </w:r>
      <w:r>
        <w:t xml:space="preserve">[7]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in this basis</w:t>
      </w:r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 = c_1 \mathord{\smash[b]{\underset{\raise.3ex\hbox{$\scriptstyle\sim$}}{a}}\vphantom{a}}_1 + \cdots + c_k \mathord{\smash[b]{\underset{\raise.3ex\hbox{$\scriptstyle\sim$}}{a}}\vphantom{a}}_k$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asis-uniqu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there is exactly one such list of numbers.</w:t>
      </w:r>
    </w:p>
    <w:bookmarkEnd w:id="45"/>
    <w:bookmarkStart w:id="46" w:name="def-coordinate-vector"/>
    <w:p>
      <w:pPr>
        <w:pStyle w:val="BodyText"/>
      </w:pPr>
      <w:r>
        <w:rPr>
          <w:b/>
          <w:bCs/>
        </w:rPr>
        <w:t xml:space="preserve">Definition 8 (Coordinate vector)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its coordinates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def-coordinates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coordinate vector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bookmarkEnd w:id="46"/>
    <w:bookmarkStart w:id="47" w:name="exm-coordinates"/>
    <w:p>
      <w:pPr>
        <w:pStyle w:val="BodyText"/>
      </w:pPr>
      <w:r>
        <w:rPr>
          <w:b/>
          <w:bCs/>
        </w:rPr>
        <w:t xml:space="preserve">Example 14 (Coordinates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coordinates of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 in Vectors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its coordinates are its entries,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47"/>
    <w:bookmarkStart w:id="48" w:name="thm-basis-size"/>
    <w:p>
      <w:pPr>
        <w:pStyle w:val="BodyText"/>
      </w:pPr>
      <w:r>
        <w:rPr>
          <w:b/>
          <w:bCs/>
        </w:rPr>
        <w:t xml:space="preserve">Theorem 7 (All bases of a subspace have the same number of vectors)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$\mathord{\smash[b]{\underset{\raise.3ex\hbox{$\scriptstyle\sim$}}{b}}\vphantom{b}}_1, \ldots, \mathord{\smash[b]{\underset{\raise.3ex\hbox{$\scriptstyle\sim$}}{b}}\vphantom{b}}_l$</w:t>
      </w:r>
      <w:r>
        <w:t xml:space="preserve"> </w:t>
      </w:r>
      <w:r>
        <w:t xml:space="preserve">are both bases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End w:id="4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 with columns</w:t>
      </w:r>
      <w:r>
        <w:t xml:space="preserve"> </w:t>
      </w:r>
      <w:r>
        <w:t xml:space="preserve">$\mathord{\smash[b]{\underset{\raise.3ex\hbox{$\scriptstyle\sim$}}{b}}\vphantom{b}}_1, \ldots, \mathord{\smash[b]{\underset{\raise.3ex\hbox{$\scriptstyle\sim$}}{b}}\vphantom{b}}_l$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Write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terms of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’s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$\mathord{\smash[b]{\underset{\raise.3ex\hbox{$\scriptstyle\sim$}}{a}}\vphantom{a}}_j = \mathbf{B} \mathord{\smash[b]{\underset{\raise.3ex\hbox{$\scriptstyle\sim$}}{c}}\vphantom{c}}_j$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$\mathord{\smash[b]{\underset{\raise.3ex\hbox{$\scriptstyle\sim$}}{c}}\vphantom{c}}_j \in \mathbb{R}^l$</w:t>
      </w:r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Definition 13 in Matrices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w:r>
        <w:t xml:space="preserve">$\mathord{\smash[b]{\underset{\raise.3ex\hbox{$\scriptstyle\sim$}}{c}}\vphantom{c}}_1, \ldots, \mathord{\smash[b]{\underset{\raise.3ex\hbox{$\scriptstyle\sim$}}{c}}\vphantom{c}}_k$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limLow>
              <m:e>
                <m:r>
                  <m:rPr>
                    <m:sty m:val="bi"/>
                  </m:rPr>
                  <m:t>A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  <m:r>
          <m:rPr>
            <m:sty m:val="p"/>
          </m:rPr>
          <m:t>=</m:t>
        </m:r>
        <m:limLow>
          <m:e>
            <m:limLow>
              <m:e>
                <m:r>
                  <m:rPr>
                    <m:sty m:val="bi"/>
                  </m:rPr>
                  <m:t>B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l</m:t>
            </m:r>
          </m:lim>
        </m:limLow>
        <m:r>
          <m:t> </m:t>
        </m:r>
        <m:limLow>
          <m:e>
            <m:limLow>
              <m:e>
                <m:r>
                  <m:rPr>
                    <m:sty m:val="bi"/>
                  </m:rPr>
                  <m:t>C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l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</m:oMath>
      <w:r>
        <w:t xml:space="preserve">,</w:t>
      </w:r>
      <w:r>
        <w:t xml:space="preserve"> </w:t>
      </w:r>
      <w:r>
        <w:t xml:space="preserve">because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$\mathbf{B} \mathord{\smash[b]{\underset{\raise.3ex\hbox{$\scriptstyle\sim$}}{c}}\vphantom{c}}_j$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The columns of</w:t>
      </w:r>
      <w:r>
        <w:rPr>
          <w:b/>
          <w:bCs/>
        </w:rPr>
        <w:t xml:space="preserve"> </w:t>
      </w:r>
      <m:oMath>
        <m:r>
          <m:rPr>
            <m:sty m:val="bi"/>
          </m:rPr>
          <m:t>C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independent.</w:t>
      </w:r>
      <w:r>
        <w:t xml:space="preserve"> </w:t>
      </w:r>
      <w:r>
        <w:t xml:space="preserve">Suppose</w:t>
      </w:r>
      <w:r>
        <w:t xml:space="preserve"> </w:t>
      </w:r>
      <w:r>
        <w:t xml:space="preserve">$\mathbf{C} \mathord{\smash[b]{\underset{\raise.3ex\hbox{$\scriptstyle\sim$}}{x}}\vphantom{x}} = \mathord{\smash[b]{\underset{\raise.3ex\hbox{$\scriptstyle\sim$}}{0}}\vphantom{0}}$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 \in \mathbb{R}^k$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\mathbf{A} \mathord{\smash[b]{\underset{\raise.3ex\hbox{$\scriptstyle\sim$}}{x}}\vphantom{x}}
    &amp;= (\mathbf{B} \mathbf{C})\,\mathord{\smash[b]{\underset{\raise.3ex\hbox{$\scriptstyle\sim$}}{x}}\vphantom{x}}
    &amp;&amp; \text{(substitute } \mathbf{A} = \mathbf{B} \mathbf{C} \text{)}
    \\
    &amp;= \mathbf{B}\,(\mathbf{C} \mathord{\smash[b]{\underset{\raise.3ex\hbox{$\scriptstyle\sim$}}{x}}\vphantom{x}})
    &amp;&amp; \text{(}\text{Theorem~5 in Matrices}\text{)}
    \\
    &amp;= \mathbf{B}\,\mathord{\smash[b]{\underset{\raise.3ex\hbox{$\scriptstyle\sim$}}{0}}\vphantom{0}}
    &amp;&amp; \text{(substitute } \mathbf{C} \mathord{\smash[b]{\underset{\raise.3ex\hbox{$\scriptstyle\sim$}}{x}}\vphantom{x}} = \mathord{\smash[b]{\underset{\raise.3ex\hbox{$\scriptstyle\sim$}}{0}}\vphantom{0}}\text{)}
    \\
    &amp;= \mathord{\smash[b]{\underset{\raise.3ex\hbox{$\scriptstyle\sim$}}{0}}\vphantom{0}}
    &amp;&amp; \text{(a matrix times the zero vector is } \mathord{\smash[b]{\underset{\raise.3ex\hbox{$\scriptstyle\sim$}}{0}}\vphantom{0}}\text{)}
    \end{aligned}
    $$</w:t>
      </w:r>
    </w:p>
    <w:p>
      <w:pPr>
        <w:pStyle w:val="FirstParagraph"/>
      </w:pPr>
      <w:r>
        <w:t xml:space="preserve">$\mathbf{A} \mathord{\smash[b]{\underset{\raise.3ex\hbox{$\scriptstyle\sim$}}{x}}\vphantom{x}}$</w:t>
      </w:r>
      <w:r>
        <w:t xml:space="preserve"> </w:t>
      </w:r>
      <w:r>
        <w:t xml:space="preserve">is the combination</w:t>
      </w:r>
      <w:r>
        <w:t xml:space="preserve"> </w:t>
      </w:r>
      <w:r>
        <w:t xml:space="preserve">$x_1 \mathord{\smash[b]{\underset{\raise.3ex\hbox{$\scriptstyle\sim$}}{a}}\vphantom{a}}_1 + \cdots + x_k \mathord{\smash[b]{\underset{\raise.3ex\hbox{$\scriptstyle\sim$}}{a}}\vphantom{a}}_k$</w:t>
      </w:r>
      <w:r>
        <w:t xml:space="preserve"> </w:t>
      </w:r>
      <w:r>
        <w:t xml:space="preserve">(</w:t>
      </w:r>
      <w:hyperlink w:anchor="thm-matvec-columns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</w:t>
      </w:r>
      <w:r>
        <w:t xml:space="preserve"> </w:t>
      </w:r>
      <w:r>
        <w:t xml:space="preserve">$\mathord{\smash[b]{\underset{\raise.3ex\hbox{$\scriptstyle\sim$}}{a}}\vphantom{a}}$</w:t>
      </w:r>
      <w:r>
        <w:t xml:space="preserve">’s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 the only combination of the columns of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that equals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has all coefficients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Count.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 of length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More than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l</m:t>
            </m:r>
          </m:sup>
        </m:sSup>
      </m:oMath>
      <w:r>
        <w:t xml:space="preserve"> </w:t>
      </w:r>
      <w:r>
        <w:t xml:space="preserve">are never linearly independent</w:t>
      </w:r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l</m:t>
        </m:r>
      </m:oMath>
      <w:r>
        <w:t xml:space="preserve">.</w:t>
      </w:r>
      <w:r>
        <w:t xml:space="preserve"> </w:t>
      </w:r>
      <w:r>
        <w:t xml:space="preserve">Exchanging the roles of the two bases gives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Start w:id="50" w:name="exm-basis-size"/>
    <w:p>
      <w:pPr>
        <w:pStyle w:val="BodyText"/>
      </w:pPr>
      <w:r>
        <w:rPr>
          <w:b/>
          <w:bCs/>
        </w:rPr>
        <w:t xml:space="preserve">Example 15 (Both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w:hyperlink w:anchor="exm-basis">
        <w:r>
          <w:rPr>
            <w:rStyle w:val="Hyperlink"/>
            <w:b/>
            <w:bCs/>
          </w:rPr>
          <w:t xml:space="preserve">Example 11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have two vectors)</w:t>
      </w:r>
      <w:r>
        <w:t xml:space="preserve"> </w:t>
      </w:r>
      <w:r>
        <w:t xml:space="preserve">The bases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both have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vectors, as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So no list of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vectors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agrees with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: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independent.</w:t>
      </w:r>
    </w:p>
    <w:bookmarkEnd w:id="50"/>
    <w:bookmarkStart w:id="51" w:name="def-dimension"/>
    <w:p>
      <w:pPr>
        <w:pStyle w:val="BodyText"/>
      </w:pPr>
      <w:r>
        <w:rPr>
          <w:b/>
          <w:bCs/>
        </w:rPr>
        <w:t xml:space="preserve">Definition 9 (Dimension)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dimension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number of vectors in any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makes this number well defined.</w:t>
      </w:r>
      <w:r>
        <w:t xml:space="preserve"> </w:t>
      </w:r>
      <w:r>
        <w:t xml:space="preserve">By convention, the empty list is the basis of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$\dim(\mathopen{}\left\{\mathord{\smash[b]{\underset{\raise.3ex\hbox{$\scriptstyle\sim$}}{0}}\vphantom{0}}\right\}\mathclose{}) = 0$</w:t>
      </w:r>
      <w:r>
        <w:t xml:space="preserve">.</w:t>
      </w:r>
    </w:p>
    <w:bookmarkEnd w:id="51"/>
    <w:bookmarkStart w:id="53" w:name="exm-dimension"/>
    <w:p>
      <w:pPr>
        <w:pStyle w:val="BodyText"/>
      </w:pPr>
      <w:r>
        <w:rPr>
          <w:b/>
          <w:bCs/>
        </w:rPr>
        <w:t xml:space="preserve">Example 16 (The dimensions of some subspaces)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$\dim(\mathopen{}\left\{\mathord{\smash[b]{\underset{\raise.3ex\hbox{$\scriptstyle\sim$}}{0}}\vphantom{0}}\right\}\mathclose{}) = 0$</w:t>
      </w:r>
      <w:r>
        <w:t xml:space="preserve">, by the convention in</w:t>
      </w:r>
      <w:r>
        <w:t xml:space="preserve"> </w:t>
      </w:r>
      <w:hyperlink w:anchor="def-dimension">
        <w:r>
          <w:rPr>
            <w:rStyle w:val="Hyperlink"/>
          </w:rPr>
          <w:t xml:space="preserve">Definition 9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by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:</w:t>
      </w:r>
      <w:r>
        <w:t xml:space="preserve"> </w:t>
      </w:r>
      <w:r>
        <w:t xml:space="preserve">the indicator vectors</w:t>
      </w:r>
      <w:r>
        <w:t xml:space="preserve"> </w:t>
      </w:r>
      <w:r>
        <w:t xml:space="preserve">$\mathord{\smash[b]{\underset{\raise.3ex\hbox{$\scriptstyle\sim$}}{e}}\vphantom{e}}_1, \ldots, \mathord{\smash[b]{\underset{\raise.3ex\hbox{$\scriptstyle\sim$}}{e}}\vphantom{e}}_p$</w:t>
      </w:r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Definition 14 in Vectors</w:t>
        </w:r>
      </w:hyperlink>
      <w:r>
        <w:t xml:space="preserve">)</w:t>
      </w:r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w:r>
        <w:t xml:space="preserve">$c_1 \mathord{\smash[b]{\underset{\raise.3ex\hbox{$\scriptstyle\sim$}}{e}}\vphantom{e}}_1 + \cdots + c_p \mathord{\smash[b]{\underset{\raise.3ex\hbox{$\scriptstyle\sim$}}{e}}\vphantom{e}}_p = (c_1, \ldots, c_p)$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$\mathord{\smash[b]{\underset{\raise.3ex\hbox{$\scriptstyle\sim$}}{0}}\vphantom{0}}_p$</w:t>
      </w:r>
      <w:r>
        <w:t xml:space="preserve"> </w:t>
      </w:r>
      <w:r>
        <w:t xml:space="preserve">only if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and they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since any</w:t>
      </w:r>
      <w:r>
        <w:t xml:space="preserve"> </w:t>
      </w:r>
      <w:r>
        <w:t xml:space="preserve">$\mathord{\smash[b]{\underset{\raise.3ex\hbox{$\scriptstyle\sim$}}{x}}\vphantom{x}} = x_1 \mathord{\smash[b]{\underset{\raise.3ex\hbox{$\scriptstyle\sim$}}{e}}\vphantom{e}}_1 + \cdots + x_p \mathord{\smash[b]{\underset{\raise.3ex\hbox{$\scriptstyle\sim$}}{e}}\vphantom{e}}_p$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line 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and spans the line.</w:t>
      </w:r>
    </w:p>
    <w:p>
      <w:pPr>
        <w:pStyle w:val="Compact"/>
        <w:numPr>
          <w:ilvl w:val="0"/>
          <w:numId w:val="1007"/>
        </w:numPr>
      </w:pP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with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3"/>
    <w:bookmarkStart w:id="54" w:name="thm-add-outside-span"/>
    <w:p>
      <w:pPr>
        <w:pStyle w:val="FirstParagraph"/>
      </w:pPr>
      <w:r>
        <w:rPr>
          <w:b/>
          <w:bCs/>
        </w:rPr>
        <w:t xml:space="preserve">Theorem 8 (Adding a vector outside the span keeps a list independent)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is not in</w:t>
      </w:r>
      <w:r>
        <w:t xml:space="preserve"> </w:t>
      </w:r>
      <w:r>
        <w:t xml:space="preserve">$\operatorname{span}\mathopen{}\left\{\mathord{\smash[b]{\underset{\raise.3ex\hbox{$\scriptstyle\sim$}}{v}}\vphantom{v}}_1, \ldots, \mathord{\smash[b]{\underset{\raise.3ex\hbox{$\scriptstyle\sim$}}{v}}\vphantom{v}}_k\right\}\mathclose{}$</w:t>
      </w:r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\mathord{\smash[b]{\underset{\raise.3ex\hbox{$\scriptstyle\sim$}}{v}}\vphantom{v}}_k, \mathord{\smash[b]{\underset{\raise.3ex\hbox{$\scriptstyle\sim$}}{w}}\vphantom{w}}$</w:t>
      </w:r>
      <w:r>
        <w:t xml:space="preserve"> </w:t>
      </w:r>
      <w:r>
        <w:t xml:space="preserve">are linearly independent.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w:r>
        <w:t xml:space="preserve">$c_1 \mathord{\smash[b]{\underset{\raise.3ex\hbox{$\scriptstyle\sim$}}{v}}\vphantom{v}}_1 + \cdots + c_k \mathord{\smash[b]{\underset{\raise.3ex\hbox{$\scriptstyle\sim$}}{v}}\vphantom{v}}_k + d\,\mathord{\smash[b]{\underset{\raise.3ex\hbox{$\scriptstyle\sim$}}{w}}\vphantom{w}} = \mathord{\smash[b]{\underset{\raise.3ex\hbox{$\scriptstyle\sim$}}{0}}\vphantom{0}}$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The coefficient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w:r>
        <w:t xml:space="preserve">$$
    \begin{aligned}
    \mathord{\smash[b]{\underset{\raise.3ex\hbox{$\scriptstyle\sim$}}{w}}\vphantom{w}}
    &amp;= \frac{1}{d}\,\mathopen{}\left(d\,\mathord{\smash[b]{\underset{\raise.3ex\hbox{$\scriptstyle\sim$}}{w}}\vphantom{w}}\right)\mathclose{}
    &amp;&amp; \text{(} d \neq 0 \text{)}
    \\
    &amp;= \frac{1}{d}\,\mathopen{}\left(-c_1 \mathord{\smash[b]{\underset{\raise.3ex\hbox{$\scriptstyle\sim$}}{v}}\vphantom{v}}_1 - \cdots - c_k \mathord{\smash[b]{\underset{\raise.3ex\hbox{$\scriptstyle\sim$}}{v}}\vphantom{v}}_k\right)\mathclose{}
    &amp;&amp; \text{(solve the supposed equation for } d\,\mathord{\smash[b]{\underset{\raise.3ex\hbox{$\scriptstyle\sim$}}{w}}\vphantom{w}} \text{)}
    \\
    &amp;= \mathopen{}\left(-\frac{c_1}{d}\right)\mathclose{}\,\mathord{\smash[b]{\underset{\raise.3ex\hbox{$\scriptstyle\sim$}}{v}}\vphantom{v}}_1 + \cdots + \mathopen{}\left(-\frac{c_k}{d}\right)\mathclose{}\,\mathord{\smash[b]{\underset{\raise.3ex\hbox{$\scriptstyle\sim$}}{v}}\vphantom{v}}_k,
    &amp;&amp; \text{(distribute } \tfrac{1}{d} \text{)}
    \end{aligned}
    $$</w:t>
      </w:r>
    </w:p>
    <w:p>
      <w:pPr>
        <w:pStyle w:val="FirstParagraph"/>
      </w:pPr>
      <w:r>
        <w:t xml:space="preserve">which puts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in</w:t>
      </w:r>
      <w:r>
        <w:t xml:space="preserve"> </w:t>
      </w:r>
      <w:r>
        <w:t xml:space="preserve">$\operatorname{span}\mathopen{}\left\{\mathord{\smash[b]{\underset{\raise.3ex\hbox{$\scriptstyle\sim$}}{v}}\vphantom{v}}_1, \ldots, \mathord{\smash[b]{\underset{\raise.3ex\hbox{$\scriptstyle\sim$}}{v}}\vphantom{v}}_k\right\}\mathclose{}$</w:t>
      </w:r>
      <w:r>
        <w:t xml:space="preserve">,</w:t>
      </w:r>
      <w:r>
        <w:t xml:space="preserve"> </w:t>
      </w:r>
      <w:r>
        <w:t xml:space="preserve">contrary to the assumption.</w:t>
      </w:r>
    </w:p>
    <w:p>
      <w:pPr>
        <w:pStyle w:val="BodyText"/>
      </w:pPr>
      <w:r>
        <w:rPr>
          <w:b/>
          <w:bCs/>
        </w:rPr>
        <w:t xml:space="preserve">The other coefficients are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 equation reads</w:t>
      </w:r>
      <w:r>
        <w:t xml:space="preserve"> </w:t>
      </w:r>
      <w:r>
        <w:t xml:space="preserve">$c_1 \mathord{\smash[b]{\underset{\raise.3ex\hbox{$\scriptstyle\sim$}}{v}}\vphantom{v}}_1 + \cdots + c_k \mathord{\smash[b]{\underset{\raise.3ex\hbox{$\scriptstyle\sim$}}{v}}\vphantom{v}}_k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are linearly independent.</w:t>
      </w:r>
    </w:p>
    <w:bookmarkStart w:id="55" w:name="exm-add-outside-span"/>
    <w:p>
      <w:pPr>
        <w:pStyle w:val="BodyText"/>
      </w:pPr>
      <w:r>
        <w:rPr>
          <w:b/>
          <w:bCs/>
        </w:rPr>
        <w:t xml:space="preserve">Example 17 (Adding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two independent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their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third entry</w:t>
      </w:r>
      <w:r>
        <w:t xml:space="preserve"> </w:t>
      </w:r>
      <m:oMath>
        <m:r>
          <m:t>1</m:t>
        </m:r>
      </m:oMath>
      <w:r>
        <w:t xml:space="preserve">, so it is not in that plane,</w:t>
      </w:r>
      <w:r>
        <w:t xml:space="preserve"> </w:t>
      </w:r>
      <w:r>
        <w:t xml:space="preserve">and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independent.</w:t>
      </w:r>
      <w:r>
        <w:t xml:space="preserve"> </w:t>
      </w:r>
      <w:r>
        <w:t xml:space="preserve">Adding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instead would not work: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span,</w:t>
      </w:r>
      <w:r>
        <w:t xml:space="preserve"> </w:t>
      </w:r>
      <w:r>
        <w:t xml:space="preserve">and</w:t>
      </w:r>
      <w:r>
        <w:t xml:space="preserve"> </w:t>
      </w:r>
      <w:r>
        <w:t xml:space="preserve">$(1, 0, 0) + (0, 1, 0) - (1, 1, 0) = \mathord{\smash[b]{\underset{\raise.3ex\hbox{$\scriptstyle\sim$}}{0}}\vphantom{0}}$</w:t>
      </w:r>
      <w:r>
        <w:t xml:space="preserve">.</w:t>
      </w:r>
    </w:p>
    <w:bookmarkEnd w:id="55"/>
    <w:bookmarkStart w:id="56" w:name="thm-extend-basis"/>
    <w:p>
      <w:pPr>
        <w:pStyle w:val="BodyText"/>
      </w:pPr>
      <w:r>
        <w:rPr>
          <w:b/>
          <w:bCs/>
        </w:rPr>
        <w:t xml:space="preserve">Theorem 9 (An independent list extends to a basis)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 \in \mathcal{S}$</w:t>
      </w:r>
      <w:r>
        <w:t xml:space="preserve"> </w:t>
      </w:r>
      <w:r>
        <w:t xml:space="preserve">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then adding 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the list</w:t>
      </w:r>
      <w:r>
        <w:t xml:space="preserve"> </w:t>
      </w:r>
      <w:r>
        <w:t xml:space="preserve">gives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Starting from the empty list shows that every subspace has a basis.</w:t>
      </w:r>
    </w:p>
    <w:bookmarkEnd w:id="5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Repeat the following step.</w:t>
      </w:r>
      <w:r>
        <w:t xml:space="preserve"> </w:t>
      </w:r>
      <w:r>
        <w:t xml:space="preserve">If the current list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stop:</w:t>
      </w:r>
      <w:r>
        <w:t xml:space="preserve"> </w:t>
      </w:r>
      <w:r>
        <w:t xml:space="preserve">it is linearly independent and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 it is a basis.</w:t>
      </w:r>
      <w:r>
        <w:t xml:space="preserve"> </w:t>
      </w:r>
      <w:r>
        <w:t xml:space="preserve">Otherwise, some</w:t>
      </w:r>
      <w:r>
        <w:t xml:space="preserve"> </w:t>
      </w:r>
      <w:r>
        <w:t xml:space="preserve">$\mathord{\smash[b]{\underset{\raise.3ex\hbox{$\scriptstyle\sim$}}{w}}\vphantom{w}} \in \mathcal{S}$</w:t>
      </w:r>
      <w:r>
        <w:t xml:space="preserve"> </w:t>
      </w:r>
      <w:r>
        <w:t xml:space="preserve">is not in the span of the current list;</w:t>
      </w:r>
      <w:r>
        <w:t xml:space="preserve"> </w:t>
      </w:r>
      <w:r>
        <w:t xml:space="preserve">add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to the list,</w:t>
      </w:r>
      <w:r>
        <w:t xml:space="preserve"> </w:t>
      </w:r>
      <w:r>
        <w:t xml:space="preserve">which stays linearly independent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BodyText"/>
      </w:pPr>
      <w:r>
        <w:t xml:space="preserve">Every list produced is a linearly independent list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 has at most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).</w:t>
      </w:r>
      <w:r>
        <w:t xml:space="preserve"> </w:t>
      </w:r>
      <w:r>
        <w:t xml:space="preserve">Each step adds one vector,</w:t>
      </w:r>
      <w:r>
        <w:t xml:space="preserve"> </w:t>
      </w:r>
      <w:r>
        <w:t xml:space="preserve">so the process stops after at most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steps,</w:t>
      </w:r>
      <w:r>
        <w:t xml:space="preserve"> </w:t>
      </w:r>
      <w:r>
        <w:t xml:space="preserve">and when it stops the list 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For the empty list, which is linearly independent and spans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by the conventions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the first step asks whether</w:t>
      </w:r>
      <w:r>
        <w:t xml:space="preserve"> </w:t>
      </w:r>
      <w:r>
        <w:t xml:space="preserve">$\mathcal{S} = \mathopen{}\left\{\mathord{\smash[b]{\underset{\raise.3ex\hbox{$\scriptstyle\sim$}}{0}}\vphantom{0}}\right\}\mathclose{}$</w:t>
      </w:r>
      <w:r>
        <w:t xml:space="preserve">:</w:t>
      </w:r>
      <w:r>
        <w:t xml:space="preserve"> </w:t>
      </w:r>
      <w:r>
        <w:t xml:space="preserve">if so, the empty list is already a basis;</w:t>
      </w:r>
      <w:r>
        <w:t xml:space="preserve"> </w:t>
      </w:r>
      <w:r>
        <w:t xml:space="preserve">if not, the process adds vectors as described.</w:t>
      </w:r>
    </w:p>
    <w:bookmarkStart w:id="57" w:name="exm-extend-basis"/>
    <w:p>
      <w:pPr>
        <w:pStyle w:val="BodyText"/>
      </w:pPr>
      <w:r>
        <w:rPr>
          <w:b/>
          <w:bCs/>
        </w:rPr>
        <w:t xml:space="preserve">Example 18 (Extending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a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Start with 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multiple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first and second entries.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combination of those two vectors has third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z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Stop.</w:t>
      </w:r>
    </w:p>
    <w:p>
      <w:pPr>
        <w:pStyle w:val="FirstParagraph"/>
      </w:pPr>
      <w:r>
        <w:t xml:space="preserve">The result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that contains the starting vector.</w:t>
      </w:r>
    </w:p>
    <w:bookmarkEnd w:id="57"/>
    <w:bookmarkStart w:id="58" w:name="thm-dim-bound"/>
    <w:p>
      <w:pPr>
        <w:pStyle w:val="BodyText"/>
      </w:pPr>
      <w:r>
        <w:rPr>
          <w:b/>
          <w:bCs/>
        </w:rPr>
        <w:t xml:space="preserve">Theorem 10 (An independent list in a subspace has at most</w:t>
      </w:r>
      <w:r>
        <w:rPr>
          <w:b/>
          <w:bCs/>
        </w:rPr>
        <w:t xml:space="preserve"> </w:t>
      </w:r>
      <m:oMath>
        <m:r>
          <m:rPr>
            <m:sty m:val="p"/>
          </m:rPr>
          <m:t>dim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9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t xml:space="preserve">Any linearly independent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a subspace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w:r>
        <w:t xml:space="preserve">$\mathcal{S} = 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so every vector in a nonempty list from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$1 \cdot\mathord{\smash[b]{\underset{\raise.3ex\hbox{$\scriptstyle\sim$}}{0}}\vphantom{0}}= \mathord{\smash[b]{\underset{\raise.3ex\hbox{$\scriptstyle\sim$}}{0}}\vphantom{0}}$</w:t>
      </w:r>
      <w:r>
        <w:t xml:space="preserve"> </w:t>
      </w:r>
      <w:r>
        <w:t xml:space="preserve">shows the list is not linearly independent;</w:t>
      </w:r>
      <w:r>
        <w:t xml:space="preserve"> </w:t>
      </w:r>
      <w:r>
        <w:t xml:space="preserve">only the empty list, with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vectors, is.</w:t>
      </w:r>
      <w:r>
        <w:t xml:space="preserve"> </w:t>
      </w:r>
      <w:r>
        <w:t xml:space="preserve">Now let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and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\mathord{\smash[b]{\underset{\raise.3ex\hbox{$\scriptstyle\sim$}}{a}}\vphantom{a}}_d$</w:t>
      </w:r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$\mathord{\smash[b]{\underset{\raise.3ex\hbox{$\scriptstyle\sim$}}{u}}\vphantom{u}}_1, \ldots, \mathord{\smash[b]{\underset{\raise.3ex\hbox{$\scriptstyle\sim$}}{u}}\vphantom{u}}_k \in \mathcal{S}$</w:t>
      </w:r>
      <w:r>
        <w:t xml:space="preserve"> </w:t>
      </w:r>
      <w:r>
        <w:t xml:space="preserve">be linearly independent.</w:t>
      </w:r>
      <w:r>
        <w:t xml:space="preserve"> </w:t>
      </w:r>
      <w:r>
        <w:t xml:space="preserve">Each</w:t>
      </w:r>
      <w:r>
        <w:t xml:space="preserve"> </w:t>
      </w:r>
      <w:r>
        <w:t xml:space="preserve">$\mathord{\smash[b]{\underset{\raise.3ex\hbox{$\scriptstyle\sim$}}{u}}\vphantom{u}}_j$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$\mathord{\smash[b]{\underset{\raise.3ex\hbox{$\scriptstyle\sim$}}{u}}\vphantom{u}}_j = c_{1j} \mathord{\smash[b]{\underset{\raise.3ex\hbox{$\scriptstyle\sim$}}{a}}\vphantom{a}}_1 + \cdots + c_{dj} \mathord{\smash[b]{\underset{\raise.3ex\hbox{$\scriptstyle\sim$}}{a}}\vphantom{a}}_d$</w:t>
      </w:r>
      <w:r>
        <w:t xml:space="preserve"> </w:t>
      </w:r>
      <w:r>
        <w:t xml:space="preserve">for some coordinate vector</w:t>
      </w:r>
      <w:r>
        <w:t xml:space="preserve"> </w:t>
      </w:r>
      <w:r>
        <w:t xml:space="preserve">$\mathord{\smash[b]{\underset{\raise.3ex\hbox{$\scriptstyle\sim$}}{c}}\vphantom{c}}_j = (c_{1j}, \ldots, c_{dj}) \in \mathbb{R}^d$</w:t>
      </w:r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$\mathord{\smash[b]{\underset{\raise.3ex\hbox{$\scriptstyle\sim$}}{c}}\vphantom{c}}_1, \ldots, \mathord{\smash[b]{\underset{\raise.3ex\hbox{$\scriptstyle\sim$}}{c}}\vphantom{c}}_k$</w:t>
      </w:r>
      <w:r>
        <w:t xml:space="preserve"> </w:t>
      </w:r>
      <w:r>
        <w:t xml:space="preserve">are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,</w:t>
      </w:r>
      <w:r>
        <w:t xml:space="preserve"> </w:t>
      </w:r>
      <w:r>
        <w:t xml:space="preserve">so some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k</m:t>
            </m:r>
          </m:sub>
        </m:sSub>
      </m:oMath>
      <w:r>
        <w:t xml:space="preserve">, not all zero,</w:t>
      </w:r>
      <w:r>
        <w:t xml:space="preserve"> </w:t>
      </w:r>
      <w:r>
        <w:t xml:space="preserve">satisfy</w:t>
      </w:r>
      <w:r>
        <w:t xml:space="preserve"> </w:t>
      </w:r>
      <w:r>
        <w:t xml:space="preserve">$x_1 \mathord{\smash[b]{\underset{\raise.3ex\hbox{$\scriptstyle\sim$}}{c}}\vphantom{c}}_1 + \cdots + x_k \mathord{\smash[b]{\underset{\raise.3ex\hbox{$\scriptstyle\sim$}}{c}}\vphantom{c}}_k = \mathord{\smash[b]{\underset{\raise.3ex\hbox{$\scriptstyle\sim$}}{0}}\vphantom{0}}_d$</w:t>
      </w:r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);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equation says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nary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\sum_{j=1}^{k} x_j \mathord{\smash[b]{\underset{\raise.3ex\hbox{$\scriptstyle\sim$}}{u}}\vphantom{u}}_j
    &amp;= \sum_{j=1}^{k} x_j \sum_{i=1}^{d} c_{ij} \mathord{\smash[b]{\underset{\raise.3ex\hbox{$\scriptstyle\sim$}}{a}}\vphantom{a}}_i
    &amp;&amp; \text{(substitute each } \mathord{\smash[b]{\underset{\raise.3ex\hbox{$\scriptstyle\sim$}}{u}}\vphantom{u}}_j \text{)}
    \\
    &amp;= \sum_{j=1}^{k} \sum_{i=1}^{d} x_j c_{ij}\,\mathord{\smash[b]{\underset{\raise.3ex\hbox{$\scriptstyle\sim$}}{a}}\vphantom{a}}_i
    &amp;&amp; \text{(distribute each } x_j \text{ over the inner sum)}
    \\
    &amp;= \sum_{i=1}^{d} \sum_{j=1}^{k} x_j c_{ij}\,\mathord{\smash[b]{\underset{\raise.3ex\hbox{$\scriptstyle\sim$}}{a}}\vphantom{a}}_i
    &amp;&amp; \text{(swap the order of the finite sums)}
    \\
    &amp;= \sum_{i=1}^{d} \mathopen{}\left(\sum_{j=1}^{k} x_j c_{ij}\right)\mathclose{}\,\mathord{\smash[b]{\underset{\raise.3ex\hbox{$\scriptstyle\sim$}}{a}}\vphantom{a}}_i
    &amp;&amp; \text{(factor } \mathord{\smash[b]{\underset{\raise.3ex\hbox{$\scriptstyle\sim$}}{a}}\vphantom{a}}_i \text{ out of the inner sum)}
    \\
    &amp;= \sum_{i=1}^{d} 0 \cdot\mathord{\smash[b]{\underset{\raise.3ex\hbox{$\scriptstyle\sim$}}{a}}\vphantom{a}}_i
    &amp;&amp; \text{(entry } i \text{ of } \textstyle\sum_j x_j \mathord{\smash[b]{\underset{\raise.3ex\hbox{$\scriptstyle\sim$}}{c}}\vphantom{c}}_j = \mathord{\smash[b]{\underset{\raise.3ex\hbox{$\scriptstyle\sim$}}{0}}\vphantom{0}}_d \text{)}
    \\
    &amp;= \mathord{\smash[b]{\underset{\raise.3ex\hbox{$\scriptstyle\sim$}}{0}}\vphantom{0}}_p,
    &amp;&amp; \text{(a zero multiple of a vector is } \mathord{\smash[b]{\underset{\raise.3ex\hbox{$\scriptstyle\sim$}}{0}}\vphantom{0}}\text{)}
    \end{aligned}
    $$</w:t>
      </w:r>
    </w:p>
    <w:p>
      <w:pPr>
        <w:pStyle w:val="FirstParagraph"/>
      </w:pPr>
      <w:r>
        <w:t xml:space="preserve">a combination of</w:t>
      </w:r>
      <w:r>
        <w:t xml:space="preserve"> </w:t>
      </w:r>
      <w:r>
        <w:t xml:space="preserve">$\mathord{\smash[b]{\underset{\raise.3ex\hbox{$\scriptstyle\sim$}}{u}}\vphantom{u}}_1, \ldots, \mathord{\smash[b]{\underset{\raise.3ex\hbox{$\scriptstyle\sim$}}{u}}\vphantom{u}}_k$</w:t>
      </w:r>
      <w:r>
        <w:t xml:space="preserve"> </w:t>
      </w:r>
      <w:r>
        <w:t xml:space="preserve">with coefficients not all zero that equals</w:t>
      </w:r>
      <w:r>
        <w:t xml:space="preserve"> </w:t>
      </w:r>
      <w:r>
        <w:t xml:space="preserve">$\mathord{\smash[b]{\underset{\raise.3ex\hbox{$\scriptstyle\sim$}}{0}}\vphantom{0}}_p$</w:t>
      </w:r>
      <w:r>
        <w:t xml:space="preserve">.</w:t>
      </w:r>
      <w:r>
        <w:t xml:space="preserve"> </w:t>
      </w:r>
      <w:r>
        <w:t xml:space="preserve">That contradicts their linear independence,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d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has a basis 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vectors.</w:t>
      </w:r>
      <w:r>
        <w:t xml:space="preserve"> </w:t>
      </w:r>
      <w:r>
        <w:t xml:space="preserve">Those vectors are linearly independent and lie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 by Part 1 there are at most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 them.</w:t>
      </w:r>
    </w:p>
    <w:bookmarkStart w:id="59" w:name="exm-dim-bound"/>
    <w:p>
      <w:pPr>
        <w:pStyle w:val="BodyText"/>
      </w:pPr>
      <w:r>
        <w:rPr>
          <w:b/>
          <w:bCs/>
        </w:rPr>
        <w:t xml:space="preserve">Example 19 (Subspaces of a plane have dimension at most two)</w:t>
      </w:r>
      <w:r>
        <w:t xml:space="preserve"> </w:t>
      </w:r>
      <w:r>
        <w:t xml:space="preserve">The plane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,</w:t>
      </w:r>
      <w:r>
        <w:t xml:space="preserve"> </w:t>
      </w:r>
      <w:r>
        <w:t xml:space="preserve">no three vectors with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linearly independent;</w:t>
      </w:r>
      <w:r>
        <w:t xml:space="preserve"> </w:t>
      </w:r>
      <w:r>
        <w:t xml:space="preserve">for instance,</w:t>
      </w:r>
      <w:r>
        <w:t xml:space="preserve"> </w:t>
      </w:r>
      <w:r>
        <w:t xml:space="preserve">$(1, 0, 0) + (0, 1, 0) - (1, 1, 0)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9"/>
    <w:bookmarkStart w:id="60" w:name="thm-subspace-equal-dim"/>
    <w:p>
      <w:pPr>
        <w:pStyle w:val="FirstParagraph"/>
      </w:pPr>
      <w:r>
        <w:rPr>
          <w:b/>
          <w:bCs/>
        </w:rPr>
        <w:t xml:space="preserve">Theorem 11 (A subspace inside another of the same dimension equals it)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$\mathord{\smash[b]{\underset{\raise.3ex\hbox{$\scriptstyle\sim$}}{t}}\vphantom{t}}_1, \ldots, \mathord{\smash[b]{\underset{\raise.3ex\hbox{$\scriptstyle\sim$}}{t}}\vphantom{t}}_d$</w:t>
      </w:r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 because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  <w:r>
        <w:t xml:space="preserve"> </w:t>
      </w:r>
      <w:r>
        <w:t xml:space="preserve">(When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it is the empty list,</w:t>
      </w:r>
      <w:r>
        <w:t xml:space="preserve"> </w:t>
      </w:r>
      <w:r>
        <w:t xml:space="preserve">whose span is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by the convention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and the argument is unchanged.)</w:t>
      </w:r>
      <w:r>
        <w:t xml:space="preserve"> </w:t>
      </w:r>
      <w:r>
        <w:t xml:space="preserve">Suppose some</w:t>
      </w:r>
      <w:r>
        <w:t xml:space="preserve"> </w:t>
      </w:r>
      <w:r>
        <w:t xml:space="preserve">$\mathord{\smash[b]{\underset{\raise.3ex\hbox{$\scriptstyle\sim$}}{s}}\vphantom{s}} \in \mathcal{S}$</w:t>
      </w:r>
      <w:r>
        <w:t xml:space="preserve"> </w:t>
      </w:r>
      <w:r>
        <w:t xml:space="preserve">is not in</w:t>
      </w:r>
      <w:r>
        <w:t xml:space="preserve"> </w:t>
      </w:r>
      <w:r>
        <w:t xml:space="preserve">$\operatorname{span}\mathopen{}\left\{\mathord{\smash[b]{\underset{\raise.3ex\hbox{$\scriptstyle\sim$}}{t}}\vphantom{t}}_1, \ldots, \mathord{\smash[b]{\underset{\raise.3ex\hbox{$\scriptstyle\sim$}}{t}}\vphantom{t}}_d\right\}\mathclose{} = \mathcal{T}$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$\mathord{\smash[b]{\underset{\raise.3ex\hbox{$\scriptstyle\sim$}}{t}}\vphantom{t}}_1, \ldots, \mathord{\smash[b]{\underset{\raise.3ex\hbox{$\scriptstyle\sim$}}{t}}\vphantom{t}}_d, \mathord{\smash[b]{\underset{\raise.3ex\hbox{$\scriptstyle\sim$}}{s}}\vphantom{s}}$</w:t>
      </w:r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they are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contradicts part 1 of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.</w:t>
      </w:r>
      <w:r>
        <w:t xml:space="preserve"> </w:t>
      </w:r>
      <w:r>
        <w:t xml:space="preserve">So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Together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this inclusion 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Start w:id="61" w:name="exm-subspace-equal-dim"/>
    <w:p>
      <w:pPr>
        <w:pStyle w:val="BodyText"/>
      </w:pPr>
      <w:r>
        <w:rPr>
          <w:b/>
          <w:bCs/>
        </w:rPr>
        <w:t xml:space="preserve">Example 20 (Two independent vectors in a plane span 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Both vectors have third entry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They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without solving for any coefficients.</w:t>
      </w:r>
      <w:r>
        <w:t xml:space="preserve"> </w:t>
      </w:r>
      <w:r>
        <w:t xml:space="preserve">As a check,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61"/>
    <w:bookmarkStart w:id="62" w:name="exm-subspace-equal-dim-fails"/>
    <w:p>
      <w:pPr>
        <w:pStyle w:val="BodyText"/>
      </w:pPr>
      <w:r>
        <w:rPr>
          <w:b/>
          <w:bCs/>
        </w:rPr>
        <w:t xml:space="preserve">Example 21 (Equal dimensions without containment)</w:t>
      </w:r>
      <w:r>
        <w:t xml:space="preserve"> </w:t>
      </w:r>
      <w:r>
        <w:t xml:space="preserve">The lines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both have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they are not equal: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first and not the second.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does not apply,</w:t>
      </w:r>
      <w:r>
        <w:t xml:space="preserve"> </w:t>
      </w:r>
      <w:r>
        <w:t xml:space="preserve">because neither line contains the other.</w:t>
      </w:r>
    </w:p>
    <w:bookmarkEnd w:id="62"/>
    <w:bookmarkStart w:id="77" w:name="refs"/>
    <w:bookmarkStart w:id="64" w:name="ref-wikipedia_linear_independenc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independence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3">
        <w:r>
          <w:rPr>
            <w:rStyle w:val="Hyperlink"/>
          </w:rPr>
          <w:t xml:space="preserve">https://en.wikipedia.org/wiki/Linear_independence</w:t>
        </w:r>
      </w:hyperlink>
    </w:p>
    <w:bookmarkEnd w:id="64"/>
    <w:bookmarkStart w:id="66" w:name="ref-wikipedia_rank_linear_algebra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“Rank (linear algebra)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5">
        <w:r>
          <w:rPr>
            <w:rStyle w:val="Hyperlink"/>
          </w:rPr>
          <w:t xml:space="preserve">https://en.wikipedia.org/wiki/Rank_(linear_algebra)</w:t>
        </w:r>
      </w:hyperlink>
    </w:p>
    <w:bookmarkEnd w:id="66"/>
    <w:bookmarkStart w:id="68" w:name="ref-zhou2024vecsp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“Vector space.”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67">
        <w:r>
          <w:rPr>
            <w:rStyle w:val="Hyperlink"/>
          </w:rPr>
          <w:t xml:space="preserve">https://ucla-biostat-216.github.io/2024fall/slides/04-vecsp/04-vecsp.html</w:t>
        </w:r>
      </w:hyperlink>
    </w:p>
    <w:bookmarkEnd w:id="68"/>
    <w:bookmarkStart w:id="70" w:name="ref-wikipedia_linear_subspac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subspace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https://en.wikipedia.org/wiki/Linear_subspace</w:t>
        </w:r>
      </w:hyperlink>
    </w:p>
    <w:bookmarkEnd w:id="70"/>
    <w:bookmarkStart w:id="72" w:name="ref-wikipedia_linear_spa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span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1">
        <w:r>
          <w:rPr>
            <w:rStyle w:val="Hyperlink"/>
          </w:rPr>
          <w:t xml:space="preserve">https://en.wikipedia.org/wiki/Linear_span</w:t>
        </w:r>
      </w:hyperlink>
    </w:p>
    <w:bookmarkEnd w:id="72"/>
    <w:bookmarkStart w:id="74" w:name="ref-wikipedia_basis_linear_algebra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“Basis (linear algebra)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3">
        <w:r>
          <w:rPr>
            <w:rStyle w:val="Hyperlink"/>
          </w:rPr>
          <w:t xml:space="preserve">https://en.wikipedia.org/wiki/Basis_(linear_algebra)</w:t>
        </w:r>
      </w:hyperlink>
    </w:p>
    <w:bookmarkEnd w:id="74"/>
    <w:bookmarkStart w:id="76" w:name="ref-wikipedia_coordinate_vector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“Coordinate vector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5">
        <w:r>
          <w:rPr>
            <w:rStyle w:val="Hyperlink"/>
          </w:rPr>
          <w:t xml:space="preserve">https://en.wikipedia.org/wiki/Coordinate_vector</w:t>
        </w:r>
      </w:hyperlink>
    </w:p>
    <w:bookmarkEnd w:id="76"/>
    <w:bookmarkEnd w:id="77"/>
    <w:bookmarkEnd w:id="7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6" Type="http://schemas.openxmlformats.org/officeDocument/2006/relationships/image" Target="media/rId16.png"/><Relationship Id="rId73" Type="http://schemas.openxmlformats.org/officeDocument/2006/relationships/hyperlink" Target="https://en.wikipedia.org/wiki/Basis_(linear_algebra)" TargetMode="External"/><Relationship Id="rId75" Type="http://schemas.openxmlformats.org/officeDocument/2006/relationships/hyperlink" Target="https://en.wikipedia.org/wiki/Coordinate_vector" TargetMode="External"/><Relationship Id="rId63" Type="http://schemas.openxmlformats.org/officeDocument/2006/relationships/hyperlink" Target="https://en.wikipedia.org/wiki/Linear_independence" TargetMode="External"/><Relationship Id="rId71" Type="http://schemas.openxmlformats.org/officeDocument/2006/relationships/hyperlink" Target="https://en.wikipedia.org/wiki/Linear_span" TargetMode="External"/><Relationship Id="rId69" Type="http://schemas.openxmlformats.org/officeDocument/2006/relationships/hyperlink" Target="https://en.wikipedia.org/wiki/Linear_subspace" TargetMode="External"/><Relationship Id="rId65" Type="http://schemas.openxmlformats.org/officeDocument/2006/relationships/hyperlink" Target="https://en.wikipedia.org/wiki/Rank_(linear_algebra)" TargetMode="External"/><Relationship Id="rId67" Type="http://schemas.openxmlformats.org/officeDocument/2006/relationships/hyperlink" Target="https://ucla-biostat-216.github.io/2024fall/slides/04-vecsp/04-vecsp.html" TargetMode="External"/><Relationship Id="rId49" Type="http://schemas.openxmlformats.org/officeDocument/2006/relationships/hyperlink" Target="linear-algebra-matrices.html#def-matvec-mult" TargetMode="External"/><Relationship Id="rId30" Type="http://schemas.openxmlformats.org/officeDocument/2006/relationships/hyperlink" Target="linear-algebra-matrices.html#rem-matvec-row-dot-products" TargetMode="External"/><Relationship Id="rId34" Type="http://schemas.openxmlformats.org/officeDocument/2006/relationships/hyperlink" Target="linear-algebra-matrices.html#thm-linear-map-lincom" TargetMode="External"/><Relationship Id="rId33" Type="http://schemas.openxmlformats.org/officeDocument/2006/relationships/hyperlink" Target="linear-algebra-matrices.html#thm-matrix-map-linear" TargetMode="External"/><Relationship Id="rId52" Type="http://schemas.openxmlformats.org/officeDocument/2006/relationships/hyperlink" Target="linear-algebra-vectors.html#def-indicator-vector" TargetMode="External"/><Relationship Id="rId27" Type="http://schemas.openxmlformats.org/officeDocument/2006/relationships/hyperlink" Target="proof-writing.qmd#def-proof" TargetMode="External"/><Relationship Id="rId37" Type="http://schemas.openxmlformats.org/officeDocument/2006/relationships/hyperlink" Target="proof-writing.qmd#def-proof-by-induction" TargetMode="External"/><Relationship Id="rId38" Type="http://schemas.openxmlformats.org/officeDocument/2006/relationships/hyperlink" Target="proof-writing.qmd#def-theorem" TargetMode="External"/></Relationships>
</file>

<file path=word/_rels/footnotes.xml.rels><?xml version='1.0' encoding='UTF-8' standalone='yes'?>
<Relationships xmlns="http://schemas.openxmlformats.org/package/2006/relationships"><Relationship Id="rId73" Type="http://schemas.openxmlformats.org/officeDocument/2006/relationships/hyperlink" Target="https://en.wikipedia.org/wiki/Basis_(linear_algebra)" TargetMode="External"/><Relationship Id="rId75" Type="http://schemas.openxmlformats.org/officeDocument/2006/relationships/hyperlink" Target="https://en.wikipedia.org/wiki/Coordinate_vector" TargetMode="External"/><Relationship Id="rId63" Type="http://schemas.openxmlformats.org/officeDocument/2006/relationships/hyperlink" Target="https://en.wikipedia.org/wiki/Linear_independence" TargetMode="External"/><Relationship Id="rId71" Type="http://schemas.openxmlformats.org/officeDocument/2006/relationships/hyperlink" Target="https://en.wikipedia.org/wiki/Linear_span" TargetMode="External"/><Relationship Id="rId69" Type="http://schemas.openxmlformats.org/officeDocument/2006/relationships/hyperlink" Target="https://en.wikipedia.org/wiki/Linear_subspace" TargetMode="External"/><Relationship Id="rId65" Type="http://schemas.openxmlformats.org/officeDocument/2006/relationships/hyperlink" Target="https://en.wikipedia.org/wiki/Rank_(linear_algebra)" TargetMode="External"/><Relationship Id="rId67" Type="http://schemas.openxmlformats.org/officeDocument/2006/relationships/hyperlink" Target="https://ucla-biostat-216.github.io/2024fall/slides/04-vecsp/04-vecsp.html" TargetMode="External"/><Relationship Id="rId49" Type="http://schemas.openxmlformats.org/officeDocument/2006/relationships/hyperlink" Target="linear-algebra-matrices.html#def-matvec-mult" TargetMode="External"/><Relationship Id="rId30" Type="http://schemas.openxmlformats.org/officeDocument/2006/relationships/hyperlink" Target="linear-algebra-matrices.html#rem-matvec-row-dot-products" TargetMode="External"/><Relationship Id="rId34" Type="http://schemas.openxmlformats.org/officeDocument/2006/relationships/hyperlink" Target="linear-algebra-matrices.html#thm-linear-map-lincom" TargetMode="External"/><Relationship Id="rId33" Type="http://schemas.openxmlformats.org/officeDocument/2006/relationships/hyperlink" Target="linear-algebra-matrices.html#thm-matrix-map-linear" TargetMode="External"/><Relationship Id="rId52" Type="http://schemas.openxmlformats.org/officeDocument/2006/relationships/hyperlink" Target="linear-algebra-vectors.html#def-indicator-vector" TargetMode="External"/><Relationship Id="rId27" Type="http://schemas.openxmlformats.org/officeDocument/2006/relationships/hyperlink" Target="proof-writing.qmd#def-proof" TargetMode="External"/><Relationship Id="rId37" Type="http://schemas.openxmlformats.org/officeDocument/2006/relationships/hyperlink" Target="proof-writing.qmd#def-proof-by-induction" TargetMode="External"/><Relationship Id="rId38" Type="http://schemas.openxmlformats.org/officeDocument/2006/relationships/hyperlink" Target="proof-writing.qmd#def-theore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Subspaces and Rank</dc:title>
  <dc:creator/>
  <cp:keywords/>
  <dcterms:created xsi:type="dcterms:W3CDTF">2026-10-19T08:47:22Z</dcterms:created>
  <dcterms:modified xsi:type="dcterms:W3CDTF">2026-10-19T08:47:22Z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01:00:16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