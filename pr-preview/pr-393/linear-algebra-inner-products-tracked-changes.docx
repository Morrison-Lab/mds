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01:00:16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Suppose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$\sum_{j=1}^{k} c_j \mathord{\smash[b]{\underset{\raise.3ex\hbox{$\scriptstyle\sim$}}{q}}\vphantom{q}}_j = \mathord{\smash[b]{\underset{\raise.3ex\hbox{$\scriptstyle\sim$}}{0}}\vphantom{0}}$</w:delText>
        </w:r>
      </w:del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 fix any</w:delText>
        </w:r>
      </w:del>
      <w:del w:id="11" w:author="PR Preview" w:date="2026-01-01T00:00:00Z">
        <w:r>
          <w:delText xml:space="preserve"> </w:delText>
        </w:r>
      </w:del>
      <m:oMath>
        <m:r>
          <m:t>i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between</w:delText>
        </w:r>
      </w:del>
      <w:del w:id="14" w:author="PR Preview" w:date="2026-01-01T00:00:00Z">
        <w:r>
          <w:delText xml:space="preserve"> </w:delText>
        </w:r>
      </w:del>
      <m:oMath>
        <m:r>
          <m:t>1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</w:delText>
        </w:r>
      </w:del>
      <w:del w:id="17" w:author="PR Preview" w:date="2026-01-01T00:00:00Z">
        <w:r>
          <w:delText xml:space="preserve"> </w:delText>
        </w:r>
      </w:del>
      <m:oMath>
        <m:r>
          <m:t>k</m:t>
        </m:r>
      </m:oMath>
      <w:del w:id="18" w:author="PR Preview" w:date="2026-01-01T00:00:00Z">
        <w:r>
          <w:delText xml:space="preserve">. Then</w:delText>
        </w:r>
      </w:del>
    </w:p>
    <w:p>
      <w:pPr>
        <w:pStyle w:val="BodyText"/>
      </w:pPr>
      <w:ins w:id="19" w:author="PR Preview" w:date="2026-01-01T00:00:00Z">
        <w:r>
          <w:rPr>
            <w:i/>
            <w:iCs/>
          </w:rPr>
          <w:t xml:space="preserve">Proof</w:t>
        </w:r>
      </w:ins>
      <w:ins w:id="20" w:author="PR Preview" w:date="2026-01-01T00:00:00Z">
        <w:r>
          <w:t xml:space="preserve">. </w:t>
        </w:r>
      </w:ins>
      <w:ins w:id="21" w:author="PR Preview" w:date="2026-01-01T00:00:00Z">
        <w:r>
          <w:t xml:space="preserve">Suppose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$\sum_{j=1}^{k} c_j \mathord{\smash[b]{\underset{\raise.3ex\hbox{$\scriptstyle\sim$}}{q}}\vphantom{q}}_j = \mathord{\smash[b]{\underset{\raise.3ex\hbox{$\scriptstyle\sim$}}{0}}\vphantom{0}}$</w:t>
        </w:r>
      </w:ins>
      <w:ins w:id="24" w:author="PR Preview" w:date="2026-01-01T00:00:00Z">
        <w:r>
          <w:t xml:space="preserve">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Take any</w:t>
        </w:r>
      </w:ins>
      <w:ins w:id="2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28" w:author="PR Preview" w:date="2026-01-01T00:00:00Z">
        <w:r>
          <w:t xml:space="preserve">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Then</w:t>
        </w:r>
      </w:ins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2026-10-19T08:37:08Z</dcterms:created>
  <dcterms:modified xsi:type="dcterms:W3CDTF">2026-10-19T08:37:08Z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