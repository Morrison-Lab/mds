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Vectors and Matrices</w:t>
      </w:r>
    </w:p>
    <w:p>
      <w:pPr>
        <w:pStyle w:val="Date"/>
      </w:pPr>
      <w:del w:id="1" w:author="PR Preview" w:date="2026-01-01T00:00:00Z">
        <w:r>
          <w:delText xml:space="preserve">Last modified: 2026-10-15 23:56:47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00:39:52 (PDT)</w:t>
        </w:r>
      </w:ins>
    </w:p>
    <w:bookmarkStart w:id="38" w:name="sec-complex-vectors-matrices"/>
    <w:p>
      <w:pPr>
        <w:pStyle w:val="Heading2"/>
      </w:pPr>
      <w:r>
        <w:t xml:space="preserve">1 Complex vectors and matrices</w:t>
      </w:r>
    </w:p>
    <w:bookmarkStart w:id="10" w:name="def-complex-vector"/>
    <w:p>
      <w:pPr>
        <w:pStyle w:val="FirstParagraph"/>
      </w:pPr>
      <w:r>
        <w:rPr>
          <w:b/>
          <w:bCs/>
        </w:rPr>
        <w:t xml:space="preserve">Definition 1 (Complex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column vector</w:t>
      </w:r>
      <w:r>
        <w:t xml:space="preserve"> </w:t>
      </w:r>
      <w:r>
        <w:t xml:space="preserve">whose entries are</w:t>
      </w:r>
      <w:r>
        <w:t xml:space="preserve"> </w:t>
      </w:r>
      <w:hyperlink r:id="rId9">
        <w:r>
          <w:rPr>
            <w:rStyle w:val="Hyperlink"/>
          </w:rPr>
          <w:t xml:space="preserve">complex numbers</w:t>
        </w:r>
      </w:hyperlink>
      <w:r>
        <w:t xml:space="preserve">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0"/>
    <w:bookmarkStart w:id="11" w:name="def-complex-matrix"/>
    <w:p>
      <w:pPr>
        <w:pStyle w:val="BodyText"/>
      </w:pPr>
      <w:r>
        <w:rPr>
          <w:b/>
          <w:bCs/>
        </w:rPr>
        <w:t xml:space="preserve">Definition 2 (Complex 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matrix</w:t>
      </w:r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matrix with complex entries;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.</w:t>
      </w:r>
    </w:p>
    <w:bookmarkEnd w:id="11"/>
    <w:bookmarkStart w:id="12" w:name="exm-complex-vector"/>
    <w:p>
      <w:pPr>
        <w:pStyle w:val="BodyText"/>
      </w:pPr>
      <w:r>
        <w:rPr>
          <w:b/>
          <w:bCs/>
        </w:rPr>
        <w:t xml:space="preserve">Example 1 (A complex vector and its conjugate)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,</m:t>
          </m:r>
          <m:r>
            <m:t>  </m:t>
          </m:r>
          <m:limLow>
            <m:e>
              <m:limLow>
                <m:e>
                  <m:bar>
                    <m:barPr>
                      <m:pos m:val="top"/>
                    </m:barPr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ba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real entry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its own conjugate.</w:t>
      </w:r>
      <w:r>
        <w:t xml:space="preserve"> </w:t>
      </w:r>
      <w:r>
        <w:t xml:space="preserve">Every real vector is also a complex vector,</w:t>
      </w:r>
      <w:r>
        <w:t xml:space="preserve"> </w:t>
      </w:r>
      <w:r>
        <w:t xml:space="preserve">since each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subset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2"/>
    <w:bookmarkStart w:id="14" w:name="def-complex-conjugate-matrix"/>
    <w:p>
      <w:pPr>
        <w:pStyle w:val="BodyText"/>
      </w:pPr>
      <w:r>
        <w:rPr>
          <w:b/>
          <w:bCs/>
        </w:rPr>
        <w:t xml:space="preserve">Definition 3 (Complex conjugate of a complex vector or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vector or matrix</w:t>
      </w:r>
      <w:r>
        <w:t xml:space="preserve"> </w:t>
      </w:r>
      <w:r>
        <w:t xml:space="preserve">takes the</w:t>
      </w:r>
      <w:r>
        <w:t xml:space="preserve"> </w:t>
      </w:r>
      <w:hyperlink r:id="rId13">
        <w:r>
          <w:rPr>
            <w:rStyle w:val="Hyperlink"/>
          </w:rPr>
          <w:t xml:space="preserve">complex conjugate</w:t>
        </w:r>
      </w:hyperlink>
      <w:r>
        <w:t xml:space="preserve"> </w:t>
      </w:r>
      <w:r>
        <w:t xml:space="preserve">of each entry:</w:t>
      </w:r>
      <w:r>
        <w:t xml:space="preserve"> </w:t>
      </w:r>
      <m:oMath>
        <m:r>
          <m:rPr>
            <m:sty m:val="p"/>
          </m:rPr>
          <m:t>(</m:t>
        </m:r>
        <m:bar>
          <m:barPr>
            <m:pos m:val="top"/>
          </m:barPr>
          <m:e>
            <m:r>
              <m:rPr>
                <m:sty m:val="bi"/>
              </m:rPr>
              <m:t>A</m:t>
            </m:r>
          </m:e>
        </m:bar>
        <m:sSub>
          <m:e>
            <m:r>
              <m:rPr>
                <m:sty m:val="p"/>
              </m:rPr>
              <m:t>)</m:t>
            </m:r>
          </m:e>
          <m:sub>
            <m:r>
              <m:t>j</m:t>
            </m:r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k</m:t>
                </m:r>
              </m:sub>
            </m:sSub>
          </m:e>
        </m:bar>
      </m:oMath>
      <w:r>
        <w:t xml:space="preserve">.</w:t>
      </w:r>
    </w:p>
    <w:bookmarkEnd w:id="14"/>
    <w:bookmarkStart w:id="15" w:name="def-conjugate-transpose"/>
    <w:p>
      <w:pPr>
        <w:pStyle w:val="BodyText"/>
      </w:pPr>
      <w:r>
        <w:rPr>
          <w:b/>
          <w:bCs/>
        </w:rPr>
        <w:t xml:space="preserve">Definition 4 (Conjugate transpose (Hermitian adjoint, Hermitian conjugate, transjugate))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conjugate transpose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Hermitian adjoint</w:t>
      </w:r>
      <w:r>
        <w:t xml:space="preserve">,</w:t>
      </w:r>
      <w:r>
        <w:t xml:space="preserve"> </w:t>
      </w:r>
      <w:r>
        <w:rPr>
          <w:b/>
          <w:bCs/>
        </w:rPr>
        <w:t xml:space="preserve">Hermitian conjugate</w:t>
      </w:r>
      <w:r>
        <w:t xml:space="preserve">, or</w:t>
      </w:r>
      <w:r>
        <w:t xml:space="preserve"> </w:t>
      </w:r>
      <w:r>
        <w:rPr>
          <w:b/>
          <w:bCs/>
        </w:rPr>
        <w:t xml:space="preserve">transjugate</w:t>
      </w:r>
      <w:r>
        <w:t xml:space="preserve">)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obtained by transposing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then taking the complex conjugate of each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j</m:t>
              </m:r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</m:bar>
          <m:r>
            <m:t> </m:t>
          </m:r>
          <m:r>
            <m:rPr>
              <m:nor/>
              <m:sty m:val="p"/>
            </m:rPr>
            <m:t>for </m:t>
          </m:r>
          <m:r>
            <m:t>j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 </m:t>
          </m:r>
          <m:r>
            <m:t>k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bookmarkEnd w:id="15"/>
    <w:bookmarkStart w:id="16" w:name="rem-conjugate-transpos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conjugate transpose). </w:t>
      </w:r>
      <w:r>
        <w:t xml:space="preserve">The operation is denoted variously across mathematics and physics: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pure mathematics (</w:t>
      </w:r>
      <w:r>
        <w:t xml:space="preserve">Axler (2024, Definition 7.7, p. 231)</w:t>
      </w:r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-dagger”</w:t>
      </w:r>
      <w:r>
        <w:t xml:space="preserve">) in physics and quantum mechanics,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in engineering, numerical linear algebra, and statistics.</w:t>
      </w:r>
      <w:r>
        <w:t xml:space="preserve"> </w:t>
      </w:r>
      <w:r>
        <w:t xml:space="preserve">These notes write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reserved for optimal points (as in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frequently denotes the Moore-Penrose pseudoinverse in the broader literature.</w:t>
      </w:r>
    </w:p>
    <w:p>
      <w:pPr>
        <w:pStyle w:val="BodyText"/>
      </w:pPr>
      <w:r>
        <w:t xml:space="preserve">The Hermitian adjoint matrix should not be confused with the classical</w:t>
      </w:r>
      <w:r>
        <w:t xml:space="preserve"> </w:t>
      </w:r>
      <w:r>
        <w:rPr>
          <w:i/>
          <w:iCs/>
        </w:rPr>
        <w:t xml:space="preserve">adjugate matrix</w:t>
      </w:r>
      <w:r>
        <w:t xml:space="preserve"> </w:t>
      </w:r>
      <w:r>
        <w:t xml:space="preserve">(the transpose of the matrix of cofactors),</w:t>
      </w:r>
      <w:r>
        <w:t xml:space="preserve"> </w:t>
      </w:r>
      <w:r>
        <w:t xml:space="preserve">which older texts occasionally referred to as the</w:t>
      </w:r>
      <w:r>
        <w:t xml:space="preserve"> </w:t>
      </w:r>
      <w:r>
        <w:t xml:space="preserve">“adjoint.”</w:t>
      </w:r>
    </w:p>
    <w:bookmarkEnd w:id="16"/>
    <w:bookmarkStart w:id="17" w:name="exm-conjugate-transpose"/>
    <w:p>
      <w:pPr>
        <w:pStyle w:val="BodyText"/>
      </w:pPr>
      <w:r>
        <w:rPr>
          <w:b/>
          <w:bCs/>
        </w:rPr>
        <w:t xml:space="preserve">Example 2 (The conjugate transpose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transposing gives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conjugating each of its entries gives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transpose alone would have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in that position,</w:t>
      </w:r>
      <w:r>
        <w:t xml:space="preserve"> </w:t>
      </w:r>
      <w:r>
        <w:t xml:space="preserve">so for a matrix with an entry that is not real,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differ.</w:t>
      </w:r>
      <w:r>
        <w:t xml:space="preserve"> </w:t>
      </w:r>
      <w:r>
        <w:t xml:space="preserve">For a real matrix, conjugating changes nothing, 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7"/>
    <w:bookmarkStart w:id="18" w:name="rem-conjugate-transpose-vector"/>
    <w:p>
      <w:pPr>
        <w:pStyle w:val="BodyText"/>
      </w:pPr>
      <w:r>
        <w:rPr>
          <w:i/>
          <w:iCs/>
        </w:rPr>
        <w:t xml:space="preserve">Remark 2</w:t>
      </w:r>
      <w:r>
        <w:t xml:space="preserve"> (Conjugate transpose of a complex vector). </w:t>
      </w:r>
      <w:r>
        <w:t xml:space="preserve">The conjugate transpose of a column vector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[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e>
        </m:bar>
        <m:r>
          <m:rPr>
            <m:sty m:val="p"/>
          </m:rPr>
          <m:t>,</m:t>
        </m:r>
        <m:r>
          <m:t> 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 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p</m:t>
                </m:r>
              </m:sub>
            </m:sSub>
          </m:e>
        </m:bar>
        <m:r>
          <m:rPr>
            <m:sty m:val="p"/>
          </m:rPr>
          <m:t>]</m:t>
        </m:r>
      </m:oMath>
      <w:r>
        <w:t xml:space="preserve">.</w:t>
      </w:r>
    </w:p>
    <w:bookmarkEnd w:id="18"/>
    <w:bookmarkStart w:id="19" w:name="thm-hermitian-adjoint-properties"/>
    <w:p>
      <w:pPr>
        <w:pStyle w:val="BodyText"/>
      </w:pPr>
      <w:r>
        <w:rPr>
          <w:b/>
          <w:bCs/>
        </w:rPr>
        <w:t xml:space="preserve">Theorem 1 (Properties of the Hermitian adjoint)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 complex matrices of compatible dimensions,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be a scalar.</w:t>
      </w:r>
      <w:r>
        <w:t xml:space="preserve"> </w:t>
      </w:r>
      <w:r>
        <w:t xml:space="preserve">The Hermitian adjoint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 satisfies: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Involution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Additivity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Conjugate-homogeneity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t> 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bar>
            <m:barPr>
              <m:pos m:val="top"/>
            </m:barPr>
            <m:e>
              <m:r>
                <m:t>c</m:t>
              </m:r>
            </m:e>
          </m:bar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Reversal of products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is also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Properties 1-3 follow directly from entrywise conjugation and transposition:</w:t>
      </w:r>
    </w:p>
    <w:p>
      <w:pPr>
        <w:numPr>
          <w:ilvl w:val="0"/>
          <w:numId w:val="1002"/>
        </w:numPr>
      </w:pPr>
      <w:r>
        <w:t xml:space="preserve">For involution: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ba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conjugate-homogeneity: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Unlike the real transpose where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scaling conjugates the scalar.</w:t>
      </w:r>
    </w:p>
    <w:p>
      <w:pPr>
        <w:pStyle w:val="FirstParagraph"/>
      </w:pPr>
      <w:r>
        <w:t xml:space="preserve">For property 4 (reversal of products),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product’s Hermitian adjoint (for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of sums and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inverse, applying property 4 to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.</w:t>
      </w:r>
    </w:p>
    <w:bookmarkStart w:id="20" w:name="thm-adjoint-inner-product"/>
    <w:p>
      <w:pPr>
        <w:pStyle w:val="BodyText"/>
      </w:pPr>
      <w:r>
        <w:rPr>
          <w:b/>
          <w:bCs/>
        </w:rPr>
        <w:t xml:space="preserve">Theorem 2 (The adjoint property for inner products)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matrix.</w:t>
      </w:r>
      <w:r>
        <w:t xml:space="preserve"> </w:t>
      </w:r>
      <w:r>
        <w:t xml:space="preserve">Under the standard inner product on complex Euclidean space,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n</m:t>
              </m:r>
            </m:sup>
          </m:sSup>
          <m:r>
            <m:rPr>
              <m:nor/>
              <m:sty m:val="p"/>
            </m:rPr>
            <m:t> and 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the standard complex inner product and the product rule for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reversal of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(associativity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21" w:name="rem-adjoint-nam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(Where the name</w:t>
      </w:r>
      <w:r>
        <w:t xml:space="preserve"> </w:t>
      </w:r>
      <w:r>
        <w:t xml:space="preserve">“adjoint”</w:t>
      </w:r>
      <w:r>
        <w:t xml:space="preserve"> </w:t>
      </w:r>
      <w:r>
        <w:t xml:space="preserve">comes from). </w:t>
      </w:r>
      <w:r>
        <w:t xml:space="preserve">This identity is the origin of the name</w:t>
      </w:r>
      <w:r>
        <w:t xml:space="preserve"> </w:t>
      </w:r>
      <w:r>
        <w:rPr>
          <w:b/>
          <w:bCs/>
        </w:rPr>
        <w:t xml:space="preserve">adjoint</w:t>
      </w:r>
      <w:r>
        <w:t xml:space="preserve">:</w:t>
      </w:r>
      <w:r>
        <w:t xml:space="preserve"> </w:t>
      </w:r>
      <w:r>
        <w:t xml:space="preserve">in functional analysis and operator theory,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adjoint</w:t>
      </w:r>
      <w:r>
        <w:t xml:space="preserve"> </w:t>
      </w:r>
      <w:r>
        <w:t xml:space="preserve">of a linear map</w:t>
      </w:r>
      <w:r>
        <w:t xml:space="preserve"> </w:t>
      </w:r>
      <m:oMath>
        <m:r>
          <m:t>T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t>W</m:t>
        </m:r>
      </m:oMath>
      <w:r>
        <w:t xml:space="preserve"> </w:t>
      </w:r>
      <w:r>
        <w:t xml:space="preserve">between inner product spaces is defined as the unique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:</m:t>
        </m:r>
        <m:r>
          <m:t>W</m:t>
        </m:r>
        <m:r>
          <m:rPr>
            <m:sty m:val="p"/>
          </m:rPr>
          <m:t>→</m:t>
        </m:r>
        <m:r>
          <m:t>V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t>T</m:t>
            </m:r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T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r>
        <w:t xml:space="preserve">Axler (2024, Definition 7.1, p. 226)</w:t>
      </w:r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are finite-dimensional spaces equipped with their standard orthonormal bases,</w:t>
      </w:r>
      <w:r>
        <w:t xml:space="preserve"> </w:t>
      </w:r>
      <w:r>
        <w:t xml:space="preserve">the matrix representing the adjoint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precisely the Hermitian adjoint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(</w:t>
      </w:r>
      <w:r>
        <w:t xml:space="preserve">Axler (2024, Proposition 7.9, p. 231)</w:t>
      </w:r>
      <w:r>
        <w:t xml:space="preserve">).</w:t>
      </w:r>
    </w:p>
    <w:bookmarkEnd w:id="21"/>
    <w:bookmarkStart w:id="22" w:name="thm-zhz-sum-squares"/>
    <w:p>
      <w:pPr>
        <w:pStyle w:val="BodyText"/>
      </w:pPr>
      <w:r>
        <w:rPr>
          <w:b/>
          <w:bCs/>
        </w:rPr>
        <w:t xml:space="preserve">Theorem 3 (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z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is a sum of squared absolute values)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1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a nonnegative real number,</w:t>
      </w:r>
      <w:r>
        <w:t xml:space="preserve"> </w:t>
      </w:r>
      <w:r>
        <w:t xml:space="preserve">and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step uses the</w:t>
      </w:r>
      <w:r>
        <w:t xml:space="preserve"> </w:t>
      </w:r>
      <w:hyperlink r:id="rId23">
        <w:r>
          <w:rPr>
            <w:rStyle w:val="Hyperlink"/>
          </w:rPr>
          <w:t xml:space="preserve">identity for a complex number times its conjugate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, and the row-times-column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conjugate)</m:t>
              </m:r>
            </m:e>
          </m:eqArr>
        </m:oMath>
      </m:oMathPara>
    </w:p>
    <w:p>
      <w:pPr>
        <w:pStyle w:val="FirstParagraph"/>
      </w:pPr>
      <w:r>
        <w:t xml:space="preserve">By the definition of the</w:t>
      </w:r>
      <w:r>
        <w:t xml:space="preserve"> </w:t>
      </w:r>
      <w:hyperlink r:id="rId24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Re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Im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nonnegative real number,</w:t>
      </w:r>
      <w:r>
        <w:t xml:space="preserve"> </w:t>
      </w:r>
      <w:r>
        <w:t xml:space="preserve">so their sum is too.</w:t>
      </w:r>
      <w:r>
        <w:t xml:space="preserve"> </w:t>
      </w:r>
      <w:r>
        <w:t xml:space="preserve">A sum of nonnegative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Re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Im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that is, when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zhz-sum-squares"/>
    <w:p>
      <w:pPr>
        <w:pStyle w:val="BodyText"/>
      </w:pPr>
      <w:r>
        <w:rPr>
          <w:b/>
          <w:bCs/>
        </w:rPr>
        <w:t xml:space="preserve">Example 3 (Computing</w:t>
      </w:r>
      <w:r>
        <w:rPr>
          <w:b/>
          <w:bCs/>
        </w:rPr>
        <w:t xml:space="preserve"> 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z</m:t>
            </m:r>
          </m:e>
        </m:acc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absolute value,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inside each 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 number:</w:t>
      </w:r>
      <w:r>
        <w:t xml:space="preserve"> </w:t>
      </w:r>
      <m:oMath>
        <m:bar>
          <m:barPr>
            <m:pos m:val="top"/>
          </m:barPr>
          <m:e>
            <m:r>
              <m:t>2</m:t>
            </m:r>
          </m:e>
        </m:ba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Start w:id="26" w:name="exm-transpose-not-enough"/>
    <w:p>
      <w:pPr>
        <w:pStyle w:val="FirstParagraph"/>
      </w:pPr>
      <w:r>
        <w:rPr>
          <w:b/>
          <w:bCs/>
        </w:rPr>
        <w:t xml:space="preserve">Example 4 (Why complex vectors use the conjugate transpose)</w:t>
      </w:r>
      <w:r>
        <w:t xml:space="preserve"> </w:t>
      </w:r>
      <w:r>
        <w:t xml:space="preserve">For a real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zero vector.</w:t>
      </w:r>
      <w:r>
        <w:t xml:space="preserve"> </w:t>
      </w:r>
      <w:r>
        <w:t xml:space="preserve">The same formula fails for complex vectors.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i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entry by entry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Using the conjugate transpose instead,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1</m:t>
                  </m:r>
                </m:e>
              </m:ba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r>
                    <m:t>i</m:t>
                  </m:r>
                </m:e>
              </m:ba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as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</w:p>
    <w:bookmarkEnd w:id="26"/>
    <w:bookmarkStart w:id="27" w:name="def-hermitian-matrix"/>
    <w:p>
      <w:pPr>
        <w:pStyle w:val="BodyText"/>
      </w:pPr>
      <w:r>
        <w:rPr>
          <w:b/>
          <w:bCs/>
        </w:rPr>
        <w:t xml:space="preserve">Definition 5 (Hermitian matrix (self-adjoint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self-adjoint</w:t>
      </w:r>
      <w:r>
        <w:t xml:space="preserve">)</w:t>
      </w:r>
      <w:r>
        <w:t xml:space="preserve"> </w:t>
      </w:r>
      <w:r>
        <w:t xml:space="preserve">if it equals its conjugate transpose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27"/>
    <w:bookmarkStart w:id="28" w:name="rem-hermitian-self-adjoint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</w:t>
      </w:r>
      <w:r>
        <w:t xml:space="preserve"> </w:t>
      </w:r>
      <w:r>
        <w:t xml:space="preserve">“self-adjoint”</w:t>
      </w:r>
      <w:r>
        <w:t xml:space="preserve">). </w:t>
      </w:r>
      <w:r>
        <w:t xml:space="preserve">The term</w:t>
      </w:r>
      <w:r>
        <w:t xml:space="preserve"> </w:t>
      </w:r>
      <w:r>
        <w:rPr>
          <w:i/>
          <w:iCs/>
        </w:rPr>
        <w:t xml:space="preserve">self-adjoint</w:t>
      </w:r>
      <w:r>
        <w:t xml:space="preserve"> </w:t>
      </w:r>
      <w:r>
        <w:t xml:space="preserve">comes directly from</w:t>
      </w:r>
      <w:r>
        <w:t xml:space="preserve"> </w:t>
      </w:r>
      <w:hyperlink w:anchor="thm-adjoint-inner-product">
        <w:r>
          <w:rPr>
            <w:rStyle w:val="Hyperlink"/>
          </w:rPr>
          <w:t xml:space="preserve">Theorem 2</w:t>
        </w:r>
      </w:hyperlink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Hermitian,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 linear operator moves across the inner product without change.</w:t>
      </w:r>
    </w:p>
    <w:bookmarkEnd w:id="28"/>
    <w:bookmarkStart w:id="29" w:name="exm-hermitian-matrix"/>
    <w:p>
      <w:pPr>
        <w:pStyle w:val="BodyText"/>
      </w:pPr>
      <w:r>
        <w:rPr>
          <w:b/>
          <w:bCs/>
        </w:rPr>
        <w:t xml:space="preserve">Example 5 (A Hermitian matrix)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Hermitian:</w:t>
      </w:r>
      <w:r>
        <w:t xml:space="preserve"> </w:t>
      </w:r>
      <w:r>
        <w:t xml:space="preserve">transposing swaps the off-diagonal entries,</w:t>
      </w:r>
      <w:r>
        <w:t xml:space="preserve"> </w:t>
      </w:r>
      <w:r>
        <w:t xml:space="preserve">and conjugating turns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 diagonal entries of a Hermitian matrix must be real,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and only a real number is its own conjugate: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b</m:t>
        </m:r>
        <m:r>
          <m:t> </m:t>
        </m:r>
        <m:r>
          <m:t>i</m:t>
        </m:r>
      </m:oMath>
      <w:r>
        <w:t xml:space="preserve">, then the imaginary parts give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, 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Every real symmetric matrix is Hermitian,</w:t>
      </w:r>
      <w:r>
        <w:t xml:space="preserve"> </w:t>
      </w:r>
      <w:r>
        <w:t xml:space="preserve">because for a real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9"/>
    <w:bookmarkStart w:id="30" w:name="exm-not-hermitian"/>
    <w:p>
      <w:pPr>
        <w:pStyle w:val="BodyText"/>
      </w:pPr>
      <w:r>
        <w:rPr>
          <w:b/>
          <w:bCs/>
        </w:rPr>
        <w:t xml:space="preserve">Example 6 (A symmetric complex matrix that is not Hermitian)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B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symmetric,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but it is not Hermitian: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≠</m:t>
          </m:r>
          <m:r>
            <m:rPr>
              <m:sty m:val="bi"/>
            </m:rPr>
            <m:t>B</m:t>
          </m:r>
          <m:r>
            <m:rPr>
              <m:sty m:val="p"/>
            </m:rPr>
            <m:t>.</m:t>
          </m:r>
        </m:oMath>
      </m:oMathPara>
    </w:p>
    <w:bookmarkEnd w:id="30"/>
    <w:bookmarkStart w:id="31" w:name="def-skew-hermitian-matrix"/>
    <w:p>
      <w:pPr>
        <w:pStyle w:val="FirstParagraph"/>
      </w:pPr>
      <w:r>
        <w:rPr>
          <w:b/>
          <w:bCs/>
        </w:rPr>
        <w:t xml:space="preserve">Definition 6 (Skew-Hermitian matrix (anti-Hermitian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skew-Hermitian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anti-Hermitian</w:t>
      </w:r>
      <w:r>
        <w:t xml:space="preserve">)</w:t>
      </w:r>
      <w:r>
        <w:t xml:space="preserve"> </w:t>
      </w:r>
      <w:r>
        <w:t xml:space="preserve">if it equals the negative of its conjugate transpose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31"/>
    <w:bookmarkStart w:id="32" w:name="rem-skew-hermitian-diagonal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diagonal of a skew-Hermitian matrix). </w:t>
      </w:r>
      <w:r>
        <w:t xml:space="preserve">Every entry of a skew-Hermitian matrix satisfies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k</m:t>
                </m:r>
                <m:r>
                  <m:t>j</m:t>
                </m:r>
              </m:sub>
            </m:sSub>
          </m:e>
        </m:bar>
      </m:oMath>
      <w:r>
        <w:t xml:space="preserve">.</w:t>
      </w:r>
      <w:r>
        <w:t xml:space="preserve"> </w:t>
      </w:r>
      <w:r>
        <w:t xml:space="preserve">In particular, its diagonal entries satisfy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which 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Re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Therefore, every diagonal entry of a skew-Hermitian matrix must be purely imaginary (or zero).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  <m:r>
          <m:t> </m:t>
        </m:r>
        <m:r>
          <m:t>i</m:t>
        </m:r>
      </m:oMath>
      <w:r>
        <w:t xml:space="preserve"> </w:t>
      </w:r>
      <w:r>
        <w:t xml:space="preserve">works,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bar>
                <m:barPr>
                  <m:pos m:val="top"/>
                </m:barPr>
                <m:e>
                  <m:r>
                    <m:t>3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does not, since</w:t>
      </w:r>
      <w:r>
        <w:t xml:space="preserve"> </w:t>
      </w:r>
      <m:oMath>
        <m:r>
          <m:rPr>
            <m:sty m:val="p"/>
          </m:rPr>
          <m:t>−</m:t>
        </m:r>
        <m:bar>
          <m:barPr>
            <m:pos m:val="top"/>
          </m:barPr>
          <m:e>
            <m:r>
              <m:t>3</m:t>
            </m:r>
          </m:e>
        </m:ba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</w:p>
    <w:bookmarkEnd w:id="32"/>
    <w:bookmarkStart w:id="33" w:name="exm-skew-hermitian-matrix"/>
    <w:p>
      <w:pPr>
        <w:pStyle w:val="BodyText"/>
      </w:pPr>
      <w:r>
        <w:rPr>
          <w:b/>
          <w:bCs/>
        </w:rPr>
        <w:t xml:space="preserve">Example 7 (A skew-Hermitian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skew-Hermitian:</w:t>
      </w:r>
      <w:r>
        <w:t xml:space="preserve"> </w:t>
      </w:r>
      <w:r>
        <w:t xml:space="preserve">transposing and conjugating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2</m:t>
                            </m:r>
                            <m:r>
                              <m:t> 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</m:m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0</m:t>
                            </m:r>
                          </m:e>
                        </m:ba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 </m:t>
                        </m:r>
                        <m:r>
                          <m:t>i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Its diagonal entries</w:t>
      </w:r>
      <w:r>
        <w:t xml:space="preserve"> </w:t>
      </w:r>
      <m:oMath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purely imaginary.</w:t>
      </w:r>
    </w:p>
    <w:bookmarkEnd w:id="33"/>
    <w:bookmarkStart w:id="34" w:name="X4e376dfe4195dd67571b7cde9ab8c2999dabc4a"/>
    <w:p>
      <w:pPr>
        <w:pStyle w:val="BodyText"/>
      </w:pPr>
      <w:r>
        <w:rPr>
          <w:b/>
          <w:bCs/>
        </w:rPr>
        <w:t xml:space="preserve">Theorem 4 (Hermitian and skew-Hermitian decomposition)</w:t>
      </w:r>
      <w:r>
        <w:t xml:space="preserve"> </w:t>
      </w:r>
      <w:r>
        <w:t xml:space="preserve">Every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can be uniquely expressed as the sum of a Hermitian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ermitian-matrix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and a skew-Hermitian 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kew-hermitian-matrix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H</m:t>
          </m:r>
          <m:r>
            <m:rPr>
              <m:sty m:val="p"/>
            </m:rPr>
            <m:t>+</m:t>
          </m:r>
          <m:r>
            <m:rPr>
              <m:sty m:val="bi"/>
            </m:rPr>
            <m:t>S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H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</w:t>
      </w:r>
      <w:r>
        <w:t xml:space="preserve">: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sum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properties of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Thus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Hermitian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skew-Hermitian.</w:t>
      </w:r>
    </w:p>
    <w:p>
      <w:pPr>
        <w:pStyle w:val="BodyText"/>
      </w:pPr>
      <w:r>
        <w:rPr>
          <w:b/>
          <w:bCs/>
        </w:rPr>
        <w:t xml:space="preserve">Uniqueness</w:t>
      </w:r>
      <w:r>
        <w:t xml:space="preserve">: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Taking the Hermitian adjoint of both sides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two equations 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fs"/>
    <w:bookmarkStart w:id="36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5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" Type="http://schemas.openxmlformats.org/officeDocument/2006/relationships/hyperlink" Target="algebra-complex.html#def-complex-conjugate" TargetMode="External"/><Relationship Id="rId24" Type="http://schemas.openxmlformats.org/officeDocument/2006/relationships/hyperlink" Target="algebra-complex.html#def-complex-modulus" TargetMode="External"/><Relationship Id="rId9" Type="http://schemas.openxmlformats.org/officeDocument/2006/relationships/hyperlink" Target="algebra-complex.html#def-complex-number" TargetMode="External"/><Relationship Id="rId23" Type="http://schemas.openxmlformats.org/officeDocument/2006/relationships/hyperlink" Target="algebra-complex.html#thm-conj-product" TargetMode="External"/><Relationship Id="rId35" Type="http://schemas.openxmlformats.org/officeDocument/2006/relationships/hyperlink" Target="https://doi.org/10.1007/978-3-031-41026-0" TargetMode="External"/></Relationships>
</file>

<file path=word/_rels/footnotes.xml.rels><?xml version='1.0' encoding='UTF-8' standalone='yes'?>
<Relationships xmlns="http://schemas.openxmlformats.org/package/2006/relationships"><Relationship Id="rId13" Type="http://schemas.openxmlformats.org/officeDocument/2006/relationships/hyperlink" Target="algebra-complex.html#def-complex-conjugate" TargetMode="External"/><Relationship Id="rId24" Type="http://schemas.openxmlformats.org/officeDocument/2006/relationships/hyperlink" Target="algebra-complex.html#def-complex-modulus" TargetMode="External"/><Relationship Id="rId9" Type="http://schemas.openxmlformats.org/officeDocument/2006/relationships/hyperlink" Target="algebra-complex.html#def-complex-number" TargetMode="External"/><Relationship Id="rId23" Type="http://schemas.openxmlformats.org/officeDocument/2006/relationships/hyperlink" Target="algebra-complex.html#thm-conj-product" TargetMode="External"/><Relationship Id="rId35" Type="http://schemas.openxmlformats.org/officeDocument/2006/relationships/hyperlink" Target="https://doi.org/10.1007/978-3-031-41026-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Vectors and Matrices</dc:title>
  <dc:creator/>
  <cp:keywords/>
  <dcterms:created xsi:type="dcterms:W3CDTF">2026-10-16T08:10:02Z</dcterms:created>
  <dcterms:modified xsi:type="dcterms:W3CDTF">2026-10-16T08:10:02Z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00:39:52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