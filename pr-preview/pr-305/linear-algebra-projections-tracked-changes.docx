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08:34:47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4 (Projecting with an orthonormal basis)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subspace of</w:delText>
        </w:r>
      </w:del>
      <w:del w:id="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with</w:delText>
        </w:r>
      </w:del>
      <w:del w:id="12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let</w:delText>
        </w:r>
      </w:del>
      <w:del w:id="16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be the</w:delText>
        </w:r>
      </w:del>
      <w:del w:id="1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r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matrix whose columns</w:delText>
        </w:r>
      </w:del>
      <w:del w:id="2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are an orthonormal basis of</w:delText>
        </w:r>
      </w:del>
      <w:del w:id="2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(</w:delText>
        </w:r>
      </w:del>
      <w:hyperlink r:id="rId42">
        <w:del w:id="28" w:author="PR Preview" w:date="2026-01-01T00:00:00Z">
          <w:r>
            <w:rPr>
              <w:rStyle w:val="Hyperlink"/>
            </w:rPr>
            <w:delText xml:space="preserve">Definition 10 in Inner Products and Orthogonality</w:delText>
          </w:r>
        </w:del>
      </w:hyperlink>
      <w:del w:id="29" w:author="PR Preview" w:date="2026-01-01T00:00:00Z">
        <w:r>
          <w:delText xml:space="preserve">,</w:delText>
        </w:r>
      </w:del>
      <w:del w:id="30" w:author="PR Preview" w:date="2026-01-01T00:00:00Z">
        <w:r>
          <w:delText xml:space="preserve"> </w:delText>
        </w:r>
      </w:del>
      <w:hyperlink r:id="rId43">
        <w:del w:id="31" w:author="PR Preview" w:date="2026-01-01T00:00:00Z">
          <w:r>
            <w:rPr>
              <w:rStyle w:val="Hyperlink"/>
            </w:rPr>
            <w:delText xml:space="preserve">Corollary 3 in Inner Products and Orthogonality</w:delText>
          </w:r>
        </w:del>
      </w:hyperlink>
      <w:del w:id="32" w:author="PR Preview" w:date="2026-01-01T00:00:00Z">
        <w:r>
          <w:delText xml:space="preserve">).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Then for every</w:delText>
        </w:r>
      </w:del>
      <w:del w:id="3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is the orthogonal projection of</w:delText>
        </w:r>
      </w:del>
      <w:del w:id="4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onto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4" w:author="PR Preview" w:date="2026-01-01T00:00:00Z">
        <w:r>
          <w:delText xml:space="preserve">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</w:delText>
        </w:r>
      </w:del>
      <w:del w:id="4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is an orthogonal projection matrix (</w:delText>
        </w:r>
      </w:del>
      <w:hyperlink r:id="rId19">
        <w:del w:id="50" w:author="PR Preview" w:date="2026-01-01T00:00:00Z">
          <w:r>
            <w:rPr>
              <w:rStyle w:val="Hyperlink"/>
            </w:rPr>
            <w:delText xml:space="preserve">Definition 8 in Special Matrices and Decompositions</w:delText>
          </w:r>
        </w:del>
      </w:hyperlink>
      <w:del w:id="51" w:author="PR Preview" w:date="2026-01-01T00:00:00Z">
        <w:r>
          <w:delText xml:space="preserve">).</w:delText>
        </w:r>
      </w:del>
    </w:p>
    <w:p>
      <w:pPr>
        <w:pStyle w:val="BodyText"/>
      </w:pPr>
      <w:ins w:id="52" w:author="PR Preview" w:date="2026-01-01T00:00:00Z">
        <w:r>
          <w:rPr>
            <w:b/>
            <w:bCs/>
          </w:rPr>
          <w:t xml:space="preserve">Theorem 4 (Projecting with an orthonormal basis)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Let</w:t>
        </w:r>
      </w:ins>
      <w:ins w:id="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be a subspace of</w:t>
        </w:r>
      </w:ins>
      <w:ins w:id="5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with</w:t>
        </w:r>
      </w:ins>
      <w:ins w:id="61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 let</w:t>
        </w:r>
      </w:ins>
      <w:ins w:id="6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be the</w:t>
        </w:r>
      </w:ins>
      <w:ins w:id="6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r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matrix whose columns</w:t>
        </w:r>
      </w:ins>
      <w:ins w:id="7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are an orthonormal basis of</w:t>
        </w:r>
      </w:ins>
      <w:ins w:id="7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(</w:t>
        </w:r>
      </w:ins>
      <w:hyperlink r:id="rId42">
        <w:ins w:id="77" w:author="PR Preview" w:date="2026-01-01T00:00:00Z">
          <w:r>
            <w:rPr>
              <w:rStyle w:val="Hyperlink"/>
            </w:rPr>
            <w:t xml:space="preserve">Definition 10 in Inner Products and Orthogonality</w:t>
          </w:r>
        </w:ins>
      </w:hyperlink>
      <w:ins w:id="78" w:author="PR Preview" w:date="2026-01-01T00:00:00Z">
        <w:r>
          <w:t xml:space="preserve">,</w:t>
        </w:r>
      </w:ins>
      <w:ins w:id="79" w:author="PR Preview" w:date="2026-01-01T00:00:00Z">
        <w:r>
          <w:t xml:space="preserve"> </w:t>
        </w:r>
      </w:ins>
      <w:hyperlink r:id="rId43">
        <w:ins w:id="80" w:author="PR Preview" w:date="2026-01-01T00:00:00Z">
          <w:r>
            <w:rPr>
              <w:rStyle w:val="Hyperlink"/>
            </w:rPr>
            <w:t xml:space="preserve">Corollary 4 in Inner Products and Orthogonality</w:t>
          </w:r>
        </w:ins>
      </w:hyperlink>
      <w:ins w:id="81" w:author="PR Preview" w:date="2026-01-01T00:00:00Z">
        <w:r>
          <w:t xml:space="preserve">).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Then for every</w:t>
        </w:r>
      </w:ins>
      <w:ins w:id="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5" w:author="PR Preview" w:date="2026-01-01T00:00:00Z">
        <w:r>
          <w:t xml:space="preserve">,</w:t>
        </w:r>
      </w:ins>
      <w:ins w:id="8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is the orthogonal projection of</w:t>
        </w:r>
      </w:ins>
      <w:ins w:id="8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onto</w:t>
        </w:r>
      </w:ins>
      <w:ins w:id="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93" w:author="PR Preview" w:date="2026-01-01T00:00:00Z">
        <w:r>
          <w:t xml:space="preserve">,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and</w:t>
        </w:r>
      </w:ins>
      <w:ins w:id="9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is an orthogonal projection matrix (</w:t>
        </w:r>
      </w:ins>
      <w:hyperlink r:id="rId19">
        <w:ins w:id="99" w:author="PR Preview" w:date="2026-01-01T00:00:00Z">
          <w:r>
            <w:rPr>
              <w:rStyle w:val="Hyperlink"/>
            </w:rPr>
            <w:t xml:space="preserve">Definition 8 in Special Matrices and Decompositions</w:t>
          </w:r>
        </w:ins>
      </w:hyperlink>
      <w:ins w:id="100" w:author="PR Preview" w:date="2026-01-01T00:00:00Z">
        <w:r>
          <w:t xml:space="preserve">).</w:t>
        </w:r>
      </w:ins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01" w:author="PR Preview" w:date="2026-01-01T00:00:00Z">
        <w:r>
          <w:delText xml:space="preserve">which is</w:delText>
        </w:r>
      </w:del>
      <w:del w:id="102" w:author="PR Preview" w:date="2026-01-01T00:00:00Z">
        <w:r>
          <w:delText xml:space="preserve"> </w:delText>
        </w:r>
      </w:del>
      <m:oMath>
        <m:r>
          <m:t>1</m:t>
        </m:r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if</w:delText>
        </w:r>
      </w:del>
      <w:del w:id="10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j</m:t>
        </m:r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and</w:delText>
        </w:r>
      </w:del>
      <w:del w:id="108" w:author="PR Preview" w:date="2026-01-01T00:00:00Z">
        <w:r>
          <w:delText xml:space="preserve"> </w:delText>
        </w:r>
      </w:del>
      <m:oMath>
        <m:r>
          <m:t>0</m:t>
        </m:r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otherwise (</w:delText>
        </w:r>
      </w:del>
      <w:hyperlink r:id="rId45">
        <w:del w:id="111" w:author="PR Preview" w:date="2026-01-01T00:00:00Z">
          <w:r>
            <w:rPr>
              <w:rStyle w:val="Hyperlink"/>
            </w:rPr>
            <w:delText xml:space="preserve">Definition 17 in Vectors</w:delText>
          </w:r>
        </w:del>
      </w:hyperlink>
      <w:del w:id="112" w:author="PR Preview" w:date="2026-01-01T00:00:00Z">
        <w:r>
          <w:delText xml:space="preserve">),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so</w:delText>
        </w:r>
      </w:del>
      <w:del w:id="11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(</w:delText>
        </w:r>
      </w:del>
      <w:hyperlink r:id="rId46">
        <w:del w:id="118" w:author="PR Preview" w:date="2026-01-01T00:00:00Z">
          <w:r>
            <w:rPr>
              <w:rStyle w:val="Hyperlink"/>
            </w:rPr>
            <w:delText xml:space="preserve">Definition 10 in Matrices</w:delText>
          </w:r>
        </w:del>
      </w:hyperlink>
      <w:del w:id="119" w:author="PR Preview" w:date="2026-01-01T00:00:00Z">
        <w:r>
          <w:delText xml:space="preserve">).</w:delText>
        </w:r>
      </w:del>
    </w:p>
    <w:p>
      <w:pPr>
        <w:pStyle w:val="FirstParagraph"/>
      </w:pPr>
      <w:ins w:id="120" w:author="PR Preview" w:date="2026-01-01T00:00:00Z">
        <w:r>
          <w:t xml:space="preserve">which is</w:t>
        </w:r>
      </w:ins>
      <w:ins w:id="121" w:author="PR Preview" w:date="2026-01-01T00:00:00Z">
        <w:r>
          <w:t xml:space="preserve"> </w:t>
        </w:r>
      </w:ins>
      <m:oMath>
        <m:r>
          <m:t>1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if</w:t>
        </w:r>
      </w:ins>
      <w:ins w:id="12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and</w:t>
        </w:r>
      </w:ins>
      <w:ins w:id="127" w:author="PR Preview" w:date="2026-01-01T00:00:00Z">
        <w:r>
          <w:t xml:space="preserve"> </w:t>
        </w:r>
      </w:ins>
      <m:oMath>
        <m:r>
          <m:t>0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otherwise (</w:t>
        </w:r>
      </w:ins>
      <w:hyperlink r:id="rId45">
        <w:ins w:id="130" w:author="PR Preview" w:date="2026-01-01T00:00:00Z">
          <w:r>
            <w:rPr>
              <w:rStyle w:val="Hyperlink"/>
            </w:rPr>
            <w:t xml:space="preserve">Definition 18 in Vectors</w:t>
          </w:r>
        </w:ins>
      </w:hyperlink>
      <w:ins w:id="131" w:author="PR Preview" w:date="2026-01-01T00:00:00Z">
        <w:r>
          <w:t xml:space="preserve">),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so</w:t>
        </w:r>
      </w:ins>
      <w:ins w:id="13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(</w:t>
        </w:r>
      </w:ins>
      <w:hyperlink r:id="rId46">
        <w:ins w:id="137" w:author="PR Preview" w:date="2026-01-01T00:00:00Z">
          <w:r>
            <w:rPr>
              <w:rStyle w:val="Hyperlink"/>
            </w:rPr>
            <w:t xml:space="preserve">Definition 10 in Matrices</w:t>
          </w:r>
        </w:ins>
      </w:hyperlink>
      <w:ins w:id="138" w:author="PR Preview" w:date="2026-01-01T00:00:00Z">
        <w:r>
          <w:t xml:space="preserve">).</w:t>
        </w:r>
      </w:ins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139" w:author="PR Preview" w:date="2026-01-01T00:00:00Z">
        <w:r>
          <w:rPr>
            <w:b/>
            <w:bCs/>
          </w:rPr>
          <w:delText xml:space="preserve">Part 2.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The orthogonal projection of a vector onto</w:delText>
        </w:r>
      </w:del>
      <w:del w:id="14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is unique (</w:delText>
        </w:r>
      </w:del>
      <w:hyperlink w:anchor="def-orthogonal-projection">
        <w:del w:id="145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46" w:author="PR Preview" w:date="2026-01-01T00:00:00Z">
        <w:r>
          <w:delText xml:space="preserve">),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so</w:delText>
        </w:r>
      </w:del>
      <w:del w:id="149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for each indicator vector</w:delText>
        </w:r>
      </w:del>
      <w:del w:id="15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(</w:delText>
        </w:r>
      </w:del>
      <w:hyperlink r:id="rId53">
        <w:del w:id="155" w:author="PR Preview" w:date="2026-01-01T00:00:00Z">
          <w:r>
            <w:rPr>
              <w:rStyle w:val="Hyperlink"/>
            </w:rPr>
            <w:delText xml:space="preserve">Definition 12 in Vectors</w:delText>
          </w:r>
        </w:del>
      </w:hyperlink>
      <w:del w:id="156" w:author="PR Preview" w:date="2026-01-01T00:00:00Z">
        <w:r>
          <w:delText xml:space="preserve">).</w:delText>
        </w:r>
      </w:del>
      <w:del w:id="157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is column</w:delText>
        </w:r>
      </w:del>
      <w:del w:id="160" w:author="PR Preview" w:date="2026-01-01T00:00:00Z">
        <w:r>
          <w:delText xml:space="preserve"> </w:delText>
        </w:r>
      </w:del>
      <m:oMath>
        <m:r>
          <m:t>j</m:t>
        </m:r>
      </m:oMath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of</w:delText>
        </w:r>
      </w:del>
      <w:del w:id="163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del w:id="164" w:author="PR Preview" w:date="2026-01-01T00:00:00Z">
        <w:r>
          <w:delText xml:space="preserve">: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by</w:delText>
        </w:r>
      </w:del>
      <w:del w:id="167" w:author="PR Preview" w:date="2026-01-01T00:00:00Z">
        <w:r>
          <w:delText xml:space="preserve"> </w:delText>
        </w:r>
      </w:del>
      <w:hyperlink r:id="rId54">
        <w:del w:id="168" w:author="PR Preview" w:date="2026-01-01T00:00:00Z">
          <w:r>
            <w:rPr>
              <w:rStyle w:val="Hyperlink"/>
            </w:rPr>
            <w:delText xml:space="preserve">Theorem 3 in Subspaces and Rank</w:delText>
          </w:r>
        </w:del>
      </w:hyperlink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it is the combination of the columns of</w:delText>
        </w:r>
      </w:del>
      <w:del w:id="171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with coefficients the entries of</w:delText>
        </w:r>
      </w:del>
      <w:del w:id="17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175" w:author="PR Preview" w:date="2026-01-01T00:00:00Z">
        <w:r>
          <w:delText xml:space="preserve">,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which are</w:delText>
        </w:r>
      </w:del>
      <w:del w:id="178" w:author="PR Preview" w:date="2026-01-01T00:00:00Z">
        <w:r>
          <w:delText xml:space="preserve"> </w:delText>
        </w:r>
      </w:del>
      <m:oMath>
        <m:r>
          <m:t>1</m:t>
        </m:r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in place</w:delText>
        </w:r>
      </w:del>
      <w:del w:id="181" w:author="PR Preview" w:date="2026-01-01T00:00:00Z">
        <w:r>
          <w:delText xml:space="preserve"> </w:delText>
        </w:r>
      </w:del>
      <m:oMath>
        <m:r>
          <m:t>j</m:t>
        </m:r>
      </m:oMath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and</w:delText>
        </w:r>
      </w:del>
      <w:del w:id="184" w:author="PR Preview" w:date="2026-01-01T00:00:00Z">
        <w:r>
          <w:delText xml:space="preserve"> </w:delText>
        </w:r>
      </w:del>
      <m:oMath>
        <m:r>
          <m:t>0</m:t>
        </m:r>
      </m:oMath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elsewhere (</w:delText>
        </w:r>
      </w:del>
      <w:hyperlink r:id="rId53">
        <w:del w:id="187" w:author="PR Preview" w:date="2026-01-01T00:00:00Z">
          <w:r>
            <w:rPr>
              <w:rStyle w:val="Hyperlink"/>
            </w:rPr>
            <w:delText xml:space="preserve">Definition 12 in Vectors</w:delText>
          </w:r>
        </w:del>
      </w:hyperlink>
      <w:del w:id="188" w:author="PR Preview" w:date="2026-01-01T00:00:00Z">
        <w:r>
          <w:delText xml:space="preserve">).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Likewise for</w:delText>
        </w:r>
      </w:del>
      <w:del w:id="191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del w:id="192" w:author="PR Preview" w:date="2026-01-01T00:00:00Z">
        <w:r>
          <w:delText xml:space="preserve">,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so the two matrices have the same columns.</w:delText>
        </w:r>
      </w:del>
    </w:p>
    <w:p>
      <w:pPr>
        <w:pStyle w:val="BodyText"/>
      </w:pPr>
      <w:ins w:id="195" w:author="PR Preview" w:date="2026-01-01T00:00:00Z">
        <w:r>
          <w:rPr>
            <w:b/>
            <w:bCs/>
          </w:rPr>
          <w:t xml:space="preserve">Part 2.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The orthogonal projection of a vector onto</w:t>
        </w:r>
      </w:ins>
      <w:ins w:id="1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is unique (</w:t>
        </w:r>
      </w:ins>
      <w:hyperlink w:anchor="def-orthogonal-projection">
        <w:ins w:id="20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02" w:author="PR Preview" w:date="2026-01-01T00:00:00Z">
        <w:r>
          <w:t xml:space="preserve">),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so</w:t>
        </w:r>
      </w:ins>
      <w:ins w:id="205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for each indicator vector</w:t>
        </w:r>
      </w:ins>
      <w:ins w:id="20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(</w:t>
        </w:r>
      </w:ins>
      <w:hyperlink r:id="rId53">
        <w:ins w:id="211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212" w:author="PR Preview" w:date="2026-01-01T00:00:00Z">
        <w:r>
          <w:t xml:space="preserve">).</w:t>
        </w:r>
      </w:ins>
      <w:ins w:id="21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is column</w:t>
        </w:r>
      </w:ins>
      <w:ins w:id="216" w:author="PR Preview" w:date="2026-01-01T00:00:00Z">
        <w:r>
          <w:t xml:space="preserve"> </w:t>
        </w:r>
      </w:ins>
      <m:oMath>
        <m:r>
          <m:t>j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of</w:t>
        </w:r>
      </w:ins>
      <w:ins w:id="219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ins w:id="220" w:author="PR Preview" w:date="2026-01-01T00:00:00Z">
        <w:r>
          <w:t xml:space="preserve">: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by</w:t>
        </w:r>
      </w:ins>
      <w:ins w:id="223" w:author="PR Preview" w:date="2026-01-01T00:00:00Z">
        <w:r>
          <w:t xml:space="preserve"> </w:t>
        </w:r>
      </w:ins>
      <w:hyperlink r:id="rId54">
        <w:ins w:id="224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it is the combination of the columns of</w:t>
        </w:r>
      </w:ins>
      <w:ins w:id="227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with coefficients the entries of</w:t>
        </w:r>
      </w:ins>
      <w:ins w:id="23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231" w:author="PR Preview" w:date="2026-01-01T00:00:00Z">
        <w:r>
          <w:t xml:space="preserve">,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which are</w:t>
        </w:r>
      </w:ins>
      <w:ins w:id="234" w:author="PR Preview" w:date="2026-01-01T00:00:00Z">
        <w:r>
          <w:t xml:space="preserve"> </w:t>
        </w:r>
      </w:ins>
      <m:oMath>
        <m:r>
          <m:t>1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in place</w:t>
        </w:r>
      </w:ins>
      <w:ins w:id="237" w:author="PR Preview" w:date="2026-01-01T00:00:00Z">
        <w:r>
          <w:t xml:space="preserve"> </w:t>
        </w:r>
      </w:ins>
      <m:oMath>
        <m:r>
          <m:t>j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and</w:t>
        </w:r>
      </w:ins>
      <w:ins w:id="240" w:author="PR Preview" w:date="2026-01-01T00:00:00Z">
        <w:r>
          <w:t xml:space="preserve"> </w:t>
        </w:r>
      </w:ins>
      <m:oMath>
        <m:r>
          <m:t>0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elsewhere (</w:t>
        </w:r>
      </w:ins>
      <w:hyperlink r:id="rId53">
        <w:ins w:id="243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244" w:author="PR Preview" w:date="2026-01-01T00:00:00Z">
        <w:r>
          <w:t xml:space="preserve">).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Likewise for</w:t>
        </w:r>
      </w:ins>
      <w:ins w:id="247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ins w:id="248" w:author="PR Preview" w:date="2026-01-01T00:00:00Z">
        <w:r>
          <w:t xml:space="preserve">,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so the two matrices have the same columns.</w:t>
        </w:r>
      </w:ins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251" w:author="PR Preview" w:date="2026-01-01T00:00:00Z">
        <w:r>
          <w:delText xml:space="preserve">where the columns of</w:delText>
        </w:r>
      </w:del>
      <w:del w:id="252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are orthonormal (</w:delText>
        </w:r>
      </w:del>
      <w:hyperlink r:id="rId45">
        <w:del w:id="255" w:author="PR Preview" w:date="2026-01-01T00:00:00Z">
          <w:r>
            <w:rPr>
              <w:rStyle w:val="Hyperlink"/>
            </w:rPr>
            <w:delText xml:space="preserve">Definition 17 in Vectors</w:delText>
          </w:r>
        </w:del>
      </w:hyperlink>
      <w:del w:id="256" w:author="PR Preview" w:date="2026-01-01T00:00:00Z">
        <w:r>
          <w:delText xml:space="preserve">)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and</w:delText>
        </w:r>
      </w:del>
      <w:del w:id="259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is upper triangular (</w:delText>
        </w:r>
      </w:del>
      <w:hyperlink w:anchor="def-triangular-matrix">
        <w:del w:id="262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263" w:author="PR Preview" w:date="2026-01-01T00:00:00Z">
        <w:r>
          <w:delText xml:space="preserve">) with positive diagonal entries.</w:delText>
        </w:r>
      </w:del>
    </w:p>
    <w:p>
      <w:pPr>
        <w:pStyle w:val="FirstParagraph"/>
      </w:pPr>
      <w:ins w:id="264" w:author="PR Preview" w:date="2026-01-01T00:00:00Z">
        <w:r>
          <w:t xml:space="preserve">where the columns of</w:t>
        </w:r>
      </w:ins>
      <w:ins w:id="26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are orthonormal (</w:t>
        </w:r>
      </w:ins>
      <w:hyperlink r:id="rId45">
        <w:ins w:id="268" w:author="PR Preview" w:date="2026-01-01T00:00:00Z">
          <w:r>
            <w:rPr>
              <w:rStyle w:val="Hyperlink"/>
            </w:rPr>
            <w:t xml:space="preserve">Definition 18 in Vectors</w:t>
          </w:r>
        </w:ins>
      </w:hyperlink>
      <w:ins w:id="269" w:author="PR Preview" w:date="2026-01-01T00:00:00Z">
        <w:r>
          <w:t xml:space="preserve">)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and</w:t>
        </w:r>
      </w:ins>
      <w:ins w:id="272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is upper triangular (</w:t>
        </w:r>
      </w:ins>
      <w:hyperlink w:anchor="def-triangular-matrix">
        <w:ins w:id="27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76" w:author="PR Preview" w:date="2026-01-01T00:00:00Z">
        <w:r>
          <w:t xml:space="preserve">) with positive diagonal entries.</w:t>
        </w:r>
      </w:ins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2026-10-15T15:58:32Z</dcterms:created>
  <dcterms:modified xsi:type="dcterms:W3CDTF">2026-10-15T15:58:32Z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