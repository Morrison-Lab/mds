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08:34:47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4 (Orthogonal complement)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orthogonal complement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 set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of vectors in</w:delText>
        </w:r>
      </w:del>
      <w:del w:id="1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the set of vectors orthogonal (</w:delText>
        </w:r>
      </w:del>
      <w:hyperlink r:id="rId49">
        <w:del w:id="16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17" w:author="PR Preview" w:date="2026-01-01T00:00:00Z">
        <w:r>
          <w:delText xml:space="preserve">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to every vector of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21" w:author="PR Preview" w:date="2026-01-01T00:00:00Z">
        <w:r>
          <w:delText xml:space="preserve">:</w:delText>
        </w:r>
      </w:del>
    </w:p>
    <w:p>
      <w:pPr>
        <w:pStyle w:val="BodyText"/>
      </w:pPr>
      <w:ins w:id="22" w:author="PR Preview" w:date="2026-01-01T00:00:00Z">
        <w:r>
          <w:rPr>
            <w:b/>
            <w:bCs/>
          </w:rPr>
          <w:t xml:space="preserve">Definition 4 (Orthogonal complement)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b/>
            <w:bCs/>
          </w:rPr>
          <w:t xml:space="preserve">orthogonal complement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of a set</w:t>
        </w:r>
      </w:ins>
      <w:ins w:id="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of vectors in</w:t>
        </w:r>
      </w:ins>
      <w:ins w:id="3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is the set of vectors orthogonal (</w:t>
        </w:r>
      </w:ins>
      <w:hyperlink r:id="rId49">
        <w:ins w:id="35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36" w:author="PR Preview" w:date="2026-01-01T00:00:00Z">
        <w:r>
          <w:t xml:space="preserve">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to every vector of</w:t>
        </w:r>
      </w:ins>
      <w:ins w:id="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4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2026-10-15T15:54:43Z</dcterms:created>
  <dcterms:modified xsi:type="dcterms:W3CDTF">2026-10-15T15:54:43Z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