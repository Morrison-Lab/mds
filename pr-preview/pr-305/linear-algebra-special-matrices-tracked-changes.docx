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5</w:delText>
        </w:r>
      </w:del>
      <w:del w:id="4" w:author="PR Preview" w:date="2026-01-01T00:00:00Z">
        <w:r>
          <w:delText xml:space="preserve"> (The columns of an orthogonal matrix are orthonormal). </w:delText>
        </w:r>
      </w:del>
      <w:del w:id="5" w:author="PR Preview" w:date="2026-01-01T00:00:00Z">
        <w:r>
          <w:delText xml:space="preserve">Entry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dot product of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column</w:delText>
        </w:r>
      </w:del>
      <w:del w:id="14" w:author="PR Preview" w:date="2026-01-01T00:00:00Z">
        <w:r>
          <w:delText xml:space="preserve"> </w:delText>
        </w:r>
      </w:del>
      <m:oMath>
        <m:r>
          <m:t>i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column</w:delText>
        </w:r>
      </w:del>
      <w:del w:id="17" w:author="PR Preview" w:date="2026-01-01T00:00:00Z">
        <w:r>
          <w:delText xml:space="preserve"> </w:delText>
        </w:r>
      </w:del>
      <m:oMath>
        <m:r>
          <m:t>j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so</w:delText>
        </w:r>
      </w:del>
      <w:del w:id="2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says that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columns of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are orthonormal (</w:delText>
        </w:r>
      </w:del>
      <w:hyperlink r:id="rId48">
        <w:del w:id="32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33" w:author="PR Preview" w:date="2026-01-01T00:00:00Z">
        <w:r>
          <w:delText xml:space="preserve">).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 a square matrix,</w:delText>
        </w:r>
      </w:del>
      <w:del w:id="3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also implies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so</w:delText>
        </w:r>
      </w:del>
      <w:del w:id="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(</w:delText>
        </w:r>
      </w:del>
      <w:hyperlink w:anchor="def-matrix-inverse">
        <w:del w:id="4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7" w:author="PR Preview" w:date="2026-01-01T00:00:00Z">
        <w:r>
          <w:delText xml:space="preserve">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(Banerjee and Roy 2014, chap. 8, Theorem 8.1 and Definition 8.1, p. 209)</w:delText>
        </w:r>
      </w:del>
      <w:del w:id="50" w:author="PR Preview" w:date="2026-01-01T00:00:00Z">
        <w:r>
          <w:delText xml:space="preserve">.</w:delText>
        </w:r>
      </w:del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5</w:t>
        </w:r>
      </w:ins>
      <w:ins w:id="52" w:author="PR Preview" w:date="2026-01-01T00:00:00Z">
        <w:r>
          <w:t xml:space="preserve"> (The columns of an orthogonal matrix are orthonormal). </w:t>
        </w:r>
      </w:ins>
      <w:ins w:id="53" w:author="PR Preview" w:date="2026-01-01T00:00:00Z">
        <w:r>
          <w:t xml:space="preserve">Entry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</w:t>
        </w:r>
      </w:ins>
      <w:ins w:id="5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the dot product of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column</w:t>
        </w:r>
      </w:ins>
      <w:ins w:id="62" w:author="PR Preview" w:date="2026-01-01T00:00:00Z">
        <w:r>
          <w:t xml:space="preserve"> </w:t>
        </w:r>
      </w:ins>
      <m:oMath>
        <m:r>
          <m:t>i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column</w:t>
        </w:r>
      </w:ins>
      <w:ins w:id="65" w:author="PR Preview" w:date="2026-01-01T00:00:00Z">
        <w:r>
          <w:t xml:space="preserve"> </w:t>
        </w:r>
      </w:ins>
      <m:oMath>
        <m:r>
          <m:t>j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of</w:t>
        </w:r>
      </w:ins>
      <w:ins w:id="6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so</w:t>
        </w:r>
      </w:ins>
      <w:ins w:id="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says that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columns of</w:t>
        </w:r>
      </w:ins>
      <w:ins w:id="7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are orthonormal (</w:t>
        </w:r>
      </w:ins>
      <w:hyperlink r:id="rId48">
        <w:ins w:id="80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 a square matrix,</w:t>
        </w:r>
      </w:ins>
      <w:ins w:id="8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also implies</w:t>
        </w:r>
      </w:ins>
      <w:ins w:id="8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so</w:t>
        </w:r>
      </w:ins>
      <w:ins w:id="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(</w:t>
        </w:r>
      </w:ins>
      <w:hyperlink w:anchor="def-matrix-inverse">
        <w:ins w:id="9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95" w:author="PR Preview" w:date="2026-01-01T00:00:00Z">
        <w:r>
          <w:t xml:space="preserve">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(Banerjee and Roy 2014, chap. 8, Theorem 8.1 and Definition 8.1, p. 209)</w:t>
        </w:r>
      </w:ins>
      <w:ins w:id="98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Example 13 (Rotating a vector keeps its length)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With</w:delText>
        </w:r>
      </w:del>
      <w:del w:id="10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from</w:delText>
        </w:r>
      </w:del>
      <w:del w:id="105" w:author="PR Preview" w:date="2026-01-01T00:00:00Z">
        <w:r>
          <w:delText xml:space="preserve"> </w:delText>
        </w:r>
      </w:del>
      <w:hyperlink w:anchor="exm-orthogonal-matrix">
        <w:del w:id="106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and</w:delText>
        </w:r>
      </w:del>
      <w:del w:id="1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from</w:delText>
        </w:r>
      </w:del>
      <w:del w:id="112" w:author="PR Preview" w:date="2026-01-01T00:00:00Z">
        <w:r>
          <w:delText xml:space="preserve"> </w:delText>
        </w:r>
      </w:del>
      <w:hyperlink r:id="rId52">
        <w:del w:id="113" w:author="PR Preview" w:date="2026-01-01T00:00:00Z">
          <w:r>
            <w:rPr>
              <w:rStyle w:val="Hyperlink"/>
            </w:rPr>
            <w:delText xml:space="preserve">Example 10 in Vectors</w:delText>
          </w:r>
        </w:del>
      </w:hyperlink>
      <w:del w:id="114" w:author="PR Preview" w:date="2026-01-01T00:00:00Z">
        <w:r>
          <w:delText xml:space="preserve">:</w:delText>
        </w:r>
      </w:del>
    </w:p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Example 13 (Rotating a vector keeps its length)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With</w:t>
        </w:r>
      </w:ins>
      <w:ins w:id="11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from</w:t>
        </w:r>
      </w:ins>
      <w:ins w:id="121" w:author="PR Preview" w:date="2026-01-01T00:00:00Z">
        <w:r>
          <w:t xml:space="preserve"> </w:t>
        </w:r>
      </w:ins>
      <w:hyperlink w:anchor="exm-orthogonal-matrix">
        <w:ins w:id="122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from</w:t>
        </w:r>
      </w:ins>
      <w:ins w:id="128" w:author="PR Preview" w:date="2026-01-01T00:00:00Z">
        <w:r>
          <w:t xml:space="preserve"> </w:t>
        </w:r>
      </w:ins>
      <w:hyperlink r:id="rId52">
        <w:ins w:id="129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1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del w:id="131" w:author="PR Preview" w:date="2026-01-01T00:00:00Z">
        <w:r>
          <w:rPr>
            <w:i/>
            <w:iCs/>
          </w:rPr>
          <w:delText xml:space="preserve">Remark 9</w:delText>
        </w:r>
      </w:del>
      <w:del w:id="132" w:author="PR Preview" w:date="2026-01-01T00:00:00Z">
        <w:r>
          <w:delText xml:space="preserve"> (The Frobenius norm is the Euclidean norm of the entries). </w:delText>
        </w:r>
      </w:del>
      <w:del w:id="133" w:author="PR Preview" w:date="2026-01-01T00:00:00Z">
        <w:r>
          <w:delText xml:space="preserve">By</w:delText>
        </w:r>
      </w:del>
      <w:del w:id="134" w:author="PR Preview" w:date="2026-01-01T00:00:00Z">
        <w:r>
          <w:delText xml:space="preserve"> </w:delText>
        </w:r>
      </w:del>
      <w:hyperlink w:anchor="thm-matrix-inner-product-entries">
        <w:del w:id="13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36" w:author="PR Preview" w:date="2026-01-01T00:00:00Z">
        <w:r>
          <w:delText xml:space="preserve">,</w:delText>
        </w:r>
      </w:del>
      <w:del w:id="1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138" w:author="PR Preview" w:date="2026-01-01T00:00:00Z">
        <w:r>
          <w:delText xml:space="preserve">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a sum of squares, so the square root is always defined.</w:delText>
        </w:r>
      </w:del>
      <w:del w:id="1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the Euclidean norm (</w:delText>
        </w:r>
      </w:del>
      <w:hyperlink r:id="rId79">
        <w:del w:id="144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45" w:author="PR Preview" w:date="2026-01-01T00:00:00Z">
        <w:r>
          <w:delText xml:space="preserve">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 the entries of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9" w:author="PR Preview" w:date="2026-01-01T00:00:00Z">
        <w:r>
          <w:delText xml:space="preserve">, listed as one vector of length</w:delText>
        </w:r>
      </w:del>
      <w:del w:id="150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(Banerjee and Roy 2014, chap. 15, Definition 15.4, p. 492)</w:delText>
        </w:r>
      </w:del>
      <w:del w:id="153" w:author="PR Preview" w:date="2026-01-01T00:00:00Z">
        <w:r>
          <w:delText xml:space="preserve">.</w:delText>
        </w:r>
      </w:del>
    </w:p>
    <w:p>
      <w:pPr>
        <w:pStyle w:val="BodyText"/>
      </w:pPr>
      <w:ins w:id="154" w:author="PR Preview" w:date="2026-01-01T00:00:00Z">
        <w:r>
          <w:rPr>
            <w:i/>
            <w:iCs/>
          </w:rPr>
          <w:t xml:space="preserve">Remark 9</w:t>
        </w:r>
      </w:ins>
      <w:ins w:id="155" w:author="PR Preview" w:date="2026-01-01T00:00:00Z">
        <w:r>
          <w:t xml:space="preserve"> (The Frobenius norm is the Euclidean norm of the entries). </w:t>
        </w:r>
      </w:ins>
      <w:ins w:id="156" w:author="PR Preview" w:date="2026-01-01T00:00:00Z">
        <w:r>
          <w:t xml:space="preserve">By</w:t>
        </w:r>
      </w:ins>
      <w:ins w:id="157" w:author="PR Preview" w:date="2026-01-01T00:00:00Z">
        <w:r>
          <w:t xml:space="preserve"> </w:t>
        </w:r>
      </w:ins>
      <w:hyperlink w:anchor="thm-matrix-inner-product-entries">
        <w:ins w:id="15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 sum of squares, so the square root is always defined.</w:t>
        </w:r>
      </w:ins>
      <w:ins w:id="16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is the Euclidean norm (</w:t>
        </w:r>
      </w:ins>
      <w:hyperlink r:id="rId79">
        <w:ins w:id="167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68" w:author="PR Preview" w:date="2026-01-01T00:00:00Z">
        <w:r>
          <w:t xml:space="preserve">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of the entries of</w:t>
        </w:r>
      </w:ins>
      <w:ins w:id="1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2" w:author="PR Preview" w:date="2026-01-01T00:00:00Z">
        <w:r>
          <w:t xml:space="preserve">, listed as one vector of length</w:t>
        </w:r>
      </w:ins>
      <w:ins w:id="173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(Banerjee and Roy 2014, chap. 15, Definition 15.4, p. 492)</w:t>
        </w:r>
      </w:ins>
      <w:ins w:id="176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del w:id="177" w:author="PR Preview" w:date="2026-01-01T00:00:00Z">
        <w:r>
          <w:rPr>
            <w:b/>
            <w:bCs/>
          </w:rPr>
          <w:delText xml:space="preserve">Example 24 (An eigendecomposition of a</w:delText>
        </w:r>
      </w:del>
      <w:del w:id="17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79" w:author="PR Preview" w:date="2026-01-01T00:00:00Z">
        <w:r>
          <w:rPr>
            <w:b/>
            <w:bCs/>
          </w:rPr>
          <w:delText xml:space="preserve"> </w:delText>
        </w:r>
      </w:del>
      <w:del w:id="180" w:author="PR Preview" w:date="2026-01-01T00:00:00Z">
        <w:r>
          <w:rPr>
            <w:b/>
            <w:bCs/>
          </w:rPr>
          <w:delText xml:space="preserve">symmetric matrix)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For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84" w:author="PR Preview" w:date="2026-01-01T00:00:00Z">
        <w:r>
          <w:delText xml:space="preserve">,</w:delText>
        </w:r>
      </w:del>
      <w:del w:id="185" w:author="PR Preview" w:date="2026-01-01T00:00:00Z">
        <w:r>
          <w:delText xml:space="preserve"> </w:delText>
        </w:r>
      </w:del>
      <w:hyperlink w:anchor="exm-eigenvalue">
        <w:del w:id="186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found the eigenvectors</w:delText>
        </w:r>
      </w:del>
      <w:del w:id="1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for</w:delText>
        </w:r>
      </w:del>
      <w:del w:id="192" w:author="PR Preview" w:date="2026-01-01T00:00:00Z">
        <w:r>
          <w:delText xml:space="preserve"> </w:delText>
        </w:r>
      </w:del>
      <m:oMath>
        <m:r>
          <m:t>3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and</w:delText>
        </w:r>
      </w:del>
      <w:del w:id="1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for</w:delText>
        </w:r>
      </w:del>
      <w:del w:id="198" w:author="PR Preview" w:date="2026-01-01T00:00:00Z">
        <w:r>
          <w:delText xml:space="preserve"> </w:delText>
        </w:r>
      </w:del>
      <m:oMath>
        <m:r>
          <m:t>1</m:t>
        </m:r>
      </m:oMath>
      <w:del w:id="199" w:author="PR Preview" w:date="2026-01-01T00:00:00Z">
        <w:r>
          <w:delText xml:space="preserve">.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They are orthogonal (</w:delText>
        </w:r>
      </w:del>
      <w:hyperlink r:id="rId99">
        <w:del w:id="202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203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204" w:author="PR Preview" w:date="2026-01-01T00:00:00Z">
        <w:r>
          <w:delText xml:space="preserve">Each has norm</w:delText>
        </w:r>
      </w:del>
      <w:del w:id="205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(</w:delText>
        </w:r>
      </w:del>
      <w:hyperlink r:id="rId79">
        <w:del w:id="208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209" w:author="PR Preview" w:date="2026-01-01T00:00:00Z">
        <w:r>
          <w:delText xml:space="preserve">),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so dividing each by</w:delText>
        </w:r>
      </w:del>
      <w:del w:id="21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gives two orthonormal eigenvectors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(</w:delText>
        </w:r>
      </w:del>
      <w:hyperlink r:id="rId48">
        <w:del w:id="217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218" w:author="PR Preview" w:date="2026-01-01T00:00:00Z">
        <w:r>
          <w:delText xml:space="preserve">).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Put them in the columns of</w:delText>
        </w:r>
      </w:del>
      <w:del w:id="22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22" w:author="PR Preview" w:date="2026-01-01T00:00:00Z">
        <w:r>
          <w:delText xml:space="preserve">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and the matching eigenvalues on the diagonal of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226" w:author="PR Preview" w:date="2026-01-01T00:00:00Z">
        <w:r>
          <w:delText xml:space="preserve">:</w:delText>
        </w:r>
      </w:del>
    </w:p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Example 24 (An eigendecomposition of a</w:t>
        </w:r>
      </w:ins>
      <w:ins w:id="228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29" w:author="PR Preview" w:date="2026-01-01T00:00:00Z">
        <w:r>
          <w:rPr>
            <w:b/>
            <w:bCs/>
          </w:rPr>
          <w:t xml:space="preserve"> </w:t>
        </w:r>
      </w:ins>
      <w:ins w:id="230" w:author="PR Preview" w:date="2026-01-01T00:00:00Z">
        <w:r>
          <w:rPr>
            <w:b/>
            <w:bCs/>
          </w:rPr>
          <w:t xml:space="preserve">symmetric matrix)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For</w:t>
        </w:r>
      </w:ins>
      <w:ins w:id="2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hyperlink w:anchor="exm-eigenvalue">
        <w:ins w:id="23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found the eigenvectors</w:t>
        </w:r>
      </w:ins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for</w:t>
        </w:r>
      </w:ins>
      <w:ins w:id="242" w:author="PR Preview" w:date="2026-01-01T00:00:00Z">
        <w:r>
          <w:t xml:space="preserve"> </w:t>
        </w:r>
      </w:ins>
      <m:oMath>
        <m:r>
          <m:t>3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and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for</w:t>
        </w:r>
      </w:ins>
      <w:ins w:id="248" w:author="PR Preview" w:date="2026-01-01T00:00:00Z">
        <w:r>
          <w:t xml:space="preserve"> </w:t>
        </w:r>
      </w:ins>
      <m:oMath>
        <m:r>
          <m:t>1</m:t>
        </m:r>
      </m:oMath>
      <w:ins w:id="249" w:author="PR Preview" w:date="2026-01-01T00:00:00Z">
        <w:r>
          <w:t xml:space="preserve">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They are orthogonal (</w:t>
        </w:r>
      </w:ins>
      <w:hyperlink r:id="rId99">
        <w:ins w:id="252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53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254" w:author="PR Preview" w:date="2026-01-01T00:00:00Z">
        <w:r>
          <w:t xml:space="preserve">Each has norm</w:t>
        </w:r>
      </w:ins>
      <w:ins w:id="25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(</w:t>
        </w:r>
      </w:ins>
      <w:hyperlink r:id="rId79">
        <w:ins w:id="258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59" w:author="PR Preview" w:date="2026-01-01T00:00:00Z">
        <w:r>
          <w:t xml:space="preserve">),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so dividing each by</w:t>
        </w:r>
      </w:ins>
      <w:ins w:id="262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gives two orthonormal eigenvectors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(</w:t>
        </w:r>
      </w:ins>
      <w:hyperlink r:id="rId48">
        <w:ins w:id="267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268" w:author="PR Preview" w:date="2026-01-01T00:00:00Z">
        <w:r>
          <w:t xml:space="preserve">).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Put them in the columns of</w:t>
        </w:r>
      </w:ins>
      <w:ins w:id="27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 the matching eigenvalues on the diagonal of</w:t>
        </w:r>
      </w:ins>
      <w:ins w:id="27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277" w:author="PR Preview" w:date="2026-01-01T00:00:00Z">
        <w:r>
          <w:rPr>
            <w:b/>
            <w:bCs/>
          </w:rPr>
          <w:delText xml:space="preserve">The eigenvectors.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Write</w:delText>
        </w:r>
      </w:del>
      <w:del w:id="2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for column</w:delText>
        </w:r>
      </w:del>
      <w:del w:id="283" w:author="PR Preview" w:date="2026-01-01T00:00:00Z">
        <w:r>
          <w:delText xml:space="preserve"> </w:delText>
        </w:r>
      </w:del>
      <m:oMath>
        <m:r>
          <m:t>i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of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</w:delText>
        </w:r>
      </w:del>
      <w:del w:id="2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for the indicator vector (</w:delText>
        </w:r>
      </w:del>
      <w:hyperlink r:id="rId111">
        <w:del w:id="293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294" w:author="PR Preview" w:date="2026-01-01T00:00:00Z">
        <w:r>
          <w:delText xml:space="preserve">) of length</w:delText>
        </w:r>
      </w:del>
      <w:del w:id="295" w:author="PR Preview" w:date="2026-01-01T00:00:00Z">
        <w:r>
          <w:delText xml:space="preserve"> </w:delText>
        </w:r>
      </w:del>
      <m:oMath>
        <m:r>
          <m:t>p</m:t>
        </m:r>
      </m:oMath>
      <w:del w:id="296" w:author="PR Preview" w:date="2026-01-01T00:00:00Z">
        <w:r>
          <w:delText xml:space="preserve">.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Column</w:delText>
        </w:r>
      </w:del>
      <w:del w:id="299" w:author="PR Preview" w:date="2026-01-01T00:00:00Z">
        <w:r>
          <w:delText xml:space="preserve"> </w:delText>
        </w:r>
      </w:del>
      <m:oMath>
        <m:r>
          <m:t>i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of</w:delText>
        </w:r>
      </w:del>
      <w:del w:id="30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says</w:delText>
        </w:r>
      </w:del>
      <w:del w:id="30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306" w:author="PR Preview" w:date="2026-01-01T00:00:00Z">
        <w:r>
          <w:delText xml:space="preserve">.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Then</w:delText>
        </w:r>
      </w:del>
    </w:p>
    <w:p>
      <w:pPr>
        <w:pStyle w:val="BodyText"/>
      </w:pPr>
      <w:ins w:id="309" w:author="PR Preview" w:date="2026-01-01T00:00:00Z">
        <w:r>
          <w:rPr>
            <w:b/>
            <w:bCs/>
          </w:rPr>
          <w:t xml:space="preserve">The eigenvectors.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Write</w:t>
        </w:r>
      </w:ins>
      <w:ins w:id="3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for column</w:t>
        </w:r>
      </w:ins>
      <w:ins w:id="315" w:author="PR Preview" w:date="2026-01-01T00:00:00Z">
        <w:r>
          <w:t xml:space="preserve"> </w:t>
        </w:r>
      </w:ins>
      <m:oMath>
        <m:r>
          <m:t>i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of</w:t>
        </w:r>
      </w:ins>
      <w:ins w:id="31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</w:t>
        </w:r>
      </w:ins>
      <w:ins w:id="32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for the indicator vector (</w:t>
        </w:r>
      </w:ins>
      <w:hyperlink r:id="rId111">
        <w:ins w:id="325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326" w:author="PR Preview" w:date="2026-01-01T00:00:00Z">
        <w:r>
          <w:t xml:space="preserve">) of length</w:t>
        </w:r>
      </w:ins>
      <w:ins w:id="327" w:author="PR Preview" w:date="2026-01-01T00:00:00Z">
        <w:r>
          <w:t xml:space="preserve"> </w:t>
        </w:r>
      </w:ins>
      <m:oMath>
        <m:r>
          <m:t>p</m:t>
        </m:r>
      </m:oMath>
      <w:ins w:id="328" w:author="PR Preview" w:date="2026-01-01T00:00:00Z">
        <w:r>
          <w:t xml:space="preserve">.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Column</w:t>
        </w:r>
      </w:ins>
      <w:ins w:id="331" w:author="PR Preview" w:date="2026-01-01T00:00:00Z">
        <w:r>
          <w:t xml:space="preserve"> </w:t>
        </w:r>
      </w:ins>
      <m:oMath>
        <m:r>
          <m:t>i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of</w:t>
        </w:r>
      </w:ins>
      <w:ins w:id="3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says</w:t>
        </w:r>
      </w:ins>
      <w:ins w:id="33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338" w:author="PR Preview" w:date="2026-01-01T00:00:00Z">
        <w:r>
          <w:t xml:space="preserve">.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del w:id="341" w:author="PR Preview" w:date="2026-01-01T00:00:00Z">
        <w:r>
          <w:delText xml:space="preserve">Conversely, every inner product on</w:delText>
        </w:r>
      </w:del>
      <w:del w:id="34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has this form for a unique symmetric positive definite matrix</w:delText>
        </w:r>
      </w:del>
      <w:del w:id="34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6" w:author="PR Preview" w:date="2026-01-01T00:00:00Z">
        <w:r>
          <w:delText xml:space="preserve">, whose</w:delText>
        </w:r>
      </w:del>
      <w:del w:id="3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entry is</w:delText>
        </w:r>
      </w:del>
      <w:del w:id="35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del w:id="351" w:author="PR Preview" w:date="2026-01-01T00:00:00Z">
        <w:r>
          <w:delText xml:space="preserve">, where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are the standard basis vectors (</w:delText>
        </w:r>
      </w:del>
      <w:hyperlink r:id="rId111">
        <w:del w:id="355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356" w:author="PR Preview" w:date="2026-01-01T00:00:00Z">
        <w:r>
          <w:delText xml:space="preserve">).</w:delText>
        </w:r>
      </w:del>
    </w:p>
    <w:p>
      <w:pPr>
        <w:pStyle w:val="BodyText"/>
      </w:pPr>
      <w:ins w:id="357" w:author="PR Preview" w:date="2026-01-01T00:00:00Z">
        <w:r>
          <w:t xml:space="preserve">Conversely, every inner product on</w:t>
        </w:r>
      </w:ins>
      <w:ins w:id="3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has this form for a unique symmetric positive definite matrix</w:t>
        </w:r>
      </w:ins>
      <w:ins w:id="3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2" w:author="PR Preview" w:date="2026-01-01T00:00:00Z">
        <w:r>
          <w:t xml:space="preserve">, whose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entry is</w:t>
        </w:r>
      </w:ins>
      <w:ins w:id="3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ins w:id="367" w:author="PR Preview" w:date="2026-01-01T00:00:00Z">
        <w:r>
          <w:t xml:space="preserve">, where</w:t>
        </w:r>
      </w:ins>
      <w:ins w:id="36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are the standard basis vectors (</w:t>
        </w:r>
      </w:ins>
      <w:hyperlink r:id="rId111">
        <w:ins w:id="371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372" w:author="PR Preview" w:date="2026-01-01T00:00:00Z">
        <w:r>
          <w:t xml:space="preserve">).</w:t>
        </w:r>
      </w:ins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73" w:author="PR Preview" w:date="2026-01-01T00:00:00Z">
        <w:r>
          <w:delText xml:space="preserve">For the converse, let</w:delText>
        </w:r>
      </w:del>
      <w:del w:id="374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be any inner product on</w:delText>
        </w:r>
      </w:del>
      <w:del w:id="37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78" w:author="PR Preview" w:date="2026-01-01T00:00:00Z">
        <w:r>
          <w:delText xml:space="preserve">.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Any vectors</w:delText>
        </w:r>
      </w:del>
      <w:del w:id="3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can be written in the standard basis as</w:delText>
        </w:r>
      </w:del>
      <w:del w:id="38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and</w:delText>
        </w:r>
      </w:del>
      <w:del w:id="38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(</w:delText>
        </w:r>
      </w:del>
      <w:hyperlink r:id="rId135">
        <w:del w:id="390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hyperlink r:id="rId111">
        <w:del w:id="393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394" w:author="PR Preview" w:date="2026-01-01T00:00:00Z">
        <w:r>
          <w:delText xml:space="preserve">).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By linearity in both slots (</w:delText>
        </w:r>
      </w:del>
      <w:hyperlink r:id="rId136">
        <w:del w:id="397" w:author="PR Preview" w:date="2026-01-01T00:00:00Z">
          <w:r>
            <w:rPr>
              <w:rStyle w:val="Hyperlink"/>
            </w:rPr>
            <w:delText xml:space="preserve">Remark 1 in Inner Products and Orthogonality</w:delText>
          </w:r>
        </w:del>
      </w:hyperlink>
      <w:del w:id="398" w:author="PR Preview" w:date="2026-01-01T00:00:00Z">
        <w:r>
          <w:delText xml:space="preserve">):</w:delText>
        </w:r>
      </w:del>
    </w:p>
    <w:p>
      <w:pPr>
        <w:pStyle w:val="FirstParagraph"/>
      </w:pPr>
      <w:ins w:id="399" w:author="PR Preview" w:date="2026-01-01T00:00:00Z">
        <w:r>
          <w:t xml:space="preserve">For the converse, let</w:t>
        </w:r>
      </w:ins>
      <w:ins w:id="400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be any inner product on</w:t>
        </w:r>
      </w:ins>
      <w:ins w:id="40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04" w:author="PR Preview" w:date="2026-01-01T00:00:00Z">
        <w:r>
          <w:t xml:space="preserve">.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Any vectors</w:t>
        </w:r>
      </w:ins>
      <w:ins w:id="4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can be written in the standard basis as</w:t>
        </w:r>
      </w:ins>
      <w:ins w:id="4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</w:t>
        </w:r>
      </w:ins>
      <w:ins w:id="4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(</w:t>
        </w:r>
      </w:ins>
      <w:hyperlink r:id="rId135">
        <w:ins w:id="416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hyperlink r:id="rId111">
        <w:ins w:id="419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420" w:author="PR Preview" w:date="2026-01-01T00:00:00Z">
        <w:r>
          <w:t xml:space="preserve">).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By linearity in both slots (</w:t>
        </w:r>
      </w:ins>
      <w:hyperlink r:id="rId136">
        <w:ins w:id="423" w:author="PR Preview" w:date="2026-01-01T00:00:00Z">
          <w:r>
            <w:rPr>
              <w:rStyle w:val="Hyperlink"/>
            </w:rPr>
            <w:t xml:space="preserve">Remark 1 in Inner Products and Orthogonality</w:t>
          </w:r>
        </w:ins>
      </w:hyperlink>
      <w:ins w:id="42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ins w:id="425" w:author="PR Preview" w:date="2026-01-01T00:00:00Z">
        <w:r>
          <w:rPr>
            <w:b/>
            <w:bCs/>
          </w:rPr>
          <w:t xml:space="preserve">Corollary 2 (A positive definite matrix is a transpose product)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Let</w:t>
        </w:r>
      </w:ins>
      <w:ins w:id="4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be a</w:t>
        </w:r>
      </w:ins>
      <w:ins w:id="4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symmetric positive definite matrix (</w:t>
        </w:r>
      </w:ins>
      <w:hyperlink w:anchor="def-positive-definite">
        <w:ins w:id="43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435" w:author="PR Preview" w:date="2026-01-01T00:00:00Z">
        <w:r>
          <w:t xml:space="preserve">).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Then</w:t>
        </w:r>
      </w:ins>
      <w:ins w:id="4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for some invertible</w:t>
        </w:r>
      </w:ins>
      <w:ins w:id="4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matrix</w:t>
        </w:r>
      </w:ins>
      <w:ins w:id="444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445" w:author="PR Preview" w:date="2026-01-01T00:00:00Z">
        <w:r>
          <w:t xml:space="preserve">.</w:t>
        </w:r>
      </w:ins>
    </w:p>
    <w:bookmarkEnd w:id="138"/>
    <w:p>
      <w:pPr>
        <w:pStyle w:val="BodyText"/>
      </w:pPr>
      <w:ins w:id="446" w:author="PR Preview" w:date="2026-01-01T00:00:00Z">
        <w:r>
          <w:rPr>
            <w:i/>
            <w:iCs/>
          </w:rPr>
          <w:t xml:space="preserve">Proof</w:t>
        </w:r>
      </w:ins>
      <w:ins w:id="447" w:author="PR Preview" w:date="2026-01-01T00:00:00Z">
        <w:r>
          <w:t xml:space="preserve">. </w:t>
        </w:r>
      </w:ins>
      <w:ins w:id="448" w:author="PR Preview" w:date="2026-01-01T00:00:00Z">
        <w:r>
          <w:t xml:space="preserve">By the spectral theorem (</w:t>
        </w:r>
      </w:ins>
      <w:hyperlink w:anchor="thm-spectral">
        <w:ins w:id="44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50" w:author="PR Preview" w:date="2026-01-01T00:00:00Z">
        <w:r>
          <w:t xml:space="preserve">),</w:t>
        </w:r>
      </w:ins>
      <w:ins w:id="4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with</w:t>
        </w:r>
      </w:ins>
      <w:ins w:id="45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orthogonal and</w:t>
        </w:r>
      </w:ins>
      <w:ins w:id="457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diagonal with the eigenvalues</w:t>
        </w:r>
      </w:ins>
      <w:ins w:id="46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of</w:t>
        </w:r>
      </w:ins>
      <w:ins w:id="4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on its diagonal.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These are positive (</w:t>
        </w:r>
      </w:ins>
      <w:hyperlink w:anchor="thm-definite-eigenvalues">
        <w:ins w:id="468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469" w:author="PR Preview" w:date="2026-01-01T00:00:00Z">
        <w:r>
          <w:t xml:space="preserve">),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so</w:t>
        </w:r>
      </w:ins>
      <w:ins w:id="47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73" w:author="PR Preview" w:date="2026-01-01T00:00:00Z">
        <w:r>
          <w:t xml:space="preserve">, the diagonal matrix with entries</w:t>
        </w:r>
      </w:ins>
      <w:ins w:id="47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475" w:author="PR Preview" w:date="2026-01-01T00:00:00Z">
        <w:r>
          <w:t xml:space="preserve">, is defined.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Take</w:t>
        </w:r>
      </w:ins>
      <w:ins w:id="478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79" w:author="PR Preview" w:date="2026-01-01T00:00:00Z">
        <w:r>
          <w:t xml:space="preserve">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Since</w:t>
        </w:r>
      </w:ins>
      <w:ins w:id="48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is diagonal,</w:t>
        </w:r>
      </w:ins>
      <w:ins w:id="48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8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is invertible, because</w:t>
        </w:r>
      </w:ins>
      <w:ins w:id="48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has inverse</w:t>
        </w:r>
      </w:ins>
      <w:ins w:id="49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and</w:t>
        </w:r>
      </w:ins>
      <w:ins w:id="495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is diagonal with positive entries,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so it has the diagonal inverse with entries</w:t>
        </w:r>
      </w:ins>
      <w:ins w:id="50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501" w:author="PR Preview" w:date="2026-01-01T00:00:00Z">
        <w:r>
          <w:t xml:space="preserve">,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 a product of invertible matrices is invertible (</w:t>
        </w:r>
      </w:ins>
      <w:hyperlink w:anchor="thm-inverse-product">
        <w:ins w:id="50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05" w:author="PR Preview" w:date="2026-01-01T00:00:00Z">
        <w:r>
          <w:t xml:space="preserve">).</w:t>
        </w:r>
      </w:ins>
    </w:p>
    <w:bookmarkStart w:id="139" w:name="thm-whitening-inner-product"/>
    <w:p>
      <w:pPr>
        <w:pStyle w:val="BodyText"/>
      </w:pPr>
      <w:ins w:id="506" w:author="PR Preview" w:date="2026-01-01T00:00:00Z">
        <w:r>
          <w:rPr>
            <w:b/>
            <w:bCs/>
          </w:rPr>
          <w:t xml:space="preserve">Theorem 17 (A matrix-induced inner product is a dot product of transformed vectors)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Let</w:t>
        </w:r>
      </w:ins>
      <w:ins w:id="5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be a</w:t>
        </w:r>
      </w:ins>
      <w:ins w:id="5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symmetric positive definite matrix,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and let</w:t>
        </w:r>
      </w:ins>
      <w:ins w:id="517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be any</w:t>
        </w:r>
      </w:ins>
      <w:ins w:id="5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matrix with</w:t>
        </w:r>
      </w:ins>
      <w:ins w:id="5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524" w:author="PR Preview" w:date="2026-01-01T00:00:00Z">
        <w:r>
          <w:t xml:space="preserve">.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Then for all</w:t>
        </w:r>
      </w:ins>
      <w:ins w:id="5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28" w:author="PR Preview" w:date="2026-01-01T00:00:00Z">
        <w:r>
          <w:t xml:space="preserve">, the</w:t>
        </w:r>
      </w:ins>
      <w:ins w:id="5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30" w:author="PR Preview" w:date="2026-01-01T00:00:00Z">
        <w:r>
          <w:t xml:space="preserve">-inner product (</w:t>
        </w:r>
      </w:ins>
      <w:hyperlink w:anchor="def-matrix-induced-inner-product">
        <w:ins w:id="53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32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ins w:id="533" w:author="PR Preview" w:date="2026-01-01T00:00:00Z">
        <w:r>
          <w:rPr>
            <w:i/>
            <w:iCs/>
          </w:rPr>
          <w:t xml:space="preserve">Proof</w:t>
        </w:r>
      </w:ins>
      <w:ins w:id="534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del w:id="535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536" w:author="PR Preview" w:date="2026-01-01T00:00:00Z">
        <w:r>
          <w:delText xml:space="preserve">:</w:delText>
        </w:r>
      </w:del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If data features have a symmetric positive definite covariance matrix</w:delText>
        </w:r>
      </w:del>
      <w:del w:id="54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(</w:delText>
        </w:r>
      </w:del>
      <w:hyperlink w:anchor="def-positive-definite">
        <w:del w:id="54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45" w:author="PR Preview" w:date="2026-01-01T00:00:00Z">
        <w:r>
          <w:delText xml:space="preserve">),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the precision matrix</w:delText>
        </w:r>
      </w:del>
      <w:del w:id="5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(</w:delText>
        </w:r>
      </w:del>
      <w:hyperlink w:anchor="thm-pd-inverse">
        <w:del w:id="551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552" w:author="PR Preview" w:date="2026-01-01T00:00:00Z">
        <w:r>
          <w:delText xml:space="preserve">) defines the Mahalanobis inner product</w:delText>
        </w:r>
      </w:del>
      <w:del w:id="553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554" w:author="PR Preview" w:date="2026-01-01T00:00:00Z">
        <w:r>
          <w:delText xml:space="preserve">.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The induced distance</w:delText>
        </w:r>
      </w:del>
      <w:del w:id="557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measures statistical distance normalized by variance along each principal direction.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Factoring</w:delText>
        </w:r>
      </w:del>
      <w:del w:id="562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(via Cholesky or spectral decomposition),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this inner product corresponds to the Euclidean dot product of whitened coordinates</w:delText>
        </w:r>
      </w:del>
      <w:del w:id="56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del w:id="568" w:author="PR Preview" w:date="2026-01-01T00:00:00Z">
        <w:r>
          <w:delText xml:space="preserve">:</w:delText>
        </w:r>
      </w:del>
      <w:del w:id="569" w:author="PR Preview" w:date="2026-01-01T00:00:00Z">
        <w:r>
          <w:delText xml:space="preserve"> </w:delText>
        </w:r>
      </w:del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570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571" w:author="PR Preview" w:date="2026-01-01T00:00:00Z">
        <w:r>
          <w:rPr>
            <w:b/>
            <w:bCs/>
          </w:rPr>
          <w:t xml:space="preserve">Mahalanobis metric and whitening</w:t>
        </w:r>
      </w:ins>
      <w:ins w:id="572" w:author="PR Preview" w:date="2026-01-01T00:00:00Z">
        <w:r>
          <w:t xml:space="preserve">: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If data features have a symmetric positive definite covariance matrix</w:t>
        </w:r>
      </w:ins>
      <w:ins w:id="577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(</w:t>
        </w:r>
      </w:ins>
      <w:hyperlink w:anchor="def-positive-definite">
        <w:ins w:id="580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81" w:author="PR Preview" w:date="2026-01-01T00:00:00Z">
        <w:r>
          <w:t xml:space="preserve">),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the precision matrix</w:t>
        </w:r>
      </w:ins>
      <w:ins w:id="5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(</w:t>
        </w:r>
      </w:ins>
      <w:hyperlink w:anchor="thm-pd-inverse">
        <w:ins w:id="58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588" w:author="PR Preview" w:date="2026-01-01T00:00:00Z">
        <w:r>
          <w:t xml:space="preserve">) defines the Mahalanobis inner product</w:t>
        </w:r>
      </w:ins>
      <w:ins w:id="589" w:author="PR Preview" w:date="2026-01-01T00:00:00Z">
        <w:r>
          <w:t xml:space="preserve"> </w:t>
        </w:r>
      </w:ins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590" w:author="PR Preview" w:date="2026-01-01T00:00:00Z">
        <w:r>
          <w:t xml:space="preserve">.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The induced distance</w:t>
        </w:r>
      </w:ins>
      <w:ins w:id="593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measures statistical distance normalized by variance along each principal direction.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Factoring</w:t>
        </w:r>
      </w:ins>
      <w:ins w:id="598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(via Cholesky or spectral decomposition,</w:t>
        </w:r>
      </w:ins>
      <w:ins w:id="601" w:author="PR Preview" w:date="2026-01-01T00:00:00Z">
        <w:r>
          <w:t xml:space="preserve"> </w:t>
        </w:r>
      </w:ins>
      <w:hyperlink w:anchor="cor-pd-transpose-product">
        <w:ins w:id="602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603" w:author="PR Preview" w:date="2026-01-01T00:00:00Z">
        <w:r>
          <w:t xml:space="preserve">),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this inner product is the Euclidean dot product of the whitened vectors</w:t>
        </w:r>
      </w:ins>
      <w:ins w:id="606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and</w:t>
        </w:r>
      </w:ins>
      <w:ins w:id="609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(</w:t>
        </w:r>
      </w:ins>
      <w:hyperlink w:anchor="thm-whitening-inner-product">
        <w:ins w:id="612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613" w:author="PR Preview" w:date="2026-01-01T00:00:00Z">
        <w:r>
          <w:t xml:space="preserve">).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del w:id="614" w:author="PR Preview" w:date="2026-01-01T00:00:00Z">
        <w:r>
          <w:rPr>
            <w:b/>
            <w:bCs/>
          </w:rPr>
          <w:delText xml:space="preserve">Embeddings and cosine similarity</w:delText>
        </w:r>
      </w:del>
      <w:del w:id="615" w:author="PR Preview" w:date="2026-01-01T00:00:00Z">
        <w:r>
          <w:delText xml:space="preserve">: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In natural language processing and recommendation systems, data items are embedded as vectors in high-dimensional representations.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 angle between embeddings captures semantic similarity through cosine similarity (</w:delText>
        </w:r>
      </w:del>
      <w:hyperlink r:id="rId12">
        <w:del w:id="620" w:author="PR Preview" w:date="2026-01-01T00:00:00Z">
          <w:r>
            <w:rPr>
              <w:rStyle w:val="Hyperlink"/>
            </w:rPr>
            <w:delText xml:space="preserve">Definition 8 in Inner Products and Orthogonality</w:delText>
          </w:r>
        </w:del>
      </w:hyperlink>
      <w:del w:id="62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622" w:author="PR Preview" w:date="2026-01-01T00:00:00Z">
        <w:r>
          <w:delText xml:space="preserve">When embedding vectors are normalized to unit Euclidean norm 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and</w:delText>
        </w:r>
      </w:del>
      <w:del w:id="6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626" w:author="PR Preview" w:date="2026-01-01T00:00:00Z">
        <w:r>
          <w:delText xml:space="preserve">),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cosine similarity equals the inner product</w:delText>
        </w:r>
      </w:del>
      <w:del w:id="629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del w:id="630" w:author="PR Preview" w:date="2026-01-01T00:00:00Z">
        <w: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6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del w:id="634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ins w:id="635" w:author="PR Preview" w:date="2026-01-01T00:00:00Z">
        <w:r>
          <w:rPr>
            <w:b/>
            <w:bCs/>
          </w:rPr>
          <w:t xml:space="preserve">Embeddings and cosine similarity</w:t>
        </w:r>
      </w:ins>
      <w:ins w:id="636" w:author="PR Preview" w:date="2026-01-01T00:00:00Z">
        <w:r>
          <w:t xml:space="preserve">: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In natural language processing and recommendation systems, data items are embedded as vectors in high-dimensional representations.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The angle between embeddings captures semantic similarity through cosine similarity (</w:t>
        </w:r>
      </w:ins>
      <w:hyperlink r:id="rId140">
        <w:ins w:id="641" w:author="PR Preview" w:date="2026-01-01T00:00:00Z">
          <w:r>
            <w:rPr>
              <w:rStyle w:val="Hyperlink"/>
            </w:rPr>
            <w:t xml:space="preserve">Definition 9 in Inner Products and Orthogonality</w:t>
          </w:r>
        </w:ins>
      </w:hyperlink>
      <w:ins w:id="64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ins w:id="643" w:author="PR Preview" w:date="2026-01-01T00:00:00Z">
        <w:r>
          <w:t xml:space="preserve">When embedding vectors are normalized to unit Euclidean norm (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and</w:t>
        </w:r>
      </w:ins>
      <w:ins w:id="64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47" w:author="PR Preview" w:date="2026-01-01T00:00:00Z">
        <w:r>
          <w:t xml:space="preserve">),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cosine similarity equals the inner product</w:t>
        </w:r>
      </w:ins>
      <w:ins w:id="650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(</w:t>
        </w:r>
      </w:ins>
      <w:hyperlink r:id="rId141">
        <w:ins w:id="653" w:author="PR Preview" w:date="2026-01-01T00:00:00Z">
          <w:r>
            <w:rPr>
              <w:rStyle w:val="Hyperlink"/>
            </w:rPr>
            <w:t xml:space="preserve">Corollary 3 in Inner Products and Orthogonality</w:t>
          </w:r>
        </w:ins>
      </w:hyperlink>
      <w:ins w:id="654" w:author="PR Preview" w:date="2026-01-01T00:00:00Z">
        <w:r>
          <w:t xml:space="preserve">).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6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ins w:id="658" w:author="PR Preview" w:date="2026-01-01T00:00:00Z">
        <w:r>
          <w:t xml:space="preserve">.</w:t>
        </w:r>
      </w:ins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del w:id="659" w:author="PR Preview" w:date="2026-01-01T00:00:00Z">
        <w:r>
          <w:rPr>
            <w:b/>
            <w:bCs/>
          </w:rPr>
          <w:delText xml:space="preserve">Theorem 17 (Determinant of a diagonal matrix)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The determinant (</w:delText>
        </w:r>
      </w:del>
      <w:hyperlink w:anchor="def-determinant">
        <w:del w:id="662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663" w:author="PR Preview" w:date="2026-01-01T00:00:00Z">
        <w:r>
          <w:delText xml:space="preserve">) of a</w:delText>
        </w:r>
      </w:del>
      <w:del w:id="6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diagonal matrix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(</w:delText>
        </w:r>
      </w:del>
      <w:hyperlink w:anchor="def-diagonal-matrix">
        <w:del w:id="66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670" w:author="PR Preview" w:date="2026-01-01T00:00:00Z">
        <w:r>
          <w:delText xml:space="preserve">)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673" w:author="PR Preview" w:date="2026-01-01T00:00:00Z">
        <w:r>
          <w:rPr>
            <w:b/>
            <w:bCs/>
          </w:rPr>
          <w:t xml:space="preserve">Theorem 18 (Determinant of a diagonal matrix)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 determinant (</w:t>
        </w:r>
      </w:ins>
      <w:hyperlink w:anchor="def-determinant">
        <w:ins w:id="676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677" w:author="PR Preview" w:date="2026-01-01T00:00:00Z">
        <w:r>
          <w:t xml:space="preserve">) of a</w:t>
        </w:r>
      </w:ins>
      <w:ins w:id="6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diagonal matrix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(</w:t>
        </w:r>
      </w:ins>
      <w:hyperlink w:anchor="def-diagonal-matrix">
        <w:ins w:id="68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84" w:author="PR Preview" w:date="2026-01-01T00:00:00Z">
        <w:r>
          <w:t xml:space="preserve">)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del w:id="687" w:author="PR Preview" w:date="2026-01-01T00:00:00Z">
        <w:r>
          <w:rPr>
            <w:b/>
            <w:bCs/>
          </w:rPr>
          <w:delText xml:space="preserve">Theorem 18 (Determinant of a product)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For</w:delText>
        </w:r>
      </w:del>
      <w:del w:id="69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matrices</w:delText>
        </w:r>
      </w:del>
      <w:del w:id="6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and</w:delText>
        </w:r>
      </w:del>
      <w:del w:id="69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697" w:author="PR Preview" w:date="2026-01-01T00:00:00Z">
        <w:r>
          <w:delText xml:space="preserve">,</w:delText>
        </w:r>
      </w:del>
    </w:p>
    <w:p>
      <w:pPr>
        <w:pStyle w:val="BodyText"/>
      </w:pPr>
      <w:ins w:id="698" w:author="PR Preview" w:date="2026-01-01T00:00:00Z">
        <w:r>
          <w:rPr>
            <w:b/>
            <w:bCs/>
          </w:rPr>
          <w:t xml:space="preserve">Theorem 19 (Determinant of a product)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For</w:t>
        </w:r>
      </w:ins>
      <w:ins w:id="7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matrices</w:t>
        </w:r>
      </w:ins>
      <w:ins w:id="7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and</w:t>
        </w:r>
      </w:ins>
      <w:ins w:id="70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0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del w:id="709" w:author="PR Preview" w:date="2026-01-01T00:00:00Z">
        <w:r>
          <w:rPr>
            <w:i/>
            <w:iCs/>
          </w:rPr>
          <w:delText xml:space="preserve">Remark 21</w:delText>
        </w:r>
      </w:del>
      <w:del w:id="710" w:author="PR Preview" w:date="2026-01-01T00:00:00Z">
        <w:r>
          <w:delText xml:space="preserve"> (An example is not a proof). </w:delText>
        </w:r>
      </w:del>
      <w:hyperlink w:anchor="exm-det-product">
        <w:del w:id="711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checks</w:delText>
        </w:r>
      </w:del>
      <w:del w:id="714" w:author="PR Preview" w:date="2026-01-01T00:00:00Z">
        <w:r>
          <w:delText xml:space="preserve"> </w:delText>
        </w:r>
      </w:del>
      <w:hyperlink w:anchor="thm-det-product">
        <w:del w:id="715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for one pair of</w:delText>
        </w:r>
      </w:del>
      <w:del w:id="71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matrices,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which shows the theorem holds there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but does not prove it for every pair.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The proof needs properties of the determinant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that these notes don’t develop;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see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Banerjee and Roy (2014)</w:delText>
        </w:r>
      </w:del>
      <w:del w:id="733" w:author="PR Preview" w:date="2026-01-01T00:00:00Z">
        <w:r>
          <w:delText xml:space="preserve">.</w:delText>
        </w:r>
      </w:del>
    </w:p>
    <w:p>
      <w:pPr>
        <w:pStyle w:val="FirstParagraph"/>
      </w:pPr>
      <w:ins w:id="734" w:author="PR Preview" w:date="2026-01-01T00:00:00Z">
        <w:r>
          <w:rPr>
            <w:i/>
            <w:iCs/>
          </w:rPr>
          <w:t xml:space="preserve">Remark 21</w:t>
        </w:r>
      </w:ins>
      <w:ins w:id="735" w:author="PR Preview" w:date="2026-01-01T00:00:00Z">
        <w:r>
          <w:t xml:space="preserve"> (An example is not a proof). </w:t>
        </w:r>
      </w:ins>
      <w:hyperlink w:anchor="exm-det-product">
        <w:ins w:id="736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checks</w:t>
        </w:r>
      </w:ins>
      <w:ins w:id="739" w:author="PR Preview" w:date="2026-01-01T00:00:00Z">
        <w:r>
          <w:t xml:space="preserve"> </w:t>
        </w:r>
      </w:ins>
      <w:hyperlink w:anchor="thm-det-product">
        <w:ins w:id="740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for one pair of</w:t>
        </w:r>
      </w:ins>
      <w:ins w:id="74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matrices,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which shows the theorem holds there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but does not prove it for every pair.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The proof needs properties of the determinant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that these notes don’t develop;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see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Banerjee and Roy (2014)</w:t>
        </w:r>
      </w:ins>
      <w:ins w:id="758" w:author="PR Preview" w:date="2026-01-01T00:00:00Z">
        <w:r>
          <w:t xml:space="preserve">.</w:t>
        </w:r>
      </w:ins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del w:id="759" w:author="PR Preview" w:date="2026-01-01T00:00:00Z">
        <w:r>
          <w:rPr>
            <w:b/>
            <w:bCs/>
          </w:rPr>
          <w:delText xml:space="preserve">Theorem 19 (The determinant of a symmetric matrix is the product of its eigenvalues)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Let</w:delText>
        </w:r>
      </w:del>
      <w:del w:id="7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be a</w:delText>
        </w:r>
      </w:del>
      <w:del w:id="76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symmetric matrix with real entries,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with eigendecomposition</w:delText>
        </w:r>
      </w:del>
      <w:del w:id="77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(</w:delText>
        </w:r>
      </w:del>
      <w:hyperlink w:anchor="def-eigendecomposition">
        <w:del w:id="773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774" w:author="PR Preview" w:date="2026-01-01T00:00:00Z">
        <w:r>
          <w:delText xml:space="preserve">)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and eigenvalues</w:delText>
        </w:r>
      </w:del>
      <w:del w:id="777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on the diagonal of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781" w:author="PR Preview" w:date="2026-01-01T00:00:00Z">
        <w:r>
          <w:delText xml:space="preserve">.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Then</w:delText>
        </w:r>
      </w:del>
    </w:p>
    <w:p>
      <w:pPr>
        <w:pStyle w:val="BodyText"/>
      </w:pPr>
      <w:ins w:id="784" w:author="PR Preview" w:date="2026-01-01T00:00:00Z">
        <w:r>
          <w:rPr>
            <w:b/>
            <w:bCs/>
          </w:rPr>
          <w:t xml:space="preserve">Theorem 20 (The determinant of a symmetric matrix is the product of its eigenvalues)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Let</w:t>
        </w:r>
      </w:ins>
      <w:ins w:id="78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be a</w:t>
        </w:r>
      </w:ins>
      <w:ins w:id="7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symmetric matrix with real entries,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with eigendecomposition</w:t>
        </w:r>
      </w:ins>
      <w:ins w:id="7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(</w:t>
        </w:r>
      </w:ins>
      <w:hyperlink w:anchor="def-eigendecomposition">
        <w:ins w:id="798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99" w:author="PR Preview" w:date="2026-01-01T00:00:00Z">
        <w:r>
          <w:t xml:space="preserve">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and eigenvalues</w:t>
        </w:r>
      </w:ins>
      <w:ins w:id="80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on the diagonal of</w:t>
        </w:r>
      </w:ins>
      <w:ins w:id="80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806" w:author="PR Preview" w:date="2026-01-01T00:00:00Z">
        <w:r>
          <w:t xml:space="preserve">.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809" w:author="PR Preview" w:date="2026-01-01T00:00:00Z">
        <w:r>
          <w:delText xml:space="preserve">The product steps are</w:delText>
        </w:r>
      </w:del>
      <w:del w:id="810" w:author="PR Preview" w:date="2026-01-01T00:00:00Z">
        <w:r>
          <w:delText xml:space="preserve"> </w:delText>
        </w:r>
      </w:del>
      <w:hyperlink w:anchor="thm-det-product">
        <w:del w:id="811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812" w:author="PR Preview" w:date="2026-01-01T00:00:00Z">
        <w:r>
          <w:delText xml:space="preserve">,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the orthogonality step is</w:delText>
        </w:r>
      </w:del>
      <w:del w:id="815" w:author="PR Preview" w:date="2026-01-01T00:00:00Z">
        <w:r>
          <w:delText xml:space="preserve"> </w:delText>
        </w:r>
      </w:del>
      <w:hyperlink w:anchor="def-orthogonal-matrix">
        <w:del w:id="81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817" w:author="PR Preview" w:date="2026-01-01T00:00:00Z">
        <w:r>
          <w:delText xml:space="preserve">,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and the identity and diagonal steps are</w:delText>
        </w:r>
      </w:del>
      <w:del w:id="820" w:author="PR Preview" w:date="2026-01-01T00:00:00Z">
        <w:r>
          <w:delText xml:space="preserve"> </w:delText>
        </w:r>
      </w:del>
      <w:hyperlink w:anchor="thm-det-diagonal">
        <w:del w:id="82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and</w:delText>
        </w:r>
      </w:del>
      <w:del w:id="824" w:author="PR Preview" w:date="2026-01-01T00:00:00Z">
        <w:r>
          <w:delText xml:space="preserve"> </w:delText>
        </w:r>
      </w:del>
      <w:hyperlink w:anchor="exm-det-diagonal">
        <w:del w:id="825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826" w:author="PR Preview" w:date="2026-01-01T00:00:00Z">
        <w:r>
          <w:delText xml:space="preserve">.</w:delText>
        </w:r>
      </w:del>
    </w:p>
    <w:p>
      <w:pPr>
        <w:pStyle w:val="BodyText"/>
      </w:pPr>
      <w:del w:id="827" w:author="PR Preview" w:date="2026-01-01T00:00:00Z">
        <w:r>
          <w:rPr>
            <w:b/>
            <w:bCs/>
          </w:rPr>
          <w:delText xml:space="preserve">Corollary 2 (A positive definite matrix has a positive determinant)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If</w:delText>
        </w:r>
      </w:del>
      <w:del w:id="8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is positive definite (</w:delText>
        </w:r>
      </w:del>
      <w:hyperlink w:anchor="def-positive-definite">
        <w:del w:id="833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834" w:author="PR Preview" w:date="2026-01-01T00:00:00Z">
        <w:r>
          <w:delText xml:space="preserve">),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then</w:delText>
        </w:r>
      </w:del>
      <w:del w:id="837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838" w:author="PR Preview" w:date="2026-01-01T00:00:00Z">
        <w:r>
          <w:delText xml:space="preserve">.</w:delText>
        </w:r>
      </w:del>
    </w:p>
    <w:p>
      <w:pPr>
        <w:pStyle w:val="BodyText"/>
      </w:pPr>
      <w:del w:id="839" w:author="PR Preview" w:date="2026-01-01T00:00:00Z">
        <w:r>
          <w:rPr>
            <w:i/>
            <w:iCs/>
          </w:rPr>
          <w:delText xml:space="preserve">Proof</w:delText>
        </w:r>
      </w:del>
      <w:del w:id="840" w:author="PR Preview" w:date="2026-01-01T00:00:00Z">
        <w:r>
          <w:delText xml:space="preserve">. </w:delText>
        </w:r>
      </w:del>
      <w:del w:id="841" w:author="PR Preview" w:date="2026-01-01T00:00:00Z">
        <w:r>
          <w:delText xml:space="preserve">By</w:delText>
        </w:r>
      </w:del>
      <w:del w:id="842" w:author="PR Preview" w:date="2026-01-01T00:00:00Z">
        <w:r>
          <w:delText xml:space="preserve"> </w:delText>
        </w:r>
      </w:del>
      <w:hyperlink w:anchor="thm-definite-eigenvalues">
        <w:del w:id="843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844" w:author="PR Preview" w:date="2026-01-01T00:00:00Z">
        <w:r>
          <w:delText xml:space="preserve">, every eigenvalue of</w:delText>
        </w:r>
      </w:del>
      <w:del w:id="84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is positive,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so their product, which is</w:delText>
        </w:r>
      </w:del>
      <w:del w:id="850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by</w:delText>
        </w:r>
      </w:del>
      <w:del w:id="853" w:author="PR Preview" w:date="2026-01-01T00:00:00Z">
        <w:r>
          <w:delText xml:space="preserve"> </w:delText>
        </w:r>
      </w:del>
      <w:hyperlink w:anchor="thm-det-eigenvalues">
        <w:del w:id="85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855" w:author="PR Preview" w:date="2026-01-01T00:00:00Z">
        <w:r>
          <w:delText xml:space="preserve">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is positive.</w:delText>
        </w:r>
      </w:del>
    </w:p>
    <w:p>
      <w:pPr>
        <w:pStyle w:val="BodyText"/>
      </w:pPr>
      <w:del w:id="858" w:author="PR Preview" w:date="2026-01-01T00:00:00Z">
        <w:r>
          <w:rPr>
            <w:b/>
            <w:bCs/>
          </w:rPr>
          <w:delText xml:space="preserve">Example 37 (Two ways to the same determinant)</w:delText>
        </w:r>
      </w:del>
      <w:del w:id="8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has eigenvalues</w:delText>
        </w:r>
      </w:del>
      <w:del w:id="862" w:author="PR Preview" w:date="2026-01-01T00:00:00Z">
        <w:r>
          <w:delText xml:space="preserve"> </w:delText>
        </w:r>
      </w:del>
      <m:oMath>
        <m:r>
          <m:t>3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and</w:delText>
        </w:r>
      </w:del>
      <w:del w:id="865" w:author="PR Preview" w:date="2026-01-01T00:00:00Z">
        <w:r>
          <w:delText xml:space="preserve"> </w:delText>
        </w:r>
      </w:del>
      <m:oMath>
        <m:r>
          <m:t>1</m:t>
        </m:r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(</w:delText>
        </w:r>
      </w:del>
      <w:hyperlink w:anchor="exm-eigenvalue">
        <w:del w:id="868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869" w:author="PR Preview" w:date="2026-01-01T00:00:00Z">
        <w:r>
          <w:delText xml:space="preserve">),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so</w:delText>
        </w:r>
      </w:del>
      <w:del w:id="872" w:author="PR Preview" w:date="2026-01-01T00:00:00Z">
        <w:r>
          <w:delText xml:space="preserve"> </w:delText>
        </w:r>
      </w:del>
      <w:hyperlink w:anchor="thm-det-eigenvalues">
        <w:del w:id="873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gives</w:delText>
        </w:r>
      </w:del>
    </w:p>
    <w:p>
      <w:pPr>
        <w:pStyle w:val="FirstParagraph"/>
      </w:pPr>
      <w:ins w:id="876" w:author="PR Preview" w:date="2026-01-01T00:00:00Z">
        <w:r>
          <w:t xml:space="preserve">The product steps are</w:t>
        </w:r>
      </w:ins>
      <w:ins w:id="877" w:author="PR Preview" w:date="2026-01-01T00:00:00Z">
        <w:r>
          <w:t xml:space="preserve"> </w:t>
        </w:r>
      </w:ins>
      <w:hyperlink w:anchor="thm-det-product">
        <w:ins w:id="878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879" w:author="PR Preview" w:date="2026-01-01T00:00:00Z">
        <w:r>
          <w:t xml:space="preserve">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the orthogonality step is</w:t>
        </w:r>
      </w:ins>
      <w:ins w:id="882" w:author="PR Preview" w:date="2026-01-01T00:00:00Z">
        <w:r>
          <w:t xml:space="preserve"> </w:t>
        </w:r>
      </w:ins>
      <w:hyperlink w:anchor="def-orthogonal-matrix">
        <w:ins w:id="88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84" w:author="PR Preview" w:date="2026-01-01T00:00:00Z">
        <w:r>
          <w:t xml:space="preserve">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and the identity and diagonal steps are</w:t>
        </w:r>
      </w:ins>
      <w:ins w:id="887" w:author="PR Preview" w:date="2026-01-01T00:00:00Z">
        <w:r>
          <w:t xml:space="preserve"> </w:t>
        </w:r>
      </w:ins>
      <w:hyperlink w:anchor="thm-det-diagonal">
        <w:ins w:id="88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and</w:t>
        </w:r>
      </w:ins>
      <w:ins w:id="891" w:author="PR Preview" w:date="2026-01-01T00:00:00Z">
        <w:r>
          <w:t xml:space="preserve"> </w:t>
        </w:r>
      </w:ins>
      <w:hyperlink w:anchor="exm-det-diagonal">
        <w:ins w:id="892" w:author="PR Preview" w:date="2026-01-01T00:00:00Z">
          <w:r>
            <w:rPr>
              <w:rStyle w:val="Hyperlink"/>
            </w:rPr>
            <w:t xml:space="preserve">Example 35</w:t>
          </w:r>
        </w:ins>
      </w:hyperlink>
      <w:ins w:id="893" w:author="PR Preview" w:date="2026-01-01T00:00:00Z">
        <w:r>
          <w:t xml:space="preserve">.</w:t>
        </w:r>
      </w:ins>
    </w:p>
    <w:bookmarkStart w:id="157" w:name="cor-det-pd"/>
    <w:p>
      <w:pPr>
        <w:pStyle w:val="BodyText"/>
      </w:pPr>
      <w:ins w:id="894" w:author="PR Preview" w:date="2026-01-01T00:00:00Z">
        <w:r>
          <w:rPr>
            <w:b/>
            <w:bCs/>
          </w:rPr>
          <w:t xml:space="preserve">Corollary 3 (A positive definite matrix has a positive determinant)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If</w:t>
        </w:r>
      </w:ins>
      <w:ins w:id="8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is positive definite (</w:t>
        </w:r>
      </w:ins>
      <w:hyperlink w:anchor="def-positive-definite">
        <w:ins w:id="900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901" w:author="PR Preview" w:date="2026-01-01T00:00:00Z">
        <w:r>
          <w:t xml:space="preserve">),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then</w:t>
        </w:r>
      </w:ins>
      <w:ins w:id="90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905" w:author="PR Preview" w:date="2026-01-01T00:00:00Z">
        <w:r>
          <w:t xml:space="preserve">.</w:t>
        </w:r>
      </w:ins>
    </w:p>
    <w:bookmarkEnd w:id="157"/>
    <w:p>
      <w:pPr>
        <w:pStyle w:val="BodyText"/>
      </w:pPr>
      <w:ins w:id="906" w:author="PR Preview" w:date="2026-01-01T00:00:00Z">
        <w:r>
          <w:rPr>
            <w:i/>
            <w:iCs/>
          </w:rPr>
          <w:t xml:space="preserve">Proof</w:t>
        </w:r>
      </w:ins>
      <w:ins w:id="907" w:author="PR Preview" w:date="2026-01-01T00:00:00Z">
        <w:r>
          <w:t xml:space="preserve">. </w:t>
        </w:r>
      </w:ins>
      <w:ins w:id="908" w:author="PR Preview" w:date="2026-01-01T00:00:00Z">
        <w:r>
          <w:t xml:space="preserve">By</w:t>
        </w:r>
      </w:ins>
      <w:ins w:id="909" w:author="PR Preview" w:date="2026-01-01T00:00:00Z">
        <w:r>
          <w:t xml:space="preserve"> </w:t>
        </w:r>
      </w:ins>
      <w:hyperlink w:anchor="thm-definite-eigenvalues">
        <w:ins w:id="910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911" w:author="PR Preview" w:date="2026-01-01T00:00:00Z">
        <w:r>
          <w:t xml:space="preserve">, every eigenvalue of</w:t>
        </w:r>
      </w:ins>
      <w:ins w:id="9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is positive,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so their product, which is</w:t>
        </w:r>
      </w:ins>
      <w:ins w:id="91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by</w:t>
        </w:r>
      </w:ins>
      <w:ins w:id="920" w:author="PR Preview" w:date="2026-01-01T00:00:00Z">
        <w:r>
          <w:t xml:space="preserve"> </w:t>
        </w:r>
      </w:ins>
      <w:hyperlink w:anchor="thm-det-eigenvalues">
        <w:ins w:id="921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922" w:author="PR Preview" w:date="2026-01-01T00:00:00Z">
        <w:r>
          <w:t xml:space="preserve">,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is positive.</w:t>
        </w:r>
      </w:ins>
    </w:p>
    <w:bookmarkStart w:id="158" w:name="exm-det-eigenvalues"/>
    <w:p>
      <w:pPr>
        <w:pStyle w:val="BodyText"/>
      </w:pPr>
      <w:ins w:id="925" w:author="PR Preview" w:date="2026-01-01T00:00:00Z">
        <w:r>
          <w:rPr>
            <w:b/>
            <w:bCs/>
          </w:rPr>
          <w:t xml:space="preserve">Example 37 (Two ways to the same determinant)</w:t>
        </w:r>
      </w:ins>
      <w:ins w:id="9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has eigenvalues</w:t>
        </w:r>
      </w:ins>
      <w:ins w:id="929" w:author="PR Preview" w:date="2026-01-01T00:00:00Z">
        <w:r>
          <w:t xml:space="preserve"> </w:t>
        </w:r>
      </w:ins>
      <m:oMath>
        <m:r>
          <m:t>3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and</w:t>
        </w:r>
      </w:ins>
      <w:ins w:id="932" w:author="PR Preview" w:date="2026-01-01T00:00:00Z">
        <w:r>
          <w:t xml:space="preserve"> </w:t>
        </w:r>
      </w:ins>
      <m:oMath>
        <m:r>
          <m:t>1</m:t>
        </m:r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(</w:t>
        </w:r>
      </w:ins>
      <w:hyperlink w:anchor="exm-eigenvalue">
        <w:ins w:id="935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936" w:author="PR Preview" w:date="2026-01-01T00:00:00Z">
        <w:r>
          <w:t xml:space="preserve">),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so</w:t>
        </w:r>
      </w:ins>
      <w:ins w:id="939" w:author="PR Preview" w:date="2026-01-01T00:00:00Z">
        <w:r>
          <w:t xml:space="preserve"> </w:t>
        </w:r>
      </w:ins>
      <w:hyperlink w:anchor="thm-det-eigenvalues">
        <w:ins w:id="940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Relationship Id="rId12" Type="http://schemas.openxmlformats.org/officeDocument/2006/relationships/hyperlink" Target="linear-algebra-inner-products.html#def-cosine-similarity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7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9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50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41" Type="http://schemas.openxmlformats.org/officeDocument/2006/relationships/hyperlink" Target="linear-algebra-inner-products.html#cor-cosine-similarity-unit-vectors" TargetMode="External"/><Relationship Id="rId140" Type="http://schemas.openxmlformats.org/officeDocument/2006/relationships/hyperlink" Target="linear-algebra-inner-products.html#def-cosine-similarity-inner-product-space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2026-10-15T16:01:16Z</dcterms:created>
  <dcterms:modified xsi:type="dcterms:W3CDTF">2026-10-15T16:01:16Z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