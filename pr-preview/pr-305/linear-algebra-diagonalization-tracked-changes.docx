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01:50:55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Rank</w:delText>
        </w:r>
      </w:del>
      <w:del w:id="4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</m:oMath>
      <w:del w:id="5" w:author="PR Preview" w:date="2026-01-01T00:00:00Z">
        <w:r>
          <w:rPr>
            <w:b/>
            <w:bCs/>
          </w:rPr>
          <w:delText xml:space="preserve"> </w:delText>
        </w:r>
      </w:del>
      <w:del w:id="6" w:author="PR Preview" w:date="2026-01-01T00:00:00Z">
        <w:r>
          <w:rPr>
            <w:b/>
            <w:bCs/>
          </w:rPr>
          <w:delText xml:space="preserve">implies invertible.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Every system</w:delText>
        </w:r>
      </w:del>
      <w:del w:id="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has exactly one solution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</w:delText>
        </w:r>
      </w:del>
      <w:hyperlink r:id="rId19">
        <w:del w:id="14" w:author="PR Preview" w:date="2026-01-01T00:00:00Z">
          <w:r>
            <w:rPr>
              <w:rStyle w:val="Hyperlink"/>
            </w:rPr>
            <w:delText xml:space="preserve">Corollary 1 in Projections and Linear Systems</w:delText>
          </w:r>
        </w:del>
      </w:hyperlink>
      <w:del w:id="15" w:author="PR Preview" w:date="2026-01-01T00:00:00Z">
        <w:r>
          <w:delText xml:space="preserve">, both parts, with</w:delText>
        </w:r>
      </w:del>
      <w:del w:id="1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n</m:t>
        </m:r>
      </m:oMath>
      <w:del w:id="17" w:author="PR Preview" w:date="2026-01-01T00:00:00Z">
        <w:r>
          <w:delText xml:space="preserve">).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Let</w:delText>
        </w:r>
      </w:del>
      <w:del w:id="2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solve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(</w:delText>
        </w:r>
      </w:del>
      <w:hyperlink r:id="rId20">
        <w:del w:id="26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27" w:author="PR Preview" w:date="2026-01-01T00:00:00Z">
        <w:r>
          <w:delText xml:space="preserve">),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 let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have columns</w:delText>
        </w:r>
      </w:del>
      <w:del w:id="3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34" w:author="PR Preview" w:date="2026-01-01T00:00:00Z">
        <w:r>
          <w:delText xml:space="preserve">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Column</w:delText>
        </w:r>
      </w:del>
      <w:del w:id="37" w:author="PR Preview" w:date="2026-01-01T00:00:00Z">
        <w:r>
          <w:delText xml:space="preserve"> </w:delText>
        </w:r>
      </w:del>
      <m:oMath>
        <m:r>
          <m:t>j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of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(1),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so</w:delText>
        </w:r>
      </w:del>
      <w:del w:id="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49" w:author="PR Preview" w:date="2026-01-01T00:00:00Z">
        <w:r>
          <w:delText xml:space="preserve">.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For the other order,</w:delText>
        </w:r>
      </w:del>
    </w:p>
    <w:p>
      <w:pPr>
        <w:pStyle w:val="BodyText"/>
      </w:pPr>
      <w:ins w:id="52" w:author="PR Preview" w:date="2026-01-01T00:00:00Z">
        <w:r>
          <w:rPr>
            <w:b/>
            <w:bCs/>
          </w:rPr>
          <w:t xml:space="preserve">Rank</w:t>
        </w:r>
      </w:ins>
      <w:ins w:id="53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54" w:author="PR Preview" w:date="2026-01-01T00:00:00Z">
        <w:r>
          <w:rPr>
            <w:b/>
            <w:bCs/>
          </w:rPr>
          <w:t xml:space="preserve"> </w:t>
        </w:r>
      </w:ins>
      <w:ins w:id="55" w:author="PR Preview" w:date="2026-01-01T00:00:00Z">
        <w:r>
          <w:rPr>
            <w:b/>
            <w:bCs/>
          </w:rPr>
          <w:t xml:space="preserve">implies invertible.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Every system</w:t>
        </w:r>
      </w:ins>
      <w:ins w:id="5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has exactly one solution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(</w:t>
        </w:r>
      </w:ins>
      <w:hyperlink r:id="rId19">
        <w:ins w:id="63" w:author="PR Preview" w:date="2026-01-01T00:00:00Z">
          <w:r>
            <w:rPr>
              <w:rStyle w:val="Hyperlink"/>
            </w:rPr>
            <w:t xml:space="preserve">Corollary 1 in Projections and Linear Systems</w:t>
          </w:r>
        </w:ins>
      </w:hyperlink>
      <w:ins w:id="64" w:author="PR Preview" w:date="2026-01-01T00:00:00Z">
        <w:r>
          <w:t xml:space="preserve">, both parts, with</w:t>
        </w:r>
      </w:ins>
      <w:ins w:id="6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n</m:t>
        </m:r>
      </m:oMath>
      <w:ins w:id="66" w:author="PR Preview" w:date="2026-01-01T00:00:00Z">
        <w:r>
          <w:t xml:space="preserve">).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Let</w:t>
        </w:r>
      </w:ins>
      <w:ins w:id="6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solve</w:t>
        </w:r>
      </w:ins>
      <w:ins w:id="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(</w:t>
        </w:r>
      </w:ins>
      <w:hyperlink r:id="rId20">
        <w:ins w:id="75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76" w:author="PR Preview" w:date="2026-01-01T00:00:00Z">
        <w:r>
          <w:t xml:space="preserve">),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 let</w:t>
        </w:r>
      </w:ins>
      <w:ins w:id="7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have columns</w:t>
        </w:r>
      </w:ins>
      <w:ins w:id="8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83" w:author="PR Preview" w:date="2026-01-01T00:00:00Z">
        <w:r>
          <w:t xml:space="preserve">.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Column</w:t>
        </w:r>
      </w:ins>
      <w:ins w:id="86" w:author="PR Preview" w:date="2026-01-01T00:00:00Z">
        <w:r>
          <w:t xml:space="preserve"> </w:t>
        </w:r>
      </w:ins>
      <m:oMath>
        <m:r>
          <m:t>j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of</w:t>
        </w:r>
      </w:ins>
      <w:ins w:id="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is</w:t>
        </w:r>
      </w:ins>
      <w:ins w:id="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(1),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so</w:t>
        </w:r>
      </w:ins>
      <w:ins w:id="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98" w:author="PR Preview" w:date="2026-01-01T00:00:00Z">
        <w:r>
          <w:t xml:space="preserve">.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For the other order,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01" w:author="PR Preview" w:date="2026-01-01T00:00:00Z">
        <w:r>
          <w:delText xml:space="preserve">For the diagonal entry</w:delText>
        </w:r>
      </w:del>
      <w:del w:id="10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del w:id="103" w:author="PR Preview" w:date="2026-01-01T00:00:00Z">
        <w:r>
          <w:delText xml:space="preserve">, take</w:delText>
        </w:r>
      </w:del>
      <w:del w:id="10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(</w:delText>
        </w:r>
      </w:del>
      <w:hyperlink r:id="rId20">
        <w:del w:id="107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108" w:author="PR Preview" w:date="2026-01-01T00:00:00Z">
        <w:r>
          <w:delText xml:space="preserve">), which is nonzero:</w:delText>
        </w:r>
      </w:del>
    </w:p>
    <w:p>
      <w:pPr>
        <w:pStyle w:val="FirstParagraph"/>
      </w:pPr>
      <w:ins w:id="109" w:author="PR Preview" w:date="2026-01-01T00:00:00Z">
        <w:r>
          <w:t xml:space="preserve">For the diagonal entry</w:t>
        </w:r>
      </w:ins>
      <w:ins w:id="11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ins w:id="111" w:author="PR Preview" w:date="2026-01-01T00:00:00Z">
        <w:r>
          <w:t xml:space="preserve">, take</w:t>
        </w:r>
      </w:ins>
      <w:ins w:id="11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(</w:t>
        </w:r>
      </w:ins>
      <w:hyperlink r:id="rId20">
        <w:ins w:id="115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116" w:author="PR Preview" w:date="2026-01-01T00:00:00Z">
        <w:r>
          <w:t xml:space="preserve">), which is nonzero: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2026-10-15T09:20:03Z</dcterms:created>
  <dcterms:modified xsi:type="dcterms:W3CDTF">2026-10-15T09:20:03Z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