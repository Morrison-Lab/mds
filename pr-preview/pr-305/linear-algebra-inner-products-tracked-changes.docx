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2</w:delText>
        </w:r>
      </w:del>
      <w:del w:id="4" w:author="PR Preview" w:date="2026-01-01T00:00:00Z">
        <w:r>
          <w:delText xml:space="preserve"> (Orthogonality for the dot product). </w:delText>
        </w:r>
      </w:del>
      <w:del w:id="5" w:author="PR Preview" w:date="2026-01-01T00:00:00Z">
        <w:r>
          <w:delText xml:space="preserve">With the dot product as the inner product (</w:delText>
        </w:r>
      </w:del>
      <w:hyperlink w:anchor="exm-dot-product-inner-product">
        <w:del w:id="6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7" w:author="PR Preview" w:date="2026-01-01T00:00:00Z">
        <w:r>
          <w:delText xml:space="preserve">),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 condition of</w:delText>
        </w:r>
      </w:del>
      <w:del w:id="10" w:author="PR Preview" w:date="2026-01-01T00:00:00Z">
        <w:r>
          <w:delText xml:space="preserve"> </w:delText>
        </w:r>
      </w:del>
      <w:hyperlink w:anchor="def-orthogonal-inner-product">
        <w:del w:id="11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orthogonality as in</w:delText>
        </w:r>
      </w:del>
      <w:del w:id="14" w:author="PR Preview" w:date="2026-01-01T00:00:00Z">
        <w:r>
          <w:delText xml:space="preserve"> </w:delText>
        </w:r>
      </w:del>
      <w:hyperlink r:id="rId22">
        <w:del w:id="15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16" w:author="PR Preview" w:date="2026-01-01T00:00:00Z">
        <w:r>
          <w:delText xml:space="preserve">.</w:delText>
        </w:r>
      </w:del>
    </w:p>
    <w:p>
      <w:pPr>
        <w:pStyle w:val="FirstParagraph"/>
      </w:pPr>
      <w:ins w:id="17" w:author="PR Preview" w:date="2026-01-01T00:00:00Z">
        <w:r>
          <w:rPr>
            <w:i/>
            <w:iCs/>
          </w:rPr>
          <w:t xml:space="preserve">Remark 2</w:t>
        </w:r>
      </w:ins>
      <w:ins w:id="18" w:author="PR Preview" w:date="2026-01-01T00:00:00Z">
        <w:r>
          <w:t xml:space="preserve"> (Orthogonality for the dot product). </w:t>
        </w:r>
      </w:ins>
      <w:ins w:id="19" w:author="PR Preview" w:date="2026-01-01T00:00:00Z">
        <w:r>
          <w:t xml:space="preserve">With the dot product as the inner product (</w:t>
        </w:r>
      </w:ins>
      <w:hyperlink w:anchor="exm-dot-product-inner-product">
        <w:ins w:id="20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1" w:author="PR Preview" w:date="2026-01-01T00:00:00Z">
        <w:r>
          <w:t xml:space="preserve">),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 condition of</w:t>
        </w:r>
      </w:ins>
      <w:ins w:id="24" w:author="PR Preview" w:date="2026-01-01T00:00:00Z">
        <w:r>
          <w:t xml:space="preserve"> </w:t>
        </w:r>
      </w:ins>
      <w:hyperlink w:anchor="def-orthogonal-inner-product">
        <w:ins w:id="2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orthogonality as in</w:t>
        </w:r>
      </w:ins>
      <w:ins w:id="28" w:author="PR Preview" w:date="2026-01-01T00:00:00Z">
        <w:r>
          <w:t xml:space="preserve"> </w:t>
        </w:r>
      </w:ins>
      <w:hyperlink r:id="rId22">
        <w:ins w:id="29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30" w:author="PR Preview" w:date="2026-01-01T00:00:00Z">
        <w:r>
          <w:t xml:space="preserve">.</w:t>
        </w:r>
      </w:ins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del w:id="31" w:author="PR Preview" w:date="2026-01-01T00:00:00Z">
        <w:r>
          <w:rPr>
            <w:b/>
            <w:bCs/>
          </w:rPr>
          <w:delText xml:space="preserve">Example 6 (Scaling a vector scales its length)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For</w:delText>
        </w:r>
      </w:del>
      <w:del w:id="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(</w:delText>
        </w:r>
      </w:del>
      <w:hyperlink r:id="rId31">
        <w:del w:id="39" w:author="PR Preview" w:date="2026-01-01T00:00:00Z">
          <w:r>
            <w:rPr>
              <w:rStyle w:val="Hyperlink"/>
            </w:rPr>
            <w:delText xml:space="preserve">Example 10 in Vectors</w:delText>
          </w:r>
        </w:del>
      </w:hyperlink>
      <w:del w:id="40" w:author="PR Preview" w:date="2026-01-01T00:00:00Z">
        <w:r>
          <w:delText xml:space="preserve">).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Then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has norm</w:delText>
        </w:r>
      </w:del>
    </w:p>
    <w:p>
      <w:pPr>
        <w:pStyle w:val="FirstParagraph"/>
      </w:pPr>
      <w:ins w:id="46" w:author="PR Preview" w:date="2026-01-01T00:00:00Z">
        <w:r>
          <w:rPr>
            <w:b/>
            <w:bCs/>
          </w:rPr>
          <w:t xml:space="preserve">Example 6 (Scaling a vector scales its length)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For</w:t>
        </w:r>
      </w:ins>
      <w:ins w:id="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(</w:t>
        </w:r>
      </w:ins>
      <w:hyperlink r:id="rId31">
        <w:ins w:id="54" w:author="PR Preview" w:date="2026-01-01T00:00:00Z">
          <w:r>
            <w:rPr>
              <w:rStyle w:val="Hyperlink"/>
            </w:rPr>
            <w:t xml:space="preserve">Example 11 in Vectors</w:t>
          </w:r>
        </w:ins>
      </w:hyperlink>
      <w:ins w:id="55" w:author="PR Preview" w:date="2026-01-01T00:00:00Z">
        <w:r>
          <w:t xml:space="preserve">).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Then</w:t>
        </w:r>
      </w:ins>
      <w:ins w:id="5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has norm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61" w:author="PR Preview" w:date="2026-01-01T00:00:00Z">
        <w:r>
          <w:delText xml:space="preserve">and</w:delText>
        </w:r>
      </w:del>
      <w:del w:id="6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is the unit vector in</w:delText>
        </w:r>
      </w:del>
      <w:del w:id="65" w:author="PR Preview" w:date="2026-01-01T00:00:00Z">
        <w:r>
          <w:delText xml:space="preserve"> </w:delText>
        </w:r>
      </w:del>
      <w:hyperlink r:id="rId31">
        <w:del w:id="66" w:author="PR Preview" w:date="2026-01-01T00:00:00Z">
          <w:r>
            <w:rPr>
              <w:rStyle w:val="Hyperlink"/>
            </w:rPr>
            <w:delText xml:space="preserve">Example 10 in Vectors</w:delText>
          </w:r>
        </w:del>
      </w:hyperlink>
      <w:del w:id="67" w:author="PR Preview" w:date="2026-01-01T00:00:00Z">
        <w:r>
          <w:delText xml:space="preserve">.</w:delText>
        </w:r>
      </w:del>
    </w:p>
    <w:p>
      <w:pPr>
        <w:pStyle w:val="FirstParagraph"/>
      </w:pPr>
      <w:ins w:id="68" w:author="PR Preview" w:date="2026-01-01T00:00:00Z">
        <w:r>
          <w:t xml:space="preserve">and</w:t>
        </w:r>
      </w:ins>
      <w:ins w:id="6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 the unit vector in</w:t>
        </w:r>
      </w:ins>
      <w:ins w:id="72" w:author="PR Preview" w:date="2026-01-01T00:00:00Z">
        <w:r>
          <w:t xml:space="preserve"> </w:t>
        </w:r>
      </w:ins>
      <w:hyperlink r:id="rId31">
        <w:ins w:id="73" w:author="PR Preview" w:date="2026-01-01T00:00:00Z">
          <w:r>
            <w:rPr>
              <w:rStyle w:val="Hyperlink"/>
            </w:rPr>
            <w:t xml:space="preserve">Example 11 in Vectors</w:t>
          </w:r>
        </w:ins>
      </w:hyperlink>
      <w:ins w:id="74" w:author="PR Preview" w:date="2026-01-01T00:00:00Z">
        <w:r>
          <w:t xml:space="preserve">.</w:t>
        </w:r>
      </w:ins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5" w:author="PR Preview" w:date="2026-01-01T00:00:00Z">
        <w:r>
          <w:delText xml:space="preserve">In particular, if</w:delText>
        </w:r>
      </w:del>
      <w:del w:id="7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(</w:delText>
        </w:r>
      </w:del>
      <w:hyperlink r:id="rId22">
        <w:del w:id="79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80" w:author="PR Preview" w:date="2026-01-01T00:00:00Z">
        <w:r>
          <w:delText xml:space="preserve">), then</w:delText>
        </w:r>
      </w:del>
      <w:del w:id="8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(the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rPr>
            <w:b/>
            <w:bCs/>
          </w:rPr>
          <w:delText xml:space="preserve">Pythagorean theorem</w:delText>
        </w:r>
      </w:del>
      <w:del w:id="86" w:author="PR Preview" w:date="2026-01-01T00:00:00Z">
        <w:r>
          <w:delText xml:space="preserve">).</w:delText>
        </w:r>
      </w:del>
    </w:p>
    <w:p>
      <w:pPr>
        <w:pStyle w:val="FirstParagraph"/>
      </w:pPr>
      <w:ins w:id="87" w:author="PR Preview" w:date="2026-01-01T00:00:00Z">
        <w:r>
          <w:t xml:space="preserve">In particular, if</w:t>
        </w:r>
      </w:ins>
      <w:ins w:id="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(</w:t>
        </w:r>
      </w:ins>
      <w:hyperlink r:id="rId22">
        <w:ins w:id="91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92" w:author="PR Preview" w:date="2026-01-01T00:00:00Z">
        <w:r>
          <w:t xml:space="preserve">), then</w:t>
        </w:r>
      </w:ins>
      <w:ins w:id="9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(the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b/>
            <w:bCs/>
          </w:rPr>
          <w:t xml:space="preserve">Pythagorean theorem</w:t>
        </w:r>
      </w:ins>
      <w:ins w:id="98" w:author="PR Preview" w:date="2026-01-01T00:00:00Z">
        <w:r>
          <w:t xml:space="preserve">).</w:t>
        </w:r>
      </w:ins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del w:id="99" w:author="PR Preview" w:date="2026-01-01T00:00:00Z">
        <w:r>
          <w:rPr>
            <w:b/>
            <w:bCs/>
          </w:rPr>
          <w:delText xml:space="preserve">Example 10 (Euclidean space as a normed vector space)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The Euclidean space</w:delText>
        </w:r>
      </w:del>
      <w:del w:id="10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equipped with the Euclidean norm (</w:delText>
        </w:r>
      </w:del>
      <w:hyperlink r:id="rId42">
        <w:del w:id="105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06" w:author="PR Preview" w:date="2026-01-01T00:00:00Z">
        <w:r>
          <w:delText xml:space="preserve">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is a normed vector space:</w:delText>
        </w:r>
      </w:del>
    </w:p>
    <w:p>
      <w:pPr>
        <w:pStyle w:val="BodyText"/>
      </w:pPr>
      <w:ins w:id="109" w:author="PR Preview" w:date="2026-01-01T00:00:00Z">
        <w:r>
          <w:rPr>
            <w:b/>
            <w:bCs/>
          </w:rPr>
          <w:t xml:space="preserve">Example 10 (Euclidean space as a normed vector space)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 Euclidean space</w:t>
        </w:r>
      </w:ins>
      <w:ins w:id="11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equipped with the Euclidean norm (</w:t>
        </w:r>
      </w:ins>
      <w:hyperlink r:id="rId42">
        <w:ins w:id="115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16" w:author="PR Preview" w:date="2026-01-01T00:00:00Z">
        <w:r>
          <w:t xml:space="preserve">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a normed vector space:</w:t>
        </w:r>
      </w:ins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119" w:author="PR Preview" w:date="2026-01-01T00:00:00Z">
        <w:r>
          <w:delText xml:space="preserve">, and</w:delText>
        </w:r>
      </w:del>
      <w:del w:id="12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del w:id="121" w:author="PR Preview" w:date="2026-01-01T00:00:00Z">
        <w:r>
          <w:delText xml:space="preserve">,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which is the Euclidean norm (</w:delText>
        </w:r>
      </w:del>
      <w:hyperlink r:id="rId42">
        <w:del w:id="124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25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26" w:author="PR Preview" w:date="2026-01-01T00:00:00Z">
        <w:r>
          <w:t xml:space="preserve">, and</w:t>
        </w:r>
      </w:ins>
      <w:ins w:id="12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ins w:id="128" w:author="PR Preview" w:date="2026-01-01T00:00:00Z">
        <w:r>
          <w:t xml:space="preserve">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which is the Euclidean norm (</w:t>
        </w:r>
      </w:ins>
      <w:hyperlink r:id="rId42">
        <w:ins w:id="131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3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del w:id="133" w:author="PR Preview" w:date="2026-01-01T00:00:00Z">
        <w:r>
          <w:rPr>
            <w:i/>
            <w:iCs/>
          </w:rPr>
          <w:delText xml:space="preserve">Remark 4</w:delText>
        </w:r>
      </w:del>
      <w:del w:id="134" w:author="PR Preview" w:date="2026-01-01T00:00:00Z">
        <w:r>
          <w:delText xml:space="preserve"> (Why the angle is well defined). </w:delText>
        </w:r>
      </w:del>
      <w:del w:id="135" w:author="PR Preview" w:date="2026-01-01T00:00:00Z">
        <w:r>
          <w:delText xml:space="preserve">The denominator is positive, because both vectors are nonzero (</w:delText>
        </w:r>
      </w:del>
      <w:hyperlink w:anchor="thm-norm-properties">
        <w:del w:id="13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37" w:author="PR Preview" w:date="2026-01-01T00:00:00Z">
        <w:r>
          <w:delText xml:space="preserve">),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and by</w:delText>
        </w:r>
      </w:del>
      <w:del w:id="140" w:author="PR Preview" w:date="2026-01-01T00:00:00Z">
        <w:r>
          <w:delText xml:space="preserve"> </w:delText>
        </w:r>
      </w:del>
      <w:hyperlink w:anchor="thm-cauchy-schwarz">
        <w:del w:id="141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the ratio lies between</w:delText>
        </w:r>
      </w:del>
      <w:del w:id="14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and</w:delText>
        </w:r>
      </w:del>
      <w:del w:id="147" w:author="PR Preview" w:date="2026-01-01T00:00:00Z">
        <w:r>
          <w:delText xml:space="preserve"> </w:delText>
        </w:r>
      </w:del>
      <m:oMath>
        <m:r>
          <m:t>1</m:t>
        </m:r>
      </m:oMath>
      <w:del w:id="148" w:author="PR Preview" w:date="2026-01-01T00:00:00Z">
        <w:r>
          <w:delText xml:space="preserve">.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On</w:delText>
        </w:r>
      </w:del>
      <w:del w:id="15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52" w:author="PR Preview" w:date="2026-01-01T00:00:00Z">
        <w:r>
          <w:delText xml:space="preserve">,</w:delText>
        </w:r>
      </w:del>
      <w:del w:id="15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is decreasing from</w:delText>
        </w:r>
      </w:del>
      <w:del w:id="156" w:author="PR Preview" w:date="2026-01-01T00:00:00Z">
        <w:r>
          <w:delText xml:space="preserve"> </w:delText>
        </w:r>
      </w:del>
      <m:oMath>
        <m:r>
          <m:t>1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to</w:delText>
        </w:r>
      </w:del>
      <w:del w:id="15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 takes each value in</w:delText>
        </w:r>
      </w:del>
      <w:del w:id="16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exactly once,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so there is exactly one such</w:delText>
        </w:r>
      </w:del>
      <w:del w:id="167" w:author="PR Preview" w:date="2026-01-01T00:00:00Z">
        <w:r>
          <w:delText xml:space="preserve"> </w:delText>
        </w:r>
      </w:del>
      <m:oMath>
        <m:r>
          <m:t>θ</m:t>
        </m:r>
      </m:oMath>
      <w:del w:id="168" w:author="PR Preview" w:date="2026-01-01T00:00:00Z">
        <w:r>
          <w:delText xml:space="preserve">.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The angle is</w:delText>
        </w:r>
      </w:del>
      <w:del w:id="171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exactly when</w:delText>
        </w:r>
      </w:del>
      <w:del w:id="17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del w:id="175" w:author="PR Preview" w:date="2026-01-01T00:00:00Z">
        <w:r>
          <w:delText xml:space="preserve">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so for nonzero vectors, orthogonal (</w:delText>
        </w:r>
      </w:del>
      <w:hyperlink r:id="rId22">
        <w:del w:id="178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179" w:author="PR Preview" w:date="2026-01-01T00:00:00Z">
        <w:r>
          <w:delText xml:space="preserve">) means at a right angle.</w:delText>
        </w:r>
      </w:del>
    </w:p>
    <w:p>
      <w:pPr>
        <w:pStyle w:val="FirstParagraph"/>
      </w:pPr>
      <w:ins w:id="180" w:author="PR Preview" w:date="2026-01-01T00:00:00Z">
        <w:r>
          <w:rPr>
            <w:i/>
            <w:iCs/>
          </w:rPr>
          <w:t xml:space="preserve">Remark 4</w:t>
        </w:r>
      </w:ins>
      <w:ins w:id="181" w:author="PR Preview" w:date="2026-01-01T00:00:00Z">
        <w:r>
          <w:t xml:space="preserve"> (Why the angle is well defined). </w:t>
        </w:r>
      </w:ins>
      <w:ins w:id="182" w:author="PR Preview" w:date="2026-01-01T00:00:00Z">
        <w:r>
          <w:t xml:space="preserve">The denominator is positive, because both vectors are nonzero (</w:t>
        </w:r>
      </w:ins>
      <w:hyperlink w:anchor="thm-norm-properties">
        <w:ins w:id="18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84" w:author="PR Preview" w:date="2026-01-01T00:00:00Z">
        <w:r>
          <w:t xml:space="preserve">),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 by</w:t>
        </w:r>
      </w:ins>
      <w:ins w:id="187" w:author="PR Preview" w:date="2026-01-01T00:00:00Z">
        <w:r>
          <w:t xml:space="preserve"> </w:t>
        </w:r>
      </w:ins>
      <w:hyperlink w:anchor="thm-cauchy-schwarz">
        <w:ins w:id="18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the ratio lies between</w:t>
        </w:r>
      </w:ins>
      <w:ins w:id="19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and</w:t>
        </w:r>
      </w:ins>
      <w:ins w:id="194" w:author="PR Preview" w:date="2026-01-01T00:00:00Z">
        <w:r>
          <w:t xml:space="preserve"> </w:t>
        </w:r>
      </w:ins>
      <m:oMath>
        <m:r>
          <m:t>1</m:t>
        </m:r>
      </m:oMath>
      <w:ins w:id="195" w:author="PR Preview" w:date="2026-01-01T00:00:00Z">
        <w:r>
          <w:t xml:space="preserve">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On</w:t>
        </w:r>
      </w:ins>
      <w:ins w:id="19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199" w:author="PR Preview" w:date="2026-01-01T00:00:00Z">
        <w:r>
          <w:t xml:space="preserve">,</w:t>
        </w:r>
      </w:ins>
      <w:ins w:id="20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is decreasing from</w:t>
        </w:r>
      </w:ins>
      <w:ins w:id="203" w:author="PR Preview" w:date="2026-01-01T00:00:00Z">
        <w:r>
          <w:t xml:space="preserve"> </w:t>
        </w:r>
      </w:ins>
      <m:oMath>
        <m:r>
          <m:t>1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to</w:t>
        </w:r>
      </w:ins>
      <w:ins w:id="20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and takes each value in</w:t>
        </w:r>
      </w:ins>
      <w:ins w:id="20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exactly once,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so there is exactly one such</w:t>
        </w:r>
      </w:ins>
      <w:ins w:id="214" w:author="PR Preview" w:date="2026-01-01T00:00:00Z">
        <w:r>
          <w:t xml:space="preserve"> </w:t>
        </w:r>
      </w:ins>
      <m:oMath>
        <m:r>
          <m:t>θ</m:t>
        </m:r>
      </m:oMath>
      <w:ins w:id="215" w:author="PR Preview" w:date="2026-01-01T00:00:00Z">
        <w:r>
          <w:t xml:space="preserve">.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The angle is</w:t>
        </w:r>
      </w:ins>
      <w:ins w:id="21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exactly when</w:t>
        </w:r>
      </w:ins>
      <w:ins w:id="2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ins w:id="222" w:author="PR Preview" w:date="2026-01-01T00:00:00Z">
        <w:r>
          <w:t xml:space="preserve">,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so for nonzero vectors, orthogonal (</w:t>
        </w:r>
      </w:ins>
      <w:hyperlink r:id="rId22">
        <w:ins w:id="225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226" w:author="PR Preview" w:date="2026-01-01T00:00:00Z">
        <w:r>
          <w:t xml:space="preserve">) means at a right angle.</w:t>
        </w:r>
      </w:ins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del w:id="227" w:author="PR Preview" w:date="2026-01-01T00:00:00Z">
        <w:r>
          <w:rPr>
            <w:b/>
            <w:bCs/>
          </w:rPr>
          <w:delText xml:space="preserve">Theorem 8 (Orthonormal vectors are linearly independent)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If</w:delText>
        </w:r>
      </w:del>
      <w:del w:id="23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are orthonormal (</w:delText>
        </w:r>
      </w:del>
      <w:hyperlink r:id="rId67">
        <w:del w:id="233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234" w:author="PR Preview" w:date="2026-01-01T00:00:00Z">
        <w:r>
          <w:delText xml:space="preserve">),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then they are linearly independent (</w:delText>
        </w:r>
      </w:del>
      <w:hyperlink r:id="rId35">
        <w:del w:id="237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238" w:author="PR Preview" w:date="2026-01-01T00:00:00Z">
        <w:r>
          <w:delText xml:space="preserve">).</w:delText>
        </w:r>
      </w:del>
    </w:p>
    <w:p>
      <w:pPr>
        <w:pStyle w:val="BodyText"/>
      </w:pPr>
      <w:ins w:id="239" w:author="PR Preview" w:date="2026-01-01T00:00:00Z">
        <w:r>
          <w:rPr>
            <w:b/>
            <w:bCs/>
          </w:rPr>
          <w:t xml:space="preserve">Theorem 8 (Orthonormal vectors are linearly independent)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If</w:t>
        </w:r>
      </w:ins>
      <w:ins w:id="24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are orthonormal (</w:t>
        </w:r>
      </w:ins>
      <w:hyperlink r:id="rId67">
        <w:ins w:id="245" w:author="PR Preview" w:date="2026-01-01T00:00:00Z">
          <w:r>
            <w:rPr>
              <w:rStyle w:val="Hyperlink"/>
            </w:rPr>
            <w:t xml:space="preserve">Definition 18 in Vectors</w:t>
          </w:r>
        </w:ins>
      </w:hyperlink>
      <w:ins w:id="246" w:author="PR Preview" w:date="2026-01-01T00:00:00Z">
        <w:r>
          <w:t xml:space="preserve">),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then they are linearly independent (</w:t>
        </w:r>
      </w:ins>
      <w:hyperlink r:id="rId35">
        <w:ins w:id="249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250" w:author="PR Preview" w:date="2026-01-01T00:00:00Z">
        <w:r>
          <w:t xml:space="preserve">).</w:t>
        </w:r>
      </w:ins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del w:id="251" w:author="PR Preview" w:date="2026-01-01T00:00:00Z">
        <w:r>
          <w:rPr>
            <w:b/>
            <w:bCs/>
          </w:rPr>
          <w:delText xml:space="preserve">Definition 11 (Orthonormal basis)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An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rPr>
            <w:b/>
            <w:bCs/>
          </w:rPr>
          <w:delText xml:space="preserve">orthonormal basis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of a subspace</w:delText>
        </w:r>
      </w:del>
      <w:del w:id="25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of</w:delText>
        </w:r>
      </w:del>
      <w:del w:id="26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is a basis of</w:delText>
        </w:r>
      </w:del>
      <w:del w:id="2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(</w:delText>
        </w:r>
      </w:del>
      <w:hyperlink r:id="rId70">
        <w:del w:id="267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268" w:author="PR Preview" w:date="2026-01-01T00:00:00Z">
        <w:r>
          <w:delText xml:space="preserve">)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whose vectors are orthonormal (</w:delText>
        </w:r>
      </w:del>
      <w:hyperlink r:id="rId67">
        <w:del w:id="271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272" w:author="PR Preview" w:date="2026-01-01T00:00:00Z">
        <w:r>
          <w:delText xml:space="preserve">).</w:delText>
        </w:r>
      </w:del>
    </w:p>
    <w:p>
      <w:pPr>
        <w:pStyle w:val="BodyText"/>
      </w:pPr>
      <w:ins w:id="273" w:author="PR Preview" w:date="2026-01-01T00:00:00Z">
        <w:r>
          <w:rPr>
            <w:b/>
            <w:bCs/>
          </w:rPr>
          <w:t xml:space="preserve">Definition 11 (Orthonormal basis)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An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rPr>
            <w:b/>
            <w:bCs/>
          </w:rPr>
          <w:t xml:space="preserve">orthonormal basis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of a subspace</w:t>
        </w:r>
      </w:ins>
      <w:ins w:id="2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of</w:t>
        </w:r>
      </w:ins>
      <w:ins w:id="28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is a basis of</w:t>
        </w:r>
      </w:ins>
      <w:ins w:id="2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(</w:t>
        </w:r>
      </w:ins>
      <w:hyperlink r:id="rId70">
        <w:ins w:id="289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290" w:author="PR Preview" w:date="2026-01-01T00:00:00Z">
        <w:r>
          <w:t xml:space="preserve">)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whose vectors are orthonormal (</w:t>
        </w:r>
      </w:ins>
      <w:hyperlink r:id="rId67">
        <w:ins w:id="293" w:author="PR Preview" w:date="2026-01-01T00:00:00Z">
          <w:r>
            <w:rPr>
              <w:rStyle w:val="Hyperlink"/>
            </w:rPr>
            <w:t xml:space="preserve">Definition 18 in Vectors</w:t>
          </w:r>
        </w:ins>
      </w:hyperlink>
      <w:ins w:id="294" w:author="PR Preview" w:date="2026-01-01T00:00:00Z">
        <w:r>
          <w:t xml:space="preserve">).</w:t>
        </w:r>
      </w:ins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2026-10-15T09:23:16Z</dcterms:created>
  <dcterms:modified xsi:type="dcterms:W3CDTF">2026-10-15T09:23:16Z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