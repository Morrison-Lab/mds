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del w:id="3" w:author="PR Preview" w:date="2026-01-01T00:00:00Z">
        <w:r>
          <w:delText xml:space="preserve">Column</w:delText>
        </w:r>
      </w:del>
      <w:del w:id="4" w:author="PR Preview" w:date="2026-01-01T00:00:00Z">
        <w:r>
          <w:delText xml:space="preserve"> </w:delText>
        </w:r>
      </w:del>
      <m:oMath>
        <m:r>
          <m:t>j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of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</w:delText>
        </w:r>
      </w:del>
      <w:del w:id="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value of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at the</w:delText>
        </w:r>
      </w:del>
      <w:del w:id="17" w:author="PR Preview" w:date="2026-01-01T00:00:00Z">
        <w:r>
          <w:delText xml:space="preserve"> </w:delText>
        </w:r>
      </w:del>
      <m:oMath>
        <m:r>
          <m:t>j</m:t>
        </m:r>
      </m:oMath>
      <w:del w:id="18" w:author="PR Preview" w:date="2026-01-01T00:00:00Z">
        <w:r>
          <w:delText xml:space="preserve">th indicator vector (</w:delText>
        </w:r>
      </w:del>
      <w:hyperlink r:id="rId71">
        <w:del w:id="19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20" w:author="PR Preview" w:date="2026-01-01T00:00:00Z">
        <w:r>
          <w:delText xml:space="preserve">);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that is,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del w:id="24" w:author="PR Preview" w:date="2026-01-01T00:00:00Z">
        <w:r>
          <w:delText xml:space="preserve">.</w:delText>
        </w:r>
      </w:del>
    </w:p>
    <w:p>
      <w:pPr>
        <w:pStyle w:val="FirstParagraph"/>
      </w:pPr>
      <w:ins w:id="25" w:author="PR Preview" w:date="2026-01-01T00:00:00Z">
        <w:r>
          <w:t xml:space="preserve">Column</w:t>
        </w:r>
      </w:ins>
      <w:ins w:id="26" w:author="PR Preview" w:date="2026-01-01T00:00:00Z">
        <w:r>
          <w:t xml:space="preserve"> </w:t>
        </w:r>
      </w:ins>
      <m:oMath>
        <m:r>
          <m:t>j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</w:t>
        </w:r>
      </w:ins>
      <w:ins w:id="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</w:t>
        </w:r>
      </w:ins>
      <w:ins w:id="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value of</w:t>
        </w:r>
      </w:ins>
      <w:ins w:id="36" w:author="PR Preview" w:date="2026-01-01T00:00:00Z">
        <w:r>
          <w:t xml:space="preserve"> </w:t>
        </w:r>
      </w:ins>
      <m:oMath>
        <m:r>
          <m:t>f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at the</w:t>
        </w:r>
      </w:ins>
      <w:ins w:id="39" w:author="PR Preview" w:date="2026-01-01T00:00:00Z">
        <w:r>
          <w:t xml:space="preserve"> </w:t>
        </w:r>
      </w:ins>
      <m:oMath>
        <m:r>
          <m:t>j</m:t>
        </m:r>
      </m:oMath>
      <w:ins w:id="40" w:author="PR Preview" w:date="2026-01-01T00:00:00Z">
        <w:r>
          <w:t xml:space="preserve">th indicator vector (</w:t>
        </w:r>
      </w:ins>
      <w:hyperlink r:id="rId71">
        <w:ins w:id="41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42" w:author="PR Preview" w:date="2026-01-01T00:00:00Z">
        <w:r>
          <w:t xml:space="preserve">);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that is,</w:t>
        </w:r>
      </w:ins>
      <w:ins w:id="4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ins w:id="46" w:author="PR Preview" w:date="2026-01-01T00:00:00Z">
        <w:r>
          <w:t xml:space="preserve">.</w:t>
        </w:r>
      </w:ins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2026-10-15T09:24:51Z</dcterms:created>
  <dcterms:modified xsi:type="dcterms:W3CDTF">2026-10-15T09:24:51Z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