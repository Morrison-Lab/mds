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3" w:author="PR Preview" w:date="2026-01-01T00:00:00Z">
        <w:r>
          <w:delText xml:space="preserve">, by</w:delText>
        </w:r>
      </w:del>
      <w:del w:id="4" w:author="PR Preview" w:date="2026-01-01T00:00:00Z">
        <w:r>
          <w:delText xml:space="preserve"> </w:delText>
        </w:r>
      </w:del>
      <w:hyperlink w:anchor="exm-basis">
        <w:del w:id="5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6" w:author="PR Preview" w:date="2026-01-01T00:00:00Z">
        <w:r>
          <w:delText xml:space="preserve">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More generally,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10" w:author="PR Preview" w:date="2026-01-01T00:00:00Z">
        <w:r>
          <w:delText xml:space="preserve">: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 indicator vectors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r:id="rId51">
        <w:del w:id="16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17" w:author="PR Preview" w:date="2026-01-01T00:00:00Z">
        <w:r>
          <w:delText xml:space="preserve">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are linearly independent,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since</w:delText>
        </w:r>
      </w:del>
      <w:del w:id="2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which is</w:delText>
        </w:r>
      </w:del>
      <w:del w:id="2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only if every</w:delText>
        </w:r>
      </w:del>
      <w:del w:id="2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30" w:author="PR Preview" w:date="2026-01-01T00:00:00Z">
        <w:r>
          <w:delText xml:space="preserve">;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 they span</w:delText>
        </w:r>
      </w:del>
      <w:del w:id="3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since any</w:delText>
        </w:r>
      </w:del>
      <w:del w:id="3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del w:id="3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39" w:author="PR Preview" w:date="2026-01-01T00:00:00Z">
        <w:r>
          <w:t xml:space="preserve">, by</w:t>
        </w:r>
      </w:ins>
      <w:ins w:id="40" w:author="PR Preview" w:date="2026-01-01T00:00:00Z">
        <w:r>
          <w:t xml:space="preserve"> </w:t>
        </w:r>
      </w:ins>
      <w:hyperlink w:anchor="exm-basis">
        <w:ins w:id="41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42" w:author="PR Preview" w:date="2026-01-01T00:00:00Z">
        <w:r>
          <w:t xml:space="preserve">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More generally,</w:t>
        </w:r>
      </w:ins>
      <w:ins w:id="4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46" w:author="PR Preview" w:date="2026-01-01T00:00:00Z">
        <w:r>
          <w:t xml:space="preserve">: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 indicator vectors</w:t>
        </w:r>
      </w:ins>
      <w:ins w:id="4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</w:t>
        </w:r>
      </w:ins>
      <w:hyperlink r:id="rId51">
        <w:ins w:id="52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53" w:author="PR Preview" w:date="2026-01-01T00:00:00Z">
        <w:r>
          <w:t xml:space="preserve">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are linearly independent,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since</w:t>
        </w:r>
      </w:ins>
      <w:ins w:id="5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which is</w:t>
        </w:r>
      </w:ins>
      <w:ins w:id="6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only if every</w:t>
        </w:r>
      </w:ins>
      <w:ins w:id="6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66" w:author="PR Preview" w:date="2026-01-01T00:00:00Z">
        <w:r>
          <w:t xml:space="preserve">;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 they span</w:t>
        </w:r>
      </w:ins>
      <w:ins w:id="6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since any</w:t>
        </w:r>
      </w:ins>
      <w:ins w:id="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7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2026-10-15T16:02:32Z</dcterms:created>
  <dcterms:modified xsi:type="dcterms:W3CDTF">2026-10-15T16:02:32Z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