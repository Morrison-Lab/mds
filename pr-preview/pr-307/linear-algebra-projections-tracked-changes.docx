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subspace 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with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</w:delText>
        </w:r>
      </w:del>
      <w:del w:id="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matrix whose columns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are an orthonormal basis of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42">
        <w:del w:id="28" w:author="PR Preview" w:date="2026-01-01T00:00:00Z">
          <w:r>
            <w:rPr>
              <w:rStyle w:val="Hyperlink"/>
            </w:rPr>
            <w:delText xml:space="preserve">Definition 11 in Inner Products and Orthogonality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hyperlink r:id="rId43">
        <w:del w:id="31" w:author="PR Preview" w:date="2026-01-01T00:00:00Z">
          <w:r>
            <w:rPr>
              <w:rStyle w:val="Hyperlink"/>
            </w:rPr>
            <w:delText xml:space="preserve">Corollary 2 in Inner Products and Orthogonality</w:delText>
          </w:r>
        </w:del>
      </w:hyperlink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Then for every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the orthogonal projection of</w:delText>
        </w:r>
      </w:del>
      <w:del w:id="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onto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an orthogonal projection matrix (</w:delText>
        </w:r>
      </w:del>
      <w:hyperlink r:id="rId19">
        <w:del w:id="50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51" w:author="PR Preview" w:date="2026-01-01T00:00:00Z">
        <w:r>
          <w:delText xml:space="preserve">).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Let</w:t>
        </w:r>
      </w:ins>
      <w:ins w:id="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a subspace of</w:t>
        </w:r>
      </w:ins>
      <w:ins w:id="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let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be the</w:t>
        </w:r>
      </w:ins>
      <w:ins w:id="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matrix whose columns</w:t>
        </w:r>
      </w:ins>
      <w:ins w:id="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are an orthonormal basis of</w:t>
        </w:r>
      </w:ins>
      <w:ins w:id="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r:id="rId42">
        <w:ins w:id="77" w:author="PR Preview" w:date="2026-01-01T00:00:00Z">
          <w:r>
            <w:rPr>
              <w:rStyle w:val="Hyperlink"/>
            </w:rPr>
            <w:t xml:space="preserve">Definition 11 in Inner Products and Orthogonality</w:t>
          </w:r>
        </w:ins>
      </w:hyperlink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hyperlink r:id="rId43">
        <w:ins w:id="80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Then for every</w:t>
        </w:r>
      </w:ins>
      <w:ins w:id="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 orthogonal projection of</w:t>
        </w:r>
      </w:ins>
      <w:ins w:id="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onto</w:t>
        </w:r>
      </w:ins>
      <w:ins w:id="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an orthogonal projection matrix (</w:t>
        </w:r>
      </w:ins>
      <w:hyperlink r:id="rId19">
        <w:ins w:id="99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00" w:author="PR Preview" w:date="2026-01-01T00:00:00Z">
        <w:r>
          <w:t xml:space="preserve">).</w:t>
        </w:r>
      </w:ins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2026-10-15T09:39:05Z</dcterms:created>
  <dcterms:modified xsi:type="dcterms:W3CDTF">2026-10-15T09:39:05Z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