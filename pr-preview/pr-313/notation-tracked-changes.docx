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6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6"/>
    <w:bookmarkStart w:id="30" w:name="percent-sign"/>
    <w:p>
      <w:pPr>
        <w:pStyle w:val="Heading2"/>
      </w:pPr>
      <w:del w:id="3" w:author="PR Preview" w:date="2026-01-01T00:00:00Z">
        <w:r>
          <w:delText xml:space="preserve">2 Natural numbers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Exercise 1 (Which numbers are natural?)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List the elements of the set</w:delText>
        </w:r>
      </w:del>
      <w:del w:id="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del w:id="8" w:author="PR Preview" w:date="2026-01-01T00:00:00Z">
        <w:r>
          <w:delText xml:space="preserve">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your answer the same in every textbook?</w:delText>
        </w:r>
      </w:del>
    </w:p>
    <w:p>
      <w:pPr>
        <w:pStyle w:val="BodyText"/>
      </w:pPr>
      <w:del w:id="11" w:author="PR Preview" w:date="2026-01-01T00:00:00Z">
        <w:r>
          <w:rPr>
            <w:i/>
            <w:iCs/>
          </w:rPr>
          <w:delText xml:space="preserve">Solution 1</w:delText>
        </w:r>
      </w:del>
      <w:del w:id="12" w:author="PR Preview" w:date="2026-01-01T00:00:00Z">
        <w:r>
          <w:delText xml:space="preserve">. </w:delText>
        </w:r>
      </w:del>
      <w:del w:id="13" w:author="PR Preview" w:date="2026-01-01T00:00:00Z">
        <w:r>
          <w:delText xml:space="preserve">The answer depends on whether the source counts</w:delText>
        </w:r>
      </w:del>
      <w:del w:id="14" w:author="PR Preview" w:date="2026-01-01T00:00:00Z">
        <w:r>
          <w:delText xml:space="preserve"> </w:delText>
        </w:r>
      </w:del>
      <m:oMath>
        <m:r>
          <m:t>0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as a natural number:</w:delText>
        </w:r>
      </w:del>
    </w:p>
    <w:p>
      <w:pPr>
        <w:pStyle w:val="Compact"/>
        <w:numPr>
          <w:ilvl w:val="0"/>
          <w:numId w:val="1001"/>
        </w:numPr>
      </w:pPr>
      <w:del w:id="17" w:author="PR Preview" w:date="2026-01-01T00:00:00Z">
        <w:r>
          <w:delText xml:space="preserve">if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starts at</w:delText>
        </w:r>
      </w:del>
      <w:del w:id="21" w:author="PR Preview" w:date="2026-01-01T00:00:00Z">
        <w:r>
          <w:delText xml:space="preserve"> </w:delText>
        </w:r>
      </w:del>
      <m:oMath>
        <m:r>
          <m:t>0</m:t>
        </m:r>
      </m:oMath>
      <w:del w:id="22" w:author="PR Preview" w:date="2026-01-01T00:00:00Z">
        <w:r>
          <w:delText xml:space="preserve">, the set is</w:delText>
        </w:r>
      </w:del>
      <w:del w:id="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4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25" w:author="PR Preview" w:date="2026-01-01T00:00:00Z">
        <w:r>
          <w:delText xml:space="preserve">if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starts at</w:delText>
        </w:r>
      </w:del>
      <w:del w:id="29" w:author="PR Preview" w:date="2026-01-01T00:00:00Z">
        <w:r>
          <w:delText xml:space="preserve"> </w:delText>
        </w:r>
      </w:del>
      <m:oMath>
        <m:r>
          <m:t>1</m:t>
        </m:r>
      </m:oMath>
      <w:del w:id="30" w:author="PR Preview" w:date="2026-01-01T00:00:00Z">
        <w:r>
          <w:delText xml:space="preserve">, the set is</w:delText>
        </w:r>
      </w:del>
      <w:del w:id="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2" w:author="PR Preview" w:date="2026-01-01T00:00:00Z">
        <w:r>
          <w:delText xml:space="preserve">.</w:delText>
        </w:r>
      </w:del>
    </w:p>
    <w:p>
      <w:pPr>
        <w:pStyle w:val="FirstParagraph"/>
      </w:pPr>
      <w:del w:id="33" w:author="PR Preview" w:date="2026-01-01T00:00:00Z">
        <w:r>
          <w:delText xml:space="preserve">Both conventions are in common use,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so the answer is not the same in every textbook.</w:delText>
        </w:r>
      </w:del>
    </w:p>
    <w:p>
      <w:pPr>
        <w:pStyle w:val="BodyText"/>
      </w:pPr>
      <w:del w:id="36" w:author="PR Preview" w:date="2026-01-01T00:00:00Z">
        <w:r>
          <w:rPr>
            <w:b/>
            <w:bCs/>
          </w:rPr>
          <w:delText xml:space="preserve">Definition 1 (Integers)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b/>
            <w:bCs/>
          </w:rPr>
          <w:delText xml:space="preserve">integers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are the whole numbers,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together with their negatives and</w:delText>
        </w:r>
      </w:del>
      <w:del w:id="45" w:author="PR Preview" w:date="2026-01-01T00:00:00Z">
        <w:r>
          <w:delText xml:space="preserve"> </w:delText>
        </w:r>
      </w:del>
      <m:oMath>
        <m:r>
          <m:t>0</m:t>
        </m:r>
      </m:oMath>
      <w:del w:id="4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del w:id="47" w:author="PR Preview" w:date="2026-01-01T00:00:00Z">
        <w:r>
          <w:delText xml:space="preserve">An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rPr>
            <w:b/>
            <w:bCs/>
          </w:rPr>
          <w:delText xml:space="preserve">integer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an element of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Z</m:t>
        </m:r>
      </m:oMath>
      <w:del w:id="53" w:author="PR Preview" w:date="2026-01-01T00:00:00Z">
        <w:r>
          <w:delText xml:space="preserve">.</w:delText>
        </w:r>
      </w:del>
    </w:p>
    <w:p>
      <w:pPr>
        <w:pStyle w:val="BodyText"/>
      </w:pPr>
      <w:del w:id="54" w:author="PR Preview" w:date="2026-01-01T00:00:00Z">
        <w:r>
          <w:rPr>
            <w:b/>
            <w:bCs/>
          </w:rPr>
          <w:delText xml:space="preserve">Definition 2 (Positive integers)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 integers (</w:delText>
        </w:r>
      </w:del>
      <w:hyperlink w:anchor="def-integers">
        <w:del w:id="5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8" w:author="PR Preview" w:date="2026-01-01T00:00:00Z">
        <w:r>
          <w:delText xml:space="preserve">) greater than</w:delText>
        </w:r>
      </w:del>
      <w:del w:id="59" w:author="PR Preview" w:date="2026-01-01T00:00:00Z">
        <w:r>
          <w:delText xml:space="preserve"> </w:delText>
        </w:r>
      </w:del>
      <m:oMath>
        <m:r>
          <m:t>0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are 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positive integers</w:delText>
        </w:r>
      </w:del>
      <w:del w:id="64" w:author="PR Preview" w:date="2026-01-01T00:00:00Z">
        <w:r>
          <w:delText xml:space="preserve">.</w:delText>
        </w:r>
      </w:del>
    </w:p>
    <w:p>
      <w:pPr>
        <w:pStyle w:val="BodyText"/>
      </w:pPr>
      <w:del w:id="65" w:author="PR Preview" w:date="2026-01-01T00:00:00Z">
        <w:r>
          <w:rPr>
            <w:b/>
            <w:bCs/>
          </w:rPr>
          <w:delText xml:space="preserve">Definition 3 (Negative integers)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 integers (</w:delText>
        </w:r>
      </w:del>
      <w:hyperlink w:anchor="def-integers">
        <w:del w:id="6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9" w:author="PR Preview" w:date="2026-01-01T00:00:00Z">
        <w:r>
          <w:delText xml:space="preserve">) less than</w:delText>
        </w:r>
      </w:del>
      <w:del w:id="70" w:author="PR Preview" w:date="2026-01-01T00:00:00Z">
        <w:r>
          <w:delText xml:space="preserve"> </w:delText>
        </w:r>
      </w:del>
      <m:oMath>
        <m:r>
          <m:t>0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are the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negative integers</w:delText>
        </w:r>
      </w:del>
      <w:del w:id="75" w:author="PR Preview" w:date="2026-01-01T00:00:00Z">
        <w:r>
          <w:delText xml:space="preserve">.</w:delText>
        </w:r>
      </w:del>
    </w:p>
    <w:p>
      <w:pPr>
        <w:pStyle w:val="BodyText"/>
      </w:pPr>
      <w:del w:id="76" w:author="PR Preview" w:date="2026-01-01T00:00:00Z">
        <w:r>
          <w:rPr>
            <w:b/>
            <w:bCs/>
          </w:rPr>
          <w:delText xml:space="preserve">Example 1 (Integers and non-integers)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del w:id="79" w:author="PR Preview" w:date="2026-01-01T00:00:00Z">
        <w:r>
          <w:delText xml:space="preserve">,</w:delText>
        </w:r>
      </w:del>
      <w:del w:id="80" w:author="PR Preview" w:date="2026-01-01T00:00:00Z">
        <w:r>
          <w:delText xml:space="preserve"> </w:delText>
        </w:r>
      </w:del>
      <m:oMath>
        <m:r>
          <m:t>0</m:t>
        </m:r>
      </m:oMath>
      <w:del w:id="81" w:author="PR Preview" w:date="2026-01-01T00:00:00Z">
        <w:r>
          <w:delText xml:space="preserve">, and</w:delText>
        </w:r>
      </w:del>
      <w:del w:id="82" w:author="PR Preview" w:date="2026-01-01T00:00:00Z">
        <w:r>
          <w:delText xml:space="preserve"> </w:delText>
        </w:r>
      </w:del>
      <m:oMath>
        <m:r>
          <m:t>12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are integers.</w:delText>
        </w:r>
      </w:del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2.5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are not integers.</w:delText>
        </w:r>
      </w:del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an integer, because</w:delText>
        </w:r>
      </w:del>
      <w:del w:id="9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del w:id="93" w:author="PR Preview" w:date="2026-01-01T00:00:00Z">
        <w:r>
          <w:delText xml:space="preserve">.</w:delText>
        </w:r>
      </w:del>
    </w:p>
    <w:p>
      <w:pPr>
        <w:pStyle w:val="FirstParagraph"/>
      </w:pPr>
      <w:del w:id="94" w:author="PR Preview" w:date="2026-01-01T00:00:00Z">
        <w:r>
          <w:rPr>
            <w:b/>
            <w:bCs/>
          </w:rPr>
          <w:delText xml:space="preserve">Definition 4 (Even integer)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 integer (</w:delText>
        </w:r>
      </w:del>
      <w:hyperlink w:anchor="def-integers">
        <w:del w:id="9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8" w:author="PR Preview" w:date="2026-01-01T00:00:00Z">
        <w:r>
          <w:delText xml:space="preserve">)</w:delText>
        </w:r>
      </w:del>
      <w:del w:id="99" w:author="PR Preview" w:date="2026-01-01T00:00:00Z">
        <w:r>
          <w:delText xml:space="preserve"> </w:delText>
        </w:r>
      </w:del>
      <m:oMath>
        <m:r>
          <m:t>n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is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b/>
            <w:bCs/>
          </w:rPr>
          <w:delText xml:space="preserve">even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if</w:delText>
        </w:r>
      </w:del>
      <w:del w:id="1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for some integer</w:delText>
        </w:r>
      </w:del>
      <w:del w:id="109" w:author="PR Preview" w:date="2026-01-01T00:00:00Z">
        <w:r>
          <w:delText xml:space="preserve"> </w:delText>
        </w:r>
      </w:del>
      <m:oMath>
        <m:r>
          <m:t>k</m:t>
        </m:r>
      </m:oMath>
      <w:del w:id="110" w:author="PR Preview" w:date="2026-01-01T00:00:00Z">
        <w:r>
          <w:delText xml:space="preserve">.</w:delText>
        </w:r>
      </w:del>
    </w:p>
    <w:p>
      <w:pPr>
        <w:pStyle w:val="BodyText"/>
      </w:pPr>
      <w:del w:id="111" w:author="PR Preview" w:date="2026-01-01T00:00:00Z">
        <w:r>
          <w:rPr>
            <w:b/>
            <w:bCs/>
          </w:rPr>
          <w:delText xml:space="preserve">Definition 5 (Odd integer)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 integer (</w:delText>
        </w:r>
      </w:del>
      <w:hyperlink w:anchor="def-integers">
        <w:del w:id="11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5" w:author="PR Preview" w:date="2026-01-01T00:00:00Z">
        <w:r>
          <w:delText xml:space="preserve">)</w:delText>
        </w:r>
      </w:del>
      <w:del w:id="116" w:author="PR Preview" w:date="2026-01-01T00:00:00Z">
        <w:r>
          <w:delText xml:space="preserve"> </w:delText>
        </w:r>
      </w:del>
      <m:oMath>
        <m:r>
          <m:t>n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odd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if</w:delText>
        </w:r>
      </w:del>
      <w:del w:id="1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for some integer</w:delText>
        </w:r>
      </w:del>
      <w:del w:id="126" w:author="PR Preview" w:date="2026-01-01T00:00:00Z">
        <w:r>
          <w:delText xml:space="preserve"> </w:delText>
        </w:r>
      </w:del>
      <m:oMath>
        <m:r>
          <m:t>k</m:t>
        </m:r>
      </m:oMath>
      <w:del w:id="127" w:author="PR Preview" w:date="2026-01-01T00:00:00Z">
        <w:r>
          <w:delText xml:space="preserve">.</w:delText>
        </w:r>
      </w:del>
    </w:p>
    <w:p>
      <w:pPr>
        <w:pStyle w:val="BodyText"/>
      </w:pPr>
      <w:del w:id="128" w:author="PR Preview" w:date="2026-01-01T00:00:00Z">
        <w:r>
          <w:rPr>
            <w:b/>
            <w:bCs/>
          </w:rPr>
          <w:delText xml:space="preserve">Example 2 (Even and odd integers)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is even, because</w:delText>
        </w:r>
      </w:del>
      <w:del w:id="133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del w:id="13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even, because</w:delText>
        </w:r>
      </w:del>
      <w:del w:id="13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del w:id="13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 odd, because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del w:id="14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is odd, because</w:delText>
        </w:r>
      </w:del>
      <w:del w:id="145" w:author="PR Preview" w:date="2026-01-01T00:00:00Z">
        <w:r>
          <w:delText xml:space="preserve"> </w:delText>
        </w:r>
      </w:del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del w:id="14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neither even nor odd, because it is not an integer.</w:delText>
        </w:r>
      </w:del>
    </w:p>
    <w:p>
      <w:pPr>
        <w:pStyle w:val="FirstParagraph"/>
      </w:pPr>
      <w:del w:id="149" w:author="PR Preview" w:date="2026-01-01T00:00:00Z">
        <w:r>
          <w:rPr>
            <w:b/>
            <w:bCs/>
          </w:rPr>
          <w:delText xml:space="preserve">Definition 6 (Natural numbers (our convention))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In these notes, 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natural numbers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are the positive integers (</w:delText>
        </w:r>
      </w:del>
      <w:hyperlink w:anchor="def-positive-integer">
        <w:del w:id="15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57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del w:id="158" w:author="PR Preview" w:date="2026-01-01T00:00:00Z">
        <w:r>
          <w:rPr>
            <w:b/>
            <w:bCs/>
          </w:rPr>
          <w:delText xml:space="preserve">Definition 7 (Non-negative integers)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non-negative integers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are the natural numbers (</w:delText>
        </w:r>
      </w:del>
      <w:hyperlink w:anchor="def-natural-numbers">
        <w:del w:id="16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6" w:author="PR Preview" w:date="2026-01-01T00:00:00Z">
        <w:r>
          <w:delText xml:space="preserve">) together with</w:delText>
        </w:r>
      </w:del>
      <w:del w:id="167" w:author="PR Preview" w:date="2026-01-01T00:00:00Z">
        <w:r>
          <w:delText xml:space="preserve"> </w:delText>
        </w:r>
      </w:del>
      <m:oMath>
        <m:r>
          <m:t>0</m:t>
        </m:r>
      </m:oMath>
      <w:del w:id="16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Example 3 (Natural numbers in a data analysis)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4"/>
        </w:numPr>
      </w:pPr>
      <w:del w:id="172" w:author="PR Preview" w:date="2026-01-01T00:00:00Z">
        <w:r>
          <w:delText xml:space="preserve">Observation indices start at</w:delText>
        </w:r>
      </w:del>
      <w:del w:id="173" w:author="PR Preview" w:date="2026-01-01T00:00:00Z">
        <w:r>
          <w:delText xml:space="preserve"> </w:delText>
        </w:r>
      </w:del>
      <m:oMath>
        <m:r>
          <m:t>1</m:t>
        </m:r>
      </m:oMath>
      <w:del w:id="174" w:author="PR Preview" w:date="2026-01-01T00:00:00Z">
        <w:r>
          <w:delText xml:space="preserve">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so we write</w:delText>
        </w:r>
      </w:del>
      <w:del w:id="17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</w:delText>
        </w:r>
      </w:del>
      <w:del w:id="1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18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182" w:author="PR Preview" w:date="2026-01-01T00:00:00Z">
        <w:r>
          <w:delText xml:space="preserve">A count outcome, such as the number of hospital visits in a year,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can be</w:delText>
        </w:r>
      </w:del>
      <w:del w:id="185" w:author="PR Preview" w:date="2026-01-01T00:00:00Z">
        <w:r>
          <w:delText xml:space="preserve"> </w:delText>
        </w:r>
      </w:del>
      <m:oMath>
        <m:r>
          <m:t>0</m:t>
        </m:r>
      </m:oMath>
      <w:del w:id="186" w:author="PR Preview" w:date="2026-01-01T00:00:00Z">
        <w:r>
          <w:delText xml:space="preserve">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so the set of values it can take is</w:delText>
        </w:r>
      </w:del>
      <w:del w:id="189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del w:id="190" w:author="PR Preview" w:date="2026-01-01T00:00:00Z">
        <w:r>
          <w:delText xml:space="preserve">, not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</m:oMath>
      <w:del w:id="192" w:author="PR Preview" w:date="2026-01-01T00:00:00Z">
        <w:r>
          <w:delText xml:space="preserve">.</w:delText>
        </w:r>
      </w:del>
    </w:p>
    <w:p>
      <w:pPr>
        <w:pStyle w:val="Heading2"/>
      </w:pPr>
      <w:del w:id="193" w:author="PR Preview" w:date="2026-01-01T00:00:00Z">
        <w:r>
          <w:delText xml:space="preserve">3 Rational, real, and irrational numbers</w:delText>
        </w:r>
      </w:del>
    </w:p>
    <w:p>
      <w:pPr>
        <w:pStyle w:val="FirstParagraph"/>
      </w:pPr>
      <w:del w:id="194" w:author="PR Preview" w:date="2026-01-01T00:00:00Z">
        <w:r>
          <w:rPr>
            <w:b/>
            <w:bCs/>
          </w:rPr>
          <w:delText xml:space="preserve">Definition 8 (Rational numbers)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rational number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is a number that can be written as a fraction</w:delText>
        </w:r>
      </w:del>
      <w:del w:id="2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where</w:delText>
        </w:r>
      </w:del>
      <w:del w:id="205" w:author="PR Preview" w:date="2026-01-01T00:00:00Z">
        <w:r>
          <w:delText xml:space="preserve"> </w:delText>
        </w:r>
      </w:del>
      <m:oMath>
        <m:r>
          <m:t>a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and</w:delText>
        </w:r>
      </w:del>
      <w:del w:id="208" w:author="PR Preview" w:date="2026-01-01T00:00:00Z">
        <w:r>
          <w:delText xml:space="preserve"> </w:delText>
        </w:r>
      </w:del>
      <m:oMath>
        <m:r>
          <m:t>b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are integers (</w:delText>
        </w:r>
      </w:del>
      <w:hyperlink w:anchor="def-integers">
        <w:del w:id="2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12" w:author="PR Preview" w:date="2026-01-01T00:00:00Z">
        <w:r>
          <w:delText xml:space="preserve">) and</w:delText>
        </w:r>
      </w:del>
      <w:del w:id="21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14" w:author="PR Preview" w:date="2026-01-01T00:00:00Z">
        <w:r>
          <w:delText xml:space="preserve">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The set of rational numbers is written</w:delText>
        </w:r>
      </w:del>
      <w:del w:id="21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Q</m:t>
        </m:r>
      </m:oMath>
      <w:del w:id="21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del w:id="219" w:author="PR Preview" w:date="2026-01-01T00:00:00Z">
        <w:r>
          <w:rPr>
            <w:b/>
            <w:bCs/>
          </w:rPr>
          <w:delText xml:space="preserve">Example 4 (Rational numbers)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is rational, with</w:delText>
        </w:r>
      </w:del>
      <w:del w:id="2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3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and</w:delText>
        </w:r>
      </w:del>
      <w:del w:id="22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4</m:t>
        </m:r>
      </m:oMath>
      <w:del w:id="22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rational, because</w:delText>
        </w:r>
      </w:del>
      <w:del w:id="231" w:author="PR Preview" w:date="2026-01-01T00:00:00Z">
        <w:r>
          <w:delText xml:space="preserve"> </w:delText>
        </w:r>
      </w:del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del w:id="23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del w:id="233" w:author="PR Preview" w:date="2026-01-01T00:00:00Z">
        <w:r>
          <w:delText xml:space="preserve">Every integer is rational: for example,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del w:id="23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del w:id="236" w:author="PR Preview" w:date="2026-01-01T00:00:00Z">
        <w:r>
          <w:delText xml:space="preserve">, with the</w:delText>
        </w:r>
      </w:del>
      <w:del w:id="237" w:author="PR Preview" w:date="2026-01-01T00:00:00Z">
        <w:r>
          <w:delText xml:space="preserve"> </w:delText>
        </w:r>
      </w:del>
      <m:oMath>
        <m:r>
          <m:t>3</m:t>
        </m:r>
      </m:oMath>
      <w:del w:id="238" w:author="PR Preview" w:date="2026-01-01T00:00:00Z">
        <w:r>
          <w:delText xml:space="preserve">s repeating forever, is rational,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because</w:delText>
        </w:r>
      </w:del>
      <w:del w:id="241" w:author="PR Preview" w:date="2026-01-01T00:00:00Z">
        <w:r>
          <w:delText xml:space="preserve"> </w:delText>
        </w:r>
      </w:del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del w:id="242" w:author="PR Preview" w:date="2026-01-01T00:00:00Z">
        <w:r>
          <w:delText xml:space="preserve">.</w:delText>
        </w:r>
      </w:del>
    </w:p>
    <w:p>
      <w:pPr>
        <w:pStyle w:val="FirstParagraph"/>
      </w:pPr>
      <w:del w:id="243" w:author="PR Preview" w:date="2026-01-01T00:00:00Z">
        <w:r>
          <w:rPr>
            <w:b/>
            <w:bCs/>
          </w:rPr>
          <w:delText xml:space="preserve">Definition 9 (Real numbers)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real number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 number that can be written as a decimal expansion: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 integer part, followed by a decimal point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and a finite or infinite list of decimal places after it.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Equivalently, the real numbers are the points on the number line.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The set of real numbers is written</w:delText>
        </w:r>
      </w:del>
      <w:del w:id="25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59" w:author="PR Preview" w:date="2026-01-01T00:00:00Z">
        <w:r>
          <w:delText xml:space="preserve">.</w:delText>
        </w:r>
      </w:del>
    </w:p>
    <w:p>
      <w:pPr>
        <w:pStyle w:val="BodyText"/>
      </w:pPr>
      <w:del w:id="260" w:author="PR Preview" w:date="2026-01-01T00:00:00Z">
        <w:r>
          <w:rPr>
            <w:i/>
            <w:iCs/>
          </w:rPr>
          <w:delText xml:space="preserve">Remark 1</w:delText>
        </w:r>
      </w:del>
      <w:del w:id="261" w:author="PR Preview" w:date="2026-01-01T00:00:00Z">
        <w:r>
          <w:delText xml:space="preserve"> (A working definition). </w:delText>
        </w:r>
      </w:del>
      <w:hyperlink w:anchor="def-real-numbers">
        <w:del w:id="26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a working definition, not a construction: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it does not say what an infinite decimal expansion is,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or how to add or multiply two of them.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Rudin (1976, Appendix to Chapter 1)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constructs the real numbers rigorously.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Some real numbers have two decimal expansions: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for example,</w:delText>
        </w:r>
      </w:del>
      <w:del w:id="277" w:author="PR Preview" w:date="2026-01-01T00:00:00Z">
        <w:r>
          <w:delText xml:space="preserve"> </w:delText>
        </w:r>
      </w:del>
      <m:oMath>
        <m:r>
          <m:t>0.999</m:t>
        </m:r>
        <m:r>
          <m:rPr>
            <m:sty m:val="p"/>
          </m:rPr>
          <m:t>…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and</w:delText>
        </w:r>
      </w:del>
      <w:del w:id="280" w:author="PR Preview" w:date="2026-01-01T00:00:00Z">
        <w:r>
          <w:delText xml:space="preserve"> </w:delText>
        </w:r>
      </w:del>
      <m:oMath>
        <m:r>
          <m:t>1.000</m:t>
        </m:r>
        <m:r>
          <m:rPr>
            <m:sty m:val="p"/>
          </m:rPr>
          <m:t>…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are the same real number,</w:delText>
        </w:r>
      </w:del>
      <w:del w:id="283" w:author="PR Preview" w:date="2026-01-01T00:00:00Z">
        <w:r>
          <w:delText xml:space="preserve"> </w:delText>
        </w:r>
      </w:del>
      <m:oMath>
        <m:r>
          <m:t>1</m:t>
        </m:r>
      </m:oMath>
      <w:del w:id="284" w:author="PR Preview" w:date="2026-01-01T00:00:00Z">
        <w:r>
          <w:delText xml:space="preserve">.</w:delText>
        </w:r>
      </w:del>
    </w:p>
    <w:p>
      <w:pPr>
        <w:pStyle w:val="BodyText"/>
      </w:pPr>
      <w:del w:id="285" w:author="PR Preview" w:date="2026-01-01T00:00:00Z">
        <w:r>
          <w:rPr>
            <w:b/>
            <w:bCs/>
          </w:rPr>
          <w:delText xml:space="preserve">Example 5 (Real numbers)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del w:id="288" w:author="PR Preview" w:date="2026-01-01T00:00:00Z">
        <w:r>
          <w:delText xml:space="preserve">,</w:delText>
        </w:r>
      </w:del>
      <w:del w:id="28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0.5</m:t>
        </m:r>
      </m:oMath>
      <w:del w:id="290" w:author="PR Preview" w:date="2026-01-01T00:00:00Z">
        <w:r>
          <w:delText xml:space="preserve">, and</w:delText>
        </w:r>
      </w:del>
      <w:del w:id="29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are real numbers.</w:delText>
        </w:r>
      </w:del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is a real number.</w:delText>
        </w:r>
      </w:del>
    </w:p>
    <w:p>
      <w:pPr>
        <w:pStyle w:val="Compact"/>
        <w:numPr>
          <w:ilvl w:val="0"/>
          <w:numId w:val="1007"/>
        </w:numPr>
      </w:pPr>
      <w:del w:id="296" w:author="PR Preview" w:date="2026-01-01T00:00:00Z">
        <w:r>
          <w:delText xml:space="preserve">Every rational number (</w:delText>
        </w:r>
      </w:del>
      <w:hyperlink w:anchor="def-rational-numbers">
        <w:del w:id="29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98" w:author="PR Preview" w:date="2026-01-01T00:00:00Z">
        <w:r>
          <w:delText xml:space="preserve">) is a real number,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so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02" w:author="PR Preview" w:date="2026-01-01T00:00:00Z">
        <w:r>
          <w:delText xml:space="preserve">.</w:delText>
        </w:r>
      </w:del>
    </w:p>
    <w:p>
      <w:pPr>
        <w:pStyle w:val="FirstParagraph"/>
      </w:pPr>
      <w:del w:id="303" w:author="PR Preview" w:date="2026-01-01T00:00:00Z">
        <w:r>
          <w:rPr>
            <w:b/>
            <w:bCs/>
          </w:rPr>
          <w:delText xml:space="preserve">Definition 10 (Irrational numbers)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rPr>
            <w:b/>
            <w:bCs/>
          </w:rPr>
          <w:delText xml:space="preserve">irrational number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is a real number (</w:delText>
        </w:r>
      </w:del>
      <w:hyperlink w:anchor="def-real-numbers">
        <w:del w:id="31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11" w:author="PR Preview" w:date="2026-01-01T00:00:00Z">
        <w:r>
          <w:delText xml:space="preserve">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that is not rational (</w:delText>
        </w:r>
      </w:del>
      <w:hyperlink w:anchor="def-rational-numbers">
        <w:del w:id="31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15" w:author="PR Preview" w:date="2026-01-01T00:00:00Z">
        <w:r>
          <w:delText xml:space="preserve">).</w:delText>
        </w:r>
      </w:del>
    </w:p>
    <w:p>
      <w:pPr>
        <w:pStyle w:val="BodyText"/>
      </w:pPr>
      <w:del w:id="316" w:author="PR Preview" w:date="2026-01-01T00:00:00Z">
        <w:r>
          <w:rPr>
            <w:b/>
            <w:bCs/>
          </w:rPr>
          <w:delText xml:space="preserve">Example 6 (Irrational numbers)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del w:id="319" w:author="PR Preview" w:date="2026-01-01T00:00:00Z">
        <w:r>
          <w:delText xml:space="preserve">, the</w:delText>
        </w:r>
      </w:del>
      <w:del w:id="320" w:author="PR Preview" w:date="2026-01-01T00:00:00Z">
        <w:r>
          <w:delText xml:space="preserve"> </w:delText>
        </w:r>
      </w:del>
      <w:hyperlink r:id="rId17">
        <w:del w:id="321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of</w:delText>
        </w:r>
      </w:del>
      <w:del w:id="324" w:author="PR Preview" w:date="2026-01-01T00:00:00Z">
        <w:r>
          <w:delText xml:space="preserve"> </w:delText>
        </w:r>
      </w:del>
      <m:oMath>
        <m:r>
          <m:t>2</m:t>
        </m:r>
      </m:oMath>
      <w:del w:id="325" w:author="PR Preview" w:date="2026-01-01T00:00:00Z">
        <w:r>
          <w:delText xml:space="preserve">, is irrational: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no fraction of integers</w:delText>
        </w:r>
      </w:del>
      <w:del w:id="32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squares to</w:delText>
        </w:r>
      </w:del>
      <w:del w:id="331" w:author="PR Preview" w:date="2026-01-01T00:00:00Z">
        <w:r>
          <w:delText xml:space="preserve"> </w:delText>
        </w:r>
      </w:del>
      <m:oMath>
        <m:r>
          <m:t>2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(see</w:delText>
        </w:r>
      </w:del>
      <w:del w:id="334" w:author="PR Preview" w:date="2026-01-01T00:00:00Z">
        <w:r>
          <w:delText xml:space="preserve"> </w:delText>
        </w:r>
      </w:del>
      <w:hyperlink r:id="rId21">
        <w:del w:id="335" w:author="PR Preview" w:date="2026-01-01T00:00:00Z">
          <w:r>
            <w:rPr>
              <w:rStyle w:val="Hyperlink"/>
            </w:rPr>
            <w:delText xml:space="preserve">Wikipedia: Square root of 2</w:delText>
          </w:r>
        </w:del>
      </w:hyperlink>
      <w:del w:id="33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is irrational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(see</w:delText>
        </w:r>
      </w:del>
      <w:del w:id="341" w:author="PR Preview" w:date="2026-01-01T00:00:00Z">
        <w:r>
          <w:delText xml:space="preserve"> </w:delText>
        </w:r>
      </w:del>
      <w:hyperlink r:id="rId24">
        <w:del w:id="342" w:author="PR Preview" w:date="2026-01-01T00:00:00Z">
          <w:r>
            <w:rPr>
              <w:rStyle w:val="Hyperlink"/>
            </w:rPr>
            <w:delText xml:space="preserve">Wikipedia: Proof that</w:delText>
          </w:r>
        </w:del>
        <w:del w:id="34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π</m:t>
          </m:r>
        </m:oMath>
        <w:del w:id="344" w:author="PR Preview" w:date="2026-01-01T00:00:00Z">
          <w:r>
            <w:rPr>
              <w:rStyle w:val="Hyperlink"/>
            </w:rPr>
            <w:delText xml:space="preserve"> </w:delText>
          </w:r>
        </w:del>
        <w:del w:id="345" w:author="PR Preview" w:date="2026-01-01T00:00:00Z">
          <w:r>
            <w:rPr>
              <w:rStyle w:val="Hyperlink"/>
            </w:rPr>
            <w:delText xml:space="preserve">is irrational</w:delText>
          </w:r>
        </w:del>
      </w:hyperlink>
      <w:del w:id="34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not irrational, because</w:delText>
        </w:r>
      </w:del>
      <w:del w:id="349" w:author="PR Preview" w:date="2026-01-01T00:00:00Z">
        <w:r>
          <w:delText xml:space="preserve"> </w:delText>
        </w:r>
      </w:del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is rational.</w:delText>
        </w:r>
      </w:del>
    </w:p>
    <w:p>
      <w:pPr>
        <w:pStyle w:val="Heading2"/>
      </w:pPr>
      <w:del w:id="352" w:author="PR Preview" w:date="2026-01-01T00:00:00Z">
        <w:r>
          <w:delText xml:space="preserve">4 Percent sign (</w:delText>
        </w:r>
      </w:del>
      <w:del w:id="353" w:author="PR Preview" w:date="2026-01-01T00:00:00Z">
        <w:r>
          <w:delText xml:space="preserve">“%”</w:delText>
        </w:r>
      </w:del>
      <w:del w:id="354" w:author="PR Preview" w:date="2026-01-01T00:00:00Z">
        <w:r>
          <w:delText xml:space="preserve">)</w:delText>
        </w:r>
      </w:del>
    </w:p>
    <w:p>
      <w:pPr>
        <w:pStyle w:val="Heading2"/>
      </w:pPr>
      <w:ins w:id="355" w:author="PR Preview" w:date="2026-01-01T00:00:00Z">
        <w:r>
          <w:t xml:space="preserve">2 Percent sign (</w:t>
        </w:r>
      </w:ins>
      <w:ins w:id="356" w:author="PR Preview" w:date="2026-01-01T00:00:00Z">
        <w:r>
          <w:t xml:space="preserve">“%”</w:t>
        </w:r>
      </w:ins>
      <w:ins w:id="357" w:author="PR Preview" w:date="2026-01-01T00:00:00Z">
        <w:r>
          <w:t xml:space="preserve">)</w:t>
        </w:r>
      </w:ins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2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28" w:name="def-percent"/>
    <w:p>
      <w:pPr>
        <w:pStyle w:val="BodyText"/>
      </w:pPr>
      <w:del w:id="358" w:author="PR Preview" w:date="2026-01-01T00:00:00Z">
        <w:r>
          <w:rPr>
            <w:b/>
            <w:bCs/>
          </w:rPr>
          <w:delText xml:space="preserve">Definition 11 (Percent)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 a real number</w:delText>
        </w:r>
      </w:del>
      <w:del w:id="361" w:author="PR Preview" w:date="2026-01-01T00:00:00Z">
        <w:r>
          <w:delText xml:space="preserve"> </w:delText>
        </w:r>
      </w:del>
      <m:oMath>
        <m:r>
          <m:t>x</m:t>
        </m:r>
      </m:oMath>
      <w:del w:id="362" w:author="PR Preview" w:date="2026-01-01T00:00:00Z">
        <w:r>
          <w:delText xml:space="preserve">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“</w:delText>
        </w:r>
      </w:del>
      <m:oMath>
        <m:r>
          <m:t>x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percent</w:delText>
        </w:r>
      </w:del>
      <w:del w:id="367" w:author="PR Preview" w:date="2026-01-01T00:00:00Z">
        <w:r>
          <w:delText xml:space="preserve">”</w:delText>
        </w:r>
      </w:del>
      <w:del w:id="368" w:author="PR Preview" w:date="2026-01-01T00:00:00Z">
        <w:r>
          <w:delText xml:space="preserve">, written</w:delText>
        </w:r>
      </w:del>
      <w:del w:id="3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%</m:t>
        </m:r>
      </m:oMath>
      <w:del w:id="370" w:author="PR Preview" w:date="2026-01-01T00:00:00Z">
        <w:r>
          <w:delText xml:space="preserve">, means</w:delText>
        </w:r>
      </w:del>
      <w:del w:id="3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100</m:t>
        </m:r>
      </m:oMath>
      <w:del w:id="372" w:author="PR Preview" w:date="2026-01-01T00:00:00Z">
        <w:r>
          <w:delText xml:space="preserve">:</w:delText>
        </w:r>
      </w:del>
    </w:p>
    <w:p>
      <w:pPr>
        <w:pStyle w:val="BodyText"/>
      </w:pPr>
      <w:ins w:id="373" w:author="PR Preview" w:date="2026-01-01T00:00:00Z">
        <w:r>
          <w:rPr>
            <w:b/>
            <w:bCs/>
          </w:rPr>
          <w:t xml:space="preserve">Definition 1 (Percent)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For a real number</w:t>
        </w:r>
      </w:ins>
      <w:ins w:id="376" w:author="PR Preview" w:date="2026-01-01T00:00:00Z">
        <w:r>
          <w:t xml:space="preserve"> </w:t>
        </w:r>
      </w:ins>
      <m:oMath>
        <m:r>
          <m:t>x</m:t>
        </m:r>
      </m:oMath>
      <w:ins w:id="377" w:author="PR Preview" w:date="2026-01-01T00:00:00Z">
        <w:r>
          <w:t xml:space="preserve">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“</w:t>
        </w:r>
      </w:ins>
      <m:oMath>
        <m:r>
          <m:t>x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rPr>
            <w:b/>
            <w:bCs/>
          </w:rPr>
          <w:t xml:space="preserve">percent</w:t>
        </w:r>
      </w:ins>
      <w:ins w:id="382" w:author="PR Preview" w:date="2026-01-01T00:00:00Z">
        <w:r>
          <w:t xml:space="preserve">”</w:t>
        </w:r>
      </w:ins>
      <w:ins w:id="383" w:author="PR Preview" w:date="2026-01-01T00:00:00Z">
        <w:r>
          <w:t xml:space="preserve">, written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%</m:t>
        </m:r>
      </m:oMath>
      <w:ins w:id="385" w:author="PR Preview" w:date="2026-01-01T00:00:00Z">
        <w:r>
          <w:t xml:space="preserve">, means</w:t>
        </w:r>
      </w:ins>
      <w:ins w:id="3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100</m:t>
        </m:r>
      </m:oMath>
      <w:ins w:id="3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28"/>
    <w:bookmarkStart w:id="29" w:name="exm-percent"/>
    <w:p>
      <w:pPr>
        <w:pStyle w:val="BodyText"/>
      </w:pPr>
      <w:del w:id="388" w:author="PR Preview" w:date="2026-01-01T00:00:00Z">
        <w:r>
          <w:rPr>
            <w:b/>
            <w:bCs/>
          </w:rPr>
          <w:delText xml:space="preserve">Example 7 (Ten percent is one tenth)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Contrary to what you may have learned previously,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 equality</w:delText>
        </w:r>
      </w:del>
      <w:del w:id="39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is true and correct,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just as</w:delText>
        </w:r>
      </w:del>
      <w:del w:id="398" w:author="PR Preview" w:date="2026-01-01T00:00:00Z">
        <w:r>
          <w:delText xml:space="preserve"> </w:delText>
        </w:r>
      </w:del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true and correct:</w:delText>
        </w:r>
      </w:del>
    </w:p>
    <w:p>
      <w:pPr>
        <w:pStyle w:val="BodyText"/>
      </w:pPr>
      <w:ins w:id="401" w:author="PR Preview" w:date="2026-01-01T00:00:00Z">
        <w:r>
          <w:rPr>
            <w:b/>
            <w:bCs/>
          </w:rPr>
          <w:t xml:space="preserve">Example 1 (Ten percent is one tenth)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Contrary to what you may have learned previously,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the equality</w:t>
        </w:r>
      </w:ins>
      <w:ins w:id="40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is true and correct,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just as</w:t>
        </w:r>
      </w:ins>
      <w:ins w:id="411" w:author="PR Preview" w:date="2026-01-01T00:00:00Z">
        <w:r>
          <w:t xml:space="preserve"> </w:t>
        </w:r>
      </w:ins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true and correct: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2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30"/>
    <w:bookmarkStart w:id="72" w:name="sec-indicator-functions"/>
    <w:p>
      <w:pPr>
        <w:pStyle w:val="Heading2"/>
      </w:pPr>
      <w:del w:id="414" w:author="PR Preview" w:date="2026-01-01T00:00:00Z">
        <w:r>
          <w:delText xml:space="preserve">5 Indicator functions</w:delText>
        </w:r>
      </w:del>
    </w:p>
    <w:p>
      <w:pPr>
        <w:pStyle w:val="Heading2"/>
      </w:pPr>
      <w:ins w:id="415" w:author="PR Preview" w:date="2026-01-01T00:00:00Z">
        <w:r>
          <w:t xml:space="preserve">3 Indicator functions</w:t>
        </w:r>
      </w:ins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del w:id="416" w:author="PR Preview" w:date="2026-01-01T00:00:00Z">
        <w:r>
          <w:delText xml:space="preserve">binary variables, which take only the values</w:delText>
        </w:r>
      </w:del>
      <w:del w:id="417" w:author="PR Preview" w:date="2026-01-01T00:00:00Z">
        <w:r>
          <w:delText xml:space="preserve"> </w:delText>
        </w:r>
      </w:del>
      <m:oMath>
        <m:r>
          <m:t>0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m:oMath>
        <m:r>
          <m:t>1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(</w:delText>
        </w:r>
      </w:del>
      <w:hyperlink w:anchor="def-binary-variable">
        <w:del w:id="42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24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1"/>
        </w:numPr>
      </w:pPr>
      <w:ins w:id="425" w:author="PR Preview" w:date="2026-01-01T00:00:00Z">
        <w:r>
          <w:t xml:space="preserve">binary variables, which take only the values</w:t>
        </w:r>
      </w:ins>
      <w:ins w:id="426" w:author="PR Preview" w:date="2026-01-01T00:00:00Z">
        <w:r>
          <w:t xml:space="preserve"> </w:t>
        </w:r>
      </w:ins>
      <m:oMath>
        <m:r>
          <m:t>0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and</w:t>
        </w:r>
      </w:ins>
      <w:ins w:id="429" w:author="PR Preview" w:date="2026-01-01T00:00:00Z">
        <w:r>
          <w:t xml:space="preserve"> </w:t>
        </w:r>
      </w:ins>
      <m:oMath>
        <m:r>
          <m:t>1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(</w:t>
        </w:r>
      </w:ins>
      <w:hyperlink w:anchor="def-binary-variable">
        <w:ins w:id="43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33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31" w:name="def-indicator-function"/>
    <w:p>
      <w:pPr>
        <w:pStyle w:val="BodyText"/>
      </w:pPr>
      <w:del w:id="434" w:author="PR Preview" w:date="2026-01-01T00:00:00Z">
        <w:r>
          <w:rPr>
            <w:b/>
            <w:bCs/>
          </w:rPr>
          <w:delText xml:space="preserve">Definition 12 (Indicator function (set indicator))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For any subset</w:delText>
        </w:r>
      </w:del>
      <w:del w:id="4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of a universal set</w:delText>
        </w:r>
      </w:del>
      <w:del w:id="44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the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rPr>
            <w:b/>
            <w:bCs/>
          </w:rPr>
          <w:delText xml:space="preserve">indicator function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of</w:delText>
        </w:r>
      </w:del>
      <w:del w:id="448" w:author="PR Preview" w:date="2026-01-01T00:00:00Z">
        <w:r>
          <w:delText xml:space="preserve"> </w:delText>
        </w:r>
      </w:del>
      <m:oMath>
        <m:r>
          <m:t>A</m:t>
        </m:r>
      </m:oMath>
      <w:del w:id="449" w:author="PR Preview" w:date="2026-01-01T00:00:00Z">
        <w:r>
          <w:delText xml:space="preserve">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or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rPr>
            <w:b/>
            <w:bCs/>
          </w:rPr>
          <w:delText xml:space="preserve">set indicator</w:delText>
        </w:r>
      </w:del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is the function</w:delText>
        </w:r>
      </w:del>
      <w:del w:id="457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defined by:</w:delText>
        </w:r>
      </w:del>
    </w:p>
    <w:p>
      <w:pPr>
        <w:pStyle w:val="BodyText"/>
      </w:pPr>
      <w:ins w:id="460" w:author="PR Preview" w:date="2026-01-01T00:00:00Z">
        <w:r>
          <w:rPr>
            <w:b/>
            <w:bCs/>
          </w:rPr>
          <w:t xml:space="preserve">Definition 2 (Indicator function (set indicator))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For any subset</w:t>
        </w:r>
      </w:ins>
      <w:ins w:id="4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of a universal set</w:t>
        </w:r>
      </w:ins>
      <w:ins w:id="466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b/>
            <w:bCs/>
          </w:rPr>
          <w:t xml:space="preserve">indicator function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of</w:t>
        </w:r>
      </w:ins>
      <w:ins w:id="474" w:author="PR Preview" w:date="2026-01-01T00:00:00Z">
        <w:r>
          <w:t xml:space="preserve"> </w:t>
        </w:r>
      </w:ins>
      <m:oMath>
        <m:r>
          <m:t>A</m:t>
        </m:r>
      </m:oMath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or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rPr>
            <w:b/>
            <w:bCs/>
          </w:rPr>
          <w:t xml:space="preserve">set indicator</w:t>
        </w:r>
      </w:ins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is the function</w:t>
        </w:r>
      </w:ins>
      <w:ins w:id="483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31"/>
    <w:bookmarkStart w:id="32" w:name="def-predicate-indicator"/>
    <w:p>
      <w:pPr>
        <w:pStyle w:val="FirstParagraph"/>
      </w:pPr>
      <w:del w:id="486" w:author="PR Preview" w:date="2026-01-01T00:00:00Z">
        <w:r>
          <w:rPr>
            <w:b/>
            <w:bCs/>
          </w:rPr>
          <w:delText xml:space="preserve">Definition 13 (Predicate indicator)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For any logical proposition or predicate</w:delText>
        </w:r>
      </w:del>
      <w:del w:id="489" w:author="PR Preview" w:date="2026-01-01T00:00:00Z">
        <w:r>
          <w:delText xml:space="preserve"> </w:delText>
        </w:r>
      </w:del>
      <m:oMath>
        <m:r>
          <m:t>P</m:t>
        </m:r>
      </m:oMath>
      <w:del w:id="490" w:author="PR Preview" w:date="2026-01-01T00:00:00Z">
        <w:r>
          <w:delText xml:space="preserve">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rPr>
            <w:b/>
            <w:bCs/>
          </w:rPr>
          <w:delText xml:space="preserve">indicator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of</w:delText>
        </w:r>
      </w:del>
      <w:del w:id="497" w:author="PR Preview" w:date="2026-01-01T00:00:00Z">
        <w:r>
          <w:delText xml:space="preserve"> </w:delText>
        </w:r>
      </w:del>
      <m:oMath>
        <m:r>
          <m:t>P</m:t>
        </m:r>
      </m:oMath>
      <w:del w:id="498" w:author="PR Preview" w:date="2026-01-01T00:00:00Z">
        <w:r>
          <w:delText xml:space="preserve">,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or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rPr>
            <w:b/>
            <w:bCs/>
          </w:rPr>
          <w:delText xml:space="preserve">predicate indicator</w:delText>
        </w:r>
      </w:del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takes the value</w:delText>
        </w:r>
      </w:del>
      <w:del w:id="506" w:author="PR Preview" w:date="2026-01-01T00:00:00Z">
        <w:r>
          <w:delText xml:space="preserve"> </w:delText>
        </w:r>
      </w:del>
      <m:oMath>
        <m:r>
          <m:t>1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when</w:delText>
        </w:r>
      </w:del>
      <w:del w:id="509" w:author="PR Preview" w:date="2026-01-01T00:00:00Z">
        <w:r>
          <w:delText xml:space="preserve"> </w:delText>
        </w:r>
      </w:del>
      <m:oMath>
        <m:r>
          <m:t>P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true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r>
          <m:t>0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when</w:delText>
        </w:r>
      </w:del>
      <w:del w:id="517" w:author="PR Preview" w:date="2026-01-01T00:00:00Z">
        <w:r>
          <w:delText xml:space="preserve"> </w:delText>
        </w:r>
      </w:del>
      <m:oMath>
        <m:r>
          <m:t>P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false:</w:delText>
        </w:r>
      </w:del>
    </w:p>
    <w:p>
      <w:pPr>
        <w:pStyle w:val="FirstParagraph"/>
      </w:pPr>
      <w:ins w:id="520" w:author="PR Preview" w:date="2026-01-01T00:00:00Z">
        <w:r>
          <w:rPr>
            <w:b/>
            <w:bCs/>
          </w:rPr>
          <w:t xml:space="preserve">Definition 3 (Predicate indicator)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For any logical proposition or predicate</w:t>
        </w:r>
      </w:ins>
      <w:ins w:id="523" w:author="PR Preview" w:date="2026-01-01T00:00:00Z">
        <w:r>
          <w:t xml:space="preserve"> </w:t>
        </w:r>
      </w:ins>
      <m:oMath>
        <m:r>
          <m:t>P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rPr>
            <w:b/>
            <w:bCs/>
          </w:rPr>
          <w:t xml:space="preserve">indicator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of</w:t>
        </w:r>
      </w:ins>
      <w:ins w:id="531" w:author="PR Preview" w:date="2026-01-01T00:00:00Z">
        <w:r>
          <w:t xml:space="preserve"> </w:t>
        </w:r>
      </w:ins>
      <m:oMath>
        <m:r>
          <m:t>P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or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rPr>
            <w:b/>
            <w:bCs/>
          </w:rPr>
          <w:t xml:space="preserve">predicate indicator</w:t>
        </w:r>
      </w:ins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takes the value</w:t>
        </w:r>
      </w:ins>
      <w:ins w:id="540" w:author="PR Preview" w:date="2026-01-01T00:00:00Z">
        <w:r>
          <w:t xml:space="preserve"> </w:t>
        </w:r>
      </w:ins>
      <m:oMath>
        <m:r>
          <m:t>1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when</w:t>
        </w:r>
      </w:ins>
      <w:ins w:id="543" w:author="PR Preview" w:date="2026-01-01T00:00:00Z">
        <w:r>
          <w:t xml:space="preserve"> </w:t>
        </w:r>
      </w:ins>
      <m:oMath>
        <m:r>
          <m:t>P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is true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and</w:t>
        </w:r>
      </w:ins>
      <w:ins w:id="548" w:author="PR Preview" w:date="2026-01-01T00:00:00Z">
        <w:r>
          <w:t xml:space="preserve"> </w:t>
        </w:r>
      </w:ins>
      <m:oMath>
        <m:r>
          <m:t>0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when</w:t>
        </w:r>
      </w:ins>
      <w:ins w:id="551" w:author="PR Preview" w:date="2026-01-01T00:00:00Z">
        <w:r>
          <w:t xml:space="preserve"> </w:t>
        </w:r>
      </w:ins>
      <m:oMath>
        <m:r>
          <m:t>P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 false: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32"/>
    <w:bookmarkStart w:id="33" w:name="exm-indicator-numerical"/>
    <w:p>
      <w:pPr>
        <w:pStyle w:val="FirstParagraph"/>
      </w:pPr>
      <w:del w:id="554" w:author="PR Preview" w:date="2026-01-01T00:00:00Z">
        <w:r>
          <w:rPr>
            <w:b/>
            <w:bCs/>
          </w:rPr>
          <w:delText xml:space="preserve">Example 8 (Evaluating set and predicate indicators)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Consider the real line</w:delText>
        </w:r>
      </w:del>
      <w:del w:id="55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558" w:author="PR Preview" w:date="2026-01-01T00:00:00Z">
        <w:r>
          <w:delText xml:space="preserve">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set of nonnegative numbers</w:delText>
        </w:r>
      </w:del>
      <w:del w:id="56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562" w:author="PR Preview" w:date="2026-01-01T00:00:00Z">
        <w:r>
          <w:delText xml:space="preserve">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and a continuous</w:delText>
        </w:r>
      </w:del>
      <w:del w:id="565" w:author="PR Preview" w:date="2026-01-01T00:00:00Z">
        <w:r>
          <w:delText xml:space="preserve"> </w:delText>
        </w:r>
      </w:del>
      <w:hyperlink r:id="rId14">
        <w:del w:id="566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567" w:author="PR Preview" w:date="2026-01-01T00:00:00Z">
        <w:r>
          <w:delText xml:space="preserve"> </w:delText>
        </w:r>
      </w:del>
      <m:oMath>
        <m:r>
          <m:t>Y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(defined in the Morrison Lab’s probability notes).</w:delText>
        </w:r>
      </w:del>
    </w:p>
    <w:p>
      <w:pPr>
        <w:pStyle w:val="FirstParagraph"/>
      </w:pPr>
      <w:ins w:id="570" w:author="PR Preview" w:date="2026-01-01T00:00:00Z">
        <w:r>
          <w:rPr>
            <w:b/>
            <w:bCs/>
          </w:rPr>
          <w:t xml:space="preserve">Example 2 (Evaluating set and predicate indicators)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Consider the real line</w:t>
        </w:r>
      </w:ins>
      <w:ins w:id="57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 set of nonnegative numbers</w:t>
        </w:r>
      </w:ins>
      <w:ins w:id="5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 a continuous</w:t>
        </w:r>
      </w:ins>
      <w:ins w:id="581" w:author="PR Preview" w:date="2026-01-01T00:00:00Z">
        <w:r>
          <w:t xml:space="preserve"> </w:t>
        </w:r>
      </w:ins>
      <w:hyperlink r:id="rId14">
        <w:ins w:id="582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583" w:author="PR Preview" w:date="2026-01-01T00:00:00Z">
        <w:r>
          <w:t xml:space="preserve"> </w:t>
        </w:r>
      </w:ins>
      <m:oMath>
        <m:r>
          <m:t>Y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(defined in the Morrison Lab’s probability notes).</w:t>
        </w:r>
      </w:ins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3"/>
    <w:bookmarkStart w:id="34" w:name="def-binary-variable"/>
    <w:p>
      <w:pPr>
        <w:pStyle w:val="FirstParagraph"/>
      </w:pPr>
      <w:del w:id="586" w:author="PR Preview" w:date="2026-01-01T00:00:00Z">
        <w:r>
          <w:rPr>
            <w:b/>
            <w:bCs/>
          </w:rPr>
          <w:delText xml:space="preserve">Definition 14 (Binary variable)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rPr>
            <w:b/>
            <w:bCs/>
          </w:rPr>
          <w:delText xml:space="preserve">binary variable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is a variable that takes only the values</w:delText>
        </w:r>
      </w:del>
      <w:del w:id="593" w:author="PR Preview" w:date="2026-01-01T00:00:00Z">
        <w:r>
          <w:delText xml:space="preserve"> </w:delText>
        </w:r>
      </w:del>
      <m:oMath>
        <m:r>
          <m:t>0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</w:delText>
        </w:r>
      </w:del>
      <w:del w:id="596" w:author="PR Preview" w:date="2026-01-01T00:00:00Z">
        <w:r>
          <w:delText xml:space="preserve"> </w:delText>
        </w:r>
      </w:del>
      <m:oMath>
        <m:r>
          <m:t>1</m:t>
        </m:r>
      </m:oMath>
      <w:del w:id="597" w:author="PR Preview" w:date="2026-01-01T00:00:00Z">
        <w:r>
          <w:delText xml:space="preserve">.</w:delText>
        </w:r>
      </w:del>
    </w:p>
    <w:p>
      <w:pPr>
        <w:pStyle w:val="BodyText"/>
      </w:pPr>
      <w:del w:id="598" w:author="PR Preview" w:date="2026-01-01T00:00:00Z">
        <w:r>
          <w:rPr>
            <w:b/>
            <w:bCs/>
          </w:rPr>
          <w:delText xml:space="preserve">Example 9 (A binary variable is an indicator)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In a study of</w:delText>
        </w:r>
      </w:del>
      <w:del w:id="601" w:author="PR Preview" w:date="2026-01-01T00:00:00Z">
        <w:r>
          <w:delText xml:space="preserve"> </w:delText>
        </w:r>
      </w:del>
      <m:oMath>
        <m:r>
          <m:t>n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people,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let</w:delText>
        </w:r>
      </w:del>
      <w:del w:id="60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if person</w:delText>
        </w:r>
      </w:del>
      <w:del w:id="609" w:author="PR Preview" w:date="2026-01-01T00:00:00Z">
        <w:r>
          <w:delText xml:space="preserve"> </w:delText>
        </w:r>
      </w:del>
      <m:oMath>
        <m:r>
          <m:t>i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smokes and</w:delText>
        </w:r>
      </w:del>
      <w:del w:id="61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otherwise,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for</w:delText>
        </w:r>
      </w:del>
      <w:del w:id="6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618" w:author="PR Preview" w:date="2026-01-01T00:00:00Z">
        <w:r>
          <w:delText xml:space="preserve">.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Then</w:delText>
        </w:r>
      </w:del>
      <w:del w:id="62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is a binary variable (</w:delText>
        </w:r>
      </w:del>
      <w:hyperlink w:anchor="def-binary-variable">
        <w:del w:id="62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25" w:author="PR Preview" w:date="2026-01-01T00:00:00Z">
        <w:r>
          <w:delText xml:space="preserve">).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It is also the predicate indicator (</w:delText>
        </w:r>
      </w:del>
      <w:hyperlink w:anchor="def-indicator-function">
        <w:del w:id="62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29" w:author="PR Preview" w:date="2026-01-01T00:00:00Z">
        <w:r>
          <w:delText xml:space="preserve">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of the proposition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“person</w:delText>
        </w:r>
      </w:del>
      <w:del w:id="634" w:author="PR Preview" w:date="2026-01-01T00:00:00Z">
        <w:r>
          <w:delText xml:space="preserve"> </w:delText>
        </w:r>
      </w:del>
      <m:oMath>
        <m:r>
          <m:t>i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smokes”</w:delText>
        </w:r>
      </w:del>
      <w:del w:id="637" w:author="PR Preview" w:date="2026-01-01T00:00:00Z">
        <w:r>
          <w:delText xml:space="preserve">:</w:delText>
        </w:r>
      </w:del>
      <w:del w:id="63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639" w:author="PR Preview" w:date="2026-01-01T00:00:00Z">
        <w:r>
          <w:delText xml:space="preserve">.</w:delText>
        </w:r>
      </w:del>
    </w:p>
    <w:p>
      <w:pPr>
        <w:pStyle w:val="FirstParagraph"/>
      </w:pPr>
      <w:ins w:id="640" w:author="PR Preview" w:date="2026-01-01T00:00:00Z">
        <w:r>
          <w:rPr>
            <w:b/>
            <w:bCs/>
          </w:rPr>
          <w:t xml:space="preserve">Definition 4 (Binary variable)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A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rPr>
            <w:b/>
            <w:bCs/>
          </w:rPr>
          <w:t xml:space="preserve">binary variable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is a variable that takes only the values</w:t>
        </w:r>
      </w:ins>
      <w:ins w:id="647" w:author="PR Preview" w:date="2026-01-01T00:00:00Z">
        <w:r>
          <w:t xml:space="preserve"> </w:t>
        </w:r>
      </w:ins>
      <m:oMath>
        <m:r>
          <m:t>0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and</w:t>
        </w:r>
      </w:ins>
      <w:ins w:id="650" w:author="PR Preview" w:date="2026-01-01T00:00:00Z">
        <w:r>
          <w:t xml:space="preserve"> </w:t>
        </w:r>
      </w:ins>
      <m:oMath>
        <m:r>
          <m:t>1</m:t>
        </m:r>
      </m:oMath>
      <w:ins w:id="651" w:author="PR Preview" w:date="2026-01-01T00:00:00Z">
        <w:r>
          <w:t xml:space="preserve">.</w:t>
        </w:r>
      </w:ins>
    </w:p>
    <w:bookmarkEnd w:id="34"/>
    <w:bookmarkStart w:id="35" w:name="exm-binary-variable"/>
    <w:p>
      <w:pPr>
        <w:pStyle w:val="BodyText"/>
      </w:pPr>
      <w:ins w:id="652" w:author="PR Preview" w:date="2026-01-01T00:00:00Z">
        <w:r>
          <w:rPr>
            <w:b/>
            <w:bCs/>
          </w:rPr>
          <w:t xml:space="preserve">Example 3 (A binary variable is an indicator)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In a study of</w:t>
        </w:r>
      </w:ins>
      <w:ins w:id="655" w:author="PR Preview" w:date="2026-01-01T00:00:00Z">
        <w:r>
          <w:t xml:space="preserve"> </w:t>
        </w:r>
      </w:ins>
      <m:oMath>
        <m:r>
          <m:t>n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people,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let</w:t>
        </w:r>
      </w:ins>
      <w:ins w:id="66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if person</w:t>
        </w:r>
      </w:ins>
      <w:ins w:id="663" w:author="PR Preview" w:date="2026-01-01T00:00:00Z">
        <w:r>
          <w:t xml:space="preserve"> </w:t>
        </w:r>
      </w:ins>
      <m:oMath>
        <m:r>
          <m:t>i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smokes and</w:t>
        </w:r>
      </w:ins>
      <w:ins w:id="66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otherwise,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for</w:t>
        </w:r>
      </w:ins>
      <w:ins w:id="6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Then</w:t>
        </w:r>
      </w:ins>
      <w:ins w:id="6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is a binary variable (</w:t>
        </w:r>
      </w:ins>
      <w:hyperlink w:anchor="def-binary-variable">
        <w:ins w:id="67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79" w:author="PR Preview" w:date="2026-01-01T00:00:00Z">
        <w:r>
          <w:t xml:space="preserve">).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It is also the predicate indicator (</w:t>
        </w:r>
      </w:ins>
      <w:hyperlink w:anchor="def-indicator-function">
        <w:ins w:id="68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83" w:author="PR Preview" w:date="2026-01-01T00:00:00Z">
        <w:r>
          <w:t xml:space="preserve">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of the proposition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“person</w:t>
        </w:r>
      </w:ins>
      <w:ins w:id="688" w:author="PR Preview" w:date="2026-01-01T00:00:00Z">
        <w:r>
          <w:t xml:space="preserve"> </w:t>
        </w:r>
      </w:ins>
      <m:oMath>
        <m:r>
          <m:t>i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smokes”</w:t>
        </w:r>
      </w:ins>
      <w:ins w:id="691" w:author="PR Preview" w:date="2026-01-01T00:00:00Z">
        <w:r>
          <w:t xml:space="preserve">:</w:t>
        </w:r>
      </w:ins>
      <w:ins w:id="6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693" w:author="PR Preview" w:date="2026-01-01T00:00:00Z">
        <w:r>
          <w:t xml:space="preserve">.</w:t>
        </w:r>
      </w:ins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5"/>
    <w:bookmarkStart w:id="46" w:name="X156504d913efc1f49ad7c2e43ace68824d2fb5d"/>
    <w:p>
      <w:pPr>
        <w:pStyle w:val="Heading3"/>
      </w:pPr>
      <w:del w:id="694" w:author="PR Preview" w:date="2026-01-01T00:00:00Z">
        <w:r>
          <w:delText xml:space="preserve">5.1 Two primary notational paradigms: set vs. predicate notation</w:delText>
        </w:r>
      </w:del>
    </w:p>
    <w:p>
      <w:pPr>
        <w:pStyle w:val="Heading3"/>
      </w:pPr>
      <w:ins w:id="695" w:author="PR Preview" w:date="2026-01-01T00:00:00Z">
        <w:r>
          <w:t xml:space="preserve">3.1 Two primary notational paradigms: set vs. predicate notation</w:t>
        </w:r>
      </w:ins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36" w:name="def-set-predicate-notation"/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Definition 15 (Set notation for indicators)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An indicator (</w:delText>
        </w:r>
      </w:del>
      <w:hyperlink w:anchor="def-indicator-function">
        <w:del w:id="69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700" w:author="PR Preview" w:date="2026-01-01T00:00:00Z">
        <w:r>
          <w:delText xml:space="preserve">) is written in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rPr>
            <w:b/>
            <w:bCs/>
          </w:rPr>
          <w:delText xml:space="preserve">set notation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when the set</w:delText>
        </w:r>
      </w:del>
      <w:del w:id="705" w:author="PR Preview" w:date="2026-01-01T00:00:00Z">
        <w:r>
          <w:delText xml:space="preserve"> </w:delText>
        </w:r>
      </w:del>
      <m:oMath>
        <m:r>
          <m:t>A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appears as a subscript,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as in</w:delText>
        </w:r>
      </w:del>
      <w:del w:id="710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11" w:author="PR Preview" w:date="2026-01-01T00:00:00Z">
        <w:r>
          <w:delText xml:space="preserve">.</w:delText>
        </w:r>
      </w:del>
    </w:p>
    <w:p>
      <w:pPr>
        <w:pStyle w:val="BodyText"/>
      </w:pPr>
      <w:del w:id="712" w:author="PR Preview" w:date="2026-01-01T00:00:00Z">
        <w:r>
          <w:rPr>
            <w:b/>
            <w:bCs/>
          </w:rPr>
          <w:delText xml:space="preserve">Definition 16 (Predicate notation for indicators)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An indicator (</w:delText>
        </w:r>
      </w:del>
      <w:hyperlink w:anchor="def-indicator-function">
        <w:del w:id="71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716" w:author="PR Preview" w:date="2026-01-01T00:00:00Z">
        <w:r>
          <w:delText xml:space="preserve">) is written in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rPr>
            <w:b/>
            <w:bCs/>
          </w:rPr>
          <w:delText xml:space="preserve">predicate notation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when a proposition or predicate</w:delText>
        </w:r>
      </w:del>
      <w:del w:id="721" w:author="PR Preview" w:date="2026-01-01T00:00:00Z">
        <w:r>
          <w:delText xml:space="preserve"> </w:delText>
        </w:r>
      </w:del>
      <m:oMath>
        <m:r>
          <m:t>P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(</w:delText>
        </w:r>
      </w:del>
      <w:hyperlink r:id="rId37">
        <w:del w:id="724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725" w:author="PR Preview" w:date="2026-01-01T00:00:00Z">
        <w:r>
          <w:delText xml:space="preserve">) appears as its argument,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as in</w:delText>
        </w:r>
      </w:del>
      <w:del w:id="72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or</w:delText>
        </w:r>
      </w:del>
      <w:del w:id="73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732" w:author="PR Preview" w:date="2026-01-01T00:00:00Z">
        <w:r>
          <w:delText xml:space="preserve">.</w:delText>
        </w:r>
      </w:del>
    </w:p>
    <w:p>
      <w:pPr>
        <w:pStyle w:val="BodyText"/>
      </w:pPr>
      <w:del w:id="733" w:author="PR Preview" w:date="2026-01-01T00:00:00Z">
        <w:r>
          <w:rPr>
            <w:b/>
            <w:bCs/>
          </w:rPr>
          <w:delText xml:space="preserve">Example 10 (One indicator in both notations)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Let</w:delText>
        </w:r>
      </w:del>
      <w:del w:id="7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737" w:author="PR Preview" w:date="2026-01-01T00:00:00Z">
        <w:r>
          <w:delText xml:space="preserve">, the nonnegative real numbers.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The indicator of</w:delText>
        </w:r>
      </w:del>
      <w:del w:id="740" w:author="PR Preview" w:date="2026-01-01T00:00:00Z">
        <w:r>
          <w:delText xml:space="preserve"> </w:delText>
        </w:r>
      </w:del>
      <m:oMath>
        <m:r>
          <m:t>A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is</w:delText>
        </w:r>
      </w:del>
      <w:del w:id="74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in set notation,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and</w:delText>
        </w:r>
      </w:del>
      <w:del w:id="74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or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in predicate notation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(</w:delText>
        </w:r>
      </w:del>
      <w:hyperlink w:anchor="def-set-predicate-notation">
        <w:del w:id="75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57" w:author="PR Preview" w:date="2026-01-01T00:00:00Z">
        <w:r>
          <w:delText xml:space="preserve">,</w:delText>
        </w:r>
      </w:del>
      <w:del w:id="758" w:author="PR Preview" w:date="2026-01-01T00:00:00Z">
        <w:r>
          <w:delText xml:space="preserve"> </w:delText>
        </w:r>
      </w:del>
      <w:hyperlink w:anchor="def-predicate-notation">
        <w:del w:id="75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60" w:author="PR Preview" w:date="2026-01-01T00:00:00Z">
        <w:r>
          <w:delText xml:space="preserve">).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At</w:delText>
        </w:r>
      </w:del>
      <w:del w:id="76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764" w:author="PR Preview" w:date="2026-01-01T00:00:00Z">
        <w:r>
          <w:delText xml:space="preserve">, all three equal</w:delText>
        </w:r>
      </w:del>
      <w:del w:id="765" w:author="PR Preview" w:date="2026-01-01T00:00:00Z">
        <w:r>
          <w:delText xml:space="preserve"> </w:delText>
        </w:r>
      </w:del>
      <m:oMath>
        <m:r>
          <m:t>1</m:t>
        </m:r>
      </m:oMath>
      <w:del w:id="766" w:author="PR Preview" w:date="2026-01-01T00:00:00Z">
        <w:r>
          <w:delText xml:space="preserve">;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at</w:delText>
        </w:r>
      </w:del>
      <w:del w:id="7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770" w:author="PR Preview" w:date="2026-01-01T00:00:00Z">
        <w:r>
          <w:delText xml:space="preserve">, all three equal</w:delText>
        </w:r>
      </w:del>
      <w:del w:id="771" w:author="PR Preview" w:date="2026-01-01T00:00:00Z">
        <w:r>
          <w:delText xml:space="preserve"> </w:delText>
        </w:r>
      </w:del>
      <m:oMath>
        <m:r>
          <m:t>0</m:t>
        </m:r>
      </m:oMath>
      <w:del w:id="772" w:author="PR Preview" w:date="2026-01-01T00:00:00Z">
        <w:r>
          <w:delText xml:space="preserve">.</w:delText>
        </w:r>
      </w:del>
    </w:p>
    <w:p>
      <w:pPr>
        <w:pStyle w:val="BodyText"/>
      </w:pPr>
      <w:ins w:id="773" w:author="PR Preview" w:date="2026-01-01T00:00:00Z">
        <w:r>
          <w:rPr>
            <w:b/>
            <w:bCs/>
          </w:rPr>
          <w:t xml:space="preserve">Definition 5 (Set notation for indicators)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An indicator (</w:t>
        </w:r>
      </w:ins>
      <w:hyperlink w:anchor="def-indicator-function">
        <w:ins w:id="77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777" w:author="PR Preview" w:date="2026-01-01T00:00:00Z">
        <w:r>
          <w:t xml:space="preserve">) is written in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rPr>
            <w:b/>
            <w:bCs/>
          </w:rPr>
          <w:t xml:space="preserve">set notation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when the set</w:t>
        </w:r>
      </w:ins>
      <w:ins w:id="782" w:author="PR Preview" w:date="2026-01-01T00:00:00Z">
        <w:r>
          <w:t xml:space="preserve"> </w:t>
        </w:r>
      </w:ins>
      <m:oMath>
        <m:r>
          <m:t>A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appears as a subscript,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as in</w:t>
        </w:r>
      </w:ins>
      <w:ins w:id="787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8" w:author="PR Preview" w:date="2026-01-01T00:00:00Z">
        <w:r>
          <w:t xml:space="preserve">.</w:t>
        </w:r>
      </w:ins>
    </w:p>
    <w:bookmarkEnd w:id="36"/>
    <w:bookmarkStart w:id="38" w:name="def-predicate-notation"/>
    <w:p>
      <w:pPr>
        <w:pStyle w:val="BodyText"/>
      </w:pPr>
      <w:ins w:id="789" w:author="PR Preview" w:date="2026-01-01T00:00:00Z">
        <w:r>
          <w:rPr>
            <w:b/>
            <w:bCs/>
          </w:rPr>
          <w:t xml:space="preserve">Definition 6 (Predicate notation for indicators)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 indicator (</w:t>
        </w:r>
      </w:ins>
      <w:hyperlink w:anchor="def-indicator-function">
        <w:ins w:id="79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793" w:author="PR Preview" w:date="2026-01-01T00:00:00Z">
        <w:r>
          <w:t xml:space="preserve">) is written in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rPr>
            <w:b/>
            <w:bCs/>
          </w:rPr>
          <w:t xml:space="preserve">predicate notation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when a proposition or predicate</w:t>
        </w:r>
      </w:ins>
      <w:ins w:id="798" w:author="PR Preview" w:date="2026-01-01T00:00:00Z">
        <w:r>
          <w:t xml:space="preserve"> </w:t>
        </w:r>
      </w:ins>
      <m:oMath>
        <m:r>
          <m:t>P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(</w:t>
        </w:r>
      </w:ins>
      <w:hyperlink r:id="rId37">
        <w:ins w:id="801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802" w:author="PR Preview" w:date="2026-01-01T00:00:00Z">
        <w:r>
          <w:t xml:space="preserve">) appears as its argument,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as in</w:t>
        </w:r>
      </w:ins>
      <w:ins w:id="8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or</w:t>
        </w:r>
      </w:ins>
      <w:ins w:id="8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809" w:author="PR Preview" w:date="2026-01-01T00:00:00Z">
        <w:r>
          <w:t xml:space="preserve">.</w:t>
        </w:r>
      </w:ins>
    </w:p>
    <w:bookmarkEnd w:id="38"/>
    <w:bookmarkStart w:id="39" w:name="exm-set-predicate-notation"/>
    <w:p>
      <w:pPr>
        <w:pStyle w:val="BodyText"/>
      </w:pPr>
      <w:ins w:id="810" w:author="PR Preview" w:date="2026-01-01T00:00:00Z">
        <w:r>
          <w:rPr>
            <w:b/>
            <w:bCs/>
          </w:rPr>
          <w:t xml:space="preserve">Example 4 (One indicator in both notations)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Let</w:t>
        </w:r>
      </w:ins>
      <w:ins w:id="8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814" w:author="PR Preview" w:date="2026-01-01T00:00:00Z">
        <w:r>
          <w:t xml:space="preserve">, the nonnegative real numbers.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The indicator of</w:t>
        </w:r>
      </w:ins>
      <w:ins w:id="817" w:author="PR Preview" w:date="2026-01-01T00:00:00Z">
        <w:r>
          <w:t xml:space="preserve"> </w:t>
        </w:r>
      </w:ins>
      <m:oMath>
        <m:r>
          <m:t>A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is</w:t>
        </w:r>
      </w:ins>
      <w:ins w:id="820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in set notation,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and</w:t>
        </w:r>
      </w:ins>
      <w:ins w:id="82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or</w:t>
        </w:r>
      </w:ins>
      <w:ins w:id="82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in predicate notation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</w:t>
        </w:r>
      </w:ins>
      <w:hyperlink w:anchor="def-set-predicate-notation">
        <w:ins w:id="83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w:hyperlink w:anchor="def-predicate-notation">
        <w:ins w:id="83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837" w:author="PR Preview" w:date="2026-01-01T00:00:00Z">
        <w:r>
          <w:t xml:space="preserve">).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At</w:t>
        </w:r>
      </w:ins>
      <w:ins w:id="8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841" w:author="PR Preview" w:date="2026-01-01T00:00:00Z">
        <w:r>
          <w:t xml:space="preserve">, all three equal</w:t>
        </w:r>
      </w:ins>
      <w:ins w:id="842" w:author="PR Preview" w:date="2026-01-01T00:00:00Z">
        <w:r>
          <w:t xml:space="preserve"> </w:t>
        </w:r>
      </w:ins>
      <m:oMath>
        <m:r>
          <m:t>1</m:t>
        </m:r>
      </m:oMath>
      <w:ins w:id="843" w:author="PR Preview" w:date="2026-01-01T00:00:00Z">
        <w:r>
          <w:t xml:space="preserve">;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at</w:t>
        </w:r>
      </w:ins>
      <w:ins w:id="8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847" w:author="PR Preview" w:date="2026-01-01T00:00:00Z">
        <w:r>
          <w:t xml:space="preserve">, all three equal</w:t>
        </w:r>
      </w:ins>
      <w:ins w:id="848" w:author="PR Preview" w:date="2026-01-01T00:00:00Z">
        <w:r>
          <w:t xml:space="preserve"> </w:t>
        </w:r>
      </w:ins>
      <m:oMath>
        <m:r>
          <m:t>0</m:t>
        </m:r>
      </m:oMath>
      <w:ins w:id="849" w:author="PR Preview" w:date="2026-01-01T00:00:00Z">
        <w:r>
          <w:t xml:space="preserve">.</w:t>
        </w:r>
      </w:ins>
    </w:p>
    <w:bookmarkEnd w:id="39"/>
    <w:bookmarkStart w:id="40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40"/>
    <w:bookmarkStart w:id="42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41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42"/>
    <w:bookmarkStart w:id="45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43" w:name="def-support"/>
    <w:p>
      <w:pPr>
        <w:pStyle w:val="FirstParagraph"/>
      </w:pPr>
      <w:del w:id="850" w:author="PR Preview" w:date="2026-01-01T00:00:00Z">
        <w:r>
          <w:rPr>
            <w:b/>
            <w:bCs/>
          </w:rPr>
          <w:delText xml:space="preserve">Definition 17 (Support of a distribution)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The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rPr>
            <w:b/>
            <w:bCs/>
          </w:rPr>
          <w:delText xml:space="preserve">support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of a discrete distribution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is the set of values it gives positive probability.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The support of a continuous distribution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is the set of values where its density is positive.</w:delText>
        </w:r>
      </w:del>
    </w:p>
    <w:p>
      <w:pPr>
        <w:pStyle w:val="BodyText"/>
      </w:pPr>
      <w:del w:id="863" w:author="PR Preview" w:date="2026-01-01T00:00:00Z">
        <w:r>
          <w:rPr>
            <w:b/>
            <w:bCs/>
          </w:rPr>
          <w:delText xml:space="preserve">Example 11 (Supports of two count distributions)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 </w:delText>
        </w:r>
      </w:del>
    </w:p>
    <w:p>
      <w:pPr>
        <w:pStyle w:val="FirstParagraph"/>
      </w:pPr>
      <w:ins w:id="866" w:author="PR Preview" w:date="2026-01-01T00:00:00Z">
        <w:r>
          <w:rPr>
            <w:b/>
            <w:bCs/>
          </w:rPr>
          <w:t xml:space="preserve">Definition 7 (Support of a distribution)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rPr>
            <w:b/>
            <w:bCs/>
          </w:rPr>
          <w:t xml:space="preserve">support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a discrete distribution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the set of values it gives positive probability.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 support of a continuous distribution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is the set of values where its density is positive.</w:t>
        </w:r>
      </w:ins>
    </w:p>
    <w:bookmarkEnd w:id="43"/>
    <w:bookmarkStart w:id="44" w:name="exm-support"/>
    <w:p>
      <w:pPr>
        <w:pStyle w:val="BodyText"/>
      </w:pPr>
      <w:ins w:id="879" w:author="PR Preview" w:date="2026-01-01T00:00:00Z">
        <w:r>
          <w:rPr>
            <w:b/>
            <w:bCs/>
          </w:rPr>
          <w:t xml:space="preserve">Example 5 (Supports of two count distributions)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44"/>
    <w:p>
      <w:pPr>
        <w:pStyle w:val="FirstParagraph"/>
      </w:pPr>
      <w:del w:id="882" w:author="PR Preview" w:date="2026-01-01T00:00:00Z">
        <w:r>
          <w:delText xml:space="preserve">Set notation is more natural when the underlying set</w:delText>
        </w:r>
      </w:del>
      <w:del w:id="883" w:author="PR Preview" w:date="2026-01-01T00:00:00Z">
        <w:r>
          <w:delText xml:space="preserve"> </w:delText>
        </w:r>
      </w:del>
      <m:oMath>
        <m:r>
          <m:t>A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has a standard name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(such as the support of a distribution (</w:delText>
        </w:r>
      </w:del>
      <w:hyperlink w:anchor="def-support">
        <w:del w:id="88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889" w:author="PR Preview" w:date="2026-01-01T00:00:00Z">
        <w:r>
          <w:delText xml:space="preserve">),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or a geometric region).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Predicate notation is more natural when the condition involves compound inequalities,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such as</w:delText>
        </w:r>
      </w:del>
      <w:del w:id="89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897" w:author="PR Preview" w:date="2026-01-01T00:00:00Z">
        <w:r>
          <w:delText xml:space="preserve">.</w:delText>
        </w:r>
      </w:del>
    </w:p>
    <w:p>
      <w:pPr>
        <w:pStyle w:val="Heading3"/>
      </w:pPr>
      <w:del w:id="898" w:author="PR Preview" w:date="2026-01-01T00:00:00Z">
        <w:r>
          <w:delText xml:space="preserve">5.2 Iverson bracket notation</w:delText>
        </w:r>
      </w:del>
    </w:p>
    <w:p>
      <w:pPr>
        <w:pStyle w:val="FirstParagraph"/>
      </w:pPr>
      <w:ins w:id="899" w:author="PR Preview" w:date="2026-01-01T00:00:00Z">
        <w:r>
          <w:t xml:space="preserve">Set notation is more natural when the underlying set</w:t>
        </w:r>
      </w:ins>
      <w:ins w:id="900" w:author="PR Preview" w:date="2026-01-01T00:00:00Z">
        <w:r>
          <w:t xml:space="preserve"> </w:t>
        </w:r>
      </w:ins>
      <m:oMath>
        <m:r>
          <m:t>A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has a standard name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(such as the support of a distribution (</w:t>
        </w:r>
      </w:ins>
      <w:hyperlink w:anchor="def-support">
        <w:ins w:id="90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06" w:author="PR Preview" w:date="2026-01-01T00:00:00Z">
        <w:r>
          <w:t xml:space="preserve">),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or a geometric region).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Predicate notation is more natural when the condition involves compound inequalities,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such as</w:t>
        </w:r>
      </w:ins>
      <w:ins w:id="91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914" w:author="PR Preview" w:date="2026-01-01T00:00:00Z">
        <w:r>
          <w:t xml:space="preserve">.</w:t>
        </w:r>
      </w:ins>
    </w:p>
    <w:bookmarkEnd w:id="45"/>
    <w:bookmarkEnd w:id="46"/>
    <w:bookmarkStart w:id="53" w:name="iverson-bracket-notation"/>
    <w:p>
      <w:pPr>
        <w:pStyle w:val="Heading3"/>
      </w:pPr>
      <w:ins w:id="915" w:author="PR Preview" w:date="2026-01-01T00:00:00Z">
        <w:r>
          <w:t xml:space="preserve">3.2 Iverson bracket notation</w:t>
        </w:r>
      </w:ins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48" w:name="def-iverson-bracket"/>
    <w:p>
      <w:pPr>
        <w:pStyle w:val="BodyText"/>
      </w:pPr>
      <w:del w:id="916" w:author="PR Preview" w:date="2026-01-01T00:00:00Z">
        <w:r>
          <w:rPr>
            <w:b/>
            <w:bCs/>
          </w:rPr>
          <w:delText xml:space="preserve">Definition 18 (Iverson bracket)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For any logical proposition</w:delText>
        </w:r>
      </w:del>
      <w:del w:id="919" w:author="PR Preview" w:date="2026-01-01T00:00:00Z">
        <w:r>
          <w:delText xml:space="preserve"> </w:delText>
        </w:r>
      </w:del>
      <m:oMath>
        <m:r>
          <m:t>P</m:t>
        </m:r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the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rPr>
            <w:b/>
            <w:bCs/>
          </w:rPr>
          <w:delText xml:space="preserve">Iverson bracket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of</w:delText>
        </w:r>
      </w:del>
      <w:del w:id="927" w:author="PR Preview" w:date="2026-01-01T00:00:00Z">
        <w:r>
          <w:delText xml:space="preserve"> </w:delText>
        </w:r>
      </w:del>
      <m:oMath>
        <m:r>
          <m:t>P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is</w:delText>
        </w:r>
      </w:del>
    </w:p>
    <w:p>
      <w:pPr>
        <w:pStyle w:val="BodyText"/>
      </w:pPr>
      <w:ins w:id="930" w:author="PR Preview" w:date="2026-01-01T00:00:00Z">
        <w:r>
          <w:rPr>
            <w:b/>
            <w:bCs/>
          </w:rPr>
          <w:t xml:space="preserve">Definition 8 (Iverson bracket)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For any logical proposition</w:t>
        </w:r>
      </w:ins>
      <w:ins w:id="933" w:author="PR Preview" w:date="2026-01-01T00:00:00Z">
        <w:r>
          <w:t xml:space="preserve"> </w:t>
        </w:r>
      </w:ins>
      <m:oMath>
        <m:r>
          <m:t>P</m:t>
        </m:r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the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b/>
            <w:bCs/>
          </w:rPr>
          <w:t xml:space="preserve">Iverson bracket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of</w:t>
        </w:r>
      </w:ins>
      <w:ins w:id="941" w:author="PR Preview" w:date="2026-01-01T00:00:00Z">
        <w:r>
          <w:t xml:space="preserve"> </w:t>
        </w:r>
      </w:ins>
      <m:oMath>
        <m:r>
          <m:t>P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48"/>
    <w:bookmarkStart w:id="49" w:name="exm-iverson-bracket"/>
    <w:p>
      <w:pPr>
        <w:pStyle w:val="FirstParagraph"/>
      </w:pPr>
      <w:del w:id="944" w:author="PR Preview" w:date="2026-01-01T00:00:00Z">
        <w:r>
          <w:rPr>
            <w:b/>
            <w:bCs/>
          </w:rPr>
          <w:delText xml:space="preserve">Example 12 (Evaluating Iverson brackets)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 </w:delText>
        </w:r>
      </w:del>
    </w:p>
    <w:p>
      <w:pPr>
        <w:pStyle w:val="FirstParagraph"/>
      </w:pPr>
      <w:ins w:id="947" w:author="PR Preview" w:date="2026-01-01T00:00:00Z">
        <w:r>
          <w:rPr>
            <w:b/>
            <w:bCs/>
          </w:rPr>
          <w:t xml:space="preserve">Example 6 (Evaluating Iverson brackets)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49"/>
    <w:bookmarkStart w:id="50" w:name="rem-iverson-indicator"/>
    <w:p>
      <w:pPr>
        <w:pStyle w:val="FirstParagraph"/>
      </w:pPr>
      <w:del w:id="950" w:author="PR Preview" w:date="2026-01-01T00:00:00Z">
        <w:r>
          <w:rPr>
            <w:i/>
            <w:iCs/>
          </w:rPr>
          <w:delText xml:space="preserve">Remark 2</w:delText>
        </w:r>
      </w:del>
      <w:del w:id="951" w:author="PR Preview" w:date="2026-01-01T00:00:00Z">
        <w:r>
          <w:delText xml:space="preserve"> (The Iverson bracket is the predicate indicator). </w:delText>
        </w:r>
      </w:del>
      <w:del w:id="952" w:author="PR Preview" w:date="2026-01-01T00:00:00Z">
        <w:r>
          <w:delText xml:space="preserve">The Iverson bracket</w:delText>
        </w:r>
      </w:del>
      <w:del w:id="95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is the predicate indicator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(</w:delText>
        </w:r>
      </w:del>
      <w:hyperlink w:anchor="def-indicator-function">
        <w:del w:id="95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60" w:author="PR Preview" w:date="2026-01-01T00:00:00Z">
        <w:r>
          <w:delText xml:space="preserve">) in different notation.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Under this notation,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set membership is written</w:delText>
        </w:r>
      </w:del>
      <w:del w:id="96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966" w:author="PR Preview" w:date="2026-01-01T00:00:00Z">
        <w:r>
          <w:delText xml:space="preserve">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so</w:delText>
        </w:r>
      </w:del>
      <w:del w:id="9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0" w:author="PR Preview" w:date="2026-01-01T00:00:00Z">
        <w:r>
          <w:delText xml:space="preserve">.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For example, the values in</w:delText>
        </w:r>
      </w:del>
      <w:del w:id="973" w:author="PR Preview" w:date="2026-01-01T00:00:00Z">
        <w:r>
          <w:delText xml:space="preserve"> </w:delText>
        </w:r>
      </w:del>
      <w:hyperlink w:anchor="exm-indicator-numerical">
        <w:del w:id="974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become</w:delText>
        </w:r>
      </w:del>
    </w:p>
    <w:p>
      <w:pPr>
        <w:pStyle w:val="FirstParagraph"/>
      </w:pPr>
      <w:ins w:id="977" w:author="PR Preview" w:date="2026-01-01T00:00:00Z">
        <w:r>
          <w:rPr>
            <w:i/>
            <w:iCs/>
          </w:rPr>
          <w:t xml:space="preserve">Remark 1</w:t>
        </w:r>
      </w:ins>
      <w:ins w:id="978" w:author="PR Preview" w:date="2026-01-01T00:00:00Z">
        <w:r>
          <w:t xml:space="preserve"> (The Iverson bracket is the predicate indicator). </w:t>
        </w:r>
      </w:ins>
      <w:ins w:id="979" w:author="PR Preview" w:date="2026-01-01T00:00:00Z">
        <w:r>
          <w:t xml:space="preserve">The Iverson bracket</w:t>
        </w:r>
      </w:ins>
      <w:ins w:id="9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is the predicate indicator</w:t>
        </w:r>
      </w:ins>
      <w:ins w:id="98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(</w:t>
        </w:r>
      </w:ins>
      <w:hyperlink w:anchor="def-indicator-function">
        <w:ins w:id="98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87" w:author="PR Preview" w:date="2026-01-01T00:00:00Z">
        <w:r>
          <w:t xml:space="preserve">) in different notation.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Under this notation,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set membership is written</w:t>
        </w:r>
      </w:ins>
      <w:ins w:id="9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so</w:t>
        </w:r>
      </w:ins>
      <w:ins w:id="9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97" w:author="PR Preview" w:date="2026-01-01T00:00:00Z">
        <w:r>
          <w:t xml:space="preserve">.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For example, the values in</w:t>
        </w:r>
      </w:ins>
      <w:ins w:id="1000" w:author="PR Preview" w:date="2026-01-01T00:00:00Z">
        <w:r>
          <w:t xml:space="preserve"> </w:t>
        </w:r>
      </w:ins>
      <w:hyperlink w:anchor="exm-indicator-numerical">
        <w:ins w:id="100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kronecker-delta"/>
    <w:p>
      <w:pPr>
        <w:pStyle w:val="FirstParagraph"/>
      </w:pPr>
      <w:del w:id="1004" w:author="PR Preview" w:date="2026-01-01T00:00:00Z">
        <w:r>
          <w:rPr>
            <w:b/>
            <w:bCs/>
          </w:rPr>
          <w:delText xml:space="preserve">Definition 19 (Kronecker delta)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For integers</w:delText>
        </w:r>
      </w:del>
      <w:del w:id="1007" w:author="PR Preview" w:date="2026-01-01T00:00:00Z">
        <w:r>
          <w:delText xml:space="preserve"> </w:delText>
        </w:r>
      </w:del>
      <m:oMath>
        <m:r>
          <m:t>i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and</w:delText>
        </w:r>
      </w:del>
      <w:del w:id="1010" w:author="PR Preview" w:date="2026-01-01T00:00:00Z">
        <w:r>
          <w:delText xml:space="preserve"> </w:delText>
        </w:r>
      </w:del>
      <m:oMath>
        <m:r>
          <m:t>j</m:t>
        </m:r>
      </m:oMath>
      <w:del w:id="1011" w:author="PR Preview" w:date="2026-01-01T00:00:00Z">
        <w:r>
          <w:delText xml:space="preserve">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the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rPr>
            <w:b/>
            <w:bCs/>
          </w:rPr>
          <w:delText xml:space="preserve">Kronecker delta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is</w:delText>
        </w:r>
      </w:del>
    </w:p>
    <w:p>
      <w:pPr>
        <w:pStyle w:val="FirstParagraph"/>
      </w:pPr>
      <w:ins w:id="1018" w:author="PR Preview" w:date="2026-01-01T00:00:00Z">
        <w:r>
          <w:rPr>
            <w:b/>
            <w:bCs/>
          </w:rPr>
          <w:t xml:space="preserve">Definition 9 (Kronecker delta)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For integers</w:t>
        </w:r>
      </w:ins>
      <w:ins w:id="1021" w:author="PR Preview" w:date="2026-01-01T00:00:00Z">
        <w:r>
          <w:t xml:space="preserve"> </w:t>
        </w:r>
      </w:ins>
      <m:oMath>
        <m:r>
          <m:t>i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and</w:t>
        </w:r>
      </w:ins>
      <w:ins w:id="1024" w:author="PR Preview" w:date="2026-01-01T00:00:00Z">
        <w:r>
          <w:t xml:space="preserve"> </w:t>
        </w:r>
      </w:ins>
      <m:oMath>
        <m:r>
          <m:t>j</m:t>
        </m:r>
      </m:oMath>
      <w:ins w:id="1025" w:author="PR Preview" w:date="2026-01-01T00:00:00Z">
        <w:r>
          <w:t xml:space="preserve">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the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rPr>
            <w:b/>
            <w:bCs/>
          </w:rPr>
          <w:t xml:space="preserve">Kronecker delta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1032" w:author="PR Preview" w:date="2026-01-01T00:00:00Z">
        <w:r>
          <w:delText xml:space="preserve">that is,</w:delText>
        </w:r>
      </w:del>
      <w:del w:id="1033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when</w:delText>
        </w:r>
      </w:del>
      <w:del w:id="103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</w:delText>
        </w:r>
      </w:del>
      <w:del w:id="1039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when</w:delText>
        </w:r>
      </w:del>
      <w:del w:id="10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(</w:delText>
        </w:r>
      </w:del>
      <w:hyperlink w:anchor="def-iverson-bracket">
        <w:del w:id="104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046" w:author="PR Preview" w:date="2026-01-01T00:00:00Z">
        <w:r>
          <w:delText xml:space="preserve">).</w:delText>
        </w:r>
      </w:del>
    </w:p>
    <w:p>
      <w:pPr>
        <w:pStyle w:val="BodyText"/>
      </w:pPr>
      <w:del w:id="1047" w:author="PR Preview" w:date="2026-01-01T00:00:00Z">
        <w:r>
          <w:rPr>
            <w:b/>
            <w:bCs/>
          </w:rPr>
          <w:delText xml:space="preserve">Example 13 (Evaluating the Kronecker delta)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 </w:delText>
        </w:r>
      </w:del>
    </w:p>
    <w:p>
      <w:pPr>
        <w:pStyle w:val="FirstParagraph"/>
      </w:pPr>
      <w:ins w:id="1050" w:author="PR Preview" w:date="2026-01-01T00:00:00Z">
        <w:r>
          <w:t xml:space="preserve">that is,</w:t>
        </w:r>
      </w:ins>
      <w:ins w:id="105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when</w:t>
        </w:r>
      </w:ins>
      <w:ins w:id="105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and</w:t>
        </w:r>
      </w:ins>
      <w:ins w:id="105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when</w:t>
        </w:r>
      </w:ins>
      <w:ins w:id="10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(</w:t>
        </w:r>
      </w:ins>
      <w:hyperlink w:anchor="def-iverson-bracket">
        <w:ins w:id="106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064" w:author="PR Preview" w:date="2026-01-01T00:00:00Z">
        <w:r>
          <w:t xml:space="preserve">).</w:t>
        </w:r>
      </w:ins>
    </w:p>
    <w:bookmarkEnd w:id="51"/>
    <w:bookmarkStart w:id="52" w:name="exm-kronecker-delta"/>
    <w:p>
      <w:pPr>
        <w:pStyle w:val="BodyText"/>
      </w:pPr>
      <w:ins w:id="1065" w:author="PR Preview" w:date="2026-01-01T00:00:00Z">
        <w:r>
          <w:rPr>
            <w:b/>
            <w:bCs/>
          </w:rPr>
          <w:t xml:space="preserve">Example 7 (Evaluating the Kronecker delta)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End w:id="53"/>
    <w:bookmarkStart w:id="57" w:name="Xd6f58182005cccf55080a628cd9152d2b1165ed"/>
    <w:p>
      <w:pPr>
        <w:pStyle w:val="Heading3"/>
      </w:pPr>
      <w:del w:id="1068" w:author="PR Preview" w:date="2026-01-01T00:00:00Z">
        <w:r>
          <w:delText xml:space="preserve">5.3 Strengths and limitations of the Iverson bracket</w:delText>
        </w:r>
      </w:del>
    </w:p>
    <w:p>
      <w:pPr>
        <w:pStyle w:val="Heading3"/>
      </w:pPr>
      <w:ins w:id="1069" w:author="PR Preview" w:date="2026-01-01T00:00:00Z">
        <w:r>
          <w:t xml:space="preserve">3.3 Strengths and limitations of the Iverson bracket</w:t>
        </w:r>
      </w:ins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55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57"/>
    <w:bookmarkStart w:id="59" w:name="summary-of-indicator-notations"/>
    <w:p>
      <w:pPr>
        <w:pStyle w:val="Heading3"/>
      </w:pPr>
      <w:del w:id="1070" w:author="PR Preview" w:date="2026-01-01T00:00:00Z">
        <w:r>
          <w:delText xml:space="preserve">5.4 Summary of indicator notations</w:delText>
        </w:r>
      </w:del>
    </w:p>
    <w:p>
      <w:pPr>
        <w:pStyle w:val="Heading3"/>
      </w:pPr>
      <w:ins w:id="1071" w:author="PR Preview" w:date="2026-01-01T00:00:00Z">
        <w:r>
          <w:t xml:space="preserve">3.4 Summary of indicator notations</w:t>
        </w:r>
      </w:ins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58"/>
          <w:p/>
        </w:tc>
      </w:tr>
    </w:tbl>
    <w:bookmarkEnd w:id="59"/>
    <w:bookmarkStart w:id="60" w:name="conventions-in-this-book"/>
    <w:p>
      <w:pPr>
        <w:pStyle w:val="Heading3"/>
      </w:pPr>
      <w:del w:id="1072" w:author="PR Preview" w:date="2026-01-01T00:00:00Z">
        <w:r>
          <w:delText xml:space="preserve">5.5 Conventions in this book</w:delText>
        </w:r>
      </w:del>
    </w:p>
    <w:p>
      <w:pPr>
        <w:pStyle w:val="Heading3"/>
      </w:pPr>
      <w:ins w:id="1073" w:author="PR Preview" w:date="2026-01-01T00:00:00Z">
        <w:r>
          <w:t xml:space="preserve">3.5 Conventions in this book</w:t>
        </w:r>
      </w:ins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60"/>
    <w:bookmarkStart w:id="71" w:name="key-algebraic-properties"/>
    <w:p>
      <w:pPr>
        <w:pStyle w:val="Heading3"/>
      </w:pPr>
      <w:del w:id="1074" w:author="PR Preview" w:date="2026-01-01T00:00:00Z">
        <w:r>
          <w:delText xml:space="preserve">5.6 Key algebraic properties</w:delText>
        </w:r>
      </w:del>
    </w:p>
    <w:p>
      <w:pPr>
        <w:pStyle w:val="Heading3"/>
      </w:pPr>
      <w:ins w:id="1075" w:author="PR Preview" w:date="2026-01-01T00:00:00Z">
        <w:r>
          <w:t xml:space="preserve">3.6 Key algebraic properties</w:t>
        </w:r>
      </w:ins>
    </w:p>
    <w:p>
      <w:pPr>
        <w:pStyle w:val="FirstParagraph"/>
      </w:pPr>
      <w:r>
        <w:t xml:space="preserve">Indicator functions translate the logical connectives (</w:t>
      </w:r>
      <w:hyperlink r:id="rId61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63" w:name="def-idempotent"/>
    <w:p>
      <w:pPr>
        <w:pStyle w:val="BodyText"/>
      </w:pPr>
      <w:del w:id="1076" w:author="PR Preview" w:date="2026-01-01T00:00:00Z">
        <w:r>
          <w:rPr>
            <w:b/>
            <w:bCs/>
          </w:rPr>
          <w:delText xml:space="preserve">Definition 20 (Idempotent)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A number</w:delText>
        </w:r>
      </w:del>
      <w:del w:id="1079" w:author="PR Preview" w:date="2026-01-01T00:00:00Z">
        <w:r>
          <w:delText xml:space="preserve"> </w:delText>
        </w:r>
      </w:del>
      <m:oMath>
        <m:r>
          <m:t>a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is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rPr>
            <w:b/>
            <w:bCs/>
          </w:rPr>
          <w:delText xml:space="preserve">idempotent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if</w:delText>
        </w:r>
      </w:del>
      <w:del w:id="10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1087" w:author="PR Preview" w:date="2026-01-01T00:00:00Z">
        <w:r>
          <w:delText xml:space="preserve">.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A function</w:delText>
        </w:r>
      </w:del>
      <w:del w:id="1090" w:author="PR Preview" w:date="2026-01-01T00:00:00Z">
        <w:r>
          <w:delText xml:space="preserve"> </w:delText>
        </w:r>
      </w:del>
      <m:oMath>
        <m:r>
          <m:t>f</m:t>
        </m:r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with real values is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rPr>
            <w:b/>
            <w:bCs/>
          </w:rPr>
          <w:delText xml:space="preserve">idempotent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if</w:delText>
        </w:r>
      </w:del>
      <w:del w:id="10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for every</w:delText>
        </w:r>
      </w:del>
      <w:del w:id="1100" w:author="PR Preview" w:date="2026-01-01T00:00:00Z">
        <w:r>
          <w:delText xml:space="preserve"> </w:delText>
        </w:r>
      </w:del>
      <m:oMath>
        <m:r>
          <m:t>x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in its</w:delText>
        </w:r>
      </w:del>
      <w:del w:id="1103" w:author="PR Preview" w:date="2026-01-01T00:00:00Z">
        <w:r>
          <w:delText xml:space="preserve"> </w:delText>
        </w:r>
      </w:del>
      <w:hyperlink r:id="rId62">
        <w:del w:id="1104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1105" w:author="PR Preview" w:date="2026-01-01T00:00:00Z">
        <w:r>
          <w:delText xml:space="preserve">.</w:delText>
        </w:r>
      </w:del>
    </w:p>
    <w:p>
      <w:pPr>
        <w:pStyle w:val="BodyText"/>
      </w:pPr>
      <w:del w:id="1106" w:author="PR Preview" w:date="2026-01-01T00:00:00Z">
        <w:r>
          <w:rPr>
            <w:b/>
            <w:bCs/>
          </w:rPr>
          <w:delText xml:space="preserve">Example 14 (Idempotent numbers and indicators)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 </w:delText>
        </w:r>
      </w:del>
    </w:p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Definition 10 (Idempotent)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 number</w:t>
        </w:r>
      </w:ins>
      <w:ins w:id="1112" w:author="PR Preview" w:date="2026-01-01T00:00:00Z">
        <w:r>
          <w:t xml:space="preserve"> </w:t>
        </w:r>
      </w:ins>
      <m:oMath>
        <m:r>
          <m:t>a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is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rPr>
            <w:b/>
            <w:bCs/>
          </w:rPr>
          <w:t xml:space="preserve">idempotent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if</w:t>
        </w:r>
      </w:ins>
      <w:ins w:id="1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120" w:author="PR Preview" w:date="2026-01-01T00:00:00Z">
        <w:r>
          <w:t xml:space="preserve">.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 function</w:t>
        </w:r>
      </w:ins>
      <w:ins w:id="1123" w:author="PR Preview" w:date="2026-01-01T00:00:00Z">
        <w:r>
          <w:t xml:space="preserve"> </w:t>
        </w:r>
      </w:ins>
      <m:oMath>
        <m:r>
          <m:t>f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with real values is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rPr>
            <w:b/>
            <w:bCs/>
          </w:rPr>
          <w:t xml:space="preserve">idempotent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if</w:t>
        </w:r>
      </w:ins>
      <w:ins w:id="11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for every</w:t>
        </w:r>
      </w:ins>
      <w:ins w:id="1133" w:author="PR Preview" w:date="2026-01-01T00:00:00Z">
        <w:r>
          <w:t xml:space="preserve"> </w:t>
        </w:r>
      </w:ins>
      <m:oMath>
        <m:r>
          <m:t>x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in its</w:t>
        </w:r>
      </w:ins>
      <w:ins w:id="1136" w:author="PR Preview" w:date="2026-01-01T00:00:00Z">
        <w:r>
          <w:t xml:space="preserve"> </w:t>
        </w:r>
      </w:ins>
      <w:hyperlink r:id="rId62">
        <w:ins w:id="1137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1138" w:author="PR Preview" w:date="2026-01-01T00:00:00Z">
        <w:r>
          <w:t xml:space="preserve">.</w:t>
        </w:r>
      </w:ins>
    </w:p>
    <w:bookmarkEnd w:id="63"/>
    <w:bookmarkStart w:id="65" w:name="exm-idempotent-indicator"/>
    <w:p>
      <w:pPr>
        <w:pStyle w:val="BodyText"/>
      </w:pPr>
      <w:ins w:id="1139" w:author="PR Preview" w:date="2026-01-01T00:00:00Z">
        <w:r>
          <w:rPr>
            <w:b/>
            <w:bCs/>
          </w:rPr>
          <w:t xml:space="preserve">Example 8 (Idempotent numbers and indicators)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65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66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del w:id="1142" w:author="PR Preview" w:date="2026-01-01T00:00:00Z">
        <w:r>
          <w:rPr>
            <w:b/>
            <w:bCs/>
          </w:rPr>
          <w:delText xml:space="preserve">Idempotence (</w:delText>
        </w:r>
      </w:del>
      <w:hyperlink w:anchor="def-idempotent">
        <w:del w:id="1143" w:author="PR Preview" w:date="2026-01-01T00:00:00Z">
          <w:r>
            <w:rPr>
              <w:rStyle w:val="Hyperlink"/>
              <w:b/>
              <w:bCs/>
            </w:rPr>
            <w:delText xml:space="preserve">Definition 20</w:delText>
          </w:r>
        </w:del>
      </w:hyperlink>
      <w:del w:id="1144" w:author="PR Preview" w:date="2026-01-01T00:00:00Z">
        <w:r>
          <w:rPr>
            <w:b/>
            <w:bCs/>
          </w:rPr>
          <w:delText xml:space="preserve">):</w:delText>
        </w:r>
      </w:del>
      <w:del w:id="11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ins w:id="1146" w:author="PR Preview" w:date="2026-01-01T00:00:00Z">
        <w:r>
          <w:rPr>
            <w:b/>
            <w:bCs/>
          </w:rPr>
          <w:t xml:space="preserve">Idempotence (</w:t>
        </w:r>
      </w:ins>
      <w:hyperlink w:anchor="def-idempotent">
        <w:ins w:id="1147" w:author="PR Preview" w:date="2026-01-01T00:00:00Z">
          <w:r>
            <w:rPr>
              <w:rStyle w:val="Hyperlink"/>
              <w:b/>
              <w:bCs/>
            </w:rPr>
            <w:t xml:space="preserve">Definition 10</w:t>
          </w:r>
        </w:ins>
      </w:hyperlink>
      <w:ins w:id="1148" w:author="PR Preview" w:date="2026-01-01T00:00:00Z">
        <w:r>
          <w:rPr>
            <w:b/>
            <w:bCs/>
          </w:rPr>
          <w:t xml:space="preserve">):</w:t>
        </w:r>
      </w:ins>
      <w:ins w:id="11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67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68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7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71"/>
    <w:bookmarkEnd w:id="72"/>
    <w:bookmarkStart w:id="96" w:name="sec-notational-shorthands"/>
    <w:p>
      <w:pPr>
        <w:pStyle w:val="Heading2"/>
      </w:pPr>
      <w:del w:id="1150" w:author="PR Preview" w:date="2026-01-01T00:00:00Z">
        <w:r>
          <w:delText xml:space="preserve">6 Notational shorthands</w:delText>
        </w:r>
      </w:del>
    </w:p>
    <w:p>
      <w:pPr>
        <w:pStyle w:val="FirstParagraph"/>
      </w:pPr>
      <w:del w:id="1151" w:author="PR Preview" w:date="2026-01-01T00:00:00Z">
        <w:r>
          <w:rPr>
            <w:b/>
            <w:bCs/>
          </w:rPr>
          <w:delText xml:space="preserve">Definition 21 (Lower limit of a sum or integral)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In a</w:delText>
        </w:r>
      </w:del>
      <w:del w:id="1154" w:author="PR Preview" w:date="2026-01-01T00:00:00Z">
        <w:r>
          <w:delText xml:space="preserve"> </w:delText>
        </w:r>
      </w:del>
      <w:hyperlink r:id="rId73">
        <w:del w:id="1155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115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157" w:author="PR Preview" w:date="2026-01-01T00:00:00Z">
        <w:r>
          <w:delText xml:space="preserve">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the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rPr>
            <w:b/>
            <w:bCs/>
          </w:rPr>
          <w:delText xml:space="preserve">lower limit</w:delText>
        </w:r>
      </w:del>
      <w:del w:id="1162" w:author="PR Preview" w:date="2026-01-01T00:00:00Z">
        <w:r>
          <w:delText xml:space="preserve"> </w:delText>
        </w:r>
      </w:del>
      <m:oMath>
        <m:r>
          <m:t>m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is the first value of the index</w:delText>
        </w:r>
      </w:del>
      <w:del w:id="1165" w:author="PR Preview" w:date="2026-01-01T00:00:00Z">
        <w:r>
          <w:delText xml:space="preserve"> </w:delText>
        </w:r>
      </w:del>
      <m:oMath>
        <m:r>
          <m:t>i</m:t>
        </m:r>
      </m:oMath>
      <w:del w:id="1166" w:author="PR Preview" w:date="2026-01-01T00:00:00Z">
        <w:r>
          <w:delText xml:space="preserve">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In an</w:delText>
        </w:r>
      </w:del>
      <w:del w:id="1169" w:author="PR Preview" w:date="2026-01-01T00:00:00Z">
        <w:r>
          <w:delText xml:space="preserve"> </w:delText>
        </w:r>
      </w:del>
      <w:hyperlink r:id="rId74">
        <w:del w:id="1170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117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172" w:author="PR Preview" w:date="2026-01-01T00:00:00Z">
        <w:r>
          <w:delText xml:space="preserve">,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the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rPr>
            <w:b/>
            <w:bCs/>
          </w:rPr>
          <w:delText xml:space="preserve">lower limit</w:delText>
        </w:r>
      </w:del>
      <w:del w:id="1177" w:author="PR Preview" w:date="2026-01-01T00:00:00Z">
        <w:r>
          <w:delText xml:space="preserve"> </w:delText>
        </w:r>
      </w:del>
      <m:oMath>
        <m:r>
          <m:t>a</m:t>
        </m:r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is the left end of the interval of integration.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In both, the lower limit is written below the symbol.</w:delText>
        </w:r>
      </w:del>
    </w:p>
    <w:p>
      <w:pPr>
        <w:pStyle w:val="BodyText"/>
      </w:pPr>
      <w:del w:id="1182" w:author="PR Preview" w:date="2026-01-01T00:00:00Z">
        <w:r>
          <w:rPr>
            <w:b/>
            <w:bCs/>
          </w:rPr>
          <w:delText xml:space="preserve">Definition 22 (Upper limit of a sum or integral)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In a</w:delText>
        </w:r>
      </w:del>
      <w:del w:id="1185" w:author="PR Preview" w:date="2026-01-01T00:00:00Z">
        <w:r>
          <w:delText xml:space="preserve"> </w:delText>
        </w:r>
      </w:del>
      <w:hyperlink r:id="rId73">
        <w:del w:id="1186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118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188" w:author="PR Preview" w:date="2026-01-01T00:00:00Z">
        <w:r>
          <w:delText xml:space="preserve">,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the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rPr>
            <w:b/>
            <w:bCs/>
          </w:rPr>
          <w:delText xml:space="preserve">upper limit</w:delText>
        </w:r>
      </w:del>
      <w:del w:id="1193" w:author="PR Preview" w:date="2026-01-01T00:00:00Z">
        <w:r>
          <w:delText xml:space="preserve"> </w:delText>
        </w:r>
      </w:del>
      <m:oMath>
        <m:r>
          <m:t>n</m:t>
        </m:r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is the last value of the index</w:delText>
        </w:r>
      </w:del>
      <w:del w:id="1196" w:author="PR Preview" w:date="2026-01-01T00:00:00Z">
        <w:r>
          <w:delText xml:space="preserve"> </w:delText>
        </w:r>
      </w:del>
      <m:oMath>
        <m:r>
          <m:t>i</m:t>
        </m:r>
      </m:oMath>
      <w:del w:id="1197" w:author="PR Preview" w:date="2026-01-01T00:00:00Z">
        <w:r>
          <w:delText xml:space="preserve">.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In an</w:delText>
        </w:r>
      </w:del>
      <w:del w:id="1200" w:author="PR Preview" w:date="2026-01-01T00:00:00Z">
        <w:r>
          <w:delText xml:space="preserve"> </w:delText>
        </w:r>
      </w:del>
      <w:hyperlink r:id="rId74">
        <w:del w:id="1201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120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203" w:author="PR Preview" w:date="2026-01-01T00:00:00Z">
        <w:r>
          <w:delText xml:space="preserve">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the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rPr>
            <w:b/>
            <w:bCs/>
          </w:rPr>
          <w:delText xml:space="preserve">upper limit</w:delText>
        </w:r>
      </w:del>
      <w:del w:id="1208" w:author="PR Preview" w:date="2026-01-01T00:00:00Z">
        <w:r>
          <w:delText xml:space="preserve"> </w:delText>
        </w:r>
      </w:del>
      <m:oMath>
        <m:r>
          <m:t>b</m:t>
        </m:r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is the right end of the interval of integration.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In both, the upper limit is written above the symbol.</w:delText>
        </w:r>
      </w:del>
    </w:p>
    <w:p>
      <w:pPr>
        <w:pStyle w:val="BodyText"/>
      </w:pPr>
      <w:del w:id="1213" w:author="PR Preview" w:date="2026-01-01T00:00:00Z">
        <w:r>
          <w:rPr>
            <w:b/>
            <w:bCs/>
          </w:rPr>
          <w:delText xml:space="preserve">Definition 23 (Limits of integration)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In an</w:delText>
        </w:r>
      </w:del>
      <w:del w:id="1216" w:author="PR Preview" w:date="2026-01-01T00:00:00Z">
        <w:r>
          <w:delText xml:space="preserve"> </w:delText>
        </w:r>
      </w:del>
      <w:hyperlink r:id="rId74">
        <w:del w:id="1217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121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219" w:author="PR Preview" w:date="2026-01-01T00:00:00Z">
        <w:r>
          <w:delText xml:space="preserve">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the lower limit (</w:delText>
        </w:r>
      </w:del>
      <w:hyperlink w:anchor="def-lower-upper-limits">
        <w:del w:id="122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223" w:author="PR Preview" w:date="2026-01-01T00:00:00Z">
        <w:r>
          <w:delText xml:space="preserve">)</w:delText>
        </w:r>
      </w:del>
      <w:del w:id="1224" w:author="PR Preview" w:date="2026-01-01T00:00:00Z">
        <w:r>
          <w:delText xml:space="preserve"> </w:delText>
        </w:r>
      </w:del>
      <m:oMath>
        <m:r>
          <m:t>a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and the upper limit (</w:delText>
        </w:r>
      </w:del>
      <w:hyperlink w:anchor="def-upper-limit">
        <w:del w:id="1227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228" w:author="PR Preview" w:date="2026-01-01T00:00:00Z">
        <w:r>
          <w:delText xml:space="preserve">)</w:delText>
        </w:r>
      </w:del>
      <w:del w:id="1229" w:author="PR Preview" w:date="2026-01-01T00:00:00Z">
        <w:r>
          <w:delText xml:space="preserve"> </w:delText>
        </w:r>
      </w:del>
      <m:oMath>
        <m:r>
          <m:t>b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together are the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limits of integration</w:delText>
        </w:r>
      </w:del>
      <w:del w:id="1234" w:author="PR Preview" w:date="2026-01-01T00:00:00Z">
        <w:r>
          <w:delText xml:space="preserve">.</w:delText>
        </w:r>
      </w:del>
    </w:p>
    <w:p>
      <w:pPr>
        <w:pStyle w:val="BodyText"/>
      </w:pPr>
      <w:del w:id="1235" w:author="PR Preview" w:date="2026-01-01T00:00:00Z">
        <w:r>
          <w:rPr>
            <w:b/>
            <w:bCs/>
          </w:rPr>
          <w:delText xml:space="preserve">Example 15 (Reading off limits)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 </w:delText>
        </w:r>
      </w:del>
    </w:p>
    <w:p>
      <w:pPr>
        <w:pStyle w:val="Heading2"/>
      </w:pPr>
      <w:ins w:id="1238" w:author="PR Preview" w:date="2026-01-01T00:00:00Z">
        <w:r>
          <w:t xml:space="preserve">4 Notational shorthands</w:t>
        </w:r>
      </w:ins>
    </w:p>
    <w:bookmarkStart w:id="75" w:name="def-lower-upper-limits"/>
    <w:p>
      <w:pPr>
        <w:pStyle w:val="FirstParagraph"/>
      </w:pPr>
      <w:ins w:id="1239" w:author="PR Preview" w:date="2026-01-01T00:00:00Z">
        <w:r>
          <w:rPr>
            <w:b/>
            <w:bCs/>
          </w:rPr>
          <w:t xml:space="preserve">Definition 11 (Lower limit of a sum or integral)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In a</w:t>
        </w:r>
      </w:ins>
      <w:ins w:id="1242" w:author="PR Preview" w:date="2026-01-01T00:00:00Z">
        <w:r>
          <w:t xml:space="preserve"> </w:t>
        </w:r>
      </w:ins>
      <w:hyperlink r:id="rId73">
        <w:ins w:id="1243" w:author="PR Preview" w:date="2026-01-01T00:00:00Z">
          <w:r>
            <w:rPr>
              <w:rStyle w:val="Hyperlink"/>
            </w:rPr>
            <w:t xml:space="preserve">sum</w:t>
          </w:r>
        </w:ins>
      </w:hyperlink>
      <w:ins w:id="124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rPr>
            <w:b/>
            <w:bCs/>
          </w:rPr>
          <w:t xml:space="preserve">lower limit</w:t>
        </w:r>
      </w:ins>
      <w:ins w:id="1250" w:author="PR Preview" w:date="2026-01-01T00:00:00Z">
        <w:r>
          <w:t xml:space="preserve"> </w:t>
        </w:r>
      </w:ins>
      <m:oMath>
        <m:r>
          <m:t>m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the first value of the index</w:t>
        </w:r>
      </w:ins>
      <w:ins w:id="1253" w:author="PR Preview" w:date="2026-01-01T00:00:00Z">
        <w:r>
          <w:t xml:space="preserve"> </w:t>
        </w:r>
      </w:ins>
      <m:oMath>
        <m:r>
          <m:t>i</m:t>
        </m:r>
      </m:oMath>
      <w:ins w:id="1254" w:author="PR Preview" w:date="2026-01-01T00:00:00Z">
        <w:r>
          <w:t xml:space="preserve">.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In an</w:t>
        </w:r>
      </w:ins>
      <w:ins w:id="1257" w:author="PR Preview" w:date="2026-01-01T00:00:00Z">
        <w:r>
          <w:t xml:space="preserve"> </w:t>
        </w:r>
      </w:ins>
      <w:hyperlink r:id="rId74">
        <w:ins w:id="1258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25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the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rPr>
            <w:b/>
            <w:bCs/>
          </w:rPr>
          <w:t xml:space="preserve">lower limit</w:t>
        </w:r>
      </w:ins>
      <w:ins w:id="1265" w:author="PR Preview" w:date="2026-01-01T00:00:00Z">
        <w:r>
          <w:t xml:space="preserve"> </w:t>
        </w:r>
      </w:ins>
      <m:oMath>
        <m:r>
          <m:t>a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is the left end of the interval of integration.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In both, the lower limit is written below the symbol.</w:t>
        </w:r>
      </w:ins>
    </w:p>
    <w:bookmarkEnd w:id="75"/>
    <w:bookmarkStart w:id="76" w:name="def-upper-limit"/>
    <w:p>
      <w:pPr>
        <w:pStyle w:val="BodyText"/>
      </w:pPr>
      <w:ins w:id="1270" w:author="PR Preview" w:date="2026-01-01T00:00:00Z">
        <w:r>
          <w:rPr>
            <w:b/>
            <w:bCs/>
          </w:rPr>
          <w:t xml:space="preserve">Definition 12 (Upper limit of a sum or integral)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In a</w:t>
        </w:r>
      </w:ins>
      <w:ins w:id="1273" w:author="PR Preview" w:date="2026-01-01T00:00:00Z">
        <w:r>
          <w:t xml:space="preserve"> </w:t>
        </w:r>
      </w:ins>
      <w:hyperlink r:id="rId73">
        <w:ins w:id="1274" w:author="PR Preview" w:date="2026-01-01T00:00:00Z">
          <w:r>
            <w:rPr>
              <w:rStyle w:val="Hyperlink"/>
            </w:rPr>
            <w:t xml:space="preserve">sum</w:t>
          </w:r>
        </w:ins>
      </w:hyperlink>
      <w:ins w:id="127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276" w:author="PR Preview" w:date="2026-01-01T00:00:00Z">
        <w:r>
          <w:t xml:space="preserve">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the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rPr>
            <w:b/>
            <w:bCs/>
          </w:rPr>
          <w:t xml:space="preserve">upper limit</w:t>
        </w:r>
      </w:ins>
      <w:ins w:id="1281" w:author="PR Preview" w:date="2026-01-01T00:00:00Z">
        <w:r>
          <w:t xml:space="preserve"> </w:t>
        </w:r>
      </w:ins>
      <m:oMath>
        <m:r>
          <m:t>n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is the last value of the index</w:t>
        </w:r>
      </w:ins>
      <w:ins w:id="1284" w:author="PR Preview" w:date="2026-01-01T00:00:00Z">
        <w:r>
          <w:t xml:space="preserve"> </w:t>
        </w:r>
      </w:ins>
      <m:oMath>
        <m:r>
          <m:t>i</m:t>
        </m:r>
      </m:oMath>
      <w:ins w:id="1285" w:author="PR Preview" w:date="2026-01-01T00:00:00Z">
        <w:r>
          <w:t xml:space="preserve">.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In an</w:t>
        </w:r>
      </w:ins>
      <w:ins w:id="1288" w:author="PR Preview" w:date="2026-01-01T00:00:00Z">
        <w:r>
          <w:t xml:space="preserve"> </w:t>
        </w:r>
      </w:ins>
      <w:hyperlink r:id="rId74">
        <w:ins w:id="1289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29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291" w:author="PR Preview" w:date="2026-01-01T00:00:00Z">
        <w:r>
          <w:t xml:space="preserve">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the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rPr>
            <w:b/>
            <w:bCs/>
          </w:rPr>
          <w:t xml:space="preserve">upper limit</w:t>
        </w:r>
      </w:ins>
      <w:ins w:id="1296" w:author="PR Preview" w:date="2026-01-01T00:00:00Z">
        <w:r>
          <w:t xml:space="preserve"> </w:t>
        </w:r>
      </w:ins>
      <m:oMath>
        <m:r>
          <m:t>b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is the right end of the interval of integration.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In both, the upper limit is written above the symbol.</w:t>
        </w:r>
      </w:ins>
    </w:p>
    <w:bookmarkEnd w:id="76"/>
    <w:bookmarkStart w:id="77" w:name="def-limits-of-integration"/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Definition 13 (Limits of integration)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In an</w:t>
        </w:r>
      </w:ins>
      <w:ins w:id="1304" w:author="PR Preview" w:date="2026-01-01T00:00:00Z">
        <w:r>
          <w:t xml:space="preserve"> </w:t>
        </w:r>
      </w:ins>
      <w:hyperlink r:id="rId74">
        <w:ins w:id="1305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130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307" w:author="PR Preview" w:date="2026-01-01T00:00:00Z">
        <w:r>
          <w:t xml:space="preserve">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the lower limit (</w:t>
        </w:r>
      </w:ins>
      <w:hyperlink w:anchor="def-lower-upper-limits">
        <w:ins w:id="131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311" w:author="PR Preview" w:date="2026-01-01T00:00:00Z">
        <w:r>
          <w:t xml:space="preserve">)</w:t>
        </w:r>
      </w:ins>
      <w:ins w:id="1312" w:author="PR Preview" w:date="2026-01-01T00:00:00Z">
        <w:r>
          <w:t xml:space="preserve"> </w:t>
        </w:r>
      </w:ins>
      <m:oMath>
        <m:r>
          <m:t>a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and the upper limit (</w:t>
        </w:r>
      </w:ins>
      <w:hyperlink w:anchor="def-upper-limit">
        <w:ins w:id="131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316" w:author="PR Preview" w:date="2026-01-01T00:00:00Z">
        <w:r>
          <w:t xml:space="preserve">)</w:t>
        </w:r>
      </w:ins>
      <w:ins w:id="1317" w:author="PR Preview" w:date="2026-01-01T00:00:00Z">
        <w:r>
          <w:t xml:space="preserve"> </w:t>
        </w:r>
      </w:ins>
      <m:oMath>
        <m:r>
          <m:t>b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together are the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rPr>
            <w:b/>
            <w:bCs/>
          </w:rPr>
          <w:t xml:space="preserve">limits of integration</w:t>
        </w:r>
      </w:ins>
      <w:ins w:id="1322" w:author="PR Preview" w:date="2026-01-01T00:00:00Z">
        <w:r>
          <w:t xml:space="preserve">.</w:t>
        </w:r>
      </w:ins>
    </w:p>
    <w:bookmarkEnd w:id="77"/>
    <w:bookmarkStart w:id="78" w:name="exm-lower-upper-limits"/>
    <w:p>
      <w:pPr>
        <w:pStyle w:val="BodyText"/>
      </w:pPr>
      <w:ins w:id="1323" w:author="PR Preview" w:date="2026-01-01T00:00:00Z">
        <w:r>
          <w:rPr>
            <w:b/>
            <w:bCs/>
          </w:rPr>
          <w:t xml:space="preserve">Example 9 (Reading off limits)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4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78"/>
    <w:bookmarkStart w:id="81" w:name="rem-limits-two-meanings"/>
    <w:p>
      <w:pPr>
        <w:pStyle w:val="FirstParagraph"/>
      </w:pPr>
      <w:del w:id="1326" w:author="PR Preview" w:date="2026-01-01T00:00:00Z">
        <w:r>
          <w:rPr>
            <w:i/>
            <w:iCs/>
          </w:rPr>
          <w:delText xml:space="preserve">Remark 3</w:delText>
        </w:r>
      </w:del>
      <w:del w:id="1327" w:author="PR Preview" w:date="2026-01-01T00:00:00Z">
        <w:r>
          <w:delText xml:space="preserve"> (Two meanings of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“limit”</w:delText>
        </w:r>
      </w:del>
      <w:del w:id="1330" w:author="PR Preview" w:date="2026-01-01T00:00:00Z">
        <w:r>
          <w:delText xml:space="preserve">). </w:delText>
        </w:r>
      </w:del>
      <w:del w:id="1331" w:author="PR Preview" w:date="2026-01-01T00:00:00Z">
        <w:r>
          <w:delText xml:space="preserve">The lower and upper limits of a sum or integral (</w:delText>
        </w:r>
      </w:del>
      <w:hyperlink w:anchor="def-lower-upper-limits">
        <w:del w:id="133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333" w:author="PR Preview" w:date="2026-01-01T00:00:00Z">
        <w:r>
          <w:delText xml:space="preserve">,</w:delText>
        </w:r>
      </w:del>
      <w:del w:id="1334" w:author="PR Preview" w:date="2026-01-01T00:00:00Z">
        <w:r>
          <w:delText xml:space="preserve"> </w:delText>
        </w:r>
      </w:del>
      <w:hyperlink w:anchor="def-upper-limit">
        <w:del w:id="133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336" w:author="PR Preview" w:date="2026-01-01T00:00:00Z">
        <w:r>
          <w:delText xml:space="preserve">)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are not limits in the calculus sense,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such as the</w:delText>
        </w:r>
      </w:del>
      <w:del w:id="1341" w:author="PR Preview" w:date="2026-01-01T00:00:00Z">
        <w:r>
          <w:delText xml:space="preserve"> </w:delText>
        </w:r>
      </w:del>
      <w:hyperlink r:id="rId79">
        <w:del w:id="1342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or the</w:delText>
        </w:r>
      </w:del>
      <w:del w:id="1345" w:author="PR Preview" w:date="2026-01-01T00:00:00Z">
        <w:r>
          <w:delText xml:space="preserve"> </w:delText>
        </w:r>
      </w:del>
      <w:hyperlink r:id="rId80">
        <w:del w:id="1346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1347" w:author="PR Preview" w:date="2026-01-01T00:00:00Z">
        <w:r>
          <w:delText xml:space="preserve">.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They are the ends of the values the index or variable runs over.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The two meanings meet in an integral such as</w:delText>
        </w:r>
      </w:del>
      <w:del w:id="135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353" w:author="PR Preview" w:date="2026-01-01T00:00:00Z">
        <w:r>
          <w:delText xml:space="preserve">,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which means</w:delText>
        </w:r>
      </w:del>
      <w:del w:id="135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357" w:author="PR Preview" w:date="2026-01-01T00:00:00Z">
        <w:r>
          <w:delText xml:space="preserve">: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the upper limit</w:delText>
        </w:r>
      </w:del>
      <w:del w:id="1360" w:author="PR Preview" w:date="2026-01-01T00:00:00Z">
        <w:r>
          <w:delText xml:space="preserve"> </w:delText>
        </w:r>
      </w:del>
      <m:oMath>
        <m:r>
          <m:t>b</m:t>
        </m:r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1363" w:author="PR Preview" w:date="2026-01-01T00:00:00Z">
        <w:r>
          <w:rPr>
            <w:b/>
            <w:bCs/>
          </w:rPr>
          <w:delText xml:space="preserve">Definition 24 (Notational shorthand)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A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rPr>
            <w:b/>
            <w:bCs/>
          </w:rPr>
          <w:delText xml:space="preserve">notational shorthand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is a way of writing an expression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that leaves part of the expression out,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such as the set a sum runs over or the limits of an integral,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and relies on the reader to supply the missing part from context.</w:delText>
        </w:r>
      </w:del>
    </w:p>
    <w:p>
      <w:pPr>
        <w:pStyle w:val="BodyText"/>
      </w:pPr>
      <w:del w:id="1376" w:author="PR Preview" w:date="2026-01-01T00:00:00Z">
        <w:r>
          <w:rPr>
            <w:b/>
            <w:bCs/>
          </w:rPr>
          <w:delText xml:space="preserve">Definition 25 (Full form)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The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rPr>
            <w:b/>
            <w:bCs/>
          </w:rPr>
          <w:delText xml:space="preserve">full form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of a notational shorthand (</w:delText>
        </w:r>
      </w:del>
      <w:hyperlink w:anchor="def-notational-shorthand">
        <w:del w:id="138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384" w:author="PR Preview" w:date="2026-01-01T00:00:00Z">
        <w:r>
          <w:delText xml:space="preserve">)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is the expression with every part written out.</w:delText>
        </w:r>
      </w:del>
    </w:p>
    <w:p>
      <w:pPr>
        <w:pStyle w:val="FirstParagraph"/>
      </w:pPr>
      <w:del w:id="1387" w:author="PR Preview" w:date="2026-01-01T00:00:00Z">
        <w:r>
          <w:rPr>
            <w:b/>
            <w:bCs/>
          </w:rPr>
          <w:delText xml:space="preserve">Definition 26 (Range of a variable)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The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range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of a variable</w:delText>
        </w:r>
      </w:del>
      <w:del w:id="1394" w:author="PR Preview" w:date="2026-01-01T00:00:00Z">
        <w:r>
          <w:delText xml:space="preserve"> </w:delText>
        </w:r>
      </w:del>
      <m:oMath>
        <m:r>
          <m:t>x</m:t>
        </m:r>
      </m:oMath>
      <w:del w:id="1395" w:author="PR Preview" w:date="2026-01-01T00:00:00Z">
        <w:r>
          <w:delText xml:space="preserve">, written</w:delText>
        </w:r>
      </w:del>
      <w:del w:id="13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97" w:author="PR Preview" w:date="2026-01-01T00:00:00Z">
        <w:r>
          <w:delText xml:space="preserve">,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is the set of values that</w:delText>
        </w:r>
      </w:del>
      <w:del w:id="1400" w:author="PR Preview" w:date="2026-01-01T00:00:00Z">
        <w:r>
          <w:delText xml:space="preserve"> </w:delText>
        </w:r>
      </w:del>
      <m:oMath>
        <m:r>
          <m:t>x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can take.</w:delText>
        </w:r>
      </w:del>
    </w:p>
    <w:p>
      <w:pPr>
        <w:pStyle w:val="FirstParagraph"/>
      </w:pPr>
      <w:ins w:id="1403" w:author="PR Preview" w:date="2026-01-01T00:00:00Z">
        <w:r>
          <w:rPr>
            <w:i/>
            <w:iCs/>
          </w:rPr>
          <w:t xml:space="preserve">Remark 2</w:t>
        </w:r>
      </w:ins>
      <w:ins w:id="1404" w:author="PR Preview" w:date="2026-01-01T00:00:00Z">
        <w:r>
          <w:t xml:space="preserve"> (Two meanings of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“limit”</w:t>
        </w:r>
      </w:ins>
      <w:ins w:id="1407" w:author="PR Preview" w:date="2026-01-01T00:00:00Z">
        <w:r>
          <w:t xml:space="preserve">). </w:t>
        </w:r>
      </w:ins>
      <w:ins w:id="1408" w:author="PR Preview" w:date="2026-01-01T00:00:00Z">
        <w:r>
          <w:t xml:space="preserve">The lower and upper limits of a sum or integral (</w:t>
        </w:r>
      </w:ins>
      <w:hyperlink w:anchor="def-lower-upper-limits">
        <w:ins w:id="140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410" w:author="PR Preview" w:date="2026-01-01T00:00:00Z">
        <w:r>
          <w:t xml:space="preserve">,</w:t>
        </w:r>
      </w:ins>
      <w:ins w:id="1411" w:author="PR Preview" w:date="2026-01-01T00:00:00Z">
        <w:r>
          <w:t xml:space="preserve"> </w:t>
        </w:r>
      </w:ins>
      <w:hyperlink w:anchor="def-upper-limit">
        <w:ins w:id="141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413" w:author="PR Preview" w:date="2026-01-01T00:00:00Z">
        <w:r>
          <w:t xml:space="preserve">)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are not limits in the calculus sense,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such as the</w:t>
        </w:r>
      </w:ins>
      <w:ins w:id="1418" w:author="PR Preview" w:date="2026-01-01T00:00:00Z">
        <w:r>
          <w:t xml:space="preserve"> </w:t>
        </w:r>
      </w:ins>
      <w:hyperlink r:id="rId79">
        <w:ins w:id="1419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or the</w:t>
        </w:r>
      </w:ins>
      <w:ins w:id="1422" w:author="PR Preview" w:date="2026-01-01T00:00:00Z">
        <w:r>
          <w:t xml:space="preserve"> </w:t>
        </w:r>
      </w:ins>
      <w:hyperlink r:id="rId80">
        <w:ins w:id="1423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1424" w:author="PR Preview" w:date="2026-01-01T00:00:00Z">
        <w:r>
          <w:t xml:space="preserve">.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They are the ends of the values the index or variable runs over.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 two meanings meet in an integral such as</w:t>
        </w:r>
      </w:ins>
      <w:ins w:id="142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430" w:author="PR Preview" w:date="2026-01-01T00:00:00Z">
        <w:r>
          <w:t xml:space="preserve">,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which means</w:t>
        </w:r>
      </w:ins>
      <w:ins w:id="143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434" w:author="PR Preview" w:date="2026-01-01T00:00:00Z">
        <w:r>
          <w:t xml:space="preserve">: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the upper limit</w:t>
        </w:r>
      </w:ins>
      <w:ins w:id="1437" w:author="PR Preview" w:date="2026-01-01T00:00:00Z">
        <w:r>
          <w:t xml:space="preserve"> </w:t>
        </w:r>
      </w:ins>
      <m:oMath>
        <m:r>
          <m:t>b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is sent to infinity by a calculus limit.</w:t>
        </w:r>
      </w:ins>
    </w:p>
    <w:bookmarkEnd w:id="81"/>
    <w:bookmarkStart w:id="82" w:name="def-notational-shorthand"/>
    <w:p>
      <w:pPr>
        <w:pStyle w:val="BodyText"/>
      </w:pPr>
      <w:ins w:id="1440" w:author="PR Preview" w:date="2026-01-01T00:00:00Z">
        <w:r>
          <w:rPr>
            <w:b/>
            <w:bCs/>
          </w:rPr>
          <w:t xml:space="preserve">Definition 14 (Notational shorthand)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A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rPr>
            <w:b/>
            <w:bCs/>
          </w:rPr>
          <w:t xml:space="preserve">notational shorthand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is a way of writing an expression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that leaves part of the expression out,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such as the set a sum runs over or the limits of an integral,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relies on the reader to supply the missing part from context.</w:t>
        </w:r>
      </w:ins>
    </w:p>
    <w:bookmarkEnd w:id="82"/>
    <w:bookmarkStart w:id="83" w:name="def-full-form"/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Definition 15 (Full form)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The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rPr>
            <w:b/>
            <w:bCs/>
          </w:rPr>
          <w:t xml:space="preserve">full form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 a notational shorthand (</w:t>
        </w:r>
      </w:ins>
      <w:hyperlink w:anchor="def-notational-shorthand">
        <w:ins w:id="146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461" w:author="PR Preview" w:date="2026-01-01T00:00:00Z">
        <w:r>
          <w:t xml:space="preserve">)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is the expression with every part written out.</w:t>
        </w:r>
      </w:ins>
    </w:p>
    <w:bookmarkEnd w:id="8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87" w:name="def-range-of-variable"/>
    <w:p>
      <w:pPr>
        <w:pStyle w:val="FirstParagraph"/>
      </w:pPr>
      <w:ins w:id="1464" w:author="PR Preview" w:date="2026-01-01T00:00:00Z">
        <w:r>
          <w:rPr>
            <w:b/>
            <w:bCs/>
          </w:rPr>
          <w:t xml:space="preserve">Definition 16 (Range of a variable)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The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rPr>
            <w:b/>
            <w:bCs/>
          </w:rPr>
          <w:t xml:space="preserve">range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of a variable</w:t>
        </w:r>
      </w:ins>
      <w:ins w:id="1471" w:author="PR Preview" w:date="2026-01-01T00:00:00Z">
        <w:r>
          <w:t xml:space="preserve"> </w:t>
        </w:r>
      </w:ins>
      <m:oMath>
        <m:r>
          <m:t>x</m:t>
        </m:r>
      </m:oMath>
      <w:ins w:id="1472" w:author="PR Preview" w:date="2026-01-01T00:00:00Z">
        <w:r>
          <w:t xml:space="preserve">, written</w:t>
        </w:r>
      </w:ins>
      <w:ins w:id="14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74" w:author="PR Preview" w:date="2026-01-01T00:00:00Z">
        <w:r>
          <w:t xml:space="preserve">,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is the set of values that</w:t>
        </w:r>
      </w:ins>
      <w:ins w:id="1477" w:author="PR Preview" w:date="2026-01-01T00:00:00Z">
        <w:r>
          <w:t xml:space="preserve"> </w:t>
        </w:r>
      </w:ins>
      <m:oMath>
        <m:r>
          <m:t>x</m:t>
        </m:r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can take.</w:t>
        </w:r>
      </w:ins>
    </w:p>
    <w:bookmarkEnd w:id="87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91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73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92"/>
          <w:p/>
        </w:tc>
      </w:tr>
    </w:tbl>
    <w:bookmarkStart w:id="94" w:name="rem-indefinite-integral-not-shorthand"/>
    <w:p>
      <w:pPr>
        <w:pStyle w:val="BodyText"/>
      </w:pPr>
      <w:del w:id="1480" w:author="PR Preview" w:date="2026-01-01T00:00:00Z">
        <w:r>
          <w:rPr>
            <w:i/>
            <w:iCs/>
          </w:rPr>
          <w:delText xml:space="preserve">Remark 4</w:delText>
        </w:r>
      </w:del>
      <w:del w:id="1481" w:author="PR Preview" w:date="2026-01-01T00:00:00Z">
        <w:r>
          <w:delText xml:space="preserve"> (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has two readings). </w:delText>
        </w:r>
      </w:del>
      <w:del w:id="1484" w:author="PR Preview" w:date="2026-01-01T00:00:00Z">
        <w:r>
          <w:delText xml:space="preserve">In calculus,</w:delText>
        </w:r>
      </w:del>
      <w:del w:id="1485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with no limits is not a shorthand: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it is the</w:delText>
        </w:r>
      </w:del>
      <w:del w:id="1490" w:author="PR Preview" w:date="2026-01-01T00:00:00Z">
        <w:r>
          <w:delText xml:space="preserve"> </w:delText>
        </w:r>
      </w:del>
      <w:hyperlink r:id="rId93">
        <w:del w:id="1491" w:author="PR Preview" w:date="2026-01-01T00:00:00Z">
          <w:r>
            <w:rPr>
              <w:rStyle w:val="Hyperlink"/>
            </w:rPr>
            <w:delText xml:space="preserve">indefinite integral</w:delText>
          </w:r>
        </w:del>
      </w:hyperlink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of</w:delText>
        </w:r>
      </w:del>
      <w:del w:id="1494" w:author="PR Preview" w:date="2026-01-01T00:00:00Z">
        <w:r>
          <w:delText xml:space="preserve"> </w:delText>
        </w:r>
      </w:del>
      <m:oMath>
        <m:r>
          <m:t>f</m:t>
        </m:r>
      </m:oMath>
      <w:del w:id="1495" w:author="PR Preview" w:date="2026-01-01T00:00:00Z">
        <w:r>
          <w:delText xml:space="preserve">,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 family of functions rather than a number.</w:delText>
        </w:r>
      </w:del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Some sources, especially in probability,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also write</w:delText>
        </w:r>
      </w:del>
      <w:del w:id="1502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for the number</w:delText>
        </w:r>
      </w:del>
      <w:del w:id="150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506" w:author="PR Preview" w:date="2026-01-01T00:00:00Z">
        <w:r>
          <w:delText xml:space="preserve">.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Writing the limits out tells the reader which of the two is meant.</w:delText>
        </w:r>
      </w:del>
    </w:p>
    <w:p>
      <w:pPr>
        <w:pStyle w:val="BodyText"/>
      </w:pPr>
      <w:del w:id="1509" w:author="PR Preview" w:date="2026-01-01T00:00:00Z">
        <w:r>
          <w:rPr>
            <w:b/>
            <w:bCs/>
          </w:rPr>
          <w:delText xml:space="preserve">Example 16 (Writing out an index shorthand)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Let</w:delText>
        </w:r>
      </w:del>
      <w:del w:id="15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and</w:delText>
        </w:r>
      </w:del>
      <w:del w:id="15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16" w:author="PR Preview" w:date="2026-01-01T00:00:00Z">
        <w:r>
          <w:delText xml:space="preserve">.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A source that writes</w:delText>
        </w:r>
      </w:del>
      <w:del w:id="151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means</w:delText>
        </w:r>
      </w:del>
      <w:del w:id="152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523" w:author="PR Preview" w:date="2026-01-01T00:00:00Z">
        <w:r>
          <w:delText xml:space="preserve">:</w:delText>
        </w:r>
      </w:del>
    </w:p>
    <w:p>
      <w:pPr>
        <w:pStyle w:val="BodyText"/>
      </w:pPr>
      <w:ins w:id="1524" w:author="PR Preview" w:date="2026-01-01T00:00:00Z">
        <w:r>
          <w:rPr>
            <w:i/>
            <w:iCs/>
          </w:rPr>
          <w:t xml:space="preserve">Remark 3</w:t>
        </w:r>
      </w:ins>
      <w:ins w:id="1525" w:author="PR Preview" w:date="2026-01-01T00:00:00Z">
        <w:r>
          <w:t xml:space="preserve"> (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has two readings). </w:t>
        </w:r>
      </w:ins>
      <w:ins w:id="1528" w:author="PR Preview" w:date="2026-01-01T00:00:00Z">
        <w:r>
          <w:t xml:space="preserve">In calculus,</w:t>
        </w:r>
      </w:ins>
      <w:ins w:id="1529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with no limits is not a shorthand: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it is the</w:t>
        </w:r>
      </w:ins>
      <w:ins w:id="1534" w:author="PR Preview" w:date="2026-01-01T00:00:00Z">
        <w:r>
          <w:t xml:space="preserve"> </w:t>
        </w:r>
      </w:ins>
      <w:hyperlink r:id="rId93">
        <w:ins w:id="1535" w:author="PR Preview" w:date="2026-01-01T00:00:00Z">
          <w:r>
            <w:rPr>
              <w:rStyle w:val="Hyperlink"/>
            </w:rPr>
            <w:t xml:space="preserve">indefinite integral</w:t>
          </w:r>
        </w:ins>
      </w:hyperlink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of</w:t>
        </w:r>
      </w:ins>
      <w:ins w:id="1538" w:author="PR Preview" w:date="2026-01-01T00:00:00Z">
        <w:r>
          <w:t xml:space="preserve"> </w:t>
        </w:r>
      </w:ins>
      <m:oMath>
        <m:r>
          <m:t>f</m:t>
        </m:r>
      </m:oMath>
      <w:ins w:id="1539" w:author="PR Preview" w:date="2026-01-01T00:00:00Z">
        <w:r>
          <w:t xml:space="preserve">,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 family of functions rather than a number.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Some sources, especially in probability,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also write</w:t>
        </w:r>
      </w:ins>
      <w:ins w:id="1546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for the number</w:t>
        </w:r>
      </w:ins>
      <w:ins w:id="154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550" w:author="PR Preview" w:date="2026-01-01T00:00:00Z">
        <w:r>
          <w:t xml:space="preserve">.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Writing the limits out tells the reader which of the two is meant.</w:t>
        </w:r>
      </w:ins>
    </w:p>
    <w:bookmarkEnd w:id="94"/>
    <w:bookmarkStart w:id="95" w:name="exm-expand-index-shorthand"/>
    <w:p>
      <w:pPr>
        <w:pStyle w:val="BodyText"/>
      </w:pPr>
      <w:ins w:id="1553" w:author="PR Preview" w:date="2026-01-01T00:00:00Z">
        <w:r>
          <w:rPr>
            <w:b/>
            <w:bCs/>
          </w:rPr>
          <w:t xml:space="preserve">Example 10 (Writing out an index shorthand)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Let</w:t>
        </w:r>
      </w:ins>
      <w:ins w:id="155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</w:t>
        </w:r>
      </w:ins>
      <w:ins w:id="15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60" w:author="PR Preview" w:date="2026-01-01T00:00:00Z">
        <w:r>
          <w:t xml:space="preserve">.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A source that writes</w:t>
        </w:r>
      </w:ins>
      <w:ins w:id="15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means</w:t>
        </w:r>
      </w:ins>
      <w:ins w:id="156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5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5"/>
    <w:bookmarkEnd w:id="96"/>
    <w:bookmarkStart w:id="103" w:name="X93a3d4ef5e06a67ae6b891e46b41b74b3674f55"/>
    <w:p>
      <w:pPr>
        <w:pStyle w:val="Heading2"/>
      </w:pPr>
      <w:del w:id="1568" w:author="PR Preview" w:date="2026-01-01T00:00:00Z">
        <w:r>
          <w:delText xml:space="preserve">7 Why is notation in probability and statistics so inconsistent and disorganized?</w:delText>
        </w:r>
      </w:del>
    </w:p>
    <w:p>
      <w:pPr>
        <w:pStyle w:val="Heading2"/>
      </w:pPr>
      <w:ins w:id="1569" w:author="PR Preview" w:date="2026-01-01T00:00:00Z">
        <w:r>
          <w:t xml:space="preserve">5 Why is notation in probability and statistics so inconsistent and disorganized?</w:t>
        </w:r>
      </w:ins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9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9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9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0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0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0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03"/>
    <w:bookmarkStart w:id="107" w:name="sec-further-reading"/>
    <w:p>
      <w:pPr>
        <w:pStyle w:val="Heading2"/>
      </w:pPr>
      <w:del w:id="1570" w:author="PR Preview" w:date="2026-01-01T00:00:00Z">
        <w:r>
          <w:delText xml:space="preserve">8 Further reading</w:delText>
        </w:r>
      </w:del>
    </w:p>
    <w:p>
      <w:pPr>
        <w:pStyle w:val="Heading2"/>
      </w:pPr>
      <w:ins w:id="1571" w:author="PR Preview" w:date="2026-01-01T00:00:00Z">
        <w:r>
          <w:t xml:space="preserve">6 Further reading</w:t>
        </w:r>
      </w:ins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0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16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61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5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16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06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07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9"/>
    <w:bookmarkStart w:id="111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1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11"/>
    <w:bookmarkStart w:id="113" w:name="ref-velleman2019prove"/>
    <w:p>
      <w:pPr>
        <w:pStyle w:val="Bibliography"/>
      </w:pPr>
      <w:del w:id="1572" w:author="PR Preview" w:date="2026-01-01T00:00:00Z">
        <w:r>
          <w:delText xml:space="preserve">Rudin, Walter. 1976.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1575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0" Type="http://schemas.openxmlformats.org/officeDocument/2006/relationships/hyperlink" Target="algebra-basics.html#def-identity" TargetMode="External"/><Relationship Id="rId80" Type="http://schemas.openxmlformats.org/officeDocument/2006/relationships/hyperlink" Target="algebra-exponentials.html#def-sequence-limit" TargetMode="External"/><Relationship Id="rId91" Type="http://schemas.openxmlformats.org/officeDocument/2006/relationships/hyperlink" Target="algebra-sums.html#def-sum-over-set" TargetMode="External"/><Relationship Id="rId73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79" Type="http://schemas.openxmlformats.org/officeDocument/2006/relationships/hyperlink" Target="calculus-derivatives.html#def-limit" TargetMode="External"/><Relationship Id="rId93" Type="http://schemas.openxmlformats.org/officeDocument/2006/relationships/hyperlink" Target="calculus-integration.html#def-indefinite-integral" TargetMode="External"/><Relationship Id="rId74" Type="http://schemas.openxmlformats.org/officeDocument/2006/relationships/hyperlink" Target="calculus-integration.html#def-riemann-integral" TargetMode="External"/><Relationship Id="rId112" Type="http://schemas.openxmlformats.org/officeDocument/2006/relationships/hyperlink" Target="https://doi.org/10.1017/9781108539890" TargetMode="External"/><Relationship Id="rId11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Al-Jabr" TargetMode="External"/><Relationship Id="rId9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01" Type="http://schemas.openxmlformats.org/officeDocument/2006/relationships/hyperlink" Target="https://en.wikipedia.org/wiki/History_of_statistics#Development_of_modern_statistics" TargetMode="External"/><Relationship Id="rId47" Type="http://schemas.openxmlformats.org/officeDocument/2006/relationships/hyperlink" Target="https://en.wikipedia.org/wiki/Iverson_bracket" TargetMode="External"/><Relationship Id="rId97" Type="http://schemas.openxmlformats.org/officeDocument/2006/relationships/hyperlink" Target="https://en.wikipedia.org/wiki/Leibniz%27s_notation" TargetMode="External"/><Relationship Id="rId100" Type="http://schemas.openxmlformats.org/officeDocument/2006/relationships/hyperlink" Target="https://en.wikipedia.org/wiki/Notation_for_differentiation" TargetMode="External"/><Relationship Id="rId27" Type="http://schemas.openxmlformats.org/officeDocument/2006/relationships/hyperlink" Target="https://en.wikipedia.org/wiki/Percentage" TargetMode="External"/><Relationship Id="rId102" Type="http://schemas.openxmlformats.org/officeDocument/2006/relationships/hyperlink" Target="https://en.wikipedia.org/wiki/The_Structure_of_Scientific_Revolutions" TargetMode="External"/><Relationship Id="rId56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68" Type="http://schemas.openxmlformats.org/officeDocument/2006/relationships/hyperlink" Target="https://morrison-lab.github.io/pds/probability-basics.html#def-event" TargetMode="External"/><Relationship Id="rId69" Type="http://schemas.openxmlformats.org/officeDocument/2006/relationships/hyperlink" Target="https://morrison-lab.github.io/pds/probability-basics.html#def-probability" TargetMode="External"/><Relationship Id="rId6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5" Type="http://schemas.openxmlformats.org/officeDocument/2006/relationships/hyperlink" Target="https://quarto.org/docs/authoring/markdown-basics.html#equations" TargetMode="External"/><Relationship Id="rId108" Type="http://schemas.openxmlformats.org/officeDocument/2006/relationships/hyperlink" Target="https://www.amazon.com/dp/1575866323" TargetMode="External"/><Relationship Id="rId64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1" Type="http://schemas.openxmlformats.org/officeDocument/2006/relationships/hyperlink" Target="proof-writing.qmd#def-inequality" TargetMode="External"/><Relationship Id="rId61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predicate" TargetMode="External"/><Relationship Id="rId105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04" Type="http://schemas.openxmlformats.org/officeDocument/2006/relationships/hyperlink" Target="proof-writing.qmd#sec-proof-definitions" TargetMode="External"/><Relationship Id="rId106" Type="http://schemas.openxmlformats.org/officeDocument/2006/relationships/hyperlink" Target="sets-functions.qmd" TargetMode="External"/><Relationship Id="rId55" Type="http://schemas.openxmlformats.org/officeDocument/2006/relationships/hyperlink" Target="sets-functions.qmd#def-closed-interval" TargetMode="External"/><Relationship Id="rId66" Type="http://schemas.openxmlformats.org/officeDocument/2006/relationships/hyperlink" Target="sets-functions.qmd#def-complement" TargetMode="External"/><Relationship Id="rId62" Type="http://schemas.openxmlformats.org/officeDocument/2006/relationships/hyperlink" Target="sets-functions.qmd#def-domain" TargetMode="External"/><Relationship Id="rId54" Type="http://schemas.openxmlformats.org/officeDocument/2006/relationships/hyperlink" Target="sets-functions.qmd#def-finite-set" TargetMode="External"/><Relationship Id="rId88" Type="http://schemas.openxmlformats.org/officeDocument/2006/relationships/hyperlink" Target="sets-functions.qmd#def-function" TargetMode="External"/><Relationship Id="rId89" Type="http://schemas.openxmlformats.org/officeDocument/2006/relationships/hyperlink" Target="sets-functions.qmd#def-image" TargetMode="External"/><Relationship Id="rId90" Type="http://schemas.openxmlformats.org/officeDocument/2006/relationships/hyperlink" Target="sets-functions.qmd#rem-image-range" TargetMode="External"/><Relationship Id="rId17" Type="http://schemas.openxmlformats.org/officeDocument/2006/relationships/hyperlink" Target="algebra-basics.html#def-square-root" TargetMode="External"/><Relationship Id="rId21" Type="http://schemas.openxmlformats.org/officeDocument/2006/relationships/hyperlink" Target="https://en.wikipedia.org/wiki/Square_root_of_2" TargetMode="External"/><Relationship Id="rId24" Type="http://schemas.openxmlformats.org/officeDocument/2006/relationships/hyperlink" Target="https://en.wikipedia.org/wiki/Proof_that_%CF%80_is_irrational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lgebra-basics.html#def-identity" TargetMode="External"/><Relationship Id="rId80" Type="http://schemas.openxmlformats.org/officeDocument/2006/relationships/hyperlink" Target="algebra-exponentials.html#def-sequence-limit" TargetMode="External"/><Relationship Id="rId91" Type="http://schemas.openxmlformats.org/officeDocument/2006/relationships/hyperlink" Target="algebra-sums.html#def-sum-over-set" TargetMode="External"/><Relationship Id="rId73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79" Type="http://schemas.openxmlformats.org/officeDocument/2006/relationships/hyperlink" Target="calculus-derivatives.html#def-limit" TargetMode="External"/><Relationship Id="rId93" Type="http://schemas.openxmlformats.org/officeDocument/2006/relationships/hyperlink" Target="calculus-integration.html#def-indefinite-integral" TargetMode="External"/><Relationship Id="rId74" Type="http://schemas.openxmlformats.org/officeDocument/2006/relationships/hyperlink" Target="calculus-integration.html#def-riemann-integral" TargetMode="External"/><Relationship Id="rId112" Type="http://schemas.openxmlformats.org/officeDocument/2006/relationships/hyperlink" Target="https://doi.org/10.1017/9781108539890" TargetMode="External"/><Relationship Id="rId11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Al-Jabr" TargetMode="External"/><Relationship Id="rId9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01" Type="http://schemas.openxmlformats.org/officeDocument/2006/relationships/hyperlink" Target="https://en.wikipedia.org/wiki/History_of_statistics#Development_of_modern_statistics" TargetMode="External"/><Relationship Id="rId47" Type="http://schemas.openxmlformats.org/officeDocument/2006/relationships/hyperlink" Target="https://en.wikipedia.org/wiki/Iverson_bracket" TargetMode="External"/><Relationship Id="rId97" Type="http://schemas.openxmlformats.org/officeDocument/2006/relationships/hyperlink" Target="https://en.wikipedia.org/wiki/Leibniz%27s_notation" TargetMode="External"/><Relationship Id="rId100" Type="http://schemas.openxmlformats.org/officeDocument/2006/relationships/hyperlink" Target="https://en.wikipedia.org/wiki/Notation_for_differentiation" TargetMode="External"/><Relationship Id="rId27" Type="http://schemas.openxmlformats.org/officeDocument/2006/relationships/hyperlink" Target="https://en.wikipedia.org/wiki/Percentage" TargetMode="External"/><Relationship Id="rId102" Type="http://schemas.openxmlformats.org/officeDocument/2006/relationships/hyperlink" Target="https://en.wikipedia.org/wiki/The_Structure_of_Scientific_Revolutions" TargetMode="External"/><Relationship Id="rId56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68" Type="http://schemas.openxmlformats.org/officeDocument/2006/relationships/hyperlink" Target="https://morrison-lab.github.io/pds/probability-basics.html#def-event" TargetMode="External"/><Relationship Id="rId69" Type="http://schemas.openxmlformats.org/officeDocument/2006/relationships/hyperlink" Target="https://morrison-lab.github.io/pds/probability-basics.html#def-probability" TargetMode="External"/><Relationship Id="rId6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5" Type="http://schemas.openxmlformats.org/officeDocument/2006/relationships/hyperlink" Target="https://quarto.org/docs/authoring/markdown-basics.html#equations" TargetMode="External"/><Relationship Id="rId108" Type="http://schemas.openxmlformats.org/officeDocument/2006/relationships/hyperlink" Target="https://www.amazon.com/dp/1575866323" TargetMode="External"/><Relationship Id="rId64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1" Type="http://schemas.openxmlformats.org/officeDocument/2006/relationships/hyperlink" Target="proof-writing.qmd#def-inequality" TargetMode="External"/><Relationship Id="rId61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predicate" TargetMode="External"/><Relationship Id="rId105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04" Type="http://schemas.openxmlformats.org/officeDocument/2006/relationships/hyperlink" Target="proof-writing.qmd#sec-proof-definitions" TargetMode="External"/><Relationship Id="rId106" Type="http://schemas.openxmlformats.org/officeDocument/2006/relationships/hyperlink" Target="sets-functions.qmd" TargetMode="External"/><Relationship Id="rId55" Type="http://schemas.openxmlformats.org/officeDocument/2006/relationships/hyperlink" Target="sets-functions.qmd#def-closed-interval" TargetMode="External"/><Relationship Id="rId66" Type="http://schemas.openxmlformats.org/officeDocument/2006/relationships/hyperlink" Target="sets-functions.qmd#def-complement" TargetMode="External"/><Relationship Id="rId62" Type="http://schemas.openxmlformats.org/officeDocument/2006/relationships/hyperlink" Target="sets-functions.qmd#def-domain" TargetMode="External"/><Relationship Id="rId54" Type="http://schemas.openxmlformats.org/officeDocument/2006/relationships/hyperlink" Target="sets-functions.qmd#def-finite-set" TargetMode="External"/><Relationship Id="rId88" Type="http://schemas.openxmlformats.org/officeDocument/2006/relationships/hyperlink" Target="sets-functions.qmd#def-function" TargetMode="External"/><Relationship Id="rId89" Type="http://schemas.openxmlformats.org/officeDocument/2006/relationships/hyperlink" Target="sets-functions.qmd#def-image" TargetMode="External"/><Relationship Id="rId90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2026-10-15T21:32:35Z</dcterms:created>
  <dcterms:modified xsi:type="dcterms:W3CDTF">2026-10-15T21:32:35Z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