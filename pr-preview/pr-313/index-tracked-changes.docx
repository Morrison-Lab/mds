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24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del w:id="3" w:author="PR Preview" w:date="2026-01-01T00:00:00Z">
          <w:r>
            <w:rPr>
              <w:rStyle w:val="Hyperlink"/>
            </w:rPr>
            <w:delText xml:space="preserve">Notation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common symbols, natural numbers, the percent sign,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indicator functions</w:delText>
        </w:r>
      </w:del>
    </w:p>
    <w:p>
      <w:pPr>
        <w:pStyle w:val="Compact"/>
        <w:numPr>
          <w:ilvl w:val="0"/>
          <w:numId w:val="1001"/>
        </w:numPr>
      </w:pPr>
      <w:hyperlink r:id="rId9">
        <w:ins w:id="9" w:author="PR Preview" w:date="2026-01-01T00:00:00Z">
          <w:r>
            <w:rPr>
              <w:rStyle w:val="Hyperlink"/>
            </w:rPr>
            <w:t xml:space="preserve">Notation</w:t>
          </w:r>
        </w:ins>
      </w:hyperlink>
      <w:ins w:id="10" w:author="PR Preview" w:date="2026-01-01T00:00:00Z">
        <w:r>
          <w:t xml:space="preserve">: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common symbols, the percent sign,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indicator functions</w:t>
        </w:r>
      </w:ins>
    </w:p>
    <w:p>
      <w:pPr>
        <w:pStyle w:val="Compact"/>
        <w:numPr>
          <w:ilvl w:val="0"/>
          <w:numId w:val="1001"/>
        </w:numPr>
      </w:pPr>
      <w:hyperlink r:id="rId10">
        <w:ins w:id="15" w:author="PR Preview" w:date="2026-01-01T00:00:00Z">
          <w:r>
            <w:rPr>
              <w:rStyle w:val="Hyperlink"/>
            </w:rPr>
            <w:t xml:space="preserve">Number Systems</w:t>
          </w:r>
        </w:ins>
      </w:hyperlink>
      <w:ins w:id="16" w:author="PR Preview" w:date="2026-01-01T00:00:00Z">
        <w:r>
          <w:t xml:space="preserve">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 integers, natural numbers, even and odd numbers,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 the rational, real, and irrational numbers</w:t>
        </w:r>
      </w:ins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3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6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3">
        <w:r>
          <w:rPr>
            <w:rStyle w:val="Hyperlink"/>
          </w:rPr>
          <w:t xml:space="preserve">derivation</w:t>
        </w:r>
      </w:hyperlink>
    </w:p>
    <w:bookmarkEnd w:id="24"/>
    <w:bookmarkStart w:id="34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8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4"/>
    <w:bookmarkStart w:id="35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21" w:author="PR Preview" w:date="2026-01-01T00:00:00Z">
        <w:r>
          <w:rPr>
            <w:rStyle w:val="VerbatimChar"/>
          </w:rPr>
          <w:delText xml:space="preserve">_notation.qmd</w:delText>
        </w:r>
      </w:del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rStyle w:val="VerbatimChar"/>
          </w:rPr>
          <w:delText xml:space="preserve">_sets-functions.qmd</w:delText>
        </w:r>
      </w:del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rStyle w:val="VerbatimChar"/>
          </w:rPr>
          <w:delText xml:space="preserve">_algebra.qmd</w:delText>
        </w:r>
      </w:del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rStyle w:val="VerbatimChar"/>
          </w:rPr>
          <w:delText xml:space="preserve">_measures.qmd</w:delText>
        </w:r>
      </w:del>
      <w:del w:id="31" w:author="PR Preview" w:date="2026-01-01T00:00:00Z">
        <w:r>
          <w:delText xml:space="preserve">, and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include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latex-macros/macros.qmd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themselves;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 host page that includes any of the other fragments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must include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rStyle w:val="VerbatimChar"/>
          </w:rPr>
          <w:delText xml:space="preserve">latex-macros/macros.qmd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first,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50" w:author="PR Preview" w:date="2026-01-01T00:00:00Z">
        <w:r>
          <w:rPr>
            <w:rStyle w:val="VerbatimChar"/>
          </w:rPr>
          <w:t xml:space="preserve">_notation.qmd</w:t>
        </w:r>
      </w:ins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rStyle w:val="VerbatimChar"/>
          </w:rPr>
          <w:t xml:space="preserve">_number-systems.qmd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rStyle w:val="VerbatimChar"/>
          </w:rPr>
          <w:t xml:space="preserve">_sets-functions.qmd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_algebra.qmd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rPr>
            <w:rStyle w:val="VerbatimChar"/>
          </w:rPr>
          <w:t xml:space="preserve">_measures.qmd</w:t>
        </w:r>
      </w:ins>
      <w:ins w:id="63" w:author="PR Preview" w:date="2026-01-01T00:00:00Z">
        <w:r>
          <w:t xml:space="preserve">, and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rStyle w:val="VerbatimChar"/>
          </w:rPr>
          <w:t xml:space="preserve">_subfiles/_sec_linear_algebra.qmd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include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latex-macros/macros.qmd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themselves;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 host page that includes any of the other fragments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must include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rStyle w:val="VerbatimChar"/>
          </w:rPr>
          <w:t xml:space="preserve">latex-macros/macros.qmd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first,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5"/>
    <w:bookmarkStart w:id="39" w:name="references"/>
    <w:p>
      <w:pPr>
        <w:pStyle w:val="Heading2"/>
      </w:pPr>
      <w:r>
        <w:t xml:space="preserve">References</w:t>
      </w:r>
    </w:p>
    <w:bookmarkStart w:id="38" w:name="refs"/>
    <w:bookmarkStart w:id="37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.qmd" TargetMode="External"/><Relationship Id="rId17" Type="http://schemas.openxmlformats.org/officeDocument/2006/relationships/hyperlink" Target="calculus-derivatives.html#def-differentiable" TargetMode="External"/><Relationship Id="rId16" Type="http://schemas.openxmlformats.org/officeDocument/2006/relationships/hyperlink" Target="calculus-integration.html#def-continuous" TargetMode="External"/><Relationship Id="rId18" Type="http://schemas.openxmlformats.org/officeDocument/2006/relationships/hyperlink" Target="calculus-integration.html#def-integrable" TargetMode="External"/><Relationship Id="rId15" Type="http://schemas.openxmlformats.org/officeDocument/2006/relationships/hyperlink" Target="calculus.qmd" TargetMode="External"/><Relationship Id="rId26" Type="http://schemas.openxmlformats.org/officeDocument/2006/relationships/hyperlink" Target="https://github.com/ucla-biostat-216" TargetMode="External"/><Relationship Id="rId25" Type="http://schemas.openxmlformats.org/officeDocument/2006/relationships/hyperlink" Target="https://mmids-textbook.github.io/index.html" TargetMode="External"/><Relationship Id="rId27" Type="http://schemas.openxmlformats.org/officeDocument/2006/relationships/hyperlink" Target="https://ucla-biostat-216.github.io/2024fall/" TargetMode="External"/><Relationship Id="rId28" Type="http://schemas.openxmlformats.org/officeDocument/2006/relationships/hyperlink" Target="https://ucla-biostat-216.github.io/2024fall/schedule/schedule.html" TargetMode="External"/><Relationship Id="rId36" Type="http://schemas.openxmlformats.org/officeDocument/2006/relationships/hyperlink" Target="https://www.nytimes.com/2025/09/05/opinion/math-dei.html" TargetMode="External"/><Relationship Id="rId30" Type="http://schemas.openxmlformats.org/officeDocument/2006/relationships/hyperlink" Target="https://www.youtube.com/@3blue1brown/playlists" TargetMode="External"/><Relationship Id="rId29" Type="http://schemas.openxmlformats.org/officeDocument/2006/relationships/hyperlink" Target="https://www.youtube.com/playlist?list=PLRDl2inPrWQVu2OvnTvtkRpJ-wz-URMJx" TargetMode="External"/><Relationship Id="rId32" Type="http://schemas.openxmlformats.org/officeDocument/2006/relationships/hyperlink" Target="https://www.youtube.com/playlist?list=PLZHQObOWTQDMsr9K-rj53DwVRMYO3t5Yr" TargetMode="External"/><Relationship Id="rId33" Type="http://schemas.openxmlformats.org/officeDocument/2006/relationships/hyperlink" Target="https://www.youtube.com/playlist?list=PLZHQObOWTQDNU6R1_67000Dx_ZCJB-3pi" TargetMode="External"/><Relationship Id="rId31" Type="http://schemas.openxmlformats.org/officeDocument/2006/relationships/hyperlink" Target="https://www.youtube.com/playlist?list=PLZHQObOWTQDPD3MizzM2xVFitgF8hE_ab" TargetMode="External"/><Relationship Id="rId19" Type="http://schemas.openxmlformats.org/officeDocument/2006/relationships/hyperlink" Target="linear-algebra.qmd" TargetMode="External"/><Relationship Id="rId14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1" Type="http://schemas.openxmlformats.org/officeDocument/2006/relationships/hyperlink" Target="optimization.qmd" TargetMode="External"/><Relationship Id="rId22" Type="http://schemas.openxmlformats.org/officeDocument/2006/relationships/hyperlink" Target="proof-writing.qmd" TargetMode="External"/><Relationship Id="rId23" Type="http://schemas.openxmlformats.org/officeDocument/2006/relationships/hyperlink" Target="proof-writing.qmd#def-derivation" TargetMode="External"/><Relationship Id="rId13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2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" TargetMode="External"/><Relationship Id="rId17" Type="http://schemas.openxmlformats.org/officeDocument/2006/relationships/hyperlink" Target="calculus-derivatives.html#def-differentiable" TargetMode="External"/><Relationship Id="rId16" Type="http://schemas.openxmlformats.org/officeDocument/2006/relationships/hyperlink" Target="calculus-integration.html#def-continuous" TargetMode="External"/><Relationship Id="rId18" Type="http://schemas.openxmlformats.org/officeDocument/2006/relationships/hyperlink" Target="calculus-integration.html#def-integrable" TargetMode="External"/><Relationship Id="rId15" Type="http://schemas.openxmlformats.org/officeDocument/2006/relationships/hyperlink" Target="calculus.qmd" TargetMode="External"/><Relationship Id="rId26" Type="http://schemas.openxmlformats.org/officeDocument/2006/relationships/hyperlink" Target="https://github.com/ucla-biostat-216" TargetMode="External"/><Relationship Id="rId25" Type="http://schemas.openxmlformats.org/officeDocument/2006/relationships/hyperlink" Target="https://mmids-textbook.github.io/index.html" TargetMode="External"/><Relationship Id="rId27" Type="http://schemas.openxmlformats.org/officeDocument/2006/relationships/hyperlink" Target="https://ucla-biostat-216.github.io/2024fall/" TargetMode="External"/><Relationship Id="rId28" Type="http://schemas.openxmlformats.org/officeDocument/2006/relationships/hyperlink" Target="https://ucla-biostat-216.github.io/2024fall/schedule/schedule.html" TargetMode="External"/><Relationship Id="rId36" Type="http://schemas.openxmlformats.org/officeDocument/2006/relationships/hyperlink" Target="https://www.nytimes.com/2025/09/05/opinion/math-dei.html" TargetMode="External"/><Relationship Id="rId30" Type="http://schemas.openxmlformats.org/officeDocument/2006/relationships/hyperlink" Target="https://www.youtube.com/@3blue1brown/playlists" TargetMode="External"/><Relationship Id="rId29" Type="http://schemas.openxmlformats.org/officeDocument/2006/relationships/hyperlink" Target="https://www.youtube.com/playlist?list=PLRDl2inPrWQVu2OvnTvtkRpJ-wz-URMJx" TargetMode="External"/><Relationship Id="rId32" Type="http://schemas.openxmlformats.org/officeDocument/2006/relationships/hyperlink" Target="https://www.youtube.com/playlist?list=PLZHQObOWTQDMsr9K-rj53DwVRMYO3t5Yr" TargetMode="External"/><Relationship Id="rId33" Type="http://schemas.openxmlformats.org/officeDocument/2006/relationships/hyperlink" Target="https://www.youtube.com/playlist?list=PLZHQObOWTQDNU6R1_67000Dx_ZCJB-3pi" TargetMode="External"/><Relationship Id="rId31" Type="http://schemas.openxmlformats.org/officeDocument/2006/relationships/hyperlink" Target="https://www.youtube.com/playlist?list=PLZHQObOWTQDPD3MizzM2xVFitgF8hE_ab" TargetMode="External"/><Relationship Id="rId19" Type="http://schemas.openxmlformats.org/officeDocument/2006/relationships/hyperlink" Target="linear-algebra.qmd" TargetMode="External"/><Relationship Id="rId14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1" Type="http://schemas.openxmlformats.org/officeDocument/2006/relationships/hyperlink" Target="optimization.qmd" TargetMode="External"/><Relationship Id="rId22" Type="http://schemas.openxmlformats.org/officeDocument/2006/relationships/hyperlink" Target="proof-writing.qmd" TargetMode="External"/><Relationship Id="rId23" Type="http://schemas.openxmlformats.org/officeDocument/2006/relationships/hyperlink" Target="proof-writing.qmd#def-derivation" TargetMode="External"/><Relationship Id="rId13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2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2026-10-15T21:08:02Z</dcterms:created>
  <dcterms:modified xsi:type="dcterms:W3CDTF">2026-10-15T21:08:02Z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