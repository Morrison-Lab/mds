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Relations</w:t>
        </w:r>
      </w:ins>
    </w:p>
    <w:p>
      <w:pPr>
        <w:pStyle w:val="Date"/>
      </w:pPr>
      <w:ins w:id="2" w:author="PR Preview" w:date="2026-01-01T00:00:00Z">
        <w:r>
          <w:t xml:space="preserve">Last modified: 2026-10-22 09:52:26 (PDT)</w:t>
        </w:r>
      </w:ins>
    </w:p>
    <w:p>
      <w:pPr>
        <w:pStyle w:val="FirstParagraph"/>
      </w:pPr>
      <w:ins w:id="3" w:author="PR Preview" w:date="2026-01-01T00:00:00Z">
        <w:r>
          <w:rPr>
            <w:i/>
            <w:iCs/>
          </w:rPr>
          <w:t xml:space="preserve">Remark</w:t>
        </w:r>
      </w:ins>
      <w:ins w:id="4" w:author="PR Preview" w:date="2026-01-01T00:00:00Z">
        <w:r>
          <w:t xml:space="preserve">. </w:t>
        </w:r>
      </w:ins>
      <w:ins w:id="5" w:author="PR Preview" w:date="2026-01-01T00:00:00Z">
        <w:r>
          <w:t xml:space="preserve">A</w:t>
        </w:r>
      </w:ins>
      <w:ins w:id="6" w:author="PR Preview" w:date="2026-01-01T00:00:00Z">
        <w:r>
          <w:t xml:space="preserve"> </w:t>
        </w:r>
      </w:ins>
      <w:hyperlink r:id="rId9">
        <w:ins w:id="7" w:author="PR Preview" w:date="2026-01-01T00:00:00Z">
          <w:r>
            <w:rPr>
              <w:rStyle w:val="Hyperlink"/>
            </w:rPr>
            <w:t xml:space="preserve">relation</w:t>
          </w:r>
        </w:ins>
      </w:hyperlink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says which pairs of elements of a</w:t>
        </w:r>
      </w:ins>
      <w:ins w:id="10" w:author="PR Preview" w:date="2026-01-01T00:00:00Z">
        <w:r>
          <w:t xml:space="preserve"> </w:t>
        </w:r>
      </w:ins>
      <w:hyperlink r:id="rId10">
        <w:ins w:id="11" w:author="PR Preview" w:date="2026-01-01T00:00:00Z">
          <w:r>
            <w:rPr>
              <w:rStyle w:val="Hyperlink"/>
            </w:rPr>
            <w:t xml:space="preserve">set</w:t>
          </w:r>
        </w:ins>
      </w:hyperlink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are related.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This page defines the properties that make a relation behave like equality,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and the groups of elements that such a relation puts together.</w:t>
        </w:r>
      </w:ins>
    </w:p>
    <w:bookmarkStart w:id="18" w:name="properties-of-relations"/>
    <w:p>
      <w:pPr>
        <w:pStyle w:val="Heading2"/>
      </w:pPr>
      <w:ins w:id="18" w:author="PR Preview" w:date="2026-01-01T00:00:00Z">
        <w:r>
          <w:t xml:space="preserve">1 Properties of relations</w:t>
        </w:r>
      </w:ins>
    </w:p>
    <w:bookmarkStart w:id="11" w:name="def-reflexive"/>
    <w:p>
      <w:pPr>
        <w:pStyle w:val="FirstParagraph"/>
      </w:pPr>
      <w:ins w:id="19" w:author="PR Preview" w:date="2026-01-01T00:00:00Z">
        <w:r>
          <w:rPr>
            <w:b/>
            <w:bCs/>
          </w:rPr>
          <w:t xml:space="preserve">Definition 1 (Reflexive relation)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Let</w:t>
        </w:r>
      </w:ins>
      <w:ins w:id="22" w:author="PR Preview" w:date="2026-01-01T00:00:00Z">
        <w:r>
          <w:t xml:space="preserve"> </w:t>
        </w:r>
      </w:ins>
      <m:oMath>
        <m:r>
          <m:rPr>
            <m:sty m:val="p"/>
          </m:rPr>
          <m:t>∼</m:t>
        </m:r>
      </m:oMath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be a</w:t>
        </w:r>
      </w:ins>
      <w:ins w:id="25" w:author="PR Preview" w:date="2026-01-01T00:00:00Z">
        <w:r>
          <w:t xml:space="preserve"> </w:t>
        </w:r>
      </w:ins>
      <w:hyperlink r:id="rId9">
        <w:ins w:id="26" w:author="PR Preview" w:date="2026-01-01T00:00:00Z">
          <w:r>
            <w:rPr>
              <w:rStyle w:val="Hyperlink"/>
            </w:rPr>
            <w:t xml:space="preserve">relation</w:t>
          </w:r>
        </w:ins>
      </w:hyperlink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on a</w:t>
        </w:r>
      </w:ins>
      <w:ins w:id="29" w:author="PR Preview" w:date="2026-01-01T00:00:00Z">
        <w:r>
          <w:t xml:space="preserve"> </w:t>
        </w:r>
      </w:ins>
      <w:hyperlink r:id="rId10">
        <w:ins w:id="30" w:author="PR Preview" w:date="2026-01-01T00:00:00Z">
          <w:r>
            <w:rPr>
              <w:rStyle w:val="Hyperlink"/>
            </w:rPr>
            <w:t xml:space="preserve">set</w:t>
          </w:r>
        </w:ins>
      </w:hyperlink>
      <w:ins w:id="31" w:author="PR Preview" w:date="2026-01-01T00:00:00Z">
        <w:r>
          <w:t xml:space="preserve"> </w:t>
        </w:r>
      </w:ins>
      <m:oMath>
        <m:r>
          <m:t>S</m:t>
        </m:r>
      </m:oMath>
      <w:ins w:id="32" w:author="PR Preview" w:date="2026-01-01T00:00:00Z">
        <w:r>
          <w:t xml:space="preserve">.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The relation</w:t>
        </w:r>
      </w:ins>
      <w:ins w:id="35" w:author="PR Preview" w:date="2026-01-01T00:00:00Z">
        <w:r>
          <w:t xml:space="preserve"> </w:t>
        </w:r>
      </w:ins>
      <m:oMath>
        <m:r>
          <m:rPr>
            <m:sty m:val="p"/>
          </m:rPr>
          <m:t>∼</m:t>
        </m:r>
      </m:oMath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is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rPr>
            <w:b/>
            <w:bCs/>
          </w:rPr>
          <w:t xml:space="preserve">reflexive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[1]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if</w:t>
        </w:r>
      </w:ins>
      <w:ins w:id="4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∼</m:t>
        </m:r>
        <m:r>
          <m:t>a</m:t>
        </m:r>
      </m:oMath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for every</w:t>
        </w:r>
      </w:ins>
      <w:ins w:id="4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S</m:t>
        </m:r>
      </m:oMath>
      <w:ins w:id="48" w:author="PR Preview" w:date="2026-01-01T00:00:00Z">
        <w:r>
          <w:t xml:space="preserve">.</w:t>
        </w:r>
      </w:ins>
    </w:p>
    <w:bookmarkEnd w:id="11"/>
    <w:bookmarkStart w:id="13" w:name="exm-reflexive"/>
    <w:p>
      <w:pPr>
        <w:pStyle w:val="BodyText"/>
      </w:pPr>
      <w:ins w:id="49" w:author="PR Preview" w:date="2026-01-01T00:00:00Z">
        <w:r>
          <w:rPr>
            <w:b/>
            <w:bCs/>
          </w:rPr>
          <w:t xml:space="preserve">Example 1 (Reflexive and non-reflexive relations on the real numbers)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On</w:t>
        </w:r>
      </w:ins>
      <w:ins w:id="52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53" w:author="PR Preview" w:date="2026-01-01T00:00:00Z">
        <w:r>
          <w:t xml:space="preserve">, the</w:t>
        </w:r>
      </w:ins>
      <w:ins w:id="54" w:author="PR Preview" w:date="2026-01-01T00:00:00Z">
        <w:r>
          <w:t xml:space="preserve"> </w:t>
        </w:r>
      </w:ins>
      <w:hyperlink r:id="rId9">
        <w:ins w:id="55" w:author="PR Preview" w:date="2026-01-01T00:00:00Z">
          <w:r>
            <w:rPr>
              <w:rStyle w:val="Hyperlink"/>
            </w:rPr>
            <w:t xml:space="preserve">relation</w:t>
          </w:r>
        </w:ins>
      </w:hyperlink>
      <w:ins w:id="56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</m:oMath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is</w:t>
        </w:r>
      </w:ins>
      <w:ins w:id="59" w:author="PR Preview" w:date="2026-01-01T00:00:00Z">
        <w:r>
          <w:t xml:space="preserve"> </w:t>
        </w:r>
      </w:ins>
      <w:hyperlink w:anchor="def-reflexive">
        <w:ins w:id="60" w:author="PR Preview" w:date="2026-01-01T00:00:00Z">
          <w:r>
            <w:rPr>
              <w:rStyle w:val="Hyperlink"/>
            </w:rPr>
            <w:t xml:space="preserve">reflexive</w:t>
          </w:r>
        </w:ins>
      </w:hyperlink>
      <w:ins w:id="61" w:author="PR Preview" w:date="2026-01-01T00:00:00Z">
        <w:r>
          <w:t xml:space="preserve">,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since</w:t>
        </w:r>
      </w:ins>
      <w:ins w:id="6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a</m:t>
        </m:r>
      </m:oMath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for every</w:t>
        </w:r>
      </w:ins>
      <w:ins w:id="67" w:author="PR Preview" w:date="2026-01-01T00:00:00Z">
        <w:r>
          <w:t xml:space="preserve"> </w:t>
        </w:r>
      </w:ins>
      <w:hyperlink r:id="rId12">
        <w:ins w:id="68" w:author="PR Preview" w:date="2026-01-01T00:00:00Z">
          <w:r>
            <w:rPr>
              <w:rStyle w:val="Hyperlink"/>
            </w:rPr>
            <w:t xml:space="preserve">real number</w:t>
          </w:r>
        </w:ins>
      </w:hyperlink>
      <w:ins w:id="69" w:author="PR Preview" w:date="2026-01-01T00:00:00Z">
        <w:r>
          <w:t xml:space="preserve"> </w:t>
        </w:r>
      </w:ins>
      <m:oMath>
        <m:r>
          <m:t>a</m:t>
        </m:r>
      </m:oMath>
      <w:ins w:id="70" w:author="PR Preview" w:date="2026-01-01T00:00:00Z">
        <w:r>
          <w:t xml:space="preserve">.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The relation</w:t>
        </w:r>
      </w:ins>
      <w:ins w:id="73" w:author="PR Preview" w:date="2026-01-01T00:00:00Z">
        <w:r>
          <w:t xml:space="preserve"> </w:t>
        </w:r>
      </w:ins>
      <m:oMath>
        <m:r>
          <m:rPr>
            <m:sty m:val="p"/>
          </m:rPr>
          <m:t>≤</m:t>
        </m:r>
      </m:oMath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is also reflexive, since</w:t>
        </w:r>
      </w:ins>
      <w:ins w:id="7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a</m:t>
        </m:r>
      </m:oMath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for every real number</w:t>
        </w:r>
      </w:ins>
      <w:ins w:id="79" w:author="PR Preview" w:date="2026-01-01T00:00:00Z">
        <w:r>
          <w:t xml:space="preserve"> </w:t>
        </w:r>
      </w:ins>
      <m:oMath>
        <m:r>
          <m:t>a</m:t>
        </m:r>
      </m:oMath>
      <w:ins w:id="80" w:author="PR Preview" w:date="2026-01-01T00:00:00Z">
        <w:r>
          <w:t xml:space="preserve">.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The relation</w:t>
        </w:r>
      </w:ins>
      <w:ins w:id="83" w:author="PR Preview" w:date="2026-01-01T00:00:00Z">
        <w:r>
          <w:t xml:space="preserve"> </w:t>
        </w:r>
      </w:ins>
      <m:oMath>
        <m:r>
          <m:rPr>
            <m:sty m:val="p"/>
          </m:rPr>
          <m:t>&lt;</m:t>
        </m:r>
      </m:oMath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is not reflexive, since</w:t>
        </w:r>
      </w:ins>
      <w:ins w:id="86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&lt;</m:t>
        </m:r>
        <m:r>
          <m:t>2</m:t>
        </m:r>
      </m:oMath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is false.</w:t>
        </w:r>
      </w:ins>
    </w:p>
    <w:bookmarkEnd w:id="13"/>
    <w:bookmarkStart w:id="16" w:name="def-symmetric-relation"/>
    <w:p>
      <w:pPr>
        <w:pStyle w:val="BodyText"/>
      </w:pPr>
      <w:ins w:id="89" w:author="PR Preview" w:date="2026-01-01T00:00:00Z">
        <w:r>
          <w:rPr>
            <w:b/>
            <w:bCs/>
          </w:rPr>
          <w:t xml:space="preserve">Definition 2 (Symmetric relation)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Let</w:t>
        </w:r>
      </w:ins>
      <w:ins w:id="92" w:author="PR Preview" w:date="2026-01-01T00:00:00Z">
        <w:r>
          <w:t xml:space="preserve"> </w:t>
        </w:r>
      </w:ins>
      <m:oMath>
        <m:r>
          <m:rPr>
            <m:sty m:val="p"/>
          </m:rPr>
          <m:t>∼</m:t>
        </m:r>
      </m:oMath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be a</w:t>
        </w:r>
      </w:ins>
      <w:ins w:id="95" w:author="PR Preview" w:date="2026-01-01T00:00:00Z">
        <w:r>
          <w:t xml:space="preserve"> </w:t>
        </w:r>
      </w:ins>
      <w:hyperlink r:id="rId9">
        <w:ins w:id="96" w:author="PR Preview" w:date="2026-01-01T00:00:00Z">
          <w:r>
            <w:rPr>
              <w:rStyle w:val="Hyperlink"/>
            </w:rPr>
            <w:t xml:space="preserve">relation</w:t>
          </w:r>
        </w:ins>
      </w:hyperlink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on a</w:t>
        </w:r>
      </w:ins>
      <w:ins w:id="99" w:author="PR Preview" w:date="2026-01-01T00:00:00Z">
        <w:r>
          <w:t xml:space="preserve"> </w:t>
        </w:r>
      </w:ins>
      <w:hyperlink r:id="rId10">
        <w:ins w:id="100" w:author="PR Preview" w:date="2026-01-01T00:00:00Z">
          <w:r>
            <w:rPr>
              <w:rStyle w:val="Hyperlink"/>
            </w:rPr>
            <w:t xml:space="preserve">set</w:t>
          </w:r>
        </w:ins>
      </w:hyperlink>
      <w:ins w:id="101" w:author="PR Preview" w:date="2026-01-01T00:00:00Z">
        <w:r>
          <w:t xml:space="preserve"> </w:t>
        </w:r>
      </w:ins>
      <m:oMath>
        <m:r>
          <m:t>S</m:t>
        </m:r>
      </m:oMath>
      <w:ins w:id="102" w:author="PR Preview" w:date="2026-01-01T00:00:00Z">
        <w:r>
          <w:t xml:space="preserve">.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The relation</w:t>
        </w:r>
      </w:ins>
      <w:ins w:id="105" w:author="PR Preview" w:date="2026-01-01T00:00:00Z">
        <w:r>
          <w:t xml:space="preserve"> </w:t>
        </w:r>
      </w:ins>
      <m:oMath>
        <m:r>
          <m:rPr>
            <m:sty m:val="p"/>
          </m:rPr>
          <m:t>∼</m:t>
        </m:r>
      </m:oMath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is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rPr>
            <w:b/>
            <w:bCs/>
          </w:rPr>
          <w:t xml:space="preserve">symmetric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[2]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if,</w:t>
        </w:r>
      </w:ins>
      <w:ins w:id="114" w:author="PR Preview" w:date="2026-01-01T00:00:00Z">
        <w:r>
          <w:t xml:space="preserve"> </w:t>
        </w:r>
      </w:ins>
      <w:hyperlink r:id="rId14">
        <w:ins w:id="115" w:author="PR Preview" w:date="2026-01-01T00:00:00Z">
          <w:r>
            <w:rPr>
              <w:rStyle w:val="Hyperlink"/>
            </w:rPr>
            <w:t xml:space="preserve">for all</w:t>
          </w:r>
        </w:ins>
      </w:hyperlink>
      <w:ins w:id="11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ins w:id="117" w:author="PR Preview" w:date="2026-01-01T00:00:00Z">
        <w:r>
          <w:t xml:space="preserve">,</w:t>
        </w:r>
      </w:ins>
      <w:ins w:id="11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∼</m:t>
        </m:r>
        <m:r>
          <m:t>b</m:t>
        </m:r>
      </m:oMath>
      <w:ins w:id="119" w:author="PR Preview" w:date="2026-01-01T00:00:00Z">
        <w:r>
          <w:t xml:space="preserve"> </w:t>
        </w:r>
      </w:ins>
      <w:hyperlink r:id="rId15">
        <w:ins w:id="120" w:author="PR Preview" w:date="2026-01-01T00:00:00Z">
          <w:r>
            <w:rPr>
              <w:rStyle w:val="Hyperlink"/>
            </w:rPr>
            <w:t xml:space="preserve">implies</w:t>
          </w:r>
        </w:ins>
      </w:hyperlink>
      <w:ins w:id="12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∼</m:t>
        </m:r>
        <m:r>
          <m:t>a</m:t>
        </m:r>
      </m:oMath>
      <w:ins w:id="122" w:author="PR Preview" w:date="2026-01-01T00:00:00Z">
        <w:r>
          <w:t xml:space="preserve">.</w:t>
        </w:r>
      </w:ins>
    </w:p>
    <w:bookmarkEnd w:id="16"/>
    <w:bookmarkStart w:id="17" w:name="exm-symmetric-relation"/>
    <w:p>
      <w:pPr>
        <w:pStyle w:val="BodyText"/>
      </w:pPr>
      <w:ins w:id="123" w:author="PR Preview" w:date="2026-01-01T00:00:00Z">
        <w:r>
          <w:rPr>
            <w:b/>
            <w:bCs/>
          </w:rPr>
          <w:t xml:space="preserve">Example 2 (Symmetric and non-symmetric relations on the real numbers)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On</w:t>
        </w:r>
      </w:ins>
      <w:ins w:id="126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127" w:author="PR Preview" w:date="2026-01-01T00:00:00Z">
        <w:r>
          <w:t xml:space="preserve">, the</w:t>
        </w:r>
      </w:ins>
      <w:ins w:id="128" w:author="PR Preview" w:date="2026-01-01T00:00:00Z">
        <w:r>
          <w:t xml:space="preserve"> </w:t>
        </w:r>
      </w:ins>
      <w:hyperlink r:id="rId9">
        <w:ins w:id="129" w:author="PR Preview" w:date="2026-01-01T00:00:00Z">
          <w:r>
            <w:rPr>
              <w:rStyle w:val="Hyperlink"/>
            </w:rPr>
            <w:t xml:space="preserve">relation</w:t>
          </w:r>
        </w:ins>
      </w:hyperlink>
      <w:ins w:id="130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</m:oMath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is</w:t>
        </w:r>
      </w:ins>
      <w:ins w:id="133" w:author="PR Preview" w:date="2026-01-01T00:00:00Z">
        <w:r>
          <w:t xml:space="preserve"> </w:t>
        </w:r>
      </w:ins>
      <w:hyperlink w:anchor="def-symmetric-relation">
        <w:ins w:id="134" w:author="PR Preview" w:date="2026-01-01T00:00:00Z">
          <w:r>
            <w:rPr>
              <w:rStyle w:val="Hyperlink"/>
            </w:rPr>
            <w:t xml:space="preserve">symmetric</w:t>
          </w:r>
        </w:ins>
      </w:hyperlink>
      <w:ins w:id="135" w:author="PR Preview" w:date="2026-01-01T00:00:00Z">
        <w:r>
          <w:t xml:space="preserve">:</w:t>
        </w:r>
      </w:ins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whenever</w:t>
        </w:r>
      </w:ins>
      <w:ins w:id="13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b</m:t>
        </m:r>
      </m:oMath>
      <w:ins w:id="139" w:author="PR Preview" w:date="2026-01-01T00:00:00Z">
        <w:r>
          <w:t xml:space="preserve">, also</w:t>
        </w:r>
      </w:ins>
      <w:ins w:id="14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a</m:t>
        </m:r>
      </m:oMath>
      <w:ins w:id="141" w:author="PR Preview" w:date="2026-01-01T00:00:00Z">
        <w:r>
          <w:t xml:space="preserve">.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The relation</w:t>
        </w:r>
      </w:ins>
      <w:ins w:id="144" w:author="PR Preview" w:date="2026-01-01T00:00:00Z">
        <w:r>
          <w:t xml:space="preserve"> </w:t>
        </w:r>
      </w:ins>
      <m:oMath>
        <m:r>
          <m:rPr>
            <m:sty m:val="p"/>
          </m:rPr>
          <m:t>≤</m:t>
        </m:r>
      </m:oMath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is not symmetric, since</w:t>
        </w:r>
      </w:ins>
      <w:ins w:id="147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≤</m:t>
        </m:r>
        <m:r>
          <m:t>5</m:t>
        </m:r>
      </m:oMath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is true but</w:t>
        </w:r>
      </w:ins>
      <w:ins w:id="150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≤</m:t>
        </m:r>
        <m:r>
          <m:t>2</m:t>
        </m:r>
      </m:oMath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is false.</w:t>
        </w:r>
      </w:ins>
    </w:p>
    <w:bookmarkEnd w:id="17"/>
    <w:bookmarkEnd w:id="18"/>
    <w:bookmarkStart w:id="27" w:name="equivalence-relations"/>
    <w:p>
      <w:pPr>
        <w:pStyle w:val="Heading2"/>
      </w:pPr>
      <w:ins w:id="153" w:author="PR Preview" w:date="2026-01-01T00:00:00Z">
        <w:r>
          <w:t xml:space="preserve">2 Equivalence relations</w:t>
        </w:r>
      </w:ins>
    </w:p>
    <w:bookmarkStart w:id="20" w:name="def-equivalence-relation"/>
    <w:p>
      <w:pPr>
        <w:pStyle w:val="FirstParagraph"/>
      </w:pPr>
      <w:ins w:id="154" w:author="PR Preview" w:date="2026-01-01T00:00:00Z">
        <w:r>
          <w:rPr>
            <w:b/>
            <w:bCs/>
          </w:rPr>
          <w:t xml:space="preserve">Definition 3 (Equivalence relation)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Let</w:t>
        </w:r>
      </w:ins>
      <w:ins w:id="157" w:author="PR Preview" w:date="2026-01-01T00:00:00Z">
        <w:r>
          <w:t xml:space="preserve"> </w:t>
        </w:r>
      </w:ins>
      <m:oMath>
        <m:r>
          <m:rPr>
            <m:sty m:val="p"/>
          </m:rPr>
          <m:t>∼</m:t>
        </m:r>
      </m:oMath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be a</w:t>
        </w:r>
      </w:ins>
      <w:ins w:id="160" w:author="PR Preview" w:date="2026-01-01T00:00:00Z">
        <w:r>
          <w:t xml:space="preserve"> </w:t>
        </w:r>
      </w:ins>
      <w:hyperlink r:id="rId9">
        <w:ins w:id="161" w:author="PR Preview" w:date="2026-01-01T00:00:00Z">
          <w:r>
            <w:rPr>
              <w:rStyle w:val="Hyperlink"/>
            </w:rPr>
            <w:t xml:space="preserve">relation</w:t>
          </w:r>
        </w:ins>
      </w:hyperlink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on a</w:t>
        </w:r>
      </w:ins>
      <w:ins w:id="164" w:author="PR Preview" w:date="2026-01-01T00:00:00Z">
        <w:r>
          <w:t xml:space="preserve"> </w:t>
        </w:r>
      </w:ins>
      <w:hyperlink r:id="rId10">
        <w:ins w:id="165" w:author="PR Preview" w:date="2026-01-01T00:00:00Z">
          <w:r>
            <w:rPr>
              <w:rStyle w:val="Hyperlink"/>
            </w:rPr>
            <w:t xml:space="preserve">set</w:t>
          </w:r>
        </w:ins>
      </w:hyperlink>
      <w:ins w:id="166" w:author="PR Preview" w:date="2026-01-01T00:00:00Z">
        <w:r>
          <w:t xml:space="preserve"> </w:t>
        </w:r>
      </w:ins>
      <m:oMath>
        <m:r>
          <m:t>S</m:t>
        </m:r>
      </m:oMath>
      <w:ins w:id="167" w:author="PR Preview" w:date="2026-01-01T00:00:00Z">
        <w:r>
          <w:t xml:space="preserve">.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The relation</w:t>
        </w:r>
      </w:ins>
      <w:ins w:id="170" w:author="PR Preview" w:date="2026-01-01T00:00:00Z">
        <w:r>
          <w:t xml:space="preserve"> </w:t>
        </w:r>
      </w:ins>
      <m:oMath>
        <m:r>
          <m:rPr>
            <m:sty m:val="p"/>
          </m:rPr>
          <m:t>∼</m:t>
        </m:r>
      </m:oMath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is an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rPr>
            <w:b/>
            <w:bCs/>
          </w:rPr>
          <w:t xml:space="preserve">equivalence relation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[3]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if it is</w:t>
        </w:r>
      </w:ins>
      <w:ins w:id="179" w:author="PR Preview" w:date="2026-01-01T00:00:00Z">
        <w:r>
          <w:t xml:space="preserve"> </w:t>
        </w:r>
      </w:ins>
      <w:hyperlink w:anchor="def-reflexive">
        <w:ins w:id="180" w:author="PR Preview" w:date="2026-01-01T00:00:00Z">
          <w:r>
            <w:rPr>
              <w:rStyle w:val="Hyperlink"/>
            </w:rPr>
            <w:t xml:space="preserve">reflexive</w:t>
          </w:r>
        </w:ins>
      </w:hyperlink>
      <w:ins w:id="181" w:author="PR Preview" w:date="2026-01-01T00:00:00Z">
        <w:r>
          <w:t xml:space="preserve">,</w:t>
        </w:r>
      </w:ins>
      <w:ins w:id="182" w:author="PR Preview" w:date="2026-01-01T00:00:00Z">
        <w:r>
          <w:t xml:space="preserve"> </w:t>
        </w:r>
      </w:ins>
      <w:hyperlink w:anchor="def-symmetric-relation">
        <w:ins w:id="183" w:author="PR Preview" w:date="2026-01-01T00:00:00Z">
          <w:r>
            <w:rPr>
              <w:rStyle w:val="Hyperlink"/>
            </w:rPr>
            <w:t xml:space="preserve">symmetric</w:t>
          </w:r>
        </w:ins>
      </w:hyperlink>
      <w:ins w:id="184" w:author="PR Preview" w:date="2026-01-01T00:00:00Z">
        <w:r>
          <w:t xml:space="preserve">,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and</w:t>
        </w:r>
      </w:ins>
      <w:ins w:id="187" w:author="PR Preview" w:date="2026-01-01T00:00:00Z">
        <w:r>
          <w:t xml:space="preserve"> </w:t>
        </w:r>
      </w:ins>
      <w:hyperlink r:id="rId19">
        <w:ins w:id="188" w:author="PR Preview" w:date="2026-01-01T00:00:00Z">
          <w:r>
            <w:rPr>
              <w:rStyle w:val="Hyperlink"/>
            </w:rPr>
            <w:t xml:space="preserve">transitive</w:t>
          </w:r>
        </w:ins>
      </w:hyperlink>
      <w:ins w:id="189" w:author="PR Preview" w:date="2026-01-01T00:00:00Z">
        <w:r>
          <w:t xml:space="preserve">.</w:t>
        </w:r>
      </w:ins>
    </w:p>
    <w:bookmarkEnd w:id="20"/>
    <w:bookmarkStart w:id="24" w:name="exm-equivalence-relation"/>
    <w:p>
      <w:pPr>
        <w:pStyle w:val="BodyText"/>
      </w:pPr>
      <w:ins w:id="190" w:author="PR Preview" w:date="2026-01-01T00:00:00Z">
        <w:r>
          <w:rPr>
            <w:b/>
            <w:bCs/>
          </w:rPr>
          <w:t xml:space="preserve">Example 3 (Integers with an even difference)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On the</w:t>
        </w:r>
      </w:ins>
      <w:ins w:id="193" w:author="PR Preview" w:date="2026-01-01T00:00:00Z">
        <w:r>
          <w:t xml:space="preserve"> </w:t>
        </w:r>
      </w:ins>
      <w:hyperlink r:id="rId21">
        <w:ins w:id="194" w:author="PR Preview" w:date="2026-01-01T00:00:00Z">
          <w:r>
            <w:rPr>
              <w:rStyle w:val="Hyperlink"/>
            </w:rPr>
            <w:t xml:space="preserve">integers</w:t>
          </w:r>
        </w:ins>
      </w:hyperlink>
      <w:ins w:id="195" w:author="PR Preview" w:date="2026-01-01T00:00:00Z">
        <w:r>
          <w:t xml:space="preserve">,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define the</w:t>
        </w:r>
      </w:ins>
      <w:ins w:id="198" w:author="PR Preview" w:date="2026-01-01T00:00:00Z">
        <w:r>
          <w:t xml:space="preserve"> </w:t>
        </w:r>
      </w:ins>
      <w:hyperlink r:id="rId9">
        <w:ins w:id="199" w:author="PR Preview" w:date="2026-01-01T00:00:00Z">
          <w:r>
            <w:rPr>
              <w:rStyle w:val="Hyperlink"/>
            </w:rPr>
            <w:t xml:space="preserve">relation</w:t>
          </w:r>
        </w:ins>
      </w:hyperlink>
      <w:ins w:id="200" w:author="PR Preview" w:date="2026-01-01T00:00:00Z">
        <w:r>
          <w:t xml:space="preserve"> </w:t>
        </w:r>
      </w:ins>
      <m:oMath>
        <m:r>
          <m:rPr>
            <m:sty m:val="p"/>
          </m:rPr>
          <m:t>∼</m:t>
        </m:r>
      </m:oMath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by</w:t>
        </w:r>
      </w:ins>
      <w:ins w:id="20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∼</m:t>
        </m:r>
        <m:r>
          <m:t>b</m:t>
        </m:r>
      </m:oMath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when</w:t>
        </w:r>
      </w:ins>
      <w:ins w:id="20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−</m:t>
        </m:r>
        <m:r>
          <m:t>b</m:t>
        </m:r>
      </m:oMath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is</w:t>
        </w:r>
      </w:ins>
      <w:ins w:id="209" w:author="PR Preview" w:date="2026-01-01T00:00:00Z">
        <w:r>
          <w:t xml:space="preserve"> </w:t>
        </w:r>
      </w:ins>
      <w:hyperlink r:id="rId22">
        <w:ins w:id="210" w:author="PR Preview" w:date="2026-01-01T00:00:00Z">
          <w:r>
            <w:rPr>
              <w:rStyle w:val="Hyperlink"/>
            </w:rPr>
            <w:t xml:space="preserve">even</w:t>
          </w:r>
        </w:ins>
      </w:hyperlink>
      <w:ins w:id="211" w:author="PR Preview" w:date="2026-01-01T00:00:00Z">
        <w:r>
          <w:t xml:space="preserve">.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For example,</w:t>
        </w:r>
      </w:ins>
      <w:ins w:id="214" w:author="PR Preview" w:date="2026-01-01T00:00:00Z">
        <w:r>
          <w:t xml:space="preserve"> </w:t>
        </w:r>
      </w:ins>
      <m:oMath>
        <m:r>
          <m:t>7</m:t>
        </m:r>
        <m:r>
          <m:rPr>
            <m:sty m:val="p"/>
          </m:rPr>
          <m:t>∼</m:t>
        </m:r>
        <m:r>
          <m:t>3</m:t>
        </m:r>
      </m:oMath>
      <w:ins w:id="215" w:author="PR Preview" w:date="2026-01-01T00:00:00Z">
        <w:r>
          <w:t xml:space="preserve">, since</w:t>
        </w:r>
      </w:ins>
      <w:ins w:id="216" w:author="PR Preview" w:date="2026-01-01T00:00:00Z">
        <w:r>
          <w:t xml:space="preserve"> </w:t>
        </w:r>
      </w:ins>
      <m:oMath>
        <m:r>
          <m:t>7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</m:oMath>
      <w:ins w:id="217" w:author="PR Preview" w:date="2026-01-01T00:00:00Z">
        <w:r>
          <w:t xml:space="preserve">,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but</w:t>
        </w:r>
      </w:ins>
      <w:ins w:id="220" w:author="PR Preview" w:date="2026-01-01T00:00:00Z">
        <w:r>
          <w:t xml:space="preserve"> </w:t>
        </w:r>
      </w:ins>
      <m:oMath>
        <m:r>
          <m:t>7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t>4</m:t>
        </m:r>
      </m:oMath>
      <w:ins w:id="221" w:author="PR Preview" w:date="2026-01-01T00:00:00Z">
        <w:r>
          <w:t xml:space="preserve">, since</w:t>
        </w:r>
      </w:ins>
      <w:ins w:id="222" w:author="PR Preview" w:date="2026-01-01T00:00:00Z">
        <w:r>
          <w:t xml:space="preserve"> </w:t>
        </w:r>
      </w:ins>
      <m:oMath>
        <m:r>
          <m:t>7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3</m:t>
        </m:r>
      </m:oMath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is</w:t>
        </w:r>
      </w:ins>
      <w:ins w:id="225" w:author="PR Preview" w:date="2026-01-01T00:00:00Z">
        <w:r>
          <w:t xml:space="preserve"> </w:t>
        </w:r>
      </w:ins>
      <w:hyperlink r:id="rId23">
        <w:ins w:id="226" w:author="PR Preview" w:date="2026-01-01T00:00:00Z">
          <w:r>
            <w:rPr>
              <w:rStyle w:val="Hyperlink"/>
            </w:rPr>
            <w:t xml:space="preserve">odd</w:t>
          </w:r>
        </w:ins>
      </w:hyperlink>
      <w:ins w:id="227" w:author="PR Preview" w:date="2026-01-01T00:00:00Z">
        <w:r>
          <w:t xml:space="preserve">.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The relation</w:t>
        </w:r>
      </w:ins>
      <w:ins w:id="230" w:author="PR Preview" w:date="2026-01-01T00:00:00Z">
        <w:r>
          <w:t xml:space="preserve"> </w:t>
        </w:r>
      </w:ins>
      <m:oMath>
        <m:r>
          <m:rPr>
            <m:sty m:val="p"/>
          </m:rPr>
          <m:t>∼</m:t>
        </m:r>
      </m:oMath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is an</w:t>
        </w:r>
      </w:ins>
      <w:ins w:id="233" w:author="PR Preview" w:date="2026-01-01T00:00:00Z">
        <w:r>
          <w:t xml:space="preserve"> </w:t>
        </w:r>
      </w:ins>
      <w:hyperlink w:anchor="def-equivalence-relation">
        <w:ins w:id="234" w:author="PR Preview" w:date="2026-01-01T00:00:00Z">
          <w:r>
            <w:rPr>
              <w:rStyle w:val="Hyperlink"/>
            </w:rPr>
            <w:t xml:space="preserve">equivalence relation</w:t>
          </w:r>
        </w:ins>
      </w:hyperlink>
      <w:ins w:id="235" w:author="PR Preview" w:date="2026-01-01T00:00:00Z">
        <w:r>
          <w:t xml:space="preserve">.</w:t>
        </w:r>
      </w:ins>
    </w:p>
    <w:p>
      <w:pPr>
        <w:pStyle w:val="BodyText"/>
      </w:pPr>
      <w:hyperlink w:anchor="def-reflexive">
        <w:ins w:id="236" w:author="PR Preview" w:date="2026-01-01T00:00:00Z">
          <w:r>
            <w:rPr>
              <w:rStyle w:val="Hyperlink"/>
              <w:b/>
              <w:bCs/>
            </w:rPr>
            <w:t xml:space="preserve">Reflexive</w:t>
          </w:r>
        </w:ins>
      </w:hyperlink>
      <w:ins w:id="237" w:author="PR Preview" w:date="2026-01-01T00:00:00Z">
        <w:r>
          <w:rPr>
            <w:b/>
            <w:bCs/>
          </w:rPr>
          <w:t xml:space="preserve">.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For every</w:t>
        </w:r>
      </w:ins>
      <w:ins w:id="240" w:author="PR Preview" w:date="2026-01-01T00:00:00Z">
        <w:r>
          <w:t xml:space="preserve"> </w:t>
        </w:r>
      </w:ins>
      <w:hyperlink r:id="rId21">
        <w:ins w:id="241" w:author="PR Preview" w:date="2026-01-01T00:00:00Z">
          <w:r>
            <w:rPr>
              <w:rStyle w:val="Hyperlink"/>
            </w:rPr>
            <w:t xml:space="preserve">integer</w:t>
          </w:r>
        </w:ins>
      </w:hyperlink>
      <w:ins w:id="242" w:author="PR Preview" w:date="2026-01-01T00:00:00Z">
        <w:r>
          <w:t xml:space="preserve"> </w:t>
        </w:r>
      </w:ins>
      <m:oMath>
        <m:r>
          <m:t>a</m:t>
        </m:r>
      </m:oMath>
      <w:ins w:id="243" w:author="PR Preview" w:date="2026-01-01T00:00:00Z">
        <w:r>
          <w:t xml:space="preserve">,</w:t>
        </w:r>
      </w:ins>
      <w:ins w:id="24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ins w:id="245" w:author="PR Preview" w:date="2026-01-01T00:00:00Z">
        <w:r>
          <w:t xml:space="preserve">, so</w:t>
        </w:r>
      </w:ins>
      <w:ins w:id="24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∼</m:t>
        </m:r>
        <m:r>
          <m:t>a</m:t>
        </m:r>
      </m:oMath>
      <w:ins w:id="247" w:author="PR Preview" w:date="2026-01-01T00:00:00Z">
        <w:r>
          <w:t xml:space="preserve">.</w:t>
        </w:r>
      </w:ins>
    </w:p>
    <w:p>
      <w:pPr>
        <w:pStyle w:val="BodyText"/>
      </w:pPr>
      <w:hyperlink w:anchor="def-symmetric-relation">
        <w:ins w:id="248" w:author="PR Preview" w:date="2026-01-01T00:00:00Z">
          <w:r>
            <w:rPr>
              <w:rStyle w:val="Hyperlink"/>
              <w:b/>
              <w:bCs/>
            </w:rPr>
            <w:t xml:space="preserve">Symmetric</w:t>
          </w:r>
        </w:ins>
      </w:hyperlink>
      <w:ins w:id="249" w:author="PR Preview" w:date="2026-01-01T00:00:00Z">
        <w:r>
          <w:rPr>
            <w:b/>
            <w:bCs/>
          </w:rPr>
          <w:t xml:space="preserve">.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Suppose</w:t>
        </w:r>
      </w:ins>
      <w:ins w:id="25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∼</m:t>
        </m:r>
        <m:r>
          <m:t>b</m:t>
        </m:r>
      </m:oMath>
      <w:ins w:id="253" w:author="PR Preview" w:date="2026-01-01T00:00:00Z">
        <w:r>
          <w:t xml:space="preserve">, so</w:t>
        </w:r>
      </w:ins>
      <w:ins w:id="25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for some integer</w:t>
        </w:r>
      </w:ins>
      <w:ins w:id="257" w:author="PR Preview" w:date="2026-01-01T00:00:00Z">
        <w:r>
          <w:t xml:space="preserve"> </w:t>
        </w:r>
      </w:ins>
      <m:oMath>
        <m:r>
          <m:t>k</m:t>
        </m:r>
      </m:oMath>
      <w:ins w:id="258" w:author="PR Preview" w:date="2026-01-01T00:00:00Z">
        <w:r>
          <w:t xml:space="preserve">.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(negate the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261" w:author="PR Preview" w:date="2026-01-01T00:00:00Z">
        <w:r>
          <w:t xml:space="preserve">and</w:t>
        </w:r>
      </w:ins>
      <w:ins w:id="26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k</m:t>
        </m:r>
      </m:oMath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is an integer, so</w:t>
        </w:r>
      </w:ins>
      <w:ins w:id="265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∼</m:t>
        </m:r>
        <m:r>
          <m:t>a</m:t>
        </m:r>
      </m:oMath>
      <w:ins w:id="266" w:author="PR Preview" w:date="2026-01-01T00:00:00Z">
        <w:r>
          <w:t xml:space="preserve">.</w:t>
        </w:r>
      </w:ins>
    </w:p>
    <w:p>
      <w:pPr>
        <w:pStyle w:val="BodyText"/>
      </w:pPr>
      <w:hyperlink r:id="rId19">
        <w:ins w:id="267" w:author="PR Preview" w:date="2026-01-01T00:00:00Z">
          <w:r>
            <w:rPr>
              <w:rStyle w:val="Hyperlink"/>
              <w:b/>
              <w:bCs/>
            </w:rPr>
            <w:t xml:space="preserve">Transitive</w:t>
          </w:r>
        </w:ins>
      </w:hyperlink>
      <w:ins w:id="268" w:author="PR Preview" w:date="2026-01-01T00:00:00Z">
        <w:r>
          <w:rPr>
            <w:b/>
            <w:bCs/>
          </w:rPr>
          <w:t xml:space="preserve">.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Suppose</w:t>
        </w:r>
      </w:ins>
      <w:ins w:id="27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∼</m:t>
        </m:r>
        <m:r>
          <m:t>b</m:t>
        </m:r>
      </m:oMath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and</w:t>
        </w:r>
      </w:ins>
      <w:ins w:id="274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∼</m:t>
        </m:r>
        <m:r>
          <m:t>c</m:t>
        </m:r>
      </m:oMath>
      <w:ins w:id="275" w:author="PR Preview" w:date="2026-01-01T00:00:00Z">
        <w:r>
          <w:t xml:space="preserve">,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so</w:t>
        </w:r>
      </w:ins>
      <w:ins w:id="27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2</m:t>
        </m:r>
        <m:r>
          <m:t>j</m:t>
        </m:r>
      </m:oMath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and</w:t>
        </w:r>
      </w:ins>
      <w:ins w:id="28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=</m:t>
        </m:r>
        <m:r>
          <m:t>2</m:t>
        </m:r>
        <m:r>
          <m:t>k</m:t>
        </m:r>
      </m:oMath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for some integers</w:t>
        </w:r>
      </w:ins>
      <w:ins w:id="284" w:author="PR Preview" w:date="2026-01-01T00:00:00Z">
        <w:r>
          <w:t xml:space="preserve"> </w:t>
        </w:r>
      </w:ins>
      <m:oMath>
        <m:r>
          <m:t>j</m:t>
        </m:r>
      </m:oMath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and</w:t>
        </w:r>
      </w:ins>
      <w:ins w:id="287" w:author="PR Preview" w:date="2026-01-01T00:00:00Z">
        <w:r>
          <w:t xml:space="preserve"> </w:t>
        </w:r>
      </w:ins>
      <m:oMath>
        <m:r>
          <m:t>k</m:t>
        </m:r>
      </m:oMath>
      <w:ins w:id="288" w:author="PR Preview" w:date="2026-01-01T00:00:00Z">
        <w:r>
          <w:t xml:space="preserve">.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b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ins w:id="291" w:author="PR Preview" w:date="2026-01-01T00:00:00Z">
        <w:r>
          <w:t xml:space="preserve">and</w:t>
        </w:r>
      </w:ins>
      <w:ins w:id="292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+</m:t>
        </m:r>
        <m:r>
          <m:t>k</m:t>
        </m:r>
      </m:oMath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is an integer, so</w:t>
        </w:r>
      </w:ins>
      <w:ins w:id="29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∼</m:t>
        </m:r>
        <m:r>
          <m:t>c</m:t>
        </m:r>
      </m:oMath>
      <w:ins w:id="296" w:author="PR Preview" w:date="2026-01-01T00:00:00Z">
        <w:r>
          <w:t xml:space="preserve">.</w:t>
        </w:r>
      </w:ins>
    </w:p>
    <w:bookmarkEnd w:id="24"/>
    <w:bookmarkStart w:id="25" w:name="def-equivalence-class"/>
    <w:p>
      <w:pPr>
        <w:pStyle w:val="BodyText"/>
      </w:pPr>
      <w:ins w:id="297" w:author="PR Preview" w:date="2026-01-01T00:00:00Z">
        <w:r>
          <w:rPr>
            <w:b/>
            <w:bCs/>
          </w:rPr>
          <w:t xml:space="preserve">Definition 4 (Equivalence class)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Let</w:t>
        </w:r>
      </w:ins>
      <w:ins w:id="300" w:author="PR Preview" w:date="2026-01-01T00:00:00Z">
        <w:r>
          <w:t xml:space="preserve"> </w:t>
        </w:r>
      </w:ins>
      <m:oMath>
        <m:r>
          <m:rPr>
            <m:sty m:val="p"/>
          </m:rPr>
          <m:t>∼</m:t>
        </m:r>
      </m:oMath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be an</w:t>
        </w:r>
      </w:ins>
      <w:ins w:id="303" w:author="PR Preview" w:date="2026-01-01T00:00:00Z">
        <w:r>
          <w:t xml:space="preserve"> </w:t>
        </w:r>
      </w:ins>
      <w:hyperlink w:anchor="def-equivalence-relation">
        <w:ins w:id="304" w:author="PR Preview" w:date="2026-01-01T00:00:00Z">
          <w:r>
            <w:rPr>
              <w:rStyle w:val="Hyperlink"/>
            </w:rPr>
            <w:t xml:space="preserve">equivalence relation</w:t>
          </w:r>
        </w:ins>
      </w:hyperlink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on a</w:t>
        </w:r>
      </w:ins>
      <w:ins w:id="307" w:author="PR Preview" w:date="2026-01-01T00:00:00Z">
        <w:r>
          <w:t xml:space="preserve"> </w:t>
        </w:r>
      </w:ins>
      <w:hyperlink r:id="rId10">
        <w:ins w:id="308" w:author="PR Preview" w:date="2026-01-01T00:00:00Z">
          <w:r>
            <w:rPr>
              <w:rStyle w:val="Hyperlink"/>
            </w:rPr>
            <w:t xml:space="preserve">set</w:t>
          </w:r>
        </w:ins>
      </w:hyperlink>
      <w:ins w:id="309" w:author="PR Preview" w:date="2026-01-01T00:00:00Z">
        <w:r>
          <w:t xml:space="preserve"> </w:t>
        </w:r>
      </w:ins>
      <m:oMath>
        <m:r>
          <m:t>S</m:t>
        </m:r>
      </m:oMath>
      <w:ins w:id="310" w:author="PR Preview" w:date="2026-01-01T00:00:00Z">
        <w:r>
          <w:t xml:space="preserve">,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and let</w:t>
        </w:r>
      </w:ins>
      <w:ins w:id="31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S</m:t>
        </m:r>
      </m:oMath>
      <w:ins w:id="314" w:author="PR Preview" w:date="2026-01-01T00:00:00Z">
        <w:r>
          <w:t xml:space="preserve">.</w:t>
        </w:r>
      </w:ins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The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rPr>
            <w:b/>
            <w:bCs/>
          </w:rPr>
          <w:t xml:space="preserve">equivalence class</w:t>
        </w:r>
      </w:ins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[4]</w:t>
        </w:r>
      </w:ins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of</w:t>
        </w:r>
      </w:ins>
      <w:ins w:id="323" w:author="PR Preview" w:date="2026-01-01T00:00:00Z">
        <w:r>
          <w:t xml:space="preserve"> </w:t>
        </w:r>
      </w:ins>
      <m:oMath>
        <m:r>
          <m:t>a</m:t>
        </m:r>
      </m:oMath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is the set of elements of</w:t>
        </w:r>
      </w:ins>
      <w:ins w:id="326" w:author="PR Preview" w:date="2026-01-01T00:00:00Z">
        <w:r>
          <w:t xml:space="preserve"> </w:t>
        </w:r>
      </w:ins>
      <m:oMath>
        <m:r>
          <m:t>S</m:t>
        </m:r>
      </m:oMath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related to</w:t>
        </w:r>
      </w:ins>
      <w:ins w:id="329" w:author="PR Preview" w:date="2026-01-01T00:00:00Z">
        <w:r>
          <w:t xml:space="preserve"> </w:t>
        </w:r>
      </w:ins>
      <m:oMath>
        <m:r>
          <m:t>a</m:t>
        </m:r>
      </m:oMath>
      <w:ins w:id="33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∼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"/>
    <w:bookmarkStart w:id="26" w:name="exm-equivalence-class"/>
    <w:p>
      <w:pPr>
        <w:pStyle w:val="FirstParagraph"/>
      </w:pPr>
      <w:ins w:id="331" w:author="PR Preview" w:date="2026-01-01T00:00:00Z">
        <w:r>
          <w:rPr>
            <w:b/>
            <w:bCs/>
          </w:rPr>
          <w:t xml:space="preserve">Example 4 (Equivalence classes of integers with an even difference)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Let</w:t>
        </w:r>
      </w:ins>
      <w:ins w:id="334" w:author="PR Preview" w:date="2026-01-01T00:00:00Z">
        <w:r>
          <w:t xml:space="preserve"> </w:t>
        </w:r>
      </w:ins>
      <m:oMath>
        <m:r>
          <m:rPr>
            <m:sty m:val="p"/>
          </m:rPr>
          <m:t>∼</m:t>
        </m:r>
      </m:oMath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be the</w:t>
        </w:r>
      </w:ins>
      <w:ins w:id="337" w:author="PR Preview" w:date="2026-01-01T00:00:00Z">
        <w:r>
          <w:t xml:space="preserve"> </w:t>
        </w:r>
      </w:ins>
      <w:hyperlink w:anchor="def-equivalence-relation">
        <w:ins w:id="338" w:author="PR Preview" w:date="2026-01-01T00:00:00Z">
          <w:r>
            <w:rPr>
              <w:rStyle w:val="Hyperlink"/>
            </w:rPr>
            <w:t xml:space="preserve">equivalence relation</w:t>
          </w:r>
        </w:ins>
      </w:hyperlink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of</w:t>
        </w:r>
      </w:ins>
      <w:ins w:id="341" w:author="PR Preview" w:date="2026-01-01T00:00:00Z">
        <w:r>
          <w:t xml:space="preserve"> </w:t>
        </w:r>
      </w:ins>
      <w:hyperlink w:anchor="exm-equivalence-relation">
        <w:ins w:id="342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on the</w:t>
        </w:r>
      </w:ins>
      <w:ins w:id="345" w:author="PR Preview" w:date="2026-01-01T00:00:00Z">
        <w:r>
          <w:t xml:space="preserve"> </w:t>
        </w:r>
      </w:ins>
      <w:hyperlink r:id="rId21">
        <w:ins w:id="346" w:author="PR Preview" w:date="2026-01-01T00:00:00Z">
          <w:r>
            <w:rPr>
              <w:rStyle w:val="Hyperlink"/>
            </w:rPr>
            <w:t xml:space="preserve">integers</w:t>
          </w:r>
        </w:ins>
      </w:hyperlink>
      <w:ins w:id="347" w:author="PR Preview" w:date="2026-01-01T00:00:00Z">
        <w:r>
          <w:t xml:space="preserve">.</w:t>
        </w:r>
      </w:ins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The</w:t>
        </w:r>
      </w:ins>
      <w:ins w:id="350" w:author="PR Preview" w:date="2026-01-01T00:00:00Z">
        <w:r>
          <w:t xml:space="preserve"> </w:t>
        </w:r>
      </w:ins>
      <w:hyperlink w:anchor="def-equivalence-class">
        <w:ins w:id="351" w:author="PR Preview" w:date="2026-01-01T00:00:00Z">
          <w:r>
            <w:rPr>
              <w:rStyle w:val="Hyperlink"/>
            </w:rPr>
            <w:t xml:space="preserve">equivalence class</w:t>
          </w:r>
        </w:ins>
      </w:hyperlink>
      <w:ins w:id="35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holds the integers</w:t>
        </w:r>
      </w:ins>
      <w:ins w:id="355" w:author="PR Preview" w:date="2026-01-01T00:00:00Z">
        <w:r>
          <w:t xml:space="preserve"> </w:t>
        </w:r>
      </w:ins>
      <m:oMath>
        <m:r>
          <m:t>b</m:t>
        </m:r>
      </m:oMath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with</w:t>
        </w:r>
      </w:ins>
      <w:ins w:id="35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−</m:t>
        </m:r>
        <m:r>
          <m:t>0</m:t>
        </m:r>
      </m:oMath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even,</w:t>
        </w:r>
      </w:ins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which are the</w:t>
        </w:r>
      </w:ins>
      <w:ins w:id="363" w:author="PR Preview" w:date="2026-01-01T00:00:00Z">
        <w:r>
          <w:t xml:space="preserve"> </w:t>
        </w:r>
      </w:ins>
      <w:hyperlink r:id="rId22">
        <w:ins w:id="364" w:author="PR Preview" w:date="2026-01-01T00:00:00Z">
          <w:r>
            <w:rPr>
              <w:rStyle w:val="Hyperlink"/>
            </w:rPr>
            <w:t xml:space="preserve">even integers</w:t>
          </w:r>
        </w:ins>
      </w:hyperlink>
      <w:ins w:id="365" w:author="PR Preview" w:date="2026-01-01T00:00:00Z">
        <w:r>
          <w:t xml:space="preserve">:</w:t>
        </w:r>
      </w:ins>
      <w:ins w:id="36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367" w:author="PR Preview" w:date="2026-01-01T00:00:00Z">
        <w:r>
          <w:t xml:space="preserve">.</w:t>
        </w:r>
      </w:ins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The class</w:t>
        </w:r>
      </w:ins>
      <w:ins w:id="37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holds the integers</w:t>
        </w:r>
      </w:ins>
      <w:ins w:id="373" w:author="PR Preview" w:date="2026-01-01T00:00:00Z">
        <w:r>
          <w:t xml:space="preserve"> </w:t>
        </w:r>
      </w:ins>
      <m:oMath>
        <m:r>
          <m:t>b</m:t>
        </m:r>
      </m:oMath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with</w:t>
        </w:r>
      </w:ins>
      <w:ins w:id="37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−</m:t>
        </m:r>
        <m:r>
          <m:t>1</m:t>
        </m:r>
      </m:oMath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even,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which are the</w:t>
        </w:r>
      </w:ins>
      <w:ins w:id="381" w:author="PR Preview" w:date="2026-01-01T00:00:00Z">
        <w:r>
          <w:t xml:space="preserve"> </w:t>
        </w:r>
      </w:ins>
      <w:hyperlink r:id="rId23">
        <w:ins w:id="382" w:author="PR Preview" w:date="2026-01-01T00:00:00Z">
          <w:r>
            <w:rPr>
              <w:rStyle w:val="Hyperlink"/>
            </w:rPr>
            <w:t xml:space="preserve">odd integers</w:t>
          </w:r>
        </w:ins>
      </w:hyperlink>
      <w:ins w:id="383" w:author="PR Preview" w:date="2026-01-01T00:00:00Z">
        <w:r>
          <w:t xml:space="preserve">:</w:t>
        </w:r>
      </w:ins>
      <w:ins w:id="38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385" w:author="PR Preview" w:date="2026-01-01T00:00:00Z">
        <w:r>
          <w:t xml:space="preserve">.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The class</w:t>
        </w:r>
      </w:ins>
      <w:ins w:id="38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is the same</w:t>
        </w:r>
      </w:ins>
      <w:ins w:id="391" w:author="PR Preview" w:date="2026-01-01T00:00:00Z">
        <w:r>
          <w:t xml:space="preserve"> </w:t>
        </w:r>
      </w:ins>
      <w:hyperlink r:id="rId10">
        <w:ins w:id="392" w:author="PR Preview" w:date="2026-01-01T00:00:00Z">
          <w:r>
            <w:rPr>
              <w:rStyle w:val="Hyperlink"/>
            </w:rPr>
            <w:t xml:space="preserve">set</w:t>
          </w:r>
        </w:ins>
      </w:hyperlink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as</w:t>
        </w:r>
      </w:ins>
      <w:ins w:id="39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ins w:id="396" w:author="PR Preview" w:date="2026-01-01T00:00:00Z">
        <w:r>
          <w:t xml:space="preserve">, since</w:t>
        </w:r>
      </w:ins>
      <w:ins w:id="397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∼</m:t>
        </m:r>
        <m:r>
          <m:t>0</m:t>
        </m:r>
      </m:oMath>
      <w:ins w:id="398" w:author="PR Preview" w:date="2026-01-01T00:00:00Z">
        <w:r>
          <w:t xml:space="preserve">.</w:t>
        </w:r>
      </w:ins>
    </w:p>
    <w:bookmarkEnd w:id="26"/>
    <w:bookmarkEnd w:id="27"/>
    <w:bookmarkStart w:id="37" w:name="references"/>
    <w:p>
      <w:pPr>
        <w:pStyle w:val="Heading2"/>
      </w:pPr>
      <w:ins w:id="399" w:author="PR Preview" w:date="2026-01-01T00:00:00Z">
        <w:r>
          <w:t xml:space="preserve">References</w:t>
        </w:r>
      </w:ins>
    </w:p>
    <w:bookmarkStart w:id="36" w:name="refs"/>
    <w:bookmarkStart w:id="29" w:name="ref-wikipedia_reflexive_relation"/>
    <w:p>
      <w:pPr>
        <w:pStyle w:val="Bibliography"/>
      </w:pPr>
      <w:ins w:id="400" w:author="PR Preview" w:date="2026-01-01T00:00:00Z">
        <w:r>
          <w:t xml:space="preserve">[1]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	</w:t>
        </w:r>
      </w:ins>
      <w:ins w:id="403" w:author="PR Preview" w:date="2026-01-01T00:00:00Z">
        <w:r>
          <w:t xml:space="preserve">Wikipedia contributors,</w:t>
        </w:r>
      </w:ins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“Reflexive relation —</w:t>
        </w:r>
      </w:ins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Wikipedia</w:t>
        </w:r>
      </w:ins>
      <w:ins w:id="408" w:author="PR Preview" w:date="2026-01-01T00:00:00Z">
        <w:r>
          <w:t xml:space="preserve">,</w:t>
        </w:r>
      </w:ins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the free encyclopedia.”</w:t>
        </w:r>
      </w:ins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2026. Available:</w:t>
        </w:r>
      </w:ins>
      <w:ins w:id="413" w:author="PR Preview" w:date="2026-01-01T00:00:00Z">
        <w:r>
          <w:t xml:space="preserve"> </w:t>
        </w:r>
      </w:ins>
      <w:hyperlink r:id="rId28">
        <w:ins w:id="414" w:author="PR Preview" w:date="2026-01-01T00:00:00Z">
          <w:r>
            <w:rPr>
              <w:rStyle w:val="Hyperlink"/>
            </w:rPr>
            <w:t xml:space="preserve">https://en.wikipedia.org/wiki/Reflexive_relation</w:t>
          </w:r>
        </w:ins>
      </w:hyperlink>
    </w:p>
    <w:bookmarkEnd w:id="29"/>
    <w:bookmarkStart w:id="31" w:name="ref-wikipedia_symmetric_relation"/>
    <w:p>
      <w:pPr>
        <w:pStyle w:val="Bibliography"/>
      </w:pPr>
      <w:ins w:id="415" w:author="PR Preview" w:date="2026-01-01T00:00:00Z">
        <w:r>
          <w:t xml:space="preserve">[2]</w:t>
        </w:r>
      </w:ins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	</w:t>
        </w:r>
      </w:ins>
      <w:ins w:id="418" w:author="PR Preview" w:date="2026-01-01T00:00:00Z">
        <w:r>
          <w:t xml:space="preserve">Wikipedia contributors,</w:t>
        </w:r>
      </w:ins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“Symmetric relation —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Wikipedia</w:t>
        </w:r>
      </w:ins>
      <w:ins w:id="423" w:author="PR Preview" w:date="2026-01-01T00:00:00Z">
        <w:r>
          <w:t xml:space="preserve">,</w:t>
        </w:r>
      </w:ins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the free encyclopedia.”</w:t>
        </w:r>
      </w:ins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2026. Available:</w:t>
        </w:r>
      </w:ins>
      <w:ins w:id="428" w:author="PR Preview" w:date="2026-01-01T00:00:00Z">
        <w:r>
          <w:t xml:space="preserve"> </w:t>
        </w:r>
      </w:ins>
      <w:hyperlink r:id="rId30">
        <w:ins w:id="429" w:author="PR Preview" w:date="2026-01-01T00:00:00Z">
          <w:r>
            <w:rPr>
              <w:rStyle w:val="Hyperlink"/>
            </w:rPr>
            <w:t xml:space="preserve">https://en.wikipedia.org/wiki/Symmetric_relation</w:t>
          </w:r>
        </w:ins>
      </w:hyperlink>
    </w:p>
    <w:bookmarkEnd w:id="31"/>
    <w:bookmarkStart w:id="33" w:name="ref-wikipedia_equivalence_relation"/>
    <w:p>
      <w:pPr>
        <w:pStyle w:val="Bibliography"/>
      </w:pPr>
      <w:ins w:id="430" w:author="PR Preview" w:date="2026-01-01T00:00:00Z">
        <w:r>
          <w:t xml:space="preserve">[3]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	</w:t>
        </w:r>
      </w:ins>
      <w:ins w:id="433" w:author="PR Preview" w:date="2026-01-01T00:00:00Z">
        <w:r>
          <w:t xml:space="preserve">Wikipedia contributors,</w:t>
        </w:r>
      </w:ins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“Equivalence relation —</w:t>
        </w:r>
      </w:ins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Wikipedia</w:t>
        </w:r>
      </w:ins>
      <w:ins w:id="438" w:author="PR Preview" w:date="2026-01-01T00:00:00Z">
        <w:r>
          <w:t xml:space="preserve">,</w:t>
        </w:r>
      </w:ins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the free encyclopedia.”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2026. Available:</w:t>
        </w:r>
      </w:ins>
      <w:ins w:id="443" w:author="PR Preview" w:date="2026-01-01T00:00:00Z">
        <w:r>
          <w:t xml:space="preserve"> </w:t>
        </w:r>
      </w:ins>
      <w:hyperlink r:id="rId32">
        <w:ins w:id="444" w:author="PR Preview" w:date="2026-01-01T00:00:00Z">
          <w:r>
            <w:rPr>
              <w:rStyle w:val="Hyperlink"/>
            </w:rPr>
            <w:t xml:space="preserve">https://en.wikipedia.org/wiki/Equivalence_relation</w:t>
          </w:r>
        </w:ins>
      </w:hyperlink>
    </w:p>
    <w:bookmarkEnd w:id="33"/>
    <w:bookmarkStart w:id="35" w:name="ref-wikipedia_equivalence_class"/>
    <w:p>
      <w:pPr>
        <w:pStyle w:val="Bibliography"/>
      </w:pPr>
      <w:ins w:id="445" w:author="PR Preview" w:date="2026-01-01T00:00:00Z">
        <w:r>
          <w:t xml:space="preserve">[4]</w:t>
        </w:r>
      </w:ins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	</w:t>
        </w:r>
      </w:ins>
      <w:ins w:id="448" w:author="PR Preview" w:date="2026-01-01T00:00:00Z">
        <w:r>
          <w:t xml:space="preserve">Wikipedia contributors,</w:t>
        </w:r>
      </w:ins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“Equivalence class —</w:t>
        </w:r>
      </w:ins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Wikipedia</w:t>
        </w:r>
      </w:ins>
      <w:ins w:id="453" w:author="PR Preview" w:date="2026-01-01T00:00:00Z">
        <w:r>
          <w:t xml:space="preserve">,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the free encyclopedia.”</w:t>
        </w:r>
      </w:ins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2026. Available:</w:t>
        </w:r>
      </w:ins>
      <w:ins w:id="458" w:author="PR Preview" w:date="2026-01-01T00:00:00Z">
        <w:r>
          <w:t xml:space="preserve"> </w:t>
        </w:r>
      </w:ins>
      <w:hyperlink r:id="rId34">
        <w:ins w:id="459" w:author="PR Preview" w:date="2026-01-01T00:00:00Z">
          <w:r>
            <w:rPr>
              <w:rStyle w:val="Hyperlink"/>
            </w:rPr>
            <w:t xml:space="preserve">https://en.wikipedia.org/wiki/Equivalence_class</w:t>
          </w:r>
        </w:ins>
      </w:hyperlink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hyperlink" Target="algebra-basics.html#def-transitive" TargetMode="External"/><Relationship Id="rId9" Type="http://schemas.openxmlformats.org/officeDocument/2006/relationships/hyperlink" Target="functions.qmd#def-relation" TargetMode="External"/><Relationship Id="rId34" Type="http://schemas.openxmlformats.org/officeDocument/2006/relationships/hyperlink" Target="https://en.wikipedia.org/wiki/Equivalence_class" TargetMode="External"/><Relationship Id="rId32" Type="http://schemas.openxmlformats.org/officeDocument/2006/relationships/hyperlink" Target="https://en.wikipedia.org/wiki/Equivalence_relation" TargetMode="External"/><Relationship Id="rId28" Type="http://schemas.openxmlformats.org/officeDocument/2006/relationships/hyperlink" Target="https://en.wikipedia.org/wiki/Reflexive_relation" TargetMode="External"/><Relationship Id="rId30" Type="http://schemas.openxmlformats.org/officeDocument/2006/relationships/hyperlink" Target="https://en.wikipedia.org/wiki/Symmetric_relation" TargetMode="External"/><Relationship Id="rId22" Type="http://schemas.openxmlformats.org/officeDocument/2006/relationships/hyperlink" Target="number-systems.qmd#def-even-odd" TargetMode="External"/><Relationship Id="rId21" Type="http://schemas.openxmlformats.org/officeDocument/2006/relationships/hyperlink" Target="number-systems.qmd#def-integers" TargetMode="External"/><Relationship Id="rId23" Type="http://schemas.openxmlformats.org/officeDocument/2006/relationships/hyperlink" Target="number-systems.qmd#def-odd" TargetMode="External"/><Relationship Id="rId12" Type="http://schemas.openxmlformats.org/officeDocument/2006/relationships/hyperlink" Target="number-systems.qmd#def-real-numbers" TargetMode="External"/><Relationship Id="rId15" Type="http://schemas.openxmlformats.org/officeDocument/2006/relationships/hyperlink" Target="proof-writing.qmd#def-implies" TargetMode="External"/><Relationship Id="rId14" Type="http://schemas.openxmlformats.org/officeDocument/2006/relationships/hyperlink" Target="proof-writing.qmd#def-universal-quantifier" TargetMode="External"/><Relationship Id="rId10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algebra-basics.html#def-transitive" TargetMode="External"/><Relationship Id="rId9" Type="http://schemas.openxmlformats.org/officeDocument/2006/relationships/hyperlink" Target="functions.qmd#def-relation" TargetMode="External"/><Relationship Id="rId34" Type="http://schemas.openxmlformats.org/officeDocument/2006/relationships/hyperlink" Target="https://en.wikipedia.org/wiki/Equivalence_class" TargetMode="External"/><Relationship Id="rId32" Type="http://schemas.openxmlformats.org/officeDocument/2006/relationships/hyperlink" Target="https://en.wikipedia.org/wiki/Equivalence_relation" TargetMode="External"/><Relationship Id="rId28" Type="http://schemas.openxmlformats.org/officeDocument/2006/relationships/hyperlink" Target="https://en.wikipedia.org/wiki/Reflexive_relation" TargetMode="External"/><Relationship Id="rId30" Type="http://schemas.openxmlformats.org/officeDocument/2006/relationships/hyperlink" Target="https://en.wikipedia.org/wiki/Symmetric_relation" TargetMode="External"/><Relationship Id="rId22" Type="http://schemas.openxmlformats.org/officeDocument/2006/relationships/hyperlink" Target="number-systems.qmd#def-even-odd" TargetMode="External"/><Relationship Id="rId21" Type="http://schemas.openxmlformats.org/officeDocument/2006/relationships/hyperlink" Target="number-systems.qmd#def-integers" TargetMode="External"/><Relationship Id="rId23" Type="http://schemas.openxmlformats.org/officeDocument/2006/relationships/hyperlink" Target="number-systems.qmd#def-odd" TargetMode="External"/><Relationship Id="rId12" Type="http://schemas.openxmlformats.org/officeDocument/2006/relationships/hyperlink" Target="number-systems.qmd#def-real-numbers" TargetMode="External"/><Relationship Id="rId15" Type="http://schemas.openxmlformats.org/officeDocument/2006/relationships/hyperlink" Target="proof-writing.qmd#def-implies" TargetMode="External"/><Relationship Id="rId14" Type="http://schemas.openxmlformats.org/officeDocument/2006/relationships/hyperlink" Target="proof-writing.qmd#def-universal-quantifier" TargetMode="External"/><Relationship Id="rId10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Relations</dc:title>
  <dc:creator/>
  <cp:keywords/>
  <dcterms:created xsi:type="dcterms:W3CDTF">2026-10-22T17:53:48Z</dcterms:created>
  <dcterms:modified xsi:type="dcterms:W3CDTF">2026-10-22T17:53:48Z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