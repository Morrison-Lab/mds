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01:00:03 (PDT)</w:delText>
        </w:r>
      </w:del>
    </w:p>
    <w:p>
      <w:pPr>
        <w:pStyle w:val="Date"/>
      </w:pPr>
      <w:ins w:id="2" w:author="PR Preview" w:date="2026-01-01T00:00:00Z">
        <w:r>
          <w:t xml:space="preserve">Last modified: 2026-10-16 01:54:50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2026-10-16T09:28:43Z</dcterms:created>
  <dcterms:modified xsi:type="dcterms:W3CDTF">2026-10-16T09:28:43Z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01:54:50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