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 (Inner product space)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An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inner product space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is a vector space equipped with an inner product (</w:delText>
        </w:r>
      </w:del>
      <w:hyperlink w:anchor="def-inner-product">
        <w:del w:id="10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1" w:author="PR Preview" w:date="2026-01-01T00:00:00Z">
        <w:r>
          <w:delText xml:space="preserve">).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For vectors in</w:delText>
        </w:r>
      </w:del>
      <w:del w:id="1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(</w:delText>
        </w:r>
      </w:del>
      <w:hyperlink r:id="rId14">
        <w:del w:id="17" w:author="PR Preview" w:date="2026-01-01T00:00:00Z">
          <w:r>
            <w:rPr>
              <w:rStyle w:val="Hyperlink"/>
            </w:rPr>
            <w:delText xml:space="preserve">Definition 2 in Vectors</w:delText>
          </w:r>
        </w:del>
      </w:hyperlink>
      <w:del w:id="18" w:author="PR Preview" w:date="2026-01-01T00:00:00Z">
        <w:r>
          <w:delText xml:space="preserve">),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the pair</w:delText>
        </w:r>
      </w:del>
      <w:del w:id="2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is a real inner product space.</w:delText>
        </w:r>
      </w:del>
    </w:p>
    <w:p>
      <w:pPr>
        <w:pStyle w:val="BodyText"/>
      </w:pPr>
      <w:del w:id="24" w:author="PR Preview" w:date="2026-01-01T00:00:00Z">
        <w:r>
          <w:rPr>
            <w:b/>
            <w:bCs/>
          </w:rPr>
          <w:delText xml:space="preserve">Example 2 (Real coordinate space as an inner product space)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The Euclidean space</w:delText>
        </w:r>
      </w:del>
      <w:del w:id="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equipped with the standard dot product (1)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an inner product space, because the dot product satisfies the four inner product axioms (</w:delText>
        </w:r>
      </w:del>
      <w:hyperlink w:anchor="exm-dot-product-inner-product">
        <w:del w:id="32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33" w:author="PR Preview" w:date="2026-01-01T00:00:00Z">
        <w:r>
          <w:delText xml:space="preserve">).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For</w:delText>
        </w:r>
      </w:del>
      <w:del w:id="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7" w:author="PR Preview" w:date="2026-01-01T00:00:00Z">
        <w:r>
          <w:delText xml:space="preserve">, any vector</w:delText>
        </w:r>
      </w:del>
      <w:del w:id="38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has squared norm</w:delText>
        </w:r>
      </w:del>
      <w:del w:id="41" w:author="PR Preview" w:date="2026-01-01T00:00:00Z">
        <w:r>
          <w:delText xml:space="preserve"> </w:delText>
        </w:r>
      </w:del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del w:id="42" w:author="PR Preview" w:date="2026-01-01T00:00:00Z">
        <w:r>
          <w:delText xml:space="preserve">,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which is zero if and only if</w:delText>
        </w:r>
      </w:del>
    </w:p>
    <w:p>
      <w:pPr>
        <w:pStyle w:val="BodyText"/>
      </w:pPr>
      <w:ins w:id="45" w:author="PR Preview" w:date="2026-01-01T00:00:00Z">
        <w:r>
          <w:rPr>
            <w:b/>
            <w:bCs/>
          </w:rPr>
          <w:t xml:space="preserve">Definition 2 (Inner product space)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rPr>
            <w:b/>
            <w:bCs/>
          </w:rPr>
          <w:t xml:space="preserve">real inner product space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is a pair</w:t>
        </w:r>
      </w:ins>
      <w:ins w:id="5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of a real vector space</w:t>
        </w:r>
      </w:ins>
      <w:ins w:id="55" w:author="PR Preview" w:date="2026-01-01T00:00:00Z">
        <w:r>
          <w:t xml:space="preserve"> </w:t>
        </w:r>
      </w:ins>
      <m:oMath>
        <m:r>
          <m:t>V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and an inner product</w:t>
        </w:r>
      </w:ins>
      <w:ins w:id="58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on it,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 function with the four properties of</w:t>
        </w:r>
      </w:ins>
      <w:ins w:id="63" w:author="PR Preview" w:date="2026-01-01T00:00:00Z">
        <w:r>
          <w:t xml:space="preserve"> </w:t>
        </w:r>
      </w:ins>
      <w:hyperlink w:anchor="def-inner-product">
        <w:ins w:id="6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65" w:author="PR Preview" w:date="2026-01-01T00:00:00Z">
        <w:r>
          <w:t xml:space="preserve">.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We say that</w:t>
        </w:r>
      </w:ins>
      <w:ins w:id="68" w:author="PR Preview" w:date="2026-01-01T00:00:00Z">
        <w:r>
          <w:t xml:space="preserve"> </w:t>
        </w:r>
      </w:ins>
      <m:oMath>
        <m:r>
          <m:t>V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is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rPr>
            <w:b/>
            <w:bCs/>
          </w:rPr>
          <w:t xml:space="preserve">equipped with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that inner product: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the inner product is part of the data of the space,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so the same set of vectors with a different inner product is a different inner product space.</w:t>
        </w:r>
      </w:ins>
      <w:ins w:id="79" w:author="PR Preview" w:date="2026-01-01T00:00:00Z">
        <w:r>
          <w:t xml:space="preserve"> </w:t>
        </w:r>
      </w:ins>
      <w:hyperlink w:anchor="def-inner-product">
        <w:ins w:id="80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states the properties for</w:t>
        </w:r>
      </w:ins>
      <w:ins w:id="83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(</w:t>
        </w:r>
      </w:ins>
      <w:hyperlink r:id="rId14">
        <w:ins w:id="86" w:author="PR Preview" w:date="2026-01-01T00:00:00Z">
          <w:r>
            <w:rPr>
              <w:rStyle w:val="Hyperlink"/>
            </w:rPr>
            <w:t xml:space="preserve">Definition 2 in Vectors</w:t>
          </w:r>
        </w:ins>
      </w:hyperlink>
      <w:ins w:id="87" w:author="PR Preview" w:date="2026-01-01T00:00:00Z">
        <w:r>
          <w:t xml:space="preserve">),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and the same four properties define an inner product on other real vector spaces,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such as spaces of matrices or functions.</w:t>
        </w:r>
      </w:ins>
    </w:p>
    <w:bookmarkEnd w:id="15"/>
    <w:bookmarkStart w:id="16" w:name="exm-inner-product-space"/>
    <w:p>
      <w:pPr>
        <w:pStyle w:val="BodyText"/>
      </w:pPr>
      <w:ins w:id="92" w:author="PR Preview" w:date="2026-01-01T00:00:00Z">
        <w:r>
          <w:rPr>
            <w:b/>
            <w:bCs/>
          </w:rPr>
          <w:t xml:space="preserve">Example 2 (Real coordinate space as an inner product space)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Euclidean space</w:t>
        </w:r>
      </w:ins>
      <w:ins w:id="9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equipped with the standard dot product (1),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that is, the pair</w:t>
        </w:r>
      </w:ins>
      <w:ins w:id="1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with</w:t>
        </w:r>
      </w:ins>
      <w:ins w:id="103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an inner product space, because the dot product satisfies the four inner product axioms (</w:t>
        </w:r>
      </w:ins>
      <w:hyperlink w:anchor="exm-dot-product-inner-product">
        <w:ins w:id="10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08" w:author="PR Preview" w:date="2026-01-01T00:00:00Z">
        <w:r>
          <w:t xml:space="preserve">).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For</w:t>
        </w:r>
      </w:ins>
      <w:ins w:id="11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12" w:author="PR Preview" w:date="2026-01-01T00:00:00Z">
        <w:r>
          <w:t xml:space="preserve">, any vector</w:t>
        </w:r>
      </w:ins>
      <w:ins w:id="11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has squared norm</w:t>
        </w:r>
      </w:ins>
      <w:ins w:id="116" w:author="PR Preview" w:date="2026-01-01T00:00:00Z">
        <w:r>
          <w:t xml:space="preserve"> </w:t>
        </w:r>
      </w:ins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which is zero if and only if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ins w:id="120" w:author="PR Preview" w:date="2026-01-01T00:00:00Z">
        <w:r>
          <w:rPr>
            <w:b/>
            <w:bCs/>
          </w:rPr>
          <w:t xml:space="preserve">Corollary 3 (Cosine similarity of unit vectors is their inner product)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In a real inner product space (</w:t>
        </w:r>
      </w:ins>
      <w:hyperlink w:anchor="def-inner-product-space">
        <w:ins w:id="123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24" w:author="PR Preview" w:date="2026-01-01T00:00:00Z">
        <w:r>
          <w:t xml:space="preserve">),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for all vectors</w:t>
        </w:r>
      </w:ins>
      <w:ins w:id="127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and</w:t>
        </w:r>
      </w:ins>
      <w:ins w:id="130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y</m:t>
            </m:r>
          </m:e>
        </m:acc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with</w:t>
        </w:r>
      </w:ins>
      <w:ins w:id="133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ins w:id="1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ins w:id="135" w:author="PR Preview" w:date="2026-01-01T00:00:00Z">
        <w:r>
          <w:rPr>
            <w:i/>
            <w:iCs/>
          </w:rPr>
          <w:t xml:space="preserve">Proof</w:t>
        </w:r>
      </w:ins>
      <w:ins w:id="136" w:author="PR Preview" w:date="2026-01-01T00:00:00Z">
        <w:r>
          <w:t xml:space="preserve">. </w:t>
        </w:r>
      </w:ins>
      <w:ins w:id="137" w:author="PR Preview" w:date="2026-01-01T00:00:00Z">
        <w:r>
          <w:t xml:space="preserve">Both norms in the denominator of</w:t>
        </w:r>
      </w:ins>
      <w:ins w:id="138" w:author="PR Preview" w:date="2026-01-01T00:00:00Z">
        <w:r>
          <w:t xml:space="preserve"> </w:t>
        </w:r>
      </w:ins>
      <w:hyperlink w:anchor="X64c41f557e7f698c947bb0d906d626137043d1e">
        <w:ins w:id="139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equal</w:t>
        </w:r>
      </w:ins>
      <w:ins w:id="142" w:author="PR Preview" w:date="2026-01-01T00:00:00Z">
        <w:r>
          <w:t xml:space="preserve"> </w:t>
        </w:r>
      </w:ins>
      <m:oMath>
        <m:r>
          <m:t>1</m:t>
        </m:r>
      </m:oMath>
      <w:ins w:id="143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del w:id="144" w:author="PR Preview" w:date="2026-01-01T00:00:00Z">
        <w:r>
          <w:rPr>
            <w:b/>
            <w:bCs/>
          </w:rPr>
          <w:delText xml:space="preserve">Corollary 3 (Every subspace has an orthonormal basis)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Let</w:delText>
        </w:r>
      </w:del>
      <w:del w:id="14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be a subspace of</w:delText>
        </w:r>
      </w:del>
      <w:del w:id="15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51" w:author="PR Preview" w:date="2026-01-01T00:00:00Z">
        <w:r>
          <w:delText xml:space="preserve">.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Every orthonormal list of vectors in</w:delText>
        </w:r>
      </w:del>
      <w:del w:id="15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extends to an orthonormal basis of</w:delText>
        </w:r>
      </w:del>
      <w:del w:id="15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</w:delText>
        </w:r>
      </w:del>
      <w:hyperlink w:anchor="def-orthonormal-basis">
        <w:del w:id="16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61" w:author="PR Preview" w:date="2026-01-01T00:00:00Z">
        <w:r>
          <w:delText xml:space="preserve">).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Starting from the empty list shows that</w:delText>
        </w:r>
      </w:del>
      <w:del w:id="16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has an orthonormal basis.</w:delText>
        </w:r>
      </w:del>
    </w:p>
    <w:p>
      <w:pPr>
        <w:pStyle w:val="FirstParagraph"/>
      </w:pPr>
      <w:ins w:id="167" w:author="PR Preview" w:date="2026-01-01T00:00:00Z">
        <w:r>
          <w:rPr>
            <w:b/>
            <w:bCs/>
          </w:rPr>
          <w:t xml:space="preserve">Corollary 4 (Every subspace has an orthonormal basis)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be a subspace of</w:t>
        </w:r>
      </w:ins>
      <w:ins w:id="1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Every orthonormal list of vectors in</w:t>
        </w:r>
      </w:ins>
      <w:ins w:id="17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extends to an orthonormal basis of</w:t>
        </w:r>
      </w:ins>
      <w:ins w:id="1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(</w:t>
        </w:r>
      </w:ins>
      <w:hyperlink w:anchor="def-orthonormal-basis">
        <w:ins w:id="18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4" w:author="PR Preview" w:date="2026-01-01T00:00:00Z">
        <w:r>
          <w:t xml:space="preserve">).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Starting from the empty list shows that</w:t>
        </w:r>
      </w:ins>
      <w:ins w:id="1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</m:oMath>
      <w:ins w:id="188" w:author="PR Preview" w:date="2026-01-01T00:00:00Z">
        <w:r>
          <w:t xml:space="preserve"> </w:t>
        </w:r>
      </w:ins>
      <w:ins w:id="189" w:author="PR Preview" w:date="2026-01-01T00:00:00Z">
        <w:r>
          <w:t xml:space="preserve">has an orthonormal basis.</w:t>
        </w:r>
      </w:ins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trigonometry.html#def-cosine-sine" TargetMode="External"/><Relationship Id="rId52" Type="http://schemas.openxmlformats.org/officeDocument/2006/relationships/hyperlink" Target="algebra-trigonometry.html#thm-cosine-bijection" TargetMode="External"/><Relationship Id="rId105" Type="http://schemas.openxmlformats.org/officeDocument/2006/relationships/hyperlink" Target="https://doi.org/10.1007/978-3-031-41026-0" TargetMode="External"/><Relationship Id="rId61" Type="http://schemas.openxmlformats.org/officeDocument/2006/relationships/hyperlink" Target="https://morrison-lab.github.io/sds/exploratory-descriptive.html#def-pearson-r" TargetMode="External"/><Relationship Id="rId109" Type="http://schemas.openxmlformats.org/officeDocument/2006/relationships/hyperlink" Target="https://ucla-biostat-216.github.io/2024fall/slides/02-vector/02-vector.html" TargetMode="External"/><Relationship Id="rId107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7" Type="http://schemas.openxmlformats.org/officeDocument/2006/relationships/hyperlink" Target="linear-algebra-matrices.html#def-matrix-mult" TargetMode="External"/><Relationship Id="rId100" Type="http://schemas.openxmlformats.org/officeDocument/2006/relationships/hyperlink" Target="linear-algebra-matrices.html#exm-dot-product-matmul" TargetMode="External"/><Relationship Id="rId72" Type="http://schemas.openxmlformats.org/officeDocument/2006/relationships/hyperlink" Target="linear-algebra-subspaces.html#def-basis" TargetMode="External"/><Relationship Id="rId75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2" Type="http://schemas.openxmlformats.org/officeDocument/2006/relationships/hyperlink" Target="linear-algebra-subspaces.html#def-rank" TargetMode="External"/><Relationship Id="rId88" Type="http://schemas.openxmlformats.org/officeDocument/2006/relationships/hyperlink" Target="linear-algebra-subspaces.html#def-span" TargetMode="External"/><Relationship Id="rId78" Type="http://schemas.openxmlformats.org/officeDocument/2006/relationships/hyperlink" Target="linear-algebra-subspaces.html#exm-basis" TargetMode="External"/><Relationship Id="rId74" Type="http://schemas.openxmlformats.org/officeDocument/2006/relationships/hyperlink" Target="linear-algebra-subspaces.html#exm-dimension" TargetMode="External"/><Relationship Id="rId94" Type="http://schemas.openxmlformats.org/officeDocument/2006/relationships/hyperlink" Target="linear-algebra-subspaces.html#exm-extend-basis" TargetMode="External"/><Relationship Id="rId79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0" Type="http://schemas.openxmlformats.org/officeDocument/2006/relationships/hyperlink" Target="linear-algebra-subspaces.html#thm-add-outside-span" TargetMode="External"/><Relationship Id="rId93" Type="http://schemas.openxmlformats.org/officeDocument/2006/relationships/hyperlink" Target="linear-algebra-subspaces.html#thm-extend-basis" TargetMode="External"/><Relationship Id="rId89" Type="http://schemas.openxmlformats.org/officeDocument/2006/relationships/hyperlink" Target="linear-algebra-subspaces.html#thm-span-subspace" TargetMode="External"/><Relationship Id="rId76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69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2026-10-15T15:56:15Z</dcterms:created>
  <dcterms:modified xsi:type="dcterms:W3CDTF">2026-10-15T15:56:15Z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