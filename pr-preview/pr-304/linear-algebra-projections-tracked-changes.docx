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with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</w:delText>
        </w:r>
      </w:del>
      <w:del w:id="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matrix whose columns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are an orthonormal basis of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42">
        <w:del w:id="28" w:author="PR Preview" w:date="2026-01-01T00:00:00Z">
          <w:r>
            <w:rPr>
              <w:rStyle w:val="Hyperlink"/>
            </w:rPr>
            <w:delText xml:space="preserve">Definition 10 in Inner Products and Orthogonality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hyperlink r:id="rId43">
        <w:del w:id="31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Then for every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 orthogonal projection of</w:delText>
        </w:r>
      </w:del>
      <w:del w:id="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onto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an orthogonal projection matrix (</w:delText>
        </w:r>
      </w:del>
      <w:hyperlink r:id="rId19">
        <w:del w:id="5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51" w:author="PR Preview" w:date="2026-01-01T00:00:00Z">
        <w:r>
          <w:delText xml:space="preserve">).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a subspace of</w:t>
        </w:r>
      </w:ins>
      <w:ins w:id="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 whose columns</w:t>
        </w:r>
      </w:ins>
      <w:ins w:id="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are an orthonormal basis of</w:t>
        </w:r>
      </w:ins>
      <w:ins w:id="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42">
        <w:ins w:id="77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hyperlink r:id="rId43">
        <w:ins w:id="80" w:author="PR Preview" w:date="2026-01-01T00:00:00Z">
          <w:r>
            <w:rPr>
              <w:rStyle w:val="Hyperlink"/>
            </w:rPr>
            <w:t xml:space="preserve">Corollary 4 in Inner Products and Orthogonality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for every</w:t>
        </w:r>
      </w:ins>
      <w:ins w:id="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 orthogonal projection of</w:t>
        </w:r>
      </w:ins>
      <w:ins w:id="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onto</w:t>
        </w:r>
      </w:ins>
      <w:ins w:id="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an orthogonal projection matrix (</w:t>
        </w:r>
      </w:ins>
      <w:hyperlink r:id="rId19">
        <w:ins w:id="99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00" w:author="PR Preview" w:date="2026-01-01T00:00:00Z">
        <w:r>
          <w:t xml:space="preserve">).</w:t>
        </w:r>
      </w:ins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2026-10-15T15:58:54Z</dcterms:created>
  <dcterms:modified xsi:type="dcterms:W3CDTF">2026-10-15T15:58:54Z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