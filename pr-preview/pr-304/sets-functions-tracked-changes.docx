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(Interval)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w:hyperlink r:id="rId15">
        <w:del w:id="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intervals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endpoints</w:delText>
        </w:r>
      </w:del>
      <w:del w:id="18" w:author="PR Preview" w:date="2026-01-01T00:00:00Z">
        <w:r>
          <w:delText xml:space="preserve"> </w:delText>
        </w:r>
      </w:del>
      <m:oMath>
        <m:r>
          <m:t>a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</w:delText>
        </w:r>
      </w:del>
      <w:del w:id="21" w:author="PR Preview" w:date="2026-01-01T00:00:00Z">
        <w:r>
          <w:delText xml:space="preserve"> </w:delText>
        </w:r>
      </w:del>
      <m:oMath>
        <m:r>
          <m:t>b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are:</w:delText>
        </w:r>
      </w:del>
    </w:p>
    <w:p>
      <w:pPr>
        <w:pStyle w:val="Compact"/>
        <w:numPr>
          <w:ilvl w:val="0"/>
          <w:numId w:val="1001"/>
        </w:numPr>
      </w:pPr>
      <w:del w:id="24" w:author="PR Preview" w:date="2026-01-01T00:00:00Z">
        <w:r>
          <w:delText xml:space="preserve">the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closed interval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2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29" w:author="PR Preview" w:date="2026-01-01T00:00:00Z">
        <w:r>
          <w:delText xml:space="preserve">the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open interval</w:delText>
        </w:r>
      </w:del>
      <w:del w:id="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3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34" w:author="PR Preview" w:date="2026-01-01T00:00:00Z">
        <w:r>
          <w:delText xml:space="preserve">the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half-open intervals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del w:id="41" w:author="PR Preview" w:date="2026-01-01T00:00:00Z">
        <w:r>
          <w:delText xml:space="preserve">.</w:delText>
        </w:r>
      </w:del>
    </w:p>
    <w:p>
      <w:pPr>
        <w:pStyle w:val="FirstParagraph"/>
      </w:pPr>
      <w:del w:id="42" w:author="PR Preview" w:date="2026-01-01T00:00:00Z">
        <w:r>
          <w:delText xml:space="preserve">The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b/>
            <w:bCs/>
          </w:rPr>
          <w:delText xml:space="preserve">unbounded intervals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have at most one endpoint:</w:delText>
        </w:r>
      </w:del>
    </w:p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Definition 3 (Interval)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For</w:t>
        </w:r>
      </w:ins>
      <w:ins w:id="50" w:author="PR Preview" w:date="2026-01-01T00:00:00Z">
        <w:r>
          <w:t xml:space="preserve"> </w:t>
        </w:r>
      </w:ins>
      <w:hyperlink r:id="rId15">
        <w:ins w:id="51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intervals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with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endpoints</w:t>
        </w:r>
      </w:ins>
      <w:ins w:id="62" w:author="PR Preview" w:date="2026-01-01T00:00:00Z">
        <w:r>
          <w:t xml:space="preserve"> </w:t>
        </w:r>
      </w:ins>
      <m:oMath>
        <m:r>
          <m:t>a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m:oMath>
        <m:r>
          <m:t>b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are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 closed interval (</w:t>
        </w:r>
      </w:ins>
      <w:hyperlink w:anchor="def-closed-interval">
        <w:ins w:id="7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1" w:author="PR Preview" w:date="2026-01-01T00:00:00Z">
        <w:r>
          <w:t xml:space="preserve">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open interval (</w:t>
        </w:r>
      </w:ins>
      <w:hyperlink w:anchor="def-open-interval">
        <w:ins w:id="7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75" w:author="PR Preview" w:date="2026-01-01T00:00:00Z">
        <w:r>
          <w:t xml:space="preserve">),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the half-open intervals (</w:t>
        </w:r>
      </w:ins>
      <w:hyperlink w:anchor="def-half-open-interval">
        <w:ins w:id="7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9" w:author="PR Preview" w:date="2026-01-01T00:00:00Z">
        <w:r>
          <w:t xml:space="preserve">).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unbounded intervals (</w:t>
        </w:r>
      </w:ins>
      <w:hyperlink w:anchor="def-unbounded-interval">
        <w:ins w:id="8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3" w:author="PR Preview" w:date="2026-01-01T00:00:00Z">
        <w:r>
          <w:t xml:space="preserve">) have at most one endpoint.</w:t>
        </w:r>
      </w:ins>
    </w:p>
    <w:p>
      <w:pPr>
        <w:pStyle w:val="BodyText"/>
      </w:pPr>
      <w:ins w:id="84" w:author="PR Preview" w:date="2026-01-01T00:00:00Z">
        <w:r>
          <w:t xml:space="preserve">A square bracket means the endpoint belongs to the interval,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 a parenthesis means it does not.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symbols</w:t>
        </w:r>
      </w:ins>
      <w:ins w:id="8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</w:t>
        </w:r>
      </w:ins>
      <w:ins w:id="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are not real numbers,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so they always get a parenthesis.</w:t>
        </w:r>
      </w:ins>
    </w:p>
    <w:bookmarkEnd w:id="17"/>
    <w:bookmarkStart w:id="18" w:name="def-closed-interval"/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Definition 4 (Closed interval)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For real numbers</w:t>
        </w:r>
      </w:ins>
      <w:ins w:id="1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rPr>
            <w:b/>
            <w:bCs/>
          </w:rPr>
          <w:t xml:space="preserve">closed interval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109" w:author="PR Preview" w:date="2026-01-01T00:00:00Z">
        <w:r>
          <w:t xml:space="preserve">.</w:t>
        </w:r>
      </w:ins>
    </w:p>
    <w:bookmarkEnd w:id="18"/>
    <w:bookmarkStart w:id="19" w:name="def-open-interval"/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Definition 5 (Open interval)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 real numbers</w:t>
        </w:r>
      </w:ins>
      <w:ins w:id="1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open interval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122" w:author="PR Preview" w:date="2026-01-01T00:00:00Z">
        <w:r>
          <w:t xml:space="preserve">.</w:t>
        </w:r>
      </w:ins>
    </w:p>
    <w:bookmarkEnd w:id="19"/>
    <w:bookmarkStart w:id="20" w:name="def-half-open-interval"/>
    <w:p>
      <w:pPr>
        <w:pStyle w:val="BodyText"/>
      </w:pPr>
      <w:ins w:id="123" w:author="PR Preview" w:date="2026-01-01T00:00:00Z">
        <w:r>
          <w:rPr>
            <w:b/>
            <w:bCs/>
          </w:rPr>
          <w:t xml:space="preserve">Definition 6 (Half-open intervals)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For real numbers</w:t>
        </w:r>
      </w:ins>
      <w:ins w:id="1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half-open intervals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are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</w:t>
        </w:r>
      </w:ins>
      <w:ins w:id="1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138" w:author="PR Preview" w:date="2026-01-01T00:00:00Z">
        <w:r>
          <w:t xml:space="preserve">.</w:t>
        </w:r>
      </w:ins>
    </w:p>
    <w:bookmarkEnd w:id="20"/>
    <w:bookmarkStart w:id="21" w:name="def-unbounded-interval"/>
    <w:p>
      <w:pPr>
        <w:pStyle w:val="BodyText"/>
      </w:pPr>
      <w:ins w:id="139" w:author="PR Preview" w:date="2026-01-01T00:00:00Z">
        <w:r>
          <w:rPr>
            <w:b/>
            <w:bCs/>
          </w:rPr>
          <w:t xml:space="preserve">Definition 7 (Unbounded intervals)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unbounded intervals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have at most one endpoint: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del w:id="146" w:author="PR Preview" w:date="2026-01-01T00:00:00Z">
        <w:r>
          <w:delText xml:space="preserve">A square bracket means the endpoint belongs to the interval,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 a parenthesis means it does not.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 symbols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and</w:delText>
        </w:r>
      </w:del>
      <w:del w:id="15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are not real numbers,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so they always get a parenthesis.</w:delText>
        </w:r>
      </w:del>
    </w:p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del w:id="159" w:author="PR Preview" w:date="2026-01-01T00:00:00Z">
        <w:r>
          <w:rPr>
            <w:b/>
            <w:bCs/>
          </w:rPr>
          <w:delText xml:space="preserve">Definition 4 (Subset)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 set</w:delText>
        </w:r>
      </w:del>
      <w:del w:id="162" w:author="PR Preview" w:date="2026-01-01T00:00:00Z">
        <w:r>
          <w:delText xml:space="preserve"> </w:delText>
        </w:r>
      </w:del>
      <m:oMath>
        <m:r>
          <m:t>A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rPr>
            <w:b/>
            <w:bCs/>
          </w:rPr>
          <w:delText xml:space="preserve">subset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of a set</w:delText>
        </w:r>
      </w:del>
      <w:del w:id="169" w:author="PR Preview" w:date="2026-01-01T00:00:00Z">
        <w:r>
          <w:delText xml:space="preserve"> </w:delText>
        </w:r>
      </w:del>
      <m:oMath>
        <m:r>
          <m:t>B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written</w:delText>
        </w:r>
      </w:del>
      <w:del w:id="1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174" w:author="PR Preview" w:date="2026-01-01T00:00:00Z">
        <w:r>
          <w:delText xml:space="preserve">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if every element of</w:delText>
        </w:r>
      </w:del>
      <w:del w:id="177" w:author="PR Preview" w:date="2026-01-01T00:00:00Z">
        <w:r>
          <w:delText xml:space="preserve"> </w:delText>
        </w:r>
      </w:del>
      <m:oMath>
        <m:r>
          <m:t>A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is an element of</w:delText>
        </w:r>
      </w:del>
      <w:del w:id="180" w:author="PR Preview" w:date="2026-01-01T00:00:00Z">
        <w:r>
          <w:delText xml:space="preserve"> </w:delText>
        </w:r>
      </w:del>
      <m:oMath>
        <m:r>
          <m:t>B</m:t>
        </m:r>
      </m:oMath>
      <w:del w:id="181" w:author="PR Preview" w:date="2026-01-01T00:00:00Z">
        <w:r>
          <w:delText xml:space="preserve">.</w:delText>
        </w:r>
      </w:del>
    </w:p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Definition 8 (Subset)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 set</w:t>
        </w:r>
      </w:ins>
      <w:ins w:id="185" w:author="PR Preview" w:date="2026-01-01T00:00:00Z">
        <w:r>
          <w:t xml:space="preserve"> </w:t>
        </w:r>
      </w:ins>
      <m:oMath>
        <m:r>
          <m:t>A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 a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subset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a set</w:t>
        </w:r>
      </w:ins>
      <w:ins w:id="192" w:author="PR Preview" w:date="2026-01-01T00:00:00Z">
        <w:r>
          <w:t xml:space="preserve"> </w:t>
        </w:r>
      </w:ins>
      <m:oMath>
        <m:r>
          <m:t>B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written</w:t>
        </w:r>
      </w:ins>
      <w:ins w:id="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if every element of</w:t>
        </w:r>
      </w:ins>
      <w:ins w:id="200" w:author="PR Preview" w:date="2026-01-01T00:00:00Z">
        <w:r>
          <w:t xml:space="preserve"> </w:t>
        </w:r>
      </w:ins>
      <m:oMath>
        <m:r>
          <m:t>A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an element of</w:t>
        </w:r>
      </w:ins>
      <w:ins w:id="203" w:author="PR Preview" w:date="2026-01-01T00:00:00Z">
        <w:r>
          <w:t xml:space="preserve"> </w:t>
        </w:r>
      </w:ins>
      <m:oMath>
        <m:r>
          <m:t>B</m:t>
        </m:r>
      </m:oMath>
      <w:ins w:id="204" w:author="PR Preview" w:date="2026-01-01T00:00:00Z">
        <w:r>
          <w:t xml:space="preserve">.</w:t>
        </w:r>
      </w:ins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del w:id="205" w:author="PR Preview" w:date="2026-01-01T00:00:00Z">
        <w:r>
          <w:rPr>
            <w:i/>
            <w:iCs/>
          </w:rPr>
          <w:delText xml:space="preserve">Proof</w:delText>
        </w:r>
      </w:del>
      <w:del w:id="206" w:author="PR Preview" w:date="2026-01-01T00:00:00Z">
        <w:r>
          <w:delText xml:space="preserve">. </w:delText>
        </w:r>
      </w:del>
      <w:del w:id="207" w:author="PR Preview" w:date="2026-01-01T00:00:00Z">
        <w:r>
          <w:delText xml:space="preserve">Every element of</w:delText>
        </w:r>
      </w:del>
      <w:del w:id="208" w:author="PR Preview" w:date="2026-01-01T00:00:00Z">
        <w:r>
          <w:delText xml:space="preserve"> </w:delText>
        </w:r>
      </w:del>
      <m:oMath>
        <m:r>
          <m:t>A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is an element of</w:delText>
        </w:r>
      </w:del>
      <w:del w:id="211" w:author="PR Preview" w:date="2026-01-01T00:00:00Z">
        <w:r>
          <w:delText xml:space="preserve"> </w:delText>
        </w:r>
      </w:del>
      <m:oMath>
        <m:r>
          <m:t>A</m:t>
        </m:r>
      </m:oMath>
      <w:del w:id="212" w:author="PR Preview" w:date="2026-01-01T00:00:00Z">
        <w:r>
          <w:delText xml:space="preserve">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which is</w:delText>
        </w:r>
      </w:del>
      <w:del w:id="215" w:author="PR Preview" w:date="2026-01-01T00:00:00Z">
        <w:r>
          <w:delText xml:space="preserve"> </w:delText>
        </w:r>
      </w:del>
      <w:hyperlink w:anchor="def-subset">
        <w:del w:id="2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with</w:delText>
        </w:r>
      </w:del>
      <w:del w:id="21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A</m:t>
        </m:r>
      </m:oMath>
      <w:del w:id="220" w:author="PR Preview" w:date="2026-01-01T00:00:00Z">
        <w:r>
          <w:delText xml:space="preserve">.</w:delText>
        </w:r>
      </w:del>
    </w:p>
    <w:p>
      <w:pPr>
        <w:pStyle w:val="BodyText"/>
      </w:pPr>
      <w:del w:id="221" w:author="PR Preview" w:date="2026-01-01T00:00:00Z">
        <w:r>
          <w:rPr>
            <w:b/>
            <w:bCs/>
          </w:rPr>
          <w:delText xml:space="preserve">Definition 5 (Strict subset)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 set</w:delText>
        </w:r>
      </w:del>
      <w:del w:id="224" w:author="PR Preview" w:date="2026-01-01T00:00:00Z">
        <w:r>
          <w:delText xml:space="preserve"> </w:delText>
        </w:r>
      </w:del>
      <m:oMath>
        <m:r>
          <m:t>A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is a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b/>
            <w:bCs/>
          </w:rPr>
          <w:delText xml:space="preserve">strict subset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of a set</w:delText>
        </w:r>
      </w:del>
      <w:del w:id="231" w:author="PR Preview" w:date="2026-01-01T00:00:00Z">
        <w:r>
          <w:delText xml:space="preserve"> </w:delText>
        </w:r>
      </w:del>
      <m:oMath>
        <m:r>
          <m:t>B</m:t>
        </m:r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written</w:delText>
        </w:r>
      </w:del>
      <w:del w:id="2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236" w:author="PR Preview" w:date="2026-01-01T00:00:00Z">
        <w:r>
          <w:delText xml:space="preserve">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if</w:delText>
        </w:r>
      </w:del>
      <w:del w:id="239" w:author="PR Preview" w:date="2026-01-01T00:00:00Z">
        <w:r>
          <w:delText xml:space="preserve"> </w:delText>
        </w:r>
      </w:del>
      <m:oMath>
        <m:r>
          <m:t>A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 a</w:delText>
        </w:r>
      </w:del>
      <w:del w:id="242" w:author="PR Preview" w:date="2026-01-01T00:00:00Z">
        <w:r>
          <w:delText xml:space="preserve"> </w:delText>
        </w:r>
      </w:del>
      <w:hyperlink w:anchor="def-subset">
        <w:del w:id="243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of</w:delText>
        </w:r>
      </w:del>
      <w:del w:id="246" w:author="PR Preview" w:date="2026-01-01T00:00:00Z">
        <w:r>
          <w:delText xml:space="preserve"> </w:delText>
        </w:r>
      </w:del>
      <m:oMath>
        <m:r>
          <m:t>B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and</w:delText>
        </w:r>
      </w:del>
      <w:del w:id="2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250" w:author="PR Preview" w:date="2026-01-01T00:00:00Z">
        <w:r>
          <w:delText xml:space="preserve">.</w:delText>
        </w:r>
      </w:del>
    </w:p>
    <w:p>
      <w:pPr>
        <w:pStyle w:val="BodyText"/>
      </w:pPr>
      <w:ins w:id="251" w:author="PR Preview" w:date="2026-01-01T00:00:00Z">
        <w:r>
          <w:rPr>
            <w:i/>
            <w:iCs/>
          </w:rPr>
          <w:t xml:space="preserve">Proof</w:t>
        </w:r>
      </w:ins>
      <w:ins w:id="252" w:author="PR Preview" w:date="2026-01-01T00:00:00Z">
        <w:r>
          <w:t xml:space="preserve">. </w:t>
        </w:r>
      </w:ins>
      <w:ins w:id="253" w:author="PR Preview" w:date="2026-01-01T00:00:00Z">
        <w:r>
          <w:t xml:space="preserve">Every element of</w:t>
        </w:r>
      </w:ins>
      <w:ins w:id="254" w:author="PR Preview" w:date="2026-01-01T00:00:00Z">
        <w:r>
          <w:t xml:space="preserve"> </w:t>
        </w:r>
      </w:ins>
      <m:oMath>
        <m:r>
          <m:t>A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 an element of</w:t>
        </w:r>
      </w:ins>
      <w:ins w:id="257" w:author="PR Preview" w:date="2026-01-01T00:00:00Z">
        <w:r>
          <w:t xml:space="preserve"> </w:t>
        </w:r>
      </w:ins>
      <m:oMath>
        <m:r>
          <m:t>A</m:t>
        </m:r>
      </m:oMath>
      <w:ins w:id="258" w:author="PR Preview" w:date="2026-01-01T00:00:00Z">
        <w:r>
          <w:t xml:space="preserve">,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which is</w:t>
        </w:r>
      </w:ins>
      <w:ins w:id="261" w:author="PR Preview" w:date="2026-01-01T00:00:00Z">
        <w:r>
          <w:t xml:space="preserve"> </w:t>
        </w:r>
      </w:ins>
      <w:hyperlink w:anchor="def-subset">
        <w:ins w:id="26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with</w:t>
        </w:r>
      </w:ins>
      <w:ins w:id="26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</m:oMath>
      <w:ins w:id="266" w:author="PR Preview" w:date="2026-01-01T00:00:00Z">
        <w:r>
          <w:t xml:space="preserve">.</w:t>
        </w:r>
      </w:ins>
    </w:p>
    <w:bookmarkStart w:id="26" w:name="def-strict-subset"/>
    <w:p>
      <w:pPr>
        <w:pStyle w:val="BodyText"/>
      </w:pPr>
      <w:ins w:id="267" w:author="PR Preview" w:date="2026-01-01T00:00:00Z">
        <w:r>
          <w:rPr>
            <w:b/>
            <w:bCs/>
          </w:rPr>
          <w:t xml:space="preserve">Definition 9 (Strict subset)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 set</w:t>
        </w:r>
      </w:ins>
      <w:ins w:id="270" w:author="PR Preview" w:date="2026-01-01T00:00:00Z">
        <w:r>
          <w:t xml:space="preserve"> </w:t>
        </w:r>
      </w:ins>
      <m:oMath>
        <m:r>
          <m:t>A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 a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rPr>
            <w:b/>
            <w:bCs/>
          </w:rPr>
          <w:t xml:space="preserve">strict subset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of a set</w:t>
        </w:r>
      </w:ins>
      <w:ins w:id="277" w:author="PR Preview" w:date="2026-01-01T00:00:00Z">
        <w:r>
          <w:t xml:space="preserve"> </w:t>
        </w:r>
      </w:ins>
      <m:oMath>
        <m:r>
          <m:t>B</m:t>
        </m:r>
      </m:oMath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written</w:t>
        </w:r>
      </w:ins>
      <w:ins w:id="2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if</w:t>
        </w:r>
      </w:ins>
      <w:ins w:id="285" w:author="PR Preview" w:date="2026-01-01T00:00:00Z">
        <w:r>
          <w:t xml:space="preserve"> </w:t>
        </w:r>
      </w:ins>
      <m:oMath>
        <m:r>
          <m:t>A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 a</w:t>
        </w:r>
      </w:ins>
      <w:ins w:id="288" w:author="PR Preview" w:date="2026-01-01T00:00:00Z">
        <w:r>
          <w:t xml:space="preserve"> </w:t>
        </w:r>
      </w:ins>
      <w:hyperlink w:anchor="def-subset">
        <w:ins w:id="289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of</w:t>
        </w:r>
      </w:ins>
      <w:ins w:id="292" w:author="PR Preview" w:date="2026-01-01T00:00:00Z">
        <w:r>
          <w:t xml:space="preserve"> </w:t>
        </w:r>
      </w:ins>
      <m:oMath>
        <m:r>
          <m:t>B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</w:t>
        </w:r>
      </w:ins>
      <w:ins w:id="2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296" w:author="PR Preview" w:date="2026-01-01T00:00:00Z">
        <w:r>
          <w:t xml:space="preserve">.</w:t>
        </w:r>
      </w:ins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del w:id="297" w:author="PR Preview" w:date="2026-01-01T00:00:00Z">
        <w:r>
          <w:rPr>
            <w:b/>
            <w:bCs/>
          </w:rPr>
          <w:delText xml:space="preserve">Definition 6 (Superset)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 set</w:delText>
        </w:r>
      </w:del>
      <w:del w:id="300" w:author="PR Preview" w:date="2026-01-01T00:00:00Z">
        <w:r>
          <w:delText xml:space="preserve"> </w:delText>
        </w:r>
      </w:del>
      <m:oMath>
        <m:r>
          <m:t>B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is a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rPr>
            <w:b/>
            <w:bCs/>
          </w:rPr>
          <w:delText xml:space="preserve">superset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of a set</w:delText>
        </w:r>
      </w:del>
      <w:del w:id="307" w:author="PR Preview" w:date="2026-01-01T00:00:00Z">
        <w:r>
          <w:delText xml:space="preserve"> </w:delText>
        </w:r>
      </w:del>
      <m:oMath>
        <m:r>
          <m:t>A</m:t>
        </m:r>
      </m:oMath>
      <w:del w:id="308" w:author="PR Preview" w:date="2026-01-01T00:00:00Z">
        <w:r>
          <w:delText xml:space="preserve">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written</w:delText>
        </w:r>
      </w:del>
      <w:del w:id="31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⊇</m:t>
        </m:r>
        <m:r>
          <m:t>A</m:t>
        </m:r>
      </m:oMath>
      <w:del w:id="312" w:author="PR Preview" w:date="2026-01-01T00:00:00Z">
        <w:r>
          <w:delText xml:space="preserve">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if every element of</w:delText>
        </w:r>
      </w:del>
      <w:del w:id="315" w:author="PR Preview" w:date="2026-01-01T00:00:00Z">
        <w:r>
          <w:delText xml:space="preserve"> </w:delText>
        </w:r>
      </w:del>
      <m:oMath>
        <m:r>
          <m:t>A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an element of</w:delText>
        </w:r>
      </w:del>
      <w:del w:id="318" w:author="PR Preview" w:date="2026-01-01T00:00:00Z">
        <w:r>
          <w:delText xml:space="preserve"> </w:delText>
        </w:r>
      </w:del>
      <m:oMath>
        <m:r>
          <m:t>B</m:t>
        </m:r>
      </m:oMath>
      <w:del w:id="319" w:author="PR Preview" w:date="2026-01-01T00:00:00Z">
        <w:r>
          <w:delText xml:space="preserve">.</w:delText>
        </w:r>
      </w:del>
    </w:p>
    <w:p>
      <w:pPr>
        <w:pStyle w:val="BodyText"/>
      </w:pPr>
      <w:ins w:id="320" w:author="PR Preview" w:date="2026-01-01T00:00:00Z">
        <w:r>
          <w:rPr>
            <w:b/>
            <w:bCs/>
          </w:rPr>
          <w:t xml:space="preserve">Definition 10 (Superset)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 set</w:t>
        </w:r>
      </w:ins>
      <w:ins w:id="323" w:author="PR Preview" w:date="2026-01-01T00:00:00Z">
        <w:r>
          <w:t xml:space="preserve"> </w:t>
        </w:r>
      </w:ins>
      <m:oMath>
        <m:r>
          <m:t>B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a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b/>
            <w:bCs/>
          </w:rPr>
          <w:t xml:space="preserve">superset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of a set</w:t>
        </w:r>
      </w:ins>
      <w:ins w:id="330" w:author="PR Preview" w:date="2026-01-01T00:00:00Z">
        <w:r>
          <w:t xml:space="preserve"> </w:t>
        </w:r>
      </w:ins>
      <m:oMath>
        <m:r>
          <m:t>A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written</w:t>
        </w:r>
      </w:ins>
      <w:ins w:id="33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if every element of</w:t>
        </w:r>
      </w:ins>
      <w:ins w:id="338" w:author="PR Preview" w:date="2026-01-01T00:00:00Z">
        <w:r>
          <w:t xml:space="preserve"> </w:t>
        </w:r>
      </w:ins>
      <m:oMath>
        <m:r>
          <m:t>A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is an element of</w:t>
        </w:r>
      </w:ins>
      <w:ins w:id="341" w:author="PR Preview" w:date="2026-01-01T00:00:00Z">
        <w:r>
          <w:t xml:space="preserve"> </w:t>
        </w:r>
      </w:ins>
      <m:oMath>
        <m:r>
          <m:t>B</m:t>
        </m:r>
      </m:oMath>
      <w:ins w:id="342" w:author="PR Preview" w:date="2026-01-01T00:00:00Z">
        <w:r>
          <w:t xml:space="preserve">.</w:t>
        </w:r>
      </w:ins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del w:id="343" w:author="PR Preview" w:date="2026-01-01T00:00:00Z">
        <w:r>
          <w:rPr>
            <w:b/>
            <w:bCs/>
          </w:rPr>
          <w:delText xml:space="preserve">Definition 7 (Strict superset)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 set</w:delText>
        </w:r>
      </w:del>
      <w:del w:id="346" w:author="PR Preview" w:date="2026-01-01T00:00:00Z">
        <w:r>
          <w:delText xml:space="preserve"> </w:delText>
        </w:r>
      </w:del>
      <m:oMath>
        <m:r>
          <m:t>B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a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b/>
            <w:bCs/>
          </w:rPr>
          <w:delText xml:space="preserve">strict superset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 a set</w:delText>
        </w:r>
      </w:del>
      <w:del w:id="353" w:author="PR Preview" w:date="2026-01-01T00:00:00Z">
        <w:r>
          <w:delText xml:space="preserve"> </w:delText>
        </w:r>
      </w:del>
      <m:oMath>
        <m:r>
          <m:t>A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written</w:delText>
        </w:r>
      </w:del>
      <w:del w:id="35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⊋</m:t>
        </m:r>
        <m:r>
          <m:t>A</m:t>
        </m:r>
      </m:oMath>
      <w:del w:id="358" w:author="PR Preview" w:date="2026-01-01T00:00:00Z">
        <w:r>
          <w:delText xml:space="preserve">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if</w:delText>
        </w:r>
      </w:del>
      <w:del w:id="361" w:author="PR Preview" w:date="2026-01-01T00:00:00Z">
        <w:r>
          <w:delText xml:space="preserve"> </w:delText>
        </w:r>
      </w:del>
      <m:oMath>
        <m:r>
          <m:t>B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is a</w:delText>
        </w:r>
      </w:del>
      <w:del w:id="364" w:author="PR Preview" w:date="2026-01-01T00:00:00Z">
        <w:r>
          <w:delText xml:space="preserve"> </w:delText>
        </w:r>
      </w:del>
      <w:hyperlink w:anchor="def-superset">
        <w:del w:id="365" w:author="PR Preview" w:date="2026-01-01T00:00:00Z">
          <w:r>
            <w:rPr>
              <w:rStyle w:val="Hyperlink"/>
            </w:rPr>
            <w:delText xml:space="preserve">superset</w:delText>
          </w:r>
        </w:del>
      </w:hyperlink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of</w:delText>
        </w:r>
      </w:del>
      <w:del w:id="368" w:author="PR Preview" w:date="2026-01-01T00:00:00Z">
        <w:r>
          <w:delText xml:space="preserve"> </w:delText>
        </w:r>
      </w:del>
      <m:oMath>
        <m:r>
          <m:t>A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</w:delText>
        </w:r>
      </w:del>
      <w:del w:id="37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A</m:t>
        </m:r>
      </m:oMath>
      <w:del w:id="372" w:author="PR Preview" w:date="2026-01-01T00:00:00Z">
        <w:r>
          <w:delText xml:space="preserve">.</w:delText>
        </w:r>
      </w:del>
    </w:p>
    <w:p>
      <w:pPr>
        <w:pStyle w:val="BodyText"/>
      </w:pPr>
      <w:ins w:id="373" w:author="PR Preview" w:date="2026-01-01T00:00:00Z">
        <w:r>
          <w:rPr>
            <w:b/>
            <w:bCs/>
          </w:rPr>
          <w:t xml:space="preserve">Definition 11 (Strict superset)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 set</w:t>
        </w:r>
      </w:ins>
      <w:ins w:id="376" w:author="PR Preview" w:date="2026-01-01T00:00:00Z">
        <w:r>
          <w:t xml:space="preserve"> </w:t>
        </w:r>
      </w:ins>
      <m:oMath>
        <m:r>
          <m:t>B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a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rPr>
            <w:b/>
            <w:bCs/>
          </w:rPr>
          <w:t xml:space="preserve">strict superset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of a set</w:t>
        </w:r>
      </w:ins>
      <w:ins w:id="383" w:author="PR Preview" w:date="2026-01-01T00:00:00Z">
        <w:r>
          <w:t xml:space="preserve"> </w:t>
        </w:r>
      </w:ins>
      <m:oMath>
        <m:r>
          <m:t>A</m:t>
        </m:r>
      </m:oMath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written</w:t>
        </w:r>
      </w:ins>
      <w:ins w:id="3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if</w:t>
        </w:r>
      </w:ins>
      <w:ins w:id="391" w:author="PR Preview" w:date="2026-01-01T00:00:00Z">
        <w:r>
          <w:t xml:space="preserve"> </w:t>
        </w:r>
      </w:ins>
      <m:oMath>
        <m:r>
          <m:t>B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a</w:t>
        </w:r>
      </w:ins>
      <w:ins w:id="394" w:author="PR Preview" w:date="2026-01-01T00:00:00Z">
        <w:r>
          <w:t xml:space="preserve"> </w:t>
        </w:r>
      </w:ins>
      <w:hyperlink w:anchor="def-superset">
        <w:ins w:id="395" w:author="PR Preview" w:date="2026-01-01T00:00:00Z">
          <w:r>
            <w:rPr>
              <w:rStyle w:val="Hyperlink"/>
            </w:rPr>
            <w:t xml:space="preserve">superset</w:t>
          </w:r>
        </w:ins>
      </w:hyperlink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</w:t>
        </w:r>
      </w:ins>
      <w:ins w:id="398" w:author="PR Preview" w:date="2026-01-01T00:00:00Z">
        <w:r>
          <w:t xml:space="preserve"> </w:t>
        </w:r>
      </w:ins>
      <m:oMath>
        <m:r>
          <m:t>A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A</m:t>
        </m:r>
      </m:oMath>
      <w:ins w:id="402" w:author="PR Preview" w:date="2026-01-01T00:00:00Z">
        <w:r>
          <w:t xml:space="preserve">.</w:t>
        </w:r>
      </w:ins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8 (Empty set)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empty set</w:delText>
        </w:r>
      </w:del>
      <w:del w:id="408" w:author="PR Preview" w:date="2026-01-01T00:00:00Z">
        <w:r>
          <w:delText xml:space="preserve">, denoted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the set that has no elements.</w:delText>
        </w:r>
      </w:del>
    </w:p>
    <w:p>
      <w:pPr>
        <w:pStyle w:val="FirstParagraph"/>
      </w:pPr>
      <w:ins w:id="413" w:author="PR Preview" w:date="2026-01-01T00:00:00Z">
        <w:r>
          <w:rPr>
            <w:b/>
            <w:bCs/>
          </w:rPr>
          <w:t xml:space="preserve">Definition 12 (Empty set)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b/>
            <w:bCs/>
          </w:rPr>
          <w:t xml:space="preserve">empty set</w:t>
        </w:r>
      </w:ins>
      <w:ins w:id="418" w:author="PR Preview" w:date="2026-01-01T00:00:00Z">
        <w:r>
          <w:t xml:space="preserve">, denoted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the set that has no elements.</w:t>
        </w:r>
      </w:ins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del w:id="423" w:author="PR Preview" w:date="2026-01-01T00:00:00Z">
        <w:r>
          <w:rPr>
            <w:b/>
            <w:bCs/>
          </w:rPr>
          <w:delText xml:space="preserve">Definition 9 (Vacuous truth)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 statement of the form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“every element of</w:delText>
        </w:r>
      </w:del>
      <w:del w:id="428" w:author="PR Preview" w:date="2026-01-01T00:00:00Z">
        <w:r>
          <w:delText xml:space="preserve"> </w:delText>
        </w:r>
      </w:del>
      <m:oMath>
        <m:r>
          <m:t>A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has property</w:delText>
        </w:r>
      </w:del>
      <w:del w:id="431" w:author="PR Preview" w:date="2026-01-01T00:00:00Z">
        <w:r>
          <w:delText xml:space="preserve"> </w:delText>
        </w:r>
      </w:del>
      <m:oMath>
        <m:r>
          <m:t>P</m:t>
        </m:r>
      </m:oMath>
      <w:del w:id="432" w:author="PR Preview" w:date="2026-01-01T00:00:00Z">
        <w:r>
          <w:delText xml:space="preserve">”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is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rPr>
            <w:b/>
            <w:bCs/>
          </w:rPr>
          <w:delText xml:space="preserve">vacuously true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when</w:delText>
        </w:r>
      </w:del>
      <w:del w:id="439" w:author="PR Preview" w:date="2026-01-01T00:00:00Z">
        <w:r>
          <w:delText xml:space="preserve"> </w:delText>
        </w:r>
      </w:del>
      <m:oMath>
        <m:r>
          <m:t>A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is the</w:delText>
        </w:r>
      </w:del>
      <w:del w:id="442" w:author="PR Preview" w:date="2026-01-01T00:00:00Z">
        <w:r>
          <w:delText xml:space="preserve"> </w:delText>
        </w:r>
      </w:del>
      <w:hyperlink w:anchor="def-empty-set">
        <w:del w:id="443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444" w:author="PR Preview" w:date="2026-01-01T00:00:00Z">
        <w:r>
          <w:delText xml:space="preserve">:</w:delText>
        </w:r>
      </w:del>
      <w:del w:id="445" w:author="PR Preview" w:date="2026-01-01T00:00:00Z">
        <w:r>
          <w:delText xml:space="preserve"> </w:delText>
        </w:r>
      </w:del>
      <m:oMath>
        <m:r>
          <m:t>A</m:t>
        </m:r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has no elements,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so no element of</w:delText>
        </w:r>
      </w:del>
      <w:del w:id="450" w:author="PR Preview" w:date="2026-01-01T00:00:00Z">
        <w:r>
          <w:delText xml:space="preserve"> </w:delText>
        </w:r>
      </w:del>
      <m:oMath>
        <m:r>
          <m:t>A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fails to have property</w:delText>
        </w:r>
      </w:del>
      <w:del w:id="453" w:author="PR Preview" w:date="2026-01-01T00:00:00Z">
        <w:r>
          <w:delText xml:space="preserve"> </w:delText>
        </w:r>
      </w:del>
      <m:oMath>
        <m:r>
          <m:t>P</m:t>
        </m:r>
      </m:oMath>
      <w:del w:id="454" w:author="PR Preview" w:date="2026-01-01T00:00:00Z">
        <w:r>
          <w:delText xml:space="preserve">.</w:delText>
        </w:r>
      </w:del>
    </w:p>
    <w:p>
      <w:pPr>
        <w:pStyle w:val="BodyText"/>
      </w:pPr>
      <w:ins w:id="455" w:author="PR Preview" w:date="2026-01-01T00:00:00Z">
        <w:r>
          <w:rPr>
            <w:b/>
            <w:bCs/>
          </w:rPr>
          <w:t xml:space="preserve">Definition 13 (Vacuous truth)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 statement of the form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“every element of</w:t>
        </w:r>
      </w:ins>
      <w:ins w:id="460" w:author="PR Preview" w:date="2026-01-01T00:00:00Z">
        <w:r>
          <w:t xml:space="preserve"> </w:t>
        </w:r>
      </w:ins>
      <m:oMath>
        <m:r>
          <m:t>A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has property</w:t>
        </w:r>
      </w:ins>
      <w:ins w:id="463" w:author="PR Preview" w:date="2026-01-01T00:00:00Z">
        <w:r>
          <w:t xml:space="preserve"> </w:t>
        </w:r>
      </w:ins>
      <m:oMath>
        <m:r>
          <m:t>P</m:t>
        </m:r>
      </m:oMath>
      <w:ins w:id="464" w:author="PR Preview" w:date="2026-01-01T00:00:00Z">
        <w:r>
          <w:t xml:space="preserve">”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is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rPr>
            <w:b/>
            <w:bCs/>
          </w:rPr>
          <w:t xml:space="preserve">vacuously true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when</w:t>
        </w:r>
      </w:ins>
      <w:ins w:id="471" w:author="PR Preview" w:date="2026-01-01T00:00:00Z">
        <w:r>
          <w:t xml:space="preserve"> </w:t>
        </w:r>
      </w:ins>
      <m:oMath>
        <m:r>
          <m:t>A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is the</w:t>
        </w:r>
      </w:ins>
      <w:ins w:id="474" w:author="PR Preview" w:date="2026-01-01T00:00:00Z">
        <w:r>
          <w:t xml:space="preserve"> </w:t>
        </w:r>
      </w:ins>
      <w:hyperlink w:anchor="def-empty-set">
        <w:ins w:id="475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476" w:author="PR Preview" w:date="2026-01-01T00:00:00Z">
        <w:r>
          <w:t xml:space="preserve">:</w:t>
        </w:r>
      </w:ins>
      <w:ins w:id="477" w:author="PR Preview" w:date="2026-01-01T00:00:00Z">
        <w:r>
          <w:t xml:space="preserve"> </w:t>
        </w:r>
      </w:ins>
      <m:oMath>
        <m:r>
          <m:t>A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has no elements,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so no element of</w:t>
        </w:r>
      </w:ins>
      <w:ins w:id="482" w:author="PR Preview" w:date="2026-01-01T00:00:00Z">
        <w:r>
          <w:t xml:space="preserve"> </w:t>
        </w:r>
      </w:ins>
      <m:oMath>
        <m:r>
          <m:t>A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fails to have property</w:t>
        </w:r>
      </w:ins>
      <w:ins w:id="485" w:author="PR Preview" w:date="2026-01-01T00:00:00Z">
        <w:r>
          <w:t xml:space="preserve"> </w:t>
        </w:r>
      </w:ins>
      <m:oMath>
        <m:r>
          <m:t>P</m:t>
        </m:r>
      </m:oMath>
      <w:ins w:id="486" w:author="PR Preview" w:date="2026-01-01T00:00:00Z">
        <w:r>
          <w:t xml:space="preserve">.</w:t>
        </w:r>
      </w:ins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del w:id="487" w:author="PR Preview" w:date="2026-01-01T00:00:00Z">
        <w:r>
          <w:rPr>
            <w:i/>
            <w:iCs/>
          </w:rPr>
          <w:delText xml:space="preserve">Proof</w:delText>
        </w:r>
      </w:del>
      <w:del w:id="488" w:author="PR Preview" w:date="2026-01-01T00:00:00Z">
        <w:r>
          <w:delText xml:space="preserve">. </w:delText>
        </w:r>
      </w:del>
      <w:del w:id="489" w:author="PR Preview" w:date="2026-01-01T00:00:00Z">
        <w:r>
          <w:delText xml:space="preserve">By</w:delText>
        </w:r>
      </w:del>
      <w:del w:id="490" w:author="PR Preview" w:date="2026-01-01T00:00:00Z">
        <w:r>
          <w:delText xml:space="preserve"> </w:delText>
        </w:r>
      </w:del>
      <w:hyperlink w:anchor="def-subset">
        <w:del w:id="49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fails only if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some element of</w:delText>
        </w:r>
      </w:del>
      <w:del w:id="49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is not in</w:delText>
        </w:r>
      </w:del>
      <w:del w:id="501" w:author="PR Preview" w:date="2026-01-01T00:00:00Z">
        <w:r>
          <w:delText xml:space="preserve"> </w:delText>
        </w:r>
      </w:del>
      <m:oMath>
        <m:r>
          <m:t>A</m:t>
        </m:r>
      </m:oMath>
      <w:del w:id="502" w:author="PR Preview" w:date="2026-01-01T00:00:00Z">
        <w:r>
          <w:delText xml:space="preserve">.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The</w:delText>
        </w:r>
      </w:del>
      <w:del w:id="505" w:author="PR Preview" w:date="2026-01-01T00:00:00Z">
        <w:r>
          <w:delText xml:space="preserve"> </w:delText>
        </w:r>
      </w:del>
      <w:hyperlink w:anchor="def-empty-set">
        <w:del w:id="506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has no elements,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so no such element exists.</w:delText>
        </w:r>
      </w:del>
    </w:p>
    <w:p>
      <w:pPr>
        <w:pStyle w:val="BodyText"/>
      </w:pPr>
      <w:del w:id="511" w:author="PR Preview" w:date="2026-01-01T00:00:00Z">
        <w:r>
          <w:rPr>
            <w:b/>
            <w:bCs/>
          </w:rPr>
          <w:delText xml:space="preserve">Definition 10 (Collection of sets (family of sets))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rPr>
            <w:b/>
            <w:bCs/>
          </w:rPr>
          <w:delText xml:space="preserve">collection of sets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(also called a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rPr>
            <w:b/>
            <w:bCs/>
          </w:rPr>
          <w:delText xml:space="preserve">family of sets</w:delText>
        </w:r>
      </w:del>
      <w:del w:id="520" w:author="PR Preview" w:date="2026-01-01T00:00:00Z">
        <w:r>
          <w:delText xml:space="preserve">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is a set whose elements are themselves sets.</w:delText>
        </w:r>
      </w:del>
    </w:p>
    <w:p>
      <w:pPr>
        <w:pStyle w:val="BodyText"/>
      </w:pPr>
      <w:ins w:id="523" w:author="PR Preview" w:date="2026-01-01T00:00:00Z">
        <w:r>
          <w:rPr>
            <w:i/>
            <w:iCs/>
          </w:rPr>
          <w:t xml:space="preserve">Proof</w:t>
        </w:r>
      </w:ins>
      <w:ins w:id="524" w:author="PR Preview" w:date="2026-01-01T00:00:00Z">
        <w:r>
          <w:t xml:space="preserve">. </w:t>
        </w:r>
      </w:ins>
      <w:ins w:id="525" w:author="PR Preview" w:date="2026-01-01T00:00:00Z">
        <w:r>
          <w:t xml:space="preserve">By</w:t>
        </w:r>
      </w:ins>
      <w:ins w:id="526" w:author="PR Preview" w:date="2026-01-01T00:00:00Z">
        <w:r>
          <w:t xml:space="preserve"> </w:t>
        </w:r>
      </w:ins>
      <w:hyperlink w:anchor="def-subset">
        <w:ins w:id="52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fails only if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some element of</w:t>
        </w:r>
      </w:ins>
      <w:ins w:id="53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is not in</w:t>
        </w:r>
      </w:ins>
      <w:ins w:id="537" w:author="PR Preview" w:date="2026-01-01T00:00:00Z">
        <w:r>
          <w:t xml:space="preserve"> </w:t>
        </w:r>
      </w:ins>
      <m:oMath>
        <m:r>
          <m:t>A</m:t>
        </m:r>
      </m:oMath>
      <w:ins w:id="538" w:author="PR Preview" w:date="2026-01-01T00:00:00Z">
        <w:r>
          <w:t xml:space="preserve">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</w:t>
        </w:r>
      </w:ins>
      <w:ins w:id="541" w:author="PR Preview" w:date="2026-01-01T00:00:00Z">
        <w:r>
          <w:t xml:space="preserve"> </w:t>
        </w:r>
      </w:ins>
      <w:hyperlink w:anchor="def-empty-set">
        <w:ins w:id="542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has no elements,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so no such element exists.</w:t>
        </w:r>
      </w:ins>
    </w:p>
    <w:bookmarkStart w:id="43" w:name="def-collection"/>
    <w:p>
      <w:pPr>
        <w:pStyle w:val="BodyText"/>
      </w:pPr>
      <w:ins w:id="547" w:author="PR Preview" w:date="2026-01-01T00:00:00Z">
        <w:r>
          <w:rPr>
            <w:b/>
            <w:bCs/>
          </w:rPr>
          <w:t xml:space="preserve">Definition 14 (Collection of sets (family of sets))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collection of sets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(also called a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rPr>
            <w:b/>
            <w:bCs/>
          </w:rPr>
          <w:t xml:space="preserve">family of sets</w:t>
        </w:r>
      </w:ins>
      <w:ins w:id="556" w:author="PR Preview" w:date="2026-01-01T00:00:00Z">
        <w:r>
          <w:t xml:space="preserve">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a set whose elements are themselves sets.</w:t>
        </w:r>
      </w:ins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del w:id="559" w:author="PR Preview" w:date="2026-01-01T00:00:00Z">
        <w:r>
          <w:rPr>
            <w:b/>
            <w:bCs/>
          </w:rPr>
          <w:delText xml:space="preserve">Definition 11 (Union)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The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b/>
            <w:bCs/>
          </w:rPr>
          <w:delText xml:space="preserve">union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 sets</w:delText>
        </w:r>
      </w:del>
      <w:del w:id="566" w:author="PR Preview" w:date="2026-01-01T00:00:00Z">
        <w:r>
          <w:delText xml:space="preserve"> </w:delText>
        </w:r>
      </w:del>
      <m:oMath>
        <m:r>
          <m:t>A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and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</m:oMath>
      <w:del w:id="570" w:author="PR Preview" w:date="2026-01-01T00:00:00Z">
        <w:r>
          <w:delText xml:space="preserve">,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written</w:delText>
        </w:r>
      </w:del>
      <w:del w:id="5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∪</m:t>
        </m:r>
        <m:r>
          <m:t>B</m:t>
        </m:r>
      </m:oMath>
      <w:del w:id="574" w:author="PR Preview" w:date="2026-01-01T00:00:00Z">
        <w:r>
          <w:delText xml:space="preserve">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is the set of elements that are in</w:delText>
        </w:r>
      </w:del>
      <w:del w:id="577" w:author="PR Preview" w:date="2026-01-01T00:00:00Z">
        <w:r>
          <w:delText xml:space="preserve"> </w:delText>
        </w:r>
      </w:del>
      <m:oMath>
        <m:r>
          <m:t>A</m:t>
        </m:r>
      </m:oMath>
      <w:del w:id="578" w:author="PR Preview" w:date="2026-01-01T00:00:00Z">
        <w:r>
          <w:delText xml:space="preserve">, in</w:delText>
        </w:r>
      </w:del>
      <w:del w:id="579" w:author="PR Preview" w:date="2026-01-01T00:00:00Z">
        <w:r>
          <w:delText xml:space="preserve"> </w:delText>
        </w:r>
      </w:del>
      <m:oMath>
        <m:r>
          <m:t>B</m:t>
        </m:r>
      </m:oMath>
      <w:del w:id="580" w:author="PR Preview" w:date="2026-01-01T00:00:00Z">
        <w:r>
          <w:delText xml:space="preserve">, or in both: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581" w:author="PR Preview" w:date="2026-01-01T00:00:00Z">
        <w:r>
          <w:rPr>
            <w:b/>
            <w:bCs/>
          </w:rPr>
          <w:delText xml:space="preserve">Definition 12 (Union of a family of sets)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Let</w:delText>
        </w:r>
      </w:del>
      <w:del w:id="584" w:author="PR Preview" w:date="2026-01-01T00:00:00Z">
        <w:r>
          <w:delText xml:space="preserve"> </w:delText>
        </w:r>
      </w:del>
      <m:oMath>
        <m:r>
          <m:t>I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be a set of indices,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such as</w:delText>
        </w:r>
      </w:del>
      <w:del w:id="5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or</w:delText>
        </w:r>
      </w:del>
      <w:del w:id="5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593" w:author="PR Preview" w:date="2026-01-01T00:00:00Z">
        <w:r>
          <w:delText xml:space="preserve">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 let</w:delText>
        </w:r>
      </w:del>
      <w:del w:id="59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be a set for each</w:delText>
        </w:r>
      </w:del>
      <w:del w:id="59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600" w:author="PR Preview" w:date="2026-01-01T00:00:00Z">
        <w:r>
          <w:delText xml:space="preserve">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rPr>
            <w:b/>
            <w:bCs/>
          </w:rPr>
          <w:delText xml:space="preserve">union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of the sets</w:delText>
        </w:r>
      </w:del>
      <w:del w:id="60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written</w:delText>
        </w:r>
      </w:del>
      <w:del w:id="61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612" w:author="PR Preview" w:date="2026-01-01T00:00:00Z">
        <w:r>
          <w:delText xml:space="preserve">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 the set of elements that are in at least one</w:delText>
        </w:r>
      </w:del>
      <w:del w:id="61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16" w:author="PR Preview" w:date="2026-01-01T00:00:00Z">
        <w:r>
          <w:delText xml:space="preserve">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For</w:delText>
        </w:r>
      </w:del>
      <w:del w:id="61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620" w:author="PR Preview" w:date="2026-01-01T00:00:00Z">
        <w:r>
          <w:delText xml:space="preserve">, it is also written</w:delText>
        </w:r>
      </w:del>
      <w:del w:id="62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or</w:delText>
        </w:r>
      </w:del>
      <w:del w:id="6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625" w:author="PR Preview" w:date="2026-01-01T00:00:00Z">
        <w:r>
          <w:delText xml:space="preserve">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and for</w:delText>
        </w:r>
      </w:del>
      <w:del w:id="62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629" w:author="PR Preview" w:date="2026-01-01T00:00:00Z">
        <w:r>
          <w:delText xml:space="preserve">, it is written</w:delText>
        </w:r>
      </w:del>
      <w:del w:id="63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631" w:author="PR Preview" w:date="2026-01-01T00:00:00Z">
        <w:r>
          <w:delText xml:space="preserve">.</w:delText>
        </w:r>
      </w:del>
    </w:p>
    <w:p>
      <w:pPr>
        <w:pStyle w:val="BodyText"/>
      </w:pPr>
      <w:del w:id="632" w:author="PR Preview" w:date="2026-01-01T00:00:00Z">
        <w:r>
          <w:rPr>
            <w:b/>
            <w:bCs/>
          </w:rPr>
          <w:delText xml:space="preserve">Definition 13 (Intersection)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The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rPr>
            <w:b/>
            <w:bCs/>
          </w:rPr>
          <w:delText xml:space="preserve">intersection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of sets</w:delText>
        </w:r>
      </w:del>
      <w:del w:id="639" w:author="PR Preview" w:date="2026-01-01T00:00:00Z">
        <w:r>
          <w:delText xml:space="preserve"> </w:delText>
        </w:r>
      </w:del>
      <m:oMath>
        <m:r>
          <m:t>A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and</w:delText>
        </w:r>
      </w:del>
      <w:del w:id="642" w:author="PR Preview" w:date="2026-01-01T00:00:00Z">
        <w:r>
          <w:delText xml:space="preserve"> </w:delText>
        </w:r>
      </w:del>
      <m:oMath>
        <m:r>
          <m:t>B</m:t>
        </m:r>
      </m:oMath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written</w:delText>
        </w:r>
      </w:del>
      <w:del w:id="64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647" w:author="PR Preview" w:date="2026-01-01T00:00:00Z">
        <w:r>
          <w:delText xml:space="preserve">,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is the set of elements that are in both</w:delText>
        </w:r>
      </w:del>
      <w:del w:id="650" w:author="PR Preview" w:date="2026-01-01T00:00:00Z">
        <w:r>
          <w:delText xml:space="preserve"> </w:delText>
        </w:r>
      </w:del>
      <m:oMath>
        <m:r>
          <m:t>A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</w:delText>
        </w:r>
      </w:del>
      <w:del w:id="653" w:author="PR Preview" w:date="2026-01-01T00:00:00Z">
        <w:r>
          <w:delText xml:space="preserve"> </w:delText>
        </w:r>
      </w:del>
      <m:oMath>
        <m:r>
          <m:t>B</m:t>
        </m:r>
      </m:oMath>
      <w:del w:id="65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655" w:author="PR Preview" w:date="2026-01-01T00:00:00Z">
        <w:r>
          <w:rPr>
            <w:b/>
            <w:bCs/>
          </w:rPr>
          <w:delText xml:space="preserve">Definition 14 (Intersection of a family of sets)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Let</w:delText>
        </w:r>
      </w:del>
      <w:del w:id="658" w:author="PR Preview" w:date="2026-01-01T00:00:00Z">
        <w:r>
          <w:delText xml:space="preserve"> </w:delText>
        </w:r>
      </w:del>
      <m:oMath>
        <m:r>
          <m:t>I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be a nonempty set of indices,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such as</w:delText>
        </w:r>
      </w:del>
      <w:del w:id="6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or</w:delText>
        </w:r>
      </w:del>
      <w:del w:id="6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667" w:author="PR Preview" w:date="2026-01-01T00:00:00Z">
        <w:r>
          <w:delText xml:space="preserve">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and let</w:delText>
        </w:r>
      </w:del>
      <w:del w:id="67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be a set for each</w:delText>
        </w:r>
      </w:del>
      <w:del w:id="67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674" w:author="PR Preview" w:date="2026-01-01T00:00:00Z">
        <w:r>
          <w:delText xml:space="preserve">.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rPr>
            <w:b/>
            <w:bCs/>
          </w:rPr>
          <w:delText xml:space="preserve">intersection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 the sets</w:delText>
        </w:r>
      </w:del>
      <w:del w:id="68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written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686" w:author="PR Preview" w:date="2026-01-01T00:00:00Z">
        <w:r>
          <w:delText xml:space="preserve">,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is the set of elements that are in every</w:delText>
        </w:r>
      </w:del>
      <w:del w:id="68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90" w:author="PR Preview" w:date="2026-01-01T00:00:00Z">
        <w:r>
          <w:delText xml:space="preserve">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For</w:delText>
        </w:r>
      </w:del>
      <w:del w:id="69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694" w:author="PR Preview" w:date="2026-01-01T00:00:00Z">
        <w:r>
          <w:delText xml:space="preserve">, it is also written</w:delText>
        </w:r>
      </w:del>
      <w:del w:id="69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or</w:delText>
        </w:r>
      </w:del>
      <w:del w:id="69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699" w:author="PR Preview" w:date="2026-01-01T00:00:00Z">
        <w:r>
          <w:delText xml:space="preserve">,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 for</w:delText>
        </w:r>
      </w:del>
      <w:del w:id="70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703" w:author="PR Preview" w:date="2026-01-01T00:00:00Z">
        <w:r>
          <w:delText xml:space="preserve">, it is written</w:delText>
        </w:r>
      </w:del>
      <w:del w:id="70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705" w:author="PR Preview" w:date="2026-01-01T00:00:00Z">
        <w:r>
          <w:delText xml:space="preserve">.</w:delText>
        </w:r>
      </w:del>
    </w:p>
    <w:p>
      <w:pPr>
        <w:pStyle w:val="BodyText"/>
      </w:pPr>
      <w:del w:id="706" w:author="PR Preview" w:date="2026-01-01T00:00:00Z">
        <w:r>
          <w:rPr>
            <w:b/>
            <w:bCs/>
          </w:rPr>
          <w:delText xml:space="preserve">Definition 15 (Set difference)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The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rPr>
            <w:b/>
            <w:bCs/>
          </w:rPr>
          <w:delText xml:space="preserve">set difference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of sets</w:delText>
        </w:r>
      </w:del>
      <w:del w:id="713" w:author="PR Preview" w:date="2026-01-01T00:00:00Z">
        <w:r>
          <w:delText xml:space="preserve"> </w:delText>
        </w:r>
      </w:del>
      <m:oMath>
        <m:r>
          <m:t>A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and</w:delText>
        </w:r>
      </w:del>
      <w:del w:id="716" w:author="PR Preview" w:date="2026-01-01T00:00:00Z">
        <w:r>
          <w:delText xml:space="preserve"> </w:delText>
        </w:r>
      </w:del>
      <m:oMath>
        <m:r>
          <m:t>B</m:t>
        </m:r>
      </m:oMath>
      <w:del w:id="717" w:author="PR Preview" w:date="2026-01-01T00:00:00Z">
        <w:r>
          <w:delText xml:space="preserve">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written</w:delText>
        </w:r>
      </w:del>
      <w:del w:id="7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721" w:author="PR Preview" w:date="2026-01-01T00:00:00Z">
        <w:r>
          <w:delText xml:space="preserve">,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is the set of elements of</w:delText>
        </w:r>
      </w:del>
      <w:del w:id="724" w:author="PR Preview" w:date="2026-01-01T00:00:00Z">
        <w:r>
          <w:delText xml:space="preserve"> </w:delText>
        </w:r>
      </w:del>
      <m:oMath>
        <m:r>
          <m:t>A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that are not in</w:delText>
        </w:r>
      </w:del>
      <w:del w:id="727" w:author="PR Preview" w:date="2026-01-01T00:00:00Z">
        <w:r>
          <w:delText xml:space="preserve"> </w:delText>
        </w:r>
      </w:del>
      <m:oMath>
        <m:r>
          <m:t>B</m:t>
        </m:r>
      </m:oMath>
      <w:del w:id="7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729" w:author="PR Preview" w:date="2026-01-01T00:00:00Z">
        <w:r>
          <w:rPr>
            <w:b/>
            <w:bCs/>
          </w:rPr>
          <w:delText xml:space="preserve">Definition 16 (Complement)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Let</w:delText>
        </w:r>
      </w:del>
      <w:del w:id="732" w:author="PR Preview" w:date="2026-01-01T00:00:00Z">
        <w:r>
          <w:delText xml:space="preserve"> </w:delText>
        </w:r>
      </w:del>
      <m:oMath>
        <m:r>
          <m:t>A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be a</w:delText>
        </w:r>
      </w:del>
      <w:del w:id="735" w:author="PR Preview" w:date="2026-01-01T00:00:00Z">
        <w:r>
          <w:delText xml:space="preserve"> </w:delText>
        </w:r>
      </w:del>
      <w:hyperlink w:anchor="def-subset">
        <w:del w:id="736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of a set</w:delText>
        </w:r>
      </w:del>
      <w:del w:id="739" w:author="PR Preview" w:date="2026-01-01T00:00:00Z">
        <w:r>
          <w:delText xml:space="preserve"> </w:delText>
        </w:r>
      </w:del>
      <m:oMath>
        <m:r>
          <m:t>S</m:t>
        </m:r>
      </m:oMath>
      <w:del w:id="740" w:author="PR Preview" w:date="2026-01-01T00:00:00Z">
        <w:r>
          <w:delText xml:space="preserve">.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The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rPr>
            <w:b/>
            <w:bCs/>
          </w:rPr>
          <w:delText xml:space="preserve">complement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of</w:delText>
        </w:r>
      </w:del>
      <w:del w:id="747" w:author="PR Preview" w:date="2026-01-01T00:00:00Z">
        <w:r>
          <w:delText xml:space="preserve"> </w:delText>
        </w:r>
      </w:del>
      <m:oMath>
        <m:r>
          <m:t>A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in</w:delText>
        </w:r>
      </w:del>
      <w:del w:id="750" w:author="PR Preview" w:date="2026-01-01T00:00:00Z">
        <w:r>
          <w:delText xml:space="preserve"> </w:delText>
        </w:r>
      </w:del>
      <m:oMath>
        <m:r>
          <m:t>S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is the set difference (</w:delText>
        </w:r>
      </w:del>
      <w:hyperlink w:anchor="def-set-difference">
        <w:del w:id="75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754" w:author="PR Preview" w:date="2026-01-01T00:00:00Z">
        <w:r>
          <w:delText xml:space="preserve">)</w:delText>
        </w:r>
      </w:del>
      <w:del w:id="75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756" w:author="PR Preview" w:date="2026-01-01T00:00:00Z">
        <w:r>
          <w:delText xml:space="preserve">: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the elements of</w:delText>
        </w:r>
      </w:del>
      <w:del w:id="759" w:author="PR Preview" w:date="2026-01-01T00:00:00Z">
        <w:r>
          <w:delText xml:space="preserve"> </w:delText>
        </w:r>
      </w:del>
      <m:oMath>
        <m:r>
          <m:t>S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that are not in</w:delText>
        </w:r>
      </w:del>
      <w:del w:id="762" w:author="PR Preview" w:date="2026-01-01T00:00:00Z">
        <w:r>
          <w:delText xml:space="preserve"> </w:delText>
        </w:r>
      </w:del>
      <m:oMath>
        <m:r>
          <m:t>A</m:t>
        </m:r>
      </m:oMath>
      <w:del w:id="763" w:author="PR Preview" w:date="2026-01-01T00:00:00Z">
        <w:r>
          <w:delText xml:space="preserve">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When the set</w:delText>
        </w:r>
      </w:del>
      <w:del w:id="766" w:author="PR Preview" w:date="2026-01-01T00:00:00Z">
        <w:r>
          <w:delText xml:space="preserve"> </w:delText>
        </w:r>
      </w:del>
      <m:oMath>
        <m:r>
          <m:t>S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is clear from context,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 complement of</w:delText>
        </w:r>
      </w:del>
      <w:del w:id="771" w:author="PR Preview" w:date="2026-01-01T00:00:00Z">
        <w:r>
          <w:delText xml:space="preserve"> </w:delText>
        </w:r>
      </w:del>
      <m:oMath>
        <m:r>
          <m:t>A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is written</w:delText>
        </w:r>
      </w:del>
      <w:del w:id="77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775" w:author="PR Preview" w:date="2026-01-01T00:00:00Z">
        <w:r>
          <w:delText xml:space="preserve">:</w:delText>
        </w:r>
      </w:del>
    </w:p>
    <w:p>
      <w:pPr>
        <w:pStyle w:val="FirstParagraph"/>
      </w:pPr>
      <w:ins w:id="776" w:author="PR Preview" w:date="2026-01-01T00:00:00Z">
        <w:r>
          <w:rPr>
            <w:b/>
            <w:bCs/>
          </w:rPr>
          <w:t xml:space="preserve">Definition 15 (Union)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The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b/>
            <w:bCs/>
          </w:rPr>
          <w:t xml:space="preserve">union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of sets</w:t>
        </w:r>
      </w:ins>
      <w:ins w:id="783" w:author="PR Preview" w:date="2026-01-01T00:00:00Z">
        <w:r>
          <w:t xml:space="preserve"> </w:t>
        </w:r>
      </w:ins>
      <m:oMath>
        <m:r>
          <m:t>A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</w:t>
        </w:r>
      </w:ins>
      <w:ins w:id="786" w:author="PR Preview" w:date="2026-01-01T00:00:00Z">
        <w:r>
          <w:t xml:space="preserve"> </w:t>
        </w:r>
      </w:ins>
      <m:oMath>
        <m:r>
          <m:t>B</m:t>
        </m:r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written</w:t>
        </w:r>
      </w:ins>
      <w:ins w:id="7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791" w:author="PR Preview" w:date="2026-01-01T00:00:00Z">
        <w:r>
          <w:t xml:space="preserve">,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the set of elements that are in</w:t>
        </w:r>
      </w:ins>
      <w:ins w:id="794" w:author="PR Preview" w:date="2026-01-01T00:00:00Z">
        <w:r>
          <w:t xml:space="preserve"> </w:t>
        </w:r>
      </w:ins>
      <m:oMath>
        <m:r>
          <m:t>A</m:t>
        </m:r>
      </m:oMath>
      <w:ins w:id="795" w:author="PR Preview" w:date="2026-01-01T00:00:00Z">
        <w:r>
          <w:t xml:space="preserve">, in</w:t>
        </w:r>
      </w:ins>
      <w:ins w:id="796" w:author="PR Preview" w:date="2026-01-01T00:00:00Z">
        <w:r>
          <w:t xml:space="preserve"> </w:t>
        </w:r>
      </w:ins>
      <m:oMath>
        <m:r>
          <m:t>B</m:t>
        </m:r>
      </m:oMath>
      <w:ins w:id="797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ins w:id="798" w:author="PR Preview" w:date="2026-01-01T00:00:00Z">
        <w:r>
          <w:rPr>
            <w:b/>
            <w:bCs/>
          </w:rPr>
          <w:t xml:space="preserve">Definition 16 (Union of a family of sets)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Let</w:t>
        </w:r>
      </w:ins>
      <w:ins w:id="801" w:author="PR Preview" w:date="2026-01-01T00:00:00Z">
        <w:r>
          <w:t xml:space="preserve"> </w:t>
        </w:r>
      </w:ins>
      <m:oMath>
        <m:r>
          <m:t>I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be a set of indices,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such as</w:t>
        </w:r>
      </w:ins>
      <w:ins w:id="80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or</w:t>
        </w:r>
      </w:ins>
      <w:ins w:id="8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and let</w:t>
        </w:r>
      </w:ins>
      <w:ins w:id="8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be a set for each</w:t>
        </w:r>
      </w:ins>
      <w:ins w:id="8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817" w:author="PR Preview" w:date="2026-01-01T00:00:00Z">
        <w:r>
          <w:t xml:space="preserve">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The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rPr>
            <w:b/>
            <w:bCs/>
          </w:rPr>
          <w:t xml:space="preserve">union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of the sets</w:t>
        </w:r>
      </w:ins>
      <w:ins w:id="82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written</w:t>
        </w:r>
      </w:ins>
      <w:ins w:id="82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829" w:author="PR Preview" w:date="2026-01-01T00:00:00Z">
        <w:r>
          <w:t xml:space="preserve">,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is the set of elements that are in at least one</w:t>
        </w:r>
      </w:ins>
      <w:ins w:id="8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33" w:author="PR Preview" w:date="2026-01-01T00:00:00Z">
        <w:r>
          <w:t xml:space="preserve">.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For</w:t>
        </w:r>
      </w:ins>
      <w:ins w:id="8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37" w:author="PR Preview" w:date="2026-01-01T00:00:00Z">
        <w:r>
          <w:t xml:space="preserve">, it is also written</w:t>
        </w:r>
      </w:ins>
      <w:ins w:id="83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or</w:t>
        </w:r>
      </w:ins>
      <w:ins w:id="8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and for</w:t>
        </w:r>
      </w:ins>
      <w:ins w:id="84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46" w:author="PR Preview" w:date="2026-01-01T00:00:00Z">
        <w:r>
          <w:t xml:space="preserve">, it is written</w:t>
        </w:r>
      </w:ins>
      <w:ins w:id="84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848" w:author="PR Preview" w:date="2026-01-01T00:00:00Z">
        <w:r>
          <w:t xml:space="preserve">.</w:t>
        </w:r>
      </w:ins>
    </w:p>
    <w:bookmarkEnd w:id="47"/>
    <w:bookmarkStart w:id="48" w:name="def-intersection"/>
    <w:p>
      <w:pPr>
        <w:pStyle w:val="BodyText"/>
      </w:pPr>
      <w:ins w:id="849" w:author="PR Preview" w:date="2026-01-01T00:00:00Z">
        <w:r>
          <w:rPr>
            <w:b/>
            <w:bCs/>
          </w:rPr>
          <w:t xml:space="preserve">Definition 17 (Intersection)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rPr>
            <w:b/>
            <w:bCs/>
          </w:rPr>
          <w:t xml:space="preserve">intersection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of sets</w:t>
        </w:r>
      </w:ins>
      <w:ins w:id="856" w:author="PR Preview" w:date="2026-01-01T00:00:00Z">
        <w:r>
          <w:t xml:space="preserve"> </w:t>
        </w:r>
      </w:ins>
      <m:oMath>
        <m:r>
          <m:t>A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and</w:t>
        </w:r>
      </w:ins>
      <w:ins w:id="859" w:author="PR Preview" w:date="2026-01-01T00:00:00Z">
        <w:r>
          <w:t xml:space="preserve"> </w:t>
        </w:r>
      </w:ins>
      <m:oMath>
        <m:r>
          <m:t>B</m:t>
        </m:r>
      </m:oMath>
      <w:ins w:id="860" w:author="PR Preview" w:date="2026-01-01T00:00:00Z">
        <w:r>
          <w:t xml:space="preserve">,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written</w:t>
        </w:r>
      </w:ins>
      <w:ins w:id="8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864" w:author="PR Preview" w:date="2026-01-01T00:00:00Z">
        <w:r>
          <w:t xml:space="preserve">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is the set of elements that are in both</w:t>
        </w:r>
      </w:ins>
      <w:ins w:id="867" w:author="PR Preview" w:date="2026-01-01T00:00:00Z">
        <w:r>
          <w:t xml:space="preserve"> </w:t>
        </w:r>
      </w:ins>
      <m:oMath>
        <m:r>
          <m:t>A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and</w:t>
        </w:r>
      </w:ins>
      <w:ins w:id="870" w:author="PR Preview" w:date="2026-01-01T00:00:00Z">
        <w:r>
          <w:t xml:space="preserve"> </w:t>
        </w:r>
      </w:ins>
      <m:oMath>
        <m:r>
          <m:t>B</m:t>
        </m:r>
      </m:oMath>
      <w:ins w:id="8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ins w:id="872" w:author="PR Preview" w:date="2026-01-01T00:00:00Z">
        <w:r>
          <w:rPr>
            <w:b/>
            <w:bCs/>
          </w:rPr>
          <w:t xml:space="preserve">Definition 18 (Intersection of a family of sets)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Let</w:t>
        </w:r>
      </w:ins>
      <w:ins w:id="875" w:author="PR Preview" w:date="2026-01-01T00:00:00Z">
        <w:r>
          <w:t xml:space="preserve"> </w:t>
        </w:r>
      </w:ins>
      <m:oMath>
        <m:r>
          <m:t>I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be a nonempty set of indices,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such as</w:t>
        </w:r>
      </w:ins>
      <w:ins w:id="88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or</w:t>
        </w:r>
      </w:ins>
      <w:ins w:id="8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and let</w:t>
        </w:r>
      </w:ins>
      <w:ins w:id="88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be a set for each</w:t>
        </w:r>
      </w:ins>
      <w:ins w:id="89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The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b/>
            <w:bCs/>
          </w:rPr>
          <w:t xml:space="preserve">intersection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of the sets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99" w:author="PR Preview" w:date="2026-01-01T00:00:00Z">
        <w:r>
          <w:t xml:space="preserve">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written</w:t>
        </w:r>
      </w:ins>
      <w:ins w:id="9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903" w:author="PR Preview" w:date="2026-01-01T00:00:00Z">
        <w:r>
          <w:t xml:space="preserve">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the set of elements that are in every</w:t>
        </w:r>
      </w:ins>
      <w:ins w:id="9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07" w:author="PR Preview" w:date="2026-01-01T00:00:00Z">
        <w:r>
          <w:t xml:space="preserve">.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For</w:t>
        </w:r>
      </w:ins>
      <w:ins w:id="9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11" w:author="PR Preview" w:date="2026-01-01T00:00:00Z">
        <w:r>
          <w:t xml:space="preserve">, it is also written</w:t>
        </w:r>
      </w:ins>
      <w:ins w:id="91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or</w:t>
        </w:r>
      </w:ins>
      <w:ins w:id="9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 for</w:t>
        </w:r>
      </w:ins>
      <w:ins w:id="91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920" w:author="PR Preview" w:date="2026-01-01T00:00:00Z">
        <w:r>
          <w:t xml:space="preserve">, it is written</w:t>
        </w:r>
      </w:ins>
      <w:ins w:id="92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922" w:author="PR Preview" w:date="2026-01-01T00:00:00Z">
        <w:r>
          <w:t xml:space="preserve">.</w:t>
        </w:r>
      </w:ins>
    </w:p>
    <w:bookmarkEnd w:id="49"/>
    <w:bookmarkStart w:id="50" w:name="def-set-difference"/>
    <w:p>
      <w:pPr>
        <w:pStyle w:val="BodyText"/>
      </w:pPr>
      <w:ins w:id="923" w:author="PR Preview" w:date="2026-01-01T00:00:00Z">
        <w:r>
          <w:rPr>
            <w:b/>
            <w:bCs/>
          </w:rPr>
          <w:t xml:space="preserve">Definition 19 (Set difference)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The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rPr>
            <w:b/>
            <w:bCs/>
          </w:rPr>
          <w:t xml:space="preserve">set difference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of sets</w:t>
        </w:r>
      </w:ins>
      <w:ins w:id="930" w:author="PR Preview" w:date="2026-01-01T00:00:00Z">
        <w:r>
          <w:t xml:space="preserve"> </w:t>
        </w:r>
      </w:ins>
      <m:oMath>
        <m:r>
          <m:t>A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and</w:t>
        </w:r>
      </w:ins>
      <w:ins w:id="933" w:author="PR Preview" w:date="2026-01-01T00:00:00Z">
        <w:r>
          <w:t xml:space="preserve"> </w:t>
        </w:r>
      </w:ins>
      <m:oMath>
        <m:r>
          <m:t>B</m:t>
        </m:r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written</w:t>
        </w:r>
      </w:ins>
      <w:ins w:id="9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938" w:author="PR Preview" w:date="2026-01-01T00:00:00Z">
        <w:r>
          <w:t xml:space="preserve">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is the set of elements of</w:t>
        </w:r>
      </w:ins>
      <w:ins w:id="941" w:author="PR Preview" w:date="2026-01-01T00:00:00Z">
        <w:r>
          <w:t xml:space="preserve"> </w:t>
        </w:r>
      </w:ins>
      <m:oMath>
        <m:r>
          <m:t>A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that are not in</w:t>
        </w:r>
      </w:ins>
      <w:ins w:id="944" w:author="PR Preview" w:date="2026-01-01T00:00:00Z">
        <w:r>
          <w:t xml:space="preserve"> </w:t>
        </w:r>
      </w:ins>
      <m:oMath>
        <m:r>
          <m:t>B</m:t>
        </m:r>
      </m:oMath>
      <w:ins w:id="94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ins w:id="946" w:author="PR Preview" w:date="2026-01-01T00:00:00Z">
        <w:r>
          <w:rPr>
            <w:b/>
            <w:bCs/>
          </w:rPr>
          <w:t xml:space="preserve">Definition 20 (Complement)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Let</w:t>
        </w:r>
      </w:ins>
      <w:ins w:id="949" w:author="PR Preview" w:date="2026-01-01T00:00:00Z">
        <w:r>
          <w:t xml:space="preserve"> </w:t>
        </w:r>
      </w:ins>
      <m:oMath>
        <m:r>
          <m:t>A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be a</w:t>
        </w:r>
      </w:ins>
      <w:ins w:id="952" w:author="PR Preview" w:date="2026-01-01T00:00:00Z">
        <w:r>
          <w:t xml:space="preserve"> </w:t>
        </w:r>
      </w:ins>
      <w:hyperlink w:anchor="def-subset">
        <w:ins w:id="953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of a set</w:t>
        </w:r>
      </w:ins>
      <w:ins w:id="956" w:author="PR Preview" w:date="2026-01-01T00:00:00Z">
        <w:r>
          <w:t xml:space="preserve"> </w:t>
        </w:r>
      </w:ins>
      <m:oMath>
        <m:r>
          <m:t>S</m:t>
        </m:r>
      </m:oMath>
      <w:ins w:id="957" w:author="PR Preview" w:date="2026-01-01T00:00:00Z">
        <w:r>
          <w:t xml:space="preserve">.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The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rPr>
            <w:b/>
            <w:bCs/>
          </w:rPr>
          <w:t xml:space="preserve">complement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of</w:t>
        </w:r>
      </w:ins>
      <w:ins w:id="964" w:author="PR Preview" w:date="2026-01-01T00:00:00Z">
        <w:r>
          <w:t xml:space="preserve"> </w:t>
        </w:r>
      </w:ins>
      <m:oMath>
        <m:r>
          <m:t>A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in</w:t>
        </w:r>
      </w:ins>
      <w:ins w:id="967" w:author="PR Preview" w:date="2026-01-01T00:00:00Z">
        <w:r>
          <w:t xml:space="preserve"> </w:t>
        </w:r>
      </w:ins>
      <m:oMath>
        <m:r>
          <m:t>S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is the set difference (</w:t>
        </w:r>
      </w:ins>
      <w:hyperlink w:anchor="def-set-difference">
        <w:ins w:id="970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971" w:author="PR Preview" w:date="2026-01-01T00:00:00Z">
        <w:r>
          <w:t xml:space="preserve">)</w:t>
        </w:r>
      </w:ins>
      <w:ins w:id="97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973" w:author="PR Preview" w:date="2026-01-01T00:00:00Z">
        <w:r>
          <w:t xml:space="preserve">: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the elements of</w:t>
        </w:r>
      </w:ins>
      <w:ins w:id="976" w:author="PR Preview" w:date="2026-01-01T00:00:00Z">
        <w:r>
          <w:t xml:space="preserve"> </w:t>
        </w:r>
      </w:ins>
      <m:oMath>
        <m:r>
          <m:t>S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that are not in</w:t>
        </w:r>
      </w:ins>
      <w:ins w:id="979" w:author="PR Preview" w:date="2026-01-01T00:00:00Z">
        <w:r>
          <w:t xml:space="preserve"> </w:t>
        </w:r>
      </w:ins>
      <m:oMath>
        <m:r>
          <m:t>A</m:t>
        </m:r>
      </m:oMath>
      <w:ins w:id="980" w:author="PR Preview" w:date="2026-01-01T00:00:00Z">
        <w:r>
          <w:t xml:space="preserve">.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When the set</w:t>
        </w:r>
      </w:ins>
      <w:ins w:id="983" w:author="PR Preview" w:date="2026-01-01T00:00:00Z">
        <w:r>
          <w:t xml:space="preserve"> </w:t>
        </w:r>
      </w:ins>
      <m:oMath>
        <m:r>
          <m:t>S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is clear from context,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the complement of</w:t>
        </w:r>
      </w:ins>
      <w:ins w:id="988" w:author="PR Preview" w:date="2026-01-01T00:00:00Z">
        <w:r>
          <w:t xml:space="preserve"> </w:t>
        </w:r>
      </w:ins>
      <m:oMath>
        <m:r>
          <m:t>A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is written</w:t>
        </w:r>
      </w:ins>
      <w:ins w:id="991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9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93" w:author="PR Preview" w:date="2026-01-01T00:00:00Z">
        <w:r>
          <w:delText xml:space="preserve">With the complement notation of</w:delText>
        </w:r>
      </w:del>
      <w:del w:id="994" w:author="PR Preview" w:date="2026-01-01T00:00:00Z">
        <w:r>
          <w:delText xml:space="preserve"> </w:delText>
        </w:r>
      </w:del>
      <w:hyperlink w:anchor="def-complement">
        <w:del w:id="99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996" w:author="PR Preview" w:date="2026-01-01T00:00:00Z">
        <w:r>
          <w:delText xml:space="preserve">,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these read</w:delText>
        </w:r>
      </w:del>
      <w:del w:id="9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and</w:delText>
        </w:r>
      </w:del>
      <w:del w:id="10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1003" w:author="PR Preview" w:date="2026-01-01T00:00:00Z">
        <w:r>
          <w:delText xml:space="preserve">.</w:delText>
        </w:r>
      </w:del>
    </w:p>
    <w:p>
      <w:pPr>
        <w:pStyle w:val="FirstParagraph"/>
      </w:pPr>
      <w:ins w:id="1004" w:author="PR Preview" w:date="2026-01-01T00:00:00Z">
        <w:r>
          <w:t xml:space="preserve">With the complement notation of</w:t>
        </w:r>
      </w:ins>
      <w:ins w:id="1005" w:author="PR Preview" w:date="2026-01-01T00:00:00Z">
        <w:r>
          <w:t xml:space="preserve"> </w:t>
        </w:r>
      </w:ins>
      <w:hyperlink w:anchor="def-complement">
        <w:ins w:id="100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007" w:author="PR Preview" w:date="2026-01-01T00:00:00Z">
        <w:r>
          <w:t xml:space="preserve">,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these read</w:t>
        </w:r>
      </w:ins>
      <w:ins w:id="101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and</w:t>
        </w:r>
      </w:ins>
      <w:ins w:id="101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014" w:author="PR Preview" w:date="2026-01-01T00:00:00Z">
        <w:r>
          <w:t xml:space="preserve">.</w:t>
        </w:r>
      </w:ins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del w:id="1015" w:author="PR Preview" w:date="2026-01-01T00:00:00Z">
        <w:r>
          <w:rPr>
            <w:b/>
            <w:bCs/>
          </w:rPr>
          <w:delText xml:space="preserve">Definition 17 (Ordered pair)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An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rPr>
            <w:b/>
            <w:bCs/>
          </w:rPr>
          <w:delText xml:space="preserve">ordered pair</w:delText>
        </w:r>
      </w:del>
      <w:del w:id="10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is a pair of objects listed in order,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with</w:delText>
        </w:r>
      </w:del>
      <w:del w:id="1025" w:author="PR Preview" w:date="2026-01-01T00:00:00Z">
        <w:r>
          <w:delText xml:space="preserve"> </w:delText>
        </w:r>
      </w:del>
      <m:oMath>
        <m:r>
          <m:t>a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first and</w:delText>
        </w:r>
      </w:del>
      <w:del w:id="1028" w:author="PR Preview" w:date="2026-01-01T00:00:00Z">
        <w:r>
          <w:delText xml:space="preserve"> </w:delText>
        </w:r>
      </w:del>
      <m:oMath>
        <m:r>
          <m:t>b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second;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two ordered pairs are equal,</w:delText>
        </w:r>
      </w:del>
      <w:del w:id="10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1034" w:author="PR Preview" w:date="2026-01-01T00:00:00Z">
        <w:r>
          <w:delText xml:space="preserve">,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when</w:delText>
        </w:r>
      </w:del>
      <w:del w:id="10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and</w:delText>
        </w:r>
      </w:del>
      <w:del w:id="104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1041" w:author="PR Preview" w:date="2026-01-01T00:00:00Z">
        <w:r>
          <w:delText xml:space="preserve">.</w:delText>
        </w:r>
      </w:del>
    </w:p>
    <w:p>
      <w:pPr>
        <w:pStyle w:val="BodyText"/>
      </w:pPr>
      <w:del w:id="1042" w:author="PR Preview" w:date="2026-01-01T00:00:00Z">
        <w:r>
          <w:rPr>
            <w:b/>
            <w:bCs/>
          </w:rPr>
          <w:delText xml:space="preserve">Definition 18 (Cartesian product)</w:delText>
        </w:r>
      </w:del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The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rPr>
            <w:b/>
            <w:bCs/>
          </w:rPr>
          <w:delText xml:space="preserve">Cartesian product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of sets</w:delText>
        </w:r>
      </w:del>
      <w:del w:id="1049" w:author="PR Preview" w:date="2026-01-01T00:00:00Z">
        <w:r>
          <w:delText xml:space="preserve"> </w:delText>
        </w:r>
      </w:del>
      <m:oMath>
        <m:r>
          <m:t>A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and</w:delText>
        </w:r>
      </w:del>
      <w:del w:id="1052" w:author="PR Preview" w:date="2026-01-01T00:00:00Z">
        <w:r>
          <w:delText xml:space="preserve"> </w:delText>
        </w:r>
      </w:del>
      <m:oMath>
        <m:r>
          <m:t>B</m:t>
        </m:r>
      </m:oMath>
      <w:del w:id="1053" w:author="PR Preview" w:date="2026-01-01T00:00:00Z">
        <w:r>
          <w:delText xml:space="preserve">,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written</w:delText>
        </w:r>
      </w:del>
      <w:del w:id="105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057" w:author="PR Preview" w:date="2026-01-01T00:00:00Z">
        <w:r>
          <w:delText xml:space="preserve">,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is the set of ordered pairs whose first entry is in</w:delText>
        </w:r>
      </w:del>
      <w:del w:id="1060" w:author="PR Preview" w:date="2026-01-01T00:00:00Z">
        <w:r>
          <w:delText xml:space="preserve"> </w:delText>
        </w:r>
      </w:del>
      <m:oMath>
        <m:r>
          <m:t>A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and whose second entry is in</w:delText>
        </w:r>
      </w:del>
      <w:del w:id="1063" w:author="PR Preview" w:date="2026-01-01T00:00:00Z">
        <w:r>
          <w:delText xml:space="preserve"> </w:delText>
        </w:r>
      </w:del>
      <m:oMath>
        <m:r>
          <m:t>B</m:t>
        </m:r>
      </m:oMath>
      <w:del w:id="1064" w:author="PR Preview" w:date="2026-01-01T00:00:00Z">
        <w:r>
          <w:delText xml:space="preserve">:</w:delText>
        </w:r>
      </w:del>
    </w:p>
    <w:p>
      <w:pPr>
        <w:pStyle w:val="FirstParagraph"/>
      </w:pPr>
      <w:ins w:id="1065" w:author="PR Preview" w:date="2026-01-01T00:00:00Z">
        <w:r>
          <w:rPr>
            <w:b/>
            <w:bCs/>
          </w:rPr>
          <w:t xml:space="preserve">Definition 21 (Ordered pair)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An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rPr>
            <w:b/>
            <w:bCs/>
          </w:rPr>
          <w:t xml:space="preserve">ordered pair</w:t>
        </w:r>
      </w:ins>
      <w:ins w:id="10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is a pair of objects listed in order,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with</w:t>
        </w:r>
      </w:ins>
      <w:ins w:id="1075" w:author="PR Preview" w:date="2026-01-01T00:00:00Z">
        <w:r>
          <w:t xml:space="preserve"> </w:t>
        </w:r>
      </w:ins>
      <m:oMath>
        <m:r>
          <m:t>a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first and</w:t>
        </w:r>
      </w:ins>
      <w:ins w:id="1078" w:author="PR Preview" w:date="2026-01-01T00:00:00Z">
        <w:r>
          <w:t xml:space="preserve"> </w:t>
        </w:r>
      </w:ins>
      <m:oMath>
        <m:r>
          <m:t>b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second;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two ordered pairs are equal,</w:t>
        </w:r>
      </w:ins>
      <w:ins w:id="10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084" w:author="PR Preview" w:date="2026-01-01T00:00:00Z">
        <w:r>
          <w:t xml:space="preserve">,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when</w:t>
        </w:r>
      </w:ins>
      <w:ins w:id="10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and</w:t>
        </w:r>
      </w:ins>
      <w:ins w:id="109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091" w:author="PR Preview" w:date="2026-01-01T00:00:00Z">
        <w:r>
          <w:t xml:space="preserve">.</w:t>
        </w:r>
      </w:ins>
    </w:p>
    <w:bookmarkEnd w:id="58"/>
    <w:bookmarkStart w:id="59" w:name="def-cartesian-product"/>
    <w:p>
      <w:pPr>
        <w:pStyle w:val="BodyText"/>
      </w:pPr>
      <w:ins w:id="1092" w:author="PR Preview" w:date="2026-01-01T00:00:00Z">
        <w:r>
          <w:rPr>
            <w:b/>
            <w:bCs/>
          </w:rPr>
          <w:t xml:space="preserve">Definition 22 (Cartesian product)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The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rPr>
            <w:b/>
            <w:bCs/>
          </w:rPr>
          <w:t xml:space="preserve">Cartesian product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of sets</w:t>
        </w:r>
      </w:ins>
      <w:ins w:id="1099" w:author="PR Preview" w:date="2026-01-01T00:00:00Z">
        <w:r>
          <w:t xml:space="preserve"> </w:t>
        </w:r>
      </w:ins>
      <m:oMath>
        <m:r>
          <m:t>A</m:t>
        </m:r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and</w:t>
        </w:r>
      </w:ins>
      <w:ins w:id="1102" w:author="PR Preview" w:date="2026-01-01T00:00:00Z">
        <w:r>
          <w:t xml:space="preserve"> </w:t>
        </w:r>
      </w:ins>
      <m:oMath>
        <m:r>
          <m:t>B</m:t>
        </m:r>
      </m:oMath>
      <w:ins w:id="1103" w:author="PR Preview" w:date="2026-01-01T00:00:00Z">
        <w:r>
          <w:t xml:space="preserve">,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written</w:t>
        </w:r>
      </w:ins>
      <w:ins w:id="11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107" w:author="PR Preview" w:date="2026-01-01T00:00:00Z">
        <w:r>
          <w:t xml:space="preserve">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is the set of ordered pairs whose first entry is in</w:t>
        </w:r>
      </w:ins>
      <w:ins w:id="1110" w:author="PR Preview" w:date="2026-01-01T00:00:00Z">
        <w:r>
          <w:t xml:space="preserve"> </w:t>
        </w:r>
      </w:ins>
      <m:oMath>
        <m:r>
          <m:t>A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and whose second entry is in</w:t>
        </w:r>
      </w:ins>
      <w:ins w:id="1113" w:author="PR Preview" w:date="2026-01-01T00:00:00Z">
        <w:r>
          <w:t xml:space="preserve"> </w:t>
        </w:r>
      </w:ins>
      <m:oMath>
        <m:r>
          <m:t>B</m:t>
        </m:r>
      </m:oMath>
      <w:ins w:id="11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del w:id="1115" w:author="PR Preview" w:date="2026-01-01T00:00:00Z">
        <w:r>
          <w:rPr>
            <w:b/>
            <w:bCs/>
          </w:rPr>
          <w:delText xml:space="preserve">Definition 19 (Function (map, mapping, transformation))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rPr>
            <w:b/>
            <w:bCs/>
          </w:rPr>
          <w:delText xml:space="preserve">function</w:delText>
        </w:r>
      </w:del>
      <w:del w:id="1120" w:author="PR Preview" w:date="2026-01-01T00:00:00Z">
        <w:r>
          <w:delText xml:space="preserve"> </w:delText>
        </w:r>
      </w:del>
      <m:oMath>
        <m:r>
          <m:t>f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from a set</w:delText>
        </w:r>
      </w:del>
      <w:del w:id="1123" w:author="PR Preview" w:date="2026-01-01T00:00:00Z">
        <w:r>
          <w:delText xml:space="preserve"> </w:delText>
        </w:r>
      </w:del>
      <m:oMath>
        <m:r>
          <m:t>A</m:t>
        </m:r>
      </m:oMath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to a set</w:delText>
        </w:r>
      </w:del>
      <w:del w:id="1126" w:author="PR Preview" w:date="2026-01-01T00:00:00Z">
        <w:r>
          <w:delText xml:space="preserve"> </w:delText>
        </w:r>
      </w:del>
      <m:oMath>
        <m:r>
          <m:t>B</m:t>
        </m:r>
      </m:oMath>
      <w:del w:id="1127" w:author="PR Preview" w:date="2026-01-01T00:00:00Z">
        <w:r>
          <w:delText xml:space="preserve">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written</w:delText>
        </w:r>
      </w:del>
      <w:del w:id="11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131" w:author="PR Preview" w:date="2026-01-01T00:00:00Z">
        <w:r>
          <w:delText xml:space="preserve">,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assigns to each element</w:delText>
        </w:r>
      </w:del>
      <w:del w:id="11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exactly one element</w:delText>
        </w:r>
      </w:del>
      <w:del w:id="11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138" w:author="PR Preview" w:date="2026-01-01T00:00:00Z">
        <w:r>
          <w:delText xml:space="preserve">.</w:delText>
        </w:r>
      </w:del>
    </w:p>
    <w:p>
      <w:pPr>
        <w:pStyle w:val="FirstParagraph"/>
      </w:pPr>
      <w:ins w:id="1139" w:author="PR Preview" w:date="2026-01-01T00:00:00Z">
        <w:r>
          <w:rPr>
            <w:b/>
            <w:bCs/>
          </w:rPr>
          <w:t xml:space="preserve">Definition 23 (Function (map, mapping, transformation))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A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rPr>
            <w:b/>
            <w:bCs/>
          </w:rPr>
          <w:t xml:space="preserve">function</w:t>
        </w:r>
      </w:ins>
      <w:ins w:id="1144" w:author="PR Preview" w:date="2026-01-01T00:00:00Z">
        <w:r>
          <w:t xml:space="preserve"> </w:t>
        </w:r>
      </w:ins>
      <m:oMath>
        <m:r>
          <m:t>f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from a set</w:t>
        </w:r>
      </w:ins>
      <w:ins w:id="1147" w:author="PR Preview" w:date="2026-01-01T00:00:00Z">
        <w:r>
          <w:t xml:space="preserve"> </w:t>
        </w:r>
      </w:ins>
      <m:oMath>
        <m:r>
          <m:t>A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to a set</w:t>
        </w:r>
      </w:ins>
      <w:ins w:id="1150" w:author="PR Preview" w:date="2026-01-01T00:00:00Z">
        <w:r>
          <w:t xml:space="preserve"> </w:t>
        </w:r>
      </w:ins>
      <m:oMath>
        <m:r>
          <m:t>B</m:t>
        </m:r>
      </m:oMath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written</w:t>
        </w:r>
      </w:ins>
      <w:ins w:id="11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155" w:author="PR Preview" w:date="2026-01-01T00:00:00Z">
        <w:r>
          <w:t xml:space="preserve">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assigns to each element</w:t>
        </w:r>
      </w:ins>
      <w:ins w:id="11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exactly one element</w:t>
        </w:r>
      </w:ins>
      <w:ins w:id="11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116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del w:id="1163" w:author="PR Preview" w:date="2026-01-01T00:00:00Z">
        <w:r>
          <w:rPr>
            <w:b/>
            <w:bCs/>
          </w:rPr>
          <w:delText xml:space="preserve">Definition 20 (Relation)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A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rPr>
            <w:b/>
            <w:bCs/>
          </w:rPr>
          <w:delText xml:space="preserve">relation</w:delText>
        </w:r>
      </w:del>
      <w:del w:id="1168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on a set</w:delText>
        </w:r>
      </w:del>
      <w:del w:id="1171" w:author="PR Preview" w:date="2026-01-01T00:00:00Z">
        <w:r>
          <w:delText xml:space="preserve"> </w:delText>
        </w:r>
      </w:del>
      <m:oMath>
        <m:r>
          <m:t>S</m:t>
        </m:r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is a rule that,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for each</w:delText>
        </w:r>
      </w:del>
      <w:del w:id="1176" w:author="PR Preview" w:date="2026-01-01T00:00:00Z">
        <w:r>
          <w:delText xml:space="preserve"> </w:delText>
        </w:r>
      </w:del>
      <w:hyperlink w:anchor="def-ordered-pair">
        <w:del w:id="1177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of elements</w:delText>
        </w:r>
      </w:del>
      <w:del w:id="11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181" w:author="PR Preview" w:date="2026-01-01T00:00:00Z">
        <w:r>
          <w:delText xml:space="preserve">,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says whether</w:delText>
        </w:r>
      </w:del>
      <w:del w:id="11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holds (</w:delText>
        </w:r>
      </w:del>
      <w:del w:id="1187" w:author="PR Preview" w:date="2026-01-01T00:00:00Z">
        <w:r>
          <w:delText xml:space="preserve">“</w:delText>
        </w:r>
      </w:del>
      <m:oMath>
        <m:r>
          <m:t>a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is related to</w:delText>
        </w:r>
      </w:del>
      <w:del w:id="1190" w:author="PR Preview" w:date="2026-01-01T00:00:00Z">
        <w:r>
          <w:delText xml:space="preserve"> </w:delText>
        </w:r>
      </w:del>
      <m:oMath>
        <m:r>
          <m:t>b</m:t>
        </m:r>
      </m:oMath>
      <w:del w:id="1191" w:author="PR Preview" w:date="2026-01-01T00:00:00Z">
        <w:r>
          <w:delText xml:space="preserve">”</w:delText>
        </w:r>
      </w:del>
      <w:del w:id="1192" w:author="PR Preview" w:date="2026-01-01T00:00:00Z">
        <w:r>
          <w:delText xml:space="preserve">).</w:delText>
        </w:r>
      </w:del>
    </w:p>
    <w:p>
      <w:pPr>
        <w:pStyle w:val="BodyText"/>
      </w:pPr>
      <w:ins w:id="1193" w:author="PR Preview" w:date="2026-01-01T00:00:00Z">
        <w:r>
          <w:rPr>
            <w:b/>
            <w:bCs/>
          </w:rPr>
          <w:t xml:space="preserve">Definition 24 (Relation)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A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rPr>
            <w:b/>
            <w:bCs/>
          </w:rPr>
          <w:t xml:space="preserve">relation</w:t>
        </w:r>
      </w:ins>
      <w:ins w:id="1198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on a set</w:t>
        </w:r>
      </w:ins>
      <w:ins w:id="1201" w:author="PR Preview" w:date="2026-01-01T00:00:00Z">
        <w:r>
          <w:t xml:space="preserve"> </w:t>
        </w:r>
      </w:ins>
      <m:oMath>
        <m:r>
          <m:t>S</m:t>
        </m:r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is a rule that,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for each</w:t>
        </w:r>
      </w:ins>
      <w:ins w:id="1206" w:author="PR Preview" w:date="2026-01-01T00:00:00Z">
        <w:r>
          <w:t xml:space="preserve"> </w:t>
        </w:r>
      </w:ins>
      <w:hyperlink w:anchor="def-ordered-pair">
        <w:ins w:id="1207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of elements</w:t>
        </w:r>
      </w:ins>
      <w:ins w:id="1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says whether</w:t>
        </w:r>
      </w:ins>
      <w:ins w:id="12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holds (</w:t>
        </w:r>
      </w:ins>
      <w:ins w:id="1217" w:author="PR Preview" w:date="2026-01-01T00:00:00Z">
        <w:r>
          <w:t xml:space="preserve">“</w:t>
        </w:r>
      </w:ins>
      <m:oMath>
        <m:r>
          <m:t>a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is related to</w:t>
        </w:r>
      </w:ins>
      <w:ins w:id="1220" w:author="PR Preview" w:date="2026-01-01T00:00:00Z">
        <w:r>
          <w:t xml:space="preserve"> </w:t>
        </w:r>
      </w:ins>
      <m:oMath>
        <m:r>
          <m:t>b</m:t>
        </m:r>
      </m:oMath>
      <w:ins w:id="1221" w:author="PR Preview" w:date="2026-01-01T00:00:00Z">
        <w:r>
          <w:t xml:space="preserve">”</w:t>
        </w:r>
      </w:ins>
      <w:ins w:id="1222" w:author="PR Preview" w:date="2026-01-01T00:00:00Z">
        <w:r>
          <w:t xml:space="preserve">).</w:t>
        </w:r>
      </w:ins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del w:id="1223" w:author="PR Preview" w:date="2026-01-01T00:00:00Z">
        <w:r>
          <w:rPr>
            <w:b/>
            <w:bCs/>
          </w:rPr>
          <w:delText xml:space="preserve">Definition 21 (Domain)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The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rPr>
            <w:b/>
            <w:bCs/>
          </w:rPr>
          <w:delText xml:space="preserve">domain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of a</w:delText>
        </w:r>
      </w:del>
      <w:del w:id="1230" w:author="PR Preview" w:date="2026-01-01T00:00:00Z">
        <w:r>
          <w:delText xml:space="preserve"> </w:delText>
        </w:r>
      </w:del>
      <w:hyperlink w:anchor="def-function">
        <w:del w:id="123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is the set</w:delText>
        </w:r>
      </w:del>
      <w:del w:id="1235" w:author="PR Preview" w:date="2026-01-01T00:00:00Z">
        <w:r>
          <w:delText xml:space="preserve"> </w:delText>
        </w:r>
      </w:del>
      <m:oMath>
        <m:r>
          <m:t>A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of elements that</w:delText>
        </w:r>
      </w:del>
      <w:del w:id="1238" w:author="PR Preview" w:date="2026-01-01T00:00:00Z">
        <w:r>
          <w:delText xml:space="preserve"> </w:delText>
        </w:r>
      </w:del>
      <m:oMath>
        <m:r>
          <m:t>f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assigns values to.</w:delText>
        </w:r>
      </w:del>
    </w:p>
    <w:p>
      <w:pPr>
        <w:pStyle w:val="BodyText"/>
      </w:pPr>
      <w:del w:id="1241" w:author="PR Preview" w:date="2026-01-01T00:00:00Z">
        <w:r>
          <w:rPr>
            <w:b/>
            <w:bCs/>
          </w:rPr>
          <w:delText xml:space="preserve">Definition 22 (Codomain)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The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rPr>
            <w:b/>
            <w:bCs/>
          </w:rPr>
          <w:delText xml:space="preserve">codomain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of a</w:delText>
        </w:r>
      </w:del>
      <w:del w:id="1248" w:author="PR Preview" w:date="2026-01-01T00:00:00Z">
        <w:r>
          <w:delText xml:space="preserve"> </w:delText>
        </w:r>
      </w:del>
      <w:hyperlink w:anchor="def-function">
        <w:del w:id="124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5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is the set</w:delText>
        </w:r>
      </w:del>
      <w:del w:id="1253" w:author="PR Preview" w:date="2026-01-01T00:00:00Z">
        <w:r>
          <w:delText xml:space="preserve"> </w:delText>
        </w:r>
      </w:del>
      <m:oMath>
        <m:r>
          <m:t>B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1256" w:author="PR Preview" w:date="2026-01-01T00:00:00Z">
        <w:r>
          <w:rPr>
            <w:b/>
            <w:bCs/>
          </w:rPr>
          <w:delText xml:space="preserve">Definition 23 (Image)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The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rPr>
            <w:b/>
            <w:bCs/>
          </w:rPr>
          <w:delText xml:space="preserve">image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of a</w:delText>
        </w:r>
      </w:del>
      <w:del w:id="1263" w:author="PR Preview" w:date="2026-01-01T00:00:00Z">
        <w:r>
          <w:delText xml:space="preserve"> </w:delText>
        </w:r>
      </w:del>
      <w:hyperlink w:anchor="def-function">
        <w:del w:id="126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is the set of values that</w:delText>
        </w:r>
      </w:del>
      <w:del w:id="1268" w:author="PR Preview" w:date="2026-01-01T00:00:00Z">
        <w:r>
          <w:delText xml:space="preserve"> </w:delText>
        </w:r>
      </w:del>
      <m:oMath>
        <m:r>
          <m:t>f</m:t>
        </m:r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actually takes:</w:delText>
        </w:r>
      </w:del>
    </w:p>
    <w:p>
      <w:pPr>
        <w:pStyle w:val="BodyText"/>
      </w:pPr>
      <w:ins w:id="1271" w:author="PR Preview" w:date="2026-01-01T00:00:00Z">
        <w:r>
          <w:rPr>
            <w:b/>
            <w:bCs/>
          </w:rPr>
          <w:t xml:space="preserve">Definition 25 (Domain)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The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rPr>
            <w:b/>
            <w:bCs/>
          </w:rPr>
          <w:t xml:space="preserve">domain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of a</w:t>
        </w:r>
      </w:ins>
      <w:ins w:id="1278" w:author="PR Preview" w:date="2026-01-01T00:00:00Z">
        <w:r>
          <w:t xml:space="preserve"> </w:t>
        </w:r>
      </w:ins>
      <w:hyperlink w:anchor="def-function">
        <w:ins w:id="127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is the set</w:t>
        </w:r>
      </w:ins>
      <w:ins w:id="1283" w:author="PR Preview" w:date="2026-01-01T00:00:00Z">
        <w:r>
          <w:t xml:space="preserve"> </w:t>
        </w:r>
      </w:ins>
      <m:oMath>
        <m:r>
          <m:t>A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of elements that</w:t>
        </w:r>
      </w:ins>
      <w:ins w:id="1286" w:author="PR Preview" w:date="2026-01-01T00:00:00Z">
        <w:r>
          <w:t xml:space="preserve"> </w:t>
        </w:r>
      </w:ins>
      <m:oMath>
        <m:r>
          <m:t>f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assigns values to.</w:t>
        </w:r>
      </w:ins>
    </w:p>
    <w:bookmarkEnd w:id="66"/>
    <w:bookmarkStart w:id="67" w:name="def-codomain"/>
    <w:p>
      <w:pPr>
        <w:pStyle w:val="BodyText"/>
      </w:pPr>
      <w:ins w:id="1289" w:author="PR Preview" w:date="2026-01-01T00:00:00Z">
        <w:r>
          <w:rPr>
            <w:b/>
            <w:bCs/>
          </w:rPr>
          <w:t xml:space="preserve">Definition 26 (Codomain)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The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rPr>
            <w:b/>
            <w:bCs/>
          </w:rPr>
          <w:t xml:space="preserve">codomain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of a</w:t>
        </w:r>
      </w:ins>
      <w:ins w:id="1296" w:author="PR Preview" w:date="2026-01-01T00:00:00Z">
        <w:r>
          <w:t xml:space="preserve"> </w:t>
        </w:r>
      </w:ins>
      <w:hyperlink w:anchor="def-function">
        <w:ins w:id="129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is the set</w:t>
        </w:r>
      </w:ins>
      <w:ins w:id="1301" w:author="PR Preview" w:date="2026-01-01T00:00:00Z">
        <w:r>
          <w:t xml:space="preserve"> </w:t>
        </w:r>
      </w:ins>
      <m:oMath>
        <m:r>
          <m:t>B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that its values are required to lie in.</w:t>
        </w:r>
      </w:ins>
    </w:p>
    <w:bookmarkEnd w:id="67"/>
    <w:bookmarkStart w:id="68" w:name="def-image"/>
    <w:p>
      <w:pPr>
        <w:pStyle w:val="BodyText"/>
      </w:pPr>
      <w:ins w:id="1304" w:author="PR Preview" w:date="2026-01-01T00:00:00Z">
        <w:r>
          <w:rPr>
            <w:b/>
            <w:bCs/>
          </w:rPr>
          <w:t xml:space="preserve">Definition 27 (Image)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The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rPr>
            <w:b/>
            <w:bCs/>
          </w:rPr>
          <w:t xml:space="preserve">image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of a</w:t>
        </w:r>
      </w:ins>
      <w:ins w:id="1311" w:author="PR Preview" w:date="2026-01-01T00:00:00Z">
        <w:r>
          <w:t xml:space="preserve"> </w:t>
        </w:r>
      </w:ins>
      <w:hyperlink w:anchor="def-function">
        <w:ins w:id="13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is the set of values that</w:t>
        </w:r>
      </w:ins>
      <w:ins w:id="1316" w:author="PR Preview" w:date="2026-01-01T00:00:00Z">
        <w:r>
          <w:t xml:space="preserve"> </w:t>
        </w:r>
      </w:ins>
      <m:oMath>
        <m:r>
          <m:t>f</m:t>
        </m:r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del w:id="1319" w:author="PR Preview" w:date="2026-01-01T00:00:00Z">
        <w:r>
          <w:rPr>
            <w:b/>
            <w:bCs/>
          </w:rPr>
          <w:delText xml:space="preserve">Definition 24 (Graph of a function)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The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rPr>
            <w:b/>
            <w:bCs/>
          </w:rPr>
          <w:delText xml:space="preserve">graph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of a</w:delText>
        </w:r>
      </w:del>
      <w:del w:id="1326" w:author="PR Preview" w:date="2026-01-01T00:00:00Z">
        <w:r>
          <w:delText xml:space="preserve"> </w:delText>
        </w:r>
      </w:del>
      <w:hyperlink w:anchor="def-function">
        <w:del w:id="132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is the set of</w:delText>
        </w:r>
      </w:del>
      <w:del w:id="1331" w:author="PR Preview" w:date="2026-01-01T00:00:00Z">
        <w:r>
          <w:delText xml:space="preserve"> </w:delText>
        </w:r>
      </w:del>
      <w:hyperlink w:anchor="def-ordered-pair">
        <w:del w:id="1332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13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1334" w:author="PR Preview" w:date="2026-01-01T00:00:00Z">
        <w:r>
          <w:delText xml:space="preserve">, one for each element</w:delText>
        </w:r>
      </w:del>
      <w:del w:id="1335" w:author="PR Preview" w:date="2026-01-01T00:00:00Z">
        <w:r>
          <w:delText xml:space="preserve"> </w:delText>
        </w:r>
      </w:del>
      <m:oMath>
        <m:r>
          <m:t>a</m:t>
        </m:r>
      </m:oMath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of its domain:</w:delText>
        </w:r>
      </w:del>
    </w:p>
    <w:p>
      <w:pPr>
        <w:pStyle w:val="BodyText"/>
      </w:pPr>
      <w:ins w:id="1338" w:author="PR Preview" w:date="2026-01-01T00:00:00Z">
        <w:r>
          <w:rPr>
            <w:b/>
            <w:bCs/>
          </w:rPr>
          <w:t xml:space="preserve">Definition 28 (Graph of a function)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The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rPr>
            <w:b/>
            <w:bCs/>
          </w:rPr>
          <w:t xml:space="preserve">graph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of a</w:t>
        </w:r>
      </w:ins>
      <w:ins w:id="1345" w:author="PR Preview" w:date="2026-01-01T00:00:00Z">
        <w:r>
          <w:t xml:space="preserve"> </w:t>
        </w:r>
      </w:ins>
      <w:hyperlink w:anchor="def-function">
        <w:ins w:id="134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is the set of</w:t>
        </w:r>
      </w:ins>
      <w:ins w:id="1350" w:author="PR Preview" w:date="2026-01-01T00:00:00Z">
        <w:r>
          <w:t xml:space="preserve"> </w:t>
        </w:r>
      </w:ins>
      <w:hyperlink w:anchor="def-ordered-pair">
        <w:ins w:id="1351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13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353" w:author="PR Preview" w:date="2026-01-01T00:00:00Z">
        <w:r>
          <w:t xml:space="preserve">, one for each element</w:t>
        </w:r>
      </w:ins>
      <w:ins w:id="1354" w:author="PR Preview" w:date="2026-01-01T00:00:00Z">
        <w:r>
          <w:t xml:space="preserve"> </w:t>
        </w:r>
      </w:ins>
      <m:oMath>
        <m:r>
          <m:t>a</m:t>
        </m:r>
      </m:oMath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del w:id="1357" w:author="PR Preview" w:date="2026-01-01T00:00:00Z">
        <w:r>
          <w:rPr>
            <w:i/>
            <w:iCs/>
          </w:rPr>
          <w:delText xml:space="preserve">Remark 8</w:delText>
        </w:r>
      </w:del>
      <w:del w:id="1358" w:author="PR Preview" w:date="2026-01-01T00:00:00Z">
        <w:r>
          <w:delText xml:space="preserve"> (What a function is fundamentally). </w:delText>
        </w:r>
      </w:del>
      <w:hyperlink w:anchor="def-function">
        <w:del w:id="135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defines what a function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rPr>
            <w:i/>
            <w:iCs/>
          </w:rPr>
          <w:delText xml:space="preserve">does</w:delText>
        </w:r>
      </w:del>
      <w:del w:id="1364" w:author="PR Preview" w:date="2026-01-01T00:00:00Z">
        <w:r>
          <w:delText xml:space="preserve">: it assigns an output to each input.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In formal set theory, what a function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rPr>
            <w:i/>
            <w:iCs/>
          </w:rPr>
          <w:delText xml:space="preserve">is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is described in terms of</w:delText>
        </w:r>
      </w:del>
      <w:del w:id="1371" w:author="PR Preview" w:date="2026-01-01T00:00:00Z">
        <w:r>
          <w:delText xml:space="preserve"> </w:delText>
        </w:r>
      </w:del>
      <w:hyperlink w:anchor="def-ordered-pair">
        <w:del w:id="1372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and its graph (</w:delText>
        </w:r>
      </w:del>
      <w:hyperlink w:anchor="def-graph">
        <w:del w:id="137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376" w:author="PR Preview" w:date="2026-01-01T00:00:00Z">
        <w:r>
          <w:delText xml:space="preserve">):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the set of pairs</w:delText>
        </w:r>
      </w:del>
      <w:del w:id="137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1380" w:author="PR Preview" w:date="2026-01-01T00:00:00Z">
        <w:r>
          <w:delText xml:space="preserve">.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Authors define a function formally in one of two ways:</w:delText>
        </w:r>
      </w:del>
    </w:p>
    <w:p>
      <w:pPr>
        <w:pStyle w:val="BodyText"/>
      </w:pPr>
      <w:ins w:id="1383" w:author="PR Preview" w:date="2026-01-01T00:00:00Z">
        <w:r>
          <w:rPr>
            <w:i/>
            <w:iCs/>
          </w:rPr>
          <w:t xml:space="preserve">Remark 8</w:t>
        </w:r>
      </w:ins>
      <w:ins w:id="1384" w:author="PR Preview" w:date="2026-01-01T00:00:00Z">
        <w:r>
          <w:t xml:space="preserve"> (What a function is fundamentally). </w:t>
        </w:r>
      </w:ins>
      <w:hyperlink w:anchor="def-function">
        <w:ins w:id="138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defines what a function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rPr>
            <w:i/>
            <w:iCs/>
          </w:rPr>
          <w:t xml:space="preserve">does</w:t>
        </w:r>
      </w:ins>
      <w:ins w:id="1390" w:author="PR Preview" w:date="2026-01-01T00:00:00Z">
        <w:r>
          <w:t xml:space="preserve">: it assigns an output to each input.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In formal set theory, what a function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rPr>
            <w:i/>
            <w:iCs/>
          </w:rPr>
          <w:t xml:space="preserve">is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is described in terms of</w:t>
        </w:r>
      </w:ins>
      <w:ins w:id="1397" w:author="PR Preview" w:date="2026-01-01T00:00:00Z">
        <w:r>
          <w:t xml:space="preserve"> </w:t>
        </w:r>
      </w:ins>
      <w:hyperlink w:anchor="def-ordered-pair">
        <w:ins w:id="1398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and its graph (</w:t>
        </w:r>
      </w:ins>
      <w:hyperlink w:anchor="def-graph">
        <w:ins w:id="1401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402" w:author="PR Preview" w:date="2026-01-01T00:00:00Z">
        <w:r>
          <w:t xml:space="preserve">):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the set of pairs</w:t>
        </w:r>
      </w:ins>
      <w:ins w:id="140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1406" w:author="PR Preview" w:date="2026-01-01T00:00:00Z">
        <w:r>
          <w:t xml:space="preserve">.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del w:id="1409" w:author="PR Preview" w:date="2026-01-01T00:00:00Z">
        <w:r>
          <w:rPr>
            <w:b/>
            <w:bCs/>
          </w:rPr>
          <w:delText xml:space="preserve">Definition 25 (Composition)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Let</w:delText>
        </w:r>
      </w:del>
      <w:del w:id="141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and</w:delText>
        </w:r>
      </w:del>
      <w:del w:id="14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be</w:delText>
        </w:r>
      </w:del>
      <w:del w:id="1418" w:author="PR Preview" w:date="2026-01-01T00:00:00Z">
        <w:r>
          <w:delText xml:space="preserve"> </w:delText>
        </w:r>
      </w:del>
      <w:hyperlink w:anchor="def-function">
        <w:del w:id="1419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1420" w:author="PR Preview" w:date="2026-01-01T00:00:00Z">
        <w:r>
          <w:delText xml:space="preserve">.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The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rPr>
            <w:b/>
            <w:bCs/>
          </w:rPr>
          <w:delText xml:space="preserve">composition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of</w:delText>
        </w:r>
      </w:del>
      <w:del w:id="1427" w:author="PR Preview" w:date="2026-01-01T00:00:00Z">
        <w:r>
          <w:delText xml:space="preserve"> </w:delText>
        </w:r>
      </w:del>
      <m:oMath>
        <m:r>
          <m:t>f</m:t>
        </m:r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and</w:delText>
        </w:r>
      </w:del>
      <w:del w:id="1430" w:author="PR Preview" w:date="2026-01-01T00:00:00Z">
        <w:r>
          <w:delText xml:space="preserve"> </w:delText>
        </w:r>
      </w:del>
      <m:oMath>
        <m:r>
          <m:t>g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is the function</w:delText>
        </w:r>
      </w:del>
      <w:del w:id="14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defined 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36" w:author="PR Preview" w:date="2026-01-01T00:00:00Z">
        <w:r>
          <w:delText xml:space="preserve">In</w:delText>
        </w:r>
      </w:del>
      <w:del w:id="14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1438" w:author="PR Preview" w:date="2026-01-01T00:00:00Z">
        <w:r>
          <w:delText xml:space="preserve">,</w:delText>
        </w:r>
      </w:del>
      <w:del w:id="1439" w:author="PR Preview" w:date="2026-01-01T00:00:00Z">
        <w:r>
          <w:delText xml:space="preserve"> </w:delText>
        </w:r>
      </w:del>
      <m:oMath>
        <m:r>
          <m:t>g</m:t>
        </m:r>
      </m:oMath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is the</w:delText>
        </w:r>
      </w:del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rPr>
            <w:b/>
            <w:bCs/>
          </w:rPr>
          <w:delText xml:space="preserve">inner function</w:delText>
        </w:r>
      </w:del>
      <w:del w:id="1444" w:author="PR Preview" w:date="2026-01-01T00:00:00Z">
        <w:r>
          <w:delText xml:space="preserve">, applied first,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and</w:delText>
        </w:r>
      </w:del>
      <w:del w:id="1447" w:author="PR Preview" w:date="2026-01-01T00:00:00Z">
        <w:r>
          <w:delText xml:space="preserve"> </w:delText>
        </w:r>
      </w:del>
      <m:oMath>
        <m:r>
          <m:t>f</m:t>
        </m:r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is the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rPr>
            <w:b/>
            <w:bCs/>
          </w:rPr>
          <w:delText xml:space="preserve">outer function</w:delText>
        </w:r>
      </w:del>
      <w:del w:id="1452" w:author="PR Preview" w:date="2026-01-01T00:00:00Z">
        <w:r>
          <w:delText xml:space="preserve">, applied to the result.</w:delText>
        </w:r>
      </w:del>
    </w:p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Definition 29 (Composition)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Let</w:t>
        </w:r>
      </w:ins>
      <w:ins w:id="145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be</w:t>
        </w:r>
      </w:ins>
      <w:ins w:id="1462" w:author="PR Preview" w:date="2026-01-01T00:00:00Z">
        <w:r>
          <w:t xml:space="preserve"> </w:t>
        </w:r>
      </w:ins>
      <w:hyperlink w:anchor="def-function">
        <w:ins w:id="146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464" w:author="PR Preview" w:date="2026-01-01T00:00:00Z">
        <w:r>
          <w:t xml:space="preserve">.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The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rPr>
            <w:b/>
            <w:bCs/>
          </w:rPr>
          <w:t xml:space="preserve">composition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of</w:t>
        </w:r>
      </w:ins>
      <w:ins w:id="1471" w:author="PR Preview" w:date="2026-01-01T00:00:00Z">
        <w:r>
          <w:t xml:space="preserve"> </w:t>
        </w:r>
      </w:ins>
      <m:oMath>
        <m:r>
          <m:t>f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and</w:t>
        </w:r>
      </w:ins>
      <w:ins w:id="1474" w:author="PR Preview" w:date="2026-01-01T00:00:00Z">
        <w:r>
          <w:t xml:space="preserve"> </w:t>
        </w:r>
      </w:ins>
      <m:oMath>
        <m:r>
          <m:t>g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is the function</w:t>
        </w:r>
      </w:ins>
      <w:ins w:id="14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ins w:id="1480" w:author="PR Preview" w:date="2026-01-01T00:00:00Z">
        <w:r>
          <w:rPr>
            <w:b/>
            <w:bCs/>
          </w:rPr>
          <w:t xml:space="preserve">Definition 30 (Inner function)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In a composition</w:t>
        </w:r>
      </w:ins>
      <w:ins w:id="14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(</w:t>
        </w:r>
      </w:ins>
      <w:hyperlink w:anchor="def-composition">
        <w:ins w:id="1486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487" w:author="PR Preview" w:date="2026-01-01T00:00:00Z">
        <w:r>
          <w:t xml:space="preserve">),</w:t>
        </w:r>
      </w:ins>
      <w:ins w:id="1488" w:author="PR Preview" w:date="2026-01-01T00:00:00Z">
        <w:r>
          <w:t xml:space="preserve"> </w:t>
        </w:r>
      </w:ins>
      <m:oMath>
        <m:r>
          <m:t>g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is the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rPr>
            <w:b/>
            <w:bCs/>
          </w:rPr>
          <w:t xml:space="preserve">inner function</w:t>
        </w:r>
      </w:ins>
      <w:ins w:id="1493" w:author="PR Preview" w:date="2026-01-01T00:00:00Z">
        <w:r>
          <w:t xml:space="preserve">, applied first.</w:t>
        </w:r>
      </w:ins>
    </w:p>
    <w:bookmarkEnd w:id="77"/>
    <w:bookmarkStart w:id="78" w:name="def-outer-function"/>
    <w:p>
      <w:pPr>
        <w:pStyle w:val="BodyText"/>
      </w:pPr>
      <w:ins w:id="1494" w:author="PR Preview" w:date="2026-01-01T00:00:00Z">
        <w:r>
          <w:rPr>
            <w:b/>
            <w:bCs/>
          </w:rPr>
          <w:t xml:space="preserve">Definition 31 (Outer function)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In a composition</w:t>
        </w:r>
      </w:ins>
      <w:ins w:id="14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(</w:t>
        </w:r>
      </w:ins>
      <w:hyperlink w:anchor="def-composition">
        <w:ins w:id="150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501" w:author="PR Preview" w:date="2026-01-01T00:00:00Z">
        <w:r>
          <w:t xml:space="preserve">),</w:t>
        </w:r>
      </w:ins>
      <w:ins w:id="1502" w:author="PR Preview" w:date="2026-01-01T00:00:00Z">
        <w:r>
          <w:t xml:space="preserve"> </w:t>
        </w:r>
      </w:ins>
      <m:oMath>
        <m:r>
          <m:t>f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is the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rPr>
            <w:b/>
            <w:bCs/>
          </w:rPr>
          <w:t xml:space="preserve">outer function</w:t>
        </w:r>
      </w:ins>
      <w:ins w:id="1507" w:author="PR Preview" w:date="2026-01-01T00:00:00Z">
        <w:r>
          <w:t xml:space="preserve">, applied to the result.</w:t>
        </w:r>
      </w:ins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del w:id="1508" w:author="PR Preview" w:date="2026-01-01T00:00:00Z">
        <w:r>
          <w:rPr>
            <w:b/>
            <w:bCs/>
          </w:rPr>
          <w:delText xml:space="preserve">Definition 26 (Inverse function)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Let</w:delText>
        </w:r>
      </w:del>
      <w:del w:id="15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be a</w:delText>
        </w:r>
      </w:del>
      <w:del w:id="1514" w:author="PR Preview" w:date="2026-01-01T00:00:00Z">
        <w:r>
          <w:delText xml:space="preserve"> </w:delText>
        </w:r>
      </w:del>
      <w:hyperlink w:anchor="def-function">
        <w:del w:id="151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516" w:author="PR Preview" w:date="2026-01-01T00:00:00Z">
        <w:r>
          <w:delText xml:space="preserve">.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A function</w:delText>
        </w:r>
      </w:del>
      <w:del w:id="151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is the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rPr>
            <w:b/>
            <w:bCs/>
          </w:rPr>
          <w:delText xml:space="preserve">inverse function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of</w:delText>
        </w:r>
      </w:del>
      <w:del w:id="1526" w:author="PR Preview" w:date="2026-01-01T00:00:00Z">
        <w:r>
          <w:delText xml:space="preserve"> </w:delText>
        </w:r>
      </w:del>
      <m:oMath>
        <m:r>
          <m:t>f</m:t>
        </m:r>
      </m:oMath>
      <w:del w:id="1527" w:author="PR Preview" w:date="2026-01-01T00:00:00Z">
        <w:r>
          <w:delText xml:space="preserve">,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written</w:delText>
        </w:r>
      </w:del>
      <w:del w:id="153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531" w:author="PR Preview" w:date="2026-01-01T00:00:00Z">
        <w:r>
          <w:delText xml:space="preserve">, if both</w:delText>
        </w:r>
      </w:del>
    </w:p>
    <w:p>
      <w:pPr>
        <w:pStyle w:val="BodyText"/>
      </w:pPr>
      <w:ins w:id="1532" w:author="PR Preview" w:date="2026-01-01T00:00:00Z">
        <w:r>
          <w:rPr>
            <w:b/>
            <w:bCs/>
          </w:rPr>
          <w:t xml:space="preserve">Definition 32 (Inverse function)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Let</w:t>
        </w:r>
      </w:ins>
      <w:ins w:id="15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be a</w:t>
        </w:r>
      </w:ins>
      <w:ins w:id="1538" w:author="PR Preview" w:date="2026-01-01T00:00:00Z">
        <w:r>
          <w:t xml:space="preserve"> </w:t>
        </w:r>
      </w:ins>
      <w:hyperlink w:anchor="def-function">
        <w:ins w:id="153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40" w:author="PR Preview" w:date="2026-01-01T00:00:00Z">
        <w:r>
          <w:t xml:space="preserve">.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 function</w:t>
        </w:r>
      </w:ins>
      <w:ins w:id="154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is the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rPr>
            <w:b/>
            <w:bCs/>
          </w:rPr>
          <w:t xml:space="preserve">inverse function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written</w:t>
        </w:r>
      </w:ins>
      <w:ins w:id="155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55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del w:id="1556" w:author="PR Preview" w:date="2026-01-01T00:00:00Z">
        <w:r>
          <w:rPr>
            <w:b/>
            <w:bCs/>
          </w:rPr>
          <w:delText xml:space="preserve">Definition 27 (Elementwise application of a function to a vector)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Let</w:delText>
        </w:r>
      </w:del>
      <w:del w:id="15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be a function (</w:delText>
        </w:r>
      </w:del>
      <w:hyperlink w:anchor="def-function">
        <w:del w:id="1562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563" w:author="PR Preview" w:date="2026-01-01T00:00:00Z">
        <w:r>
          <w:delText xml:space="preserve">),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and let</w:delText>
        </w:r>
      </w:del>
      <w:del w:id="15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be a vector whose entries all lie in</w:delText>
        </w:r>
      </w:del>
      <w:del w:id="1569" w:author="PR Preview" w:date="2026-01-01T00:00:00Z">
        <w:r>
          <w:delText xml:space="preserve"> </w:delText>
        </w:r>
      </w:del>
      <m:oMath>
        <m:r>
          <m:t>A</m:t>
        </m:r>
      </m:oMath>
      <w:del w:id="1570" w:author="PR Preview" w:date="2026-01-01T00:00:00Z">
        <w:r>
          <w:delText xml:space="preserve">.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The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rPr>
            <w:b/>
            <w:bCs/>
          </w:rPr>
          <w:delText xml:space="preserve">elementwise application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of</w:delText>
        </w:r>
      </w:del>
      <w:del w:id="1577" w:author="PR Preview" w:date="2026-01-01T00:00:00Z">
        <w:r>
          <w:delText xml:space="preserve"> </w:delText>
        </w:r>
      </w:del>
      <m:oMath>
        <m:r>
          <m:t>f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to</w:delText>
        </w:r>
      </w:del>
      <w:del w:id="15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581" w:author="PR Preview" w:date="2026-01-01T00:00:00Z">
        <w:r>
          <w:delText xml:space="preserve">,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written</w:delText>
        </w:r>
      </w:del>
      <w:del w:id="158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585" w:author="PR Preview" w:date="2026-01-01T00:00:00Z">
        <w:r>
          <w:delText xml:space="preserve">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is the vector of the values of</w:delText>
        </w:r>
      </w:del>
      <w:del w:id="1588" w:author="PR Preview" w:date="2026-01-01T00:00:00Z">
        <w:r>
          <w:delText xml:space="preserve"> </w:delText>
        </w:r>
      </w:del>
      <m:oMath>
        <m:r>
          <m:t>f</m:t>
        </m:r>
      </m:oMath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at the entries of</w:delText>
        </w:r>
      </w:del>
      <w:del w:id="15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592" w:author="PR Preview" w:date="2026-01-01T00:00:00Z">
        <w:r>
          <w:delText xml:space="preserve">:</w:delText>
        </w:r>
      </w:del>
    </w:p>
    <w:p>
      <w:pPr>
        <w:pStyle w:val="FirstParagraph"/>
      </w:pPr>
      <w:ins w:id="1593" w:author="PR Preview" w:date="2026-01-01T00:00:00Z">
        <w:r>
          <w:rPr>
            <w:b/>
            <w:bCs/>
          </w:rPr>
          <w:t xml:space="preserve">Definition 33 (Elementwise application of a function to a vector)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Let</w:t>
        </w:r>
      </w:ins>
      <w:ins w:id="15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be a function (</w:t>
        </w:r>
      </w:ins>
      <w:hyperlink w:anchor="def-function">
        <w:ins w:id="1599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600" w:author="PR Preview" w:date="2026-01-01T00:00:00Z">
        <w:r>
          <w:t xml:space="preserve">),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and let</w:t>
        </w:r>
      </w:ins>
      <w:ins w:id="16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be a vector whose entries all lie in</w:t>
        </w:r>
      </w:ins>
      <w:ins w:id="1606" w:author="PR Preview" w:date="2026-01-01T00:00:00Z">
        <w:r>
          <w:t xml:space="preserve"> </w:t>
        </w:r>
      </w:ins>
      <m:oMath>
        <m:r>
          <m:t>A</m:t>
        </m:r>
      </m:oMath>
      <w:ins w:id="1607" w:author="PR Preview" w:date="2026-01-01T00:00:00Z">
        <w:r>
          <w:t xml:space="preserve">.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The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rPr>
            <w:b/>
            <w:bCs/>
          </w:rPr>
          <w:t xml:space="preserve">elementwise application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of</w:t>
        </w:r>
      </w:ins>
      <w:ins w:id="1614" w:author="PR Preview" w:date="2026-01-01T00:00:00Z">
        <w:r>
          <w:t xml:space="preserve"> </w:t>
        </w:r>
      </w:ins>
      <m:oMath>
        <m:r>
          <m:t>f</m:t>
        </m:r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to</w:t>
        </w:r>
      </w:ins>
      <w:ins w:id="1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written</w:t>
        </w:r>
      </w:ins>
      <w:ins w:id="162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622" w:author="PR Preview" w:date="2026-01-01T00:00:00Z">
        <w:r>
          <w:t xml:space="preserve">,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is the vector of the values of</w:t>
        </w:r>
      </w:ins>
      <w:ins w:id="1625" w:author="PR Preview" w:date="2026-01-01T00:00:00Z">
        <w:r>
          <w:t xml:space="preserve"> </w:t>
        </w:r>
      </w:ins>
      <m:oMath>
        <m:r>
          <m:t>f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at the entries of</w:t>
        </w:r>
      </w:ins>
      <w:ins w:id="16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6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del w:id="1630" w:author="PR Preview" w:date="2026-01-01T00:00:00Z">
        <w:r>
          <w:rPr>
            <w:b/>
            <w:bCs/>
          </w:rPr>
          <w:delText xml:space="preserve">Definition 28 (Sequence)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A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rPr>
            <w:b/>
            <w:bCs/>
          </w:rPr>
          <w:delText xml:space="preserve">sequence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in a set</w:delText>
        </w:r>
      </w:del>
      <w:del w:id="1637" w:author="PR Preview" w:date="2026-01-01T00:00:00Z">
        <w:r>
          <w:delText xml:space="preserve"> </w:delText>
        </w:r>
      </w:del>
      <m:oMath>
        <m:r>
          <m:t>S</m:t>
        </m:r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is a</w:delText>
        </w:r>
      </w:del>
      <w:del w:id="1640" w:author="PR Preview" w:date="2026-01-01T00:00:00Z">
        <w:r>
          <w:delText xml:space="preserve"> </w:delText>
        </w:r>
      </w:del>
      <w:hyperlink w:anchor="def-function">
        <w:del w:id="164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6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from the</w:delText>
        </w:r>
      </w:del>
      <w:del w:id="1645" w:author="PR Preview" w:date="2026-01-01T00:00:00Z">
        <w:r>
          <w:delText xml:space="preserve"> </w:delText>
        </w:r>
      </w:del>
      <w:hyperlink r:id="rId87">
        <w:del w:id="1646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to</w:delText>
        </w:r>
      </w:del>
      <w:del w:id="1649" w:author="PR Preview" w:date="2026-01-01T00:00:00Z">
        <w:r>
          <w:delText xml:space="preserve"> </w:delText>
        </w:r>
      </w:del>
      <m:oMath>
        <m:r>
          <m:t>S</m:t>
        </m:r>
      </m:oMath>
      <w:del w:id="1650" w:author="PR Preview" w:date="2026-01-01T00:00:00Z">
        <w:r>
          <w:delText xml:space="preserve">.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Its value</w:delText>
        </w:r>
      </w:del>
      <w:del w:id="16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is written</w:delText>
        </w:r>
      </w:del>
      <w:del w:id="16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and called its</w:delText>
        </w:r>
      </w:del>
      <w:del w:id="1659" w:author="PR Preview" w:date="2026-01-01T00:00:00Z">
        <w:r>
          <w:delText xml:space="preserve"> </w:delText>
        </w:r>
      </w:del>
      <m:oMath>
        <m:r>
          <m:t>n</m:t>
        </m:r>
      </m:oMath>
      <w:del w:id="1660" w:author="PR Preview" w:date="2026-01-01T00:00:00Z">
        <w:r>
          <w:delText xml:space="preserve">th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rPr>
            <w:b/>
            <w:bCs/>
          </w:rPr>
          <w:delText xml:space="preserve">term</w:delText>
        </w:r>
      </w:del>
      <w:del w:id="1663" w:author="PR Preview" w:date="2026-01-01T00:00:00Z">
        <w:r>
          <w:delText xml:space="preserve">,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and the sequence is written</w:delText>
        </w:r>
      </w:del>
      <w:del w:id="16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or</w:delText>
        </w:r>
      </w:del>
      <w:del w:id="166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70" w:author="PR Preview" w:date="2026-01-01T00:00:00Z">
        <w:r>
          <w:delText xml:space="preserve">.</w:delText>
        </w:r>
      </w:del>
    </w:p>
    <w:p>
      <w:pPr>
        <w:pStyle w:val="FirstParagraph"/>
      </w:pPr>
      <w:ins w:id="1671" w:author="PR Preview" w:date="2026-01-01T00:00:00Z">
        <w:r>
          <w:rPr>
            <w:b/>
            <w:bCs/>
          </w:rPr>
          <w:t xml:space="preserve">Definition 34 (Sequence)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A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rPr>
            <w:b/>
            <w:bCs/>
          </w:rPr>
          <w:t xml:space="preserve">sequence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in a set</w:t>
        </w:r>
      </w:ins>
      <w:ins w:id="1678" w:author="PR Preview" w:date="2026-01-01T00:00:00Z">
        <w:r>
          <w:t xml:space="preserve"> </w:t>
        </w:r>
      </w:ins>
      <m:oMath>
        <m:r>
          <m:t>S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is a</w:t>
        </w:r>
      </w:ins>
      <w:ins w:id="1681" w:author="PR Preview" w:date="2026-01-01T00:00:00Z">
        <w:r>
          <w:t xml:space="preserve"> </w:t>
        </w:r>
      </w:ins>
      <w:hyperlink w:anchor="def-function">
        <w:ins w:id="168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6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from the</w:t>
        </w:r>
      </w:ins>
      <w:ins w:id="1686" w:author="PR Preview" w:date="2026-01-01T00:00:00Z">
        <w:r>
          <w:t xml:space="preserve"> </w:t>
        </w:r>
      </w:ins>
      <w:hyperlink r:id="rId87">
        <w:ins w:id="1687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to</w:t>
        </w:r>
      </w:ins>
      <w:ins w:id="1690" w:author="PR Preview" w:date="2026-01-01T00:00:00Z">
        <w:r>
          <w:t xml:space="preserve"> </w:t>
        </w:r>
      </w:ins>
      <m:oMath>
        <m:r>
          <m:t>S</m:t>
        </m:r>
      </m:oMath>
      <w:ins w:id="1691" w:author="PR Preview" w:date="2026-01-01T00:00:00Z">
        <w:r>
          <w:t xml:space="preserve">.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Its value</w:t>
        </w:r>
      </w:ins>
      <w:ins w:id="16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is written</w:t>
        </w:r>
      </w:ins>
      <w:ins w:id="16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698" w:author="PR Preview" w:date="2026-01-01T00:00:00Z">
        <w:r>
          <w:t xml:space="preserve">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and the sequence is written</w:t>
        </w:r>
      </w:ins>
      <w:ins w:id="17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or</w:t>
        </w:r>
      </w:ins>
      <w:ins w:id="17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05" w:author="PR Preview" w:date="2026-01-01T00:00:00Z">
        <w:r>
          <w:t xml:space="preserve">.</w:t>
        </w:r>
      </w:ins>
    </w:p>
    <w:bookmarkEnd w:id="88"/>
    <w:bookmarkStart w:id="89" w:name="def-sequence-term"/>
    <w:p>
      <w:pPr>
        <w:pStyle w:val="BodyText"/>
      </w:pPr>
      <w:ins w:id="1706" w:author="PR Preview" w:date="2026-01-01T00:00:00Z">
        <w:r>
          <w:rPr>
            <w:b/>
            <w:bCs/>
          </w:rPr>
          <w:t xml:space="preserve">Definition 35 (Term of a sequence)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The value</w:t>
        </w:r>
      </w:ins>
      <w:ins w:id="17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of a sequence</w:t>
        </w:r>
      </w:ins>
      <w:ins w:id="17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(</w:t>
        </w:r>
      </w:ins>
      <w:hyperlink w:anchor="def-sequence">
        <w:ins w:id="1715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1716" w:author="PR Preview" w:date="2026-01-01T00:00:00Z">
        <w:r>
          <w:t xml:space="preserve">) is called its</w:t>
        </w:r>
      </w:ins>
      <w:ins w:id="1717" w:author="PR Preview" w:date="2026-01-01T00:00:00Z">
        <w:r>
          <w:t xml:space="preserve"> </w:t>
        </w:r>
      </w:ins>
      <m:oMath>
        <m:r>
          <m:t>n</m:t>
        </m:r>
      </m:oMath>
      <w:ins w:id="1718" w:author="PR Preview" w:date="2026-01-01T00:00:00Z">
        <w:r>
          <w:t xml:space="preserve">th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rPr>
            <w:b/>
            <w:bCs/>
          </w:rPr>
          <w:t xml:space="preserve">term</w:t>
        </w:r>
      </w:ins>
      <w:ins w:id="1721" w:author="PR Preview" w:date="2026-01-01T00:00:00Z">
        <w:r>
          <w:t xml:space="preserve">.</w:t>
        </w:r>
      </w:ins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del w:id="1722" w:author="PR Preview" w:date="2026-01-01T00:00:00Z">
        <w:r>
          <w:rPr>
            <w:b/>
            <w:bCs/>
          </w:rPr>
          <w:delText xml:space="preserve">Definition 29 (Finite sequence)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Let</w:delText>
        </w:r>
      </w:del>
      <w:del w:id="1725" w:author="PR Preview" w:date="2026-01-01T00:00:00Z">
        <w:r>
          <w:delText xml:space="preserve"> </w:delText>
        </w:r>
      </w:del>
      <m:oMath>
        <m:r>
          <m:t>S</m:t>
        </m:r>
      </m:oMath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be a set.</w:delText>
        </w:r>
      </w:del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A</w:delText>
        </w:r>
      </w:del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rPr>
            <w:b/>
            <w:bCs/>
          </w:rPr>
          <w:delText xml:space="preserve">finite sequence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of length</w:delText>
        </w:r>
      </w:del>
      <w:del w:id="1734" w:author="PR Preview" w:date="2026-01-01T00:00:00Z">
        <w:r>
          <w:delText xml:space="preserve"> </w:delText>
        </w:r>
      </w:del>
      <m:oMath>
        <m:r>
          <m:t>n</m:t>
        </m:r>
      </m:oMath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is a function from</w:delText>
        </w:r>
      </w:del>
      <w:del w:id="17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to</w:delText>
        </w:r>
      </w:del>
      <w:del w:id="1740" w:author="PR Preview" w:date="2026-01-01T00:00:00Z">
        <w:r>
          <w:delText xml:space="preserve"> </w:delText>
        </w:r>
      </w:del>
      <m:oMath>
        <m:r>
          <m:t>S</m:t>
        </m:r>
      </m:oMath>
      <w:del w:id="1741" w:author="PR Preview" w:date="2026-01-01T00:00:00Z">
        <w:r>
          <w:delText xml:space="preserve">,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written</w:delText>
        </w:r>
      </w:del>
      <w:del w:id="174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745" w:author="PR Preview" w:date="2026-01-01T00:00:00Z">
        <w:r>
          <w:delText xml:space="preserve">.</w:delText>
        </w:r>
      </w:del>
    </w:p>
    <w:p>
      <w:pPr>
        <w:pStyle w:val="BodyText"/>
      </w:pPr>
      <w:del w:id="1746" w:author="PR Preview" w:date="2026-01-01T00:00:00Z">
        <w:r>
          <w:rPr>
            <w:b/>
            <w:bCs/>
          </w:rPr>
          <w:delText xml:space="preserve">Definition 30 (Expression)</w:delText>
        </w:r>
      </w:del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An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rPr>
            <w:b/>
            <w:bCs/>
          </w:rPr>
          <w:delText xml:space="preserve">expression</w:delText>
        </w:r>
      </w:del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is a string of symbols, built from constants, variables,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operations and function names according to the rules of the notation.</w:delText>
        </w:r>
      </w:del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When its variables are read as inputs,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an expression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rPr>
            <w:i/>
            <w:iCs/>
          </w:rPr>
          <w:delText xml:space="preserve">denotes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a</w:delText>
        </w:r>
      </w:del>
      <w:del w:id="1763" w:author="PR Preview" w:date="2026-01-01T00:00:00Z">
        <w:r>
          <w:delText xml:space="preserve"> </w:delText>
        </w:r>
      </w:del>
      <w:hyperlink w:anchor="def-function">
        <w:del w:id="176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765" w:author="PR Preview" w:date="2026-01-01T00:00:00Z">
        <w:r>
          <w:delText xml:space="preserve">: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it fixes the output for each input.</w:delText>
        </w:r>
      </w:del>
    </w:p>
    <w:p>
      <w:pPr>
        <w:pStyle w:val="FirstParagraph"/>
      </w:pPr>
      <w:ins w:id="1768" w:author="PR Preview" w:date="2026-01-01T00:00:00Z">
        <w:r>
          <w:rPr>
            <w:b/>
            <w:bCs/>
          </w:rPr>
          <w:t xml:space="preserve">Definition 36 (Finite sequence)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Let</w:t>
        </w:r>
      </w:ins>
      <w:ins w:id="1771" w:author="PR Preview" w:date="2026-01-01T00:00:00Z">
        <w:r>
          <w:t xml:space="preserve"> </w:t>
        </w:r>
      </w:ins>
      <m:oMath>
        <m:r>
          <m:t>S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be a set.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A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rPr>
            <w:b/>
            <w:bCs/>
          </w:rPr>
          <w:t xml:space="preserve">finite sequence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of length</w:t>
        </w:r>
      </w:ins>
      <w:ins w:id="1780" w:author="PR Preview" w:date="2026-01-01T00:00:00Z">
        <w:r>
          <w:t xml:space="preserve"> </w:t>
        </w:r>
      </w:ins>
      <m:oMath>
        <m:r>
          <m:t>n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is a function from</w:t>
        </w:r>
      </w:ins>
      <w:ins w:id="17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to</w:t>
        </w:r>
      </w:ins>
      <w:ins w:id="1786" w:author="PR Preview" w:date="2026-01-01T00:00:00Z">
        <w:r>
          <w:t xml:space="preserve"> </w:t>
        </w:r>
      </w:ins>
      <m:oMath>
        <m:r>
          <m:t>S</m:t>
        </m:r>
      </m:oMath>
      <w:ins w:id="1787" w:author="PR Preview" w:date="2026-01-01T00:00:00Z">
        <w:r>
          <w:t xml:space="preserve">,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written</w:t>
        </w:r>
      </w:ins>
      <w:ins w:id="179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91" w:author="PR Preview" w:date="2026-01-01T00:00:00Z">
        <w:r>
          <w:t xml:space="preserve">.</w:t>
        </w:r>
      </w:ins>
    </w:p>
    <w:bookmarkEnd w:id="91"/>
    <w:bookmarkStart w:id="92" w:name="def-expression"/>
    <w:p>
      <w:pPr>
        <w:pStyle w:val="BodyText"/>
      </w:pPr>
      <w:ins w:id="1792" w:author="PR Preview" w:date="2026-01-01T00:00:00Z">
        <w:r>
          <w:rPr>
            <w:b/>
            <w:bCs/>
          </w:rPr>
          <w:t xml:space="preserve">Definition 37 (Expression)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An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rPr>
            <w:b/>
            <w:bCs/>
          </w:rPr>
          <w:t xml:space="preserve">expression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is a string of symbols, built from constants, variables,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operations and function names according to the rules of the notation.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When its variables are read as inputs,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an expression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rPr>
            <w:i/>
            <w:iCs/>
          </w:rPr>
          <w:t xml:space="preserve">denotes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a</w:t>
        </w:r>
      </w:ins>
      <w:ins w:id="1809" w:author="PR Preview" w:date="2026-01-01T00:00:00Z">
        <w:r>
          <w:t xml:space="preserve"> </w:t>
        </w:r>
      </w:ins>
      <w:hyperlink w:anchor="def-function">
        <w:ins w:id="181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811" w:author="PR Preview" w:date="2026-01-01T00:00:00Z">
        <w:r>
          <w:t xml:space="preserve">: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it fixes the output for each input.</w:t>
        </w:r>
      </w:ins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del w:id="1814" w:author="PR Preview" w:date="2026-01-01T00:00:00Z">
        <w:r>
          <w:rPr>
            <w:b/>
            <w:bCs/>
          </w:rPr>
          <w:delText xml:space="preserve">Definition 31 (Parse tree)</w:delText>
        </w:r>
      </w:del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The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rPr>
            <w:b/>
            <w:bCs/>
          </w:rPr>
          <w:delText xml:space="preserve">parse tree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of an</w:delText>
        </w:r>
      </w:del>
      <w:del w:id="1821" w:author="PR Preview" w:date="2026-01-01T00:00:00Z">
        <w:r>
          <w:delText xml:space="preserve"> </w:delText>
        </w:r>
      </w:del>
      <w:hyperlink w:anchor="def-expression">
        <w:del w:id="1822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is the tree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that shows how its symbols group into operations.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Its leaves are the constants and variables of the expression,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and each internal node is an operation applied to the nodes below it.</w:delText>
        </w:r>
      </w:del>
    </w:p>
    <w:p>
      <w:pPr>
        <w:pStyle w:val="BodyText"/>
      </w:pPr>
      <w:ins w:id="1831" w:author="PR Preview" w:date="2026-01-01T00:00:00Z">
        <w:r>
          <w:rPr>
            <w:b/>
            <w:bCs/>
          </w:rPr>
          <w:t xml:space="preserve">Definition 38 (Parse tree)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The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rPr>
            <w:b/>
            <w:bCs/>
          </w:rPr>
          <w:t xml:space="preserve">parse tree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of an</w:t>
        </w:r>
      </w:ins>
      <w:ins w:id="1838" w:author="PR Preview" w:date="2026-01-01T00:00:00Z">
        <w:r>
          <w:t xml:space="preserve"> </w:t>
        </w:r>
      </w:ins>
      <w:hyperlink w:anchor="def-expression">
        <w:ins w:id="1839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is the tree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that shows how its symbols group into operations.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Its leaves are the constants and variables of the expression,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and each internal node is an operation applied to the nodes below it.</w:t>
        </w:r>
      </w:ins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del w:id="1848" w:author="PR Preview" w:date="2026-01-01T00:00:00Z">
        <w:r>
          <w:delText xml:space="preserve">The rules of operator precedence (PEMDAS: parentheses, exponents,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multiplication and division, addition and subtraction)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decide how the symbols group.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They turn the string into its parse tree (</w:delText>
        </w:r>
      </w:del>
      <w:hyperlink w:anchor="def-parse-tree">
        <w:del w:id="1855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856" w:author="PR Preview" w:date="2026-01-01T00:00:00Z">
        <w:r>
          <w:delText xml:space="preserve">).</w:delText>
        </w:r>
      </w:del>
    </w:p>
    <w:p>
      <w:pPr>
        <w:pStyle w:val="BodyText"/>
      </w:pPr>
      <w:del w:id="1857" w:author="PR Preview" w:date="2026-01-01T00:00:00Z">
        <w:r>
          <w:rPr>
            <w:b/>
            <w:bCs/>
          </w:rPr>
          <w:delText xml:space="preserve">Definition 32 (Algorithm)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An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rPr>
            <w:b/>
            <w:bCs/>
          </w:rPr>
          <w:delText xml:space="preserve">algorithm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is a finite list of unambiguous steps that,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applied to any valid input, halts and returns an output.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An algorithm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rPr>
            <w:i/>
            <w:iCs/>
          </w:rPr>
          <w:delText xml:space="preserve">computes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a</w:delText>
        </w:r>
      </w:del>
      <w:del w:id="1872" w:author="PR Preview" w:date="2026-01-01T00:00:00Z">
        <w:r>
          <w:delText xml:space="preserve"> </w:delText>
        </w:r>
      </w:del>
      <w:hyperlink w:anchor="def-function">
        <w:del w:id="187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874" w:author="PR Preview" w:date="2026-01-01T00:00:00Z">
        <w:r>
          <w:delText xml:space="preserve">: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for each input it returns the function’s value at that input.</w:delText>
        </w:r>
      </w:del>
    </w:p>
    <w:p>
      <w:pPr>
        <w:pStyle w:val="BodyText"/>
      </w:pPr>
      <w:ins w:id="1877" w:author="PR Preview" w:date="2026-01-01T00:00:00Z">
        <w:r>
          <w:t xml:space="preserve">The rules of operator precedence (PEMDAS: parentheses, exponents,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multiplication and division, addition and subtraction)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decide how the symbols group.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They turn the string into its parse tree (</w:t>
        </w:r>
      </w:ins>
      <w:hyperlink w:anchor="def-parse-tree">
        <w:ins w:id="1884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1885" w:author="PR Preview" w:date="2026-01-01T00:00:00Z">
        <w:r>
          <w:t xml:space="preserve">).</w:t>
        </w:r>
      </w:ins>
    </w:p>
    <w:bookmarkEnd w:id="96"/>
    <w:bookmarkStart w:id="97" w:name="def-algorithm"/>
    <w:p>
      <w:pPr>
        <w:pStyle w:val="BodyText"/>
      </w:pPr>
      <w:ins w:id="1886" w:author="PR Preview" w:date="2026-01-01T00:00:00Z">
        <w:r>
          <w:rPr>
            <w:b/>
            <w:bCs/>
          </w:rPr>
          <w:t xml:space="preserve">Definition 39 (Algorithm)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An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rPr>
            <w:b/>
            <w:bCs/>
          </w:rPr>
          <w:t xml:space="preserve">algorithm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is a finite list of unambiguous steps that,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applied to any valid input, halts and returns an output.</w:t>
        </w:r>
      </w:ins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An algorithm</w:t>
        </w:r>
      </w:ins>
      <w:ins w:id="1897" w:author="PR Preview" w:date="2026-01-01T00:00:00Z">
        <w:r>
          <w:t xml:space="preserve"> </w:t>
        </w:r>
      </w:ins>
      <w:ins w:id="1898" w:author="PR Preview" w:date="2026-01-01T00:00:00Z">
        <w:r>
          <w:rPr>
            <w:i/>
            <w:iCs/>
          </w:rPr>
          <w:t xml:space="preserve">computes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a</w:t>
        </w:r>
      </w:ins>
      <w:ins w:id="1901" w:author="PR Preview" w:date="2026-01-01T00:00:00Z">
        <w:r>
          <w:t xml:space="preserve"> </w:t>
        </w:r>
      </w:ins>
      <w:hyperlink w:anchor="def-function">
        <w:ins w:id="190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903" w:author="PR Preview" w:date="2026-01-01T00:00:00Z">
        <w:r>
          <w:t xml:space="preserve">:</w:t>
        </w:r>
      </w:ins>
      <w:ins w:id="1904" w:author="PR Preview" w:date="2026-01-01T00:00:00Z">
        <w:r>
          <w:t xml:space="preserve"> </w:t>
        </w:r>
      </w:ins>
      <w:ins w:id="1905" w:author="PR Preview" w:date="2026-01-01T00:00:00Z">
        <w:r>
          <w:t xml:space="preserve">for each input it returns the function’s value at that input.</w:t>
        </w:r>
      </w:ins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del w:id="1906" w:author="PR Preview" w:date="2026-01-01T00:00:00Z">
        <w:r>
          <w:rPr>
            <w:b/>
            <w:bCs/>
          </w:rPr>
          <w:delText xml:space="preserve">Definition 33 (Finite set and cardinality)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A set</w:delText>
        </w:r>
      </w:del>
      <w:del w:id="1909" w:author="PR Preview" w:date="2026-01-01T00:00:00Z">
        <w:r>
          <w:delText xml:space="preserve"> </w:delText>
        </w:r>
      </w:del>
      <m:oMath>
        <m:r>
          <m:t>A</m:t>
        </m:r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is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rPr>
            <w:b/>
            <w:bCs/>
          </w:rPr>
          <w:delText xml:space="preserve">finite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if it is empty,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or if, for some natural number</w:delText>
        </w:r>
      </w:del>
      <w:del w:id="1918" w:author="PR Preview" w:date="2026-01-01T00:00:00Z">
        <w:r>
          <w:delText xml:space="preserve"> </w:delText>
        </w:r>
      </w:del>
      <m:oMath>
        <m:r>
          <m:t>n</m:t>
        </m:r>
      </m:oMath>
      <w:del w:id="1919" w:author="PR Preview" w:date="2026-01-01T00:00:00Z">
        <w:r>
          <w:delText xml:space="preserve">,</w:delText>
        </w:r>
      </w:del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its elements can be listed as a finite sequence (</w:delText>
        </w:r>
      </w:del>
      <w:hyperlink w:anchor="def-finite-sequence">
        <w:del w:id="1922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923" w:author="PR Preview" w:date="2026-01-01T00:00:00Z">
        <w:r>
          <w:delText xml:space="preserve">)</w:delText>
        </w:r>
      </w:del>
      <w:del w:id="19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in which each element of</w:delText>
        </w:r>
      </w:del>
      <w:del w:id="1927" w:author="PR Preview" w:date="2026-01-01T00:00:00Z">
        <w:r>
          <w:delText xml:space="preserve"> </w:delText>
        </w:r>
      </w:del>
      <m:oMath>
        <m:r>
          <m:t>A</m:t>
        </m:r>
      </m:oMath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appears exactly once.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That number</w:delText>
        </w:r>
      </w:del>
      <w:del w:id="1932" w:author="PR Preview" w:date="2026-01-01T00:00:00Z">
        <w:r>
          <w:delText xml:space="preserve"> </w:delText>
        </w:r>
      </w:del>
      <m:oMath>
        <m:r>
          <m:t>n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is the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rPr>
            <w:b/>
            <w:bCs/>
          </w:rPr>
          <w:delText xml:space="preserve">cardinality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of</w:delText>
        </w:r>
      </w:del>
      <w:del w:id="1939" w:author="PR Preview" w:date="2026-01-01T00:00:00Z">
        <w:r>
          <w:delText xml:space="preserve"> </w:delText>
        </w:r>
      </w:del>
      <m:oMath>
        <m:r>
          <m:t>A</m:t>
        </m:r>
      </m:oMath>
      <w:del w:id="1940" w:author="PR Preview" w:date="2026-01-01T00:00:00Z">
        <w:r>
          <w:delText xml:space="preserve">, its number of elements,</w:delText>
        </w:r>
      </w:del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written</w:delText>
        </w:r>
      </w:del>
      <w:del w:id="19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944" w:author="PR Preview" w:date="2026-01-01T00:00:00Z">
        <w:r>
          <w:delText xml:space="preserve">;</w:delText>
        </w:r>
      </w:del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the empty set has cardinality</w:delText>
        </w:r>
      </w:del>
      <w:del w:id="19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948" w:author="PR Preview" w:date="2026-01-01T00:00:00Z">
        <w:r>
          <w:delText xml:space="preserve">.</w:delText>
        </w:r>
      </w:del>
    </w:p>
    <w:p>
      <w:pPr>
        <w:pStyle w:val="FirstParagraph"/>
      </w:pPr>
      <w:ins w:id="1949" w:author="PR Preview" w:date="2026-01-01T00:00:00Z">
        <w:r>
          <w:rPr>
            <w:b/>
            <w:bCs/>
          </w:rPr>
          <w:t xml:space="preserve">Definition 40 (Finite set)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A set</w:t>
        </w:r>
      </w:ins>
      <w:ins w:id="1952" w:author="PR Preview" w:date="2026-01-01T00:00:00Z">
        <w:r>
          <w:t xml:space="preserve"> </w:t>
        </w:r>
      </w:ins>
      <m:oMath>
        <m:r>
          <m:t>A</m:t>
        </m:r>
      </m:oMath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is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rPr>
            <w:b/>
            <w:bCs/>
          </w:rPr>
          <w:t xml:space="preserve">finite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if it is empty,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or if, for some natural number</w:t>
        </w:r>
      </w:ins>
      <w:ins w:id="1961" w:author="PR Preview" w:date="2026-01-01T00:00:00Z">
        <w:r>
          <w:t xml:space="preserve"> </w:t>
        </w:r>
      </w:ins>
      <m:oMath>
        <m:r>
          <m:t>n</m:t>
        </m:r>
      </m:oMath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its elements can be listed as a finite sequence (</w:t>
        </w:r>
      </w:ins>
      <w:hyperlink w:anchor="def-finite-sequence">
        <w:ins w:id="1965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1966" w:author="PR Preview" w:date="2026-01-01T00:00:00Z">
        <w:r>
          <w:t xml:space="preserve">)</w:t>
        </w:r>
      </w:ins>
      <w:ins w:id="196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in which each element of</w:t>
        </w:r>
      </w:ins>
      <w:ins w:id="1970" w:author="PR Preview" w:date="2026-01-01T00:00:00Z">
        <w:r>
          <w:t xml:space="preserve"> </w:t>
        </w:r>
      </w:ins>
      <m:oMath>
        <m:r>
          <m:t>A</m:t>
        </m:r>
      </m:oMath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appears exactly once.</w:t>
        </w:r>
      </w:ins>
    </w:p>
    <w:bookmarkEnd w:id="103"/>
    <w:bookmarkStart w:id="104" w:name="def-cardinality"/>
    <w:p>
      <w:pPr>
        <w:pStyle w:val="BodyText"/>
      </w:pPr>
      <w:ins w:id="1973" w:author="PR Preview" w:date="2026-01-01T00:00:00Z">
        <w:r>
          <w:rPr>
            <w:b/>
            <w:bCs/>
          </w:rPr>
          <w:t xml:space="preserve">Definition 41 (Cardinality)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For a finite set</w:t>
        </w:r>
      </w:ins>
      <w:ins w:id="1976" w:author="PR Preview" w:date="2026-01-01T00:00:00Z">
        <w:r>
          <w:t xml:space="preserve"> </w:t>
        </w:r>
      </w:ins>
      <m:oMath>
        <m:r>
          <m:t>A</m:t>
        </m:r>
      </m:oMath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(</w:t>
        </w:r>
      </w:ins>
      <w:hyperlink w:anchor="def-finite-set">
        <w:ins w:id="1979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1980" w:author="PR Preview" w:date="2026-01-01T00:00:00Z">
        <w:r>
          <w:t xml:space="preserve">), the number</w:t>
        </w:r>
      </w:ins>
      <w:ins w:id="1981" w:author="PR Preview" w:date="2026-01-01T00:00:00Z">
        <w:r>
          <w:t xml:space="preserve"> </w:t>
        </w:r>
      </w:ins>
      <m:oMath>
        <m:r>
          <m:t>n</m:t>
        </m:r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in such a list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is the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rPr>
            <w:b/>
            <w:bCs/>
          </w:rPr>
          <w:t xml:space="preserve">cardinality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of</w:t>
        </w:r>
      </w:ins>
      <w:ins w:id="1990" w:author="PR Preview" w:date="2026-01-01T00:00:00Z">
        <w:r>
          <w:t xml:space="preserve"> </w:t>
        </w:r>
      </w:ins>
      <m:oMath>
        <m:r>
          <m:t>A</m:t>
        </m:r>
      </m:oMath>
      <w:ins w:id="1991" w:author="PR Preview" w:date="2026-01-01T00:00:00Z">
        <w:r>
          <w:t xml:space="preserve">, its number of elements,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written</w:t>
        </w:r>
      </w:ins>
      <w:ins w:id="199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995" w:author="PR Preview" w:date="2026-01-01T00:00:00Z">
        <w:r>
          <w:t xml:space="preserve">;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the empty set has cardinality</w:t>
        </w:r>
      </w:ins>
      <w:ins w:id="199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999" w:author="PR Preview" w:date="2026-01-01T00:00:00Z">
        <w:r>
          <w:t xml:space="preserve">.</w:t>
        </w:r>
      </w:ins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del w:id="2000" w:author="PR Preview" w:date="2026-01-01T00:00:00Z">
        <w:r>
          <w:rPr>
            <w:b/>
            <w:bCs/>
          </w:rPr>
          <w:delText xml:space="preserve">Definition 34 (Infinite set)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A set that is not finite (</w:delText>
        </w:r>
      </w:del>
      <w:hyperlink w:anchor="def-finite-set">
        <w:del w:id="2003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2004" w:author="PR Preview" w:date="2026-01-01T00:00:00Z">
        <w:r>
          <w:delText xml:space="preserve">) is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rPr>
            <w:b/>
            <w:bCs/>
          </w:rPr>
          <w:delText xml:space="preserve">infinite</w:delText>
        </w:r>
      </w:del>
      <w:del w:id="2007" w:author="PR Preview" w:date="2026-01-01T00:00:00Z">
        <w:r>
          <w:delText xml:space="preserve">.</w:delText>
        </w:r>
      </w:del>
    </w:p>
    <w:p>
      <w:pPr>
        <w:pStyle w:val="BodyText"/>
      </w:pPr>
      <w:del w:id="2008" w:author="PR Preview" w:date="2026-01-01T00:00:00Z">
        <w:r>
          <w:rPr>
            <w:b/>
            <w:bCs/>
          </w:rPr>
          <w:delText xml:space="preserve">Definition 35 (Countable set)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A set is</w:delText>
        </w:r>
      </w:del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rPr>
            <w:b/>
            <w:bCs/>
          </w:rPr>
          <w:delText xml:space="preserve">countable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if it is finite (</w:delText>
        </w:r>
      </w:del>
      <w:hyperlink w:anchor="def-finite-set">
        <w:del w:id="2015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2016" w:author="PR Preview" w:date="2026-01-01T00:00:00Z">
        <w:r>
          <w:delText xml:space="preserve">),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or if its elements can be listed as a sequence (</w:delText>
        </w:r>
      </w:del>
      <w:hyperlink w:anchor="def-sequence">
        <w:del w:id="2019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2020" w:author="PR Preview" w:date="2026-01-01T00:00:00Z">
        <w:r>
          <w:delText xml:space="preserve">)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2024" w:author="PR Preview" w:date="2026-01-01T00:00:00Z">
        <w:r>
          <w:rPr>
            <w:b/>
            <w:bCs/>
          </w:rPr>
          <w:delText xml:space="preserve">Definition 36 (Countably infinite set)</w:delText>
        </w:r>
      </w:del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A set is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rPr>
            <w:b/>
            <w:bCs/>
          </w:rPr>
          <w:delText xml:space="preserve">countably infinite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if it is</w:delText>
        </w:r>
      </w:del>
      <w:del w:id="2031" w:author="PR Preview" w:date="2026-01-01T00:00:00Z">
        <w:r>
          <w:delText xml:space="preserve"> </w:delText>
        </w:r>
      </w:del>
      <w:hyperlink w:anchor="def-countable-set">
        <w:del w:id="2032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and not finite.</w:delText>
        </w:r>
      </w:del>
    </w:p>
    <w:p>
      <w:pPr>
        <w:pStyle w:val="FirstParagraph"/>
      </w:pPr>
      <w:ins w:id="2035" w:author="PR Preview" w:date="2026-01-01T00:00:00Z">
        <w:r>
          <w:rPr>
            <w:b/>
            <w:bCs/>
          </w:rPr>
          <w:t xml:space="preserve">Definition 42 (Infinite set)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A set that is not finite (</w:t>
        </w:r>
      </w:ins>
      <w:hyperlink w:anchor="def-finite-set">
        <w:ins w:id="2038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2039" w:author="PR Preview" w:date="2026-01-01T00:00:00Z">
        <w:r>
          <w:t xml:space="preserve">) is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rPr>
            <w:b/>
            <w:bCs/>
          </w:rPr>
          <w:t xml:space="preserve">infinite</w:t>
        </w:r>
      </w:ins>
      <w:ins w:id="2042" w:author="PR Preview" w:date="2026-01-01T00:00:00Z">
        <w:r>
          <w:t xml:space="preserve">.</w:t>
        </w:r>
      </w:ins>
    </w:p>
    <w:bookmarkEnd w:id="109"/>
    <w:bookmarkStart w:id="110" w:name="def-countable-set"/>
    <w:p>
      <w:pPr>
        <w:pStyle w:val="BodyText"/>
      </w:pPr>
      <w:ins w:id="2043" w:author="PR Preview" w:date="2026-01-01T00:00:00Z">
        <w:r>
          <w:rPr>
            <w:b/>
            <w:bCs/>
          </w:rPr>
          <w:t xml:space="preserve">Definition 43 (Countable set)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A set is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rPr>
            <w:b/>
            <w:bCs/>
          </w:rPr>
          <w:t xml:space="preserve">countable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if it is finite (</w:t>
        </w:r>
      </w:ins>
      <w:hyperlink w:anchor="def-finite-set">
        <w:ins w:id="2050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2051" w:author="PR Preview" w:date="2026-01-01T00:00:00Z">
        <w:r>
          <w:t xml:space="preserve">),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or if its elements can be listed as a sequence (</w:t>
        </w:r>
      </w:ins>
      <w:hyperlink w:anchor="def-sequence">
        <w:ins w:id="2054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055" w:author="PR Preview" w:date="2026-01-01T00:00:00Z">
        <w:r>
          <w:t xml:space="preserve">)</w:t>
        </w:r>
      </w:ins>
      <w:ins w:id="205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in which every element appears.</w:t>
        </w:r>
      </w:ins>
    </w:p>
    <w:bookmarkEnd w:id="110"/>
    <w:bookmarkStart w:id="111" w:name="def-countably-infinite"/>
    <w:p>
      <w:pPr>
        <w:pStyle w:val="BodyText"/>
      </w:pPr>
      <w:ins w:id="2059" w:author="PR Preview" w:date="2026-01-01T00:00:00Z">
        <w:r>
          <w:rPr>
            <w:b/>
            <w:bCs/>
          </w:rPr>
          <w:t xml:space="preserve">Definition 44 (Countably infinite set)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A set is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rPr>
            <w:b/>
            <w:bCs/>
          </w:rPr>
          <w:t xml:space="preserve">countably infinite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if it is</w:t>
        </w:r>
      </w:ins>
      <w:ins w:id="2066" w:author="PR Preview" w:date="2026-01-01T00:00:00Z">
        <w:r>
          <w:t xml:space="preserve"> </w:t>
        </w:r>
      </w:ins>
      <w:hyperlink w:anchor="def-countable-set">
        <w:ins w:id="2067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and not finite.</w:t>
        </w:r>
      </w:ins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del w:id="2070" w:author="PR Preview" w:date="2026-01-01T00:00:00Z">
        <w:r>
          <w:rPr>
            <w:b/>
            <w:bCs/>
          </w:rPr>
          <w:delText xml:space="preserve">Definition 37 (Extended non-negative real numbers)</w:delText>
        </w:r>
      </w:del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The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2075" w:author="PR Preview" w:date="2026-01-01T00:00:00Z">
        <w:r>
          <w:delText xml:space="preserve">, written</w:delText>
        </w:r>
      </w:del>
      <w:del w:id="20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077" w:author="PR Preview" w:date="2026-01-01T00:00:00Z">
        <w:r>
          <w:delText xml:space="preserve">,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are the non-negative real numbers together with an extra element</w:delText>
        </w:r>
      </w:del>
      <w:del w:id="208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2083" w:author="PR Preview" w:date="2026-01-01T00:00:00Z">
        <w:r>
          <w:rPr>
            <w:b/>
            <w:bCs/>
          </w:rPr>
          <w:t xml:space="preserve">Definition 45 (Extended non-negative real numbers)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The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rPr>
            <w:b/>
            <w:bCs/>
          </w:rPr>
          <w:t xml:space="preserve">extended non-negative real numbers</w:t>
        </w:r>
      </w:ins>
      <w:ins w:id="2088" w:author="PR Preview" w:date="2026-01-01T00:00:00Z">
        <w:r>
          <w:t xml:space="preserve">, written</w:t>
        </w:r>
      </w:ins>
      <w:ins w:id="20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090" w:author="PR Preview" w:date="2026-01-01T00:00:00Z">
        <w:r>
          <w:t xml:space="preserve">,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are the non-negative real numbers together with an extra element</w:t>
        </w:r>
      </w:ins>
      <w:ins w:id="209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2026-10-15T09:41:51Z</dcterms:created>
  <dcterms:modified xsi:type="dcterms:W3CDTF">2026-10-15T09:41:51Z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