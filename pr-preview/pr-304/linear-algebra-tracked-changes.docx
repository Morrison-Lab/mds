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07:39:11 (PDT)</w:delText>
        </w:r>
      </w:del>
    </w:p>
    <w:p>
      <w:pPr>
        <w:pStyle w:val="Date"/>
      </w:pPr>
      <w:ins w:id="2" w:author="PR Preview" w:date="2026-01-01T00:00:00Z">
        <w:r>
          <w:t xml:space="preserve">Last modified: 2026-10-15 08:34:45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2026-10-15T16:06:40Z</dcterms:created>
  <dcterms:modified xsi:type="dcterms:W3CDTF">2026-10-15T16:06:40Z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