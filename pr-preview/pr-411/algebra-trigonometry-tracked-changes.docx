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3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3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13"/>
    <w:bookmarkStart w:id="14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3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14"/>
    <w:bookmarkStart w:id="15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" w:author="PR Preview" w:date="2026-01-01T00:00:00Z">
        <w:r>
          <w:t xml:space="preserve">).</w:t>
        </w:r>
      </w:ins>
    </w:p>
    <w:bookmarkEnd w:id="15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16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4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16"/>
    <w:bookmarkStart w:id="17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4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4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[4]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4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5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[4]</w:t>
        </w:r>
      </w:ins>
      <w:ins w:id="229" w:author="PR Preview" w:date="2026-01-01T00:00:00Z">
        <w:r>
          <w:t xml:space="preserve">.</w:t>
        </w:r>
      </w:ins>
    </w:p>
    <w:bookmarkEnd w:id="18"/>
    <w:bookmarkStart w:id="19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5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5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6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27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28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"/>
    <w:bookmarkStart w:id="30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7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2026-10-19T10:27:34Z</dcterms:created>
  <dcterms:modified xsi:type="dcterms:W3CDTF">2026-10-19T10:27:34Z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