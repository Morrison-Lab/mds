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2026-10-19 11:02:25 (PDT)</w:delText>
        </w:r>
      </w:del>
    </w:p>
    <w:p>
      <w:pPr>
        <w:pStyle w:val="Date"/>
      </w:pPr>
      <w:ins w:id="2" w:author="PR Preview" w:date="2026-01-01T00:00:00Z">
        <w:r>
          <w:t xml:space="preserve">Last modified: 2026-10-19 11:35:40 (PDT)</w:t>
        </w:r>
      </w:ins>
    </w:p>
    <w:bookmarkStart w:id="83"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w:r>
        <w:t xml:space="preserve">$\mathord{\smash[b]{\underset{\raise.3ex\hbox{$\scriptstyle\sim$}}{x}}\vphantom{x}}$</w:t>
      </w:r>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w:r>
        <w:t xml:space="preserve">$$
    \mathord{\smash[b]{\underset{\raise.3ex\hbox{$\scriptstyle\sim$}}{x}}\vphantom{x}}=
    \begin{bmatrix}
    120 \\
    3 \\
    15
    \end{bmatrix},
    $$</w:t>
      </w:r>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2"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[1]</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hyperlink r:id="rId11">
        <w:r>
          <w:rPr>
            <w:rStyle w:val="Hyperlink"/>
          </w:rPr>
          <w:t xml:space="preserve">real numbers</w:t>
        </w:r>
      </w:hyperlink>
      <w:r>
        <w:t xml:space="preserve">,</w:t>
      </w:r>
      <w:r>
        <w:t xml:space="preserve"> </w:t>
      </w:r>
      <w:r>
        <w:t xml:space="preserve">written vertically as a</w:t>
      </w:r>
      <w:r>
        <w:t xml:space="preserve"> </w:t>
      </w:r>
      <m:oMath>
        <m:r>
          <m:t>p</m:t>
        </m:r>
        <m:r>
          <m:rPr>
            <m:sty m:val="p"/>
          </m:rPr>
          <m:t>×</m:t>
        </m:r>
        <m:r>
          <m:t>1</m:t>
        </m:r>
      </m:oMath>
      <w:r>
        <w:t xml:space="preserve"> </w:t>
      </w:r>
      <w:r>
        <w:t xml:space="preserve">array:</w:t>
      </w:r>
    </w:p>
    <w:p>
      <w:pPr>
        <w:pStyle w:val="BodyText"/>
      </w:pPr>
      <w:r>
        <w:t xml:space="preserve">$$
    \mathord{\smash[b]{\underset{\raise.3ex\hbox{$\scriptstyle\sim$}}{x}}\vphantom{x}}=
    \begin{bmatrix}
    x_{1} \\
    x_{2} \\
    \vdots \\
    x_{p}
    \end{bmatrix}
    $$</w:t>
      </w:r>
    </w:p>
    <w:bookmarkEnd w:id="12"/>
    <w:bookmarkStart w:id="13"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w:r>
        <w:t xml:space="preserve">$\mathord{\smash[b]{\underset{\raise.3ex\hbox{$\scriptstyle\sim$}}{x}}\vphantom{x}}= (2, -1, 5)$</w:t>
      </w:r>
      <w:r>
        <w:t xml:space="preserve"> </w:t>
      </w:r>
      <w:r>
        <w:t xml:space="preserve">means</w:t>
      </w:r>
    </w:p>
    <w:p>
      <w:pPr>
        <w:pStyle w:val="BodyText"/>
      </w:pPr>
      <w:r>
        <w:t xml:space="preserve">$$
    \mathord{\smash[b]{\underset{\raise.3ex\hbox{$\scriptstyle\sim$}}{x}}\vphantom{x}}=
    \begin{bmatrix}
    2 \\
    -1 \\
    5
    \end{bmatrix}.
    $$</w:t>
      </w:r>
    </w:p>
    <w:bookmarkEnd w:id="13"/>
    <w:bookmarkStart w:id="15" w:name="rem-vector-mark-placement"/>
    <w:p>
      <w:pPr>
        <w:pStyle w:val="FirstParagraph"/>
      </w:pPr>
      <w:r>
        <w:rPr>
          <w:i/>
          <w:iCs/>
        </w:rPr>
        <w:t xml:space="preserve">Remark 2</w:t>
      </w:r>
      <w:r>
        <w:t xml:space="preserve"> (Why the vector mark sits under the symbol). </w:t>
      </w:r>
      <w:r>
        <w:t xml:space="preserve">In these notes, the mark that shows a symbol is a vector is a tilde under the letter, as in</w:t>
      </w:r>
      <w:r>
        <w:t xml:space="preserve"> </w:t>
      </w:r>
      <w:r>
        <w:t xml:space="preserve">$\mathord{\smash[b]{\underset{\raise.3ex\hbox{$\scriptstyle\sim$}}{x}}\vphantom{x}}$</w:t>
      </w:r>
      <w:r>
        <w:t xml:space="preserve">.</w:t>
      </w:r>
      <w:r>
        <w:t xml:space="preserve"> </w:t>
      </w:r>
      <w:r>
        <w:t xml:space="preserve">Many books instead use a bold letter or an arrow over the letter.</w:t>
      </w:r>
      <w:r>
        <w:t xml:space="preserve"> </w:t>
      </w:r>
      <w:r>
        <w:t xml:space="preserve">We chose a mark underneath because bold letters are hard to write by hand on a board,</w:t>
      </w:r>
      <w:r>
        <w:t xml:space="preserve"> </w:t>
      </w:r>
      <w:r>
        <w:t xml:space="preserve">and because the space above a letter is already used by the hat that marks an estimated value, as in</w:t>
      </w:r>
      <w:r>
        <w:t xml:space="preserve"> </w:t>
      </w:r>
      <w:r>
        <w:t xml:space="preserve">$\hat{\mathord{\smash[b]{\underset{\raise.3ex\hbox{$\scriptstyle\sim$}}{\beta}}\vphantom{\beta}}}$</w:t>
      </w:r>
      <w:r>
        <w:t xml:space="preserve">.</w:t>
      </w:r>
      <w:r>
        <w:t xml:space="preserve"> </w:t>
      </w:r>
      <w:r>
        <w:t xml:space="preserve">The</w:t>
      </w:r>
      <w:r>
        <w:t xml:space="preserve"> </w:t>
      </w:r>
      <w:hyperlink r:id="rId14">
        <w:r>
          <w:rPr>
            <w:rStyle w:val="Hyperlink"/>
          </w:rPr>
          <w:t xml:space="preserve">notation choices page</w:t>
        </w:r>
      </w:hyperlink>
      <w:r>
        <w:t xml:space="preserve"> </w:t>
      </w:r>
      <w:r>
        <w:t xml:space="preserve">gives the full reasons and an example of an estimated vector.</w:t>
      </w:r>
    </w:p>
    <w:bookmarkEnd w:id="15"/>
    <w:bookmarkStart w:id="17" w:name="def-real-coordinate-space"/>
    <w:p>
      <w:pPr>
        <w:pStyle w:val="BodyText"/>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6">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1">
        <w:r>
          <w:rPr>
            <w:rStyle w:val="Hyperlink"/>
          </w:rPr>
          <w:t xml:space="preserve">real numbers</w:t>
        </w:r>
      </w:hyperlink>
      <w:r>
        <w:t xml:space="preserve">.</w:t>
      </w:r>
    </w:p>
    <w:bookmarkEnd w:id="17"/>
    <w:bookmarkStart w:id="18" w:name="rem-real-coordinate-space-notation"/>
    <w:p>
      <w:pPr>
        <w:pStyle w:val="BodyText"/>
      </w:pPr>
      <w:r>
        <w:rPr>
          <w:i/>
          <w:iCs/>
        </w:rPr>
        <w:t xml:space="preserve">Remark 3</w:t>
      </w:r>
      <w:r>
        <w:t xml:space="preserve"> (Reading</w:t>
      </w:r>
      <w:r>
        <w:t xml:space="preserve"> </w:t>
      </w:r>
      <w:r>
        <w:t xml:space="preserve">$\mathord{\smash[b]{\underset{\raise.3ex\hbox{$\scriptstyle\sim$}}{x}}\vphantom{x}}\in \mathbb{R}^p$</w:t>
      </w:r>
      <w:r>
        <w:t xml:space="preserve">). </w:t>
      </w:r>
      <w:r>
        <w:t xml:space="preserve">Writing</w:t>
      </w:r>
      <w:r>
        <w:t xml:space="preserve"> </w:t>
      </w:r>
      <w:r>
        <w:t xml:space="preserve">$\mathord{\smash[b]{\underset{\raise.3ex\hbox{$\scriptstyle\sim$}}{x}}\vphantom{x}}\in \mathbb{R}^p$</w:t>
      </w:r>
      <w:r>
        <w:t xml:space="preserve"> </w:t>
      </w:r>
      <w:r>
        <w:t xml:space="preserve">says, in one symbol,</w:t>
      </w:r>
      <w:r>
        <w:t xml:space="preserve"> </w:t>
      </w:r>
      <w:r>
        <w:t xml:space="preserve">that</w:t>
      </w:r>
      <w:r>
        <w:t xml:space="preserve"> </w:t>
      </w:r>
      <w:r>
        <w:t xml:space="preserve">$\mathord{\smash[b]{\underset{\raise.3ex\hbox{$\scriptstyle\sim$}}{x}}\vphantom{x}}$</w:t>
      </w:r>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w:r>
        <w:t xml:space="preserve">$\mathord{\smash[b]{\underset{\raise.3ex\hbox{$\scriptstyle\sim$}}{x}}\vphantom{x}}\in \mathbb{R}^3$</w:t>
      </w:r>
      <w:r>
        <w:t xml:space="preserve">.</w:t>
      </w:r>
    </w:p>
    <w:bookmarkEnd w:id="18"/>
    <w:bookmarkStart w:id="19"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[2]</w:t>
      </w:r>
      <w:r>
        <w:t xml:space="preserve"> </w:t>
      </w:r>
      <w:r>
        <w:t xml:space="preserve">is a single</w:t>
      </w:r>
      <w:r>
        <w:t xml:space="preserve"> </w:t>
      </w:r>
      <w:hyperlink r:id="rId11">
        <w:r>
          <w:rPr>
            <w:rStyle w:val="Hyperlink"/>
          </w:rPr>
          <w:t xml:space="preserve">real number</w:t>
        </w:r>
      </w:hyperlink>
      <w:r>
        <w:t xml:space="preserve">,</w:t>
      </w:r>
      <w:r>
        <w:t xml:space="preserve"> </w:t>
      </w:r>
      <w:r>
        <w:t xml:space="preserve">as opposed to a vector or a matrix, which holds several numbers.</w:t>
      </w:r>
    </w:p>
    <w:bookmarkEnd w:id="19"/>
    <w:bookmarkStart w:id="20"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20"/>
    <w:bookmarkStart w:id="22" w:name="def-real-vector-valued"/>
    <w:p>
      <w:pPr>
        <w:pStyle w:val="BodyText"/>
      </w:pPr>
      <w:r>
        <w:rPr>
          <w:b/>
          <w:bCs/>
        </w:rPr>
        <w:t xml:space="preserve">Definition 4 (Real-valued (scalar-valued)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2"/>
    <w:bookmarkStart w:id="23"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3"/>
    <w:bookmarkStart w:id="24"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w:r>
        <w:t xml:space="preserve">$f(\mathord{\smash[b]{\underset{\raise.3ex\hbox{$\scriptstyle\sim$}}{x}}\vphantom{x}}) = x_1 + x_2$</w:t>
      </w:r>
      <w:r>
        <w:t xml:space="preserve"> </w:t>
      </w:r>
      <w:r>
        <w:t xml:space="preserve">is real-valued</w:t>
      </w:r>
      <w:r>
        <w:t xml:space="preserve"> </w:t>
      </w:r>
      <w:r>
        <w:t xml:space="preserve">and</w:t>
      </w:r>
      <w:r>
        <w:t xml:space="preserve"> </w:t>
      </w:r>
      <w:r>
        <w:t xml:space="preserve">$g(\mathord{\smash[b]{\underset{\raise.3ex\hbox{$\scriptstyle\sim$}}{x}}\vphantom{x}}) = \begin{bmatrix}x_1 + x_2 \\ x_1 - x_2\end{bmatrix}$</w:t>
      </w:r>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4"/>
    <w:bookmarkStart w:id="26"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w:r>
        <w:t xml:space="preserve">$\mathord{\smash[b]{\underset{\raise.3ex\hbox{$\scriptstyle\sim$}}{x}}\vphantom{x}}$</w:t>
      </w:r>
      <w:r>
        <w:t xml:space="preserve"> </w:t>
      </w:r>
      <w:r>
        <w:t xml:space="preserve">is the row vector</w:t>
      </w:r>
      <w:r>
        <w:t xml:space="preserve"> </w:t>
      </w:r>
      <w:r>
        <w:t xml:space="preserve">with the same</w:t>
      </w:r>
      <w:r>
        <w:t xml:space="preserve"> </w:t>
      </w:r>
      <w:hyperlink r:id="rId25">
        <w:r>
          <w:rPr>
            <w:rStyle w:val="Hyperlink"/>
          </w:rPr>
          <w:t xml:space="preserve">sequence</w:t>
        </w:r>
      </w:hyperlink>
      <w:r>
        <w:t xml:space="preserve"> </w:t>
      </w:r>
      <w:r>
        <w:t xml:space="preserve">of entries, written horizontally:</w:t>
      </w:r>
    </w:p>
    <w:p>
      <w:pPr>
        <w:pStyle w:val="BodyText"/>
      </w:pPr>
      <w:r>
        <w:t xml:space="preserve">$$
    {\mathord{\smash[b]{\underset{\raise.3ex\hbox{$\scriptstyle\sim$}}{x}}\vphantom{x}}}^{\top} \equiv \mathord{\smash[b]{\underset{\raise.3ex\hbox{$\scriptstyle\sim$}}{x}}\vphantom{x}}' \equiv [x_1,\; x_2,\; \ldots,\; x_p]
    $$</w:t>
      </w:r>
    </w:p>
    <w:bookmarkEnd w:id="26"/>
    <w:bookmarkStart w:id="27"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7"/>
    <w:bookmarkStart w:id="28"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r>
        <w:t xml:space="preserve"> </w:t>
      </w:r>
      <m:oMath>
        <m:r>
          <m:t>p</m:t>
        </m:r>
      </m:oMath>
      <w:r>
        <w:t xml:space="preserve"> </w:t>
      </w:r>
      <w:r>
        <w:t xml:space="preserve">is the column vector</w:t>
      </w:r>
      <w:r>
        <w:t xml:space="preserve"> </w:t>
      </w:r>
      <w:r>
        <w:t xml:space="preserve">$\mathord{\smash[b]{\underset{\raise.3ex\hbox{$\scriptstyle\sim$}}{x}}\vphantom{x}}+ \mathord{\smash[b]{\underset{\raise.3ex\hbox{$\scriptstyle\sim$}}{y}}\vphantom{y}}$</w:t>
      </w:r>
      <w:r>
        <w:t xml:space="preserve"> </w:t>
      </w:r>
      <w:r>
        <w:t xml:space="preserve">of length</w:t>
      </w:r>
      <w:r>
        <w:t xml:space="preserve"> </w:t>
      </w:r>
      <m:oMath>
        <m:r>
          <m:t>p</m:t>
        </m:r>
      </m:oMath>
      <w:r>
        <w:t xml:space="preserve"> </w:t>
      </w:r>
      <w:r>
        <w:t xml:space="preserve">obtained by adding entry by entry:</w:t>
      </w:r>
    </w:p>
    <w:p>
      <w:pPr>
        <w:pStyle w:val="BodyText"/>
      </w:pPr>
      <w:r>
        <w:t xml:space="preserve">$$(\mathord{\smash[b]{\underset{\raise.3ex\hbox{$\scriptstyle\sim$}}{x}}\vphantom{x}}+ \mathord{\smash[b]{\underset{\raise.3ex\hbox{$\scriptstyle\sim$}}{y}}\vphantom{y}})_i \stackrel{\text{def}}{=}x_i + y_i, \quad i = 1, \ldots, p$$</w:t>
      </w:r>
    </w:p>
    <w:bookmarkEnd w:id="28"/>
    <w:bookmarkStart w:id="29"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9"/>
    <w:bookmarkStart w:id="31" w:name="def-dot-product"/>
    <w:p>
      <w:pPr>
        <w:pStyle w:val="FirstParagraph"/>
      </w:pPr>
      <w:r>
        <w:rPr>
          <w:b/>
          <w:bCs/>
        </w:rPr>
        <w:t xml:space="preserve">Definition 8 (Dot product)</w:t>
      </w:r>
      <w:r>
        <w:t xml:space="preserve"> </w:t>
      </w:r>
      <w:r>
        <w:t xml:space="preserve">For any two real-valued vectors</w:t>
      </w:r>
      <w:r>
        <w:t xml:space="preserve"> </w:t>
      </w:r>
      <w:r>
        <w:t xml:space="preserve">$\mathord{\smash[b]{\underset{\raise.3ex\hbox{$\scriptstyle\sim$}}{x}}\vphantom{x}}= (x_1, \ldots, x_p)$</w:t>
      </w:r>
      <w:r>
        <w:t xml:space="preserve"> </w:t>
      </w:r>
      <w:r>
        <w:t xml:space="preserve">and</w:t>
      </w:r>
      <w:r>
        <w:t xml:space="preserve"> </w:t>
      </w:r>
      <w:r>
        <w:t xml:space="preserve">$\mathord{\smash[b]{\underset{\raise.3ex\hbox{$\scriptstyle\sim$}}{y}}\vphantom{y}}= (y_1, \ldots, y_p)$</w:t>
      </w:r>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is:</w:t>
      </w:r>
    </w:p>
    <w:p>
      <w:pPr>
        <w:pStyle w:val="BodyText"/>
      </w:pPr>
      <w:bookmarkStart w:id="30" w:name="eq-inner-product"/>
      <w:r>
        <w:t xml:space="preserve">$$\mathord{\smash[b]{\underset{\raise.3ex\hbox{$\scriptstyle\sim$}}{x}}\vphantom{x}}\cdot \mathord{\smash[b]{\underset{\raise.3ex\hbox{$\scriptstyle\sim$}}{y}}\vphantom{y}}= \mathord{\smash[b]{\underset{\raise.3ex\hbox{$\scriptstyle\sim$}}{x}}\vphantom{x}}^{\top} \mathord{\smash[b]{\underset{\raise.3ex\hbox{$\scriptstyle\sim$}}{y}}\vphantom{y}}\stackrel{\text{def}}{=}\sum_{i=1}^px_i y_i \qquad(1)$$</w:t>
      </w:r>
      <w:bookmarkEnd w:id="30"/>
    </w:p>
    <w:bookmarkEnd w:id="31"/>
    <w:p>
      <w:pPr>
        <w:pStyle w:val="FirstParagraph"/>
      </w:pPr>
      <w:r>
        <w:t xml:space="preserve">See also the definitions in:</w:t>
      </w:r>
    </w:p>
    <w:p>
      <w:pPr>
        <w:numPr>
          <w:ilvl w:val="0"/>
          <w:numId w:val="1003"/>
        </w:numPr>
      </w:pPr>
      <w:r>
        <w:t xml:space="preserve">Dobson and Barnett [3]</w:t>
      </w:r>
      <w:r>
        <w:t xml:space="preserve">, Section 1.3 (equation 1.1, page 7)</w:t>
      </w:r>
    </w:p>
    <w:p>
      <w:pPr>
        <w:numPr>
          <w:ilvl w:val="0"/>
          <w:numId w:val="1003"/>
        </w:numPr>
      </w:pPr>
      <w:r>
        <w:t xml:space="preserve">Kaplan [4]</w:t>
      </w:r>
      <w:r>
        <w:t xml:space="preserve">, chapter on vectors</w:t>
      </w:r>
      <w:r>
        <w:t xml:space="preserve"> </w:t>
      </w:r>
    </w:p>
    <w:p>
      <w:pPr>
        <w:numPr>
          <w:ilvl w:val="0"/>
          <w:numId w:val="1003"/>
        </w:numPr>
      </w:pPr>
      <w:hyperlink r:id="rId32">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3">
        <w:r>
          <w:rPr>
            <w:rStyle w:val="Hyperlink"/>
          </w:rPr>
          <w:t xml:space="preserve">wikipedia</w:t>
        </w:r>
      </w:hyperlink>
      <w:r>
        <w:t xml:space="preserve"> </w:t>
      </w:r>
      <w:r>
        <w:t xml:space="preserve">for more.</w:t>
      </w:r>
    </w:p>
    <w:bookmarkStart w:id="34" w:name="exm-dot-product"/>
    <w:p>
      <w:pPr>
        <w:pStyle w:val="BodyText"/>
      </w:pPr>
      <w:r>
        <w:rPr>
          <w:b/>
          <w:bCs/>
        </w:rPr>
        <w:t xml:space="preserve">Example 5 (A dot product)</w:t>
      </w:r>
      <w:r>
        <w:t xml:space="preserve"> </w:t>
      </w:r>
      <w:r>
        <w:t xml:space="preserve">For</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(4, 5, 6)$</w:t>
      </w:r>
      <w:r>
        <w:t xml:space="preserve">:</w:t>
      </w:r>
    </w:p>
    <w:p>
      <w:pPr>
        <w:pStyle w:val="BodyText"/>
      </w:pPr>
      <w:r>
        <w:t xml:space="preserve">$$
    \begin{aligned}
    \mathord{\smash[b]{\underset{\raise.3ex\hbox{$\scriptstyle\sim$}}{x}}\vphantom{x}}\cdot \mathord{\smash[b]{\underset{\raise.3ex\hbox{$\scriptstyle\sim$}}{y}}\vphantom{y}}
    &amp;= 1 \cdot 4 + 2 \cdot 5 + 3 \cdot 6
    &amp;&amp; \text{(definition of the dot product)}
    \\
    &amp;= 4 + 10 + 18
    &amp;&amp; \text{(multiply)}
    \\
    &amp;= 32
    &amp;&amp; \text{(add)}
    \end{aligned}
    $$</w:t>
      </w:r>
    </w:p>
    <w:bookmarkEnd w:id="34"/>
    <w:bookmarkStart w:id="35"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w:r>
        <w:t xml:space="preserve">$\sum_{i=1}^{k} c_i \mathord{\smash[b]{\underset{\raise.3ex\hbox{$\scriptstyle\sim$}}{v}}\vphantom{v}}_i$</w:t>
      </w:r>
      <w:r>
        <w:t xml:space="preserve"> </w:t>
      </w:r>
      <w:r>
        <w:t xml:space="preserve">is the linear combination</w:t>
      </w:r>
      <w:r>
        <w:t xml:space="preserve"> </w:t>
      </w:r>
      <w:r>
        <w:t xml:space="preserve">of the</w:t>
      </w:r>
      <w:r>
        <w:t xml:space="preserve"> </w:t>
      </w:r>
      <m:oMath>
        <m:r>
          <m:t>j</m:t>
        </m:r>
      </m:oMath>
      <w:r>
        <w:t xml:space="preserve">th entries of</w:t>
      </w:r>
      <w:r>
        <w:t xml:space="preserve"> </w:t>
      </w:r>
      <w:r>
        <w:t xml:space="preserve">$\mathord{\smash[b]{\underset{\raise.3ex\hbox{$\scriptstyle\sim$}}{v}}\vphantom{v}}_1, \ldots, \mathord{\smash[b]{\underset{\raise.3ex\hbox{$\scriptstyle\sim$}}{v}}\vphantom{v}}_k$</w:t>
      </w:r>
      <w:r>
        <w:t xml:space="preserve"> </w:t>
      </w:r>
      <w:r>
        <w:t xml:space="preserve">with the same coefficients.</w:t>
      </w:r>
    </w:p>
    <w:bookmarkEnd w:id="35"/>
    <w:bookmarkStart w:id="36"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6"/>
    <w:bookmarkStart w:id="37"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7"/>
    <w:bookmarkStart w:id="38"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8"/>
    <w:bookmarkStart w:id="39" w:name="rem-dot-product-lincom"/>
    <w:p>
      <w:pPr>
        <w:pStyle w:val="BodyText"/>
      </w:pPr>
      <w:r>
        <w:rPr>
          <w:i/>
          <w:iCs/>
        </w:rPr>
        <w:t xml:space="preserve">Remark 4</w:t>
      </w:r>
      <w:r>
        <w:t xml:space="preserve"> (The dot product is a linear combination). </w:t>
      </w:r>
      <w:r>
        <w:t xml:space="preserve">The dot product</w:t>
      </w:r>
      <w:r>
        <w:t xml:space="preserve"> </w:t>
      </w:r>
      <w:r>
        <w:t xml:space="preserve">$\mathord{\smash[b]{\underset{\raise.3ex\hbox{$\scriptstyle\sim$}}{x}}\vphantom{x}}\cdot \mathord{\smash[b]{\underset{\raise.3ex\hbox{$\scriptstyle\sim$}}{y}}\vphantom{y}}$</w:t>
      </w:r>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w:r>
        <w:t xml:space="preserve">$\mathord{\smash[b]{\underset{\raise.3ex\hbox{$\scriptstyle\sim$}}{y}}\vphantom{y}}$</w:t>
      </w:r>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w:r>
        <w:t xml:space="preserve">$\mathord{\smash[b]{\underset{\raise.3ex\hbox{$\scriptstyle\sim$}}{x}}\vphantom{x}}\cdot \mathord{\smash[b]{\underset{\raise.3ex\hbox{$\scriptstyle\sim$}}{y}}\vphantom{y}}= 1 \cdot 4 + 2 \cdot 5 + 3 \cdot 6$</w:t>
      </w:r>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9"/>
    <w:bookmarkStart w:id="40" w:name="thm-lincom-symmetric"/>
    <w:p>
      <w:pPr>
        <w:pStyle w:val="BodyText"/>
      </w:pPr>
      <w:r>
        <w:rPr>
          <w:b/>
          <w:bCs/>
        </w:rPr>
        <w:t xml:space="preserve">Theorem 1 (Dot product is symmetric)</w:t>
      </w:r>
      <w:r>
        <w:t xml:space="preserve"> </w:t>
      </w:r>
      <w:r>
        <w:t xml:space="preserve">The dot product is symmetric:</w:t>
      </w:r>
    </w:p>
    <w:p>
      <w:pPr>
        <w:pStyle w:val="BodyText"/>
      </w:pPr>
      <w:r>
        <w:t xml:space="preserve">$$\mathord{\smash[b]{\underset{\raise.3ex\hbox{$\scriptstyle\sim$}}{x}}\vphantom{x}}\cdot \mathord{\smash[b]{\underset{\raise.3ex\hbox{$\scriptstyle\sim$}}{y}}\vphantom{y}}= \mathord{\smash[b]{\underset{\raise.3ex\hbox{$\scriptstyle\sim$}}{y}}\vphantom{y}}\cdot \mathord{\smash[b]{\underset{\raise.3ex\hbox{$\scriptstyle\sim$}}{x}}\vphantom{x}}$$</w:t>
      </w:r>
    </w:p>
    <w:bookmarkEnd w:id="40"/>
    <w:p>
      <w:pPr>
        <w:pStyle w:val="FirstParagraph"/>
      </w:pPr>
      <w:r>
        <w:rPr>
          <w:i/>
          <w:iCs/>
        </w:rPr>
        <w:t xml:space="preserve">Proof</w:t>
      </w:r>
      <w:r>
        <w:t xml:space="preserve">. </w:t>
      </w:r>
    </w:p>
    <w:p>
      <w:pPr>
        <w:pStyle w:val="BodyText"/>
      </w:pPr>
      <w:r>
        <w:t xml:space="preserve">$$
    \begin{aligned}
    \mathord{\smash[b]{\underset{\raise.3ex\hbox{$\scriptstyle\sim$}}{x}}\vphantom{x}}\cdot \mathord{\smash[b]{\underset{\raise.3ex\hbox{$\scriptstyle\sim$}}{y}}\vphantom{y}}
    &amp;= \sum_{i=1}^px_i y_i
    &amp;&amp; \text{(definition of the dot product)}
    \\
    &amp;= \sum_{i=1}^py_i x_i
    &amp;&amp; \text{(products of numbers are symmetric)}
    \\
    &amp;= \mathord{\smash[b]{\underset{\raise.3ex\hbox{$\scriptstyle\sim$}}{y}}\vphantom{y}}\cdot \mathord{\smash[b]{\underset{\raise.3ex\hbox{$\scriptstyle\sim$}}{x}}\vphantom{x}}
    &amp;&amp; \text{(definition of the dot product)}
    \end{aligned}
    $$</w:t>
      </w:r>
    </w:p>
    <w:bookmarkStart w:id="56" w:name="special-vectors"/>
    <w:p>
      <w:pPr>
        <w:pStyle w:val="Heading3"/>
      </w:pPr>
      <w:r>
        <w:t xml:space="preserve">1.1 Special vectors</w:t>
      </w:r>
    </w:p>
    <w:bookmarkStart w:id="41"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w:r>
        <w:t xml:space="preserve">$\mathord{\smash[b]{\underset{\raise.3ex\hbox{$\scriptstyle\sim$}}{0}}\vphantom{0}}$</w:t>
      </w:r>
      <w:r>
        <w:t xml:space="preserve"> </w:t>
      </w:r>
      <w:r>
        <w:t xml:space="preserve">of length</w:t>
      </w:r>
      <w:r>
        <w:t xml:space="preserve"> </w:t>
      </w:r>
      <m:oMath>
        <m:r>
          <m:t>p</m:t>
        </m:r>
      </m:oMath>
      <w:r>
        <w:t xml:space="preserve"> </w:t>
      </w:r>
      <w:r>
        <w:t xml:space="preserve">has all entries equal to zero:</w:t>
      </w:r>
    </w:p>
    <w:p>
      <w:pPr>
        <w:pStyle w:val="BodyText"/>
      </w:pPr>
      <w:r>
        <w:t xml:space="preserve">$$
    \mathord{\smash[b]{\underset{\raise.3ex\hbox{$\scriptstyle\sim$}}{0}}\vphantom{0}}=
    \begin{bmatrix}
    0 \\
    0 \\
    \vdots \\
    0
    \end{bmatrix}
    $$</w:t>
      </w:r>
    </w:p>
    <w:bookmarkEnd w:id="41"/>
    <w:bookmarkStart w:id="43" w:name="rem-zero-vector-identity"/>
    <w:p>
      <w:pPr>
        <w:pStyle w:val="FirstParagraph"/>
      </w:pPr>
      <w:r>
        <w:rPr>
          <w:i/>
          <w:iCs/>
        </w:rPr>
        <w:t xml:space="preserve">Remark 5</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w:r>
        <w:t xml:space="preserve">$\mathord{\smash[b]{\underset{\raise.3ex\hbox{$\scriptstyle\sim$}}{x}}\vphantom{x}}+ \mathord{\smash[b]{\underset{\raise.3ex\hbox{$\scriptstyle\sim$}}{0}}\vphantom{0}}= \mathord{\smash[b]{\underset{\raise.3ex\hbox{$\scriptstyle\sim$}}{x}}\vphantom{x}}$</w:t>
      </w:r>
      <w:r>
        <w:t xml:space="preserve"> </w:t>
      </w:r>
      <w:r>
        <w:t xml:space="preserve">for any vector</w:t>
      </w:r>
      <w:r>
        <w:t xml:space="preserve"> </w:t>
      </w:r>
      <w:r>
        <w:t xml:space="preserve">$\mathord{\smash[b]{\underset{\raise.3ex\hbox{$\scriptstyle\sim$}}{x}}\vphantom{x}}$</w:t>
      </w:r>
      <w:r>
        <w:t xml:space="preserve"> </w:t>
      </w:r>
      <w:r>
        <w:t xml:space="preserve">of the same length,</w:t>
      </w:r>
      <w:r>
        <w:t xml:space="preserve"> </w:t>
      </w:r>
      <w:r>
        <w:t xml:space="preserve">so</w:t>
      </w:r>
      <w:r>
        <w:t xml:space="preserve"> </w:t>
      </w:r>
      <w:r>
        <w:t xml:space="preserve">$\mathord{\smash[b]{\underset{\raise.3ex\hbox{$\scriptstyle\sim$}}{0}}\vphantom{0}}$</w:t>
      </w:r>
      <w:r>
        <w:t xml:space="preserve"> </w:t>
      </w:r>
      <w:r>
        <w:t xml:space="preserve">is the</w:t>
      </w:r>
      <w:r>
        <w:t xml:space="preserve"> </w:t>
      </w:r>
      <w:hyperlink r:id="rId42">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3"/>
    <w:bookmarkStart w:id="45"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[5]</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4">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5"/>
    <w:bookmarkStart w:id="46"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6"/>
    <w:bookmarkStart w:id="48" w:name="rem-mean-sample-mean"/>
    <w:p>
      <w:pPr>
        <w:pStyle w:val="FirstParagraph"/>
      </w:pPr>
      <w:r>
        <w:rPr>
          <w:i/>
          <w:iCs/>
        </w:rPr>
        <w:t xml:space="preserve">Remark 6</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7">
        <w:r>
          <w:rPr>
            <w:rStyle w:val="Hyperlink"/>
          </w:rPr>
          <w:t xml:space="preserve">population mean</w:t>
        </w:r>
      </w:hyperlink>
      <w:r>
        <w:t xml:space="preserve">.</w:t>
      </w:r>
    </w:p>
    <w:bookmarkEnd w:id="48"/>
    <w:bookmarkStart w:id="49"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w:r>
        <w:t xml:space="preserve">$\mathord{\smash[b]{\underset{\raise.3ex\hbox{$\scriptstyle\sim$}}{1}}\vphantom{1}}$</w:t>
      </w:r>
      <w:r>
        <w:t xml:space="preserve"> </w:t>
      </w:r>
      <w:r>
        <w:t xml:space="preserve">of length</w:t>
      </w:r>
      <w:r>
        <w:t xml:space="preserve"> </w:t>
      </w:r>
      <m:oMath>
        <m:r>
          <m:t>p</m:t>
        </m:r>
      </m:oMath>
      <w:r>
        <w:t xml:space="preserve"> </w:t>
      </w:r>
      <w:r>
        <w:t xml:space="preserve">has all entries equal to one:</w:t>
      </w:r>
    </w:p>
    <w:p>
      <w:pPr>
        <w:pStyle w:val="BodyText"/>
      </w:pPr>
      <w:r>
        <w:t xml:space="preserve">$$
    \mathord{\smash[b]{\underset{\raise.3ex\hbox{$\scriptstyle\sim$}}{1}}\vphantom{1}} =
    \begin{bmatrix}
    1 \\
    1 \\
    \vdots \\
    1
    \end{bmatrix}
    $$</w:t>
      </w:r>
    </w:p>
    <w:bookmarkEnd w:id="49"/>
    <w:bookmarkStart w:id="50" w:name="rem-ones-vector-sum"/>
    <w:p>
      <w:pPr>
        <w:pStyle w:val="FirstParagraph"/>
      </w:pPr>
      <w:r>
        <w:rPr>
          <w:i/>
          <w:iCs/>
        </w:rPr>
        <w:t xml:space="preserve">Remark 7</w:t>
      </w:r>
      <w:r>
        <w:t xml:space="preserve"> (The ones vector sums the entries). </w:t>
      </w:r>
      <w:r>
        <w:t xml:space="preserve">The dot product (2) of</w:t>
      </w:r>
      <w:r>
        <w:t xml:space="preserve"> </w:t>
      </w:r>
      <w:r>
        <w:t xml:space="preserve">$\mathord{\smash[b]{\underset{\raise.3ex\hbox{$\scriptstyle\sim$}}{1}}\vphantom{1}}$</w:t>
      </w:r>
      <w:r>
        <w:t xml:space="preserve"> </w:t>
      </w:r>
      <w:r>
        <w:t xml:space="preserve">with</w:t>
      </w:r>
      <w:r>
        <w:t xml:space="preserve"> </w:t>
      </w:r>
      <w:r>
        <w:t xml:space="preserve">$\mathord{\smash[b]{\underset{\raise.3ex\hbox{$\scriptstyle\sim$}}{x}}\vphantom{x}}$</w:t>
      </w:r>
      <w:r>
        <w:t xml:space="preserve"> </w:t>
      </w:r>
      <w:r>
        <w:t xml:space="preserve">is the sum of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\mathord{\smash[b]{\underset{\raise.3ex\hbox{$\scriptstyle\sim$}}{1}}\vphantom{1}} \cdot \mathord{\smash[b]{\underset{\raise.3ex\hbox{$\scriptstyle\sim$}}{x}}\vphantom{x}}&amp;= \sum_{i=1}^p1 \cdot x_i \\
    &amp;= \sum_{i=1}^px_i.
    \end{aligned}
    $$</w:t>
      </w:r>
    </w:p>
    <w:p>
      <w:pPr>
        <w:pStyle w:val="FirstParagraph"/>
      </w:pPr>
      <w:r>
        <w:t xml:space="preserve">For example, for</w:t>
      </w:r>
      <w:r>
        <w:t xml:space="preserve"> </w:t>
      </w:r>
      <w:r>
        <w:t xml:space="preserve">$\mathord{\smash[b]{\underset{\raise.3ex\hbox{$\scriptstyle\sim$}}{x}}\vphantom{x}}= (2, -1, 5)$</w:t>
      </w:r>
      <w:r>
        <w:t xml:space="preserve">,</w:t>
      </w:r>
    </w:p>
    <w:p>
      <w:pPr>
        <w:pStyle w:val="BodyText"/>
      </w:pPr>
      <w:r>
        <w:t xml:space="preserve">$$
    \begin{aligned}
    \mathord{\smash[b]{\underset{\raise.3ex\hbox{$\scriptstyle\sim$}}{1}}\vphantom{1}} \cdot \mathord{\smash[b]{\underset{\raise.3ex\hbox{$\scriptstyle\sim$}}{x}}\vphantom{x}}&amp;= 2 + (-1) + 5 \\
    &amp;= 6,
    \end{aligned}
    $$</w:t>
      </w:r>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50"/>
    <w:bookmarkStart w:id="51"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 </w:t>
      </w:r>
      <w:r>
        <w:t xml:space="preserve">[6]</w:t>
      </w:r>
      <w:r>
        <w:t xml:space="preserve"> </w:t>
      </w:r>
      <w:r>
        <w:t xml:space="preserve">)</w:t>
      </w:r>
      <w:r>
        <w:t xml:space="preserve"> </w:t>
      </w:r>
      <w:r>
        <w:t xml:space="preserve">$\mathord{\smash[b]{\underset{\raise.3ex\hbox{$\scriptstyle\sim$}}{e}}\vphantom{e}}_j$</w:t>
      </w:r>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w:r>
        <w:t xml:space="preserve">$$
    (\mathord{\smash[b]{\underset{\raise.3ex\hbox{$\scriptstyle\sim$}}{e}}\vphantom{e}}_j)_i =
    \begin{cases}
    1 &amp; \text{if } i = j \\
    0 &amp; \text{if } i \neq j
    \end{cases}
    \qquad
    \mathord{\smash[b]{\underset{\raise.3ex\hbox{$\scriptstyle\sim$}}{e}}\vphantom{e}}_j =
    \begin{bmatrix}
    0 \\
    \vdots \\
    0 \\
    1 \\
    0 \\
    \vdots \\
    0
    \end{bmatrix}
    \leftarrow \text{position } j
    $$</w:t>
      </w:r>
    </w:p>
    <w:bookmarkEnd w:id="51"/>
    <w:bookmarkStart w:id="52" w:name="rem-indicator-vector-weighted-sums"/>
    <w:p>
      <w:pPr>
        <w:pStyle w:val="FirstParagraph"/>
      </w:pPr>
      <w:r>
        <w:rPr>
          <w:i/>
          <w:iCs/>
        </w:rPr>
        <w:t xml:space="preserve">Remark 8</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w:r>
        <w:t xml:space="preserve">$\mathord{\smash[b]{\underset{\raise.3ex\hbox{$\scriptstyle\sim$}}{e}}\vphantom{e}}_1 = (1, 0, 0)$</w:t>
      </w:r>
      <w:r>
        <w:t xml:space="preserve">,</w:t>
      </w:r>
      <w:r>
        <w:t xml:space="preserve"> </w:t>
      </w:r>
      <w:r>
        <w:t xml:space="preserve">$\mathord{\smash[b]{\underset{\raise.3ex\hbox{$\scriptstyle\sim$}}{e}}\vphantom{e}}_2 = (0, 1, 0)$</w:t>
      </w:r>
      <w:r>
        <w:t xml:space="preserve">, and</w:t>
      </w:r>
      <w:r>
        <w:t xml:space="preserve"> </w:t>
      </w:r>
      <w:r>
        <w:t xml:space="preserve">$\mathord{\smash[b]{\underset{\raise.3ex\hbox{$\scriptstyle\sim$}}{e}}\vphantom{e}}_3 = (0, 0, 1)$</w:t>
      </w:r>
      <w:r>
        <w:t xml:space="preserve">.</w:t>
      </w:r>
      <w:r>
        <w:t xml:space="preserve"> </w:t>
      </w:r>
      <w:r>
        <w:t xml:space="preserve">Every vector of length</w:t>
      </w:r>
      <w:r>
        <w:t xml:space="preserve"> </w:t>
      </w:r>
      <m:oMath>
        <m:r>
          <m:t>3</m:t>
        </m:r>
      </m:oMath>
      <w:r>
        <w:t xml:space="preserve"> </w:t>
      </w:r>
      <w:r>
        <w:t xml:space="preserve">is a weighted sum</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of them,</w:t>
      </w:r>
      <w:r>
        <w:t xml:space="preserve"> </w:t>
      </w:r>
      <w:r>
        <w:t xml:space="preserve">with weights equal to its entries;</w:t>
      </w:r>
      <w:r>
        <w:t xml:space="preserve"> </w:t>
      </w:r>
      <w:r>
        <w:t xml:space="preserve">for example,</w:t>
      </w:r>
      <w:r>
        <w:t xml:space="preserve"> </w:t>
      </w:r>
      <w:r>
        <w:t xml:space="preserve">$(2, -1, 5) = 2\mathord{\smash[b]{\underset{\raise.3ex\hbox{$\scriptstyle\sim$}}{e}}\vphantom{e}}_1 - 1\mathord{\smash[b]{\underset{\raise.3ex\hbox{$\scriptstyle\sim$}}{e}}\vphantom{e}}_2 + 5\mathord{\smash[b]{\underset{\raise.3ex\hbox{$\scriptstyle\sim$}}{e}}\vphantom{e}}_3$</w:t>
      </w:r>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2"/>
    <w:bookmarkStart w:id="53" w:name="thm-indicator-selection"/>
    <w:p>
      <w:pPr>
        <w:pStyle w:val="BodyText"/>
      </w:pPr>
      <w:r>
        <w:rPr>
          <w:b/>
          <w:bCs/>
        </w:rPr>
        <w:t xml:space="preserve">Theorem 2 (Indicator vectors select entries)</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$$\mathord{\smash[b]{\underset{\raise.3ex\hbox{$\scriptstyle\sim$}}{e}}\vphantom{e}}_j \cdot \mathord{\smash[b]{\underset{\raise.3ex\hbox{$\scriptstyle\sim$}}{x}}\vphantom{x}}= x_j$$</w:t>
      </w:r>
    </w:p>
    <w:bookmarkEnd w:id="53"/>
    <w:p>
      <w:pPr>
        <w:pStyle w:val="FirstParagraph"/>
      </w:pPr>
      <w:r>
        <w:rPr>
          <w:i/>
          <w:iCs/>
        </w:rPr>
        <w:t xml:space="preserve">Proof</w:t>
      </w:r>
      <w:r>
        <w:t xml:space="preserve">. </w:t>
      </w:r>
      <w:r>
        <w:t xml:space="preserve">Writing the dot product componentwise:</w:t>
      </w:r>
    </w:p>
    <w:p>
      <w:pPr>
        <w:pStyle w:val="BodyText"/>
      </w:pPr>
      <w:r>
        <w:t xml:space="preserve">$$
    \begin{aligned}
    \mathord{\smash[b]{\underset{\raise.3ex\hbox{$\scriptstyle\sim$}}{e}}\vphantom{e}}_j \cdot \mathord{\smash[b]{\underset{\raise.3ex\hbox{$\scriptstyle\sim$}}{x}}\vphantom{x}}
    &amp;= \sum_{i=1}^p(\mathord{\smash[b]{\underset{\raise.3ex\hbox{$\scriptstyle\sim$}}{e}}\vphantom{e}}_j)_i\, x_i
    &amp;&amp; \text{(definition of the dot product)}
    \\&amp;= \sum_{i=1}^p
       \begin{cases}
       1 \cdot x_i &amp; \text{if } i = j \\
       0 \cdot x_i &amp; \text{if } i \neq j
       \end{cases}
    &amp;&amp; \text{(definition of } \mathord{\smash[b]{\underset{\raise.3ex\hbox{$\scriptstyle\sim$}}{e}}\vphantom{e}}_j \text{)}
    \\&amp;= x_j
    &amp;&amp; \text{(only the } i = j \text{ term is nonzero)}
    \end{aligned}
    $$</w:t>
      </w:r>
    </w:p>
    <w:bookmarkStart w:id="54" w:name="thm-standard-basis-expansion"/>
    <w:p>
      <w:pPr>
        <w:pStyle w:val="FirstParagraph"/>
      </w:pPr>
      <w:r>
        <w:rPr>
          <w:b/>
          <w:bCs/>
        </w:rPr>
        <w:t xml:space="preserve">Theorem 3 (A vector is a linear combination of indicator vectors)</w:t>
      </w:r>
      <w:r>
        <w:t xml:space="preserve"> </w:t>
      </w:r>
      <w:r>
        <w:t xml:space="preserve">Every vector</w:t>
      </w:r>
      <w:r>
        <w:t xml:space="preserve"> </w:t>
      </w:r>
      <w:r>
        <w:t xml:space="preserve">$\mathord{\smash[b]{\underset{\raise.3ex\hbox{$\scriptstyle\sim$}}{x}}\vphantom{x}}\in \mathbb{R}^p$</w:t>
      </w:r>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w:r>
        <w:t xml:space="preserve">$$\mathord{\smash[b]{\underset{\raise.3ex\hbox{$\scriptstyle\sim$}}{x}}\vphantom{x}}= \sum_{j=1}^px_j \mathord{\smash[b]{\underset{\raise.3ex\hbox{$\scriptstyle\sim$}}{e}}\vphantom{e}}_j$$</w:t>
      </w:r>
    </w:p>
    <w:bookmarkEnd w:id="54"/>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
    \begin{aligned}
    \mathopen{}\left(\sum_{j=1}^px_j \mathord{\smash[b]{\underset{\raise.3ex\hbox{$\scriptstyle\sim$}}{e}}\vphantom{e}}_j\right)\mathclose{}_i
    &amp;= \sum_{j=1}^px_j (\mathord{\smash[b]{\underset{\raise.3ex\hbox{$\scriptstyle\sim$}}{e}}\vphantom{e}}_j)_i
    &amp;&amp; \text{(}\text{Definition~9}\text{, entry by entry)}
    \\&amp;= \sum_{j=1}^p
       \begin{cases}
       x_j \cdot 1 &amp; \text{if } j = i \\
       x_j \cdot 0 &amp; \text{if } j \neq i
       \end{cases}
    &amp;&amp; \text{(}\text{Definition~14}\text{)}
    \\&amp;= x_i \cdot 1 + \sum_{j \neq i} x_j \cdot 0
    &amp;&amp; \text{(split off the } j = i \text{ term)}
    \\&amp;= x_i + 0
    &amp;&amp; \text{(times } 1 \text{ changes nothing; times } 0 \text{ gives } 0 \text{)}
    \\&amp;= x_i
    &amp;&amp; \text{(adding } 0 \text{ changes nothing)}
    \end{aligned}
    $$</w:t>
      </w:r>
    </w:p>
    <w:bookmarkStart w:id="55" w:name="exm-standard-basis-expansion"/>
    <w:p>
      <w:pPr>
        <w:pStyle w:val="FirstParagraph"/>
      </w:pPr>
      <w:r>
        <w:rPr>
          <w:b/>
          <w:bCs/>
        </w:rPr>
        <w:t xml:space="preserve">Example 9 (Expanding a vector in indicator vectors)</w:t>
      </w:r>
    </w:p>
    <w:p>
      <w:pPr>
        <w:pStyle w:val="BodyText"/>
      </w:pPr>
      <w:r>
        <w:t xml:space="preserve">$$
    \begin{aligned}
    \begin{bmatrix}4 \\ -1 \\ 2\end{bmatrix}
    &amp;= 4 \begin{bmatrix}1 \\ 0 \\ 0\end{bmatrix} + (-1) \begin{bmatrix}0 \\ 1 \\ 0\end{bmatrix} + 2 \begin{bmatrix}0 \\ 0 \\ 1\end{bmatrix} \\
    &amp;= 4 \mathord{\smash[b]{\underset{\raise.3ex\hbox{$\scriptstyle\sim$}}{e}}\vphantom{e}}_1 - \mathord{\smash[b]{\underset{\raise.3ex\hbox{$\scriptstyle\sim$}}{e}}\vphantom{e}}_2 + 2 \mathord{\smash[b]{\underset{\raise.3ex\hbox{$\scriptstyle\sim$}}{e}}\vphantom{e}}_3
    \end{aligned}
    $$</w:t>
      </w:r>
    </w:p>
    <w:bookmarkEnd w:id="55"/>
    <w:bookmarkEnd w:id="56"/>
    <w:bookmarkStart w:id="82" w:name="orthogonality"/>
    <w:p>
      <w:pPr>
        <w:pStyle w:val="Heading3"/>
      </w:pPr>
      <w:r>
        <w:t xml:space="preserve">1.2 Orthogonality</w:t>
      </w:r>
    </w:p>
    <w:bookmarkStart w:id="57" w:name="def-orthogonal-vectors"/>
    <w:p>
      <w:pPr>
        <w:pStyle w:val="FirstParagraph"/>
      </w:pPr>
      <w:r>
        <w:rPr>
          <w:b/>
          <w:bCs/>
        </w:rPr>
        <w:t xml:space="preserve">Definition 15 (Orthogonal vectors)</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 are</w:t>
      </w:r>
      <w:r>
        <w:t xml:space="preserve"> </w:t>
      </w:r>
      <w:r>
        <w:rPr>
          <w:b/>
          <w:bCs/>
        </w:rPr>
        <w:t xml:space="preserve">orthogonal</w:t>
      </w:r>
      <w:r>
        <w:t xml:space="preserve"> </w:t>
      </w:r>
      <w:r>
        <w:t xml:space="preserve">[7]</w:t>
      </w:r>
      <w:r>
        <w:t xml:space="preserve"> </w:t>
      </w:r>
      <w:r>
        <w:t xml:space="preserve">(written</w:t>
      </w:r>
      <w:r>
        <w:t xml:space="preserve"> </w:t>
      </w:r>
      <w:r>
        <w:t xml:space="preserve">$\mathord{\smash[b]{\underset{\raise.3ex\hbox{$\scriptstyle\sim$}}{x}}\vphantom{x}}\perp \mathord{\smash[b]{\underset{\raise.3ex\hbox{$\scriptstyle\sim$}}{y}}\vphantom{y}}$</w:t>
      </w:r>
      <w:r>
        <w:t xml:space="preserve">) if their dot product (2) is zero:</w:t>
      </w:r>
    </w:p>
    <w:p>
      <w:pPr>
        <w:pStyle w:val="BodyText"/>
      </w:pPr>
      <w:r>
        <w:t xml:space="preserve">$$\mathord{\smash[b]{\underset{\raise.3ex\hbox{$\scriptstyle\sim$}}{x}}\vphantom{x}}\perp \mathord{\smash[b]{\underset{\raise.3ex\hbox{$\scriptstyle\sim$}}{y}}\vphantom{y}}\iff \mathord{\smash[b]{\underset{\raise.3ex\hbox{$\scriptstyle\sim$}}{x}}\vphantom{x}}\cdot \mathord{\smash[b]{\underset{\raise.3ex\hbox{$\scriptstyle\sim$}}{y}}\vphantom{y}}= 0$$</w:t>
      </w:r>
    </w:p>
    <w:bookmarkEnd w:id="57"/>
    <w:bookmarkStart w:id="58" w:name="rem-orthogonal-perpendicular"/>
    <w:p>
      <w:pPr>
        <w:pStyle w:val="FirstParagraph"/>
      </w:pPr>
      <w:r>
        <w:rPr>
          <w:i/>
          <w:iCs/>
        </w:rPr>
        <w:t xml:space="preserve">Remark 9</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8"/>
    <w:bookmarkStart w:id="59"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9"/>
    <w:bookmarkStart w:id="62"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[8]</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w:r>
        <w:t xml:space="preserve">$\mathopen{}\left\lVert\mathord{\smash[b]{\underset{\raise.3ex\hbox{$\scriptstyle\sim$}}{x}}\vphantom{x}}\right\rVert\mathclose{}_2$</w:t>
      </w:r>
      <w:r>
        <w:t xml:space="preserve">) of a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is</w:t>
      </w:r>
    </w:p>
    <w:p>
      <w:pPr>
        <w:pStyle w:val="BodyText"/>
      </w:pPr>
      <w:bookmarkStart w:id="60" w:name="eq-l2-norm"/>
      <w:r>
        <w:t xml:space="preserve">$$\mathopen{}\left\lVert\mathord{\smash[b]{\underset{\raise.3ex\hbox{$\scriptstyle\sim$}}{x}}\vphantom{x}}\right\rVert\mathclose{} \stackrel{\text{def}}{=}\sqrt{\mathord{\smash[b]{\underset{\raise.3ex\hbox{$\scriptstyle\sim$}}{x}}\vphantom{x}}\cdot \mathord{\smash[b]{\underset{\raise.3ex\hbox{$\scriptstyle\sim$}}{x}}\vphantom{x}}} = \sqrt{\sum_{i=1}^px_i^2} \qquad(2)$$</w:t>
      </w:r>
      <w:bookmarkEnd w:id="60"/>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61">
        <w:r>
          <w:rPr>
            <w:rStyle w:val="Hyperlink"/>
          </w:rPr>
          <w:t xml:space="preserve">square root</w:t>
        </w:r>
      </w:hyperlink>
      <w:r>
        <w:t xml:space="preserve">.</w:t>
      </w:r>
    </w:p>
    <w:bookmarkEnd w:id="62"/>
    <w:bookmarkStart w:id="63" w:name="exm-euclidean-norm"/>
    <w:p>
      <w:pPr>
        <w:pStyle w:val="BodyText"/>
      </w:pPr>
      <w:r>
        <w:rPr>
          <w:b/>
          <w:bCs/>
        </w:rPr>
        <w:t xml:space="preserve">Example 11 (The length of a vector)</w:t>
      </w:r>
      <w:r>
        <w:t xml:space="preserve"> </w:t>
      </w:r>
      <w:r>
        <w:t xml:space="preserve">For</w:t>
      </w:r>
      <w:r>
        <w:t xml:space="preserve"> </w:t>
      </w:r>
      <w:r>
        <w:t xml:space="preserve">$\mathord{\smash[b]{\underset{\raise.3ex\hbox{$\scriptstyle\sim$}}{x}}\vphantom{x}}= (3, 4)$</w:t>
      </w:r>
      <w:r>
        <w:t xml:space="preserve">:</w:t>
      </w:r>
    </w:p>
    <w:p>
      <w:pPr>
        <w:pStyle w:val="BodyText"/>
      </w:pPr>
      <w:r>
        <w:t xml:space="preserve">$$
    \begin{aligned}
    \mathopen{}\left\lVert\mathord{\smash[b]{\underset{\raise.3ex\hbox{$\scriptstyle\sim$}}{x}}\vphantom{x}}\right\rVert\mathclose{}
    &amp;= \sqrt{3^2 + 4^2}
    &amp;&amp; \text{(definition of the norm)}
    \\
    &amp;= \sqrt{25}
    &amp;&amp; \text{(square and add)}
    \\
    &amp;= 5
    \end{aligned}
    $$</w:t>
      </w:r>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3"/>
    <w:bookmarkStart w:id="64"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[9]</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4"/>
    <w:bookmarkStart w:id="65" w:name="exm-unit-vector"/>
    <w:p>
      <w:pPr>
        <w:pStyle w:val="BodyText"/>
      </w:pPr>
      <w:r>
        <w:rPr>
          <w:b/>
          <w:bCs/>
        </w:rPr>
        <w:t xml:space="preserve">Example 12 (A unit vector and a vector that is not one)</w:t>
      </w:r>
      <w:r>
        <w:t xml:space="preserve"> </w:t>
      </w:r>
      <w:r>
        <w:t xml:space="preserve">For</w:t>
      </w:r>
      <w:r>
        <w:t xml:space="preserve"> </w:t>
      </w:r>
      <w:r>
        <w:t xml:space="preserve">$\mathord{\smash[b]{\underset{\raise.3ex\hbox{$\scriptstyle\sim$}}{x}}\vphantom{x}}= (0.6, 0.8)$</w:t>
      </w:r>
      <w:r>
        <w:t xml:space="preserve">:</w:t>
      </w:r>
    </w:p>
    <w:p>
      <w:pPr>
        <w:pStyle w:val="BodyText"/>
      </w:pPr>
      <w:r>
        <w:t xml:space="preserve">$$
    \begin{aligned}
    \mathopen{}\left\lVert\mathord{\smash[b]{\underset{\raise.3ex\hbox{$\scriptstyle\sim$}}{x}}\vphantom{x}}\right\rVert\mathclose{}
    &amp;= \sqrt{0.6^2 + 0.8^2}
    &amp;&amp; \text{(definition of the norm)}
    \\
    &amp;= \sqrt{0.36 + 0.64}
    &amp;&amp; \text{(square)}
    \\
    &amp;= \sqrt{1}
    &amp;&amp; \text{(add)}
    \\
    &amp;= 1
    &amp;&amp; \text{(take the square root)}
    \end{aligned}
    $$</w:t>
      </w:r>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5"/>
    <w:bookmarkStart w:id="66" w:name="exr-euclidean-distance"/>
    <w:p>
      <w:pPr>
        <w:pStyle w:val="FirstParagraph"/>
      </w:pPr>
      <w:r>
        <w:rPr>
          <w:b/>
          <w:bCs/>
        </w:rPr>
        <w:t xml:space="preserve">Exercise 2 (How far apart are two points?)</w:t>
      </w:r>
      <w:r>
        <w:t xml:space="preserve"> </w:t>
      </w:r>
      <w:r>
        <w:t xml:space="preserve">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(4, 6)$</w:t>
      </w:r>
      <w:r>
        <w:t xml:space="preserve">.</w:t>
      </w:r>
    </w:p>
    <w:p>
      <w:pPr>
        <w:pStyle w:val="Compact"/>
        <w:numPr>
          <w:ilvl w:val="0"/>
          <w:numId w:val="1004"/>
        </w:numPr>
      </w:pPr>
      <w:r>
        <w:t xml:space="preserve">Compute the vector</w:t>
      </w:r>
      <w:r>
        <w:t xml:space="preserve"> </w:t>
      </w:r>
      <w:r>
        <w:t xml:space="preserve">$\mathord{\smash[b]{\underset{\raise.3ex\hbox{$\scriptstyle\sim$}}{x}}\vphantom{x}}- \mathord{\smash[b]{\underset{\raise.3ex\hbox{$\scriptstyle\sim$}}{y}}\vphantom{y}}$</w:t>
      </w:r>
      <w:r>
        <w:t xml:space="preserve">.</w:t>
      </w:r>
    </w:p>
    <w:p>
      <w:pPr>
        <w:pStyle w:val="Compact"/>
        <w:numPr>
          <w:ilvl w:val="0"/>
          <w:numId w:val="1004"/>
        </w:numPr>
      </w:pPr>
      <w:r>
        <w:t xml:space="preserve">Compute the length of</w:t>
      </w:r>
      <w:r>
        <w:t xml:space="preserve"> </w:t>
      </w:r>
      <w:r>
        <w:t xml:space="preserve">$\mathord{\smash[b]{\underset{\raise.3ex\hbox{$\scriptstyle\sim$}}{x}}\vphantom{x}}- \mathord{\smash[b]{\underset{\raise.3ex\hbox{$\scriptstyle\sim$}}{y}}\vphantom{y}}$</w:t>
      </w:r>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w:r>
        <w:t xml:space="preserve">$\mathord{\smash[b]{\underset{\raise.3ex\hbox{$\scriptstyle\sim$}}{y}}\vphantom{y}}- \mathord{\smash[b]{\underset{\raise.3ex\hbox{$\scriptstyle\sim$}}{x}}\vphantom{x}}$</w:t>
      </w:r>
      <w:r>
        <w:t xml:space="preserve"> </w:t>
      </w:r>
      <w:r>
        <w:t xml:space="preserve">instead?</w:t>
      </w:r>
    </w:p>
    <w:bookmarkEnd w:id="66"/>
    <w:bookmarkStart w:id="67" w:name="sol-euclidean-distance"/>
    <w:p>
      <w:pPr>
        <w:pStyle w:val="FirstParagraph"/>
      </w:pPr>
      <w:r>
        <w:rPr>
          <w:i/>
          <w:iCs/>
        </w:rPr>
        <w:t xml:space="preserve">Solution 2</w:t>
      </w:r>
      <w:r>
        <w:t xml:space="preserve">. </w:t>
      </w:r>
    </w:p>
    <w:p>
      <w:pPr>
        <w:pStyle w:val="BodyText"/>
      </w:pPr>
      <w:r>
        <w:t xml:space="preserve">$$
    \begin{aligned}
    \mathord{\smash[b]{\underset{\raise.3ex\hbox{$\scriptstyle\sim$}}{x}}\vphantom{x}}- \mathord{\smash[b]{\underset{\raise.3ex\hbox{$\scriptstyle\sim$}}{y}}\vphantom{y}}&amp;= (1 - 4, 2 - 6) \\
    &amp;= (-3, -4).
    \end{aligned}
    $$</w:t>
      </w:r>
    </w:p>
    <w:p>
      <w:pPr>
        <w:pStyle w:val="FirstParagraph"/>
      </w:pPr>
      <w:r>
        <w:t xml:space="preserve">$$
    \begin{aligned}
    \mathopen{}\left\lVert\mathord{\smash[b]{\underset{\raise.3ex\hbox{$\scriptstyle\sim$}}{x}}\vphantom{x}}- \mathord{\smash[b]{\underset{\raise.3ex\hbox{$\scriptstyle\sim$}}{y}}\vphantom{y}}\right\rVert\mathclose{} &amp;= \sqrt{(-3)^2 + (-4)^2} \\
    &amp;= \sqrt{25} \\
    &amp;= 5.
    \end{aligned}
    $$</w:t>
      </w:r>
    </w:p>
    <w:p>
      <w:pPr>
        <w:numPr>
          <w:ilvl w:val="0"/>
          <w:numId w:val="1005"/>
        </w:numPr>
      </w:pPr>
      <w:r>
        <w:t xml:space="preserve">$\mathord{\smash[b]{\underset{\raise.3ex\hbox{$\scriptstyle\sim$}}{y}}\vphantom{y}}- \mathord{\smash[b]{\underset{\raise.3ex\hbox{$\scriptstyle\sim$}}{x}}\vphantom{x}}= (3, 4)$</w:t>
      </w:r>
      <w:r>
        <w:t xml:space="preserve">,</w:t>
      </w:r>
      <w:r>
        <w:t xml:space="preserve"> </w:t>
      </w:r>
      <w:r>
        <w:t xml:space="preserve">and</w:t>
      </w:r>
    </w:p>
    <w:p>
      <w:pPr>
        <w:pStyle w:val="BodyText"/>
      </w:pPr>
      <w:r>
        <w:t xml:space="preserve">$$
    \begin{aligned}
    \mathopen{}\left\lVert\mathord{\smash[b]{\underset{\raise.3ex\hbox{$\scriptstyle\sim$}}{y}}\vphantom{y}}- \mathord{\smash[b]{\underset{\raise.3ex\hbox{$\scriptstyle\sim$}}{x}}\vphantom{x}}\right\rVert\mathclose{} &amp;= \sqrt{3^2 + 4^2} \\
    &amp;= 5.
    \end{aligned}
    $$</w:t>
      </w:r>
    </w:p>
    <w:p>
      <w:pPr>
        <w:numPr>
          <w:ilvl w:val="0"/>
          <w:numId w:val="1000"/>
        </w:numPr>
      </w:pPr>
      <w:r>
        <w:t xml:space="preserve">Yes, the result is the same.</w:t>
      </w:r>
    </w:p>
    <w:bookmarkEnd w:id="67"/>
    <w:bookmarkStart w:id="69"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[10]</w:t>
      </w:r>
      <w:r>
        <w:t xml:space="preserve"> </w:t>
      </w:r>
      <w:r>
        <w:t xml:space="preserve">between 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8" w:name="eq-euclidean-distance"/>
      <w:r>
        <w:t xml:space="preserve">$$d(\mathord{\smash[b]{\underset{\raise.3ex\hbox{$\scriptstyle\sim$}}{x}}\vphantom{x}}, \mathord{\smash[b]{\underset{\raise.3ex\hbox{$\scriptstyle\sim$}}{y}}\vphantom{y}}) \stackrel{\text{def}}{=}\mathopen{}\left\lVert\mathord{\smash[b]{\underset{\raise.3ex\hbox{$\scriptstyle\sim$}}{x}}\vphantom{x}}- \mathord{\smash[b]{\underset{\raise.3ex\hbox{$\scriptstyle\sim$}}{y}}\vphantom{y}}\right\rVert\mathclose{} = \sqrt{\sum_{i=1}^p(x_i - y_i)^2} \qquad(3)$$</w:t>
      </w:r>
      <w:bookmarkEnd w:id="68"/>
    </w:p>
    <w:bookmarkEnd w:id="69"/>
    <w:bookmarkStart w:id="70" w:name="rem-distance-from-origin"/>
    <w:p>
      <w:pPr>
        <w:pStyle w:val="FirstParagraph"/>
      </w:pPr>
      <w:r>
        <w:rPr>
          <w:i/>
          <w:iCs/>
        </w:rPr>
        <w:t xml:space="preserve">Remark 10</w:t>
      </w:r>
      <w:r>
        <w:t xml:space="preserve"> (Distance from the origin). </w:t>
      </w:r>
      <w:r>
        <w:t xml:space="preserve">The distance from the origin</w:t>
      </w:r>
      <w:r>
        <w:t xml:space="preserve"> </w:t>
      </w:r>
      <w:r>
        <w:t xml:space="preserve">$\mathord{\smash[b]{\underset{\raise.3ex\hbox{$\scriptstyle\sim$}}{0}}\vphantom{0}}$</w:t>
      </w:r>
      <w:r>
        <w:t xml:space="preserve"> </w:t>
      </w:r>
      <w:r>
        <w:t xml:space="preserve">to a vector</w:t>
      </w:r>
      <w:r>
        <w:t xml:space="preserve"> </w:t>
      </w:r>
      <w:r>
        <w:t xml:space="preserve">$\mathord{\smash[b]{\underset{\raise.3ex\hbox{$\scriptstyle\sim$}}{x}}\vphantom{x}}$</w:t>
      </w:r>
      <w:r>
        <w:t xml:space="preserve"> </w:t>
      </w:r>
      <w:r>
        <w:t xml:space="preserve">is the norm of</w:t>
      </w:r>
      <w:r>
        <w:t xml:space="preserve"> </w:t>
      </w:r>
      <w:r>
        <w:t xml:space="preserve">$\mathord{\smash[b]{\underset{\raise.3ex\hbox{$\scriptstyle\sim$}}{x}}\vphantom{x}}$</w:t>
      </w:r>
      <w:r>
        <w:t xml:space="preserve">:</w:t>
      </w:r>
    </w:p>
    <w:p>
      <w:pPr>
        <w:pStyle w:val="BodyText"/>
      </w:pPr>
      <w:r>
        <w:t xml:space="preserve">$$
    \begin{aligned}
    d(\mathord{\smash[b]{\underset{\raise.3ex\hbox{$\scriptstyle\sim$}}{x}}\vphantom{x}}, \mathord{\smash[b]{\underset{\raise.3ex\hbox{$\scriptstyle\sim$}}{0}}\vphantom{0}}) &amp;= \mathopen{}\left\lVert\mathord{\smash[b]{\underset{\raise.3ex\hbox{$\scriptstyle\sim$}}{x}}\vphantom{x}}- \mathord{\smash[b]{\underset{\raise.3ex\hbox{$\scriptstyle\sim$}}{0}}\vphantom{0}}\right\rVert\mathclose{} \\
    &amp;= \mathopen{}\left\lVert\mathord{\smash[b]{\underset{\raise.3ex\hbox{$\scriptstyle\sim$}}{x}}\vphantom{x}}\right\rVert\mathclose{}
    \end{aligned}
    $$</w:t>
      </w:r>
    </w:p>
    <w:p>
      <w:pPr>
        <w:pStyle w:val="FirstParagraph"/>
      </w:pPr>
      <w:r>
        <w:t xml:space="preserve">[11, p. 39]</w:t>
      </w:r>
      <w:r>
        <w:t xml:space="preserve">.</w:t>
      </w:r>
    </w:p>
    <w:p>
      <w:pPr>
        <w:pStyle w:val="BodyText"/>
      </w:pPr>
      <w:r>
        <w:t xml:space="preserve">For example, the distance from</w:t>
      </w:r>
      <w:r>
        <w:t xml:space="preserve"> </w:t>
      </w:r>
      <w:r>
        <w:t xml:space="preserve">$\mathord{\smash[b]{\underset{\raise.3ex\hbox{$\scriptstyle\sim$}}{0}}\vphantom{0}}$</w:t>
      </w:r>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70"/>
    <w:bookmarkStart w:id="71" w:name="def-orthonormal-vectors"/>
    <w:p>
      <w:pPr>
        <w:pStyle w:val="BodyText"/>
      </w:pPr>
      <w:r>
        <w:rPr>
          <w:b/>
          <w:bCs/>
        </w:rPr>
        <w:t xml:space="preserve">Definition 19 (Orthonormal vectors)</w:t>
      </w:r>
      <w:r>
        <w:t xml:space="preserve"> </w:t>
      </w:r>
      <w:r>
        <w:t xml:space="preserve">A set of vectors</w:t>
      </w:r>
      <w:r>
        <w:t xml:space="preserve"> </w:t>
      </w:r>
      <w:r>
        <w:t xml:space="preserve">$\{\mathord{\smash[b]{\underset{\raise.3ex\hbox{$\scriptstyle\sim$}}{x}}\vphantom{x}}_1, \mathord{\smash[b]{\underset{\raise.3ex\hbox{$\scriptstyle\sim$}}{x}}\vphantom{x}}_2, \ldots, \mathord{\smash[b]{\underset{\raise.3ex\hbox{$\scriptstyle\sim$}}{x}}\vphantom{x}}_k\}$</w:t>
      </w:r>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w:r>
        <w:t xml:space="preserve">$$\mathord{\smash[b]{\underset{\raise.3ex\hbox{$\scriptstyle\sim$}}{x}}\vphantom{x}}_i \cdot \mathord{\smash[b]{\underset{\raise.3ex\hbox{$\scriptstyle\sim$}}{x}}\vphantom{x}}_j =
    \begin{cases}
    1 &amp; \text{if } i = j \\
    0 &amp; \text{if } i \neq j
    \end{cases}$$</w:t>
      </w:r>
    </w:p>
    <w:bookmarkEnd w:id="71"/>
    <w:bookmarkStart w:id="72" w:name="exm-indicator-orthonormal"/>
    <w:p>
      <w:pPr>
        <w:pStyle w:val="FirstParagraph"/>
      </w:pPr>
      <w:r>
        <w:rPr>
          <w:b/>
          <w:bCs/>
        </w:rPr>
        <w:t xml:space="preserve">Example 13 (Indicator vectors are orthonormal)</w:t>
      </w:r>
      <w:r>
        <w:t xml:space="preserve"> </w:t>
      </w:r>
      <w:r>
        <w:t xml:space="preserve">The indicator vectors</w:t>
      </w:r>
      <w:r>
        <w:t xml:space="preserve"> </w:t>
      </w:r>
      <w:r>
        <w:t xml:space="preserve">$\mathord{\smash[b]{\underset{\raise.3ex\hbox{$\scriptstyle\sim$}}{e}}\vphantom{e}}_1, \mathord{\smash[b]{\underset{\raise.3ex\hbox{$\scriptstyle\sim$}}{e}}\vphantom{e}}_2, \ldots, \mathord{\smash[b]{\underset{\raise.3ex\hbox{$\scriptstyle\sim$}}{e}}\vphantom{e}}_p$</w:t>
      </w:r>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w:r>
        <w:t xml:space="preserve">$\mathord{\smash[b]{\underset{\raise.3ex\hbox{$\scriptstyle\sim$}}{e}}\vphantom{e}}_i \cdot \mathord{\smash[b]{\underset{\raise.3ex\hbox{$\scriptstyle\sim$}}{e}}\vphantom{e}}_j$</w:t>
      </w:r>
      <w:r>
        <w:t xml:space="preserve"> </w:t>
      </w:r>
      <w:r>
        <w:t xml:space="preserve">is entry</w:t>
      </w:r>
      <w:r>
        <w:t xml:space="preserve"> </w:t>
      </w:r>
      <m:oMath>
        <m:r>
          <m:t>i</m:t>
        </m:r>
      </m:oMath>
      <w:r>
        <w:t xml:space="preserve"> </w:t>
      </w:r>
      <w:r>
        <w:t xml:space="preserve">of</w:t>
      </w:r>
      <w:r>
        <w:t xml:space="preserve"> </w:t>
      </w:r>
      <w:r>
        <w:t xml:space="preserve">$\mathord{\smash[b]{\underset{\raise.3ex\hbox{$\scriptstyle\sim$}}{e}}\vphantom{e}}_j$</w:t>
      </w:r>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w:r>
        <w:t xml:space="preserve">$$
    \begin{aligned}
    \mathord{\smash[b]{\underset{\raise.3ex\hbox{$\scriptstyle\sim$}}{e}}\vphantom{e}}_1 \cdot \mathord{\smash[b]{\underset{\raise.3ex\hbox{$\scriptstyle\sim$}}{e}}\vphantom{e}}_1 &amp;= 1 \cdot 1 + 0 \cdot 0 \\
    &amp;= 1,
    \end{aligned}
    $$</w:t>
      </w:r>
    </w:p>
    <w:p>
      <w:pPr>
        <w:pStyle w:val="FirstParagraph"/>
      </w:pPr>
      <w:r>
        <w:t xml:space="preserve">$$
    \begin{aligned}
    \mathord{\smash[b]{\underset{\raise.3ex\hbox{$\scriptstyle\sim$}}{e}}\vphantom{e}}_2 \cdot \mathord{\smash[b]{\underset{\raise.3ex\hbox{$\scriptstyle\sim$}}{e}}\vphantom{e}}_2 &amp;= 0 \cdot 0 + 1 \cdot 1 \\
    &amp;= 1,
    \end{aligned}
    $$</w:t>
      </w:r>
    </w:p>
    <w:p>
      <w:pPr>
        <w:pStyle w:val="FirstParagraph"/>
      </w:pPr>
      <w:r>
        <w:t xml:space="preserve">and</w:t>
      </w:r>
    </w:p>
    <w:p>
      <w:pPr>
        <w:pStyle w:val="BodyText"/>
      </w:pPr>
      <w:r>
        <w:t xml:space="preserve">$$
    \begin{aligned}
    \mathord{\smash[b]{\underset{\raise.3ex\hbox{$\scriptstyle\sim$}}{e}}\vphantom{e}}_1 \cdot \mathord{\smash[b]{\underset{\raise.3ex\hbox{$\scriptstyle\sim$}}{e}}\vphantom{e}}_2 &amp;= 1 \cdot 0 + 0 \cdot 1 \\
    &amp;= 0.
    \end{aligned}
    $$</w:t>
      </w:r>
    </w:p>
    <w:bookmarkEnd w:id="72"/>
    <w:bookmarkStart w:id="73"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3"/>
    <w:bookmarkStart w:id="74" w:name="exr-inner-product"/>
    <w:p>
      <w:pPr>
        <w:pStyle w:val="FirstParagraph"/>
      </w:pPr>
      <w:r>
        <w:rPr>
          <w:b/>
          <w:bCs/>
        </w:rPr>
        <w:t xml:space="preserve">Exercise 3 (Compute an inner product and a norm)</w:t>
      </w:r>
      <w:r>
        <w:t xml:space="preserve"> </w:t>
      </w:r>
      <w:r>
        <w:t xml:space="preserve">Let</w:t>
      </w:r>
    </w:p>
    <w:p>
      <w:pPr>
        <w:pStyle w:val="BodyText"/>
      </w:pPr>
      <w:r>
        <w:t xml:space="preserve">$$\mathord{\smash[b]{\underset{\raise.3ex\hbox{$\scriptstyle\sim$}}{a}}\vphantom{a}}= \begin{bmatrix} 3 \\ -1 \\ 2 \end{bmatrix},
    \qquad
    \mathord{\smash[b]{\underset{\raise.3ex\hbox{$\scriptstyle\sim$}}{b}}\vphantom{b}} = \begin{bmatrix} 0 \\ 4 \\ -2 \end{bmatrix}$$</w:t>
      </w:r>
    </w:p>
    <w:p>
      <w:pPr>
        <w:pStyle w:val="FirstParagraph"/>
      </w:pPr>
      <w:r>
        <w:t xml:space="preserve">Compute</w:t>
      </w:r>
      <w:r>
        <w:t xml:space="preserve"> </w:t>
      </w:r>
      <w:r>
        <w:t xml:space="preserve">$\mathord{\smash[b]{\underset{\raise.3ex\hbox{$\scriptstyle\sim$}}{a}}\vphantom{a}}^{\top} \mathord{\smash[b]{\underset{\raise.3ex\hbox{$\scriptstyle\sim$}}{b}}\vphantom{b}}$</w:t>
      </w:r>
      <w:r>
        <w:t xml:space="preserve"> </w:t>
      </w:r>
      <w:r>
        <w:t xml:space="preserve">and</w:t>
      </w:r>
      <w:r>
        <w:t xml:space="preserve"> </w:t>
      </w:r>
      <w:r>
        <w:t xml:space="preserve">$\mathopen{}\left\lVert\mathord{\smash[b]{\underset{\raise.3ex\hbox{$\scriptstyle\sim$}}{a}}\vphantom{a}}\right\rVert\mathclose{}_2$</w:t>
      </w:r>
      <w:r>
        <w:t xml:space="preserve">.</w:t>
      </w:r>
    </w:p>
    <w:bookmarkEnd w:id="74"/>
    <w:bookmarkStart w:id="75" w:name="sol-inner-product"/>
    <w:p>
      <w:pPr>
        <w:pStyle w:val="BodyText"/>
      </w:pPr>
      <w:r>
        <w:rPr>
          <w:i/>
          <w:iCs/>
        </w:rPr>
        <w:t xml:space="preserve">Solution 3</w:t>
      </w:r>
      <w:r>
        <w:t xml:space="preserve">. </w:t>
      </w:r>
      <w:r>
        <w:t xml:space="preserve">Multiply entry by entry and add:</w:t>
      </w:r>
    </w:p>
    <w:p>
      <w:pPr>
        <w:pStyle w:val="BodyText"/>
      </w:pPr>
      <w:r>
        <w:t xml:space="preserve">$$
    \begin{aligned}
    \mathord{\smash[b]{\underset{\raise.3ex\hbox{$\scriptstyle\sim$}}{a}}\vphantom{a}} \cdot \mathord{\smash[b]{\underset{\raise.3ex\hbox{$\scriptstyle\sim$}}{b}}\vphantom{b}}
    &amp;=(3)(0) + (-1)(4) + (2)(-2) \\
    &amp;= 0 - 4 - 4 \\
    &amp;= -8
    \end{aligned}
    $$</w:t>
      </w:r>
    </w:p>
    <w:p>
      <w:pPr>
        <w:pStyle w:val="FirstParagraph"/>
      </w:pPr>
      <w:r>
        <w:t xml:space="preserve">For the norm, take the inner product of</w:t>
      </w:r>
      <w:r>
        <w:t xml:space="preserve"> </w:t>
      </w:r>
      <w:r>
        <w:t xml:space="preserve">$\mathord{\smash[b]{\underset{\raise.3ex\hbox{$\scriptstyle\sim$}}{a}}\vphantom{a}}$</w:t>
      </w:r>
      <w:r>
        <w:t xml:space="preserve"> </w:t>
      </w:r>
      <w:r>
        <w:t xml:space="preserve">with itself first:</w:t>
      </w:r>
    </w:p>
    <w:p>
      <w:pPr>
        <w:pStyle w:val="BodyText"/>
      </w:pPr>
      <w:r>
        <w:t xml:space="preserve">$$
    \begin{aligned}
    \mathord{\smash[b]{\underset{\raise.3ex\hbox{$\scriptstyle\sim$}}{a}}\vphantom{a}} \cdot \mathord{\smash[b]{\underset{\raise.3ex\hbox{$\scriptstyle\sim$}}{a}}\vphantom{a}}
    &amp;= 3^2 + (-1)^2 + 2^2 \\
    &amp;= 9 + 1 + 4 \\
    &amp;= 14
    \end{aligned}
    $$</w:t>
      </w:r>
    </w:p>
    <w:p>
      <w:pPr>
        <w:pStyle w:val="FirstParagraph"/>
      </w:pPr>
      <w:r>
        <w:t xml:space="preserve">so</w:t>
      </w:r>
    </w:p>
    <w:p>
      <w:pPr>
        <w:pStyle w:val="BodyText"/>
      </w:pPr>
      <w:r>
        <w:t xml:space="preserve">$$\mathopen{}\left\lVert\mathord{\smash[b]{\underset{\raise.3ex\hbox{$\scriptstyle\sim$}}{a}}\vphantom{a}}\right\rVert\mathclose{}_2 = \sqrt{14} \approx 3.742$$</w:t>
      </w:r>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5"/>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tip.png" id="78"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9">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80">
              <w:r>
                <w:rPr>
                  <w:rStyle w:val="Hyperlink"/>
                </w:rPr>
                <w:t xml:space="preserve">level sets</w:t>
              </w:r>
            </w:hyperlink>
            <w:r>
              <w:t xml:space="preserve"> </w:t>
            </w:r>
            <w:r>
              <w:t xml:space="preserve">[12]</w:t>
            </w:r>
            <w:r>
              <w:t xml:space="preserve">.</w:t>
            </w:r>
            <w:r>
              <w:t xml:space="preserve"> </w:t>
            </w:r>
            <w:r>
              <w:t xml:space="preserve">The login for the video site is posted</w:t>
            </w:r>
            <w:r>
              <w:t xml:space="preserve"> </w:t>
            </w:r>
            <w:hyperlink r:id="rId81">
              <w:r>
                <w:rPr>
                  <w:rStyle w:val="Hyperlink"/>
                </w:rPr>
                <w:t xml:space="preserve">on Canvas</w:t>
              </w:r>
            </w:hyperlink>
            <w:r>
              <w:t xml:space="preserve">.</w:t>
            </w:r>
          </w:p>
          <w:p/>
        </w:tc>
      </w:tr>
    </w:tbl>
    <w:bookmarkEnd w:id="82"/>
    <w:bookmarkEnd w:id="83"/>
    <w:bookmarkStart w:id="192" w:name="matrices"/>
    <w:p>
      <w:pPr>
        <w:pStyle w:val="Heading2"/>
      </w:pPr>
      <w:r>
        <w:t xml:space="preserve">2 Matrices</w:t>
      </w:r>
    </w:p>
    <w:bookmarkStart w:id="84"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[13]</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4"/>
    <w:bookmarkStart w:id="85" w:name="rem-matrix-entries"/>
    <w:p>
      <w:pPr>
        <w:pStyle w:val="FirstParagraph"/>
      </w:pPr>
      <w:r>
        <w:rPr>
          <w:i/>
          <w:iCs/>
        </w:rPr>
        <w:t xml:space="preserve">Remark 11</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5"/>
    <w:bookmarkStart w:id="86"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[14]</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6"/>
    <w:bookmarkStart w:id="87"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7"/>
    <w:bookmarkStart w:id="90" w:name="sec-matrix-transpose"/>
    <w:p>
      <w:pPr>
        <w:pStyle w:val="Heading3"/>
      </w:pPr>
      <w:r>
        <w:t xml:space="preserve">2.1 Matrix transpose</w:t>
      </w:r>
    </w:p>
    <w:bookmarkStart w:id="88"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[15]</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8"/>
    <w:bookmarkStart w:id="89"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9"/>
    <w:bookmarkEnd w:id="90"/>
    <w:bookmarkStart w:id="101" w:name="matrix-addition"/>
    <w:p>
      <w:pPr>
        <w:pStyle w:val="Heading3"/>
      </w:pPr>
      <w:r>
        <w:t xml:space="preserve">2.2 Matrix addition</w:t>
      </w:r>
    </w:p>
    <w:bookmarkStart w:id="91"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w:r>
        <w:t xml:space="preserve">[16]</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91"/>
    <w:bookmarkStart w:id="92"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2"/>
    <w:bookmarkStart w:id="93"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[17]</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3"/>
    <w:bookmarkStart w:id="94"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4"/>
    <w:bookmarkStart w:id="96"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5">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6"/>
    <w:bookmarkStart w:id="98"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7">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8"/>
    <w:bookmarkStart w:id="99"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9"/>
    <w:bookmarkStart w:id="100"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100"/>
    <w:bookmarkEnd w:id="101"/>
    <w:bookmarkStart w:id="104" w:name="scalar-multiplication"/>
    <w:p>
      <w:pPr>
        <w:pStyle w:val="Heading3"/>
      </w:pPr>
      <w:r>
        <w:t xml:space="preserve">2.3 Scalar multiplication</w:t>
      </w:r>
    </w:p>
    <w:bookmarkStart w:id="102"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[18]</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2"/>
    <w:bookmarkStart w:id="103"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3"/>
    <w:bookmarkEnd w:id="104"/>
    <w:bookmarkStart w:id="115" w:name="matrix-multiplication"/>
    <w:p>
      <w:pPr>
        <w:pStyle w:val="Heading3"/>
      </w:pPr>
      <w:r>
        <w:t xml:space="preserve">2.4 Matrix multiplication</w:t>
      </w:r>
    </w:p>
    <w:bookmarkStart w:id="105"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[19]</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5"/>
    <w:bookmarkStart w:id="106" w:name="rem-matmul-not-commutative"/>
    <w:p>
      <w:pPr>
        <w:pStyle w:val="FirstParagraph"/>
      </w:pPr>
      <w:r>
        <w:rPr>
          <w:i/>
          <w:iCs/>
        </w:rPr>
        <w:t xml:space="preserve">Remark 12</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6"/>
    <w:bookmarkStart w:id="107" w:name="exm-dot-product-matmul"/>
    <w:p>
      <w:pPr>
        <w:pStyle w:val="BodyText"/>
      </w:pPr>
      <w:r>
        <w:rPr>
          <w:b/>
          <w:bCs/>
        </w:rPr>
        <w:t xml:space="preserve">Example 20 (Dot product as matrix multiplication)</w:t>
      </w:r>
      <w:r>
        <w:t xml:space="preserve"> </w:t>
      </w:r>
      <w:r>
        <w:t xml:space="preserve">The dot product 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$\mathord{\smash[b]{\underset{\raise.3ex\hbox{$\scriptstyle\sim$}}{\beta}}\vphantom{\beta}}$</w:t>
      </w:r>
      <w:r>
        <w:t xml:space="preserve"> </w:t>
      </w:r>
      <w:r>
        <w:t xml:space="preserve">can be written as a matrix product of the row vector</w:t>
      </w:r>
      <w:r>
        <w:t xml:space="preserve"> </w:t>
      </w:r>
      <w:r>
        <w:t xml:space="preserve">${\mathord{\smash[b]{\underset{\raise.3ex\hbox{$\scriptstyle\sim$}}{x}}\vphantom{x}}}^{\top}$</w:t>
      </w:r>
      <w:r>
        <w:t xml:space="preserve"> </w:t>
      </w:r>
      <w:r>
        <w:t xml:space="preserve">with the column vector</w:t>
      </w:r>
      <w:r>
        <w:t xml:space="preserve"> </w:t>
      </w:r>
      <w:r>
        <w:t xml:space="preserve">$\mathord{\smash[b]{\underset{\raise.3ex\hbox{$\scriptstyle\sim$}}{\beta}}\vphantom{\beta}}$</w:t>
      </w:r>
      <w:r>
        <w:t xml:space="preserve">:</w:t>
      </w:r>
    </w:p>
    <w:p>
      <w:pPr>
        <w:pStyle w:val="BodyText"/>
      </w:pPr>
      <w:r>
        <w:t xml:space="preserve">$$
    \begin{aligned}
    \mathord{\smash[b]{\underset{\raise.3ex\hbox{$\scriptstyle\sim$}}{x}}\vphantom{x}}\cdot \mathord{\smash[b]{\underset{\raise.3ex\hbox{$\scriptstyle\sim$}}{\beta}}\vphantom{\beta}}
    &amp;= {\mathord{\smash[b]{\underset{\raise.3ex\hbox{$\scriptstyle\sim$}}{x}}\vphantom{x}}}^{\top}\, \mathord{\smash[b]{\underset{\raise.3ex\hbox{$\scriptstyle\sim$}}{\beta}}\vphantom{\beta}}
    \\ &amp;= [x_1,\; x_2,\; \ldots,\; x_p]
    \begin{bmatrix}
    \beta_{1} \\
    \beta_{2} \\
    \vdots \\
    \beta_{p}
    \end{bmatrix}
    \\ &amp;=
    x_1\beta_{1} + x_2\beta_{2} + \cdots + x_p \beta_{p}
    \end{aligned}
    $$</w:t>
      </w:r>
    </w:p>
    <w:bookmarkEnd w:id="107"/>
    <w:bookmarkStart w:id="108"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8"/>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10"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9">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10"/>
    <w:bookmarkStart w:id="111" w:name="thm-matmul-product-of-sums"/>
    <w:p>
      <w:pPr>
        <w:pStyle w:val="FirstParagraph"/>
      </w:pPr>
      <w:r>
        <w:rPr>
          <w:b/>
          <w:bCs/>
        </w:rPr>
        <w:t xml:space="preserve">Theorem 10 (Product of two sums of matrices)</w:t>
      </w:r>
      <w:r>
        <w:t xml:space="preserve"> </w:t>
      </w: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C</m:t>
        </m:r>
      </m:oMath>
      <w:r>
        <w:t xml:space="preserve"> </w:t>
      </w:r>
      <w:r>
        <w:t xml:space="preserve">and</w:t>
      </w:r>
      <w:r>
        <w:t xml:space="preserve"> </w:t>
      </w:r>
      <m:oMath>
        <m:r>
          <m:rPr>
            <m:sty m:val="bi"/>
          </m:rPr>
          <m:t>D</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rPr>
              <m:sty m:val="p"/>
            </m:rPr>
            <m:t>.</m:t>
          </m:r>
        </m:oMath>
      </m:oMathPara>
    </w:p>
    <w:p>
      <w:pPr>
        <w:pStyle w:val="FirstParagraph"/>
      </w:pPr>
      <w:r>
        <w:t xml:space="preserve">Each product keeps its factors in the order they appear on the left,</w:t>
      </w:r>
      <w:r>
        <w:t xml:space="preserve"> </w:t>
      </w:r>
      <w:r>
        <w:t xml:space="preserve">because matrix multiplication is not commutative.</w:t>
      </w:r>
      <w:r>
        <w:t xml:space="preserve"> </w:t>
      </w:r>
      <w:r>
        <w:t xml:space="preserve">So</w:t>
      </w:r>
      <w:r>
        <w:t xml:space="preserve"> </w:t>
      </w:r>
      <m:oMath>
        <m:r>
          <m:rPr>
            <m:sty m:val="bi"/>
          </m:rPr>
          <m:t>A</m:t>
        </m:r>
        <m:r>
          <m:rPr>
            <m:sty m:val="bi"/>
          </m:rPr>
          <m:t>D</m:t>
        </m:r>
      </m:oMath>
      <w:r>
        <w:t xml:space="preserve"> </w:t>
      </w:r>
      <w:r>
        <w:t xml:space="preserve">and</w:t>
      </w:r>
      <w:r>
        <w:t xml:space="preserve"> </w:t>
      </w:r>
      <m:oMath>
        <m:r>
          <m:rPr>
            <m:sty m:val="bi"/>
          </m:rPr>
          <m:t>B</m:t>
        </m:r>
        <m:r>
          <m:rPr>
            <m:sty m:val="bi"/>
          </m:rPr>
          <m:t>C</m:t>
        </m:r>
      </m:oMath>
      <w:r>
        <w:t xml:space="preserve"> </w:t>
      </w:r>
      <w:r>
        <w:t xml:space="preserve">are not combined into</w:t>
      </w:r>
      <w:r>
        <w:t xml:space="preserve"> </w:t>
      </w:r>
      <m:oMath>
        <m:r>
          <m:t>2</m:t>
        </m:r>
        <m:r>
          <m:rPr>
            <m:sty m:val="bi"/>
          </m:rPr>
          <m:t>A</m:t>
        </m:r>
        <m:r>
          <m:rPr>
            <m:sty m:val="bi"/>
          </m:rPr>
          <m:t>D</m:t>
        </m:r>
      </m:oMath>
      <w:r>
        <w:t xml:space="preserve"> </w:t>
      </w:r>
      <w:r>
        <w:t xml:space="preserve">or similar.</w:t>
      </w:r>
    </w:p>
    <w:bookmarkEnd w:id="111"/>
    <w:p>
      <w:pPr>
        <w:pStyle w:val="BodyText"/>
      </w:pPr>
      <w:r>
        <w:rPr>
          <w:i/>
          <w:iCs/>
        </w:rPr>
        <w:t xml:space="preserve">Proof</w:t>
      </w:r>
      <w:r>
        <w:t xml:space="preserve">. </w:t>
      </w:r>
    </w:p>
    <w:p>
      <w:pPr>
        <w:pStyle w:val="BodyText"/>
      </w:pPr>
      <m:oMathPara>
        <m:oMathParaPr>
          <m:jc m:val="center"/>
        </m:oMathParaPr>
        <m:oMath>
          <m:eqArr>
            <m:e>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t>&amp;</m:t>
              </m:r>
              <m:r>
                <m:rPr>
                  <m:sty m:val="p"/>
                </m:rPr>
                <m:t>=</m:t>
              </m:r>
              <m:r>
                <m:rPr>
                  <m:sty m:val="p"/>
                </m:rPr>
                <m:t>(</m:t>
              </m:r>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p"/>
                </m:rPr>
                <m:t>+</m:t>
              </m:r>
              <m:r>
                <m:rPr>
                  <m:sty m:val="bi"/>
                </m:rPr>
                <m:t>B</m:t>
              </m:r>
              <m:r>
                <m:rPr>
                  <m:sty m:val="p"/>
                </m:rPr>
                <m:t>)</m:t>
              </m:r>
              <m:r>
                <m:rPr>
                  <m:sty m:val="bi"/>
                </m:rPr>
                <m:t>D</m:t>
              </m:r>
              <m:r>
                <m:t>&amp;</m:t>
              </m:r>
              <m:r>
                <m:t>&amp;</m:t>
              </m:r>
              <m:r>
                <m:rPr>
                  <m:nor/>
                  <m:sty m:val="p"/>
                </m:rPr>
                <m:t>(</m:t>
              </m:r>
              <m:r>
                <m:rPr>
                  <m:nor/>
                  <m:sty m:val="p"/>
                </m:rPr>
                <m:t>Theorem 9</m:t>
              </m:r>
              <m:r>
                <m:rPr>
                  <m:nor/>
                  <m:sty m:val="p"/>
                </m:rPr>
                <m:t>, from the left)</m:t>
              </m:r>
            </m:e>
            <m:e>
              <m:r>
                <m:t>&amp;</m:t>
              </m:r>
              <m:r>
                <m:rPr>
                  <m:sty m:val="p"/>
                </m:rPr>
                <m:t>=</m:t>
              </m:r>
              <m:r>
                <m:rPr>
                  <m:sty m:val="bi"/>
                </m:rPr>
                <m:t>A</m:t>
              </m:r>
              <m:r>
                <m:rPr>
                  <m:sty m:val="bi"/>
                </m:rPr>
                <m:t>C</m:t>
              </m:r>
              <m:r>
                <m:rPr>
                  <m:sty m:val="p"/>
                </m:rPr>
                <m:t>+</m:t>
              </m:r>
              <m:r>
                <m:rPr>
                  <m:sty m:val="bi"/>
                </m:rPr>
                <m:t>B</m:t>
              </m:r>
              <m:r>
                <m:rPr>
                  <m:sty m:val="bi"/>
                </m:rPr>
                <m:t>C</m:t>
              </m:r>
              <m:r>
                <m:rPr>
                  <m:sty m:val="p"/>
                </m:rPr>
                <m:t>+</m:t>
              </m:r>
              <m:r>
                <m:rPr>
                  <m:sty m:val="bi"/>
                </m:rPr>
                <m:t>A</m:t>
              </m:r>
              <m:r>
                <m:rPr>
                  <m:sty m:val="bi"/>
                </m:rPr>
                <m:t>D</m:t>
              </m:r>
              <m:r>
                <m:rPr>
                  <m:sty m:val="p"/>
                </m:rPr>
                <m:t>+</m:t>
              </m:r>
              <m:r>
                <m:rPr>
                  <m:sty m:val="bi"/>
                </m:rPr>
                <m:t>B</m:t>
              </m:r>
              <m:r>
                <m:rPr>
                  <m:sty m:val="bi"/>
                </m:rPr>
                <m:t>D</m:t>
              </m:r>
              <m:r>
                <m:t>&amp;</m:t>
              </m:r>
              <m:r>
                <m:t>&amp;</m:t>
              </m:r>
              <m:r>
                <m:rPr>
                  <m:nor/>
                  <m:sty m:val="p"/>
                </m:rPr>
                <m:t>(</m:t>
              </m:r>
              <m:r>
                <m:rPr>
                  <m:nor/>
                  <m:sty m:val="p"/>
                </m:rPr>
                <m:t>Theorem 9</m:t>
              </m:r>
              <m:r>
                <m:rPr>
                  <m:nor/>
                  <m:sty m:val="p"/>
                </m:rPr>
                <m:t>, from the right, twice)</m:t>
              </m:r>
            </m:e>
            <m:e>
              <m:r>
                <m:t>&amp;</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t>&amp;</m:t>
              </m:r>
              <m:r>
                <m:t>&amp;</m:t>
              </m:r>
              <m:r>
                <m:rPr>
                  <m:nor/>
                  <m:sty m:val="p"/>
                </m:rPr>
                <m:t>(matrix addition is commutative)</m:t>
              </m:r>
            </m:e>
          </m:eqArr>
        </m:oMath>
      </m:oMathPara>
    </w:p>
    <w:bookmarkStart w:id="112" w:name="exm-matmul-product-of-sums"/>
    <w:p>
      <w:pPr>
        <w:pStyle w:val="FirstParagraph"/>
      </w:pPr>
      <w:r>
        <w:rPr>
          <w:b/>
          <w:bCs/>
        </w:rPr>
        <w:t xml:space="preserve">Example 21 (Why the middle terms do not combine)</w:t>
      </w:r>
      <w:r>
        <w:t xml:space="preserve"> </w:t>
      </w:r>
      <w:r>
        <w:t xml:space="preserve">Take</w:t>
      </w:r>
      <w:r>
        <w:t xml:space="preserve"> </w:t>
      </w:r>
      <m:oMath>
        <m:r>
          <m:rPr>
            <m:sty m:val="bi"/>
          </m:rPr>
          <m:t>A</m:t>
        </m:r>
        <m:r>
          <m:rPr>
            <m:sty m:val="p"/>
          </m:rPr>
          <m:t>=</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w:t>
      </w:r>
      <w:r>
        <w:t xml:space="preserve">and</w:t>
      </w:r>
      <w:r>
        <w:t xml:space="preserve"> </w:t>
      </w:r>
      <m:oMath>
        <m:r>
          <m:rPr>
            <m:sty m:val="bi"/>
          </m:rPr>
          <m:t>B</m:t>
        </m:r>
        <m:r>
          <m:rPr>
            <m:sty m:val="p"/>
          </m:rPr>
          <m:t>=</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oMath>
      <w:r>
        <w:t xml:space="preserve">.</w:t>
      </w:r>
      <w:r>
        <w:t xml:space="preserve"> </w:t>
      </w:r>
      <w:r>
        <w:t xml:space="preserve">Then</w:t>
      </w:r>
      <w:r>
        <w:t xml:space="preserve"> </w:t>
      </w:r>
      <m:oMath>
        <m:r>
          <m:rPr>
            <m:sty m:val="bi"/>
          </m:rPr>
          <m:t>A</m:t>
        </m:r>
        <m:r>
          <m:rPr>
            <m:sty m:val="p"/>
          </m:rPr>
          <m:t>+</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so</w:t>
      </w:r>
    </w:p>
    <w:p>
      <w:pPr>
        <w:pStyle w:val="BodyText"/>
      </w:pPr>
      <m:oMathPara>
        <m:oMathParaPr>
          <m:jc m:val="center"/>
        </m:oMathParaPr>
        <m:oMath>
          <m:eqArr>
            <m:e>
              <m:r>
                <m:rPr>
                  <m:sty m:val="p"/>
                </m:rPr>
                <m:t>(</m:t>
              </m:r>
              <m:r>
                <m:rPr>
                  <m:sty m:val="bi"/>
                </m:rPr>
                <m:t>A</m:t>
              </m:r>
              <m:r>
                <m:rPr>
                  <m:sty m:val="p"/>
                </m:rPr>
                <m:t>+</m:t>
              </m:r>
              <m:r>
                <m:rPr>
                  <m:sty m:val="bi"/>
                </m:rPr>
                <m:t>B</m:t>
              </m:r>
              <m:sSup>
                <m:e>
                  <m:r>
                    <m:rPr>
                      <m:sty m:val="p"/>
                    </m:rPr>
                    <m:t>)</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
              <m:sSup>
                <m:e>
                  <m:r>
                    <m:rPr>
                      <m:sty m:val="bi"/>
                    </m:rPr>
                    <m:t>A</m:t>
                  </m:r>
                </m:e>
                <m:sup>
                  <m:r>
                    <m:t>2</m:t>
                  </m:r>
                </m:sup>
              </m:sSup>
              <m:r>
                <m:rPr>
                  <m:sty m:val="p"/>
                </m:rPr>
                <m:t>+</m:t>
              </m:r>
              <m:r>
                <m:rPr>
                  <m:sty m:val="bi"/>
                </m:rPr>
                <m:t>A</m:t>
              </m:r>
              <m:r>
                <m:rPr>
                  <m:sty m:val="bi"/>
                </m:rPr>
                <m:t>B</m:t>
              </m:r>
              <m:r>
                <m:rPr>
                  <m:sty m:val="p"/>
                </m:rPr>
                <m:t>+</m:t>
              </m:r>
              <m:r>
                <m:rPr>
                  <m:sty m:val="bi"/>
                </m:rPr>
                <m:t>B</m:t>
              </m:r>
              <m:r>
                <m:rPr>
                  <m:sty m:val="bi"/>
                </m:rPr>
                <m:t>A</m:t>
              </m:r>
              <m:r>
                <m:rPr>
                  <m:sty m:val="p"/>
                </m:rPr>
                <m:t>+</m:t>
              </m:r>
              <m:sSup>
                <m:e>
                  <m:r>
                    <m:rPr>
                      <m:sty m:val="bi"/>
                    </m:rPr>
                    <m:t>B</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qArr>
        </m:oMath>
      </m:oMathPara>
    </w:p>
    <w:p>
      <w:pPr>
        <w:pStyle w:val="FirstParagraph"/>
      </w:pPr>
      <w:r>
        <w:t xml:space="preserve">Here</w:t>
      </w:r>
      <w:r>
        <w:t xml:space="preserve"> </w:t>
      </w:r>
      <m:oMath>
        <m:r>
          <m:rPr>
            <m:sty m:val="bi"/>
          </m:rPr>
          <m:t>A</m:t>
        </m:r>
        <m:r>
          <m:rPr>
            <m:sty m:val="bi"/>
          </m:rPr>
          <m:t>B</m:t>
        </m:r>
        <m:r>
          <m:rPr>
            <m:sty m:val="p"/>
          </m:rPr>
          <m:t>≠</m:t>
        </m:r>
        <m:r>
          <m:rPr>
            <m:sty m:val="bi"/>
          </m:rPr>
          <m:t>B</m:t>
        </m:r>
        <m:r>
          <m:rPr>
            <m:sty m:val="bi"/>
          </m:rPr>
          <m:t>A</m:t>
        </m:r>
      </m:oMath>
      <w:r>
        <w:t xml:space="preserve">, so the middle terms do not combine into</w:t>
      </w:r>
      <w:r>
        <w:t xml:space="preserve"> </w:t>
      </w:r>
      <m:oMath>
        <m:r>
          <m:t>2</m:t>
        </m:r>
        <m:r>
          <m:rPr>
            <m:sty m:val="bi"/>
          </m:rPr>
          <m:t>A</m:t>
        </m:r>
        <m:r>
          <m:rPr>
            <m:sty m:val="bi"/>
          </m:rPr>
          <m:t>B</m:t>
        </m:r>
      </m:oMath>
      <w:r>
        <w:t xml:space="preserve">.</w:t>
      </w:r>
      <w:r>
        <w:t xml:space="preserve"> </w:t>
      </w:r>
      <w:r>
        <w:t xml:space="preserve">The squared norm of a sum of vectors,</w:t>
      </w:r>
      <w:r>
        <w:t xml:space="preserve"> </w:t>
      </w:r>
      <w:r>
        <w:t xml:space="preserve">$\mathopen{}\left\lVert\mathord{\smash[b]{\underset{\raise.3ex\hbox{$\scriptstyle\sim$}}{x}}\vphantom{x}}+ \mathord{\smash[b]{\underset{\raise.3ex\hbox{$\scriptstyle\sim$}}{y}}\vphantom{y}}\right\rVert\mathclose{}^2$</w:t>
      </w:r>
      <w:r>
        <w:t xml:space="preserve">, is a case where they do combine (</w:t>
      </w:r>
      <w:hyperlink w:anchor="thm-norm-sum-square">
        <w:r>
          <w:rPr>
            <w:rStyle w:val="Hyperlink"/>
          </w:rPr>
          <w:t xml:space="preserve">Theorem 59</w:t>
        </w:r>
      </w:hyperlink>
      <w:r>
        <w:t xml:space="preserve">), because</w:t>
      </w:r>
      <w:r>
        <w:t xml:space="preserve"> </w:t>
      </w:r>
      <w:r>
        <w:t xml:space="preserve">$\mathord{\smash[b]{\underset{\raise.3ex\hbox{$\scriptstyle\sim$}}{x}}\vphantom{x}}\cdot \mathord{\smash[b]{\underset{\raise.3ex\hbox{$\scriptstyle\sim$}}{y}}\vphantom{y}}= \mathord{\smash[b]{\underset{\raise.3ex\hbox{$\scriptstyle\sim$}}{y}}\vphantom{y}}\cdot \mathord{\smash[b]{\underset{\raise.3ex\hbox{$\scriptstyle\sim$}}{x}}\vphantom{x}}$</w:t>
      </w:r>
      <w:r>
        <w:t xml:space="preserve">.</w:t>
      </w:r>
      <w:r>
        <w:t xml:space="preserve"> </w:t>
      </w:r>
      <w:r>
        <w:t xml:space="preserve">Matrices that commute, such as</w:t>
      </w:r>
      <w:r>
        <w:t xml:space="preserve"> </w:t>
      </w:r>
      <m:oMath>
        <m:r>
          <m:rPr>
            <m:sty m:val="bi"/>
          </m:rPr>
          <m:t>A</m:t>
        </m:r>
      </m:oMath>
      <w:r>
        <w:t xml:space="preserve"> </w:t>
      </w:r>
      <w:r>
        <w:t xml:space="preserve">and</w:t>
      </w:r>
      <w:r>
        <w:t xml:space="preserve"> </w:t>
      </w:r>
      <m:oMath>
        <m:sSup>
          <m:e>
            <m:r>
              <m:rPr>
                <m:sty m:val="bi"/>
              </m:rPr>
              <m:t>A</m:t>
            </m:r>
          </m:e>
          <m:sup>
            <m:r>
              <m:t>2</m:t>
            </m:r>
          </m:sup>
        </m:sSup>
      </m:oMath>
      <w:r>
        <w:t xml:space="preserve">, combine the same way.</w:t>
      </w:r>
    </w:p>
    <w:bookmarkEnd w:id="112"/>
    <w:bookmarkStart w:id="113" w:name="exr-shape-rule"/>
    <w:p>
      <w:pPr>
        <w:pStyle w:val="BodyText"/>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w:r>
        <w:t xml:space="preserve">$\mathord{\smash[b]{\underset{\raise.3ex\hbox{$\scriptstyle\sim$}}{x}}\vphantom{x}}\in \mathbb{R}^3$</w:t>
      </w:r>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w:r>
        <w:t xml:space="preserve">$\mathbf{A} \mathord{\smash[b]{\underset{\raise.3ex\hbox{$\scriptstyle\sim$}}{x}}\vphantom{x}}$</w:t>
      </w:r>
      <w:r>
        <w:t xml:space="preserve">​</w:t>
      </w:r>
    </w:p>
    <w:p>
      <w:pPr>
        <w:pStyle w:val="Compact"/>
        <w:numPr>
          <w:ilvl w:val="0"/>
          <w:numId w:val="1007"/>
        </w:numPr>
      </w:pPr>
      <w:r>
        <w:t xml:space="preserve">$\mathord{\smash[b]{\underset{\raise.3ex\hbox{$\scriptstyle\sim$}}{x}}\vphantom{x}}^{\top} \mathord{\smash[b]{\underset{\raise.3ex\hbox{$\scriptstyle\sim$}}{x}}\vphantom{x}}$</w:t>
      </w:r>
      <w:r>
        <w:t xml:space="preserve">​</w:t>
      </w:r>
    </w:p>
    <w:p>
      <w:pPr>
        <w:pStyle w:val="Compact"/>
        <w:numPr>
          <w:ilvl w:val="0"/>
          <w:numId w:val="1007"/>
        </w:numPr>
      </w:pPr>
      <w:r>
        <w:t xml:space="preserve">$\mathord{\smash[b]{\underset{\raise.3ex\hbox{$\scriptstyle\sim$}}{x}}\vphantom{x}}\mathord{\smash[b]{\underset{\raise.3ex\hbox{$\scriptstyle\sim$}}{x}}\vphantom{x}}^{\top}$</w:t>
      </w:r>
      <w:r>
        <w:t xml:space="preserve">​</w:t>
      </w:r>
    </w:p>
    <w:bookmarkEnd w:id="113"/>
    <w:bookmarkStart w:id="11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w:r>
        <w:t xml:space="preserve">$\mathbf{A} \mathord{\smash[b]{\underset{\raise.3ex\hbox{$\scriptstyle\sim$}}{x}}\vphantom{x}}$</w:t>
      </w:r>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w:r>
        <w:t xml:space="preserve">$\mathord{\smash[b]{\underset{\raise.3ex\hbox{$\scriptstyle\sim$}}{x}}\vphantom{x}}^{\top} \mathord{\smash[b]{\underset{\raise.3ex\hbox{$\scriptstyle\sim$}}{x}}\vphantom{x}}$</w:t>
      </w:r>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w:r>
        <w:t xml:space="preserve">$\mathord{\smash[b]{\underset{\raise.3ex\hbox{$\scriptstyle\sim$}}{x}}\vphantom{x}}\mathord{\smash[b]{\underset{\raise.3ex\hbox{$\scriptstyle\sim$}}{x}}\vphantom{x}}^{\top}$</w:t>
      </w:r>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4"/>
    <w:bookmarkEnd w:id="115"/>
    <w:bookmarkStart w:id="127" w:name="square-and-identity-matrices"/>
    <w:p>
      <w:pPr>
        <w:pStyle w:val="Heading3"/>
      </w:pPr>
      <w:r>
        <w:t xml:space="preserve">2.5 Square and identity matrices</w:t>
      </w:r>
    </w:p>
    <w:bookmarkStart w:id="116"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[20]</w:t>
      </w:r>
      <w:r>
        <w:t xml:space="preserve"> </w:t>
      </w:r>
      <w:r>
        <w:t xml:space="preserve">if it has the same number of rows as columns.</w:t>
      </w:r>
    </w:p>
    <w:bookmarkEnd w:id="116"/>
    <w:bookmarkStart w:id="117" w:name="exm-square-matrix"/>
    <w:p>
      <w:pPr>
        <w:pStyle w:val="BodyText"/>
      </w:pPr>
      <w:r>
        <w:rPr>
          <w:b/>
          <w:bCs/>
        </w:rPr>
        <w:t xml:space="preserve">Example 22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7"/>
    <w:bookmarkStart w:id="118"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[21]</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8"/>
    <w:bookmarkStart w:id="119"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9"/>
    <w:bookmarkStart w:id="120"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20"/>
    <w:bookmarkStart w:id="121" w:name="exm-main-diagonal"/>
    <w:p>
      <w:pPr>
        <w:pStyle w:val="BodyText"/>
      </w:pPr>
      <w:r>
        <w:rPr>
          <w:b/>
          <w:bCs/>
        </w:rPr>
        <w:t xml:space="preserve">Example 23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21"/>
    <w:bookmarkStart w:id="122"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w:r>
        <w:t xml:space="preserve">[22]</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22"/>
    <w:bookmarkStart w:id="123" w:name="exm-identity-matrix"/>
    <w:p>
      <w:pPr>
        <w:pStyle w:val="FirstParagraph"/>
      </w:pPr>
      <w:r>
        <w:rPr>
          <w:b/>
          <w:bCs/>
        </w:rPr>
        <w:t xml:space="preserve">Example 24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23"/>
    <w:bookmarkStart w:id="125" w:name="rem-identity-matrix-kronecker-delta"/>
    <w:p>
      <w:pPr>
        <w:pStyle w:val="BodyText"/>
      </w:pPr>
      <w:r>
        <w:rPr>
          <w:i/>
          <w:iCs/>
        </w:rPr>
        <w:t xml:space="preserve">Remark 13</w:t>
      </w:r>
      <w:r>
        <w:t xml:space="preserve"> (The identity matrix and the Kronecker delta). </w:t>
      </w:r>
      <w:r>
        <w:t xml:space="preserve">The entries of the identity matrix are given by the</w:t>
      </w:r>
      <w:r>
        <w:t xml:space="preserve"> </w:t>
      </w:r>
      <w:hyperlink r:id="rId124">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5"/>
    <w:bookmarkStart w:id="126" w:name="thm-identity"/>
    <w:p>
      <w:pPr>
        <w:pStyle w:val="BodyText"/>
      </w:pPr>
      <w:r>
        <w:rPr>
          <w:b/>
          <w:bCs/>
        </w:rPr>
        <w:t xml:space="preserve">Theorem 11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6"/>
    <w:bookmarkEnd w:id="127"/>
    <w:bookmarkStart w:id="132" w:name="matrix-vector-multiplication"/>
    <w:p>
      <w:pPr>
        <w:pStyle w:val="Heading3"/>
      </w:pPr>
      <w:r>
        <w:t xml:space="preserve">2.6 Matrix-vector multiplication</w:t>
      </w:r>
    </w:p>
    <w:bookmarkStart w:id="128"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w:r>
        <w:t xml:space="preserve">$\mathord{\smash[b]{\underset{\raise.3ex\hbox{$\scriptstyle\sim$}}{x}}\vphantom{x}}$</w:t>
      </w:r>
      <w:r>
        <w:t xml:space="preserve"> </w:t>
      </w:r>
      <w:r>
        <w:t xml:space="preserve">is the</w:t>
      </w:r>
      <w:r>
        <w:t xml:space="preserve"> </w:t>
      </w:r>
      <m:oMath>
        <m:r>
          <m:t>m</m:t>
        </m:r>
        <m:r>
          <m:rPr>
            <m:sty m:val="p"/>
          </m:rPr>
          <m:t>×</m:t>
        </m:r>
        <m:r>
          <m:t>1</m:t>
        </m:r>
      </m:oMath>
      <w:r>
        <w:t xml:space="preserve"> </w:t>
      </w:r>
      <w:r>
        <w:t xml:space="preserve">column vector</w:t>
      </w:r>
      <w:r>
        <w:t xml:space="preserve"> </w:t>
      </w:r>
      <w:r>
        <w:t xml:space="preserve">$\mathbf{A}\mathord{\smash[b]{\underset{\raise.3ex\hbox{$\scriptstyle\sim$}}{x}}\vphantom{x}}$</w:t>
      </w:r>
      <w:r>
        <w:t xml:space="preserve"> </w:t>
      </w:r>
      <w:r>
        <w:t xml:space="preserve">with entries:</w:t>
      </w:r>
    </w:p>
    <w:p>
      <w:pPr>
        <w:pStyle w:val="BodyText"/>
      </w:pPr>
      <w:r>
        <w:t xml:space="preserve">$$(\mathbf{A}\mathord{\smash[b]{\underset{\raise.3ex\hbox{$\scriptstyle\sim$}}{x}}\vphantom{x}})_i = \sum_{j=1}^pa_{ij}\, x_j$$</w:t>
      </w:r>
    </w:p>
    <w:bookmarkEnd w:id="128"/>
    <w:bookmarkStart w:id="129" w:name="rem-matvec-row-dot-products"/>
    <w:p>
      <w:pPr>
        <w:pStyle w:val="FirstParagraph"/>
      </w:pPr>
      <w:r>
        <w:rPr>
          <w:i/>
          <w:iCs/>
        </w:rPr>
        <w:t xml:space="preserve">Remark 14</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w:r>
        <w:t xml:space="preserve">$\mathbf{A}\mathord{\smash[b]{\underset{\raise.3ex\hbox{$\scriptstyle\sim$}}{x}}\vphantom{x}}$</w:t>
      </w:r>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w:r>
        <w:t xml:space="preserve">$\mathord{\smash[b]{\underset{\raise.3ex\hbox{$\scriptstyle\sim$}}{x}}\vphantom{x}}$</w:t>
      </w:r>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9"/>
    <w:bookmarkStart w:id="130"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[23]</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w:r>
        <w:t xml:space="preserve">$\mathbf{A} \mathord{\smash[b]{\underset{\raise.3ex\hbox{$\scriptstyle\sim$}}{x}}\vphantom{x}}= \mathord{\smash[b]{\underset{\raise.3ex\hbox{$\scriptstyle\sim$}}{b}}\vphantom{b}}$</w:t>
      </w:r>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w:r>
        <w:t xml:space="preserve">$\mathord{\smash[b]{\underset{\raise.3ex\hbox{$\scriptstyle\sim$}}{b}}\vphantom{b}} \in \mathbb{R}^m$</w:t>
      </w:r>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w:r>
        <w:t xml:space="preserve">$\mathord{\smash[b]{\underset{\raise.3ex\hbox{$\scriptstyle\sim$}}{x}}\vphantom{x}}\in \mathbb{R}^n$</w:t>
      </w:r>
      <w:r>
        <w:t xml:space="preserve"> </w:t>
      </w:r>
      <w:r>
        <w:t xml:space="preserve">for which</w:t>
      </w:r>
      <w:r>
        <w:t xml:space="preserve"> </w:t>
      </w:r>
      <w:r>
        <w:t xml:space="preserve">$\mathbf{A} \mathord{\smash[b]{\underset{\raise.3ex\hbox{$\scriptstyle\sim$}}{x}}\vphantom{x}}= \mathord{\smash[b]{\underset{\raise.3ex\hbox{$\scriptstyle\sim$}}{b}}\vphantom{b}}$</w:t>
      </w:r>
      <w:r>
        <w:t xml:space="preserve"> </w:t>
      </w:r>
      <w:r>
        <w:t xml:space="preserve">holds.</w:t>
      </w:r>
    </w:p>
    <w:bookmarkEnd w:id="130"/>
    <w:bookmarkStart w:id="131" w:name="exm-linear-system"/>
    <w:p>
      <w:pPr>
        <w:pStyle w:val="BodyText"/>
      </w:pPr>
      <w:r>
        <w:rPr>
          <w:b/>
          <w:bCs/>
        </w:rPr>
        <w:t xml:space="preserve">Example 25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w:r>
        <w:t xml:space="preserve">$\mathbf{A} \mathord{\smash[b]{\underset{\raise.3ex\hbox{$\scriptstyle\sim$}}{x}}\vphantom{x}}= \mathord{\smash[b]{\underset{\raise.3ex\hbox{$\scriptstyle\sim$}}{b}}\vphantom{b}}$</w:t>
      </w:r>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w:r>
        <w:t xml:space="preserve">$\begin{bmatrix} 1 &amp; 2 \\ 3 &amp; 4 \end{bmatrix} \mathord{\smash[b]{\underset{\raise.3ex\hbox{$\scriptstyle\sim$}}{x}}\vphantom{x}}= \begin{bmatrix} 5 \\ 6 \end{bmatrix}$</w:t>
      </w:r>
      <w:r>
        <w:t xml:space="preserve">.</w:t>
      </w:r>
      <w:r>
        <w:t xml:space="preserve"> </w:t>
      </w:r>
      <w:r>
        <w:t xml:space="preserve">The vector</w:t>
      </w:r>
      <w:r>
        <w:t xml:space="preserve"> </w:t>
      </w:r>
      <w:r>
        <w:t xml:space="preserve">$\mathord{\smash[b]{\underset{\raise.3ex\hbox{$\scriptstyle\sim$}}{x}}\vphantom{x}}= (-4, 4.5)$</w:t>
      </w:r>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31"/>
    <w:bookmarkEnd w:id="132"/>
    <w:bookmarkStart w:id="185" w:name="linear-and-affine-maps"/>
    <w:p>
      <w:pPr>
        <w:pStyle w:val="Heading3"/>
      </w:pPr>
      <w:r>
        <w:t xml:space="preserve">2.7 Linear and affine maps</w:t>
      </w:r>
    </w:p>
    <w:bookmarkStart w:id="133" w:name="def-linear-map"/>
    <w:p>
      <w:pPr>
        <w:pStyle w:val="FirstParagraph"/>
      </w:pPr>
      <w:r>
        <w:rPr>
          <w:b/>
          <w:bCs/>
        </w:rPr>
        <w:t xml:space="preserve">Definition 34 (Linear map (linear transformation, linear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[24]</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w:r>
        <w:t xml:space="preserve">$\mathord{\smash[b]{\underset{\raise.3ex\hbox{$\scriptstyle\sim$}}{x}}\vphantom{x}}, \mathord{\smash[b]{\underset{\raise.3ex\hbox{$\scriptstyle\sim$}}{y}}\vphantom{y}}\in \mathbb{R}^p$</w:t>
      </w:r>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w:r>
        <w:t xml:space="preserve">$f(\mathord{\smash[b]{\underset{\raise.3ex\hbox{$\scriptstyle\sim$}}{x}}\vphantom{x}}+ \mathord{\smash[b]{\underset{\raise.3ex\hbox{$\scriptstyle\sim$}}{y}}\vphantom{y}}) = f(\mathord{\smash[b]{\underset{\raise.3ex\hbox{$\scriptstyle\sim$}}{x}}\vphantom{x}}) + f(\mathord{\smash[b]{\underset{\raise.3ex\hbox{$\scriptstyle\sim$}}{y}}\vphantom{y}})$</w:t>
      </w:r>
      <w:r>
        <w:t xml:space="preserve"> </w:t>
      </w:r>
      <w:r>
        <w:t xml:space="preserve">(</w:t>
      </w:r>
      <w:r>
        <w:rPr>
          <w:i/>
          <w:iCs/>
        </w:rPr>
        <w:t xml:space="preserve">additivity</w:t>
      </w:r>
      <w:r>
        <w:t xml:space="preserve">)</w:t>
      </w:r>
    </w:p>
    <w:p>
      <w:pPr>
        <w:pStyle w:val="Compact"/>
        <w:numPr>
          <w:ilvl w:val="0"/>
          <w:numId w:val="1010"/>
        </w:numPr>
      </w:pPr>
      <w:r>
        <w:t xml:space="preserve">$f(c\mathord{\smash[b]{\underset{\raise.3ex\hbox{$\scriptstyle\sim$}}{x}}\vphantom{x}}) = c f(\mathord{\smash[b]{\underset{\raise.3ex\hbox{$\scriptstyle\sim$}}{x}}\vphantom{x}})$</w:t>
      </w:r>
      <w:r>
        <w:t xml:space="preserve"> </w:t>
      </w:r>
      <w:r>
        <w:t xml:space="preserve">(</w:t>
      </w:r>
      <w:r>
        <w:rPr>
          <w:i/>
          <w:iCs/>
        </w:rPr>
        <w:t xml:space="preserve">homogeneity</w:t>
      </w:r>
      <w:r>
        <w:t xml:space="preserve">)</w:t>
      </w:r>
    </w:p>
    <w:bookmarkEnd w:id="133"/>
    <w:bookmarkStart w:id="134" w:name="exm-linear-map"/>
    <w:p>
      <w:pPr>
        <w:pStyle w:val="FirstParagraph"/>
      </w:pPr>
      <w:r>
        <w:rPr>
          <w:b/>
          <w:bCs/>
        </w:rPr>
        <w:t xml:space="preserve">Example 26 (A linear map, and two functions that are not)</w:t>
      </w:r>
      <w:r>
        <w:t xml:space="preserve"> </w:t>
      </w:r>
      <w:r>
        <w:t xml:space="preserve"> </w:t>
      </w:r>
    </w:p>
    <w:p>
      <w:pPr>
        <w:numPr>
          <w:ilvl w:val="0"/>
          <w:numId w:val="1011"/>
        </w:numPr>
      </w:pPr>
      <w:r>
        <w:t xml:space="preserve">$f(\mathord{\smash[b]{\underset{\raise.3ex\hbox{$\scriptstyle\sim$}}{x}}\vphantom{x}}) = (2 x_1,\ x_1 + x_2)$</w:t>
      </w:r>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w:r>
        <w:t xml:space="preserve">$\mathord{\smash[b]{\underset{\raise.3ex\hbox{$\scriptstyle\sim$}}{x}}\vphantom{x}}, \mathord{\smash[b]{\underset{\raise.3ex\hbox{$\scriptstyle\sim$}}{y}}\vphantom{y}}\in \mathbb{R}^2$</w:t>
      </w:r>
      <w:r>
        <w:t xml:space="preserve"> </w:t>
      </w:r>
      <w:r>
        <w:t xml:space="preserve">and</w:t>
      </w:r>
      <w:r>
        <w:t xml:space="preserve"> </w:t>
      </w:r>
      <m:oMath>
        <m:r>
          <m:t>c</m:t>
        </m:r>
        <m:r>
          <m:rPr>
            <m:sty m:val="p"/>
          </m:rPr>
          <m:t>∈</m:t>
        </m:r>
        <m:r>
          <m:rPr>
            <m:scr m:val="double-struck"/>
            <m:sty m:val="p"/>
          </m:rPr>
          <m:t>R</m:t>
        </m:r>
      </m:oMath>
      <w:r>
        <w:t xml:space="preserve">:</w:t>
      </w:r>
    </w:p>
    <w:p>
      <w:pPr>
        <w:pStyle w:val="BodyText"/>
      </w:pPr>
      <w:r>
        <w:t xml:space="preserve">$$
    \begin{aligned}
    f(\mathord{\smash[b]{\underset{\raise.3ex\hbox{$\scriptstyle\sim$}}{x}}\vphantom{x}}+ \mathord{\smash[b]{\underset{\raise.3ex\hbox{$\scriptstyle\sim$}}{y}}\vphantom{y}}) &amp;= (2 (x_1 + y_1),\ (x_1 + y_1) + (x_2 + y_2)) \\
    &amp;= f(\mathord{\smash[b]{\underset{\raise.3ex\hbox{$\scriptstyle\sim$}}{x}}\vphantom{x}}) + f(\mathord{\smash[b]{\underset{\raise.3ex\hbox{$\scriptstyle\sim$}}{y}}\vphantom{y}})
    \end{aligned}
    $$</w:t>
      </w:r>
    </w:p>
    <w:p>
      <w:pPr>
        <w:numPr>
          <w:ilvl w:val="0"/>
          <w:numId w:val="1000"/>
        </w:numPr>
      </w:pPr>
      <w:r>
        <w:t xml:space="preserve">and</w:t>
      </w:r>
    </w:p>
    <w:p>
      <w:pPr>
        <w:pStyle w:val="BodyText"/>
      </w:pPr>
      <w:r>
        <w:t xml:space="preserve">$$
    \begin{aligned}
    f(c \mathord{\smash[b]{\underset{\raise.3ex\hbox{$\scriptstyle\sim$}}{x}}\vphantom{x}}) &amp;= (2 c x_1,\ c x_1 + c x_2) \\
    &amp;= c f(\mathord{\smash[b]{\underset{\raise.3ex\hbox{$\scriptstyle\sim$}}{x}}\vphantom{x}}).
    \end{aligned}
    $$</w:t>
      </w:r>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4"/>
    <w:bookmarkStart w:id="135"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5"/>
    <w:bookmarkStart w:id="136" w:name="exm-linear-operator"/>
    <w:p>
      <w:pPr>
        <w:pStyle w:val="BodyText"/>
      </w:pPr>
      <w:r>
        <w:rPr>
          <w:b/>
          <w:bCs/>
        </w:rPr>
        <w:t xml:space="preserve">Example 27 (A linear operator, and a linear map that is not one)</w:t>
      </w:r>
      <w:r>
        <w:t xml:space="preserve"> </w:t>
      </w:r>
      <w:r>
        <w:t xml:space="preserve">The map</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w:r>
        <w:t xml:space="preserve">$g(\mathord{\smash[b]{\underset{\raise.3ex\hbox{$\scriptstyle\sim$}}{x}}\vphantom{x}}) = x_1 + x_2$</w:t>
      </w:r>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6"/>
    <w:bookmarkStart w:id="137" w:name="thm-linear-map-zero"/>
    <w:p>
      <w:pPr>
        <w:pStyle w:val="BodyText"/>
      </w:pPr>
      <w:r>
        <w:rPr>
          <w:b/>
          <w:bCs/>
        </w:rPr>
        <w:t xml:space="preserve">Theorem 12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w:r>
        <w:t xml:space="preserve">$f(\mathord{\smash[b]{\underset{\raise.3ex\hbox{$\scriptstyle\sim$}}{0}}\vphantom{0}}) = \mathord{\smash[b]{\underset{\raise.3ex\hbox{$\scriptstyle\sim$}}{0}}\vphantom{0}}$</w:t>
      </w:r>
      <w:r>
        <w:t xml:space="preserve">.</w:t>
      </w:r>
    </w:p>
    <w:bookmarkEnd w:id="137"/>
    <w:p>
      <w:pPr>
        <w:pStyle w:val="BodyText"/>
      </w:pPr>
      <w:r>
        <w:rPr>
          <w:i/>
          <w:iCs/>
        </w:rPr>
        <w:t xml:space="preserve">Proof</w:t>
      </w:r>
      <w:r>
        <w:t xml:space="preserve">. </w:t>
      </w:r>
      <w:r>
        <w:t xml:space="preserve">On the left,</w:t>
      </w:r>
      <w:r>
        <w:t xml:space="preserve"> </w:t>
      </w:r>
      <w:r>
        <w:t xml:space="preserve">$\mathord{\smash[b]{\underset{\raise.3ex\hbox{$\scriptstyle\sim$}}{0}}\vphantom{0}}$</w:t>
      </w:r>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w:r>
        <w:t xml:space="preserve">$$
    \begin{aligned}
    f(\mathord{\smash[b]{\underset{\raise.3ex\hbox{$\scriptstyle\sim$}}{0}}\vphantom{0}})
    &amp;= f(0 \cdot\mathord{\smash[b]{\underset{\raise.3ex\hbox{$\scriptstyle\sim$}}{0}}\vphantom{0}})
    &amp;&amp; \text{(every entry of } 0 \cdot\mathord{\smash[b]{\underset{\raise.3ex\hbox{$\scriptstyle\sim$}}{0}}\vphantom{0}}\text{ is } 0 \cdot 0 = 0 \text{; }\text{Definition~25}\text{)}
    \\&amp;= 0 \cdot f(\mathord{\smash[b]{\underset{\raise.3ex\hbox{$\scriptstyle\sim$}}{0}}\vphantom{0}})
    &amp;&amp; \text{(homogeneity, with } c = 0 \text{ and } \mathord{\smash[b]{\underset{\raise.3ex\hbox{$\scriptstyle\sim$}}{x}}\vphantom{x}}= \mathord{\smash[b]{\underset{\raise.3ex\hbox{$\scriptstyle\sim$}}{0}}\vphantom{0}}\text{)}
    \\&amp;= \mathord{\smash[b]{\underset{\raise.3ex\hbox{$\scriptstyle\sim$}}{0}}\vphantom{0}}
    &amp;&amp; \text{(every entry of } 0 \cdot f(\mathord{\smash[b]{\underset{\raise.3ex\hbox{$\scriptstyle\sim$}}{0}}\vphantom{0}}) \text{ is } 0 \text{; }\text{Definition~25}\text{)}
    \end{aligned}
    $$</w:t>
      </w:r>
    </w:p>
    <w:bookmarkStart w:id="138" w:name="exm-linear-map-zero"/>
    <w:p>
      <w:pPr>
        <w:pStyle w:val="FirstParagraph"/>
      </w:pPr>
      <w:r>
        <w:rPr>
          <w:b/>
          <w:bCs/>
        </w:rPr>
        <w:t xml:space="preserve">Example 28 (Ruling out linearity at zero)</w:t>
      </w:r>
      <w:r>
        <w:t xml:space="preserve"> </w:t>
      </w:r>
      <w:r>
        <w:t xml:space="preserve">In</w:t>
      </w:r>
      <w:r>
        <w:t xml:space="preserve"> </w:t>
      </w:r>
      <w:hyperlink w:anchor="exm-linear-map">
        <w:r>
          <w:rPr>
            <w:rStyle w:val="Hyperlink"/>
          </w:rPr>
          <w:t xml:space="preserve">Example 26</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12</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w:r>
        <w:t xml:space="preserve">$\mathord{\smash[b]{\underset{\raise.3ex\hbox{$\scriptstyle\sim$}}{0}}\vphantom{0}}$</w:t>
      </w:r>
      <w:r>
        <w:t xml:space="preserve"> </w:t>
      </w:r>
      <w:r>
        <w:t xml:space="preserve">to</w:t>
      </w:r>
      <w:r>
        <w:t xml:space="preserve"> </w:t>
      </w:r>
      <w:r>
        <w:t xml:space="preserve">$\mathord{\smash[b]{\underset{\raise.3ex\hbox{$\scriptstyle\sim$}}{0}}\vphantom{0}}$</w:t>
      </w:r>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8"/>
    <w:bookmarkStart w:id="139" w:name="thm-matrix-map-linear"/>
    <w:p>
      <w:pPr>
        <w:pStyle w:val="BodyText"/>
      </w:pPr>
      <w:r>
        <w:rPr>
          <w:b/>
          <w:bCs/>
        </w:rPr>
        <w:t xml:space="preserve">Theorem 13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w:r>
        <w:t xml:space="preserve">$f(\mathord{\smash[b]{\underset{\raise.3ex\hbox{$\scriptstyle\sim$}}{x}}\vphantom{x}}) = \mathbf{A}\mathord{\smash[b]{\underset{\raise.3ex\hbox{$\scriptstyle\sim$}}{x}}\vphantom{x}}$</w:t>
      </w:r>
      <w:r>
        <w:t xml:space="preserve"> </w:t>
      </w:r>
      <w:r>
        <w:t xml:space="preserve">is a linear map (</w:t>
      </w:r>
      <w:hyperlink w:anchor="def-linear-map">
        <w:r>
          <w:rPr>
            <w:rStyle w:val="Hyperlink"/>
          </w:rPr>
          <w:t xml:space="preserve">Definition 34</w:t>
        </w:r>
      </w:hyperlink>
      <w:r>
        <w:t xml:space="preserve">).</w:t>
      </w:r>
    </w:p>
    <w:bookmarkEnd w:id="139"/>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w:r>
        <w:t xml:space="preserve">$$
    \begin{aligned}
    \mathopen{}\left(\mathbf{A}(\mathord{\smash[b]{\underset{\raise.3ex\hbox{$\scriptstyle\sim$}}{x}}\vphantom{x}}+ \mathord{\smash[b]{\underset{\raise.3ex\hbox{$\scriptstyle\sim$}}{y}}\vphantom{y}})\right)\mathclose{}_i
    &amp;= \sum_{j=1}^pa_{ij} (\mathord{\smash[b]{\underset{\raise.3ex\hbox{$\scriptstyle\sim$}}{x}}\vphantom{x}}+ \mathord{\smash[b]{\underset{\raise.3ex\hbox{$\scriptstyle\sim$}}{y}}\vphantom{y}})_j
    &amp;&amp; \text{(}\text{Definition~32}\text{)}
    \\&amp;= \sum_{j=1}^pa_{ij} (x_j + y_j)
    &amp;&amp; \text{(}\text{Definition~7}\text{)}
    \\&amp;= \sum_{j=1}^p(a_{ij} x_j + a_{ij} y_j)
    &amp;&amp; \text{(multiplication distributes over addition)}
    \\&amp;= \sum_{j=1}^pa_{ij} x_j + \sum_{j=1}^pa_{ij} y_j
    &amp;&amp; \text{(a sum of sums splits)}
    \\&amp;= (\mathbf{A}\mathord{\smash[b]{\underset{\raise.3ex\hbox{$\scriptstyle\sim$}}{x}}\vphantom{x}})_i + (\mathbf{A}\mathord{\smash[b]{\underset{\raise.3ex\hbox{$\scriptstyle\sim$}}{y}}\vphantom{y}})_i
    &amp;&amp; \text{(}\text{Definition~32}\text{)}
    \\&amp;= (\mathbf{A}\mathord{\smash[b]{\underset{\raise.3ex\hbox{$\scriptstyle\sim$}}{x}}\vphantom{x}}+ \mathbf{A}\mathord{\smash[b]{\underset{\raise.3ex\hbox{$\scriptstyle\sim$}}{y}}\vphantom{y}})_i
    &amp;&amp; \text{(}\text{Definition~7}\text{)}
    \end{aligned}
    $$</w:t>
      </w:r>
    </w:p>
    <w:p>
      <w:pPr>
        <w:pStyle w:val="FirstParagraph"/>
      </w:pPr>
      <w:r>
        <w:t xml:space="preserve">and homogeneity:</w:t>
      </w:r>
    </w:p>
    <w:p>
      <w:pPr>
        <w:pStyle w:val="BodyText"/>
      </w:pPr>
      <w:r>
        <w:t xml:space="preserve">$$
    \begin{aligned}
    \mathopen{}\left(\mathbf{A}(c\mathord{\smash[b]{\underset{\raise.3ex\hbox{$\scriptstyle\sim$}}{x}}\vphantom{x}})\right)\mathclose{}_i
    &amp;= \sum_{j=1}^pa_{ij} (c\mathord{\smash[b]{\underset{\raise.3ex\hbox{$\scriptstyle\sim$}}{x}}\vphantom{x}})_j
    &amp;&amp; \text{(}\text{Definition~32}\text{)}
    \\&amp;= \sum_{j=1}^pa_{ij}\, c\, x_j
    &amp;&amp; \text{(}\text{Definition~25}\text{)}
    \\&amp;= \sum_{j=1}^pc\, a_{ij} x_j
    &amp;&amp; \text{(products are symmetric)}
    \\&amp;= c \sum_{j=1}^pa_{ij} x_j
    &amp;&amp; \text{(a constant factor comes out of a sum)}
    \\&amp;= c\, (\mathbf{A}\mathord{\smash[b]{\underset{\raise.3ex\hbox{$\scriptstyle\sim$}}{x}}\vphantom{x}})_i
    &amp;&amp; \text{(}\text{Definition~32}\text{)}
    \\&amp;= (c\, \mathbf{A}\mathord{\smash[b]{\underset{\raise.3ex\hbox{$\scriptstyle\sim$}}{x}}\vphantom{x}})_i
    &amp;&amp; \text{(}\text{Definition~25}\text{)}
    \end{aligned}
    $$</w:t>
      </w:r>
    </w:p>
    <w:p>
      <w:pPr>
        <w:pStyle w:val="FirstParagraph"/>
      </w:pPr>
      <w:r>
        <w:t xml:space="preserve">The four algebra rules cited here are on the</w:t>
      </w:r>
      <w:r>
        <w:t xml:space="preserve"> </w:t>
      </w:r>
      <w:hyperlink r:id="rId140">
        <w:r>
          <w:rPr>
            <w:rStyle w:val="Hyperlink"/>
          </w:rPr>
          <w:t xml:space="preserve">algebra page</w:t>
        </w:r>
      </w:hyperlink>
      <w:r>
        <w:t xml:space="preserve">:</w:t>
      </w:r>
      <w:r>
        <w:t xml:space="preserve"> </w:t>
      </w:r>
      <w:hyperlink r:id="rId141">
        <w:r>
          <w:rPr>
            <w:rStyle w:val="Hyperlink"/>
          </w:rPr>
          <w:t xml:space="preserve">distributivity</w:t>
        </w:r>
      </w:hyperlink>
      <w:r>
        <w:t xml:space="preserve">,</w:t>
      </w:r>
      <w:r>
        <w:t xml:space="preserve"> </w:t>
      </w:r>
      <w:hyperlink r:id="rId142">
        <w:r>
          <w:rPr>
            <w:rStyle w:val="Hyperlink"/>
          </w:rPr>
          <w:t xml:space="preserve">a sum of sums</w:t>
        </w:r>
      </w:hyperlink>
      <w:r>
        <w:t xml:space="preserve">,</w:t>
      </w:r>
      <w:r>
        <w:t xml:space="preserve"> </w:t>
      </w:r>
      <w:hyperlink r:id="rId143">
        <w:r>
          <w:rPr>
            <w:rStyle w:val="Hyperlink"/>
          </w:rPr>
          <w:t xml:space="preserve">symmetry of products</w:t>
        </w:r>
      </w:hyperlink>
      <w:r>
        <w:t xml:space="preserve">,</w:t>
      </w:r>
      <w:r>
        <w:t xml:space="preserve"> </w:t>
      </w:r>
      <w:r>
        <w:t xml:space="preserve">and</w:t>
      </w:r>
      <w:r>
        <w:t xml:space="preserve"> </w:t>
      </w:r>
      <w:hyperlink r:id="rId144">
        <w:r>
          <w:rPr>
            <w:rStyle w:val="Hyperlink"/>
          </w:rPr>
          <w:t xml:space="preserve">a constant factor</w:t>
        </w:r>
      </w:hyperlink>
      <w:r>
        <w:t xml:space="preserve">.</w:t>
      </w:r>
    </w:p>
    <w:bookmarkStart w:id="145" w:name="thm-linear-map-lincom"/>
    <w:p>
      <w:pPr>
        <w:pStyle w:val="BodyText"/>
      </w:pPr>
      <w:r>
        <w:rPr>
          <w:b/>
          <w:bCs/>
        </w:rPr>
        <w:t xml:space="preserve">Theorem 14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w:r>
        <w:t xml:space="preserve">$\mathord{\smash[b]{\underset{\raise.3ex\hbox{$\scriptstyle\sim$}}{v}}\vphantom{v}}_1, \ldots, \mathord{\smash[b]{\underset{\raise.3ex\hbox{$\scriptstyle\sim$}}{v}}\vphantom{v}}_k \in \mathbb{R}^p$</w:t>
      </w:r>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w:r>
        <w:t xml:space="preserve">$$f\mathopen{}\left(\sum_{j=1}^{k} c_j \mathord{\smash[b]{\underset{\raise.3ex\hbox{$\scriptstyle\sim$}}{v}}\vphantom{v}}_j\right)\mathclose{} = \sum_{j=1}^{k} c_j f(\mathord{\smash[b]{\underset{\raise.3ex\hbox{$\scriptstyle\sim$}}{v}}\vphantom{v}}_j)$$</w:t>
      </w:r>
    </w:p>
    <w:bookmarkEnd w:id="145"/>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w:r>
        <w:t xml:space="preserve">$f(c_1 \mathord{\smash[b]{\underset{\raise.3ex\hbox{$\scriptstyle\sim$}}{v}}\vphantom{v}}_1) = c_1 f(\mathord{\smash[b]{\underset{\raise.3ex\hbox{$\scriptstyle\sim$}}{v}}\vphantom{v}}_1)$</w:t>
      </w:r>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w:r>
        <w:t xml:space="preserve">$$
    \begin{aligned}
    f\mathopen{}\left(\sum_{j=1}^{k+1} c_j \mathord{\smash[b]{\underset{\raise.3ex\hbox{$\scriptstyle\sim$}}{v}}\vphantom{v}}_j\right)\mathclose{}
    &amp;= f\mathopen{}\left(\sum_{j=1}^{k} c_j \mathord{\smash[b]{\underset{\raise.3ex\hbox{$\scriptstyle\sim$}}{v}}\vphantom{v}}_j + c_{k+1} \mathord{\smash[b]{\underset{\raise.3ex\hbox{$\scriptstyle\sim$}}{v}}\vphantom{v}}_{k+1}\right)\mathclose{}
    &amp;&amp; \text{(split off the last term)}
    \\&amp;= f\mathopen{}\left(\sum_{j=1}^{k} c_j \mathord{\smash[b]{\underset{\raise.3ex\hbox{$\scriptstyle\sim$}}{v}}\vphantom{v}}_j\right)\mathclose{} + f(c_{k+1} \mathord{\smash[b]{\underset{\raise.3ex\hbox{$\scriptstyle\sim$}}{v}}\vphantom{v}}_{k+1})
    &amp;&amp; \text{(additivity)}
    \\&amp;= \sum_{j=1}^{k} c_j f(\mathord{\smash[b]{\underset{\raise.3ex\hbox{$\scriptstyle\sim$}}{v}}\vphantom{v}}_j) + f(c_{k+1} \mathord{\smash[b]{\underset{\raise.3ex\hbox{$\scriptstyle\sim$}}{v}}\vphantom{v}}_{k+1})
    &amp;&amp; \text{(induction hypothesis)}
    \\&amp;= \sum_{j=1}^{k} c_j f(\mathord{\smash[b]{\underset{\raise.3ex\hbox{$\scriptstyle\sim$}}{v}}\vphantom{v}}_j) + c_{k+1} f(\mathord{\smash[b]{\underset{\raise.3ex\hbox{$\scriptstyle\sim$}}{v}}\vphantom{v}}_{k+1})
    &amp;&amp; \text{(homogeneity)}
    \\&amp;= \sum_{j=1}^{k+1} c_j f(\mathord{\smash[b]{\underset{\raise.3ex\hbox{$\scriptstyle\sim$}}{v}}\vphantom{v}}_j)
    &amp;&amp; \text{(join the last term back on)}
    \end{aligned}
    $$</w:t>
      </w:r>
    </w:p>
    <w:bookmarkStart w:id="147" w:name="thm-linear-map-matrix"/>
    <w:p>
      <w:pPr>
        <w:pStyle w:val="FirstParagraph"/>
      </w:pPr>
      <w:r>
        <w:rPr>
          <w:b/>
          <w:bCs/>
        </w:rPr>
        <w:t xml:space="preserve">Theorem 15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w:r>
        <w:t xml:space="preserve">$$f(\mathord{\smash[b]{\underset{\raise.3ex\hbox{$\scriptstyle\sim$}}{x}}\vphantom{x}}) = \mathbf{A}\mathord{\smash[b]{\underset{\raise.3ex\hbox{$\scriptstyle\sim$}}{x}}\vphantom{x}}\quad \text{for all } \mathord{\smash[b]{\underset{\raise.3ex\hbox{$\scriptstyle\sim$}}{x}}\vphantom{x}}\in \mathbb{R}^p$$</w:t>
      </w:r>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w:r>
        <w:t xml:space="preserve">$f(\mathord{\smash[b]{\underset{\raise.3ex\hbox{$\scriptstyle\sim$}}{e}}\vphantom{e}}_j)$</w:t>
      </w:r>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w:r>
        <w:t xml:space="preserve">$a_{ij} = \mathopen{}\left(f(\mathord{\smash[b]{\underset{\raise.3ex\hbox{$\scriptstyle\sim$}}{e}}\vphantom{e}}_j)\right)\mathclose{}_i$</w:t>
      </w:r>
      <w:r>
        <w:t xml:space="preserve">.</w:t>
      </w:r>
    </w:p>
    <w:bookmarkEnd w:id="147"/>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w:r>
        <w:t xml:space="preserve">$a_{ij} = \mathopen{}\left(f(\mathord{\smash[b]{\underset{\raise.3ex\hbox{$\scriptstyle\sim$}}{e}}\vphantom{e}}_j)\right)\mathclose{}_i$</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f(\mathord{\smash[b]{\underset{\raise.3ex\hbox{$\scriptstyle\sim$}}{x}}\vphantom{x}})
    &amp;= f\mathopen{}\left(\sum_{j=1}^px_j \mathord{\smash[b]{\underset{\raise.3ex\hbox{$\scriptstyle\sim$}}{e}}\vphantom{e}}_j\right)\mathclose{}
    &amp;&amp; \text{(}\text{Theorem~3}\text{)}
    \\&amp;= \sum_{j=1}^px_j f(\mathord{\smash[b]{\underset{\raise.3ex\hbox{$\scriptstyle\sim$}}{e}}\vphantom{e}}_j)
    &amp;&amp; \text{(}\text{Theorem~14}\text{)}
    \end{aligned}
    $$</w:t>
      </w:r>
    </w:p>
    <w:p>
      <w:pPr>
        <w:pStyle w:val="FirstParagraph"/>
      </w:pPr>
      <w:r>
        <w:t xml:space="preserve">and entry</w:t>
      </w:r>
      <w:r>
        <w:t xml:space="preserve"> </w:t>
      </w:r>
      <m:oMath>
        <m:r>
          <m:t>i</m:t>
        </m:r>
      </m:oMath>
      <w:r>
        <w:t xml:space="preserve"> </w:t>
      </w:r>
      <w:r>
        <w:t xml:space="preserve">of that sum is</w:t>
      </w:r>
    </w:p>
    <w:p>
      <w:pPr>
        <w:pStyle w:val="BodyText"/>
      </w:pPr>
      <w:r>
        <w:t xml:space="preserve">$$
    \begin{aligned}
    \mathopen{}\left(\sum_{j=1}^px_j f(\mathord{\smash[b]{\underset{\raise.3ex\hbox{$\scriptstyle\sim$}}{e}}\vphantom{e}}_j)\right)\mathclose{}_i
    &amp;= \sum_{j=1}^px_j \mathopen{}\left(f(\mathord{\smash[b]{\underset{\raise.3ex\hbox{$\scriptstyle\sim$}}{e}}\vphantom{e}}_j)\right)\mathclose{}_i
    &amp;&amp; \text{(}\text{Definition~9}\text{, entry by entry)}
    \\&amp;= \sum_{j=1}^px_j a_{ij}
    &amp;&amp; \text{(definition of } \mathbf{A} \text{)}
    \\&amp;= \sum_{j=1}^pa_{ij} x_j
    &amp;&amp; \text{(products are symmetric)}
    \\&amp;= (\mathbf{A}\mathord{\smash[b]{\underset{\raise.3ex\hbox{$\scriptstyle\sim$}}{x}}\vphantom{x}})_i
    &amp;&amp; \text{(}\text{Definition~32}\text{)}
    \end{aligned}
    $$</w:t>
      </w:r>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w:r>
        <w:t xml:space="preserve">$f(\mathord{\smash[b]{\underset{\raise.3ex\hbox{$\scriptstyle\sim$}}{x}}\vphantom{x}}) = \mathbf{B}\mathord{\smash[b]{\underset{\raise.3ex\hbox{$\scriptstyle\sim$}}{x}}\vphantom{x}}$</w:t>
      </w:r>
      <w:r>
        <w:t xml:space="preserve"> </w:t>
      </w:r>
      <w:r>
        <w:t xml:space="preserve">for all</w:t>
      </w:r>
      <w:r>
        <w:t xml:space="preserve"> </w:t>
      </w:r>
      <w:r>
        <w:t xml:space="preserve">$\mathord{\smash[b]{\underset{\raise.3ex\hbox{$\scriptstyle\sim$}}{x}}\vphantom{x}}$</w:t>
      </w:r>
      <w:r>
        <w:t xml:space="preserve">.</w:t>
      </w:r>
      <w:r>
        <w:t xml:space="preserve"> </w:t>
      </w:r>
      <w:r>
        <w:t xml:space="preserve">Taking</w:t>
      </w:r>
      <w:r>
        <w:t xml:space="preserve"> </w:t>
      </w:r>
      <w:r>
        <w:t xml:space="preserve">$\mathord{\smash[b]{\underset{\raise.3ex\hbox{$\scriptstyle\sim$}}{x}}\vphantom{x}}= \mathord{\smash[b]{\underset{\raise.3ex\hbox{$\scriptstyle\sim$}}{e}}\vphantom{e}}_j$</w:t>
      </w:r>
      <w:r>
        <w:t xml:space="preserve">, for each</w:t>
      </w:r>
      <w:r>
        <w:t xml:space="preserve"> </w:t>
      </w:r>
      <m:oMath>
        <m:r>
          <m:t>i</m:t>
        </m:r>
      </m:oMath>
      <w:r>
        <w:t xml:space="preserve">:</w:t>
      </w:r>
    </w:p>
    <w:p>
      <w:pPr>
        <w:pStyle w:val="BodyText"/>
      </w:pPr>
      <w:r>
        <w:t xml:space="preserve">$$
    \begin{aligned}
    \mathopen{}\left(f(\mathord{\smash[b]{\underset{\raise.3ex\hbox{$\scriptstyle\sim$}}{e}}\vphantom{e}}_j)\right)\mathclose{}_i
    &amp;= (\mathbf{B}\mathord{\smash[b]{\underset{\raise.3ex\hbox{$\scriptstyle\sim$}}{e}}\vphantom{e}}_j)_i
    &amp;&amp; \text{(assumption on } \mathbf{B} \text{)}
    \\&amp;= \sum_{k=1}^{p} b_{ik} (\mathord{\smash[b]{\underset{\raise.3ex\hbox{$\scriptstyle\sim$}}{e}}\vphantom{e}}_j)_k
    &amp;&amp; \text{(}\text{Definition~32}\text{)}
    \\&amp;= b_{ij} \cdot 1 + \sum_{k \neq j} b_{ik} \cdot 0
    &amp;&amp; \text{(}\text{Definition~14}\text{, splitting off the } k = j \text{ term)}
    \\&amp;= b_{ij} + 0
    &amp;&amp; \text{(times } 1 \text{ changes nothing; times } 0 \text{ gives } 0 \text{)}
    \\&amp;= b_{ij}
    &amp;&amp; \text{(adding } 0 \text{ changes nothing)}
    \end{aligned}
    $$</w:t>
      </w:r>
    </w:p>
    <w:p>
      <w:pPr>
        <w:pStyle w:val="FirstParagraph"/>
      </w:pPr>
      <w:r>
        <w:t xml:space="preserve">So</w:t>
      </w:r>
    </w:p>
    <w:p>
      <w:pPr>
        <w:pStyle w:val="BodyText"/>
      </w:pPr>
      <w:r>
        <w:t xml:space="preserve">$$
    \begin{aligned}
    b_{ij} &amp;= \mathopen{}\left(f(\mathord{\smash[b]{\underset{\raise.3ex\hbox{$\scriptstyle\sim$}}{e}}\vphantom{e}}_j)\right)\mathclose{}_i \\
    &amp;= a_{ij}
    \end{aligned}
    $$</w:t>
      </w:r>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8"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for all</w:t>
      </w:r>
      <w:r>
        <w:t xml:space="preserve"> </w:t>
      </w:r>
      <w:r>
        <w:t xml:space="preserve">$\mathord{\smash[b]{\underset{\raise.3ex\hbox{$\scriptstyle\sim$}}{x}}\vphantom{x}}$</w:t>
      </w:r>
      <w:r>
        <w:t xml:space="preserve"> </w:t>
      </w:r>
      <w:r>
        <w:t xml:space="preserve">(</w:t>
      </w:r>
      <w:hyperlink w:anchor="thm-linear-map-matrix">
        <w:r>
          <w:rPr>
            <w:rStyle w:val="Hyperlink"/>
          </w:rPr>
          <w:t xml:space="preserve">Theorem 15</w:t>
        </w:r>
      </w:hyperlink>
      <w:r>
        <w:t xml:space="preserve">).</w:t>
      </w:r>
      <w:r>
        <w:t xml:space="preserve"> </w:t>
      </w:r>
      <w:r>
        <w:t xml:space="preserve">Its column</w:t>
      </w:r>
      <w:r>
        <w:t xml:space="preserve"> </w:t>
      </w:r>
      <m:oMath>
        <m:r>
          <m:t>j</m:t>
        </m:r>
      </m:oMath>
      <w:r>
        <w:t xml:space="preserve"> </w:t>
      </w:r>
      <w:r>
        <w:t xml:space="preserve">is</w:t>
      </w:r>
      <w:r>
        <w:t xml:space="preserve"> </w:t>
      </w:r>
      <w:r>
        <w:t xml:space="preserve">$f(\mathord{\smash[b]{\underset{\raise.3ex\hbox{$\scriptstyle\sim$}}{e}}\vphantom{e}}_j)$</w:t>
      </w:r>
      <w:r>
        <w:t xml:space="preserve">.</w:t>
      </w:r>
    </w:p>
    <w:bookmarkEnd w:id="148"/>
    <w:bookmarkStart w:id="149" w:name="exm-linear-map-matrix"/>
    <w:p>
      <w:pPr>
        <w:pStyle w:val="BodyText"/>
      </w:pPr>
      <w:r>
        <w:rPr>
          <w:b/>
          <w:bCs/>
        </w:rPr>
        <w:t xml:space="preserve">Example 29 (Finding the matrix of a linear map)</w:t>
      </w:r>
      <w:r>
        <w:t xml:space="preserve"> </w:t>
      </w:r>
      <w:r>
        <w:t xml:space="preserve">For</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w:r>
        <w:t xml:space="preserve">$$
    f(\mathord{\smash[b]{\underset{\raise.3ex\hbox{$\scriptstyle\sim$}}{e}}\vphantom{e}}_1) = f\mathopen{}\left(\begin{bmatrix}1 \\ 0\end{bmatrix}\right)\mathclose{} = \begin{bmatrix}2 \cdot 1 \\ 1 + 0\end{bmatrix} = \begin{bmatrix}2 \\ 1\end{bmatrix},
    \qquad
    f(\mathord{\smash[b]{\underset{\raise.3ex\hbox{$\scriptstyle\sim$}}{e}}\vphantom{e}}_2) = f\mathopen{}\left(\begin{bmatrix}0 \\ 1\end{bmatrix}\right)\mathclose{} = \begin{bmatrix}2 \cdot 0 \\ 0 + 1\end{bmatrix} = \begin{bmatrix}0 \\ 1\end{bmatrix}
    $$</w:t>
      </w:r>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9"/>
    <w:bookmarkStart w:id="150"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w:r>
        <w:t xml:space="preserve">$\mathord{\smash[b]{\underset{\raise.3ex\hbox{$\scriptstyle\sim$}}{w}}\vphantom{w}} \in \mathbb{R}^p$</w:t>
      </w:r>
      <w:r>
        <w:t xml:space="preserve"> </w:t>
      </w:r>
      <w:r>
        <w:t xml:space="preserve">such that</w:t>
      </w:r>
    </w:p>
    <w:p>
      <w:pPr>
        <w:pStyle w:val="BodyText"/>
      </w:pPr>
      <w:r>
        <w:t xml:space="preserve">$$f(\mathord{\smash[b]{\underset{\raise.3ex\hbox{$\scriptstyle\sim$}}{x}}\vphantom{x}}) = \mathord{\smash[b]{\underset{\raise.3ex\hbox{$\scriptstyle\sim$}}{w}}\vphantom{w}} \cdot \mathord{\smash[b]{\underset{\raise.3ex\hbox{$\scriptstyle\sim$}}{x}}\vphantom{x}} \quad \text{for all } \mathord{\smash[b]{\underset{\raise.3ex\hbox{$\scriptstyle\sim$}}{x}}\vphantom{x}}\in \mathbb{R}^p$$</w:t>
      </w:r>
    </w:p>
    <w:p>
      <w:pPr>
        <w:pStyle w:val="FirstParagraph"/>
      </w:pPr>
      <w:r>
        <w:t xml:space="preserve">and then</w:t>
      </w:r>
      <w:r>
        <w:t xml:space="preserve"> </w:t>
      </w:r>
      <w:r>
        <w:t xml:space="preserve">$w_j = f(\mathord{\smash[b]{\underset{\raise.3ex\hbox{$\scriptstyle\sim$}}{e}}\vphantom{e}}_j)$</w:t>
      </w:r>
      <w:r>
        <w:t xml:space="preserve"> </w:t>
      </w:r>
      <w:r>
        <w:t xml:space="preserve">for each</w:t>
      </w:r>
      <w:r>
        <w:t xml:space="preserve"> </w:t>
      </w:r>
      <m:oMath>
        <m:r>
          <m:t>j</m:t>
        </m:r>
      </m:oMath>
      <w:r>
        <w:t xml:space="preserve">.</w:t>
      </w:r>
    </w:p>
    <w:bookmarkEnd w:id="150"/>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15</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$a_{1j} = f(\mathord{\smash[b]{\underset{\raise.3ex\hbox{$\scriptstyle\sim$}}{e}}\vphantom{e}}_j)$</w:t>
      </w:r>
      <w:r>
        <w:t xml:space="preserve">.</w:t>
      </w:r>
      <w:r>
        <w:t xml:space="preserve"> </w:t>
      </w:r>
      <w:r>
        <w:t xml:space="preserve">Let</w:t>
      </w:r>
      <w:r>
        <w:t xml:space="preserve"> </w:t>
      </w:r>
      <w:r>
        <w:t xml:space="preserve">$\mathord{\smash[b]{\underset{\raise.3ex\hbox{$\scriptstyle\sim$}}{w}}\vphantom{w}}$</w:t>
      </w:r>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w:r>
        <w:t xml:space="preserve">$\mathbf{A} = \mathord{\smash[b]{\underset{\raise.3ex\hbox{$\scriptstyle\sim$}}{w}}\vphantom{w}}^{\top}$</w:t>
      </w:r>
      <w:r>
        <w:t xml:space="preserve">.</w:t>
      </w:r>
      <w:r>
        <w:t xml:space="preserve"> </w:t>
      </w:r>
      <w:r>
        <w:t xml:space="preserve">Then</w:t>
      </w:r>
    </w:p>
    <w:p>
      <w:pPr>
        <w:pStyle w:val="BodyText"/>
      </w:pPr>
      <w:r>
        <w:t xml:space="preserve">$$
    \begin{aligned}
    f(\mathord{\smash[b]{\underset{\raise.3ex\hbox{$\scriptstyle\sim$}}{x}}\vphantom{x}})
    &amp;= \mathbf{A}\mathord{\smash[b]{\underset{\raise.3ex\hbox{$\scriptstyle\sim$}}{x}}\vphantom{x}}
    &amp;&amp; \text{(}\text{Theorem~15}\text{)}
    \\&amp;= \mathord{\smash[b]{\underset{\raise.3ex\hbox{$\scriptstyle\sim$}}{w}}\vphantom{w}} \cdot \mathord{\smash[b]{\underset{\raise.3ex\hbox{$\scriptstyle\sim$}}{x}}\vphantom{x}}
    &amp;&amp; (\mathbf{A} = \mathord{\smash[b]{\underset{\raise.3ex\hbox{$\scriptstyle\sim$}}{w}}\vphantom{w}}^{\top})
    \end{aligned}
    $$</w:t>
      </w:r>
    </w:p>
    <w:p>
      <w:pPr>
        <w:pStyle w:val="FirstParagraph"/>
      </w:pPr>
      <w:r>
        <w:t xml:space="preserve">and</w:t>
      </w:r>
    </w:p>
    <w:p>
      <w:pPr>
        <w:pStyle w:val="BodyText"/>
      </w:pPr>
      <w:r>
        <w:t xml:space="preserve">$$
    \begin{aligned}
    w_j &amp;= a_{1j} \\
    &amp;= f(\mathord{\smash[b]{\underset{\raise.3ex\hbox{$\scriptstyle\sim$}}{e}}\vphantom{e}}_j).
    \end{aligned}
    $$</w:t>
      </w:r>
    </w:p>
    <w:p>
      <w:pPr>
        <w:pStyle w:val="FirstParagraph"/>
      </w:pPr>
      <w:r>
        <w:rPr>
          <w:b/>
          <w:bCs/>
        </w:rPr>
        <w:t xml:space="preserve">If</w:t>
      </w:r>
      <w:r>
        <w:rPr>
          <w:b/>
          <w:bCs/>
        </w:rPr>
        <w:t xml:space="preserve"> </w:t>
      </w:r>
      <w:r>
        <w:rPr>
          <w:b/>
          <w:bCs/>
        </w:rPr>
        <w:t xml:space="preserve">$f(\mathord{\smash[b]{\underset{\raise.3ex\hbox{$\scriptstyle\sim$}}{x}}\vphantom{x}}) = \mathord{\smash[b]{\underset{\raise.3ex\hbox{$\scriptstyle\sim$}}{w}}\vphantom{w}}^{\top} \mathord{\smash[b]{\underset{\raise.3ex\hbox{$\scriptstyle\sim$}}{x}}\vphantom{x}}$</w:t>
      </w:r>
      <w:r>
        <w:rPr>
          <w:b/>
          <w:bCs/>
        </w:rPr>
        <w:t xml:space="preserve">.</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13</w:t>
        </w:r>
      </w:hyperlink>
      <w:r>
        <w:t xml:space="preserve">.</w:t>
      </w:r>
    </w:p>
    <w:bookmarkStart w:id="151" w:name="exm-linear-scalar"/>
    <w:p>
      <w:pPr>
        <w:pStyle w:val="BodyText"/>
      </w:pPr>
      <w:r>
        <w:rPr>
          <w:b/>
          <w:bCs/>
        </w:rPr>
        <w:t xml:space="preserve">Example 30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w:r>
        <w:t xml:space="preserve">$f(\mathord{\smash[b]{\underset{\raise.3ex\hbox{$\scriptstyle\sim$}}{x}}\vphantom{x}}) = 3 x_1 + 5 x_2$</w:t>
      </w:r>
      <w:r>
        <w:t xml:space="preserve"> </w:t>
      </w:r>
      <w:r>
        <w:t xml:space="preserve">is</w:t>
      </w:r>
      <w:r>
        <w:t xml:space="preserve"> </w:t>
      </w:r>
      <w:r>
        <w:t xml:space="preserve">$\mathord{\smash[b]{\underset{\raise.3ex\hbox{$\scriptstyle\sim$}}{w}}\vphantom{w}} \cdot \mathord{\smash[b]{\underset{\raise.3ex\hbox{$\scriptstyle\sim$}}{x}}\vphantom{x}}$</w:t>
      </w:r>
      <w:r>
        <w:t xml:space="preserve"> </w:t>
      </w:r>
      <w:r>
        <w:t xml:space="preserve">with</w:t>
      </w:r>
      <w:r>
        <w:t xml:space="preserve"> </w:t>
      </w:r>
      <w:r>
        <w:t xml:space="preserve">$\mathord{\smash[b]{\underset{\raise.3ex\hbox{$\scriptstyle\sim$}}{w}}\vphantom{w}} = {(3, 5)}^{\top}$</w:t>
      </w:r>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w:r>
        <w:t xml:space="preserve">$\mathord{\smash[b]{\underset{\raise.3ex\hbox{$\scriptstyle\sim$}}{w}}\vphantom{w}}$</w:t>
      </w:r>
      <w:r>
        <w:t xml:space="preserve"> </w:t>
      </w:r>
      <w:r>
        <w:t xml:space="preserve">are the values at the indicator vectors:</w:t>
      </w:r>
    </w:p>
    <w:p>
      <w:pPr>
        <w:pStyle w:val="BodyText"/>
      </w:pPr>
      <w:r>
        <w:t xml:space="preserve">$$
    \begin{aligned}
    f(\mathord{\smash[b]{\underset{\raise.3ex\hbox{$\scriptstyle\sim$}}{e}}\vphantom{e}}_1) &amp;= 3 \cdot 1 + 5 \cdot 0 \\
    &amp;= 3
    \end{aligned}
    $$</w:t>
      </w:r>
    </w:p>
    <w:p>
      <w:pPr>
        <w:pStyle w:val="FirstParagraph"/>
      </w:pPr>
      <w:r>
        <w:t xml:space="preserve">and</w:t>
      </w:r>
    </w:p>
    <w:p>
      <w:pPr>
        <w:pStyle w:val="BodyText"/>
      </w:pPr>
      <w:r>
        <w:t xml:space="preserve">$$
    \begin{aligned}
    f(\mathord{\smash[b]{\underset{\raise.3ex\hbox{$\scriptstyle\sim$}}{e}}\vphantom{e}}_2) &amp;= 3 \cdot 0 + 5 \cdot 1 \\
    &amp;= 5.
    \end{aligned}
    $$</w:t>
      </w:r>
    </w:p>
    <w:p>
      <w:pPr>
        <w:pStyle w:val="FirstParagraph"/>
      </w:pPr>
      <w:r>
        <w:t xml:space="preserve">$g(\mathord{\smash[b]{\underset{\raise.3ex\hbox{$\scriptstyle\sim$}}{x}}\vphantom{x}}) = 3 x_1 + 5 x_2 + 1$</w:t>
      </w:r>
      <w:r>
        <w:t xml:space="preserve"> </w:t>
      </w:r>
      <w:r>
        <w:t xml:space="preserve">is not linear,</w:t>
      </w:r>
      <w:r>
        <w:t xml:space="preserve"> </w:t>
      </w:r>
      <w:r>
        <w:t xml:space="preserve">because</w:t>
      </w:r>
      <w:r>
        <w:t xml:space="preserve"> </w:t>
      </w:r>
      <w:r>
        <w:t xml:space="preserve">$g(\mathord{\smash[b]{\underset{\raise.3ex\hbox{$\scriptstyle\sim$}}{0}}\vphantom{0}}) = 1 \neq 0$</w:t>
      </w:r>
      <w:r>
        <w:t xml:space="preserve"> </w:t>
      </w:r>
      <w:r>
        <w:t xml:space="preserve">(</w:t>
      </w:r>
      <w:hyperlink w:anchor="thm-linear-map-zero">
        <w:r>
          <w:rPr>
            <w:rStyle w:val="Hyperlink"/>
          </w:rPr>
          <w:t xml:space="preserve">Theorem 12</w:t>
        </w:r>
      </w:hyperlink>
      <w:r>
        <w:t xml:space="preserve">).</w:t>
      </w:r>
    </w:p>
    <w:bookmarkEnd w:id="151"/>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tip.png" id="153"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5">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6">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7" w:name="def-translation"/>
    <w:p>
      <w:pPr>
        <w:pStyle w:val="FirstParagraph"/>
      </w:pPr>
      <w:r>
        <w:rPr>
          <w:b/>
          <w:bCs/>
        </w:rPr>
        <w:t xml:space="preserve">Definition 37 (Translation)</w:t>
      </w:r>
      <w:r>
        <w:t xml:space="preserve"> </w:t>
      </w:r>
      <w:r>
        <w:t xml:space="preserve">For a fixed vector</w:t>
      </w:r>
      <w:r>
        <w:t xml:space="preserve"> </w:t>
      </w:r>
      <w:r>
        <w:t xml:space="preserve">$\mathord{\smash[b]{\underset{\raise.3ex\hbox{$\scriptstyle\sim$}}{b}}\vphantom{b}} \in \mathbb{R}^m$</w:t>
      </w:r>
      <w:r>
        <w:t xml:space="preserve">,</w:t>
      </w:r>
      <w:r>
        <w:t xml:space="preserve"> </w:t>
      </w:r>
      <w:r>
        <w:t xml:space="preserve">the</w:t>
      </w:r>
      <w:r>
        <w:t xml:space="preserve"> </w:t>
      </w:r>
      <w:r>
        <w:rPr>
          <w:b/>
          <w:bCs/>
        </w:rPr>
        <w:t xml:space="preserve">translation</w:t>
      </w:r>
      <w:r>
        <w:t xml:space="preserve"> </w:t>
      </w:r>
      <w:r>
        <w:t xml:space="preserve">[25]</w:t>
      </w:r>
      <w:r>
        <w:t xml:space="preserve"> </w:t>
      </w:r>
      <w:r>
        <w:t xml:space="preserve">by</w:t>
      </w:r>
      <w:r>
        <w:t xml:space="preserve"> </w:t>
      </w:r>
      <w:r>
        <w:t xml:space="preserve">$\mathord{\smash[b]{\underset{\raise.3ex\hbox{$\scriptstyle\sim$}}{b}}\vphantom{b}}$</w:t>
      </w:r>
      <w:r>
        <w:t xml:space="preserve"> </w:t>
      </w:r>
      <w:r>
        <w:t xml:space="preserve">is the function</w:t>
      </w:r>
      <w:r>
        <w:t xml:space="preserve"> </w:t>
      </w:r>
      <w:r>
        <w:t xml:space="preserve">$t_{\mathord{\smash[b]{\underset{\raise.3ex\hbox{$\scriptstyle\sim$}}{b}}\vphantom{b}}} : \mathbb{R}^m \to \mathbb{R}^m$</w:t>
      </w:r>
      <w:r>
        <w:t xml:space="preserve"> </w:t>
      </w:r>
      <w:r>
        <w:t xml:space="preserve">defined by</w:t>
      </w:r>
    </w:p>
    <w:p>
      <w:pPr>
        <w:pStyle w:val="BodyText"/>
      </w:pPr>
      <w:r>
        <w:t xml:space="preserve">$$t_{\mathord{\smash[b]{\underset{\raise.3ex\hbox{$\scriptstyle\sim$}}{b}}\vphantom{b}}}(\mathord{\smash[b]{\underset{\raise.3ex\hbox{$\scriptstyle\sim$}}{y}}\vphantom{y}}) = \mathord{\smash[b]{\underset{\raise.3ex\hbox{$\scriptstyle\sim$}}{y}}\vphantom{y}}+ \mathord{\smash[b]{\underset{\raise.3ex\hbox{$\scriptstyle\sim$}}{b}}\vphantom{b}}$$</w:t>
      </w:r>
    </w:p>
    <w:bookmarkEnd w:id="157"/>
    <w:bookmarkStart w:id="158" w:name="exm-translation"/>
    <w:p>
      <w:pPr>
        <w:pStyle w:val="FirstParagraph"/>
      </w:pPr>
      <w:r>
        <w:rPr>
          <w:b/>
          <w:bCs/>
        </w:rPr>
        <w:t xml:space="preserve">Example 31 (Translating two points)</w:t>
      </w:r>
      <w:r>
        <w:t xml:space="preserve"> </w:t>
      </w:r>
      <w:r>
        <w:t xml:space="preserve">The translation by</w:t>
      </w:r>
      <w:r>
        <w:t xml:space="preserve"> </w:t>
      </w:r>
      <w:r>
        <w:t xml:space="preserve">$\mathord{\smash[b]{\underset{\raise.3ex\hbox{$\scriptstyle\sim$}}{b}}\vphantom{b}} = {(1, -2)}^{\top}$</w:t>
      </w:r>
      <w:r>
        <w:t xml:space="preserve"> </w:t>
      </w:r>
      <w:r>
        <w:t xml:space="preserve">sends</w:t>
      </w:r>
    </w:p>
    <w:p>
      <w:pPr>
        <w:pStyle w:val="BodyText"/>
      </w:pPr>
      <w:r>
        <w:t xml:space="preserve">$$
    t_{\mathord{\smash[b]{\underset{\raise.3ex\hbox{$\scriptstyle\sim$}}{b}}\vphantom{b}}}\mathopen{}\left(\begin{bmatrix}0 \\ 0\end{bmatrix}\right)\mathclose{} = \begin{bmatrix}0 + 1 \\ 0 + (-2)\end{bmatrix} = \begin{bmatrix}1 \\ -2\end{bmatrix},
    \qquad
    t_{\mathord{\smash[b]{\underset{\raise.3ex\hbox{$\scriptstyle\sim$}}{b}}\vphantom{b}}}\mathopen{}\left(\begin{bmatrix}3 \\ 4\end{bmatrix}\right)\mathclose{} = \begin{bmatrix}3 + 1 \\ 4 + (-2)\end{bmatrix} = \begin{bmatrix}4 \\ 2\end{bmatrix}
    $$</w:t>
      </w:r>
    </w:p>
    <w:p>
      <w:pPr>
        <w:pStyle w:val="FirstParagraph"/>
      </w:pPr>
      <w:r>
        <w:t xml:space="preserve">Both points move one unit right and two units down.</w:t>
      </w:r>
    </w:p>
    <w:bookmarkEnd w:id="158"/>
    <w:bookmarkStart w:id="159" w:name="rem-translation-moves-every-point"/>
    <w:p>
      <w:pPr>
        <w:pStyle w:val="BodyText"/>
      </w:pPr>
      <w:r>
        <w:rPr>
          <w:i/>
          <w:iCs/>
        </w:rPr>
        <w:t xml:space="preserve">Remark 15</w:t>
      </w:r>
      <w:r>
        <w:t xml:space="preserve"> (A translation moves every point by the same vector). </w:t>
      </w:r>
      <w:r>
        <w:t xml:space="preserve">A translation by</w:t>
      </w:r>
      <w:r>
        <w:t xml:space="preserve"> </w:t>
      </w:r>
      <w:r>
        <w:t xml:space="preserve">$\mathord{\smash[b]{\underset{\raise.3ex\hbox{$\scriptstyle\sim$}}{b}}\vphantom{b}}$</w:t>
      </w:r>
      <w:r>
        <w:t xml:space="preserve"> </w:t>
      </w:r>
      <w:r>
        <w:t xml:space="preserve">moves every point by the same vector</w:t>
      </w:r>
      <w:r>
        <w:t xml:space="preserve"> </w:t>
      </w:r>
      <w:r>
        <w:t xml:space="preserve">$\mathord{\smash[b]{\underset{\raise.3ex\hbox{$\scriptstyle\sim$}}{b}}\vphantom{b}}$</w:t>
      </w:r>
      <w:r>
        <w:t xml:space="preserve">.</w:t>
      </w:r>
    </w:p>
    <w:bookmarkEnd w:id="159"/>
    <w:bookmarkStart w:id="161" w:name="def-affine-map"/>
    <w:p>
      <w:pPr>
        <w:pStyle w:val="BodyText"/>
      </w:pPr>
      <w:r>
        <w:rPr>
          <w:b/>
          <w:bCs/>
        </w:rPr>
        <w:t xml:space="preserve">Definition 38 (Affine map (affine transformation, affine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60">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w:r>
        <w:t xml:space="preserve">$\mathord{\smash[b]{\underset{\raise.3ex\hbox{$\scriptstyle\sim$}}{b}}\vphantom{b}} \in \mathbb{R}^m$</w:t>
      </w:r>
      <w:r>
        <w:t xml:space="preserve"> </w:t>
      </w:r>
      <w:r>
        <w:t xml:space="preserve">such that</w:t>
      </w:r>
    </w:p>
    <w:p>
      <w:pPr>
        <w:pStyle w:val="BodyText"/>
      </w:pPr>
      <w:r>
        <w:t xml:space="preserve">$$
    \begin{aligned}
    f(\mathord{\smash[b]{\underset{\raise.3ex\hbox{$\scriptstyle\sim$}}{x}}\vphantom{x}})
    &amp;= t_{\mathord{\smash[b]{\underset{\raise.3ex\hbox{$\scriptstyle\sim$}}{b}}\vphantom{b}}}(\mathbf{A} \mathord{\smash[b]{\underset{\raise.3ex\hbox{$\scriptstyle\sim$}}{x}}\vphantom{x}}) \\
    &amp;= \mathbf{A} \mathord{\smash[b]{\underset{\raise.3ex\hbox{$\scriptstyle\sim$}}{x}}\vphantom{x}}+ \mathord{\smash[b]{\underset{\raise.3ex\hbox{$\scriptstyle\sim$}}{b}}\vphantom{b}} \quad \text{for all } \mathord{\smash[b]{\underset{\raise.3ex\hbox{$\scriptstyle\sim$}}{x}}\vphantom{x}}\in \mathbb{R}^p
    \end{aligned}
    $$</w:t>
      </w:r>
    </w:p>
    <w:bookmarkEnd w:id="161"/>
    <w:bookmarkStart w:id="162"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w:r>
        <w:t xml:space="preserve">$\mathord{\smash[b]{\underset{\raise.3ex\hbox{$\scriptstyle\sim$}}{b}}\vphantom{b}}$</w:t>
      </w:r>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62"/>
    <w:bookmarkStart w:id="164" w:name="rem-affine-map-real-valued"/>
    <w:p>
      <w:pPr>
        <w:pStyle w:val="BodyText"/>
      </w:pPr>
      <w:r>
        <w:rPr>
          <w:i/>
          <w:iCs/>
        </w:rPr>
        <w:t xml:space="preserve">Remark 16</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w:r>
        <w:t xml:space="preserve">$\mathord{\smash[b]{\underset{\raise.3ex\hbox{$\scriptstyle\sim$}}{w}}\vphantom{w}}^{\top}$</w:t>
      </w:r>
      <w:r>
        <w:t xml:space="preserve">, and</w:t>
      </w:r>
      <w:r>
        <w:t xml:space="preserve"> </w:t>
      </w:r>
      <w:r>
        <w:t xml:space="preserve">$\mathord{\smash[b]{\underset{\raise.3ex\hbox{$\scriptstyle\sim$}}{b}}\vphantom{b}}$</w:t>
      </w:r>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w:r>
        <w:t xml:space="preserve">$\mathord{\smash[b]{\underset{\raise.3ex\hbox{$\scriptstyle\sim$}}{w}}\vphantom{w}} \cdot \mathord{\smash[b]{\underset{\raise.3ex\hbox{$\scriptstyle\sim$}}{x}}\vphantom{x}}$</w:t>
      </w:r>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63" w:name="eq-linear-scalar"/>
      <w:r>
        <w:t xml:space="preserve">$$f(\mathord{\smash[b]{\underset{\raise.3ex\hbox{$\scriptstyle\sim$}}{x}}\vphantom{x}}) = \mathord{\smash[b]{\underset{\raise.3ex\hbox{$\scriptstyle\sim$}}{w}}\vphantom{w}} \cdot \mathord{\smash[b]{\underset{\raise.3ex\hbox{$\scriptstyle\sim$}}{x}}\vphantom{x}} + b, \qquad \mathord{\smash[b]{\underset{\raise.3ex\hbox{$\scriptstyle\sim$}}{w}}\vphantom{w}} \in \mathbb{R}^p, \quad b \in \mathbb{R} \qquad(4)$$</w:t>
      </w:r>
      <w:bookmarkEnd w:id="163"/>
    </w:p>
    <w:bookmarkEnd w:id="164"/>
    <w:bookmarkStart w:id="165"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w:r>
        <w:t xml:space="preserve">$\mathord{\smash[b]{\underset{\raise.3ex\hbox{$\scriptstyle\sim$}}{x}}\vphantom{x}}\in \mathbb{R}^p$</w:t>
      </w:r>
      <w:r>
        <w:t xml:space="preserve"> </w:t>
      </w:r>
      <w:r>
        <w:t xml:space="preserve">is the vector</w:t>
      </w:r>
      <w:r>
        <w:t xml:space="preserve"> </w:t>
      </w:r>
      <w:r>
        <w:t xml:space="preserve">${\mathord{\smash[b]{\underset{\raise.3ex\hbox{$\scriptstyle\sim$}}{x}}\vphantom{x}}}^{\mathrm{aug}} \in \mathbb{R}^{p+1}$</w:t>
      </w:r>
      <w:r>
        <w:t xml:space="preserve"> </w:t>
      </w:r>
      <w:r>
        <w:t xml:space="preserve">formed by placing a</w:t>
      </w:r>
      <w:r>
        <w:t xml:space="preserve"> </w:t>
      </w:r>
      <m:oMath>
        <m:r>
          <m:t>1</m:t>
        </m:r>
      </m:oMath>
      <w:r>
        <w:t xml:space="preserve"> </w:t>
      </w:r>
      <w:r>
        <w:t xml:space="preserve">above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{\mathord{\smash[b]{\underset{\raise.3ex\hbox{$\scriptstyle\sim$}}{x}}\vphantom{x}}}^{\mathrm{aug}}
    &amp;= \begin{bmatrix}1 \\ \mathord{\smash[b]{\underset{\raise.3ex\hbox{$\scriptstyle\sim$}}{x}}\vphantom{x}}\end{bmatrix} \\
    &amp;= {(1, x_1, \ldots, x_p)}^{\top}
    \end{aligned}
    $$</w:t>
      </w:r>
    </w:p>
    <w:bookmarkEnd w:id="165"/>
    <w:bookmarkStart w:id="166" w:name="exm-augmented-vector"/>
    <w:p>
      <w:pPr>
        <w:pStyle w:val="FirstParagraph"/>
      </w:pPr>
      <w:r>
        <w:rPr>
          <w:b/>
          <w:bCs/>
        </w:rPr>
        <w:t xml:space="preserve">Example 32 (An affine function as a dot product with an augmented vector)</w:t>
      </w:r>
      <w:r>
        <w:t xml:space="preserve"> </w:t>
      </w:r>
      <w:r>
        <w:t xml:space="preserve">For</w:t>
      </w:r>
      <w:r>
        <w:t xml:space="preserve"> </w:t>
      </w:r>
      <w:r>
        <w:t xml:space="preserve">$\mathord{\smash[b]{\underset{\raise.3ex\hbox{$\scriptstyle\sim$}}{x}}\vphantom{x}}= {(2, 5)}^{\top}$</w:t>
      </w:r>
      <w:r>
        <w:t xml:space="preserve">, the augmented vector is</w:t>
      </w:r>
      <w:r>
        <w:t xml:space="preserve"> </w:t>
      </w:r>
      <w:r>
        <w:t xml:space="preserve">${\mathord{\smash[b]{\underset{\raise.3ex\hbox{$\scriptstyle\sim$}}{x}}\vphantom{x}}}^{\mathrm{aug}} = {(1, 2, 5)}^{\top}$</w:t>
      </w:r>
      <w:r>
        <w:t xml:space="preserve">.</w:t>
      </w:r>
      <w:r>
        <w:t xml:space="preserve"> </w:t>
      </w:r>
      <w:r>
        <w:t xml:space="preserve">With</w:t>
      </w:r>
      <w:r>
        <w:t xml:space="preserve"> </w:t>
      </w:r>
      <w:r>
        <w:t xml:space="preserve">$\mathord{\smash[b]{\underset{\raise.3ex\hbox{$\scriptstyle\sim$}}{w}}\vphantom{w}} = {(3, -1)}^{\top}$</w:t>
      </w:r>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w:r>
        <w:t xml:space="preserve">$\mathord{\smash[b]{\underset{\raise.3ex\hbox{$\scriptstyle\sim$}}{w}}\vphantom{w}} \cdot \mathord{\smash[b]{\underset{\raise.3ex\hbox{$\scriptstyle\sim$}}{x}}\vphantom{x}} + b$</w:t>
      </w:r>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w:r>
        <w:t xml:space="preserve">${\mathord{\smash[b]{\underset{\raise.3ex\hbox{$\scriptstyle\sim$}}{x}}\vphantom{x}}}^{\mathrm{aug}}$</w:t>
      </w:r>
      <w:r>
        <w:t xml:space="preserve">:</w:t>
      </w:r>
    </w:p>
    <w:p>
      <w:pPr>
        <w:pStyle w:val="BodyText"/>
      </w:pPr>
      <w:r>
        <w:t xml:space="preserve">$$
    \begin{aligned}
    \mathord{\smash[b]{\underset{\raise.3ex\hbox{$\scriptstyle\sim$}}{w}}\vphantom{w}} \cdot \mathord{\smash[b]{\underset{\raise.3ex\hbox{$\scriptstyle\sim$}}{x}}\vphantom{x}} + b
    &amp;= 3 \cdot 2 + (-1) \cdot 5 + 4 \\
    &amp;= 5, \\
    {(4, 3, -1)}^{\top} \cdot {\mathord{\smash[b]{\underset{\raise.3ex\hbox{$\scriptstyle\sim$}}{x}}\vphantom{x}}}^{\mathrm{aug}}
    &amp;= 4 \cdot 1 + 3 \cdot 2 + (-1) \cdot 5 \\
    &amp;= 5
    \end{aligned}
    $$</w:t>
      </w:r>
    </w:p>
    <w:bookmarkEnd w:id="166"/>
    <w:bookmarkStart w:id="167" w:name="thm-affine-map-zero"/>
    <w:p>
      <w:pPr>
        <w:pStyle w:val="FirstParagraph"/>
      </w:pPr>
      <w:r>
        <w:rPr>
          <w:b/>
          <w:bCs/>
        </w:rPr>
        <w:t xml:space="preserve">Theorem 16 (An affine map sends zero to its offset)</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w:r>
        <w:t xml:space="preserve">$f(\mathord{\smash[b]{\underset{\raise.3ex\hbox{$\scriptstyle\sim$}}{0}}\vphantom{0}}) = \mathord{\smash[b]{\underset{\raise.3ex\hbox{$\scriptstyle\sim$}}{b}}\vphantom{b}}$</w:t>
      </w:r>
      <w:r>
        <w:t xml:space="preserve">.</w:t>
      </w:r>
    </w:p>
    <w:bookmarkEnd w:id="167"/>
    <w:p>
      <w:pPr>
        <w:pStyle w:val="BodyText"/>
      </w:pPr>
      <w:r>
        <w:rPr>
          <w:i/>
          <w:iCs/>
        </w:rPr>
        <w:t xml:space="preserve">Proof</w:t>
      </w:r>
      <w:r>
        <w:t xml:space="preserve">. </w:t>
      </w:r>
      <w:r>
        <w:t xml:space="preserve">First,</w:t>
      </w:r>
      <w:r>
        <w:t xml:space="preserve"> </w:t>
      </w:r>
      <w:r>
        <w:t xml:space="preserve">$\mathbf{A}\mathord{\smash[b]{\underset{\raise.3ex\hbox{$\scriptstyle\sim$}}{0}}\vphantom{0}}= \mathord{\smash[b]{\underset{\raise.3ex\hbox{$\scriptstyle\sim$}}{0}}\vphantom{0}}$</w:t>
      </w:r>
      <w:r>
        <w:t xml:space="preserve">: for each</w:t>
      </w:r>
      <w:r>
        <w:t xml:space="preserve"> </w:t>
      </w:r>
      <m:oMath>
        <m:r>
          <m:t>i</m:t>
        </m:r>
      </m:oMath>
      <w:r>
        <w:t xml:space="preserve">,</w:t>
      </w:r>
    </w:p>
    <w:p>
      <w:pPr>
        <w:pStyle w:val="BodyText"/>
      </w:pPr>
      <w:r>
        <w:t xml:space="preserve">$$
    \begin{aligned}
    (\mathbf{A}\mathord{\smash[b]{\underset{\raise.3ex\hbox{$\scriptstyle\sim$}}{0}}\vphantom{0}})_i
    &amp;= \sum_{j=1}^pa_{ij} \cdot 0
    &amp;&amp; \text{(}\text{Definition~32}\text{)}
    \\&amp;= \sum_{j=1}^p0
    &amp;&amp; \text{(any number times } 0 \text{ is } 0 \text{)}
    \\&amp;= 0
    &amp;&amp; \text{(a sum of zeros is } 0 \text{)}
    \end{aligned}
    $$</w:t>
      </w:r>
    </w:p>
    <w:p>
      <w:pPr>
        <w:pStyle w:val="FirstParagraph"/>
      </w:pPr>
      <w:r>
        <w:t xml:space="preserve">Then</w:t>
      </w:r>
    </w:p>
    <w:p>
      <w:pPr>
        <w:pStyle w:val="BodyText"/>
      </w:pPr>
      <w:r>
        <w:t xml:space="preserve">$$
    \begin{aligned}
    f(\mathord{\smash[b]{\underset{\raise.3ex\hbox{$\scriptstyle\sim$}}{0}}\vphantom{0}})
    &amp;= \mathbf{A}\mathord{\smash[b]{\underset{\raise.3ex\hbox{$\scriptstyle\sim$}}{0}}\vphantom{0}}+ \mathord{\smash[b]{\underset{\raise.3ex\hbox{$\scriptstyle\sim$}}{b}}\vphantom{b}}
    &amp;&amp; \text{(}\text{Definition~38}\text{)}
    \\&amp;= \mathord{\smash[b]{\underset{\raise.3ex\hbox{$\scriptstyle\sim$}}{0}}\vphantom{0}}+ \mathord{\smash[b]{\underset{\raise.3ex\hbox{$\scriptstyle\sim$}}{b}}\vphantom{b}}
    &amp;&amp; (\mathbf{A}\mathord{\smash[b]{\underset{\raise.3ex\hbox{$\scriptstyle\sim$}}{0}}\vphantom{0}}= \mathord{\smash[b]{\underset{\raise.3ex\hbox{$\scriptstyle\sim$}}{0}}\vphantom{0}})
    \\&amp;= \mathord{\smash[b]{\underset{\raise.3ex\hbox{$\scriptstyle\sim$}}{b}}\vphantom{b}}
    &amp;&amp; \text{(adding } \mathord{\smash[b]{\underset{\raise.3ex\hbox{$\scriptstyle\sim$}}{0}}\vphantom{0}}\text{ changes no entry; }\text{Definition~7}\text{)}
    \end{aligned}
    $$</w:t>
      </w:r>
    </w:p>
    <w:bookmarkStart w:id="168" w:name="thm-affine-linear-iff"/>
    <w:p>
      <w:pPr>
        <w:pStyle w:val="FirstParagraph"/>
      </w:pPr>
      <w:r>
        <w:rPr>
          <w:b/>
          <w:bCs/>
        </w:rPr>
        <w:t xml:space="preserve">Theorem 17 (An affine map is linear exactly when its offset is zero)</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w:r>
        <w:t xml:space="preserve">$\mathord{\smash[b]{\underset{\raise.3ex\hbox{$\scriptstyle\sim$}}{b}}\vphantom{b}} = \mathord{\smash[b]{\underset{\raise.3ex\hbox{$\scriptstyle\sim$}}{0}}\vphantom{0}}$</w:t>
      </w:r>
      <w:r>
        <w:t xml:space="preserve">.</w:t>
      </w:r>
    </w:p>
    <w:bookmarkEnd w:id="168"/>
    <w:p>
      <w:pPr>
        <w:pStyle w:val="BodyText"/>
      </w:pPr>
      <w:r>
        <w:rPr>
          <w:i/>
          <w:iCs/>
        </w:rPr>
        <w:t xml:space="preserve">Proof</w:t>
      </w:r>
      <w:r>
        <w:t xml:space="preserve">. </w:t>
      </w:r>
      <w:r>
        <w:t xml:space="preserve">If</w:t>
      </w:r>
      <w:r>
        <w:t xml:space="preserve"> </w:t>
      </w:r>
      <w:r>
        <w:t xml:space="preserve">$\mathord{\smash[b]{\underset{\raise.3ex\hbox{$\scriptstyle\sim$}}{b}}\vphantom{b}} = \mathord{\smash[b]{\underset{\raise.3ex\hbox{$\scriptstyle\sim$}}{0}}\vphantom{0}}$</w:t>
      </w:r>
      <w:r>
        <w:t xml:space="preserve">, then</w:t>
      </w:r>
    </w:p>
    <w:p>
      <w:pPr>
        <w:pStyle w:val="BodyText"/>
      </w:pPr>
      <w:r>
        <w:t xml:space="preserve">$$
    \begin{aligned}
    f(\mathord{\smash[b]{\underset{\raise.3ex\hbox{$\scriptstyle\sim$}}{x}}\vphantom{x}}) &amp;= \mathbf{A}\mathord{\smash[b]{\underset{\raise.3ex\hbox{$\scriptstyle\sim$}}{x}}\vphantom{x}}+ \mathord{\smash[b]{\underset{\raise.3ex\hbox{$\scriptstyle\sim$}}{0}}\vphantom{0}}\\
    &amp;= \mathbf{A}\mathord{\smash[b]{\underset{\raise.3ex\hbox{$\scriptstyle\sim$}}{x}}\vphantom{x}},
    \end{aligned}
    $$</w:t>
      </w:r>
    </w:p>
    <w:p>
      <w:pPr>
        <w:pStyle w:val="FirstParagraph"/>
      </w:pPr>
      <w:r>
        <w:t xml:space="preserve">which is linear by</w:t>
      </w:r>
      <w:r>
        <w:t xml:space="preserve"> </w:t>
      </w:r>
      <w:hyperlink w:anchor="thm-matrix-map-linear">
        <w:r>
          <w:rPr>
            <w:rStyle w:val="Hyperlink"/>
          </w:rPr>
          <w:t xml:space="preserve">Theorem 13</w:t>
        </w:r>
      </w:hyperlink>
      <w:r>
        <w:t xml:space="preserve">.</w:t>
      </w:r>
      <w:r>
        <w:t xml:space="preserve"> </w:t>
      </w:r>
      <w:r>
        <w:t xml:space="preserve">Conversely, if</w:t>
      </w:r>
      <w:r>
        <w:t xml:space="preserve"> </w:t>
      </w:r>
      <m:oMath>
        <m:r>
          <m:t>f</m:t>
        </m:r>
      </m:oMath>
      <w:r>
        <w:t xml:space="preserve"> </w:t>
      </w:r>
      <w:r>
        <w:t xml:space="preserve">is linear, then</w:t>
      </w:r>
      <w:r>
        <w:t xml:space="preserve"> </w:t>
      </w:r>
      <w:r>
        <w:t xml:space="preserve">$f(\mathord{\smash[b]{\underset{\raise.3ex\hbox{$\scriptstyle\sim$}}{0}}\vphantom{0}}) = \mathord{\smash[b]{\underset{\raise.3ex\hbox{$\scriptstyle\sim$}}{0}}\vphantom{0}}$</w:t>
      </w:r>
      <w:r>
        <w:t xml:space="preserve"> </w:t>
      </w:r>
      <w:r>
        <w:t xml:space="preserve">by</w:t>
      </w:r>
      <w:r>
        <w:t xml:space="preserve"> </w:t>
      </w:r>
      <w:hyperlink w:anchor="thm-linear-map-zero">
        <w:r>
          <w:rPr>
            <w:rStyle w:val="Hyperlink"/>
          </w:rPr>
          <w:t xml:space="preserve">Theorem 12</w:t>
        </w:r>
      </w:hyperlink>
      <w:r>
        <w:t xml:space="preserve">,</w:t>
      </w:r>
      <w:r>
        <w:t xml:space="preserve"> </w:t>
      </w:r>
      <w:r>
        <w:t xml:space="preserve">and</w:t>
      </w:r>
      <w:r>
        <w:t xml:space="preserve"> </w:t>
      </w:r>
      <w:r>
        <w:t xml:space="preserve">$f(\mathord{\smash[b]{\underset{\raise.3ex\hbox{$\scriptstyle\sim$}}{0}}\vphantom{0}}) = \mathord{\smash[b]{\underset{\raise.3ex\hbox{$\scriptstyle\sim$}}{b}}\vphantom{b}}$</w:t>
      </w:r>
      <w:r>
        <w:t xml:space="preserve"> </w:t>
      </w:r>
      <w:r>
        <w:t xml:space="preserve">by</w:t>
      </w:r>
      <w:r>
        <w:t xml:space="preserve"> </w:t>
      </w:r>
      <w:hyperlink w:anchor="thm-affine-map-zero">
        <w:r>
          <w:rPr>
            <w:rStyle w:val="Hyperlink"/>
          </w:rPr>
          <w:t xml:space="preserve">Theorem 16</w:t>
        </w:r>
      </w:hyperlink>
      <w:r>
        <w:t xml:space="preserve">,</w:t>
      </w:r>
      <w:r>
        <w:t xml:space="preserve"> </w:t>
      </w:r>
      <w:r>
        <w:t xml:space="preserve">so</w:t>
      </w:r>
      <w:r>
        <w:t xml:space="preserve"> </w:t>
      </w:r>
      <w:r>
        <w:t xml:space="preserve">$\mathord{\smash[b]{\underset{\raise.3ex\hbox{$\scriptstyle\sim$}}{b}}\vphantom{b}} = \mathord{\smash[b]{\underset{\raise.3ex\hbox{$\scriptstyle\sim$}}{0}}\vphantom{0}}$</w:t>
      </w:r>
      <w:r>
        <w:t xml:space="preserve">.</w:t>
      </w:r>
    </w:p>
    <w:bookmarkStart w:id="169" w:name="exm-affine-linear-iff"/>
    <w:p>
      <w:pPr>
        <w:pStyle w:val="BodyText"/>
      </w:pPr>
      <w:r>
        <w:rPr>
          <w:b/>
          <w:bCs/>
        </w:rPr>
        <w:t xml:space="preserve">Example 33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26</w:t>
        </w:r>
      </w:hyperlink>
      <w:r>
        <w:t xml:space="preserve">.</w:t>
      </w:r>
      <w:r>
        <w:t xml:space="preserve"> </w:t>
      </w:r>
      <w:r>
        <w:t xml:space="preserve">$f(\mathord{\smash[b]{\underset{\raise.3ex\hbox{$\scriptstyle\sim$}}{x}}\vphantom{x}}) = \mathbf{A}\mathord{\smash[b]{\underset{\raise.3ex\hbox{$\scriptstyle\sim$}}{x}}\vphantom{x}}$</w:t>
      </w:r>
      <w:r>
        <w:t xml:space="preserve"> </w:t>
      </w:r>
      <w:r>
        <w:t xml:space="preserve">has offset</w:t>
      </w:r>
      <w:r>
        <w:t xml:space="preserve"> </w:t>
      </w:r>
      <w:r>
        <w:t xml:space="preserve">$\mathord{\smash[b]{\underset{\raise.3ex\hbox{$\scriptstyle\sim$}}{0}}\vphantom{0}}$</w:t>
      </w:r>
      <w:r>
        <w:t xml:space="preserve">, so it is linear.</w:t>
      </w:r>
      <w:r>
        <w:t xml:space="preserve"> </w:t>
      </w:r>
      <w:r>
        <w:t xml:space="preserve">$g(\mathord{\smash[b]{\underset{\raise.3ex\hbox{$\scriptstyle\sim$}}{x}}\vphantom{x}}) = \mathbf{A}\mathord{\smash[b]{\underset{\raise.3ex\hbox{$\scriptstyle\sim$}}{x}}\vphantom{x}}+ \begin{bmatrix}1 \\ 0\end{bmatrix}$</w:t>
      </w:r>
      <w:r>
        <w:t xml:space="preserve"> </w:t>
      </w:r>
      <w:r>
        <w:t xml:space="preserve">has offset</w:t>
      </w:r>
      <w:r>
        <w:t xml:space="preserve"> </w:t>
      </w:r>
      <w:r>
        <w:t xml:space="preserve">$\begin{bmatrix}1 \\ 0\end{bmatrix} \neq \mathord{\smash[b]{\underset{\raise.3ex\hbox{$\scriptstyle\sim$}}{0}}\vphantom{0}}$</w:t>
      </w:r>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it is not linear:</w:t>
      </w:r>
      <w:r>
        <w:t xml:space="preserve"> </w:t>
      </w:r>
      <w:r>
        <w:t xml:space="preserve">indeed</w:t>
      </w:r>
      <w:r>
        <w:t xml:space="preserve"> </w:t>
      </w:r>
      <w:r>
        <w:t xml:space="preserve">$g(\mathord{\smash[b]{\underset{\raise.3ex\hbox{$\scriptstyle\sim$}}{0}}\vphantom{0}}) = \begin{bmatrix}1 \\ 0\end{bmatrix}$</w:t>
      </w:r>
      <w:r>
        <w:t xml:space="preserve">, not</w:t>
      </w:r>
      <w:r>
        <w:t xml:space="preserve"> </w:t>
      </w:r>
      <w:r>
        <w:t xml:space="preserve">$\mathord{\smash[b]{\underset{\raise.3ex\hbox{$\scriptstyle\sim$}}{0}}\vphantom{0}}$</w:t>
      </w:r>
      <w:r>
        <w:t xml:space="preserve">.</w:t>
      </w:r>
    </w:p>
    <w:bookmarkEnd w:id="169"/>
    <w:bookmarkStart w:id="170"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w:r>
        <w:t xml:space="preserve">$\mathord{\smash[b]{\underset{\raise.3ex\hbox{$\scriptstyle\sim$}}{0}}\vphantom{0}}$</w:t>
      </w:r>
      <w:r>
        <w:t xml:space="preserve">.</w:t>
      </w:r>
    </w:p>
    <w:bookmarkEnd w:id="170"/>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15</w:t>
        </w:r>
      </w:hyperlink>
      <w:r>
        <w:t xml:space="preserve"> </w:t>
      </w:r>
      <w:r>
        <w:t xml:space="preserve">gives a matrix</w:t>
      </w:r>
      <w:r>
        <w:t xml:space="preserve"> </w:t>
      </w:r>
      <m:oMath>
        <m:r>
          <m:rPr>
            <m:sty m:val="bi"/>
          </m:rPr>
          <m:t>A</m:t>
        </m:r>
      </m:oMath>
      <w:r>
        <w:t xml:space="preserve"> </w:t>
      </w:r>
      <w:r>
        <w:t xml:space="preserve">with</w:t>
      </w:r>
    </w:p>
    <w:p>
      <w:pPr>
        <w:pStyle w:val="BodyText"/>
      </w:pPr>
      <w:r>
        <w:t xml:space="preserve">$$
    \begin{aligned}
    f(\mathord{\smash[b]{\underset{\raise.3ex\hbox{$\scriptstyle\sim$}}{x}}\vphantom{x}}) &amp;= \mathbf{A}\mathord{\smash[b]{\underset{\raise.3ex\hbox{$\scriptstyle\sim$}}{x}}\vphantom{x}}\\
    &amp;= \mathbf{A}\mathord{\smash[b]{\underset{\raise.3ex\hbox{$\scriptstyle\sim$}}{x}}\vphantom{x}}+ \mathord{\smash[b]{\underset{\raise.3ex\hbox{$\scriptstyle\sim$}}{0}}\vphantom{0}},
    \end{aligned}
    $$</w:t>
      </w:r>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w:r>
        <w:t xml:space="preserve">$\mathord{\smash[b]{\underset{\raise.3ex\hbox{$\scriptstyle\sim$}}{b}}\vphantom{b}} = \mathord{\smash[b]{\underset{\raise.3ex\hbox{$\scriptstyle\sim$}}{0}}\vphantom{0}}$</w:t>
      </w:r>
      <w:r>
        <w:t xml:space="preserve">.</w:t>
      </w:r>
    </w:p>
    <w:bookmarkStart w:id="171" w:name="thm-affine-map-unique"/>
    <w:p>
      <w:pPr>
        <w:pStyle w:val="BodyText"/>
      </w:pPr>
      <w:r>
        <w:rPr>
          <w:b/>
          <w:bCs/>
        </w:rPr>
        <w:t xml:space="preserve">Theorem 18 (An affine map determines its matrix and offset)</w:t>
      </w:r>
      <w:r>
        <w:t xml:space="preserve"> </w:t>
      </w:r>
      <w:r>
        <w:t xml:space="preserve">If</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and</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for all</w:t>
      </w:r>
      <w:r>
        <w:t xml:space="preserve"> </w:t>
      </w:r>
      <w:r>
        <w:t xml:space="preserve">$\mathord{\smash[b]{\underset{\raise.3ex\hbox{$\scriptstyle\sim$}}{x}}\vphantom{x}}\in \mathbb{R}^p$</w:t>
      </w:r>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w:r>
        <w:t xml:space="preserve">$\mathord{\smash[b]{\underset{\raise.3ex\hbox{$\scriptstyle\sim$}}{b}}\vphantom{b}}' = \mathord{\smash[b]{\underset{\raise.3ex\hbox{$\scriptstyle\sim$}}{b}}\vphantom{b}}$</w:t>
      </w:r>
      <w:r>
        <w:t xml:space="preserve">.</w:t>
      </w:r>
    </w:p>
    <w:bookmarkEnd w:id="171"/>
    <w:p>
      <w:pPr>
        <w:pStyle w:val="BodyText"/>
      </w:pPr>
      <w:r>
        <w:rPr>
          <w:i/>
          <w:iCs/>
        </w:rPr>
        <w:t xml:space="preserve">Proof</w:t>
      </w:r>
      <w:r>
        <w:t xml:space="preserve">. </w:t>
      </w:r>
      <w:r>
        <w:t xml:space="preserve">By</w:t>
      </w:r>
      <w:r>
        <w:t xml:space="preserve"> </w:t>
      </w:r>
      <w:hyperlink w:anchor="thm-affine-map-zero">
        <w:r>
          <w:rPr>
            <w:rStyle w:val="Hyperlink"/>
          </w:rPr>
          <w:t xml:space="preserve">Theorem 16</w:t>
        </w:r>
      </w:hyperlink>
      <w:r>
        <w:t xml:space="preserve">, applied to each formula,</w:t>
      </w:r>
    </w:p>
    <w:p>
      <w:pPr>
        <w:pStyle w:val="BodyText"/>
      </w:pPr>
      <w:r>
        <w:t xml:space="preserve">$$
    \begin{aligned}
    \mathord{\smash[b]{\underset{\raise.3ex\hbox{$\scriptstyle\sim$}}{b}}\vphantom{b}} &amp;= f(\mathord{\smash[b]{\underset{\raise.3ex\hbox{$\scriptstyle\sim$}}{0}}\vphantom{0}}) \\
    &amp;= \mathord{\smash[b]{\underset{\raise.3ex\hbox{$\scriptstyle\sim$}}{b}}\vphantom{b}}'.
    \end{aligned}
    $$</w:t>
      </w:r>
    </w:p>
    <w:p>
      <w:pPr>
        <w:pStyle w:val="FirstParagraph"/>
      </w:pPr>
      <w:r>
        <w:t xml:space="preserve">Then</w:t>
      </w:r>
    </w:p>
    <w:p>
      <w:pPr>
        <w:pStyle w:val="BodyText"/>
      </w:pPr>
      <w:r>
        <w:t xml:space="preserve">$$
    \begin{aligned}
    \mathbf{A}\mathord{\smash[b]{\underset{\raise.3ex\hbox{$\scriptstyle\sim$}}{x}}\vphantom{x}}&amp;= f(\mathord{\smash[b]{\underset{\raise.3ex\hbox{$\scriptstyle\sim$}}{x}}\vphantom{x}}) - \mathord{\smash[b]{\underset{\raise.3ex\hbox{$\scriptstyle\sim$}}{b}}\vphantom{b}} \\
    &amp;= \mathbf{A}'\mathord{\smash[b]{\underset{\raise.3ex\hbox{$\scriptstyle\sim$}}{x}}\vphantom{x}}
    \end{aligned}
    $$</w:t>
      </w:r>
    </w:p>
    <w:p>
      <w:pPr>
        <w:pStyle w:val="FirstParagraph"/>
      </w:pPr>
      <w:r>
        <w:t xml:space="preserve">for all</w:t>
      </w:r>
      <w:r>
        <w:t xml:space="preserve"> </w:t>
      </w:r>
      <w:r>
        <w:t xml:space="preserve">$\mathord{\smash[b]{\underset{\raise.3ex\hbox{$\scriptstyle\sim$}}{x}}\vphantom{x}}$</w:t>
      </w:r>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w:r>
        <w:t xml:space="preserve">$\mathord{\smash[b]{\underset{\raise.3ex\hbox{$\scriptstyle\sim$}}{x}}\vphantom{x}}\mapsto f(\mathord{\smash[b]{\underset{\raise.3ex\hbox{$\scriptstyle\sim$}}{x}}\vphantom{x}}) - \mathord{\smash[b]{\underset{\raise.3ex\hbox{$\scriptstyle\sim$}}{b}}\vphantom{b}}$</w:t>
      </w:r>
      <w:r>
        <w:t xml:space="preserve"> </w:t>
      </w:r>
      <w:r>
        <w:t xml:space="preserve">(linear by</w:t>
      </w:r>
      <w:r>
        <w:t xml:space="preserve"> </w:t>
      </w:r>
      <w:hyperlink w:anchor="thm-matrix-map-linear">
        <w:r>
          <w:rPr>
            <w:rStyle w:val="Hyperlink"/>
          </w:rPr>
          <w:t xml:space="preserve">Theorem 13</w:t>
        </w:r>
      </w:hyperlink>
      <w:r>
        <w:t xml:space="preserve">),</w:t>
      </w:r>
      <w:r>
        <w:t xml:space="preserve"> </w:t>
      </w:r>
      <w:r>
        <w:t xml:space="preserve">and the uniqueness in</w:t>
      </w:r>
      <w:r>
        <w:t xml:space="preserve"> </w:t>
      </w:r>
      <w:hyperlink w:anchor="thm-linear-map-matrix">
        <w:r>
          <w:rPr>
            <w:rStyle w:val="Hyperlink"/>
          </w:rPr>
          <w:t xml:space="preserve">Theorem 15</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4" w:name="rem-linear-affine-terminology"/>
    <w:p>
      <w:pPr>
        <w:pStyle w:val="BodyText"/>
      </w:pPr>
      <w:r>
        <w:rPr>
          <w:i/>
          <w:iCs/>
        </w:rPr>
        <w:t xml:space="preserve">Remark 17</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72">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73">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w:r>
        <w:t xml:space="preserve">$\mathord{\smash[b]{\underset{\raise.3ex\hbox{$\scriptstyle\sim$}}{x}}\vphantom{x}}$</w:t>
      </w:r>
      <w:r>
        <w:t xml:space="preserve"> </w:t>
      </w:r>
      <w:r>
        <w:t xml:space="preserve">but linear in its coefficients</w:t>
      </w:r>
      <w:r>
        <w:t xml:space="preserve"> </w:t>
      </w:r>
      <w:r>
        <w:t xml:space="preserve">$(b, \mathord{\smash[b]{\underset{\raise.3ex\hbox{$\scriptstyle\sim$}}{w}}\vphantom{w}})$</w:t>
      </w:r>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w:r>
        <w:t xml:space="preserve">$\mathord{\smash[b]{\underset{\raise.3ex\hbox{$\scriptstyle\sim$}}{w}}\vphantom{w}} \cdot \mathord{\smash[b]{\underset{\raise.3ex\hbox{$\scriptstyle\sim$}}{x}}\vphantom{x}} + b$</w:t>
      </w:r>
      <w:r>
        <w:t xml:space="preserve"> </w:t>
      </w:r>
      <w:r>
        <w:t xml:space="preserve">is a linear function of the augmented vector</w:t>
      </w:r>
      <w:r>
        <w:t xml:space="preserve"> </w:t>
      </w:r>
      <w:r>
        <w:t xml:space="preserve">${\mathord{\smash[b]{\underset{\raise.3ex\hbox{$\scriptstyle\sim$}}{x}}\vphantom{x}}}^{\mathrm{aug}}$</w:t>
      </w:r>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5" name="Picture"/>
                  <a:graphic>
                    <a:graphicData uri="http://schemas.openxmlformats.org/drawingml/2006/picture">
                      <pic:pic>
                        <pic:nvPicPr>
                          <pic:cNvPr descr="/opt/quarto/share/formats/docx/tip.png" id="176"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[26]</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15</w:t>
              </w:r>
            </w:hyperlink>
            <w:r>
              <w:t xml:space="preserve">,</w:t>
            </w:r>
            <w:r>
              <w:t xml:space="preserve"> </w:t>
            </w:r>
            <w:r>
              <w:t xml:space="preserve">and that every affine function has the form</w:t>
            </w:r>
            <w:r>
              <w:t xml:space="preserve"> </w:t>
            </w:r>
            <w:r>
              <w:t xml:space="preserve">$\mathbf{A}\mathord{\smash[b]{\underset{\raise.3ex\hbox{$\scriptstyle\sim$}}{x}}\vphantom{x}}+ \mathord{\smash[b]{\underset{\raise.3ex\hbox{$\scriptstyle\sim$}}{b}}\vphantom{b}}$</w:t>
            </w:r>
            <w:r>
              <w:t xml:space="preserve">.</w:t>
            </w:r>
            <w:r>
              <w:t xml:space="preserve"> </w:t>
            </w:r>
            <w:r>
              <w:t xml:space="preserve">It defines</w:t>
            </w:r>
            <w:r>
              <w:t xml:space="preserve"> </w:t>
            </w:r>
            <w:r>
              <w:t xml:space="preserve">“affine”</w:t>
            </w:r>
            <w:r>
              <w:t xml:space="preserve"> </w:t>
            </w:r>
            <w:r>
              <w:t xml:space="preserve">differently, by</w:t>
            </w:r>
            <w:r>
              <w:t xml:space="preserve"> </w:t>
            </w:r>
            <w:r>
              <w:t xml:space="preserve">$f(\alpha\mathord{\smash[b]{\underset{\raise.3ex\hbox{$\scriptstyle\sim$}}{x}}\vphantom{x}}+ \beta\mathord{\smash[b]{\underset{\raise.3ex\hbox{$\scriptstyle\sim$}}{y}}\vphantom{y}}) = \alpha f(\mathord{\smash[b]{\underset{\raise.3ex\hbox{$\scriptstyle\sim$}}{x}}\vphantom{x}}) + \beta f(\mathord{\smash[b]{\underset{\raise.3ex\hbox{$\scriptstyle\sim$}}{y}}\vphantom{y}})$</w:t>
            </w:r>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w:r>
              <w:t xml:space="preserve">$\mathbf{A}\mathord{\smash[b]{\underset{\raise.3ex\hbox{$\scriptstyle\sim$}}{x}}\vphantom{x}}+ \mathord{\smash[b]{\underset{\raise.3ex\hbox{$\scriptstyle\sim$}}{b}}\vphantom{b}}$</w:t>
            </w:r>
            <w:r>
              <w:t xml:space="preserve">,</w:t>
            </w:r>
            <w:r>
              <w:t xml:space="preserve"> </w:t>
            </w:r>
            <w:r>
              <w:t xml:space="preserve">so the two definitions agree.</w:t>
            </w:r>
          </w:p>
          <w:p>
            <w:pPr>
              <w:pStyle w:val="Compact"/>
              <w:numPr>
                <w:ilvl w:val="0"/>
                <w:numId w:val="1013"/>
              </w:numPr>
            </w:pPr>
            <w:r>
              <w:t xml:space="preserve">Boyd and Vandenberghe [27]</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7">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8"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[28]</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w:r>
        <w:t xml:space="preserve">$\mathord{\smash[b]{\underset{\raise.3ex\hbox{$\scriptstyle\sim$}}{x}}\vphantom{x}}\in \mathbb{R}^p$</w:t>
      </w:r>
      <w:r>
        <w:t xml:space="preserve"> </w:t>
      </w:r>
      <w:r>
        <w:t xml:space="preserve">satisfying</w:t>
      </w:r>
    </w:p>
    <w:p>
      <w:pPr>
        <w:pStyle w:val="BodyText"/>
      </w:pPr>
      <w:r>
        <w:t xml:space="preserve">$$\mathord{\smash[b]{\underset{\raise.3ex\hbox{$\scriptstyle\sim$}}{w}}\vphantom{w}} \cdot \mathord{\smash[b]{\underset{\raise.3ex\hbox{$\scriptstyle\sim$}}{x}}\vphantom{x}} + b = 0$$</w:t>
      </w:r>
    </w:p>
    <w:p>
      <w:pPr>
        <w:pStyle w:val="FirstParagraph"/>
      </w:pPr>
      <w:r>
        <w:t xml:space="preserve">for some vector</w:t>
      </w:r>
      <w:r>
        <w:t xml:space="preserve"> </w:t>
      </w:r>
      <w:r>
        <w:t xml:space="preserve">$\mathord{\smash[b]{\underset{\raise.3ex\hbox{$\scriptstyle\sim$}}{w}}\vphantom{w}} \in \mathbb{R}^p \setminus \{\mathord{\smash[b]{\underset{\raise.3ex\hbox{$\scriptstyle\sim$}}{0}}\vphantom{0}}\}$</w:t>
      </w:r>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8"/>
    <w:bookmarkStart w:id="179"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w:r>
        <w:t xml:space="preserve">$\mathord{\smash[b]{\underset{\raise.3ex\hbox{$\scriptstyle\sim$}}{w}}\vphantom{w}}$</w:t>
      </w:r>
      <w:r>
        <w:t xml:space="preserve"> </w:t>
      </w:r>
      <w:r>
        <w:t xml:space="preserve">is a</w:t>
      </w:r>
      <w:r>
        <w:t xml:space="preserve"> </w:t>
      </w:r>
      <w:r>
        <w:rPr>
          <w:b/>
          <w:bCs/>
        </w:rPr>
        <w:t xml:space="preserve">normal vector</w:t>
      </w:r>
      <w:r>
        <w:t xml:space="preserve"> </w:t>
      </w:r>
      <w:r>
        <w:t xml:space="preserve">[29]</w:t>
      </w:r>
      <w:r>
        <w:t xml:space="preserve"> </w:t>
      </w:r>
      <w:r>
        <w:t xml:space="preserve">of the hyperplane.</w:t>
      </w:r>
    </w:p>
    <w:bookmarkEnd w:id="179"/>
    <w:bookmarkStart w:id="180" w:name="exm-hyperplane"/>
    <w:p>
      <w:pPr>
        <w:pStyle w:val="BodyText"/>
      </w:pPr>
      <w:r>
        <w:rPr>
          <w:b/>
          <w:bCs/>
        </w:rPr>
        <w:t xml:space="preserve">Example 34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w:r>
        <w:t xml:space="preserve">$\mathord{\smash[b]{\underset{\raise.3ex\hbox{$\scriptstyle\sim$}}{w}}\vphantom{w}} \cdot \mathord{\smash[b]{\underset{\raise.3ex\hbox{$\scriptstyle\sim$}}{x}}\vphantom{x}} + b &gt; 0$</w:t>
      </w:r>
      <w:r>
        <w:t xml:space="preserve">.</w:t>
      </w:r>
    </w:p>
    <w:p>
      <w:pPr>
        <w:pStyle w:val="Compact"/>
        <w:numPr>
          <w:ilvl w:val="0"/>
          <w:numId w:val="1014"/>
        </w:numPr>
      </w:pPr>
      <w:r>
        <w:t xml:space="preserve">With</w:t>
      </w:r>
      <w:r>
        <w:t xml:space="preserve"> </w:t>
      </w:r>
      <w:r>
        <w:t xml:space="preserve">$\mathord{\smash[b]{\underset{\raise.3ex\hbox{$\scriptstyle\sim$}}{w}}\vphantom{w}} = \mathord{\smash[b]{\underset{\raise.3ex\hbox{$\scriptstyle\sim$}}{0}}\vphantom{0}}$</w:t>
      </w:r>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w:r>
        <w:t xml:space="preserve">$\mathord{\smash[b]{\underset{\raise.3ex\hbox{$\scriptstyle\sim$}}{w}}\vphantom{w}} \ne \mathord{\smash[b]{\underset{\raise.3ex\hbox{$\scriptstyle\sim$}}{0}}\vphantom{0}}$</w:t>
      </w:r>
      <w:r>
        <w:t xml:space="preserve">.</w:t>
      </w:r>
    </w:p>
    <w:bookmarkEnd w:id="180"/>
    <w:bookmarkStart w:id="181"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w:r>
        <w:t xml:space="preserve">$\mathord{\smash[b]{\underset{\raise.3ex\hbox{$\scriptstyle\sim$}}{w}}\vphantom{w}}$</w:t>
      </w:r>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81"/>
    <w:bookmarkStart w:id="182"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w:r>
        <w:t xml:space="preserve">$$\mathord{\smash[b]{\underset{\raise.3ex\hbox{$\scriptstyle\sim$}}{w}}\vphantom{w}} = \begin{bmatrix} 0.4 \\ 0.2 \\ 1.5 \end{bmatrix},
    \qquad b = -30$$</w:t>
      </w:r>
    </w:p>
    <w:p>
      <w:pPr>
        <w:pStyle w:val="FirstParagraph"/>
      </w:pPr>
      <w:r>
        <w:t xml:space="preserve">and the rule is</w:t>
      </w:r>
      <w:r>
        <w:t xml:space="preserve"> </w:t>
      </w:r>
      <w:r>
        <w:t xml:space="preserve">$f(\mathord{\smash[b]{\underset{\raise.3ex\hbox{$\scriptstyle\sim$}}{x}}\vphantom{x}}) = \mathord{\smash[b]{\underset{\raise.3ex\hbox{$\scriptstyle\sim$}}{w}}\vphantom{w}}^{\top} \mathord{\smash[b]{\underset{\raise.3ex\hbox{$\scriptstyle\sim$}}{x}}\vphantom{x}}+ b$</w:t>
      </w:r>
      <w:r>
        <w:t xml:space="preserve">.</w:t>
      </w:r>
      <w:r>
        <w:t xml:space="preserve"> </w:t>
      </w:r>
      <w:r>
        <w:t xml:space="preserve">For the patient,</w:t>
      </w:r>
    </w:p>
    <w:p>
      <w:pPr>
        <w:pStyle w:val="BodyText"/>
      </w:pPr>
      <w:r>
        <w:t xml:space="preserve">$$\mathord{\smash[b]{\underset{\raise.3ex\hbox{$\scriptstyle\sim$}}{x}}\vphantom{x}}= \begin{bmatrix} 50 \\ 130 \\ 28 \end{bmatrix}$$</w:t>
      </w:r>
    </w:p>
    <w:p>
      <w:pPr>
        <w:pStyle w:val="FirstParagraph"/>
      </w:pPr>
      <w:r>
        <w:t xml:space="preserve">$$
    \begin{aligned}
    \mathord{\smash[b]{\underset{\raise.3ex\hbox{$\scriptstyle\sim$}}{w}}\vphantom{w}}^{\top} \mathord{\smash[b]{\underset{\raise.3ex\hbox{$\scriptstyle\sim$}}{x}}\vphantom{x}}
    &amp;= (0.4)(50) + (0.2)(130) + (1.5)(28) \\
    &amp;= 20 + 26 + 42 \\
    &amp;= 88
    \end{aligned}
    $$</w:t>
      </w:r>
    </w:p>
    <w:p>
      <w:pPr>
        <w:pStyle w:val="FirstParagraph"/>
      </w:pPr>
      <w:r>
        <w:t xml:space="preserve">$$
    \begin{aligned}
    f(\mathord{\smash[b]{\underset{\raise.3ex\hbox{$\scriptstyle\sim$}}{x}}\vphantom{x}})
    &amp;= 88 - 30 \\
    &amp;= 58
    \end{aligned}
    $$</w:t>
      </w:r>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82"/>
    <w:bookmarkStart w:id="183" w:name="exr-which-are-linear"/>
    <w:p>
      <w:pPr>
        <w:pStyle w:val="BodyText"/>
      </w:pPr>
      <w:r>
        <w:rPr>
          <w:b/>
          <w:bCs/>
        </w:rPr>
        <w:t xml:space="preserve">Exercise 6 (Which of these are affine in</w:t>
      </w:r>
      <w:r>
        <w:rPr>
          <w:b/>
          <w:bCs/>
        </w:rPr>
        <w:t xml:space="preserve"> </w:t>
      </w:r>
      <w:r>
        <w:rPr>
          <w:b/>
          <w:bCs/>
        </w:rPr>
        <w:t xml:space="preserve">$\mathord{\smash[b]{\underset{\raise.3ex\hbox{$\scriptstyle\sim$}}{w}}\vphantom{w}}$</w:t>
      </w:r>
      <w:r>
        <w:rPr>
          <w:b/>
          <w:bCs/>
        </w:rPr>
        <w:t xml:space="preserve">?)</w:t>
      </w:r>
      <w:r>
        <w:t xml:space="preserve"> </w:t>
      </w:r>
      <w:r>
        <w:t xml:space="preserve">Each of the five expressions is a function of the weights</w:t>
      </w:r>
      <w:r>
        <w:t xml:space="preserve"> </w:t>
      </w:r>
      <w:r>
        <w:t xml:space="preserve">$\mathord{\smash[b]{\underset{\raise.3ex\hbox{$\scriptstyle\sim$}}{w}}\vphantom{w}} \in \mathbb{R}^p$</w:t>
      </w:r>
      <w:r>
        <w:t xml:space="preserve">,</w:t>
      </w:r>
      <w:r>
        <w:t xml:space="preserve"> </w:t>
      </w:r>
      <w:r>
        <w:t xml:space="preserve">with the data</w:t>
      </w:r>
      <w:r>
        <w:t xml:space="preserve"> </w:t>
      </w:r>
      <w:r>
        <w:t xml:space="preserve">$\mathord{\smash[b]{\underset{\raise.3ex\hbox{$\scriptstyle\sim$}}{x}}\vphantom{x}}$</w:t>
      </w:r>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w:r>
        <w:t xml:space="preserve">$\mathord{\smash[b]{\underset{\raise.3ex\hbox{$\scriptstyle\sim$}}{w}}\vphantom{w}}^{\top} \mathord{\smash[b]{\underset{\raise.3ex\hbox{$\scriptstyle\sim$}}{x}}\vphantom{x}}$</w:t>
      </w:r>
      <w:r>
        <w:t xml:space="preserve">​</w:t>
      </w:r>
    </w:p>
    <w:p>
      <w:pPr>
        <w:pStyle w:val="Compact"/>
        <w:numPr>
          <w:ilvl w:val="0"/>
          <w:numId w:val="1015"/>
        </w:numPr>
      </w:pPr>
      <w:r>
        <w:t xml:space="preserve">$\mathord{\smash[b]{\underset{\raise.3ex\hbox{$\scriptstyle\sim$}}{w}}\vphantom{w}}^{\top} \mathord{\smash[b]{\underset{\raise.3ex\hbox{$\scriptstyle\sim$}}{x}}\vphantom{x}}- y$</w:t>
      </w:r>
      <w:r>
        <w:t xml:space="preserve">​</w:t>
      </w:r>
    </w:p>
    <w:p>
      <w:pPr>
        <w:pStyle w:val="Compact"/>
        <w:numPr>
          <w:ilvl w:val="0"/>
          <w:numId w:val="1015"/>
        </w:numPr>
      </w:pPr>
      <w:r>
        <w:t xml:space="preserve">$(\mathord{\smash[b]{\underset{\raise.3ex\hbox{$\scriptstyle\sim$}}{w}}\vphantom{w}}^{\top} \mathord{\smash[b]{\underset{\raise.3ex\hbox{$\scriptstyle\sim$}}{x}}\vphantom{x}}- y)^2$</w:t>
      </w:r>
      <w:r>
        <w:t xml:space="preserve">​</w:t>
      </w:r>
    </w:p>
    <w:p>
      <w:pPr>
        <w:pStyle w:val="Compact"/>
        <w:numPr>
          <w:ilvl w:val="0"/>
          <w:numId w:val="1015"/>
        </w:numPr>
      </w:pPr>
      <w:r>
        <w:t xml:space="preserve">$\mathopen{}\left\lVert\mathord{\smash[b]{\underset{\raise.3ex\hbox{$\scriptstyle\sim$}}{w}}\vphantom{w}}\right\rVert\mathclose{}_2^2$</w:t>
      </w:r>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83"/>
    <w:bookmarkStart w:id="184"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13</w:t>
        </w:r>
      </w:hyperlink>
      <w:r>
        <w:t xml:space="preserve">: the matrix</w:t>
      </w:r>
      <w:r>
        <w:t xml:space="preserve"> </w:t>
      </w:r>
      <w:r>
        <w:t xml:space="preserve">${\mathord{\smash[b]{\underset{\raise.3ex\hbox{$\scriptstyle\sim$}}{x}}\vphantom{x}}}^{\top}$</w:t>
      </w:r>
      <w:r>
        <w:t xml:space="preserve"> </w:t>
      </w:r>
      <w:r>
        <w:t xml:space="preserve">times</w:t>
      </w:r>
      <w:r>
        <w:t xml:space="preserve"> </w:t>
      </w:r>
      <w:r>
        <w:t xml:space="preserve">$\mathord{\smash[b]{\underset{\raise.3ex\hbox{$\scriptstyle\sim$}}{w}}\vphantom{w}}$</w:t>
      </w:r>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w:r>
        <w:t xml:space="preserve">$\mathord{\smash[b]{\underset{\raise.3ex\hbox{$\scriptstyle\sim$}}{w}}\vphantom{w}} = \mathord{\smash[b]{\underset{\raise.3ex\hbox{$\scriptstyle\sim$}}{0}}\vphantom{0}}$</w:t>
      </w:r>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w:r>
        <w:t xml:space="preserve">$\mathord{\smash[b]{\underset{\raise.3ex\hbox{$\scriptstyle\sim$}}{0}}\vphantom{0}}$</w:t>
      </w:r>
      <w:r>
        <w:t xml:space="preserve"> </w:t>
      </w:r>
      <w:r>
        <w:t xml:space="preserve">to</w:t>
      </w:r>
      <w:r>
        <w:t xml:space="preserve"> </w:t>
      </w:r>
      <m:oMath>
        <m:r>
          <m:t>0</m:t>
        </m:r>
      </m:oMath>
      <w:r>
        <w:t xml:space="preserve"> </w:t>
      </w:r>
      <w:r>
        <w:t xml:space="preserve">(</w:t>
      </w:r>
      <w:hyperlink w:anchor="thm-linear-map-zero">
        <w:r>
          <w:rPr>
            <w:rStyle w:val="Hyperlink"/>
          </w:rPr>
          <w:t xml:space="preserve">Theorem 12</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w:r>
        <w:t xml:space="preserve">$\mathord{\smash[b]{\underset{\raise.3ex\hbox{$\scriptstyle\sim$}}{w}}\vphantom{w}}$</w:t>
      </w:r>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w:r>
        <w:t xml:space="preserve">$\mathord{\smash[b]{\underset{\raise.3ex\hbox{$\scriptstyle\sim$}}{w}}\vphantom{w}}^{\top} \mathord{\smash[b]{\underset{\raise.3ex\hbox{$\scriptstyle\sim$}}{w}}\vphantom{w}}$</w:t>
      </w:r>
      <w:r>
        <w:t xml:space="preserve">,</w:t>
      </w:r>
      <w:r>
        <w:t xml:space="preserve"> </w:t>
      </w:r>
      <w:r>
        <w:t xml:space="preserve">which has</w:t>
      </w:r>
      <w:r>
        <w:t xml:space="preserve"> </w:t>
      </w:r>
      <w:r>
        <w:t xml:space="preserve">$\mathord{\smash[b]{\underset{\raise.3ex\hbox{$\scriptstyle\sim$}}{w}}\vphantom{w}}$</w:t>
      </w:r>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w:r>
        <w:t xml:space="preserve">$\mathord{\smash[b]{\underset{\raise.3ex\hbox{$\scriptstyle\sim$}}{w}}\vphantom{w}}$</w:t>
      </w:r>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w:r>
        <w:t xml:space="preserve">$\mathord{\smash[b]{\underset{\raise.3ex\hbox{$\scriptstyle\sim$}}{a}}\vphantom{a}}= (x_1, 0, \dots, 0)^{\top}$</w:t>
      </w:r>
      <w:r>
        <w:t xml:space="preserve"> </w:t>
      </w:r>
      <w:r>
        <w:t xml:space="preserve">and</w:t>
      </w:r>
      <w:r>
        <w:t xml:space="preserve"> </w:t>
      </w:r>
      <m:oMath>
        <m:r>
          <m:t>b</m:t>
        </m:r>
        <m:r>
          <m:rPr>
            <m:sty m:val="p"/>
          </m:rPr>
          <m:t>=</m:t>
        </m:r>
        <m:r>
          <m:t>3</m:t>
        </m:r>
      </m:oMath>
      <w:r>
        <w:t xml:space="preserve">;</w:t>
      </w:r>
      <w:r>
        <w:t xml:space="preserve"> </w:t>
      </w:r>
      <w:r>
        <w:t xml:space="preserve">at</w:t>
      </w:r>
      <w:r>
        <w:t xml:space="preserve"> </w:t>
      </w:r>
      <w:r>
        <w:t xml:space="preserve">$\mathord{\smash[b]{\underset{\raise.3ex\hbox{$\scriptstyle\sim$}}{w}}\vphantom{w}} = \mathord{\smash[b]{\underset{\raise.3ex\hbox{$\scriptstyle\sim$}}{0}}\vphantom{0}}$</w:t>
      </w:r>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12</w:t>
        </w:r>
      </w:hyperlink>
      <w:r>
        <w:t xml:space="preserve">).</w:t>
      </w:r>
      <w:r>
        <w:t xml:space="preserve"> </w:t>
      </w:r>
      <w:r>
        <w:t xml:space="preserve">The data</w:t>
      </w:r>
      <w:r>
        <w:t xml:space="preserve"> </w:t>
      </w:r>
      <w:r>
        <w:t xml:space="preserve">$\mathord{\smash[b]{\underset{\raise.3ex\hbox{$\scriptstyle\sim$}}{x}}\vphantom{x}}$</w:t>
      </w:r>
      <w:r>
        <w:t xml:space="preserve"> </w:t>
      </w:r>
      <w:r>
        <w:t xml:space="preserve">is untouched —</w:t>
      </w:r>
      <w:r>
        <w:t xml:space="preserve"> </w:t>
      </w:r>
      <w:r>
        <w:t xml:space="preserve">$\mathord{\smash[b]{\underset{\raise.3ex\hbox{$\scriptstyle\sim$}}{a}}\vphantom{a}}$</w:t>
      </w:r>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w:r>
        <w:t xml:space="preserve">$\mathord{\smash[b]{\underset{\raise.3ex\hbox{$\scriptstyle\sim$}}{w}}\vphantom{w}}$</w:t>
      </w:r>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4"/>
    <w:bookmarkEnd w:id="185"/>
    <w:bookmarkStart w:id="191" w:name="transposes-of-sums-and-products"/>
    <w:p>
      <w:pPr>
        <w:pStyle w:val="Heading3"/>
      </w:pPr>
      <w:r>
        <w:t xml:space="preserve">2.8 Transposes of sums and products</w:t>
      </w:r>
    </w:p>
    <w:bookmarkStart w:id="186" w:name="thm-transpose-sum"/>
    <w:p>
      <w:pPr>
        <w:pStyle w:val="FirstParagraph"/>
      </w:pPr>
      <w:r>
        <w:rPr>
          <w:b/>
          <w:bCs/>
        </w:rPr>
        <w:t xml:space="preserve">Theorem 19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p>
    <w:p>
      <w:pPr>
        <w:pStyle w:val="BodyText"/>
      </w:pPr>
      <w:r>
        <w:t xml:space="preserve">$${(\mathord{\smash[b]{\underset{\raise.3ex\hbox{$\scriptstyle\sim$}}{x}}\vphantom{x}}+ \mathord{\smash[b]{\underset{\raise.3ex\hbox{$\scriptstyle\sim$}}{y}}\vphantom{y}})}^{\top} = {\mathord{\smash[b]{\underset{\raise.3ex\hbox{$\scriptstyle\sim$}}{x}}\vphantom{x}}}^{\top} + {\mathord{\smash[b]{\underset{\raise.3ex\hbox{$\scriptstyle\sim$}}{y}}\vphantom{y}}}^{\top}$$</w:t>
      </w:r>
    </w:p>
    <w:bookmarkEnd w:id="18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7" w:name="thm-transpose-product"/>
    <w:p>
      <w:pPr>
        <w:pStyle w:val="FirstParagraph"/>
      </w:pPr>
      <w:r>
        <w:rPr>
          <w:b/>
          <w:bCs/>
        </w:rPr>
        <w:t xml:space="preserve">Theorem 20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7"/>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8" w:name="rem-transpose-product-order"/>
    <w:p>
      <w:pPr>
        <w:pStyle w:val="FirstParagraph"/>
      </w:pPr>
      <w:r>
        <w:rPr>
          <w:i/>
          <w:iCs/>
        </w:rPr>
        <w:t xml:space="preserve">Remark 18</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8"/>
    <w:bookmarkStart w:id="189" w:name="thm-scalar-transpose"/>
    <w:p>
      <w:pPr>
        <w:pStyle w:val="BodyText"/>
      </w:pPr>
      <w:r>
        <w:rPr>
          <w:b/>
          <w:bCs/>
        </w:rPr>
        <w:t xml:space="preserve">Theorem 21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$\mathord{\smash[b]{\underset{\raise.3ex\hbox{$\scriptstyle\sim$}}{v}}\vphantom{v}}$</w:t>
      </w:r>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w:r>
        <w:t xml:space="preserve">${\mathord{\smash[b]{\underset{\raise.3ex\hbox{$\scriptstyle\sim$}}{u}}\vphantom{u}}}^{\top}\mathbf{M}\mathord{\smash[b]{\underset{\raise.3ex\hbox{$\scriptstyle\sim$}}{v}}\vphantom{v}}$</w:t>
      </w:r>
      <w:r>
        <w:t xml:space="preserve"> </w:t>
      </w:r>
      <w:r>
        <w:t xml:space="preserve">is a number, and</w:t>
      </w:r>
    </w:p>
    <w:p>
      <w:pPr>
        <w:pStyle w:val="BodyText"/>
      </w:pPr>
      <w:r>
        <w:t xml:space="preserve">$$
    {\mathord{\smash[b]{\underset{\raise.3ex\hbox{$\scriptstyle\sim$}}{u}}\vphantom{u}}}^{\top}\mathbf{M}\mathord{\smash[b]{\underset{\raise.3ex\hbox{$\scriptstyle\sim$}}{v}}\vphantom{v}}
    = {\mathord{\smash[b]{\underset{\raise.3ex\hbox{$\scriptstyle\sim$}}{v}}\vphantom{v}}}^{\top}\,{\mathbf{M}}^{\top}\,\mathord{\smash[b]{\underset{\raise.3ex\hbox{$\scriptstyle\sim$}}{u}}\vphantom{u}}.
    $$</w:t>
      </w:r>
    </w:p>
    <w:p>
      <w:pPr>
        <w:pStyle w:val="FirstParagraph"/>
      </w:pPr>
      <w:r>
        <w:t xml:space="preserve">In particular,</w:t>
      </w:r>
      <w:r>
        <w:t xml:space="preserve"> </w:t>
      </w:r>
      <w:r>
        <w:t xml:space="preserve">${\mathord{\smash[b]{\underset{\raise.3ex\hbox{$\scriptstyle\sim$}}{u}}\vphantom{u}}}^{\top}\mathord{\smash[b]{\underset{\raise.3ex\hbox{$\scriptstyle\sim$}}{v}}\vphantom{v}} = {\mathord{\smash[b]{\underset{\raise.3ex\hbox{$\scriptstyle\sim$}}{v}}\vphantom{v}}}^{\top}\mathord{\smash[b]{\underset{\raise.3ex\hbox{$\scriptstyle\sim$}}{u}}\vphantom{u}}$</w:t>
      </w:r>
      <w:r>
        <w:t xml:space="preserve">.</w:t>
      </w:r>
    </w:p>
    <w:bookmarkEnd w:id="189"/>
    <w:p>
      <w:pPr>
        <w:pStyle w:val="BodyText"/>
      </w:pPr>
      <w:r>
        <w:rPr>
          <w:i/>
          <w:iCs/>
        </w:rPr>
        <w:t xml:space="preserve">Proof</w:t>
      </w:r>
      <w:r>
        <w:t xml:space="preserve">. </w:t>
      </w:r>
      <w:r>
        <w:t xml:space="preserve">The product</w:t>
      </w:r>
      <w:r>
        <w:t xml:space="preserve"> </w:t>
      </w:r>
      <w:r>
        <w:t xml:space="preserve">${\mathord{\smash[b]{\underset{\raise.3ex\hbox{$\scriptstyle\sim$}}{u}}\vphantom{u}}}^{\top}\mathbf{M}\mathord{\smash[b]{\underset{\raise.3ex\hbox{$\scriptstyle\sim$}}{v}}\vphantom{v}}$</w:t>
      </w:r>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w:r>
        <w:t xml:space="preserve">$$
    \begin{aligned}
    {\mathord{\smash[b]{\underset{\raise.3ex\hbox{$\scriptstyle\sim$}}{u}}\vphantom{u}}}^{\top}\mathbf{M}\mathord{\smash[b]{\underset{\raise.3ex\hbox{$\scriptstyle\sim$}}{v}}\vphantom{v}}
    &amp;= {\mathopen{}\left({\mathord{\smash[b]{\underset{\raise.3ex\hbox{$\scriptstyle\sim$}}{u}}\vphantom{u}}}^{\top}\mathbf{M}\mathord{\smash[b]{\underset{\raise.3ex\hbox{$\scriptstyle\sim$}}{v}}\vphantom{v}}\right)\mathclose{}}^{\top}
    &amp;&amp; \text{(a } 1 \times 1 \text{ matrix equals its transpose)}
    \\
    &amp;= {\mathord{\smash[b]{\underset{\raise.3ex\hbox{$\scriptstyle\sim$}}{v}}\vphantom{v}}}^{\top}\,{\mathbf{M}}^{\top}\,{\mathopen{}\left({\mathord{\smash[b]{\underset{\raise.3ex\hbox{$\scriptstyle\sim$}}{u}}\vphantom{u}}}^{\top}\right)\mathclose{}}^{\top}
    &amp;&amp; \text{(transpose of a product, twice)}
    \\
    &amp;= {\mathord{\smash[b]{\underset{\raise.3ex\hbox{$\scriptstyle\sim$}}{v}}\vphantom{v}}}^{\top}\,{\mathbf{M}}^{\top}\,\mathord{\smash[b]{\underset{\raise.3ex\hbox{$\scriptstyle\sim$}}{u}}\vphantom{u}}
    &amp;&amp; \text{(transposing twice changes nothing)}
    \end{aligned}
    $$</w:t>
      </w:r>
    </w:p>
    <w:p>
      <w:pPr>
        <w:pStyle w:val="FirstParagraph"/>
      </w:pPr>
      <w:r>
        <w:t xml:space="preserve">The transpose step is</w:t>
      </w:r>
      <w:r>
        <w:t xml:space="preserve"> </w:t>
      </w:r>
      <w:hyperlink w:anchor="thm-transpose-product">
        <w:r>
          <w:rPr>
            <w:rStyle w:val="Hyperlink"/>
          </w:rPr>
          <w:t xml:space="preserve">Theorem 20</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90" w:name="exm-scalar-transpose"/>
    <w:p>
      <w:pPr>
        <w:pStyle w:val="BodyText"/>
      </w:pPr>
      <w:r>
        <w:rPr>
          <w:b/>
          <w:bCs/>
        </w:rPr>
        <w:t xml:space="preserve">Example 35 (Two ways to write the same number)</w:t>
      </w:r>
      <w:r>
        <w:t xml:space="preserve"> </w:t>
      </w:r>
      <w:r>
        <w:t xml:space="preserve">Take</w:t>
      </w:r>
      <w:r>
        <w:t xml:space="preserve"> </w:t>
      </w:r>
      <w:r>
        <w:t xml:space="preserve">$\mathord{\smash[b]{\underset{\raise.3ex\hbox{$\scriptstyle\sim$}}{u}}\vphantom{u}} = (1, 2)$</w:t>
      </w:r>
      <w:r>
        <w:t xml:space="preserve">,</w:t>
      </w:r>
      <w:r>
        <w:t xml:space="preserve"> </w:t>
      </w:r>
      <w:r>
        <w:t xml:space="preserve">$\mathord{\smash[b]{\underset{\raise.3ex\hbox{$\scriptstyle\sim$}}{v}}\vphantom{v}} = (3, -1)$</w:t>
      </w:r>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w:r>
        <w:t xml:space="preserve">$\mathbf{M}\mathord{\smash[b]{\underset{\raise.3ex\hbox{$\scriptstyle\sim$}}{v}}\vphantom{v}} = (1, -3)$</w:t>
      </w:r>
      <w:r>
        <w:t xml:space="preserve">, so</w:t>
      </w:r>
    </w:p>
    <w:p>
      <w:pPr>
        <w:pStyle w:val="BodyText"/>
      </w:pPr>
      <w:r>
        <w:t xml:space="preserve">$$
    {\mathord{\smash[b]{\underset{\raise.3ex\hbox{$\scriptstyle\sim$}}{u}}\vphantom{u}}}^{\top}\mathbf{M}\mathord{\smash[b]{\underset{\raise.3ex\hbox{$\scriptstyle\sim$}}{v}}\vphantom{v}} = 1 \cdot 1 + 2 \cdot (-3) = -5.
    $$</w:t>
      </w:r>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w:r>
        <w:t xml:space="preserve">${\mathbf{M}}^{\top}\mathord{\smash[b]{\underset{\raise.3ex\hbox{$\scriptstyle\sim$}}{u}}\vphantom{u}} = (1, 8)$</w:t>
      </w:r>
      <w:r>
        <w:t xml:space="preserve">, so</w:t>
      </w:r>
    </w:p>
    <w:p>
      <w:pPr>
        <w:pStyle w:val="BodyText"/>
      </w:pPr>
      <w:r>
        <w:t xml:space="preserve">$$
    {\mathord{\smash[b]{\underset{\raise.3ex\hbox{$\scriptstyle\sim$}}{v}}\vphantom{v}}}^{\top}\,{\mathbf{M}}^{\top}\,\mathord{\smash[b]{\underset{\raise.3ex\hbox{$\scriptstyle\sim$}}{u}}\vphantom{u}} = 3 \cdot 1 + (-1) \cdot 8 = -5.
    $$</w:t>
      </w:r>
    </w:p>
    <w:p>
      <w:pPr>
        <w:pStyle w:val="FirstParagraph"/>
      </w:pPr>
      <w:r>
        <w:t xml:space="preserve">The two products are equal, as the theorem says.</w:t>
      </w:r>
      <w:r>
        <w:t xml:space="preserve"> </w:t>
      </w:r>
      <w:r>
        <w:t xml:space="preserve">In least squares, this is why the two cross terms of</w:t>
      </w:r>
      <w:r>
        <w:t xml:space="preserve"> </w:t>
      </w:r>
      <w:r>
        <w:t xml:space="preserve">${(\mathbf{X}\mathord{\smash[b]{\underset{\raise.3ex\hbox{$\scriptstyle\sim$}}{\beta}}\vphantom{\beta}}- \mathord{\smash[b]{\underset{\raise.3ex\hbox{$\scriptstyle\sim$}}{y}}\vphantom{y}})}^{\top}(\mathbf{X}\mathord{\smash[b]{\underset{\raise.3ex\hbox{$\scriptstyle\sim$}}{\beta}}\vphantom{\beta}}- \mathord{\smash[b]{\underset{\raise.3ex\hbox{$\scriptstyle\sim$}}{y}}\vphantom{y}})$</w:t>
      </w:r>
      <w:r>
        <w:t xml:space="preserve"> </w:t>
      </w:r>
      <w:r>
        <w:t xml:space="preserve">are equal and can be combined.</w:t>
      </w:r>
    </w:p>
    <w:bookmarkEnd w:id="190"/>
    <w:bookmarkEnd w:id="191"/>
    <w:bookmarkEnd w:id="192"/>
    <w:bookmarkStart w:id="199" w:name="rank"/>
    <w:p>
      <w:pPr>
        <w:pStyle w:val="Heading2"/>
      </w:pPr>
      <w:r>
        <w:t xml:space="preserve">3 Rank</w:t>
      </w:r>
    </w:p>
    <w:bookmarkStart w:id="193" w:name="def-linearly-independent"/>
    <w:p>
      <w:pPr>
        <w:pStyle w:val="FirstParagraph"/>
      </w:pPr>
      <w:r>
        <w:rPr>
          <w:b/>
          <w:bCs/>
        </w:rPr>
        <w:t xml:space="preserve">Definition 43 (Linearly independent vectors)</w:t>
      </w:r>
      <w:r>
        <w:t xml:space="preserve"> </w:t>
      </w:r>
      <w:r>
        <w:t xml:space="preserve">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[30]</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w:r>
        <w:t xml:space="preserve">$$c_1 \mathord{\smash[b]{\underset{\raise.3ex\hbox{$\scriptstyle\sim$}}{v}}\vphantom{v}}_1 + \cdots + c_k \mathord{\smash[b]{\underset{\raise.3ex\hbox{$\scriptstyle\sim$}}{v}}\vphantom{v}}_k = \mathord{\smash[b]{\underset{\raise.3ex\hbox{$\scriptstyle\sim$}}{0}}\vphantom{0}}$$</w:t>
      </w:r>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93"/>
    <w:bookmarkStart w:id="194" w:name="exm-linearly-independent"/>
    <w:p>
      <w:pPr>
        <w:pStyle w:val="BodyText"/>
      </w:pPr>
      <w:r>
        <w:rPr>
          <w:b/>
          <w:bCs/>
        </w:rPr>
        <w:t xml:space="preserve">Example 36 (Independent and dependent pairs of vectors)</w:t>
      </w:r>
      <w:r>
        <w:t xml:space="preserve"> </w:t>
      </w:r>
      <w:r>
        <w:t xml:space="preserve"> </w:t>
      </w:r>
    </w:p>
    <w:p>
      <w:pPr>
        <w:pStyle w:val="Compact"/>
        <w:numPr>
          <w:ilvl w:val="0"/>
          <w:numId w:val="1017"/>
        </w:numPr>
      </w:pPr>
      <w:r>
        <w:t xml:space="preserve">$\mathord{\smash[b]{\underset{\raise.3ex\hbox{$\scriptstyle\sim$}}{v}}\vphantom{v}}_1 = (1, 0)$</w:t>
      </w:r>
      <w:r>
        <w:t xml:space="preserve"> </w:t>
      </w:r>
      <w:r>
        <w:t xml:space="preserve">and</w:t>
      </w:r>
      <w:r>
        <w:t xml:space="preserve"> </w:t>
      </w:r>
      <w:r>
        <w:t xml:space="preserve">$\mathord{\smash[b]{\underset{\raise.3ex\hbox{$\scriptstyle\sim$}}{v}}\vphantom{v}}_2 = (1, 1)$</w:t>
      </w:r>
      <w:r>
        <w:t xml:space="preserve"> </w:t>
      </w:r>
      <w:r>
        <w:t xml:space="preserve">are linearly independent:</w:t>
      </w:r>
      <w:r>
        <w:t xml:space="preserve"> </w:t>
      </w:r>
      <w:r>
        <w:t xml:space="preserve">$c_1 \mathord{\smash[b]{\underset{\raise.3ex\hbox{$\scriptstyle\sim$}}{v}}\vphantom{v}}_1 + c_2 \mathord{\smash[b]{\underset{\raise.3ex\hbox{$\scriptstyle\sim$}}{v}}\vphantom{v}}_2 = (c_1 + c_2, c_2)$</w:t>
      </w:r>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w:r>
        <w:t xml:space="preserve">$\mathord{\smash[b]{\underset{\raise.3ex\hbox{$\scriptstyle\sim$}}{v}}\vphantom{v}}_1 = (1, 2)$</w:t>
      </w:r>
      <w:r>
        <w:t xml:space="preserve"> </w:t>
      </w:r>
      <w:r>
        <w:t xml:space="preserve">and</w:t>
      </w:r>
      <w:r>
        <w:t xml:space="preserve"> </w:t>
      </w:r>
      <w:r>
        <w:t xml:space="preserve">$\mathord{\smash[b]{\underset{\raise.3ex\hbox{$\scriptstyle\sim$}}{v}}\vphantom{v}}_2 = (2, 4)$</w:t>
      </w:r>
      <w:r>
        <w:t xml:space="preserve"> </w:t>
      </w:r>
      <w:r>
        <w:t xml:space="preserve">are not:</w:t>
      </w:r>
      <w:r>
        <w:t xml:space="preserve"> </w:t>
      </w:r>
      <w:r>
        <w:t xml:space="preserve">$2 \mathord{\smash[b]{\underset{\raise.3ex\hbox{$\scriptstyle\sim$}}{v}}\vphantom{v}}_1 - \mathord{\smash[b]{\underset{\raise.3ex\hbox{$\scriptstyle\sim$}}{v}}\vphantom{v}}_2 = \mathord{\smash[b]{\underset{\raise.3ex\hbox{$\scriptstyle\sim$}}{0}}\vphantom{0}}$</w:t>
      </w:r>
      <w:r>
        <w:t xml:space="preserve">.</w:t>
      </w:r>
    </w:p>
    <w:bookmarkEnd w:id="194"/>
    <w:bookmarkStart w:id="195"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[31]</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5"/>
    <w:bookmarkStart w:id="196" w:name="exm-rank"/>
    <w:p>
      <w:pPr>
        <w:pStyle w:val="BodyText"/>
      </w:pPr>
      <w:r>
        <w:rPr>
          <w:b/>
          <w:bCs/>
        </w:rPr>
        <w:t xml:space="preserve">Example 37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w:r>
        <w:t xml:space="preserve">$c_1 (1, 1, 1) + c_2 (1, 2, 3) = \mathord{\smash[b]{\underset{\raise.3ex\hbox{$\scriptstyle\sim$}}{0}}\vphantom{0}}$</w:t>
      </w:r>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6"/>
    <w:bookmarkStart w:id="197"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7"/>
    <w:bookmarkStart w:id="198" w:name="rem-full-column-rank-shape"/>
    <w:p>
      <w:pPr>
        <w:pStyle w:val="BodyText"/>
      </w:pPr>
      <w:r>
        <w:rPr>
          <w:i/>
          <w:iCs/>
        </w:rPr>
        <w:t xml:space="preserve">Remark 19</w:t>
      </w:r>
      <w:r>
        <w:t xml:space="preserve"> (Full column rank needs at least as many rows as columns). </w:t>
      </w:r>
      <w:r>
        <w:t xml:space="preserve">In</w:t>
      </w:r>
      <w:r>
        <w:t xml:space="preserve"> </w:t>
      </w:r>
      <w:hyperlink w:anchor="exm-rank">
        <w:r>
          <w:rPr>
            <w:rStyle w:val="Hyperlink"/>
          </w:rPr>
          <w:t xml:space="preserve">Example 37</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w:r>
        <w:t xml:space="preserve">$1 \cdot(1, 0) + 1 \cdot(0, 1) - 1 \cdot(1, 1) = \mathord{\smash[b]{\underset{\raise.3ex\hbox{$\scriptstyle\sim$}}{0}}\vphantom{0}}$</w:t>
      </w:r>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8"/>
    <w:bookmarkEnd w:id="199"/>
    <w:bookmarkStart w:id="24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[32]</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203"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[33]</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w:t>
      </w:r>
      <w:r>
        <w:t xml:space="preserve">,</w:t>
      </w:r>
      <w:r>
        <w:t xml:space="preserve"> </w:t>
      </w:r>
      <w:r>
        <w:t xml:space="preserve">then</w:t>
      </w:r>
      <w:r>
        <w:t xml:space="preserve"> </w:t>
      </w:r>
      <w:r>
        <w:t xml:space="preserve">$\mathord{\smash[b]{\underset{\raise.3ex\hbox{$\scriptstyle\sim$}}{u}}\vphantom{u}} + \mathord{\smash[b]{\underset{\raise.3ex\hbox{$\scriptstyle\sim$}}{v}}\vphantom{v}} \in \mathcal{S}$</w:t>
      </w:r>
      <w:r>
        <w:t xml:space="preserve">;</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w:r>
        <w:t xml:space="preserve">$c \mathord{\smash[b]{\underset{\raise.3ex\hbox{$\scriptstyle\sim$}}{u}}\vphantom{u}} \in \mathcal{S}$</w:t>
      </w:r>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203"/>
    <w:bookmarkStart w:id="204" w:name="exm-subspace"/>
    <w:p>
      <w:pPr>
        <w:pStyle w:val="BodyText"/>
      </w:pPr>
      <w:r>
        <w:rPr>
          <w:b/>
          <w:bCs/>
        </w:rPr>
        <w:t xml:space="preserve">Example 38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w:r>
        <w:t xml:space="preserve">$\mathopen{}\left\{\mathord{\smash[b]{\underset{\raise.3ex\hbox{$\scriptstyle\sim$}}{0}}\vphantom{0}}\right\}\mathclose{}$</w:t>
      </w:r>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4"/>
    <w:bookmarkStart w:id="205" w:name="exm-not-subspace"/>
    <w:p>
      <w:pPr>
        <w:pStyle w:val="BodyText"/>
      </w:pPr>
      <w:r>
        <w:rPr>
          <w:b/>
          <w:bCs/>
        </w:rPr>
        <w:t xml:space="preserve">Example 39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5"/>
    <w:bookmarkStart w:id="206" w:name="thm-subspace-zero"/>
    <w:p>
      <w:pPr>
        <w:pStyle w:val="BodyText"/>
      </w:pPr>
      <w:r>
        <w:rPr>
          <w:b/>
          <w:bCs/>
        </w:rPr>
        <w:t xml:space="preserve">Theorem 22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w:r>
        <w:t xml:space="preserve">$\mathord{\smash[b]{\underset{\raise.3ex\hbox{$\scriptstyle\sim$}}{0}}\vphantom{0}}\in \mathcal{S}$</w:t>
      </w:r>
      <w:r>
        <w:t xml:space="preserve">.</w:t>
      </w:r>
    </w:p>
    <w:bookmarkEnd w:id="206"/>
    <w:p>
      <w:pPr>
        <w:pStyle w:val="BodyText"/>
      </w:pPr>
      <w:r>
        <w:rPr>
          <w:i/>
          <w:iCs/>
        </w:rPr>
        <w:t xml:space="preserve">Proof</w:t>
      </w:r>
      <w:r>
        <w:t xml:space="preserve">. </w:t>
      </w:r>
      <w:r>
        <w:t xml:space="preserve">A subspace is not empty, so it contains some vector</w:t>
      </w:r>
      <w:r>
        <w:t xml:space="preserve"> </w:t>
      </w:r>
      <w:r>
        <w:t xml:space="preserve">$\mathord{\smash[b]{\underset{\raise.3ex\hbox{$\scriptstyle\sim$}}{u}}\vphantom{u}}$</w:t>
      </w:r>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w:r>
        <w:t xml:space="preserve">$0 \cdot\mathord{\smash[b]{\underset{\raise.3ex\hbox{$\scriptstyle\sim$}}{u}}\vphantom{u}}$</w:t>
      </w:r>
      <w:r>
        <w:t xml:space="preserve"> </w:t>
      </w:r>
      <w:r>
        <w:t xml:space="preserve">in</w:t>
      </w:r>
      <w:r>
        <w:t xml:space="preserve"> </w:t>
      </w:r>
      <m:oMath>
        <m:r>
          <m:rPr>
            <m:scr m:val="script"/>
            <m:sty m:val="p"/>
          </m:rPr>
          <m:t>S</m:t>
        </m:r>
      </m:oMath>
      <w:r>
        <w:t xml:space="preserve">,</w:t>
      </w:r>
      <w:r>
        <w:t xml:space="preserve"> </w:t>
      </w:r>
      <w:r>
        <w:t xml:space="preserve">and</w:t>
      </w:r>
      <w:r>
        <w:t xml:space="preserve"> </w:t>
      </w:r>
      <w:r>
        <w:t xml:space="preserve">$0 \cdot\mathord{\smash[b]{\underset{\raise.3ex\hbox{$\scriptstyle\sim$}}{u}}\vphantom{u}} = \mathord{\smash[b]{\underset{\raise.3ex\hbox{$\scriptstyle\sim$}}{0}}\vphantom{0}}$</w:t>
      </w:r>
      <w:r>
        <w:t xml:space="preserve">.</w:t>
      </w:r>
    </w:p>
    <w:bookmarkStart w:id="207" w:name="exm-subspace-zero"/>
    <w:p>
      <w:pPr>
        <w:pStyle w:val="BodyText"/>
      </w:pPr>
      <w:r>
        <w:rPr>
          <w:b/>
          <w:bCs/>
        </w:rPr>
        <w:t xml:space="preserve">Example 40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w:r>
        <w:t xml:space="preserve">$\mathord{\smash[b]{\underset{\raise.3ex\hbox{$\scriptstyle\sim$}}{0}}\vphantom{0}}= (0, 0, 0)$</w:t>
      </w:r>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22</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39</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w:r>
        <w:t xml:space="preserve">$\mathord{\smash[b]{\underset{\raise.3ex\hbox{$\scriptstyle\sim$}}{0}}\vphantom{0}}$</w:t>
      </w:r>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w:r>
        <w:t xml:space="preserve">$\mathord{\smash[b]{\underset{\raise.3ex\hbox{$\scriptstyle\sim$}}{0}}\vphantom{0}}$</w:t>
      </w:r>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7"/>
    <w:bookmarkStart w:id="208"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[34]</w:t>
      </w:r>
      <w:r>
        <w:t xml:space="preserve"> </w:t>
      </w:r>
      <w:r>
        <w:t xml:space="preserve">of vectors</w:t>
      </w:r>
      <w:r>
        <w:t xml:space="preserve"> </w:t>
      </w:r>
      <w:r>
        <w:t xml:space="preserve">$\mathord{\smash[b]{\underset{\raise.3ex\hbox{$\scriptstyle\sim$}}{v}}\vphantom{v}}_1, \ldots, \mathord{\smash[b]{\underset{\raise.3ex\hbox{$\scriptstyle\sim$}}{v}}\vphantom{v}}_k \in \mathbb{R}^p$</w:t>
      </w:r>
      <w:r>
        <w:t xml:space="preserve"> </w:t>
      </w:r>
      <w:r>
        <w:t xml:space="preserve">is the set of all their linear combinations:</w:t>
      </w:r>
    </w:p>
    <w:p>
      <w:pPr>
        <w:pStyle w:val="BodyText"/>
      </w:pPr>
      <w:r>
        <w:t xml:space="preserve">$$
    \operatorname{span}\mathopen{}\left\{\mathord{\smash[b]{\underset{\raise.3ex\hbox{$\scriptstyle\sim$}}{v}}\vphantom{v}}_1, \ldots, \mathord{\smash[b]{\underset{\raise.3ex\hbox{$\scriptstyle\sim$}}{v}}\vphantom{v}}_k\right\}\mathclose{}
    \stackrel{\text{def}}{=}
    \mathopen{}\left\{c_1 \mathord{\smash[b]{\underset{\raise.3ex\hbox{$\scriptstyle\sim$}}{v}}\vphantom{v}}_1 + \cdots + c_k \mathord{\smash[b]{\underset{\raise.3ex\hbox{$\scriptstyle\sim$}}{v}}\vphantom{v}}_k : c_1, \ldots, c_k \in \mathbb{R}\right\}\mathclose{}.
    $$</w:t>
      </w:r>
    </w:p>
    <w:p>
      <w:pPr>
        <w:pStyle w:val="FirstParagraph"/>
      </w:pPr>
      <w:r>
        <w:t xml:space="preserve">The vectors</w:t>
      </w:r>
      <w:r>
        <w:t xml:space="preserve"> </w:t>
      </w:r>
      <w:r>
        <w:t xml:space="preserve">$\mathord{\smash[b]{\underset{\raise.3ex\hbox{$\scriptstyle\sim$}}{v}}\vphantom{v}}_1, \ldots, \mathord{\smash[b]{\underset{\raise.3ex\hbox{$\scriptstyle\sim$}}{v}}\vphantom{v}}_k$</w:t>
      </w:r>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w:r>
        <w:t xml:space="preserve">$\mathopen{}\left\{\mathord{\smash[b]{\underset{\raise.3ex\hbox{$\scriptstyle\sim$}}{0}}\vphantom{0}}\right\}\mathclose{}$</w:t>
      </w:r>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8"/>
    <w:bookmarkStart w:id="209" w:name="exm-span"/>
    <w:p>
      <w:pPr>
        <w:pStyle w:val="BodyText"/>
      </w:pPr>
      <w:r>
        <w:rPr>
          <w:b/>
          <w:bCs/>
        </w:rPr>
        <w:t xml:space="preserve">Example 41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9"/>
    <w:bookmarkStart w:id="210" w:name="thm-span-subspace"/>
    <w:p>
      <w:pPr>
        <w:pStyle w:val="FirstParagraph"/>
      </w:pPr>
      <w:r>
        <w:rPr>
          <w:b/>
          <w:bCs/>
        </w:rPr>
        <w:t xml:space="preserve">Theorem 23 (A span is a subspace)</w:t>
      </w:r>
      <w:r>
        <w:t xml:space="preserve"> </w:t>
      </w:r>
      <w:r>
        <w:t xml:space="preserve">For any vectors</w:t>
      </w:r>
      <w:r>
        <w:t xml:space="preserve"> </w:t>
      </w:r>
      <w:r>
        <w:t xml:space="preserve">$\mathord{\smash[b]{\underset{\raise.3ex\hbox{$\scriptstyle\sim$}}{v}}\vphantom{v}}_1, \ldots, \mathord{\smash[b]{\underset{\raise.3ex\hbox{$\scriptstyle\sim$}}{v}}\vphantom{v}}_k \in \mathbb{R}^p$</w:t>
      </w:r>
      <w:r>
        <w:t xml:space="preserve">,</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10"/>
    <w:p>
      <w:pPr>
        <w:pStyle w:val="BodyText"/>
      </w:pPr>
      <w:r>
        <w:rPr>
          <w:i/>
          <w:iCs/>
        </w:rPr>
        <w:t xml:space="preserve">Proof</w:t>
      </w:r>
      <w:r>
        <w:t xml:space="preserve">. </w:t>
      </w:r>
      <w:r>
        <w:t xml:space="preserve">The span is not empty:</w:t>
      </w:r>
      <w:r>
        <w:t xml:space="preserve"> </w:t>
      </w:r>
      <w:r>
        <w:t xml:space="preserve">it contains</w:t>
      </w:r>
      <w:r>
        <w:t xml:space="preserve"> </w:t>
      </w:r>
      <w:r>
        <w:t xml:space="preserve">$0 \cdot\mathord{\smash[b]{\underset{\raise.3ex\hbox{$\scriptstyle\sim$}}{v}}\vphantom{v}}_1 + \cdots + 0 \cdot\mathord{\smash[b]{\underset{\raise.3ex\hbox{$\scriptstyle\sim$}}{v}}\vphantom{v}}_k = \mathord{\smash[b]{\underset{\raise.3ex\hbox{$\scriptstyle\sim$}}{0}}\vphantom{0}}$</w:t>
      </w:r>
      <w:r>
        <w:t xml:space="preserve">.</w:t>
      </w:r>
    </w:p>
    <w:p>
      <w:pPr>
        <w:pStyle w:val="BodyText"/>
      </w:pPr>
      <w:r>
        <w:rPr>
          <w:b/>
          <w:bCs/>
        </w:rPr>
        <w:t xml:space="preserve">Addition.</w:t>
      </w:r>
      <w:r>
        <w:t xml:space="preserve"> </w:t>
      </w:r>
      <w:r>
        <w:t xml:space="preserve">Take two vectors in the span,</w:t>
      </w:r>
      <w:r>
        <w:t xml:space="preserve"> </w:t>
      </w:r>
      <w:r>
        <w:t xml:space="preserve">$\mathord{\smash[b]{\underset{\raise.3ex\hbox{$\scriptstyle\sim$}}{u}}\vphantom{u}} = a_1 \mathord{\smash[b]{\underset{\raise.3ex\hbox{$\scriptstyle\sim$}}{v}}\vphantom{v}}_1 + \cdots + a_k \mathord{\smash[b]{\underset{\raise.3ex\hbox{$\scriptstyle\sim$}}{v}}\vphantom{v}}_k$</w:t>
      </w:r>
      <w:r>
        <w:t xml:space="preserve"> </w:t>
      </w:r>
      <w:r>
        <w:t xml:space="preserve">and</w:t>
      </w:r>
      <w:r>
        <w:t xml:space="preserve"> </w:t>
      </w:r>
      <w:r>
        <w:t xml:space="preserve">$\mathord{\smash[b]{\underset{\raise.3ex\hbox{$\scriptstyle\sim$}}{w}}\vphantom{w}} = b_1 \mathord{\smash[b]{\underset{\raise.3ex\hbox{$\scriptstyle\sim$}}{v}}\vphantom{v}}_1 + \cdots + b_k \mathord{\smash[b]{\underset{\raise.3ex\hbox{$\scriptstyle\sim$}}{v}}\vphantom{v}}_k$</w:t>
      </w:r>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(a_1 \mathord{\smash[b]{\underset{\raise.3ex\hbox{$\scriptstyle\sim$}}{v}}\vphantom{v}}_1 + \cdots + a_k \mathord{\smash[b]{\underset{\raise.3ex\hbox{$\scriptstyle\sim$}}{v}}\vphantom{v}}_k)
     + (b_1 \mathord{\smash[b]{\underset{\raise.3ex\hbox{$\scriptstyle\sim$}}{v}}\vphantom{v}}_1 + \cdots + b_k \mathord{\smash[b]{\underset{\raise.3ex\hbox{$\scriptstyle\sim$}}{v}}\vphantom{v}}_k)
    &amp;&amp; \text{(substitute the two combinations)}
    \\
    &amp;= (a_1 + b_1)\,\mathord{\smash[b]{\underset{\raise.3ex\hbox{$\scriptstyle\sim$}}{v}}\vphantom{v}}_1 + \cdots + (a_k + b_k)\,\mathord{\smash[b]{\underset{\raise.3ex\hbox{$\scriptstyle\sim$}}{v}}\vphantom{v}}_k
    &amp;&amp; \text{(regroup, and distribute each } \mathord{\smash[b]{\underset{\raise.3ex\hbox{$\scriptstyle\sim$}}{v}}\vphantom{v}}_i \text{)}
    \end{aligned}
    $$</w:t>
      </w:r>
    </w:p>
    <w:p>
      <w:pPr>
        <w:pStyle w:val="FirstParagraph"/>
      </w:pPr>
      <w:r>
        <w:t xml:space="preserve">which is a linear combination of</w:t>
      </w:r>
      <w:r>
        <w:t xml:space="preserve"> </w:t>
      </w:r>
      <w:r>
        <w:t xml:space="preserve">$\mathord{\smash[b]{\underset{\raise.3ex\hbox{$\scriptstyle\sim$}}{v}}\vphantom{v}}_1, \ldots, \mathord{\smash[b]{\underset{\raise.3ex\hbox{$\scriptstyle\sim$}}{v}}\vphantom{v}}_k$</w:t>
      </w:r>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w:r>
        <w:t xml:space="preserve">$$
    \begin{aligned}
    c\,\mathord{\smash[b]{\underset{\raise.3ex\hbox{$\scriptstyle\sim$}}{u}}\vphantom{u}}
    &amp;= c\,(a_1 \mathord{\smash[b]{\underset{\raise.3ex\hbox{$\scriptstyle\sim$}}{v}}\vphantom{v}}_1 + \cdots + a_k \mathord{\smash[b]{\underset{\raise.3ex\hbox{$\scriptstyle\sim$}}{v}}\vphantom{v}}_k)
    &amp;&amp; \text{(substitute the combination)}
    \\
    &amp;= (c a_1)\,\mathord{\smash[b]{\underset{\raise.3ex\hbox{$\scriptstyle\sim$}}{v}}\vphantom{v}}_1 + \cdots + (c a_k)\,\mathord{\smash[b]{\underset{\raise.3ex\hbox{$\scriptstyle\sim$}}{v}}\vphantom{v}}_k
    &amp;&amp; \text{(distribute } c \text{ over the sum)}
    \end{aligned}
    $$</w:t>
      </w:r>
    </w:p>
    <w:p>
      <w:pPr>
        <w:pStyle w:val="FirstParagraph"/>
      </w:pPr>
      <w:r>
        <w:t xml:space="preserve">which is again in the span.</w:t>
      </w:r>
    </w:p>
    <w:bookmarkStart w:id="212" w:name="exm-span-subspace"/>
    <w:p>
      <w:pPr>
        <w:pStyle w:val="BodyText"/>
      </w:pPr>
      <w:r>
        <w:rPr>
          <w:b/>
          <w:bCs/>
        </w:rPr>
        <w:t xml:space="preserve">Example 42 (The line in</w:t>
      </w:r>
      <w:r>
        <w:rPr>
          <w:b/>
          <w:bCs/>
        </w:rPr>
        <w:t xml:space="preserve"> </w:t>
      </w:r>
      <w:hyperlink w:anchor="exm-subspace">
        <w:r>
          <w:rPr>
            <w:rStyle w:val="Hyperlink"/>
            <w:b/>
            <w:bCs/>
          </w:rPr>
          <w:t xml:space="preserve">Example 38</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38</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23</w:t>
        </w:r>
      </w:hyperlink>
      <w:r>
        <w:t xml:space="preserve"> </w:t>
      </w:r>
      <w:r>
        <w:t xml:space="preserve">gives a second</w:t>
      </w:r>
      <w:r>
        <w:t xml:space="preserve"> </w:t>
      </w:r>
      <w:hyperlink r:id="rId211">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12"/>
    <w:bookmarkStart w:id="213" w:name="thm-matvec-columns"/>
    <w:p>
      <w:pPr>
        <w:pStyle w:val="BodyText"/>
      </w:pPr>
      <w:r>
        <w:rPr>
          <w:b/>
          <w:bCs/>
        </w:rPr>
        <w:t xml:space="preserve">Theorem 24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w:r>
        <w:t xml:space="preserve">$\mathord{\smash[b]{\underset{\raise.3ex\hbox{$\scriptstyle\sim$}}{x}}\vphantom{x}} \in \mathbb{R}^n$</w:t>
      </w:r>
      <w:r>
        <w:t xml:space="preserve">, then</w:t>
      </w:r>
    </w:p>
    <w:p>
      <w:pPr>
        <w:pStyle w:val="BodyText"/>
      </w:pPr>
      <w:r>
        <w:t xml:space="preserve">$$
    \mathbf{A} \mathord{\smash[b]{\underset{\raise.3ex\hbox{$\scriptstyle\sim$}}{x}}\vphantom{x}} = x_1 \mathord{\smash[b]{\underset{\raise.3ex\hbox{$\scriptstyle\sim$}}{a}}\vphantom{a}}_1 + \cdots + x_n \mathord{\smash[b]{\underset{\raise.3ex\hbox{$\scriptstyle\sim$}}{a}}\vphantom{a}}_n.
    $$</w:t>
      </w:r>
    </w:p>
    <w:bookmarkEnd w:id="213"/>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(\mathbf{A} \mathord{\smash[b]{\underset{\raise.3ex\hbox{$\scriptstyle\sim$}}{x}}\vphantom{x}})_i
    &amp;= a_{i1} x_1 + \cdots + a_{in} x_n
    &amp;&amp; \text{(}\text{Definition~32}\text{)}
    \\
    &amp;= x_1 a_{i1} + \cdots + x_n a_{in}
    &amp;&amp; \text{(multiplication of numbers is commutative)}
    \\
    &amp;= (x_1 \mathord{\smash[b]{\underset{\raise.3ex\hbox{$\scriptstyle\sim$}}{a}}\vphantom{a}}_1 + \cdots + x_n \mathord{\smash[b]{\underset{\raise.3ex\hbox{$\scriptstyle\sim$}}{a}}\vphantom{a}}_n)_i
    &amp;&amp; \text{(entry } i \text{ of each } x_j \mathord{\smash[b]{\underset{\raise.3ex\hbox{$\scriptstyle\sim$}}{a}}\vphantom{a}}_j \text{ is } x_j a_{ij} \text{)}
    \end{aligned}
    $$</w:t>
      </w:r>
    </w:p>
    <w:bookmarkStart w:id="214" w:name="exm-matvec-columns"/>
    <w:p>
      <w:pPr>
        <w:pStyle w:val="FirstParagraph"/>
      </w:pPr>
      <w:r>
        <w:rPr>
          <w:b/>
          <w:bCs/>
        </w:rPr>
        <w:t xml:space="preserve">Example 43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24</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14</w:t>
        </w:r>
      </w:hyperlink>
      <w:r>
        <w:t xml:space="preserve">).</w:t>
      </w:r>
    </w:p>
    <w:bookmarkEnd w:id="214"/>
    <w:bookmarkStart w:id="215" w:name="thm-matvec-linear"/>
    <w:p>
      <w:pPr>
        <w:pStyle w:val="BodyText"/>
      </w:pPr>
      <w:r>
        <w:rPr>
          <w:b/>
          <w:bCs/>
        </w:rPr>
        <w:t xml:space="preserve">Theorem 25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$\mathord{\smash[b]{\underset{\raise.3ex\hbox{$\scriptstyle\sim$}}{z}}\vphantom{z}}_1, \ldots, \mathord{\smash[b]{\underset{\raise.3ex\hbox{$\scriptstyle\sim$}}{z}}\vphantom{z}}_k \in \mathbb{R}^n$</w:t>
      </w:r>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w:r>
        <w:t xml:space="preserve">$$
    \mathbf{A}\,(c_1 \mathord{\smash[b]{\underset{\raise.3ex\hbox{$\scriptstyle\sim$}}{z}}\vphantom{z}}_1 + \cdots + c_k \mathord{\smash[b]{\underset{\raise.3ex\hbox{$\scriptstyle\sim$}}{z}}\vphantom{z}}_k)
    = c_1\,\mathbf{A} \mathord{\smash[b]{\underset{\raise.3ex\hbox{$\scriptstyle\sim$}}{z}}\vphantom{z}}_1 + \cdots + c_k\,\mathbf{A} \mathord{\smash[b]{\underset{\raise.3ex\hbox{$\scriptstyle\sim$}}{z}}\vphantom{z}}_k.
    $$</w:t>
      </w:r>
    </w:p>
    <w:bookmarkEnd w:id="215"/>
    <w:p>
      <w:pPr>
        <w:pStyle w:val="FirstParagraph"/>
      </w:pPr>
      <w:r>
        <w:rPr>
          <w:i/>
          <w:iCs/>
        </w:rPr>
        <w:t xml:space="preserve">Proof</w:t>
      </w:r>
      <w:r>
        <w:t xml:space="preserve">. </w:t>
      </w:r>
      <w:r>
        <w:t xml:space="preserve">The function</w:t>
      </w:r>
      <w:r>
        <w:t xml:space="preserve"> </w:t>
      </w:r>
      <w:r>
        <w:t xml:space="preserve">$\mathord{\smash[b]{\underset{\raise.3ex\hbox{$\scriptstyle\sim$}}{x}}\vphantom{x}}\mapsto \mathbf{A}\mathord{\smash[b]{\underset{\raise.3ex\hbox{$\scriptstyle\sim$}}{x}}\vphantom{x}}$</w:t>
      </w:r>
      <w:r>
        <w:t xml:space="preserve"> </w:t>
      </w:r>
      <w:r>
        <w:t xml:space="preserve">is a linear map</w:t>
      </w:r>
      <w:r>
        <w:t xml:space="preserve"> </w:t>
      </w:r>
      <w:r>
        <w:t xml:space="preserve">by</w:t>
      </w:r>
      <w:r>
        <w:t xml:space="preserve"> </w:t>
      </w:r>
      <w:hyperlink w:anchor="thm-matrix-map-linear">
        <w:r>
          <w:rPr>
            <w:rStyle w:val="Hyperlink"/>
          </w:rPr>
          <w:t xml:space="preserve">Theorem 13</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14</w:t>
        </w:r>
      </w:hyperlink>
      <w:r>
        <w:t xml:space="preserve">.</w:t>
      </w:r>
      <w:r>
        <w:t xml:space="preserve"> </w:t>
      </w:r>
      <w:r>
        <w:t xml:space="preserve">Applying that theorem 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$\mathord{\smash[b]{\underset{\raise.3ex\hbox{$\scriptstyle\sim$}}{v}}\vphantom{v}}_i = \mathord{\smash[b]{\underset{\raise.3ex\hbox{$\scriptstyle\sim$}}{z}}\vphantom{z}}_i$</w:t>
      </w:r>
      <w:r>
        <w:t xml:space="preserve"> </w:t>
      </w:r>
      <w:r>
        <w:t xml:space="preserve">gives the identity.</w:t>
      </w:r>
    </w:p>
    <w:bookmarkStart w:id="216" w:name="exm-matvec-linear"/>
    <w:p>
      <w:pPr>
        <w:pStyle w:val="BodyText"/>
      </w:pPr>
      <w:r>
        <w:rPr>
          <w:b/>
          <w:bCs/>
        </w:rPr>
        <w:t xml:space="preserve">Example 44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$\mathord{\smash[b]{\underset{\raise.3ex\hbox{$\scriptstyle\sim$}}{z}}\vphantom{z}}_1 = (1, 0)$</w:t>
      </w:r>
      <w:r>
        <w:t xml:space="preserve"> </w:t>
      </w:r>
      <w:r>
        <w:t xml:space="preserve">and</w:t>
      </w:r>
      <w:r>
        <w:t xml:space="preserve"> </w:t>
      </w:r>
      <w:r>
        <w:t xml:space="preserve">$\mathord{\smash[b]{\underset{\raise.3ex\hbox{$\scriptstyle\sim$}}{z}}\vphantom{z}}_2 = (0, 1)$</w:t>
      </w:r>
      <w:r>
        <w:t xml:space="preserve">.</w:t>
      </w:r>
      <w:r>
        <w:t xml:space="preserve"> </w:t>
      </w:r>
      <w:r>
        <w:t xml:space="preserve">Then</w:t>
      </w:r>
      <w:r>
        <w:t xml:space="preserve"> </w:t>
      </w:r>
      <w:r>
        <w:t xml:space="preserve">$\mathbf{A} \mathord{\smash[b]{\underset{\raise.3ex\hbox{$\scriptstyle\sim$}}{z}}\vphantom{z}}_1 = (1, 3)$</w:t>
      </w:r>
      <w:r>
        <w:t xml:space="preserve"> </w:t>
      </w:r>
      <w:r>
        <w:t xml:space="preserve">and</w:t>
      </w:r>
      <w:r>
        <w:t xml:space="preserve"> </w:t>
      </w:r>
      <w:r>
        <w:t xml:space="preserve">$\mathbf{A} \mathord{\smash[b]{\underset{\raise.3ex\hbox{$\scriptstyle\sim$}}{z}}\vphantom{z}}_2 = (2, 4)$</w:t>
      </w:r>
      <w:r>
        <w:t xml:space="preserve">,</w:t>
      </w:r>
      <w:r>
        <w:t xml:space="preserve"> </w:t>
      </w:r>
      <w:r>
        <w:t xml:space="preserve">and for the combination</w:t>
      </w:r>
      <w:r>
        <w:t xml:space="preserve"> </w:t>
      </w:r>
      <w:r>
        <w:t xml:space="preserve">$2 \mathord{\smash[b]{\underset{\raise.3ex\hbox{$\scriptstyle\sim$}}{z}}\vphantom{z}}_1 - \mathord{\smash[b]{\underset{\raise.3ex\hbox{$\scriptstyle\sim$}}{z}}\vphantom{z}}_2 = (2, -1)$</w:t>
      </w:r>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w:r>
        <w:t xml:space="preserve">$2\,\mathbf{A} \mathord{\smash[b]{\underset{\raise.3ex\hbox{$\scriptstyle\sim$}}{z}}\vphantom{z}}_1 - \mathbf{A} \mathord{\smash[b]{\underset{\raise.3ex\hbox{$\scriptstyle\sim$}}{z}}\vphantom{z}}_2$</w:t>
      </w:r>
      <w:r>
        <w:t xml:space="preserve">, as</w:t>
      </w:r>
      <w:r>
        <w:t xml:space="preserve"> </w:t>
      </w:r>
      <w:hyperlink w:anchor="thm-matvec-linear">
        <w:r>
          <w:rPr>
            <w:rStyle w:val="Hyperlink"/>
          </w:rPr>
          <w:t xml:space="preserve">Theorem 25</w:t>
        </w:r>
      </w:hyperlink>
      <w:r>
        <w:t xml:space="preserve"> </w:t>
      </w:r>
      <w:r>
        <w:t xml:space="preserve">says.</w:t>
      </w:r>
    </w:p>
    <w:bookmarkEnd w:id="216"/>
    <w:bookmarkStart w:id="217" w:name="thm-many-vectors-dependent"/>
    <w:p>
      <w:pPr>
        <w:pStyle w:val="BodyText"/>
      </w:pPr>
      <w:r>
        <w:rPr>
          <w:b/>
          <w:bCs/>
        </w:rPr>
        <w:t xml:space="preserve">Theorem 26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w:r>
        <w:t xml:space="preserve">$\mathord{\smash[b]{\underset{\raise.3ex\hbox{$\scriptstyle\sim$}}{v}}\vphantom{v}}_1, \ldots, \mathord{\smash[b]{\underset{\raise.3ex\hbox{$\scriptstyle\sim$}}{v}}\vphantom{v}}_k \in \mathbb{R}^p$</w:t>
      </w:r>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w:r>
        <w:t xml:space="preserve">$c_1 \mathord{\smash[b]{\underset{\raise.3ex\hbox{$\scriptstyle\sim$}}{v}}\vphantom{v}}_1 + \cdots + c_k \mathord{\smash[b]{\underset{\raise.3ex\hbox{$\scriptstyle\sim$}}{v}}\vphantom{v}}_k = \mathord{\smash[b]{\underset{\raise.3ex\hbox{$\scriptstyle\sim$}}{0}}\vphantom{0}}_p$</w:t>
      </w:r>
      <w:r>
        <w:t xml:space="preserve">.</w:t>
      </w:r>
    </w:p>
    <w:bookmarkEnd w:id="217"/>
    <w:p>
      <w:pPr>
        <w:pStyle w:val="BodyText"/>
      </w:pPr>
      <w:r>
        <w:rPr>
          <w:i/>
          <w:iCs/>
        </w:rPr>
        <w:t xml:space="preserve">Proof</w:t>
      </w:r>
      <w:r>
        <w:t xml:space="preserve">. </w:t>
      </w:r>
      <w:hyperlink r:id="rId146">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w:r>
        <w:t xml:space="preserve">$\mathord{\smash[b]{\underset{\raise.3ex\hbox{$\scriptstyle\sim$}}{v}}\vphantom{v}}_i$</w:t>
      </w:r>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8">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w:r>
        <w:t xml:space="preserve">$\mathord{\smash[b]{\underset{\raise.3ex\hbox{$\scriptstyle\sim$}}{v}}\vphantom{v}}_i$</w:t>
      </w:r>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w:r>
        <w:t xml:space="preserve">$\mathord{\smash[b]{\underset{\raise.3ex\hbox{$\scriptstyle\sim$}}{0}}\vphantom{0}}_{p-1}$</w:t>
      </w:r>
      <w:r>
        <w:t xml:space="preserve">.</w:t>
      </w:r>
      <w:r>
        <w:t xml:space="preserve"> </w:t>
      </w:r>
      <w:r>
        <w:t xml:space="preserve">The same coefficients combine the original vectors to</w:t>
      </w:r>
      <w:r>
        <w:t xml:space="preserve"> </w:t>
      </w:r>
      <w:r>
        <w:t xml:space="preserve">$\mathord{\smash[b]{\underset{\raise.3ex\hbox{$\scriptstyle\sim$}}{0}}\vphantom{0}}_p$</w:t>
      </w:r>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w:r>
        <w:t xml:space="preserve">$$
    \mathord{\smash[b]{\underset{\raise.3ex\hbox{$\scriptstyle\sim$}}{w}}\vphantom{w}}_i \stackrel{\text{def}}{=}\mathord{\smash[b]{\underset{\raise.3ex\hbox{$\scriptstyle\sim$}}{v}}\vphantom{v}}_i - \frac{v_{i,p}}{v_{k,p}}\,\mathord{\smash[b]{\underset{\raise.3ex\hbox{$\scriptstyle\sim$}}{v}}\vphantom{v}}_k.
    $$</w:t>
      </w:r>
    </w:p>
    <w:p>
      <w:pPr>
        <w:pStyle w:val="FirstParagraph"/>
      </w:pPr>
      <w:r>
        <w:t xml:space="preserve">The last entry of</w:t>
      </w:r>
      <w:r>
        <w:t xml:space="preserve"> </w:t>
      </w:r>
      <w:r>
        <w:t xml:space="preserve">$\mathord{\smash[b]{\underset{\raise.3ex\hbox{$\scriptstyle\sim$}}{w}}\vphantom{w}}_i$</w:t>
      </w:r>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w:r>
        <w:t xml:space="preserve">$\mathord{\smash[b]{\underset{\raise.3ex\hbox{$\scriptstyle\sim$}}{0}}\vphantom{0}}_{p-1}$</w:t>
      </w:r>
      <w:r>
        <w:t xml:space="preserve">.</w:t>
      </w:r>
      <w:r>
        <w:t xml:space="preserve"> </w:t>
      </w:r>
      <w:r>
        <w:t xml:space="preserve">Putting the zero last entries back gives</w:t>
      </w:r>
      <w:r>
        <w:t xml:space="preserve"> </w:t>
      </w:r>
      <w:r>
        <w:t xml:space="preserve">$c_1 \mathord{\smash[b]{\underset{\raise.3ex\hbox{$\scriptstyle\sim$}}{w}}\vphantom{w}}_1 + \cdots + c_{k-1} \mathord{\smash[b]{\underset{\raise.3ex\hbox{$\scriptstyle\sim$}}{w}}\vphantom{w}}_{k-1} = \mathord{\smash[b]{\underset{\raise.3ex\hbox{$\scriptstyle\sim$}}{0}}\vphantom{0}}_p$</w:t>
      </w:r>
      <w:r>
        <w:t xml:space="preserve">.</w:t>
      </w:r>
      <w:r>
        <w:t xml:space="preserve"> </w:t>
      </w:r>
      <w:r>
        <w:t xml:space="preserve">Then</w:t>
      </w:r>
    </w:p>
    <w:p>
      <w:pPr>
        <w:pStyle w:val="BodyText"/>
      </w:pPr>
      <w:r>
        <w:t xml:space="preserve">$$
    \begin{aligned}
    \mathord{\smash[b]{\underset{\raise.3ex\hbox{$\scriptstyle\sim$}}{0}}\vphantom{0}}_p
    &amp;= c_1 \mathord{\smash[b]{\underset{\raise.3ex\hbox{$\scriptstyle\sim$}}{w}}\vphantom{w}}_1 + \cdots + c_{k-1} \mathord{\smash[b]{\underset{\raise.3ex\hbox{$\scriptstyle\sim$}}{w}}\vphantom{w}}_{k-1}
    &amp;&amp; \text{(choice of } c_1, \ldots, c_{k-1} \text{)}
    \\
    &amp;= \sum_{i=1}^{k-1} c_i \mathopen{}\left(\mathord{\smash[b]{\underset{\raise.3ex\hbox{$\scriptstyle\sim$}}{v}}\vphantom{v}}_i - \frac{v_{i,p}}{v_{k,p}}\,\mathord{\smash[b]{\underset{\raise.3ex\hbox{$\scriptstyle\sim$}}{v}}\vphantom{v}}_k\right)\mathclose{}
    &amp;&amp; \text{(definition of } \mathord{\smash[b]{\underset{\raise.3ex\hbox{$\scriptstyle\sim$}}{w}}\vphantom{w}}_i \text{)}
    \\
    &amp;= \sum_{i=1}^{k-1} c_i \mathord{\smash[b]{\underset{\raise.3ex\hbox{$\scriptstyle\sim$}}{v}}\vphantom{v}}_i
     - \sum_{i=1}^{k-1} \frac{c_i v_{i,p}}{v_{k,p}}\,\mathord{\smash[b]{\underset{\raise.3ex\hbox{$\scriptstyle\sim$}}{v}}\vphantom{v}}_k
    &amp;&amp; \text{(distribute each } c_i \text{, and split the sum)}
    \\
    &amp;= c_1 \mathord{\smash[b]{\underset{\raise.3ex\hbox{$\scriptstyle\sim$}}{v}}\vphantom{v}}_1 + \cdots + c_{k-1} \mathord{\smash[b]{\underset{\raise.3ex\hbox{$\scriptstyle\sim$}}{v}}\vphantom{v}}_{k-1}
     - \mathopen{}\left(\sum_{i=1}^{k-1} \frac{c_i v_{i,p}}{v_{k,p}}\right)\mathclose{}\,\mathord{\smash[b]{\underset{\raise.3ex\hbox{$\scriptstyle\sim$}}{v}}\vphantom{v}}_k,
    &amp;&amp; \text{(factor } \mathord{\smash[b]{\underset{\raise.3ex\hbox{$\scriptstyle\sim$}}{v}}\vphantom{v}}_k \text{ out of the second sum)}
    \end{aligned}
    $$</w:t>
      </w:r>
    </w:p>
    <w:p>
      <w:pPr>
        <w:pStyle w:val="FirstParagraph"/>
      </w:pPr>
      <w:r>
        <w:t xml:space="preserve">a combination of</w:t>
      </w:r>
      <w:r>
        <w:t xml:space="preserve"> </w:t>
      </w:r>
      <w:r>
        <w:t xml:space="preserve">$\mathord{\smash[b]{\underset{\raise.3ex\hbox{$\scriptstyle\sim$}}{v}}\vphantom{v}}_1, \ldots, \mathord{\smash[b]{\underset{\raise.3ex\hbox{$\scriptstyle\sim$}}{v}}\vphantom{v}}_k$</w:t>
      </w:r>
      <w:r>
        <w:t xml:space="preserve"> </w:t>
      </w:r>
      <w:r>
        <w:t xml:space="preserve">equal to</w:t>
      </w:r>
      <w:r>
        <w:t xml:space="preserve"> </w:t>
      </w:r>
      <w:r>
        <w:t xml:space="preserve">$\mathord{\smash[b]{\underset{\raise.3ex\hbox{$\scriptstyle\sim$}}{0}}\vphantom{0}}_p$</w:t>
      </w:r>
      <w:r>
        <w:t xml:space="preserve"> </w:t>
      </w:r>
      <w:r>
        <w:t xml:space="preserve">whose first</w:t>
      </w:r>
      <w:r>
        <w:t xml:space="preserve"> </w:t>
      </w:r>
      <m:oMath>
        <m:r>
          <m:t>k</m:t>
        </m:r>
        <m:r>
          <m:rPr>
            <m:sty m:val="p"/>
          </m:rPr>
          <m:t>−</m:t>
        </m:r>
        <m:r>
          <m:t>1</m:t>
        </m:r>
      </m:oMath>
      <w:r>
        <w:t xml:space="preserve"> </w:t>
      </w:r>
      <w:r>
        <w:t xml:space="preserve">coefficients are not all zero.</w:t>
      </w:r>
    </w:p>
    <w:bookmarkStart w:id="219" w:name="exm-many-vectors-dependent"/>
    <w:p>
      <w:pPr>
        <w:pStyle w:val="BodyText"/>
      </w:pPr>
      <w:r>
        <w:rPr>
          <w:b/>
          <w:bCs/>
        </w:rPr>
        <w:t xml:space="preserve">Example 45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26</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36</w:t>
        </w:r>
      </w:hyperlink>
      <w:r>
        <w:t xml:space="preserve">).</w:t>
      </w:r>
    </w:p>
    <w:bookmarkEnd w:id="219"/>
    <w:bookmarkStart w:id="220"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[35]</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20"/>
    <w:bookmarkStart w:id="221" w:name="exm-basis"/>
    <w:p>
      <w:pPr>
        <w:pStyle w:val="BodyText"/>
      </w:pPr>
      <w:r>
        <w:rPr>
          <w:b/>
          <w:bCs/>
        </w:rPr>
        <w:t xml:space="preserve">Example 46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36</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21"/>
    <w:bookmarkStart w:id="222" w:name="exm-not-basis"/>
    <w:p>
      <w:pPr>
        <w:pStyle w:val="FirstParagraph"/>
      </w:pPr>
      <w:r>
        <w:rPr>
          <w:b/>
          <w:bCs/>
        </w:rPr>
        <w:t xml:space="preserve">Example 47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w:r>
        <w:t xml:space="preserve">$2\,(1, 0) - (2, 0) = \mathord{\smash[b]{\underset{\raise.3ex\hbox{$\scriptstyle\sim$}}{0}}\vphantom{0}}$</w:t>
      </w:r>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w:r>
        <w:t xml:space="preserve">$(1, 0) + (0, 1) - (1, 1) = \mathord{\smash[b]{\underset{\raise.3ex\hbox{$\scriptstyle\sim$}}{0}}\vphantom{0}}$</w:t>
      </w:r>
      <w:r>
        <w:t xml:space="preserve">,</w:t>
      </w:r>
      <w:r>
        <w:t xml:space="preserve"> </w:t>
      </w:r>
      <w:r>
        <w:t xml:space="preserve">so they are not linearly independent.</w:t>
      </w:r>
    </w:p>
    <w:bookmarkEnd w:id="222"/>
    <w:bookmarkStart w:id="223" w:name="thm-basis-unique"/>
    <w:p>
      <w:pPr>
        <w:pStyle w:val="FirstParagraph"/>
      </w:pPr>
      <w:r>
        <w:rPr>
          <w:b/>
          <w:bCs/>
        </w:rPr>
        <w:t xml:space="preserve">Theorem 27 (Coefficients in a basis are unique)</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w:r>
        <w:t xml:space="preserve">$\mathord{\smash[b]{\underset{\raise.3ex\hbox{$\scriptstyle\sim$}}{x}}\vphantom{x}} \in \mathcal{S}$</w:t>
      </w:r>
      <w:r>
        <w:t xml:space="preserve"> </w:t>
      </w:r>
      <w:r>
        <w:t xml:space="preserve">is a linear combination</w:t>
      </w:r>
      <w:r>
        <w:t xml:space="preserve"> </w:t>
      </w:r>
      <w:r>
        <w:t xml:space="preserve">$\mathord{\smash[b]{\underset{\raise.3ex\hbox{$\scriptstyle\sim$}}{x}}\vphantom{x}} = c_1 \mathord{\smash[b]{\underset{\raise.3ex\hbox{$\scriptstyle\sim$}}{a}}\vphantom{a}}_1 + \cdots + c_k \mathord{\smash[b]{\underset{\raise.3ex\hbox{$\scriptstyle\sim$}}{a}}\vphantom{a}}_k$</w:t>
      </w:r>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23"/>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w:r>
        <w:t xml:space="preserve">$$
    \begin{aligned}
    c_1 \mathord{\smash[b]{\underset{\raise.3ex\hbox{$\scriptstyle\sim$}}{a}}\vphantom{a}}_1 + \cdots + c_k \mathord{\smash[b]{\underset{\raise.3ex\hbox{$\scriptstyle\sim$}}{a}}\vphantom{a}}_k
    &amp;= \mathord{\smash[b]{\underset{\raise.3ex\hbox{$\scriptstyle\sim$}}{x}}\vphantom{x}} \\
    &amp;= d_1 \mathord{\smash[b]{\underset{\raise.3ex\hbox{$\scriptstyle\sim$}}{a}}\vphantom{a}}_1 + \cdots + d_k \mathord{\smash[b]{\underset{\raise.3ex\hbox{$\scriptstyle\sim$}}{a}}\vphantom{a}}_k.
    \end{aligned}
    $$</w:t>
      </w:r>
    </w:p>
    <w:p>
      <w:pPr>
        <w:pStyle w:val="FirstParagraph"/>
      </w:pPr>
      <w:r>
        <w:t xml:space="preserve">Subtracting the right side from the left side gives</w:t>
      </w:r>
    </w:p>
    <w:p>
      <w:pPr>
        <w:pStyle w:val="BodyText"/>
      </w:pPr>
      <w:r>
        <w:t xml:space="preserve">$$
    \begin{aligned}
    \mathord{\smash[b]{\underset{\raise.3ex\hbox{$\scriptstyle\sim$}}{0}}\vphantom{0}}
    &amp;= (c_1 \mathord{\smash[b]{\underset{\raise.3ex\hbox{$\scriptstyle\sim$}}{a}}\vphantom{a}}_1 + \cdots + c_k \mathord{\smash[b]{\underset{\raise.3ex\hbox{$\scriptstyle\sim$}}{a}}\vphantom{a}}_k)
     - (d_1 \mathord{\smash[b]{\underset{\raise.3ex\hbox{$\scriptstyle\sim$}}{a}}\vphantom{a}}_1 + \cdots + d_k \mathord{\smash[b]{\underset{\raise.3ex\hbox{$\scriptstyle\sim$}}{a}}\vphantom{a}}_k)
    &amp;&amp; \text{(both combinations equal } \mathord{\smash[b]{\underset{\raise.3ex\hbox{$\scriptstyle\sim$}}{x}}\vphantom{x}} \text{)}
    \\
    &amp;= (c_1 - d_1)\,\mathord{\smash[b]{\underset{\raise.3ex\hbox{$\scriptstyle\sim$}}{a}}\vphantom{a}}_1 + \cdots + (c_k - d_k)\,\mathord{\smash[b]{\underset{\raise.3ex\hbox{$\scriptstyle\sim$}}{a}}\vphantom{a}}_k
    &amp;&amp; \text{(regroup, and distribute each } \mathord{\smash[b]{\underset{\raise.3ex\hbox{$\scriptstyle\sim$}}{a}}\vphantom{a}}_i \text{)}
    \end{aligned}
    $$</w:t>
      </w:r>
    </w:p>
    <w:p>
      <w:pPr>
        <w:pStyle w:val="FirstParagraph"/>
      </w:pPr>
      <w:r>
        <w:t xml:space="preserve">Because</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4" w:name="exm-basis-unique"/>
    <w:p>
      <w:pPr>
        <w:pStyle w:val="BodyText"/>
      </w:pPr>
      <w:r>
        <w:rPr>
          <w:b/>
          <w:bCs/>
        </w:rPr>
        <w:t xml:space="preserve">Example 48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46</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47</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4"/>
    <w:bookmarkStart w:id="225" w:name="def-coordinates"/>
    <w:p>
      <w:pPr>
        <w:pStyle w:val="FirstParagraph"/>
      </w:pPr>
      <w:r>
        <w:rPr>
          <w:b/>
          <w:bCs/>
        </w:rPr>
        <w:t xml:space="preserve">Definition 49 (Coordinates in a basis)</w:t>
      </w:r>
      <w:r>
        <w:t xml:space="preserve"> </w:t>
      </w:r>
      <w:r>
        <w:t xml:space="preserve">Let</w:t>
      </w:r>
      <w:r>
        <w:t xml:space="preserve"> </w:t>
      </w:r>
      <w:r>
        <w:t xml:space="preserve">$\mathord{\smash[b]{\underset{\raise.3ex\hbox{$\scriptstyle\sim$}}{a}}\vphantom{a}}_1, \ldots, \mathord{\smash[b]{\underset{\raise.3ex\hbox{$\scriptstyle\sim$}}{a}}\vphantom{a}}_k$</w:t>
      </w:r>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w:r>
        <w:t xml:space="preserve">$\mathord{\smash[b]{\underset{\raise.3ex\hbox{$\scriptstyle\sim$}}{x}}\vphantom{x}} \in \mathcal{S}$</w:t>
      </w:r>
      <w:r>
        <w:t xml:space="preserve">.</w:t>
      </w:r>
      <w:r>
        <w:t xml:space="preserve"> </w:t>
      </w:r>
      <w:r>
        <w:t xml:space="preserve">The</w:t>
      </w:r>
      <w:r>
        <w:t xml:space="preserve"> </w:t>
      </w:r>
      <w:r>
        <w:rPr>
          <w:b/>
          <w:bCs/>
        </w:rPr>
        <w:t xml:space="preserve">coordinates</w:t>
      </w:r>
      <w:r>
        <w:t xml:space="preserve"> </w:t>
      </w:r>
      <w:r>
        <w:t xml:space="preserve">[36]</w:t>
      </w:r>
      <w:r>
        <w:t xml:space="preserve"> </w:t>
      </w:r>
      <w:r>
        <w:t xml:space="preserve">of</w:t>
      </w:r>
      <w:r>
        <w:t xml:space="preserve"> </w:t>
      </w:r>
      <w:r>
        <w:t xml:space="preserve">$\mathord{\smash[b]{\underset{\raise.3ex\hbox{$\scriptstyle\sim$}}{x}}\vphantom{x}}$</w:t>
      </w:r>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w:r>
        <w:t xml:space="preserve">$\mathord{\smash[b]{\underset{\raise.3ex\hbox{$\scriptstyle\sim$}}{x}}\vphantom{x}} = c_1 \mathord{\smash[b]{\underset{\raise.3ex\hbox{$\scriptstyle\sim$}}{a}}\vphantom{a}}_1 + \cdots + c_k \mathord{\smash[b]{\underset{\raise.3ex\hbox{$\scriptstyle\sim$}}{a}}\vphantom{a}}_k$</w:t>
      </w:r>
      <w:r>
        <w:t xml:space="preserve">.</w:t>
      </w:r>
      <w:r>
        <w:t xml:space="preserve"> </w:t>
      </w:r>
      <w:r>
        <w:t xml:space="preserve">By</w:t>
      </w:r>
      <w:r>
        <w:t xml:space="preserve"> </w:t>
      </w:r>
      <w:hyperlink w:anchor="thm-basis-unique">
        <w:r>
          <w:rPr>
            <w:rStyle w:val="Hyperlink"/>
          </w:rPr>
          <w:t xml:space="preserve">Theorem 27</w:t>
        </w:r>
      </w:hyperlink>
      <w:r>
        <w:t xml:space="preserve"> </w:t>
      </w:r>
      <w:r>
        <w:t xml:space="preserve">there is exactly one such list of numbers.</w:t>
      </w:r>
    </w:p>
    <w:bookmarkEnd w:id="225"/>
    <w:bookmarkStart w:id="226" w:name="def-coordinate-vector"/>
    <w:p>
      <w:pPr>
        <w:pStyle w:val="BodyText"/>
      </w:pPr>
      <w:r>
        <w:rPr>
          <w:b/>
          <w:bCs/>
        </w:rPr>
        <w:t xml:space="preserve">Definition 50 (Coordinate vector)</w:t>
      </w:r>
      <w:r>
        <w:t xml:space="preserve"> </w:t>
      </w:r>
      <w:r>
        <w:t xml:space="preserve">With</w:t>
      </w:r>
      <w:r>
        <w:t xml:space="preserve"> </w:t>
      </w:r>
      <w:r>
        <w:t xml:space="preserve">$\mathord{\smash[b]{\underset{\raise.3ex\hbox{$\scriptstyle\sim$}}{x}}\vphantom{x}}$</w:t>
      </w:r>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w:r>
        <w:t xml:space="preserve">$\mathord{\smash[b]{\underset{\raise.3ex\hbox{$\scriptstyle\sim$}}{x}}\vphantom{x}}$</w:t>
      </w:r>
      <w:r>
        <w:t xml:space="preserve">.</w:t>
      </w:r>
    </w:p>
    <w:bookmarkEnd w:id="226"/>
    <w:bookmarkStart w:id="227" w:name="exm-coordinates"/>
    <w:p>
      <w:pPr>
        <w:pStyle w:val="BodyText"/>
      </w:pPr>
      <w:r>
        <w:rPr>
          <w:b/>
          <w:bCs/>
        </w:rPr>
        <w:t xml:space="preserve">Example 49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7"/>
    <w:bookmarkStart w:id="228" w:name="thm-basis-size"/>
    <w:p>
      <w:pPr>
        <w:pStyle w:val="BodyText"/>
      </w:pPr>
      <w:r>
        <w:rPr>
          <w:b/>
          <w:bCs/>
        </w:rPr>
        <w:t xml:space="preserve">Theorem 28 (All bases of a subspace have the same number of vectors)</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and</w:t>
      </w:r>
      <w:r>
        <w:t xml:space="preserve"> </w:t>
      </w:r>
      <w:r>
        <w:t xml:space="preserve">$\mathord{\smash[b]{\underset{\raise.3ex\hbox{$\scriptstyle\sim$}}{b}}\vphantom{b}}_1, \ldots, \mathord{\smash[b]{\underset{\raise.3ex\hbox{$\scriptstyle\sim$}}{b}}\vphantom{b}}_l$</w:t>
      </w:r>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w:r>
        <w:t xml:space="preserve">$\mathord{\smash[b]{\underset{\raise.3ex\hbox{$\scriptstyle\sim$}}{a}}\vphantom{a}}_1, \ldots, \mathord{\smash[b]{\underset{\raise.3ex\hbox{$\scriptstyle\sim$}}{a}}\vphantom{a}}_k$</w:t>
      </w:r>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w:r>
        <w:t xml:space="preserve">$\mathord{\smash[b]{\underset{\raise.3ex\hbox{$\scriptstyle\sim$}}{b}}\vphantom{b}}_1, \ldots, \mathord{\smash[b]{\underset{\raise.3ex\hbox{$\scriptstyle\sim$}}{b}}\vphantom{b}}_l$</w:t>
      </w:r>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w:r>
        <w:t xml:space="preserve">$\mathord{\smash[b]{\underset{\raise.3ex\hbox{$\scriptstyle\sim$}}{a}}\vphantom{a}}_j$</w:t>
      </w:r>
      <w:r>
        <w:t xml:space="preserve"> </w:t>
      </w:r>
      <w:r>
        <w:t xml:space="preserve">is in</w:t>
      </w:r>
      <w:r>
        <w:t xml:space="preserve"> </w:t>
      </w:r>
      <m:oMath>
        <m:r>
          <m:rPr>
            <m:scr m:val="script"/>
            <m:sty m:val="p"/>
          </m:rPr>
          <m:t>S</m:t>
        </m:r>
      </m:oMath>
      <w:r>
        <w:t xml:space="preserve">,</w:t>
      </w:r>
      <w:r>
        <w:t xml:space="preserve"> </w:t>
      </w:r>
      <w:r>
        <w:t xml:space="preserve">and the</w:t>
      </w:r>
      <w:r>
        <w:t xml:space="preserve"> </w:t>
      </w:r>
      <w:r>
        <w:t xml:space="preserve">$\mathord{\smash[b]{\underset{\raise.3ex\hbox{$\scriptstyle\sim$}}{b}}\vphantom{b}}$</w:t>
      </w:r>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$\mathord{\smash[b]{\underset{\raise.3ex\hbox{$\scriptstyle\sim$}}{a}}\vphantom{a}}_j = \mathbf{B} \mathord{\smash[b]{\underset{\raise.3ex\hbox{$\scriptstyle\sim$}}{c}}\vphantom{c}}_j$</w:t>
      </w:r>
      <w:r>
        <w:t xml:space="preserve"> </w:t>
      </w:r>
      <w:r>
        <w:t xml:space="preserve">for some</w:t>
      </w:r>
      <w:r>
        <w:t xml:space="preserve"> </w:t>
      </w:r>
      <w:r>
        <w:t xml:space="preserve">$\mathord{\smash[b]{\underset{\raise.3ex\hbox{$\scriptstyle\sim$}}{c}}\vphantom{c}}_j \in \mathbb{R}^l$</w:t>
      </w:r>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w:r>
        <w:t xml:space="preserve">$\mathord{\smash[b]{\underset{\raise.3ex\hbox{$\scriptstyle\sim$}}{c}}\vphantom{c}}_1, \ldots, \mathord{\smash[b]{\underset{\raise.3ex\hbox{$\scriptstyle\sim$}}{c}}\vphantom{c}}_k$</w:t>
      </w:r>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w:r>
        <w:t xml:space="preserve">$\mathbf{B} \mathord{\smash[b]{\underset{\raise.3ex\hbox{$\scriptstyle\sim$}}{c}}\vphantom{c}}_j$</w:t>
      </w:r>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w:r>
        <w:t xml:space="preserve">$\mathbf{C} \mathord{\smash[b]{\underset{\raise.3ex\hbox{$\scriptstyle\sim$}}{x}}\vphantom{x}} = \mathord{\smash[b]{\underset{\raise.3ex\hbox{$\scriptstyle\sim$}}{0}}\vphantom{0}}$</w:t>
      </w:r>
      <w:r>
        <w:t xml:space="preserve"> </w:t>
      </w:r>
      <w:r>
        <w:t xml:space="preserve">for some</w:t>
      </w:r>
      <w:r>
        <w:t xml:space="preserve"> </w:t>
      </w:r>
      <w:r>
        <w:t xml:space="preserve">$\mathord{\smash[b]{\underset{\raise.3ex\hbox{$\scriptstyle\sim$}}{x}}\vphantom{x}} \in \mathbb{R}^k$</w:t>
      </w:r>
      <w:r>
        <w:t xml:space="preserve">.</w:t>
      </w:r>
      <w:r>
        <w:t xml:space="preserve"> </w:t>
      </w:r>
      <w:r>
        <w:t xml:space="preserve">Then</w:t>
      </w:r>
    </w:p>
    <w:p>
      <w:pPr>
        <w:pStyle w:val="BodyText"/>
      </w:pPr>
      <w:r>
        <w:t xml:space="preserve">$$
    \begin{aligned}
    \mathbf{A} \mathord{\smash[b]{\underset{\raise.3ex\hbox{$\scriptstyle\sim$}}{x}}\vphantom{x}}
    &amp;= (\mathbf{B} \mathbf{C})\,\mathord{\smash[b]{\underset{\raise.3ex\hbox{$\scriptstyle\sim$}}{x}}\vphantom{x}}
    &amp;&amp; \text{(substitute } \mathbf{A} = \mathbf{B} \mathbf{C} \text{)}
    \\
    &amp;= \mathbf{B}\,(\mathbf{C} \mathord{\smash[b]{\underset{\raise.3ex\hbox{$\scriptstyle\sim$}}{x}}\vphantom{x}})
    &amp;&amp; \text{(}\text{Theorem~8}\text{)}
    \\
    &amp;= \mathbf{B}\,\mathord{\smash[b]{\underset{\raise.3ex\hbox{$\scriptstyle\sim$}}{0}}\vphantom{0}}
    &amp;&amp; \text{(substitute } \mathbf{C} \mathord{\smash[b]{\underset{\raise.3ex\hbox{$\scriptstyle\sim$}}{x}}\vphantom{x}} = \mathord{\smash[b]{\underset{\raise.3ex\hbox{$\scriptstyle\sim$}}{0}}\vphantom{0}}\text{)}
    \\
    &amp;= \mathord{\smash[b]{\underset{\raise.3ex\hbox{$\scriptstyle\sim$}}{0}}\vphantom{0}}
    &amp;&amp; \text{(a matrix times the zero vector is } \mathord{\smash[b]{\underset{\raise.3ex\hbox{$\scriptstyle\sim$}}{0}}\vphantom{0}}\text{)}
    \end{aligned}
    $$</w:t>
      </w:r>
    </w:p>
    <w:p>
      <w:pPr>
        <w:pStyle w:val="FirstParagraph"/>
      </w:pPr>
      <w:r>
        <w:t xml:space="preserve">$\mathbf{A} \mathord{\smash[b]{\underset{\raise.3ex\hbox{$\scriptstyle\sim$}}{x}}\vphantom{x}}$</w:t>
      </w:r>
      <w:r>
        <w:t xml:space="preserve"> </w:t>
      </w:r>
      <w:r>
        <w:t xml:space="preserve">is the combination</w:t>
      </w:r>
      <w:r>
        <w:t xml:space="preserve"> </w:t>
      </w:r>
      <w:r>
        <w:t xml:space="preserve">$x_1 \mathord{\smash[b]{\underset{\raise.3ex\hbox{$\scriptstyle\sim$}}{a}}\vphantom{a}}_1 + \cdots + x_k \mathord{\smash[b]{\underset{\raise.3ex\hbox{$\scriptstyle\sim$}}{a}}\vphantom{a}}_k$</w:t>
      </w:r>
      <w:r>
        <w:t xml:space="preserve"> </w:t>
      </w:r>
      <w:r>
        <w:t xml:space="preserve">(</w:t>
      </w:r>
      <w:hyperlink w:anchor="thm-matvec-columns">
        <w:r>
          <w:rPr>
            <w:rStyle w:val="Hyperlink"/>
          </w:rPr>
          <w:t xml:space="preserve">Theorem 24</w:t>
        </w:r>
      </w:hyperlink>
      <w:r>
        <w:t xml:space="preserve">),</w:t>
      </w:r>
      <w:r>
        <w:t xml:space="preserve"> </w:t>
      </w:r>
      <w:r>
        <w:t xml:space="preserve">and the</w:t>
      </w:r>
      <w:r>
        <w:t xml:space="preserve"> </w:t>
      </w:r>
      <w:r>
        <w:t xml:space="preserve">$\mathord{\smash[b]{\underset{\raise.3ex\hbox{$\scriptstyle\sim$}}{a}}\vphantom{a}}$</w:t>
      </w:r>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w:r>
        <w:t xml:space="preserve">$\mathord{\smash[b]{\underset{\raise.3ex\hbox{$\scriptstyle\sim$}}{0}}\vphantom{0}}$</w:t>
      </w:r>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26</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9" w:name="exm-basis-size"/>
    <w:p>
      <w:pPr>
        <w:pStyle w:val="BodyText"/>
      </w:pPr>
      <w:r>
        <w:rPr>
          <w:b/>
          <w:bCs/>
        </w:rPr>
        <w:t xml:space="preserve">Example 50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46</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46</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28</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47</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9"/>
    <w:bookmarkStart w:id="230"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28</w:t>
        </w:r>
      </w:hyperlink>
      <w:r>
        <w:t xml:space="preserve"> </w:t>
      </w:r>
      <w:r>
        <w:t xml:space="preserve">makes this number well defined.</w:t>
      </w:r>
      <w:r>
        <w:t xml:space="preserve"> </w:t>
      </w:r>
      <w:r>
        <w:t xml:space="preserve">By convention, the empty list is the basis of</w:t>
      </w:r>
      <w:r>
        <w:t xml:space="preserve"> </w:t>
      </w:r>
      <w:r>
        <w:t xml:space="preserve">$\mathopen{}\left\{\mathord{\smash[b]{\underset{\raise.3ex\hbox{$\scriptstyle\sim$}}{0}}\vphantom{0}}\right\}\mathclose{}$</w:t>
      </w:r>
      <w:r>
        <w:t xml:space="preserve">,</w:t>
      </w:r>
      <w:r>
        <w:t xml:space="preserve"> </w:t>
      </w:r>
      <w:r>
        <w:t xml:space="preserve">so</w:t>
      </w:r>
      <w:r>
        <w:t xml:space="preserve"> </w:t>
      </w:r>
      <w:r>
        <w:t xml:space="preserve">$\dim(\mathopen{}\left\{\mathord{\smash[b]{\underset{\raise.3ex\hbox{$\scriptstyle\sim$}}{0}}\vphantom{0}}\right\}\mathclose{}) = 0$</w:t>
      </w:r>
      <w:r>
        <w:t xml:space="preserve">.</w:t>
      </w:r>
    </w:p>
    <w:bookmarkEnd w:id="230"/>
    <w:bookmarkStart w:id="231" w:name="exm-dimension"/>
    <w:p>
      <w:pPr>
        <w:pStyle w:val="BodyText"/>
      </w:pPr>
      <w:r>
        <w:rPr>
          <w:b/>
          <w:bCs/>
        </w:rPr>
        <w:t xml:space="preserve">Example 51 (The dimensions of some subspaces)</w:t>
      </w:r>
      <w:r>
        <w:t xml:space="preserve"> </w:t>
      </w:r>
      <w:r>
        <w:t xml:space="preserve"> </w:t>
      </w:r>
    </w:p>
    <w:p>
      <w:pPr>
        <w:pStyle w:val="Compact"/>
        <w:numPr>
          <w:ilvl w:val="0"/>
          <w:numId w:val="1023"/>
        </w:numPr>
      </w:pPr>
      <w:r>
        <w:t xml:space="preserve">$\dim(\mathopen{}\left\{\mathord{\smash[b]{\underset{\raise.3ex\hbox{$\scriptstyle\sim$}}{0}}\vphantom{0}}\right\}\mathclose{}) = 0$</w:t>
      </w:r>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46</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w:r>
        <w:t xml:space="preserve">$c_1 \mathord{\smash[b]{\underset{\raise.3ex\hbox{$\scriptstyle\sim$}}{e}}\vphantom{e}}_1 + \cdots + c_p \mathord{\smash[b]{\underset{\raise.3ex\hbox{$\scriptstyle\sim$}}{e}}\vphantom{e}}_p = (c_1, \ldots, c_p)$</w:t>
      </w:r>
      <w:r>
        <w:t xml:space="preserve">,</w:t>
      </w:r>
      <w:r>
        <w:t xml:space="preserve"> </w:t>
      </w:r>
      <w:r>
        <w:t xml:space="preserve">which is</w:t>
      </w:r>
      <w:r>
        <w:t xml:space="preserve"> </w:t>
      </w:r>
      <w:r>
        <w:t xml:space="preserve">$\mathord{\smash[b]{\underset{\raise.3ex\hbox{$\scriptstyle\sim$}}{0}}\vphantom{0}}_p$</w:t>
      </w:r>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w:r>
        <w:t xml:space="preserve">$\mathord{\smash[b]{\underset{\raise.3ex\hbox{$\scriptstyle\sim$}}{x}}\vphantom{x}} = x_1 \mathord{\smash[b]{\underset{\raise.3ex\hbox{$\scriptstyle\sim$}}{e}}\vphantom{e}}_1 + \cdots + x_p \mathord{\smash[b]{\underset{\raise.3ex\hbox{$\scriptstyle\sim$}}{e}}\vphantom{e}}_p$</w:t>
      </w:r>
      <w:r>
        <w:t xml:space="preserve">.</w:t>
      </w:r>
    </w:p>
    <w:p>
      <w:pPr>
        <w:pStyle w:val="Compact"/>
        <w:numPr>
          <w:ilvl w:val="0"/>
          <w:numId w:val="1023"/>
        </w:numPr>
      </w:pPr>
      <w:r>
        <w:t xml:space="preserve">The line in</w:t>
      </w:r>
      <w:r>
        <w:t xml:space="preserve"> </w:t>
      </w:r>
      <w:hyperlink w:anchor="exm-subspace">
        <w:r>
          <w:rPr>
            <w:rStyle w:val="Hyperlink"/>
          </w:rPr>
          <w:t xml:space="preserve">Example 38</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31"/>
    <w:bookmarkStart w:id="232" w:name="thm-add-outside-span"/>
    <w:p>
      <w:pPr>
        <w:pStyle w:val="FirstParagraph"/>
      </w:pPr>
      <w:r>
        <w:rPr>
          <w:b/>
          <w:bCs/>
        </w:rPr>
        <w:t xml:space="preserve">Theorem 29 (Adding a vector outside the span keeps a list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w:r>
        <w:t xml:space="preserve">$\mathord{\smash[b]{\underset{\raise.3ex\hbox{$\scriptstyle\sim$}}{w}}\vphantom{w}}$</w:t>
      </w:r>
      <w:r>
        <w:t xml:space="preserve"> </w:t>
      </w:r>
      <w:r>
        <w:t xml:space="preserve">is not in</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w:r>
        <w:t xml:space="preserve">$\mathord{\smash[b]{\underset{\raise.3ex\hbox{$\scriptstyle\sim$}}{v}}\vphantom{v}}_1, \ldots, \mathord{\smash[b]{\underset{\raise.3ex\hbox{$\scriptstyle\sim$}}{v}}\vphantom{v}}_k, \mathord{\smash[b]{\underset{\raise.3ex\hbox{$\scriptstyle\sim$}}{w}}\vphantom{w}}$</w:t>
      </w:r>
      <w:r>
        <w:t xml:space="preserve"> </w:t>
      </w:r>
      <w:r>
        <w:t xml:space="preserve">are linearly independent.</w:t>
      </w:r>
    </w:p>
    <w:bookmarkEnd w:id="232"/>
    <w:p>
      <w:pPr>
        <w:pStyle w:val="BodyText"/>
      </w:pPr>
      <w:r>
        <w:rPr>
          <w:i/>
          <w:iCs/>
        </w:rPr>
        <w:t xml:space="preserve">Proof</w:t>
      </w:r>
      <w:r>
        <w:t xml:space="preserve">. </w:t>
      </w:r>
      <w:r>
        <w:t xml:space="preserve">Suppose</w:t>
      </w:r>
      <w:r>
        <w:t xml:space="preserve"> </w:t>
      </w:r>
      <w:r>
        <w:t xml:space="preserve">$c_1 \mathord{\smash[b]{\underset{\raise.3ex\hbox{$\scriptstyle\sim$}}{v}}\vphantom{v}}_1 + \cdots + c_k \mathord{\smash[b]{\underset{\raise.3ex\hbox{$\scriptstyle\sim$}}{v}}\vphantom{v}}_k + d\,\mathord{\smash[b]{\underset{\raise.3ex\hbox{$\scriptstyle\sim$}}{w}}\vphantom{w}} = \mathord{\smash[b]{\underset{\raise.3ex\hbox{$\scriptstyle\sim$}}{0}}\vphantom{0}}$</w:t>
      </w:r>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w:r>
        <w:t xml:space="preserve">$$
    \begin{aligned}
    \mathord{\smash[b]{\underset{\raise.3ex\hbox{$\scriptstyle\sim$}}{w}}\vphantom{w}}
    &amp;= \frac{1}{d}\,\mathopen{}\left(d\,\mathord{\smash[b]{\underset{\raise.3ex\hbox{$\scriptstyle\sim$}}{w}}\vphantom{w}}\right)\mathclose{}
    &amp;&amp; \text{(} d \neq 0 \text{)}
    \\
    &amp;= \frac{1}{d}\,\mathopen{}\left(-c_1 \mathord{\smash[b]{\underset{\raise.3ex\hbox{$\scriptstyle\sim$}}{v}}\vphantom{v}}_1 - \cdots - c_k \mathord{\smash[b]{\underset{\raise.3ex\hbox{$\scriptstyle\sim$}}{v}}\vphantom{v}}_k\right)\mathclose{}
    &amp;&amp; \text{(solve the supposed equation for } d\,\mathord{\smash[b]{\underset{\raise.3ex\hbox{$\scriptstyle\sim$}}{w}}\vphantom{w}} \text{)}
    \\
    &amp;= \mathopen{}\left(-\frac{c_1}{d}\right)\mathclose{}\,\mathord{\smash[b]{\underset{\raise.3ex\hbox{$\scriptstyle\sim$}}{v}}\vphantom{v}}_1 + \cdots + \mathopen{}\left(-\frac{c_k}{d}\right)\mathclose{}\,\mathord{\smash[b]{\underset{\raise.3ex\hbox{$\scriptstyle\sim$}}{v}}\vphantom{v}}_k,
    &amp;&amp; \text{(distribute } \tfrac{1}{d} \text{)}
    \end{aligned}
    $$</w:t>
      </w:r>
    </w:p>
    <w:p>
      <w:pPr>
        <w:pStyle w:val="FirstParagraph"/>
      </w:pPr>
      <w:r>
        <w:t xml:space="preserve">which puts</w:t>
      </w:r>
      <w:r>
        <w:t xml:space="preserve"> </w:t>
      </w:r>
      <w:r>
        <w:t xml:space="preserve">$\mathord{\smash[b]{\underset{\raise.3ex\hbox{$\scriptstyle\sim$}}{w}}\vphantom{w}}$</w:t>
      </w:r>
      <w:r>
        <w:t xml:space="preserve"> </w:t>
      </w:r>
      <w:r>
        <w:t xml:space="preserve">in</w:t>
      </w:r>
      <w:r>
        <w:t xml:space="preserve"> </w:t>
      </w:r>
      <w:r>
        <w:t xml:space="preserve">$\operatorname{span}\mathopen{}\left\{\mathord{\smash[b]{\underset{\raise.3ex\hbox{$\scriptstyle\sim$}}{v}}\vphantom{v}}_1, \ldots, \mathord{\smash[b]{\underset{\raise.3ex\hbox{$\scriptstyle\sim$}}{v}}\vphantom{v}}_k\right\}\mathclose{}$</w:t>
      </w:r>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w:r>
        <w:t xml:space="preserve">$c_1 \mathord{\smash[b]{\underset{\raise.3ex\hbox{$\scriptstyle\sim$}}{v}}\vphantom{v}}_1 + \cdots + c_k \mathord{\smash[b]{\underset{\raise.3ex\hbox{$\scriptstyle\sim$}}{v}}\vphantom{v}}_k = \mathord{\smash[b]{\underset{\raise.3ex\hbox{$\scriptstyle\sim$}}{0}}\vphantom{0}}$</w:t>
      </w:r>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w:r>
        <w:t xml:space="preserve">$\mathord{\smash[b]{\underset{\raise.3ex\hbox{$\scriptstyle\sim$}}{v}}\vphantom{v}}_1, \ldots, \mathord{\smash[b]{\underset{\raise.3ex\hbox{$\scriptstyle\sim$}}{v}}\vphantom{v}}_k$</w:t>
      </w:r>
      <w:r>
        <w:t xml:space="preserve"> </w:t>
      </w:r>
      <w:r>
        <w:t xml:space="preserve">are linearly independent.</w:t>
      </w:r>
    </w:p>
    <w:bookmarkStart w:id="233" w:name="exm-add-outside-span"/>
    <w:p>
      <w:pPr>
        <w:pStyle w:val="BodyText"/>
      </w:pPr>
      <w:r>
        <w:rPr>
          <w:b/>
          <w:bCs/>
        </w:rPr>
        <w:t xml:space="preserve">Example 52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29</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w:r>
        <w:t xml:space="preserve">$(1, 0, 0) + (0, 1, 0) - (1, 1, 0) = \mathord{\smash[b]{\underset{\raise.3ex\hbox{$\scriptstyle\sim$}}{0}}\vphantom{0}}$</w:t>
      </w:r>
      <w:r>
        <w:t xml:space="preserve">.</w:t>
      </w:r>
    </w:p>
    <w:bookmarkEnd w:id="233"/>
    <w:bookmarkStart w:id="234" w:name="thm-extend-basis"/>
    <w:p>
      <w:pPr>
        <w:pStyle w:val="BodyText"/>
      </w:pPr>
      <w:r>
        <w:rPr>
          <w:b/>
          <w:bCs/>
        </w:rPr>
        <w:t xml:space="preserve">Theorem 30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w:r>
        <w:t xml:space="preserve">$\mathord{\smash[b]{\underset{\raise.3ex\hbox{$\scriptstyle\sim$}}{v}}\vphantom{v}}_1, \ldots, \mathord{\smash[b]{\underset{\raise.3ex\hbox{$\scriptstyle\sim$}}{v}}\vphantom{v}}_k \in \mathcal{S}$</w:t>
      </w:r>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w:r>
        <w:t xml:space="preserve">$\mathord{\smash[b]{\underset{\raise.3ex\hbox{$\scriptstyle\sim$}}{w}}\vphantom{w}} \in \mathcal{S}$</w:t>
      </w:r>
      <w:r>
        <w:t xml:space="preserve"> </w:t>
      </w:r>
      <w:r>
        <w:t xml:space="preserve">is not in the span of the current list;</w:t>
      </w:r>
      <w:r>
        <w:t xml:space="preserve"> </w:t>
      </w:r>
      <w:r>
        <w:t xml:space="preserve">add</w:t>
      </w:r>
      <w:r>
        <w:t xml:space="preserve"> </w:t>
      </w:r>
      <w:r>
        <w:t xml:space="preserve">$\mathord{\smash[b]{\underset{\raise.3ex\hbox{$\scriptstyle\sim$}}{w}}\vphantom{w}}$</w:t>
      </w:r>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29</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26</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w:r>
        <w:t xml:space="preserve">$\mathopen{}\left\{\mathord{\smash[b]{\underset{\raise.3ex\hbox{$\scriptstyle\sim$}}{0}}\vphantom{0}}\right\}\mathclose{}$</w:t>
      </w:r>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w:r>
        <w:t xml:space="preserve">$\mathcal{S} = \mathopen{}\left\{\mathord{\smash[b]{\underset{\raise.3ex\hbox{$\scriptstyle\sim$}}{0}}\vphantom{0}}\right\}\mathclose{}$</w:t>
      </w:r>
      <w:r>
        <w:t xml:space="preserve">:</w:t>
      </w:r>
      <w:r>
        <w:t xml:space="preserve"> </w:t>
      </w:r>
      <w:r>
        <w:t xml:space="preserve">if so, the empty list is already a basis;</w:t>
      </w:r>
      <w:r>
        <w:t xml:space="preserve"> </w:t>
      </w:r>
      <w:r>
        <w:t xml:space="preserve">if not, the process adds vectors as described.</w:t>
      </w:r>
    </w:p>
    <w:bookmarkStart w:id="235" w:name="exm-extend-basis"/>
    <w:p>
      <w:pPr>
        <w:pStyle w:val="BodyText"/>
      </w:pPr>
      <w:r>
        <w:rPr>
          <w:b/>
          <w:bCs/>
        </w:rPr>
        <w:t xml:space="preserve">Example 53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5"/>
    <w:bookmarkStart w:id="236" w:name="thm-dim-bound"/>
    <w:p>
      <w:pPr>
        <w:pStyle w:val="BodyText"/>
      </w:pPr>
      <w:r>
        <w:rPr>
          <w:b/>
          <w:bCs/>
        </w:rPr>
        <w:t xml:space="preserve">Theorem 31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w:r>
        <w:t xml:space="preserve">$\mathcal{S} = \mathopen{}\left\{\mathord{\smash[b]{\underset{\raise.3ex\hbox{$\scriptstyle\sim$}}{0}}\vphantom{0}}\right\}\mathclose{}$</w:t>
      </w:r>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w:r>
        <w:t xml:space="preserve">$\mathord{\smash[b]{\underset{\raise.3ex\hbox{$\scriptstyle\sim$}}{0}}\vphantom{0}}$</w:t>
      </w:r>
      <w:r>
        <w:t xml:space="preserve">,</w:t>
      </w:r>
      <w:r>
        <w:t xml:space="preserve"> </w:t>
      </w:r>
      <w:r>
        <w:t xml:space="preserve">and</w:t>
      </w:r>
      <w:r>
        <w:t xml:space="preserve"> </w:t>
      </w:r>
      <w:r>
        <w:t xml:space="preserve">$1 \cdot\mathord{\smash[b]{\underset{\raise.3ex\hbox{$\scriptstyle\sim$}}{0}}\vphantom{0}}= \mathord{\smash[b]{\underset{\raise.3ex\hbox{$\scriptstyle\sim$}}{0}}\vphantom{0}}$</w:t>
      </w:r>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w:r>
        <w:t xml:space="preserve">$\mathord{\smash[b]{\underset{\raise.3ex\hbox{$\scriptstyle\sim$}}{a}}\vphantom{a}}_1, \ldots, \mathord{\smash[b]{\underset{\raise.3ex\hbox{$\scriptstyle\sim$}}{a}}\vphantom{a}}_d$</w:t>
      </w:r>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w:r>
        <w:t xml:space="preserve">$\mathord{\smash[b]{\underset{\raise.3ex\hbox{$\scriptstyle\sim$}}{u}}\vphantom{u}}_1, \ldots, \mathord{\smash[b]{\underset{\raise.3ex\hbox{$\scriptstyle\sim$}}{u}}\vphantom{u}}_k \in \mathcal{S}$</w:t>
      </w:r>
      <w:r>
        <w:t xml:space="preserve"> </w:t>
      </w:r>
      <w:r>
        <w:t xml:space="preserve">be linearly independent.</w:t>
      </w:r>
      <w:r>
        <w:t xml:space="preserve"> </w:t>
      </w:r>
      <w:r>
        <w:t xml:space="preserve">Each</w:t>
      </w:r>
      <w:r>
        <w:t xml:space="preserve"> </w:t>
      </w:r>
      <w:r>
        <w:t xml:space="preserve">$\mathord{\smash[b]{\underset{\raise.3ex\hbox{$\scriptstyle\sim$}}{u}}\vphantom{u}}_j$</w:t>
      </w:r>
      <w:r>
        <w:t xml:space="preserve"> </w:t>
      </w:r>
      <w:r>
        <w:t xml:space="preserve">is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$\mathord{\smash[b]{\underset{\raise.3ex\hbox{$\scriptstyle\sim$}}{u}}\vphantom{u}}_j = c_{1j} \mathord{\smash[b]{\underset{\raise.3ex\hbox{$\scriptstyle\sim$}}{a}}\vphantom{a}}_1 + \cdots + c_{dj} \mathord{\smash[b]{\underset{\raise.3ex\hbox{$\scriptstyle\sim$}}{a}}\vphantom{a}}_d$</w:t>
      </w:r>
      <w:r>
        <w:t xml:space="preserve"> </w:t>
      </w:r>
      <w:r>
        <w:t xml:space="preserve">for some coordinate vector</w:t>
      </w:r>
      <w:r>
        <w:t xml:space="preserve"> </w:t>
      </w:r>
      <w:r>
        <w:t xml:space="preserve">$\mathord{\smash[b]{\underset{\raise.3ex\hbox{$\scriptstyle\sim$}}{c}}\vphantom{c}}_j = (c_{1j}, \ldots, c_{dj}) \in \mathbb{R}^d$</w:t>
      </w:r>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w:r>
        <w:t xml:space="preserve">$\mathord{\smash[b]{\underset{\raise.3ex\hbox{$\scriptstyle\sim$}}{c}}\vphantom{c}}_1, \ldots, \mathord{\smash[b]{\underset{\raise.3ex\hbox{$\scriptstyle\sim$}}{c}}\vphantom{c}}_k$</w:t>
      </w:r>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w:r>
        <w:t xml:space="preserve">$x_1 \mathord{\smash[b]{\underset{\raise.3ex\hbox{$\scriptstyle\sim$}}{c}}\vphantom{c}}_1 + \cdots + x_k \mathord{\smash[b]{\underset{\raise.3ex\hbox{$\scriptstyle\sim$}}{c}}\vphantom{c}}_k = \mathord{\smash[b]{\underset{\raise.3ex\hbox{$\scriptstyle\sim$}}{0}}\vphantom{0}}_d$</w:t>
      </w:r>
      <w:r>
        <w:t xml:space="preserve"> </w:t>
      </w:r>
      <w:r>
        <w:t xml:space="preserve">(</w:t>
      </w:r>
      <w:hyperlink w:anchor="thm-many-vectors-dependent">
        <w:r>
          <w:rPr>
            <w:rStyle w:val="Hyperlink"/>
          </w:rPr>
          <w:t xml:space="preserve">Theorem 26</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w:r>
        <w:t xml:space="preserve">$$
    \begin{aligned}
    \sum_{j=1}^{k} x_j \mathord{\smash[b]{\underset{\raise.3ex\hbox{$\scriptstyle\sim$}}{u}}\vphantom{u}}_j
    &amp;= \sum_{j=1}^{k} x_j \sum_{i=1}^{d} c_{ij} \mathord{\smash[b]{\underset{\raise.3ex\hbox{$\scriptstyle\sim$}}{a}}\vphantom{a}}_i
    &amp;&amp; \text{(substitute each } \mathord{\smash[b]{\underset{\raise.3ex\hbox{$\scriptstyle\sim$}}{u}}\vphantom{u}}_j \text{)}
    \\
    &amp;= \sum_{j=1}^{k} \sum_{i=1}^{d} x_j c_{ij}\,\mathord{\smash[b]{\underset{\raise.3ex\hbox{$\scriptstyle\sim$}}{a}}\vphantom{a}}_i
    &amp;&amp; \text{(distribute each } x_j \text{ over the inner sum)}
    \\
    &amp;= \sum_{i=1}^{d} \sum_{j=1}^{k} x_j c_{ij}\,\mathord{\smash[b]{\underset{\raise.3ex\hbox{$\scriptstyle\sim$}}{a}}\vphantom{a}}_i
    &amp;&amp; \text{(swap the order of the finite sums)}
    \\
    &amp;= \sum_{i=1}^{d} \mathopen{}\left(\sum_{j=1}^{k} x_j c_{ij}\right)\mathclose{}\,\mathord{\smash[b]{\underset{\raise.3ex\hbox{$\scriptstyle\sim$}}{a}}\vphantom{a}}_i
    &amp;&amp; \text{(factor } \mathord{\smash[b]{\underset{\raise.3ex\hbox{$\scriptstyle\sim$}}{a}}\vphantom{a}}_i \text{ out of the inner sum)}
    \\
    &amp;= \sum_{i=1}^{d} 0 \cdot\mathord{\smash[b]{\underset{\raise.3ex\hbox{$\scriptstyle\sim$}}{a}}\vphantom{a}}_i
    &amp;&amp; \text{(entry } i \text{ of } \textstyle\sum_j x_j \mathord{\smash[b]{\underset{\raise.3ex\hbox{$\scriptstyle\sim$}}{c}}\vphantom{c}}_j = \mathord{\smash[b]{\underset{\raise.3ex\hbox{$\scriptstyle\sim$}}{0}}\vphantom{0}}_d \text{)}
    \\
    &amp;= \mathord{\smash[b]{\underset{\raise.3ex\hbox{$\scriptstyle\sim$}}{0}}\vphantom{0}}_p,
    &amp;&amp; \text{(a zero multiple of a vector is } \mathord{\smash[b]{\underset{\raise.3ex\hbox{$\scriptstyle\sim$}}{0}}\vphantom{0}}\text{)}
    \end{aligned}
    $$</w:t>
      </w:r>
    </w:p>
    <w:p>
      <w:pPr>
        <w:pStyle w:val="FirstParagraph"/>
      </w:pPr>
      <w:r>
        <w:t xml:space="preserve">a combination of</w:t>
      </w:r>
      <w:r>
        <w:t xml:space="preserve"> </w:t>
      </w:r>
      <w:r>
        <w:t xml:space="preserve">$\mathord{\smash[b]{\underset{\raise.3ex\hbox{$\scriptstyle\sim$}}{u}}\vphantom{u}}_1, \ldots, \mathord{\smash[b]{\underset{\raise.3ex\hbox{$\scriptstyle\sim$}}{u}}\vphantom{u}}_k$</w:t>
      </w:r>
      <w:r>
        <w:t xml:space="preserve"> </w:t>
      </w:r>
      <w:r>
        <w:t xml:space="preserve">with coefficients not all zero that equals</w:t>
      </w:r>
      <w:r>
        <w:t xml:space="preserve"> </w:t>
      </w:r>
      <w:r>
        <w:t xml:space="preserve">$\mathord{\smash[b]{\underset{\raise.3ex\hbox{$\scriptstyle\sim$}}{0}}\vphantom{0}}_p$</w:t>
      </w:r>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7" w:name="exm-dim-bound"/>
    <w:p>
      <w:pPr>
        <w:pStyle w:val="BodyText"/>
      </w:pPr>
      <w:r>
        <w:rPr>
          <w:b/>
          <w:bCs/>
        </w:rPr>
        <w:t xml:space="preserve">Example 54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By</w:t>
      </w:r>
      <w:r>
        <w:t xml:space="preserve"> </w:t>
      </w:r>
      <w:hyperlink w:anchor="thm-dim-bound">
        <w:r>
          <w:rPr>
            <w:rStyle w:val="Hyperlink"/>
          </w:rPr>
          <w:t xml:space="preserve">Theorem 31</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w:r>
        <w:t xml:space="preserve">$(1, 0, 0) + (0, 1, 0) - (1, 1, 0) = \mathord{\smash[b]{\underset{\raise.3ex\hbox{$\scriptstyle\sim$}}{0}}\vphantom{0}}$</w:t>
      </w:r>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7"/>
    <w:bookmarkStart w:id="238" w:name="thm-subspace-equal-dim"/>
    <w:p>
      <w:pPr>
        <w:pStyle w:val="FirstParagraph"/>
      </w:pPr>
      <w:r>
        <w:rPr>
          <w:b/>
          <w:bCs/>
        </w:rPr>
        <w:t xml:space="preserve">Theorem 32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w:r>
        <w:t xml:space="preserve">$\mathord{\smash[b]{\underset{\raise.3ex\hbox{$\scriptstyle\sim$}}{t}}\vphantom{t}}_1, \ldots, \mathord{\smash[b]{\underset{\raise.3ex\hbox{$\scriptstyle\sim$}}{t}}\vphantom{t}}_d$</w:t>
      </w:r>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w:r>
        <w:t xml:space="preserve">$\mathord{\smash[b]{\underset{\raise.3ex\hbox{$\scriptstyle\sim$}}{s}}\vphantom{s}} \in \mathcal{S}$</w:t>
      </w:r>
      <w:r>
        <w:t xml:space="preserve"> </w:t>
      </w:r>
      <w:r>
        <w:t xml:space="preserve">is not in</w:t>
      </w:r>
      <w:r>
        <w:t xml:space="preserve"> </w:t>
      </w:r>
      <w:r>
        <w:t xml:space="preserve">$\operatorname{span}\mathopen{}\left\{\mathord{\smash[b]{\underset{\raise.3ex\hbox{$\scriptstyle\sim$}}{t}}\vphantom{t}}_1, \ldots, \mathord{\smash[b]{\underset{\raise.3ex\hbox{$\scriptstyle\sim$}}{t}}\vphantom{t}}_d\right\}\mathclose{} = \mathcal{T}$</w:t>
      </w:r>
      <w:r>
        <w:t xml:space="preserve">.</w:t>
      </w:r>
      <w:r>
        <w:t xml:space="preserve"> </w:t>
      </w:r>
      <w:r>
        <w:t xml:space="preserve">Then</w:t>
      </w:r>
      <w:r>
        <w:t xml:space="preserve"> </w:t>
      </w:r>
      <w:r>
        <w:t xml:space="preserve">$\mathord{\smash[b]{\underset{\raise.3ex\hbox{$\scriptstyle\sim$}}{t}}\vphantom{t}}_1, \ldots, \mathord{\smash[b]{\underset{\raise.3ex\hbox{$\scriptstyle\sim$}}{t}}\vphantom{t}}_d, \mathord{\smash[b]{\underset{\raise.3ex\hbox{$\scriptstyle\sim$}}{s}}\vphantom{s}}$</w:t>
      </w:r>
      <w:r>
        <w:t xml:space="preserve"> </w:t>
      </w:r>
      <w:r>
        <w:t xml:space="preserve">are linearly independent</w:t>
      </w:r>
      <w:r>
        <w:t xml:space="preserve"> </w:t>
      </w:r>
      <w:r>
        <w:t xml:space="preserve">(</w:t>
      </w:r>
      <w:hyperlink w:anchor="thm-add-outside-span">
        <w:r>
          <w:rPr>
            <w:rStyle w:val="Hyperlink"/>
          </w:rPr>
          <w:t xml:space="preserve">Theorem 29</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31</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9" w:name="exm-subspace-equal-dim"/>
    <w:p>
      <w:pPr>
        <w:pStyle w:val="BodyText"/>
      </w:pPr>
      <w:r>
        <w:rPr>
          <w:b/>
          <w:bCs/>
        </w:rPr>
        <w:t xml:space="preserve">Example 55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9"/>
    <w:bookmarkStart w:id="240" w:name="exm-subspace-equal-dim-fails"/>
    <w:p>
      <w:pPr>
        <w:pStyle w:val="BodyText"/>
      </w:pPr>
      <w:r>
        <w:rPr>
          <w:b/>
          <w:bCs/>
        </w:rPr>
        <w:t xml:space="preserve">Example 56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32</w:t>
        </w:r>
      </w:hyperlink>
      <w:r>
        <w:t xml:space="preserve"> </w:t>
      </w:r>
      <w:r>
        <w:t xml:space="preserve">does not apply,</w:t>
      </w:r>
      <w:r>
        <w:t xml:space="preserve"> </w:t>
      </w:r>
      <w:r>
        <w:t xml:space="preserve">because neither line contains the other.</w:t>
      </w:r>
    </w:p>
    <w:bookmarkEnd w:id="240"/>
    <w:bookmarkEnd w:id="241"/>
    <w:bookmarkStart w:id="264" w:name="sec-column-null-space"/>
    <w:p>
      <w:pPr>
        <w:pStyle w:val="Heading2"/>
      </w:pPr>
      <w:r>
        <w:t xml:space="preserve">5 Column space and null space</w:t>
      </w:r>
    </w:p>
    <w:bookmarkStart w:id="242"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[37]</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\mathcal{C}(\mathbf{A})
    \stackrel{\text{def}}{=}
    \mathopen{}\left\{\mathbf{A} \mathord{\smash[b]{\underset{\raise.3ex\hbox{$\scriptstyle\sim$}}{x}}\vphantom{x}} : \mathord{\smash[b]{\underset{\raise.3ex\hbox{$\scriptstyle\sim$}}{x}}\vphantom{x}} \in \mathbb{R}^n\right\}\mathclose{},
    $$</w:t>
      </w:r>
    </w:p>
    <w:p>
      <w:pPr>
        <w:pStyle w:val="FirstParagraph"/>
      </w:pPr>
      <w:r>
        <w:t xml:space="preserve">the set of all vectors</w:t>
      </w:r>
      <w:r>
        <w:t xml:space="preserve"> </w:t>
      </w:r>
      <w:r>
        <w:t xml:space="preserve">$\mathbf{A} \mathord{\smash[b]{\underset{\raise.3ex\hbox{$\scriptstyle\sim$}}{x}}\vphantom{x}}$</w:t>
      </w:r>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42"/>
    <w:bookmarkStart w:id="243"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43"/>
    <w:bookmarkStart w:id="244" w:name="exm-column-space"/>
    <w:p>
      <w:pPr>
        <w:pStyle w:val="BodyText"/>
      </w:pPr>
      <w:r>
        <w:rPr>
          <w:b/>
          <w:bCs/>
        </w:rPr>
        <w:t xml:space="preserve">Example 57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w:r>
        <w:t xml:space="preserve">$\mathord{\smash[b]{\underset{\raise.3ex\hbox{$\scriptstyle\sim$}}{x}}\vphantom{x}} \in \mathbb{R}^3$</w:t>
      </w:r>
      <w:r>
        <w:t xml:space="preserve">,</w:t>
      </w:r>
    </w:p>
    <w:p>
      <w:pPr>
        <w:pStyle w:val="BodyText"/>
      </w:pPr>
      <w:r>
        <w:t xml:space="preserve">$$
    \begin{aligned}
    \mathbf{A} \mathord{\smash[b]{\underset{\raise.3ex\hbox{$\scriptstyle\sim$}}{x}}\vphantom{x}} &amp;= (x_1 - 2x_2 - 2x_3,\; 3\,(x_1 - 2x_2 - 2x_3)) \\
    &amp;= (x_1 - 2x_2 - 2x_3)\,(1, 3)
    \end{aligned}
    $$</w:t>
      </w:r>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4"/>
    <w:bookmarkStart w:id="245" w:name="thm-column-space-span"/>
    <w:p>
      <w:pPr>
        <w:pStyle w:val="BodyText"/>
      </w:pPr>
      <w:r>
        <w:rPr>
          <w:b/>
          <w:bCs/>
        </w:rPr>
        <w:t xml:space="preserve">Theorem 33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then</w:t>
      </w:r>
    </w:p>
    <w:p>
      <w:pPr>
        <w:pStyle w:val="BodyText"/>
      </w:pPr>
      <w:r>
        <w:t xml:space="preserve">$$
    \mathcal{C}(\mathbf{A}) = \operatorname{span}\mathopen{}\left\{\mathord{\smash[b]{\underset{\raise.3ex\hbox{$\scriptstyle\sim$}}{a}}\vphantom{a}}_1, \ldots, \mathord{\smash[b]{\underset{\raise.3ex\hbox{$\scriptstyle\sim$}}{a}}\vphantom{a}}_n\right\}\mathclose{},
    $$</w:t>
      </w:r>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5"/>
    <w:p>
      <w:pPr>
        <w:pStyle w:val="BodyText"/>
      </w:pPr>
      <w:r>
        <w:rPr>
          <w:i/>
          <w:iCs/>
        </w:rPr>
        <w:t xml:space="preserve">Proof</w:t>
      </w:r>
      <w:r>
        <w:t xml:space="preserve">. </w:t>
      </w:r>
      <w:r>
        <w:t xml:space="preserve">By</w:t>
      </w:r>
      <w:r>
        <w:t xml:space="preserve"> </w:t>
      </w:r>
      <w:hyperlink w:anchor="thm-matvec-columns">
        <w:r>
          <w:rPr>
            <w:rStyle w:val="Hyperlink"/>
          </w:rPr>
          <w:t xml:space="preserve">Theorem 24</w:t>
        </w:r>
      </w:hyperlink>
      <w:r>
        <w:t xml:space="preserve">,</w:t>
      </w:r>
      <w:r>
        <w:t xml:space="preserve"> </w:t>
      </w:r>
      <w:r>
        <w:t xml:space="preserve">$\mathbf{A} \mathord{\smash[b]{\underset{\raise.3ex\hbox{$\scriptstyle\sim$}}{x}}\vphantom{x}} = x_1 \mathord{\smash[b]{\underset{\raise.3ex\hbox{$\scriptstyle\sim$}}{a}}\vphantom{a}}_1 + \cdots + x_n \mathord{\smash[b]{\underset{\raise.3ex\hbox{$\scriptstyle\sim$}}{a}}\vphantom{a}}_n$</w:t>
      </w:r>
      <w:r>
        <w:t xml:space="preserve">,</w:t>
      </w:r>
      <w:r>
        <w:t xml:space="preserve"> </w:t>
      </w:r>
      <w:r>
        <w:t xml:space="preserve">and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23</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6" w:name="exm-column-space-span"/>
    <w:p>
      <w:pPr>
        <w:pStyle w:val="BodyText"/>
      </w:pPr>
      <w:r>
        <w:rPr>
          <w:b/>
          <w:bCs/>
        </w:rPr>
        <w:t xml:space="preserve">Example 58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33</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57</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6"/>
    <w:bookmarkStart w:id="247"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\mathcal{N}(\mathbf{A})
    \stackrel{\text{def}}{=}
    \mathopen{}\left\{\mathord{\smash[b]{\underset{\raise.3ex\hbox{$\scriptstyle\sim$}}{x}}\vphantom{x}} \in \mathbb{R}^n : \mathbf{A} \mathord{\smash[b]{\underset{\raise.3ex\hbox{$\scriptstyle\sim$}}{x}}\vphantom{x}} = \mathord{\smash[b]{\underset{\raise.3ex\hbox{$\scriptstyle\sim$}}{0}}\vphantom{0}}_m\right\}\mathclose{},
    $$</w:t>
      </w:r>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w:r>
        <w:t xml:space="preserve">$\mathbf{A} \mathord{\smash[b]{\underset{\raise.3ex\hbox{$\scriptstyle\sim$}}{x}}\vphantom{x}} = \mathord{\smash[b]{\underset{\raise.3ex\hbox{$\scriptstyle\sim$}}{0}}\vphantom{0}}_m$</w:t>
      </w:r>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7"/>
    <w:bookmarkStart w:id="248"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8"/>
    <w:bookmarkStart w:id="249" w:name="exm-null-space"/>
    <w:p>
      <w:pPr>
        <w:pStyle w:val="BodyText"/>
      </w:pPr>
      <w:r>
        <w:rPr>
          <w:b/>
          <w:bCs/>
        </w:rPr>
        <w:t xml:space="preserve">Example 59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$\mathbf{A} \mathord{\smash[b]{\underset{\raise.3ex\hbox{$\scriptstyle\sim$}}{x}}\vphantom{x}} = (x_1 - 2x_2 - 2x_3,\; 3\,(x_1 - 2x_2 - 2x_3))$</w:t>
      </w:r>
      <w:r>
        <w:t xml:space="preserve">,</w:t>
      </w:r>
      <w:r>
        <w:t xml:space="preserve"> </w:t>
      </w:r>
      <w:r>
        <w:t xml:space="preserve">so</w:t>
      </w:r>
      <w:r>
        <w:t xml:space="preserve"> </w:t>
      </w:r>
      <w:r>
        <w:t xml:space="preserve">$\mathbf{A} \mathord{\smash[b]{\underset{\raise.3ex\hbox{$\scriptstyle\sim$}}{x}}\vphantom{x}} = \mathord{\smash[b]{\underset{\raise.3ex\hbox{$\scriptstyle\sim$}}{0}}\vphantom{0}}_2$</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w:r>
        <w:t xml:space="preserve">$$
    \begin{aligned}
    \mathord{\smash[b]{\underset{\raise.3ex\hbox{$\scriptstyle\sim$}}{x}}\vphantom{x}} &amp;= (2x_2 + 2x_3, x_2, x_3) \\
    &amp;= x_2\,(2, 1, 0) + x_3\,(2, 0, 1)
    \end{aligned}
    $$</w:t>
      </w:r>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w:r>
        <w:t xml:space="preserve">${\mathbf{A}}^{\top} \mathord{\smash[b]{\underset{\raise.3ex\hbox{$\scriptstyle\sim$}}{y}}\vphantom{y}} = (y_1 + 3y_2,\; -2\,(y_1 + 3y_2),\; -2\,(y_1 + 3y_2))$</w:t>
      </w:r>
      <w:r>
        <w:t xml:space="preserve">,</w:t>
      </w:r>
      <w:r>
        <w:t xml:space="preserve"> </w:t>
      </w:r>
      <w:r>
        <w:t xml:space="preserve">which is</w:t>
      </w:r>
      <w:r>
        <w:t xml:space="preserve"> </w:t>
      </w:r>
      <w:r>
        <w:t xml:space="preserve">$\mathord{\smash[b]{\underset{\raise.3ex\hbox{$\scriptstyle\sim$}}{0}}\vphantom{0}}_3$</w:t>
      </w:r>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9"/>
    <w:bookmarkStart w:id="250" w:name="thm-null-space-subspace"/>
    <w:p>
      <w:pPr>
        <w:pStyle w:val="BodyText"/>
      </w:pPr>
      <w:r>
        <w:rPr>
          <w:b/>
          <w:bCs/>
        </w:rPr>
        <w:t xml:space="preserve">Theorem 34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50"/>
    <w:p>
      <w:pPr>
        <w:pStyle w:val="BodyText"/>
      </w:pPr>
      <w:r>
        <w:rPr>
          <w:i/>
          <w:iCs/>
        </w:rPr>
        <w:t xml:space="preserve">Proof</w:t>
      </w:r>
      <w:r>
        <w:t xml:space="preserve">. </w:t>
      </w:r>
      <w:r>
        <w:t xml:space="preserve">$\mathbf{A} \mathord{\smash[b]{\underset{\raise.3ex\hbox{$\scriptstyle\sim$}}{0}}\vphantom{0}}_n = \mathord{\smash[b]{\underset{\raise.3ex\hbox{$\scriptstyle\sim$}}{0}}\vphantom{0}}_m$</w:t>
      </w:r>
      <w:r>
        <w:t xml:space="preserve">, so</w:t>
      </w:r>
      <w:r>
        <w:t xml:space="preserve"> </w:t>
      </w:r>
      <w:r>
        <w:t xml:space="preserve">$\mathord{\smash[b]{\underset{\raise.3ex\hbox{$\scriptstyle\sim$}}{0}}\vphantom{0}}_n \in \mathcal{N}(\mathbf{A})$</w:t>
      </w:r>
      <w:r>
        <w:t xml:space="preserve">,</w:t>
      </w:r>
      <w:r>
        <w:t xml:space="preserve"> </w:t>
      </w:r>
      <w:r>
        <w:t xml:space="preserve">and the null space is not empty.</w:t>
      </w:r>
      <w:r>
        <w:t xml:space="preserve"> </w:t>
      </w:r>
      <w:r>
        <w:t xml:space="preserve">If</w:t>
      </w:r>
      <w:r>
        <w:t xml:space="preserve"> </w:t>
      </w:r>
      <w:r>
        <w:t xml:space="preserve">$\mathord{\smash[b]{\underset{\raise.3ex\hbox{$\scriptstyle\sim$}}{u}}\vphantom{u}}, \mathord{\smash[b]{\underset{\raise.3ex\hbox{$\scriptstyle\sim$}}{w}}\vphantom{w}} \in \mathcal{N}(\mathbf{A})$</w:t>
      </w:r>
      <w:r>
        <w:t xml:space="preserve"> </w:t>
      </w:r>
      <w:r>
        <w:t xml:space="preserve">and</w:t>
      </w:r>
      <w:r>
        <w:t xml:space="preserve"> </w:t>
      </w:r>
      <m:oMath>
        <m:r>
          <m:t>c</m:t>
        </m:r>
        <m:r>
          <m:rPr>
            <m:sty m:val="p"/>
          </m:rPr>
          <m:t>∈</m:t>
        </m:r>
        <m:r>
          <m:rPr>
            <m:scr m:val="double-struck"/>
            <m:sty m:val="p"/>
          </m:rPr>
          <m:t>R</m:t>
        </m:r>
      </m:oMath>
      <w:r>
        <w:t xml:space="preserve">, then</w:t>
      </w:r>
    </w:p>
    <w:p>
      <w:pPr>
        <w:pStyle w:val="BodyText"/>
      </w:pPr>
      <w:r>
        <w:t xml:space="preserve">$$
    \begin{aligned}
    \mathbf{A}\,(\mathord{\smash[b]{\underset{\raise.3ex\hbox{$\scriptstyle\sim$}}{u}}\vphantom{u}} + \mathord{\smash[b]{\underset{\raise.3ex\hbox{$\scriptstyle\sim$}}{w}}\vphantom{w}})
    &amp;= \mathbf{A} \mathord{\smash[b]{\underset{\raise.3ex\hbox{$\scriptstyle\sim$}}{u}}\vphantom{u}} + \mathbf{A} \mathord{\smash[b]{\underset{\raise.3ex\hbox{$\scriptstyle\sim$}}{w}}\vphantom{w}}
    &amp;&amp; \text{(}\text{Theorem~9}\text{)}
    \\
    &amp;= \mathord{\smash[b]{\underset{\raise.3ex\hbox{$\scriptstyle\sim$}}{0}}\vphantom{0}}_m + \mathord{\smash[b]{\underset{\raise.3ex\hbox{$\scriptstyle\sim$}}{0}}\vphantom{0}}_m
    &amp;&amp; \text{(} \mathord{\smash[b]{\underset{\raise.3ex\hbox{$\scriptstyle\sim$}}{u}}\vphantom{u}} \text{ and } \mathord{\smash[b]{\underset{\raise.3ex\hbox{$\scriptstyle\sim$}}{w}}\vphantom{w}} \text{ are in the null space)}
    \\
    &amp;= \mathord{\smash[b]{\underset{\raise.3ex\hbox{$\scriptstyle\sim$}}{0}}\vphantom{0}}_m
    &amp;&amp; \text{(adding } \mathord{\smash[b]{\underset{\raise.3ex\hbox{$\scriptstyle\sim$}}{0}}\vphantom{0}}_m \text{ changes nothing)}
    \end{aligned}
    $$</w:t>
      </w:r>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w:r>
        <w:t xml:space="preserve">$$
    \begin{aligned}
    \mathopen{}\left(\mathbf{A}\,(c \mathord{\smash[b]{\underset{\raise.3ex\hbox{$\scriptstyle\sim$}}{u}}\vphantom{u}})\right)\mathclose{}_i
    &amp;= a_{i1} (c u_1) + \cdots + a_{in} (c u_n)
    &amp;&amp; \text{(}\text{Definition~32}\text{)}
    \\
    &amp;= c\,(a_{i1} u_1 + \cdots + a_{in} u_n)
    &amp;&amp; \text{(factor } c \text{ out of each term)}
    \\
    &amp;= c\,(\mathbf{A} \mathord{\smash[b]{\underset{\raise.3ex\hbox{$\scriptstyle\sim$}}{u}}\vphantom{u}})_i
    &amp;&amp; \text{(}\text{Definition~32}\text{)}
    \\
    &amp;= c \cdot 0
    &amp;&amp; \text{(} \mathord{\smash[b]{\underset{\raise.3ex\hbox{$\scriptstyle\sim$}}{u}}\vphantom{u}} \text{ is in the null space)}
    \\
    &amp;= 0,
    &amp;&amp; \text{(arithmetic)}
    \end{aligned}
    $$</w:t>
      </w:r>
    </w:p>
    <w:p>
      <w:pPr>
        <w:pStyle w:val="FirstParagraph"/>
      </w:pPr>
      <w:r>
        <w:t xml:space="preserve">so</w:t>
      </w:r>
      <w:r>
        <w:t xml:space="preserve"> </w:t>
      </w:r>
      <w:r>
        <w:t xml:space="preserve">$\mathbf{A}\,(c \mathord{\smash[b]{\underset{\raise.3ex\hbox{$\scriptstyle\sim$}}{u}}\vphantom{u}}) = \mathord{\smash[b]{\underset{\raise.3ex\hbox{$\scriptstyle\sim$}}{0}}\vphantom{0}}_m$</w:t>
      </w:r>
      <w:r>
        <w:t xml:space="preserve">.</w:t>
      </w:r>
      <w:r>
        <w:t xml:space="preserve"> </w:t>
      </w:r>
      <w:r>
        <w:t xml:space="preserve">Therefore</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 \mathord{\smash[b]{\underset{\raise.3ex\hbox{$\scriptstyle\sim$}}{u}}\vphantom{u}}$</w:t>
      </w:r>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51" w:name="exm-null-space-subspace"/>
    <w:p>
      <w:pPr>
        <w:pStyle w:val="BodyText"/>
      </w:pPr>
      <w:r>
        <w:rPr>
          <w:b/>
          <w:bCs/>
        </w:rPr>
        <w:t xml:space="preserve">Example 60 (The solutions of</w:t>
      </w:r>
      <w:r>
        <w:rPr>
          <w:b/>
          <w:bCs/>
        </w:rPr>
        <w:t xml:space="preserve"> </w:t>
      </w:r>
      <w:r>
        <w:rPr>
          <w:b/>
          <w:bCs/>
        </w:rPr>
        <w:t xml:space="preserve">$\mathbf{A} \mathord{\smash[b]{\underset{\raise.3ex\hbox{$\scriptstyle\sim$}}{x}}\vphantom{x}} = \mathord{\smash[b]{\underset{\raise.3ex\hbox{$\scriptstyle\sim$}}{b}}\vphantom{b}}$</w:t>
      </w:r>
      <w:r>
        <w:rPr>
          <w:b/>
          <w:bCs/>
        </w:rPr>
        <w:t xml:space="preserve"> </w:t>
      </w:r>
      <w:r>
        <w:rPr>
          <w:b/>
          <w:bCs/>
        </w:rPr>
        <w:t xml:space="preserve">with</w:t>
      </w:r>
      <w:r>
        <w:rPr>
          <w:b/>
          <w:bCs/>
        </w:rPr>
        <w:t xml:space="preserve"> </w:t>
      </w:r>
      <w:r>
        <w:rPr>
          <w:b/>
          <w:bCs/>
        </w:rPr>
        <w:t xml:space="preserve">$\mathord{\smash[b]{\underset{\raise.3ex\hbox{$\scriptstyle\sim$}}{b}}\vphantom{b}} \neq \mathord{\smash[b]{\underset{\raise.3ex\hbox{$\scriptstyle\sim$}}{0}}\vphantom{0}}$</w:t>
      </w:r>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59</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w:r>
        <w:t xml:space="preserve">$\mathbf{A} \mathord{\smash[b]{\underset{\raise.3ex\hbox{$\scriptstyle\sim$}}{x}}\vphantom{x}} = (1, 3)$</w:t>
      </w:r>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w:r>
        <w:t xml:space="preserve">$\mathord{\smash[b]{\underset{\raise.3ex\hbox{$\scriptstyle\sim$}}{0}}\vphantom{0}}_3$</w:t>
      </w:r>
      <w:r>
        <w:t xml:space="preserve">,</w:t>
      </w:r>
      <w:r>
        <w:t xml:space="preserve"> </w:t>
      </w:r>
      <w:r>
        <w:t xml:space="preserve">so by</w:t>
      </w:r>
      <w:r>
        <w:t xml:space="preserve"> </w:t>
      </w:r>
      <w:hyperlink w:anchor="thm-subspace-zero">
        <w:r>
          <w:rPr>
            <w:rStyle w:val="Hyperlink"/>
          </w:rPr>
          <w:t xml:space="preserve">Theorem 22</w:t>
        </w:r>
      </w:hyperlink>
      <w:r>
        <w:t xml:space="preserve"> </w:t>
      </w:r>
      <w:r>
        <w:t xml:space="preserve">it is not a subspace.</w:t>
      </w:r>
    </w:p>
    <w:bookmarkEnd w:id="251"/>
    <w:bookmarkStart w:id="252" w:name="thm-independent-null-space"/>
    <w:p>
      <w:pPr>
        <w:pStyle w:val="BodyText"/>
      </w:pPr>
      <w:r>
        <w:rPr>
          <w:b/>
          <w:bCs/>
        </w:rPr>
        <w:t xml:space="preserve">Theorem 35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w:r>
        <w:t xml:space="preserve">$\mathbf{A} \mathord{\smash[b]{\underset{\raise.3ex\hbox{$\scriptstyle\sim$}}{x}}\vphantom{x}} = \mathord{\smash[b]{\underset{\raise.3ex\hbox{$\scriptstyle\sim$}}{0}}\vphantom{0}}_m$</w:t>
      </w:r>
      <w:r>
        <w:t xml:space="preserve"> </w:t>
      </w:r>
      <w:r>
        <w:t xml:space="preserve">only for</w:t>
      </w:r>
      <w:r>
        <w:t xml:space="preserve"> </w:t>
      </w:r>
      <w:r>
        <w:t xml:space="preserve">$\mathord{\smash[b]{\underset{\raise.3ex\hbox{$\scriptstyle\sim$}}{x}}\vphantom{x}} = \mathord{\smash[b]{\underset{\raise.3ex\hbox{$\scriptstyle\sim$}}{0}}\vphantom{0}}_n$</w:t>
      </w:r>
      <w:r>
        <w:t xml:space="preserve">.</w:t>
      </w:r>
    </w:p>
    <w:p>
      <w:pPr>
        <w:pStyle w:val="Compact"/>
        <w:numPr>
          <w:ilvl w:val="0"/>
          <w:numId w:val="1026"/>
        </w:numPr>
      </w:pPr>
      <w:r>
        <w:t xml:space="preserve">$\mathcal{N}(\mathbf{A}) = \mathopen{}\left\{\mathord{\smash[b]{\underset{\raise.3ex\hbox{$\scriptstyle\sim$}}{0}}\vphantom{0}}_n\right\}\mathclose{}$</w:t>
      </w:r>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52"/>
    <w:p>
      <w:pPr>
        <w:pStyle w:val="BodyText"/>
      </w:pPr>
      <w:r>
        <w:rPr>
          <w:i/>
          <w:iCs/>
        </w:rPr>
        <w:t xml:space="preserve">Proof</w:t>
      </w:r>
      <w:r>
        <w:t xml:space="preserve">. </w:t>
      </w:r>
      <w:r>
        <w:t xml:space="preserve">Write</w:t>
      </w:r>
      <w:r>
        <w:t xml:space="preserve"> </w:t>
      </w:r>
      <w:r>
        <w:t xml:space="preserve">$\mathord{\smash[b]{\underset{\raise.3ex\hbox{$\scriptstyle\sim$}}{a}}\vphantom{a}}_1, \ldots, \mathord{\smash[b]{\underset{\raise.3ex\hbox{$\scriptstyle\sim$}}{a}}\vphantom{a}}_n$</w:t>
      </w:r>
      <w:r>
        <w:t xml:space="preserve"> </w:t>
      </w:r>
      <w:r>
        <w:t xml:space="preserve">for the columns of</w:t>
      </w:r>
      <w:r>
        <w:t xml:space="preserve"> </w:t>
      </w:r>
      <m:oMath>
        <m:r>
          <m:rPr>
            <m:sty m:val="bi"/>
          </m:rPr>
          <m:t>A</m:t>
        </m:r>
      </m:oMath>
      <w:r>
        <w:t xml:space="preserve">.</w:t>
      </w:r>
      <w:r>
        <w:t xml:space="preserve"> </w:t>
      </w:r>
      <w:r>
        <w:t xml:space="preserve">For</w:t>
      </w:r>
      <w:r>
        <w:t xml:space="preserve"> </w:t>
      </w:r>
      <w:r>
        <w:t xml:space="preserve">$\mathord{\smash[b]{\underset{\raise.3ex\hbox{$\scriptstyle\sim$}}{x}}\vphantom{x}} = (x_1, \ldots, x_n)$</w:t>
      </w:r>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w:r>
        <w:t xml:space="preserve">$$
    \mathbf{A} \mathord{\smash[b]{\underset{\raise.3ex\hbox{$\scriptstyle\sim$}}{x}}\vphantom{x}} = x_1 \mathord{\smash[b]{\underset{\raise.3ex\hbox{$\scriptstyle\sim$}}{a}}\vphantom{a}}_1 + \cdots + x_n \mathord{\smash[b]{\underset{\raise.3ex\hbox{$\scriptstyle\sim$}}{a}}\vphantom{a}}_n.
    $$</w:t>
      </w:r>
    </w:p>
    <w:p>
      <w:pPr>
        <w:pStyle w:val="FirstParagraph"/>
      </w:pPr>
      <w:r>
        <w:t xml:space="preserve">So</w:t>
      </w:r>
      <w:r>
        <w:t xml:space="preserve"> </w:t>
      </w:r>
      <w:r>
        <w:t xml:space="preserve">$\mathbf{A} \mathord{\smash[b]{\underset{\raise.3ex\hbox{$\scriptstyle\sim$}}{x}}\vphantom{x}} = \mathord{\smash[b]{\underset{\raise.3ex\hbox{$\scriptstyle\sim$}}{0}}\vphantom{0}}_m$</w:t>
      </w:r>
      <w:r>
        <w:t xml:space="preserve"> </w:t>
      </w:r>
      <w:r>
        <w:t xml:space="preserve">says exactly that</w:t>
      </w:r>
      <w:r>
        <w:t xml:space="preserve"> </w:t>
      </w:r>
      <w:r>
        <w:t xml:space="preserve">$x_1 \mathord{\smash[b]{\underset{\raise.3ex\hbox{$\scriptstyle\sim$}}{a}}\vphantom{a}}_1 + \cdots + x_n \mathord{\smash[b]{\underset{\raise.3ex\hbox{$\scriptstyle\sim$}}{a}}\vphantom{a}}_n = \mathord{\smash[b]{\underset{\raise.3ex\hbox{$\scriptstyle\sim$}}{0}}\vphantom{0}}_m$</w:t>
      </w:r>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$\mathord{\smash[b]{\underset{\raise.3ex\hbox{$\scriptstyle\sim$}}{0}}\vphantom{0}}_n$</w:t>
      </w:r>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53" w:name="exm-independent-null-space"/>
    <w:p>
      <w:pPr>
        <w:pStyle w:val="BodyText"/>
      </w:pPr>
      <w:r>
        <w:rPr>
          <w:b/>
          <w:bCs/>
        </w:rPr>
        <w:t xml:space="preserve">Example 61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w:r>
        <w:t xml:space="preserve">$$
    \mathbf{A} \mathord{\smash[b]{\underset{\raise.3ex\hbox{$\scriptstyle\sim$}}{x}}\vphantom{x}}
    = \begin{bmatrix} x_1 + x_2 \\ x_1 + 2 x_2 \\ x_1 + 3 x_2 \end{bmatrix}.
    $$</w:t>
      </w:r>
    </w:p>
    <w:p>
      <w:pPr>
        <w:pStyle w:val="FirstParagraph"/>
      </w:pPr>
      <w:r>
        <w:t xml:space="preserve">This is</w:t>
      </w:r>
      <w:r>
        <w:t xml:space="preserve"> </w:t>
      </w:r>
      <w:r>
        <w:t xml:space="preserve">$\mathord{\smash[b]{\underset{\raise.3ex\hbox{$\scriptstyle\sim$}}{0}}\vphantom{0}}_3$</w:t>
      </w:r>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w:r>
        <w:t xml:space="preserve">$\mathcal{N}(\mathbf{A}) = \mathopen{}\left\{\mathord{\smash[b]{\underset{\raise.3ex\hbox{$\scriptstyle\sim$}}{0}}\vphantom{0}}_2\right\}\mathclose{}$</w:t>
      </w:r>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w:r>
        <w:t xml:space="preserve">$\mathbf{B} (2, -1) = \mathord{\smash[b]{\underset{\raise.3ex\hbox{$\scriptstyle\sim$}}{0}}\vphantom{0}}_3$</w:t>
      </w:r>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53"/>
    <w:bookmarkStart w:id="254" w:name="thm-row-null-disjoint"/>
    <w:p>
      <w:pPr>
        <w:pStyle w:val="BodyText"/>
      </w:pPr>
      <w:r>
        <w:rPr>
          <w:b/>
          <w:bCs/>
        </w:rPr>
        <w:t xml:space="preserve">Theorem 36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w:r>
        <w:t xml:space="preserve">$$
    \mathcal{C}({\mathbf{A}}^{\top}) \cap \mathcal{N}(\mathbf{A}) = \mathopen{}\left\{\mathord{\smash[b]{\underset{\raise.3ex\hbox{$\scriptstyle\sim$}}{0}}\vphantom{0}}_n\right\}\mathclose{}.
    $$</w:t>
      </w:r>
    </w:p>
    <w:bookmarkEnd w:id="254"/>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33</w:t>
        </w:r>
      </w:hyperlink>
      <w:r>
        <w:t xml:space="preserve"> </w:t>
      </w:r>
      <w:r>
        <w:t xml:space="preserve">and</w:t>
      </w:r>
      <w:r>
        <w:t xml:space="preserve"> </w:t>
      </w:r>
      <w:hyperlink w:anchor="thm-null-space-subspace">
        <w:r>
          <w:rPr>
            <w:rStyle w:val="Hyperlink"/>
          </w:rPr>
          <w:t xml:space="preserve">Theorem 34</w:t>
        </w:r>
      </w:hyperlink>
      <w:r>
        <w:t xml:space="preserve">,</w:t>
      </w:r>
      <w:r>
        <w:t xml:space="preserve"> </w:t>
      </w:r>
      <w:r>
        <w:t xml:space="preserve">so both contain</w:t>
      </w:r>
      <w:r>
        <w:t xml:space="preserve"> </w:t>
      </w:r>
      <w:r>
        <w:t xml:space="preserve">$\mathord{\smash[b]{\underset{\raise.3ex\hbox{$\scriptstyle\sim$}}{0}}\vphantom{0}}_n$</w:t>
      </w:r>
      <w:r>
        <w:t xml:space="preserve"> </w:t>
      </w:r>
      <w:r>
        <w:t xml:space="preserve">(</w:t>
      </w:r>
      <w:hyperlink w:anchor="thm-subspace-zero">
        <w:r>
          <w:rPr>
            <w:rStyle w:val="Hyperlink"/>
          </w:rPr>
          <w:t xml:space="preserve">Theorem 22</w:t>
        </w:r>
      </w:hyperlink>
      <w:r>
        <w:t xml:space="preserve">).</w:t>
      </w:r>
    </w:p>
    <w:p>
      <w:pPr>
        <w:pStyle w:val="BodyText"/>
      </w:pPr>
      <w:r>
        <w:t xml:space="preserve">Now take any</w:t>
      </w:r>
      <w:r>
        <w:t xml:space="preserve"> </w:t>
      </w:r>
      <w:r>
        <w:t xml:space="preserve">$\mathord{\smash[b]{\underset{\raise.3ex\hbox{$\scriptstyle\sim$}}{x}}\vphantom{x}}$</w:t>
      </w:r>
      <w:r>
        <w:t xml:space="preserve"> </w:t>
      </w:r>
      <w:r>
        <w:t xml:space="preserve">in both sets.</w:t>
      </w:r>
      <w:r>
        <w:t xml:space="preserve"> </w:t>
      </w:r>
      <w:r>
        <w:t xml:space="preserve">Being in the row space means</w:t>
      </w:r>
      <w:r>
        <w:t xml:space="preserve"> </w:t>
      </w:r>
      <w:r>
        <w:t xml:space="preserve">$\mathord{\smash[b]{\underset{\raise.3ex\hbox{$\scriptstyle\sim$}}{x}}\vphantom{x}} = {\mathbf{A}}^{\top} \mathord{\smash[b]{\underset{\raise.3ex\hbox{$\scriptstyle\sim$}}{u}}\vphantom{u}}$</w:t>
      </w:r>
      <w:r>
        <w:t xml:space="preserve"> </w:t>
      </w:r>
      <w:r>
        <w:t xml:space="preserve">for some</w:t>
      </w:r>
      <w:r>
        <w:t xml:space="preserve"> </w:t>
      </w:r>
      <w:r>
        <w:t xml:space="preserve">$\mathord{\smash[b]{\underset{\raise.3ex\hbox{$\scriptstyle\sim$}}{u}}\vphantom{u}} \in \mathbb{R}^m$</w:t>
      </w:r>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w:r>
        <w:t xml:space="preserve">$\mathbf{A} \mathord{\smash[b]{\underset{\raise.3ex\hbox{$\scriptstyle\sim$}}{x}}\vphantom{x}} = \mathord{\smash[b]{\underset{\raise.3ex\hbox{$\scriptstyle\sim$}}{0}}\vphantom{0}}_m$</w:t>
      </w:r>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w:r>
        <w:t xml:space="preserve">$$
    \begin{aligned}
    {\mathord{\smash[b]{\underset{\raise.3ex\hbox{$\scriptstyle\sim$}}{x}}\vphantom{x}}}^{\top} \mathord{\smash[b]{\underset{\raise.3ex\hbox{$\scriptstyle\sim$}}{x}}\vphantom{x}}
    &amp;= {({\mathbf{A}}^{\top} \mathord{\smash[b]{\underset{\raise.3ex\hbox{$\scriptstyle\sim$}}{u}}\vphantom{u}})}^{\top}\,\mathord{\smash[b]{\underset{\raise.3ex\hbox{$\scriptstyle\sim$}}{x}}\vphantom{x}}
    &amp;&amp; \text{(substitute } \mathord{\smash[b]{\underset{\raise.3ex\hbox{$\scriptstyle\sim$}}{x}}\vphantom{x}} = {\mathbf{A}}^{\top} \mathord{\smash[b]{\underset{\raise.3ex\hbox{$\scriptstyle\sim$}}{u}}\vphantom{u}} \text{ in the first factor)}
    \\
    &amp;= \mathopen{}\left({\mathord{\smash[b]{\underset{\raise.3ex\hbox{$\scriptstyle\sim$}}{u}}\vphantom{u}}}^{\top}\,{({\mathbf{A}}^{\top})}^{\top}\right)\mathclose{}\,\mathord{\smash[b]{\underset{\raise.3ex\hbox{$\scriptstyle\sim$}}{x}}\vphantom{x}}
    &amp;&amp; \text{(}\text{Theorem~20}\text{)}
    \\
    &amp;= \mathopen{}\left({\mathord{\smash[b]{\underset{\raise.3ex\hbox{$\scriptstyle\sim$}}{u}}\vphantom{u}}}^{\top} \mathbf{A}\right)\mathclose{}\,\mathord{\smash[b]{\underset{\raise.3ex\hbox{$\scriptstyle\sim$}}{x}}\vphantom{x}}
    &amp;&amp; \text{(transposing twice returns the original matrix)}
    \\
    &amp;= {\mathord{\smash[b]{\underset{\raise.3ex\hbox{$\scriptstyle\sim$}}{u}}\vphantom{u}}}^{\top}\,(\mathbf{A} \mathord{\smash[b]{\underset{\raise.3ex\hbox{$\scriptstyle\sim$}}{x}}\vphantom{x}})
    &amp;&amp; \text{(}\text{Theorem~8}\text{)}
    \\
    &amp;= {\mathord{\smash[b]{\underset{\raise.3ex\hbox{$\scriptstyle\sim$}}{u}}\vphantom{u}}}^{\top}\,\mathord{\smash[b]{\underset{\raise.3ex\hbox{$\scriptstyle\sim$}}{0}}\vphantom{0}}_m
    &amp;&amp; \text{(substitute } \mathbf{A} \mathord{\smash[b]{\underset{\raise.3ex\hbox{$\scriptstyle\sim$}}{x}}\vphantom{x}} = \mathord{\smash[b]{\underset{\raise.3ex\hbox{$\scriptstyle\sim$}}{0}}\vphantom{0}}_m \text{)}
    \\
    &amp;= 0.
    &amp;&amp; \text{(every term of the inner product is } 0 \text{)}
    \end{aligned}
    $$</w:t>
      </w:r>
    </w:p>
    <w:p>
      <w:pPr>
        <w:pStyle w:val="FirstParagraph"/>
      </w:pPr>
      <w:r>
        <w:t xml:space="preserve">But</w:t>
      </w:r>
      <w:r>
        <w:t xml:space="preserve"> </w:t>
      </w:r>
      <w:r>
        <w:t xml:space="preserve">${\mathord{\smash[b]{\underset{\raise.3ex\hbox{$\scriptstyle\sim$}}{x}}\vphantom{x}}}^{\top} \mathord{\smash[b]{\underset{\raise.3ex\hbox{$\scriptstyle\sim$}}{x}}\vphantom{x}} = x_1^2 + \cdots + x_n^2$</w:t>
      </w:r>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w:r>
        <w:t xml:space="preserve">$\mathord{\smash[b]{\underset{\raise.3ex\hbox{$\scriptstyle\sim$}}{x}}\vphantom{x}} = \mathord{\smash[b]{\underset{\raise.3ex\hbox{$\scriptstyle\sim$}}{0}}\vphantom{0}}_n$</w:t>
      </w:r>
      <w:r>
        <w:t xml:space="preserve">.</w:t>
      </w:r>
    </w:p>
    <w:bookmarkStart w:id="255" w:name="exm-row-null-disjoint"/>
    <w:p>
      <w:pPr>
        <w:pStyle w:val="BodyText"/>
      </w:pPr>
      <w:r>
        <w:rPr>
          <w:b/>
          <w:bCs/>
        </w:rPr>
        <w:t xml:space="preserve">Example 62 (The row space and null space in</w:t>
      </w:r>
      <w:r>
        <w:rPr>
          <w:b/>
          <w:bCs/>
        </w:rPr>
        <w:t xml:space="preserve"> </w:t>
      </w:r>
      <w:hyperlink w:anchor="exm-null-space">
        <w:r>
          <w:rPr>
            <w:rStyle w:val="Hyperlink"/>
            <w:b/>
            <w:bCs/>
          </w:rPr>
          <w:t xml:space="preserve">Example 59</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w:r>
        <w:t xml:space="preserve">$$
    \begin{aligned}
    \mathbf{A}\,\mathopen{}\left(c\,(1, -2, -2)\right)\mathclose{}
    &amp;= c\,\mathopen{}\left(1 - 2 \cdot(-2) - 2 \cdot(-2),\; 3\,(1 - 2 \cdot(-2) - 2 \cdot(-2))\right)\mathclose{}
    &amp;&amp; \text{(}\text{Example~59}\text{'s formula for } \mathbf{A} \mathord{\smash[b]{\underset{\raise.3ex\hbox{$\scriptstyle\sim$}}{x}}\vphantom{x}} \text{)}
    \\
    &amp;= c\,(9, 27)
    &amp;&amp; \text{(arithmetic)}
    \end{aligned}
    $$</w:t>
      </w:r>
    </w:p>
    <w:p>
      <w:pPr>
        <w:pStyle w:val="FirstParagraph"/>
      </w:pPr>
      <w:r>
        <w:t xml:space="preserve">is</w:t>
      </w:r>
      <w:r>
        <w:t xml:space="preserve"> </w:t>
      </w:r>
      <w:r>
        <w:t xml:space="preserve">$\mathord{\smash[b]{\underset{\raise.3ex\hbox{$\scriptstyle\sim$}}{0}}\vphantom{0}}_2$</w:t>
      </w:r>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w:r>
        <w:t xml:space="preserve">$\mathord{\smash[b]{\underset{\raise.3ex\hbox{$\scriptstyle\sim$}}{0}}\vphantom{0}}_3$</w:t>
      </w:r>
      <w:r>
        <w:t xml:space="preserve">.</w:t>
      </w:r>
    </w:p>
    <w:bookmarkEnd w:id="255"/>
    <w:bookmarkStart w:id="256"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w:r>
        <w:t xml:space="preserve">$\mathord{\smash[b]{\underset{\raise.3ex\hbox{$\scriptstyle\sim$}}{b}}\vphantom{b}}_1, \ldots, \mathord{\smash[b]{\underset{\raise.3ex\hbox{$\scriptstyle\sim$}}{b}}\vphantom{b}}_q$</w:t>
      </w:r>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w:r>
        <w:t xml:space="preserve">$\mathord{\smash[b]{\underset{\raise.3ex\hbox{$\scriptstyle\sim$}}{a}}\vphantom{a}}_i \cdot \mathord{\smash[b]{\underset{\raise.3ex\hbox{$\scriptstyle\sim$}}{b}}\vphantom{b}}_j$</w:t>
      </w:r>
      <w:r>
        <w:t xml:space="preserve">.</w:t>
      </w:r>
    </w:p>
    <w:bookmarkEnd w:id="256"/>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w:r>
        <w:t xml:space="preserve">$\mathord{\smash[b]{\underset{\raise.3ex\hbox{$\scriptstyle\sim$}}{u}}\vphantom{u}} \times \mathord{\smash[b]{\underset{\raise.3ex\hbox{$\scriptstyle\sim$}}{v}}\vphantom{v}}$</w:t>
      </w:r>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7" w:name="exm-cross-product-matrix"/>
    <w:p>
      <w:pPr>
        <w:pStyle w:val="BodyText"/>
      </w:pPr>
      <w:r>
        <w:rPr>
          <w:b/>
          <w:bCs/>
        </w:rPr>
        <w:t xml:space="preserve">Example 63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w:r>
        <w:t xml:space="preserve">$$
    \begin{aligned}
    {\mathbf{A}}^{\top} \mathbf{B}
    &amp;= \begin{bmatrix} \mathord{\smash[b]{\underset{\raise.3ex\hbox{$\scriptstyle\sim$}}{a}}\vphantom{a}}_1 \cdot \mathord{\smash[b]{\underset{\raise.3ex\hbox{$\scriptstyle\sim$}}{b}}\vphantom{b}}_1 \\ \mathord{\smash[b]{\underset{\raise.3ex\hbox{$\scriptstyle\sim$}}{a}}\vphantom{a}}_2 \cdot \mathord{\smash[b]{\underset{\raise.3ex\hbox{$\scriptstyle\sim$}}{b}}\vphantom{b}}_1 \end{bmatrix}
    &amp;&amp; \text{(}\text{Definition~56}\text{)}
    \\
    &amp;= \begin{bmatrix} 1 + 2 + 0 \\ 0 + 2 + 3 \end{bmatrix}
    &amp;&amp; \text{(multiply and add)}
    \\
    &amp;= \begin{bmatrix} 3 \\ 5 \end{bmatrix}.
    &amp;&amp; \text{(add)}
    \end{aligned}
    $$</w:t>
      </w:r>
    </w:p>
    <w:bookmarkEnd w:id="257"/>
    <w:bookmarkStart w:id="258"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[38]</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8"/>
    <w:bookmarkStart w:id="259" w:name="exm-gram-matrix"/>
    <w:p>
      <w:pPr>
        <w:pStyle w:val="BodyText"/>
      </w:pPr>
      <w:r>
        <w:rPr>
          <w:b/>
          <w:bCs/>
        </w:rPr>
        <w:t xml:space="preserve">Example 64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(0, 1, 1)$</w:t>
      </w:r>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w:r>
        <w:t xml:space="preserve">$\mathord{\smash[b]{\underset{\raise.3ex\hbox{$\scriptstyle\sim$}}{a}}\vphantom{a}}_i \cdot \mathord{\smash[b]{\underset{\raise.3ex\hbox{$\scriptstyle\sim$}}{a}}\vphantom{a}}_j$</w:t>
      </w:r>
      <w:r>
        <w:t xml:space="preserve">:</w:t>
      </w:r>
      <w:r>
        <w:t xml:space="preserve"> </w:t>
      </w:r>
      <w:r>
        <w:t xml:space="preserve">for instance,</w:t>
      </w:r>
    </w:p>
    <w:p>
      <w:pPr>
        <w:pStyle w:val="BodyText"/>
      </w:pPr>
      <w:r>
        <w:t xml:space="preserve">$$
    \begin{aligned}
    \mathord{\smash[b]{\underset{\raise.3ex\hbox{$\scriptstyle\sim$}}{a}}\vphantom{a}}_1 \cdot \mathord{\smash[b]{\underset{\raise.3ex\hbox{$\scriptstyle\sim$}}{a}}\vphantom{a}}_2 &amp;= 0 + 1 + 0 \\
    &amp;= 1
    \end{aligned}
    $$</w:t>
      </w:r>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9"/>
    <w:bookmarkStart w:id="260" w:name="thm-gram-properties"/>
    <w:p>
      <w:pPr>
        <w:pStyle w:val="BodyText"/>
      </w:pPr>
      <w:r>
        <w:rPr>
          <w:b/>
          <w:bCs/>
        </w:rPr>
        <w:t xml:space="preserve">Theorem 37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w:r>
        <w:t xml:space="preserve">$\mathord{\smash[b]{\underset{\raise.3ex\hbox{$\scriptstyle\sim$}}{a}}\vphantom{a}}_i \cdot \mathord{\smash[b]{\underset{\raise.3ex\hbox{$\scriptstyle\sim$}}{a}}\vphantom{a}}_j$</w:t>
      </w:r>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w:r>
        <w:t xml:space="preserve">${\mathord{\smash[b]{\underset{\raise.3ex\hbox{$\scriptstyle\sim$}}{x}}\vphantom{x}}}^{\top} \mathbf{G} \mathord{\smash[b]{\underset{\raise.3ex\hbox{$\scriptstyle\sim$}}{x}}\vphantom{x}} = \mathopen{}\left\lVert\mathbf{A} \mathord{\smash[b]{\underset{\raise.3ex\hbox{$\scriptstyle\sim$}}{x}}\vphantom{x}}\right\rVert\mathclose{}^2 \ge 0$</w:t>
      </w:r>
      <w:r>
        <w:t xml:space="preserve"> </w:t>
      </w:r>
      <w:r>
        <w:t xml:space="preserve">for every</w:t>
      </w:r>
      <w:r>
        <w:t xml:space="preserve"> </w:t>
      </w:r>
      <w:r>
        <w:t xml:space="preserve">$\mathord{\smash[b]{\underset{\raise.3ex\hbox{$\scriptstyle\sim$}}{x}}\vphantom{x}}\in \mathbb{R}^n$</w:t>
      </w:r>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60"/>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w:r>
        <w:t xml:space="preserve">${\mathord{\smash[b]{\underset{\raise.3ex\hbox{$\scriptstyle\sim$}}{a}}\vphantom{a}}_i}^{\top}$</w:t>
      </w:r>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w:r>
        <w:t xml:space="preserve">${\mathord{\smash[b]{\underset{\raise.3ex\hbox{$\scriptstyle\sim$}}{a}}\vphantom{a}}_i}^{\top} \mathord{\smash[b]{\underset{\raise.3ex\hbox{$\scriptstyle\sim$}}{a}}\vphantom{a}}_j = \mathord{\smash[b]{\underset{\raise.3ex\hbox{$\scriptstyle\sim$}}{a}}\vphantom{a}}_i \cdot \mathord{\smash[b]{\underset{\raise.3ex\hbox{$\scriptstyle\sim$}}{a}}\vphantom{a}}_j$</w:t>
      </w:r>
      <w:r>
        <w:t xml:space="preserve">.</w:t>
      </w:r>
    </w:p>
    <w:p>
      <w:pPr>
        <w:pStyle w:val="BodyText"/>
      </w:pPr>
      <w:r>
        <w:rPr>
          <w:b/>
          <w:bCs/>
        </w:rPr>
        <w:t xml:space="preserve">Symmetry.</w:t>
      </w:r>
      <w:r>
        <w:t xml:space="preserve"> </w:t>
      </w:r>
      <w:r>
        <w:t xml:space="preserve">The dot product is commutative, so</w:t>
      </w:r>
    </w:p>
    <w:p>
      <w:pPr>
        <w:pStyle w:val="BodyText"/>
      </w:pPr>
      <w:r>
        <w:t xml:space="preserve">$$
    \begin{aligned}
    g_{ij} &amp;= \mathord{\smash[b]{\underset{\raise.3ex\hbox{$\scriptstyle\sim$}}{a}}\vphantom{a}}_i \cdot \mathord{\smash[b]{\underset{\raise.3ex\hbox{$\scriptstyle\sim$}}{a}}\vphantom{a}}_j \\
    &amp;= \mathord{\smash[b]{\underset{\raise.3ex\hbox{$\scriptstyle\sim$}}{a}}\vphantom{a}}_j \cdot \mathord{\smash[b]{\underset{\raise.3ex\hbox{$\scriptstyle\sim$}}{a}}\vphantom{a}}_i \\
    &amp;= g_{ji}.
    \end{aligned}
    $$</w:t>
      </w:r>
    </w:p>
    <w:p>
      <w:pPr>
        <w:pStyle w:val="FirstParagraph"/>
      </w:pPr>
      <w:r>
        <w:rPr>
          <w:b/>
          <w:bCs/>
        </w:rPr>
        <w:t xml:space="preserve">Positive semidefiniteness.</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\mathbf{G} \mathord{\smash[b]{\underset{\raise.3ex\hbox{$\scriptstyle\sim$}}{x}}\vphantom{x}}
    &amp;= {\mathord{\smash[b]{\underset{\raise.3ex\hbox{$\scriptstyle\sim$}}{x}}\vphantom{x}}}^{\top}\,{\mathbf{A}}^{\top}\,\mathbf{A} \mathord{\smash[b]{\underset{\raise.3ex\hbox{$\scriptstyle\sim$}}{x}}\vphantom{x}}
    &amp;&amp; \text{(substitute } \mathbf{G} \text{)}
    \\
    &amp;= {(\mathbf{A} \mathord{\smash[b]{\underset{\raise.3ex\hbox{$\scriptstyle\sim$}}{x}}\vphantom{x}})}^{\top}\,(\mathbf{A} \mathord{\smash[b]{\underset{\raise.3ex\hbox{$\scriptstyle\sim$}}{x}}\vphantom{x}})
    &amp;&amp; \text{(}\text{Theorem~20}\text{)}
    \\
    &amp;= \mathopen{}\left\lVert\mathbf{A} \mathord{\smash[b]{\underset{\raise.3ex\hbox{$\scriptstyle\sim$}}{x}}\vphantom{x}}\right\rVert\mathclose{}^2
    &amp;&amp; \text{(}\text{Equation~2}\text{, squared)}
    \\
    &amp;\ge 0.
    &amp;&amp; \text{(a squared norm is nonnegative)}
    \end{aligned}
    $$</w:t>
      </w:r>
    </w:p>
    <w:bookmarkStart w:id="261" w:name="exm-gram-properties"/>
    <w:p>
      <w:pPr>
        <w:pStyle w:val="FirstParagraph"/>
      </w:pPr>
      <w:r>
        <w:rPr>
          <w:b/>
          <w:bCs/>
        </w:rPr>
        <w:t xml:space="preserve">Example 65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64</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w:r>
        <w:t xml:space="preserve">$\mathord{\smash[b]{\underset{\raise.3ex\hbox{$\scriptstyle\sim$}}{x}}\vphantom{x}}= (1, -1)$</w:t>
      </w:r>
      <w:r>
        <w:t xml:space="preserve">. Then</w:t>
      </w:r>
    </w:p>
    <w:p>
      <w:pPr>
        <w:pStyle w:val="BodyText"/>
      </w:pPr>
      <w:r>
        <w:t xml:space="preserve">$$
    \begin{aligned}
    {\mathord{\smash[b]{\underset{\raise.3ex\hbox{$\scriptstyle\sim$}}{x}}\vphantom{x}}}^{\top} \mathbf{G} \mathord{\smash[b]{\underset{\raise.3ex\hbox{$\scriptstyle\sim$}}{x}}\vphantom{x}}
    &amp;= \begin{bmatrix} 1 &amp; -1 \end{bmatrix} \begin{bmatrix} 1 \\ -1 \end{bmatrix}
    &amp;&amp; \text{(} \mathbf{G} \mathord{\smash[b]{\underset{\raise.3ex\hbox{$\scriptstyle\sim$}}{x}}\vphantom{x}}= (1, -1) \text{)}
    \\
    &amp;= 2,
    &amp;&amp; \text{(multiply and add)}
    \end{aligned}
    $$</w:t>
      </w:r>
    </w:p>
    <w:p>
      <w:pPr>
        <w:pStyle w:val="FirstParagraph"/>
      </w:pPr>
      <w:r>
        <w:t xml:space="preserve">and</w:t>
      </w:r>
      <w:r>
        <w:t xml:space="preserve"> </w:t>
      </w:r>
      <w:r>
        <w:t xml:space="preserve">$\mathbf{A} \mathord{\smash[b]{\underset{\raise.3ex\hbox{$\scriptstyle\sim$}}{x}}\vphantom{x}}= (1, 0, -1)$</w:t>
      </w:r>
      <w:r>
        <w:t xml:space="preserve"> </w:t>
      </w:r>
      <w:r>
        <w:t xml:space="preserve">has</w:t>
      </w:r>
      <w:r>
        <w:t xml:space="preserve"> </w:t>
      </w:r>
      <w:r>
        <w:t xml:space="preserve">$\mathopen{}\left\lVert\mathbf{A} \mathord{\smash[b]{\underset{\raise.3ex\hbox{$\scriptstyle\sim$}}{x}}\vphantom{x}}\right\rVert\mathclose{}^2 = 1 + 0 + 1 = 2$</w:t>
      </w:r>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61"/>
    <w:bookmarkStart w:id="262" w:name="thm-null-gram"/>
    <w:p>
      <w:pPr>
        <w:pStyle w:val="BodyText"/>
      </w:pPr>
      <w:r>
        <w:rPr>
          <w:b/>
          <w:bCs/>
        </w:rPr>
        <w:t xml:space="preserve">Theorem 38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62"/>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\mathord{\smash[b]{\underset{\raise.3ex\hbox{$\scriptstyle\sim$}}{0}}\vphantom{0}}_m$</w:t>
      </w:r>
      <w:r>
        <w:t xml:space="preserve">,</w:t>
      </w:r>
      <w:r>
        <w:t xml:space="preserve"> </w:t>
      </w:r>
      <w:r>
        <w:t xml:space="preserve">then</w:t>
      </w:r>
    </w:p>
    <w:p>
      <w:pPr>
        <w:pStyle w:val="BodyText"/>
      </w:pPr>
      <w:r>
        <w:t xml:space="preserve">$$
    \begin{aligned}
    {\mathbf{A}}^{\top} \mathbf{A} \mathord{\smash[b]{\underset{\raise.3ex\hbox{$\scriptstyle\sim$}}{x}}\vphantom{x}} &amp;= {\mathbf{A}}^{\top}\,\mathord{\smash[b]{\underset{\raise.3ex\hbox{$\scriptstyle\sim$}}{0}}\vphantom{0}}_m \\
    &amp;= \mathord{\smash[b]{\underset{\raise.3ex\hbox{$\scriptstyle\sim$}}{0}}\vphantom{0}}_n.
    \end{aligned}
    $$</w:t>
      </w:r>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w:r>
        <w:t xml:space="preserve">${\mathbf{A}}^{\top} \mathbf{A} \mathord{\smash[b]{\underset{\raise.3ex\hbox{$\scriptstyle\sim$}}{x}}\vphantom{x}} = \mathord{\smash[b]{\underset{\raise.3ex\hbox{$\scriptstyle\sim$}}{0}}\vphantom{0}}_n$</w:t>
      </w:r>
      <w:r>
        <w:t xml:space="preserve">, then</w:t>
      </w:r>
    </w:p>
    <w:p>
      <w:pPr>
        <w:pStyle w:val="BodyText"/>
      </w:pPr>
      <w:r>
        <w:t xml:space="preserve">$$
    \begin{aligned}
    0
    &amp;= {\mathord{\smash[b]{\underset{\raise.3ex\hbox{$\scriptstyle\sim$}}{x}}\vphantom{x}}}^{\top}\,\mathord{\smash[b]{\underset{\raise.3ex\hbox{$\scriptstyle\sim$}}{0}}\vphantom{0}}_n
    &amp;&amp; \text{(every term of the inner product is } 0 \text{)}
    \\
    &amp;= {\mathord{\smash[b]{\underset{\raise.3ex\hbox{$\scriptstyle\sim$}}{x}}\vphantom{x}}}^{\top}\,\mathopen{}\left({\mathbf{A}}^{\top} \mathbf{A} \mathord{\smash[b]{\underset{\raise.3ex\hbox{$\scriptstyle\sim$}}{x}}\vphantom{x}}\right)\mathclose{}
    &amp;&amp; \text{(substitute } \mathord{\smash[b]{\underset{\raise.3ex\hbox{$\scriptstyle\sim$}}{0}}\vphantom{0}}_n = {\mathbf{A}}^{\top} \mathbf{A} \mathord{\smash[b]{\underset{\raise.3ex\hbox{$\scriptstyle\sim$}}{x}}\vphantom{x}} \text{)}
    \\
    &amp;= \mathopen{}\left({\mathord{\smash[b]{\underset{\raise.3ex\hbox{$\scriptstyle\sim$}}{x}}\vphantom{x}}}^{\top} {\mathbf{A}}^{\top}\right)\mathclose{}\,(\mathbf{A} \mathord{\smash[b]{\underset{\raise.3ex\hbox{$\scriptstyle\sim$}}{x}}\vphantom{x}})
    &amp;&amp; \text{(}\text{Theorem~8}\text{)}
    \\
    &amp;= {(\mathbf{A} \mathord{\smash[b]{\underset{\raise.3ex\hbox{$\scriptstyle\sim$}}{x}}\vphantom{x}})}^{\top}\,(\mathbf{A} \mathord{\smash[b]{\underset{\raise.3ex\hbox{$\scriptstyle\sim$}}{x}}\vphantom{x}})
    &amp;&amp; \text{(}\text{Theorem~20}\text{)}
    \\
    &amp;= (\mathbf{A} \mathord{\smash[b]{\underset{\raise.3ex\hbox{$\scriptstyle\sim$}}{x}}\vphantom{x}}) \cdot (\mathbf{A} \mathord{\smash[b]{\underset{\raise.3ex\hbox{$\scriptstyle\sim$}}{x}}\vphantom{x}})
    &amp;&amp; \text{(}\text{Example~20}\text{)}
    \\
    &amp;= \mathopen{}\left\lVert\mathbf{A} \mathord{\smash[b]{\underset{\raise.3ex\hbox{$\scriptstyle\sim$}}{x}}\vphantom{x}}\right\rVert\mathclose{}^2.
    &amp;&amp; \text{(square both sides of }\text{Equation~2}\text{)}
    \end{aligned}
    $$</w:t>
      </w:r>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w:r>
        <w:t xml:space="preserve">$\mathbf{A} \mathord{\smash[b]{\underset{\raise.3ex\hbox{$\scriptstyle\sim$}}{x}}\vphantom{x}} = \mathord{\smash[b]{\underset{\raise.3ex\hbox{$\scriptstyle\sim$}}{0}}\vphantom{0}}_m$</w:t>
      </w:r>
      <w:r>
        <w:t xml:space="preserve">.</w:t>
      </w:r>
    </w:p>
    <w:bookmarkStart w:id="263" w:name="exm-null-gram"/>
    <w:p>
      <w:pPr>
        <w:pStyle w:val="BodyText"/>
      </w:pPr>
      <w:r>
        <w:rPr>
          <w:b/>
          <w:bCs/>
        </w:rPr>
        <w:t xml:space="preserve">Example 66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w:r>
        <w:t xml:space="preserve">${\mathbf{A}}^{\top} \mathbf{A} \mathord{\smash[b]{\underset{\raise.3ex\hbox{$\scriptstyle\sim$}}{x}}\vphantom{x}} = \mathord{\smash[b]{\underset{\raise.3ex\hbox{$\scriptstyle\sim$}}{0}}\vphantom{0}}_3$</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59</w:t>
        </w:r>
      </w:hyperlink>
      <w:r>
        <w:t xml:space="preserve">.</w:t>
      </w:r>
    </w:p>
    <w:bookmarkEnd w:id="263"/>
    <w:bookmarkEnd w:id="264"/>
    <w:bookmarkStart w:id="307"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5" name="Picture"/>
                  <a:graphic>
                    <a:graphicData uri="http://schemas.openxmlformats.org/drawingml/2006/picture">
                      <pic:pic>
                        <pic:nvPicPr>
                          <pic:cNvPr descr="/opt/quarto/share/formats/docx/note.png" id="26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[39]</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7" w:name="thm-rank-dim"/>
    <w:p>
      <w:pPr>
        <w:pStyle w:val="BodyText"/>
      </w:pPr>
      <w:r>
        <w:rPr>
          <w:b/>
          <w:bCs/>
        </w:rPr>
        <w:t xml:space="preserve">Theorem 39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7"/>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w:r>
        <w:t xml:space="preserve">$\mathord{\smash[b]{\underset{\raise.3ex\hbox{$\scriptstyle\sim$}}{a}}\vphantom{a}}_j$</w:t>
      </w:r>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29</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23</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33</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w:r>
        <w:t xml:space="preserve">$\mathord{\smash[b]{\underset{\raise.3ex\hbox{$\scriptstyle\sim$}}{0}}\vphantom{0}}_m$</w:t>
      </w:r>
      <w:r>
        <w:t xml:space="preserve">,</w:t>
      </w:r>
      <w:r>
        <w:t xml:space="preserve"> </w:t>
      </w:r>
      <w:r>
        <w:t xml:space="preserve">$\mathcal{C}(\mathbf{A}) = \mathopen{}\left\{\mathord{\smash[b]{\underset{\raise.3ex\hbox{$\scriptstyle\sim$}}{0}}\vphantom{0}}_m\right\}\mathclose{}$</w:t>
      </w:r>
      <w:r>
        <w:t xml:space="preserve">, and both sides are</w:t>
      </w:r>
      <w:r>
        <w:t xml:space="preserve"> </w:t>
      </w:r>
      <m:oMath>
        <m:r>
          <m:t>0</m:t>
        </m:r>
      </m:oMath>
      <w:r>
        <w:t xml:space="preserve">.</w:t>
      </w:r>
    </w:p>
    <w:bookmarkStart w:id="268" w:name="exm-rank-dim"/>
    <w:p>
      <w:pPr>
        <w:pStyle w:val="BodyText"/>
      </w:pPr>
      <w:r>
        <w:rPr>
          <w:b/>
          <w:bCs/>
        </w:rPr>
        <w:t xml:space="preserve">Example 67 (The rank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39</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8"/>
    <w:bookmarkStart w:id="269"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[40]</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9"/>
    <w:bookmarkStart w:id="270" w:name="exm-nullity"/>
    <w:p>
      <w:pPr>
        <w:pStyle w:val="FirstParagraph"/>
      </w:pPr>
      <w:r>
        <w:rPr>
          <w:b/>
          <w:bCs/>
        </w:rPr>
        <w:t xml:space="preserve">Example 68 (The nullity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w:r>
        <w:t xml:space="preserve">$\mathord{\smash[b]{\underset{\raise.3ex\hbox{$\scriptstyle\sim$}}{0}}\vphantom{0}}_3$</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w:r>
        <w:t xml:space="preserve">$\mathbf{I} \mathord{\smash[b]{\underset{\raise.3ex\hbox{$\scriptstyle\sim$}}{x}}\vphantom{x}} = \mathord{\smash[b]{\underset{\raise.3ex\hbox{$\scriptstyle\sim$}}{x}}\vphantom{x}}$</w:t>
      </w:r>
      <w:r>
        <w:t xml:space="preserve"> </w:t>
      </w:r>
      <w:r>
        <w:t xml:space="preserve">is</w:t>
      </w:r>
      <w:r>
        <w:t xml:space="preserve"> </w:t>
      </w:r>
      <w:r>
        <w:t xml:space="preserve">$\mathord{\smash[b]{\underset{\raise.3ex\hbox{$\scriptstyle\sim$}}{0}}\vphantom{0}}_2$</w:t>
      </w:r>
      <w:r>
        <w:t xml:space="preserve"> </w:t>
      </w:r>
      <w:r>
        <w:t xml:space="preserve">only when</w:t>
      </w:r>
      <w:r>
        <w:t xml:space="preserve"> </w:t>
      </w:r>
      <w:r>
        <w:t xml:space="preserve">$\mathord{\smash[b]{\underset{\raise.3ex\hbox{$\scriptstyle\sim$}}{x}}\vphantom{x}} = \mathord{\smash[b]{\underset{\raise.3ex\hbox{$\scriptstyle\sim$}}{0}}\vphantom{0}}_2$</w:t>
      </w:r>
      <w:r>
        <w:t xml:space="preserve">.</w:t>
      </w:r>
    </w:p>
    <w:bookmarkEnd w:id="270"/>
    <w:bookmarkStart w:id="271" w:name="thm-rank-nullity"/>
    <w:p>
      <w:pPr>
        <w:pStyle w:val="BodyText"/>
      </w:pPr>
      <w:r>
        <w:rPr>
          <w:b/>
          <w:bCs/>
        </w:rPr>
        <w:t xml:space="preserve">Theorem 40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71"/>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w:r>
        <w:t xml:space="preserve">$\mathord{\smash[b]{\underset{\raise.3ex\hbox{$\scriptstyle\sim$}}{x}}\vphantom{x}}_1, \ldots, \mathord{\smash[b]{\underset{\raise.3ex\hbox{$\scriptstyle\sim$}}{x}}\vphantom{x}}_\nu$</w:t>
      </w:r>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w:r>
        <w:t xml:space="preserve">$\mathord{\smash[b]{\underset{\raise.3ex\hbox{$\scriptstyle\sim$}}{x}}\vphantom{x}}_1, \ldots, \mathord{\smash[b]{\underset{\raise.3ex\hbox{$\scriptstyle\sim$}}{x}}\vphantom{x}}_\nu, \mathord{\smash[b]{\underset{\raise.3ex\hbox{$\scriptstyle\sim$}}{y}}\vphantom{y}}_1, \ldots, \mathord{\smash[b]{\underset{\raise.3ex\hbox{$\scriptstyle\sim$}}{y}}\vphantom{y}}_{n - \nu}$</w:t>
      </w:r>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28</w:t>
        </w:r>
      </w:hyperlink>
      <w:r>
        <w:t xml:space="preserve">,</w:t>
      </w:r>
      <w:r>
        <w:t xml:space="preserve"> </w:t>
      </w:r>
      <w:hyperlink w:anchor="exm-dimension">
        <w:r>
          <w:rPr>
            <w:rStyle w:val="Hyperlink"/>
          </w:rPr>
          <w:t xml:space="preserve">Example 51</w:t>
        </w:r>
      </w:hyperlink>
      <w:r>
        <w:t xml:space="preserve">).</w:t>
      </w:r>
      <w:r>
        <w:t xml:space="preserve"> </w:t>
      </w:r>
      <w:r>
        <w:t xml:space="preserve">We show that</w:t>
      </w:r>
      <w:r>
        <w:t xml:space="preserve"> </w:t>
      </w:r>
      <w:r>
        <w:t xml:space="preserve">$\mathbf{A} \mathord{\smash[b]{\underset{\raise.3ex\hbox{$\scriptstyle\sim$}}{y}}\vphantom{y}}_1, \ldots, \mathbf{A} \mathord{\smash[b]{\underset{\raise.3ex\hbox{$\scriptstyle\sim$}}{y}}\vphantom{y}}_{n - \nu}$</w:t>
      </w:r>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25</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w:r>
        <w:t xml:space="preserve">$\sum_{i=1}^{n-\nu} v_i\,\mathbf{A} \mathord{\smash[b]{\underset{\raise.3ex\hbox{$\scriptstyle\sim$}}{y}}\vphantom{y}}_i = \mathord{\smash[b]{\underset{\raise.3ex\hbox{$\scriptstyle\sim$}}{0}}\vphantom{0}}_m$</w:t>
      </w:r>
      <w:r>
        <w:t xml:space="preserve">.</w:t>
      </w:r>
      <w:r>
        <w:t xml:space="preserve"> </w:t>
      </w:r>
      <w:r>
        <w:t xml:space="preserve">Then</w:t>
      </w:r>
      <w:r>
        <w:t xml:space="preserve"> </w:t>
      </w:r>
      <w:r>
        <w:t xml:space="preserve">$\mathbf{A}\,\mathopen{}\left(\sum_i v_i \mathord{\smash[b]{\underset{\raise.3ex\hbox{$\scriptstyle\sim$}}{y}}\vphantom{y}}_i\right)\mathclose{} = \mathord{\smash[b]{\underset{\raise.3ex\hbox{$\scriptstyle\sim$}}{0}}\vphantom{0}}_m$</w:t>
      </w:r>
      <w:r>
        <w:t xml:space="preserve"> </w:t>
      </w:r>
      <w:r>
        <w:t xml:space="preserve">(</w:t>
      </w:r>
      <w:hyperlink w:anchor="thm-matvec-linear">
        <w:r>
          <w:rPr>
            <w:rStyle w:val="Hyperlink"/>
          </w:rPr>
          <w:t xml:space="preserve">Theorem 25</w:t>
        </w:r>
      </w:hyperlink>
      <w:r>
        <w:t xml:space="preserve">),</w:t>
      </w:r>
      <w:r>
        <w:t xml:space="preserve"> </w:t>
      </w:r>
      <w:r>
        <w:t xml:space="preserve">so</w:t>
      </w:r>
      <w:r>
        <w:t xml:space="preserve"> </w:t>
      </w:r>
      <w:r>
        <w:t xml:space="preserve">$\sum_i v_i \mathord{\smash[b]{\underset{\raise.3ex\hbox{$\scriptstyle\sim$}}{y}}\vphantom{y}}_i \in \mathcal{N}(\mathbf{A})$</w:t>
      </w:r>
      <w:r>
        <w:t xml:space="preserve">,</w:t>
      </w:r>
      <w:r>
        <w:t xml:space="preserve"> </w:t>
      </w:r>
      <w:r>
        <w:t xml:space="preserve">and it equals</w:t>
      </w:r>
      <w:r>
        <w:t xml:space="preserve"> </w:t>
      </w:r>
      <w:r>
        <w:t xml:space="preserve">$\sum_{j=1}^{\nu} u_j \mathord{\smash[b]{\underset{\raise.3ex\hbox{$\scriptstyle\sim$}}{x}}\vphantom{x}}_j$</w:t>
      </w:r>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w:r>
        <w:t xml:space="preserve">$\mathord{\smash[b]{\underset{\raise.3ex\hbox{$\scriptstyle\sim$}}{x}}\vphantom{x}}_j$</w:t>
      </w:r>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w:r>
        <w:t xml:space="preserve">$$
    \sum_{j=1}^{\nu} (-u_j)\,\mathord{\smash[b]{\underset{\raise.3ex\hbox{$\scriptstyle\sim$}}{x}}\vphantom{x}}_j + \sum_{i=1}^{n-\nu} v_i \mathord{\smash[b]{\underset{\raise.3ex\hbox{$\scriptstyle\sim$}}{y}}\vphantom{y}}_i = \mathord{\smash[b]{\underset{\raise.3ex\hbox{$\scriptstyle\sim$}}{0}}\vphantom{0}}_n,
    $$</w:t>
      </w:r>
    </w:p>
    <w:p>
      <w:pPr>
        <w:pStyle w:val="FirstParagraph"/>
      </w:pPr>
      <w:r>
        <w:t xml:space="preserve">and because the</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w:r>
        <w:t xml:space="preserve">$\mathord{\smash[b]{\underset{\raise.3ex\hbox{$\scriptstyle\sim$}}{w}}\vphantom{w}} \in \mathcal{C}(\mathbf{A})$</w:t>
      </w:r>
      <w:r>
        <w:t xml:space="preserve">,</w:t>
      </w:r>
      <w:r>
        <w:t xml:space="preserve"> </w:t>
      </w:r>
      <w:r>
        <w:t xml:space="preserve">so</w:t>
      </w:r>
      <w:r>
        <w:t xml:space="preserve"> </w:t>
      </w:r>
      <w:r>
        <w:t xml:space="preserve">$\mathord{\smash[b]{\underset{\raise.3ex\hbox{$\scriptstyle\sim$}}{w}}\vphantom{w}}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w:r>
        <w:t xml:space="preserve">$\mathord{\smash[b]{\underset{\raise.3ex\hbox{$\scriptstyle\sim$}}{z}}\vphantom{z}} = \sum_j a_j \mathord{\smash[b]{\underset{\raise.3ex\hbox{$\scriptstyle\sim$}}{x}}\vphantom{x}}_j + \sum_i b_i \mathord{\smash[b]{\underset{\raise.3ex\hbox{$\scriptstyle\sim$}}{y}}\vphantom{y}}_i$</w:t>
      </w:r>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w:r>
        <w:t xml:space="preserve">$$
    \begin{aligned}
    \mathord{\smash[b]{\underset{\raise.3ex\hbox{$\scriptstyle\sim$}}{w}}\vphantom{w}}
    &amp;= \mathbf{A}\,\mathopen{}\left(\sum_{j=1}^{\nu} a_j \mathord{\smash[b]{\underset{\raise.3ex\hbox{$\scriptstyle\sim$}}{x}}\vphantom{x}}_j + \sum_{i=1}^{n-\nu} b_i \mathord{\smash[b]{\underset{\raise.3ex\hbox{$\scriptstyle\sim$}}{y}}\vphantom{y}}_i\right)\mathclose{}
    &amp;&amp; \text{(substitute } \mathord{\smash[b]{\underset{\raise.3ex\hbox{$\scriptstyle\sim$}}{z}}\vphantom{z}} \text{)}
    \\
    &amp;= \sum_{j=1}^{\nu} a_j\,\mathbf{A} \mathord{\smash[b]{\underset{\raise.3ex\hbox{$\scriptstyle\sim$}}{x}}\vphantom{x}}_j + \sum_{i=1}^{n-\nu} b_i\,\mathbf{A} \mathord{\smash[b]{\underset{\raise.3ex\hbox{$\scriptstyle\sim$}}{y}}\vphantom{y}}_i
    &amp;&amp; \text{(}\text{Theorem~25}\text{)}
    \\
    &amp;= \sum_{j=1}^{\nu} a_j\,\mathord{\smash[b]{\underset{\raise.3ex\hbox{$\scriptstyle\sim$}}{0}}\vphantom{0}}_m + \sum_{i=1}^{n-\nu} b_i\,\mathbf{A} \mathord{\smash[b]{\underset{\raise.3ex\hbox{$\scriptstyle\sim$}}{y}}\vphantom{y}}_i
    &amp;&amp; \text{(each } \mathord{\smash[b]{\underset{\raise.3ex\hbox{$\scriptstyle\sim$}}{x}}\vphantom{x}}_j \in \mathcal{N}(\mathbf{A}) \text{)}
    \\
    &amp;= \sum_{i=1}^{n-\nu} b_i\,\mathbf{A} \mathord{\smash[b]{\underset{\raise.3ex\hbox{$\scriptstyle\sim$}}{y}}\vphantom{y}}_i,
    &amp;&amp; \text{(drop the zero terms)}
    \end{aligned}
    $$</w:t>
      </w:r>
    </w:p>
    <w:p>
      <w:pPr>
        <w:pStyle w:val="FirstParagraph"/>
      </w:pPr>
      <w:r>
        <w:t xml:space="preserve">a linear combination of</w:t>
      </w:r>
      <w:r>
        <w:t xml:space="preserve"> </w:t>
      </w:r>
      <w:r>
        <w:t xml:space="preserve">$\mathbf{A} \mathord{\smash[b]{\underset{\raise.3ex\hbox{$\scriptstyle\sim$}}{y}}\vphantom{y}}_1, \ldots, \mathbf{A} \mathord{\smash[b]{\underset{\raise.3ex\hbox{$\scriptstyle\sim$}}{y}}\vphantom{y}}_{n-\nu}$</w:t>
      </w:r>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39</w:t>
        </w:r>
      </w:hyperlink>
      <w:r>
        <w:t xml:space="preserve">.</w:t>
      </w:r>
    </w:p>
    <w:bookmarkStart w:id="272" w:name="exm-rank-nullity"/>
    <w:p>
      <w:pPr>
        <w:pStyle w:val="BodyText"/>
      </w:pPr>
      <w:r>
        <w:rPr>
          <w:b/>
          <w:bCs/>
        </w:rPr>
        <w:t xml:space="preserve">Example 69 (Checking rank-nullity on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67</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72"/>
    <w:bookmarkStart w:id="273" w:name="thm-rank-product"/>
    <w:p>
      <w:pPr>
        <w:pStyle w:val="BodyText"/>
      </w:pPr>
      <w:r>
        <w:rPr>
          <w:b/>
          <w:bCs/>
        </w:rPr>
        <w:t xml:space="preserve">Theorem 41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73"/>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w:r>
        <w:t xml:space="preserve">$(\mathbf{A} \mathbf{B})\,\mathord{\smash[b]{\underset{\raise.3ex\hbox{$\scriptstyle\sim$}}{x}}\vphantom{x}}$</w:t>
      </w:r>
      <w:r>
        <w:t xml:space="preserve"> </w:t>
      </w:r>
      <w:r>
        <w:t xml:space="preserve">for some</w:t>
      </w:r>
      <w:r>
        <w:t xml:space="preserve"> </w:t>
      </w:r>
      <w:r>
        <w:t xml:space="preserve">$\mathord{\smash[b]{\underset{\raise.3ex\hbox{$\scriptstyle\sim$}}{x}}\vphantom{x}} \in \mathbb{R}^k$</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(\mathbf{A} \mathbf{B})\,\mathord{\smash[b]{\underset{\raise.3ex\hbox{$\scriptstyle\sim$}}{x}}\vphantom{x}}
    &amp;= \mathbf{A}\,(\mathbf{B} \mathord{\smash[b]{\underset{\raise.3ex\hbox{$\scriptstyle\sim$}}{x}}\vphantom{x}})
    &amp;&amp; \text{(}\text{Theorem~8}\text{)}
    \end{aligned}
    $$</w:t>
      </w:r>
    </w:p>
    <w:p>
      <w:pPr>
        <w:pStyle w:val="FirstParagraph"/>
      </w:pPr>
      <w:r>
        <w:t xml:space="preserve">is</w:t>
      </w:r>
      <w:r>
        <w:t xml:space="preserve"> </w:t>
      </w:r>
      <m:oMath>
        <m:r>
          <m:rPr>
            <m:sty m:val="bi"/>
          </m:rPr>
          <m:t>A</m:t>
        </m:r>
      </m:oMath>
      <w:r>
        <w:t xml:space="preserve"> </w:t>
      </w:r>
      <w:r>
        <w:t xml:space="preserve">times the vector</w:t>
      </w:r>
      <w:r>
        <w:t xml:space="preserve"> </w:t>
      </w:r>
      <w:r>
        <w:t xml:space="preserve">$\mathbf{B} \mathord{\smash[b]{\underset{\raise.3ex\hbox{$\scriptstyle\sim$}}{x}}\vphantom{x}} \in \mathbb{R}^n$</w:t>
      </w:r>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33</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31</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bookmarkStart w:id="274" w:name="exm-rank-product"/>
    <w:p>
      <w:pPr>
        <w:pStyle w:val="FirstParagraph"/>
      </w:pPr>
      <w:r>
        <w:rPr>
          <w:b/>
          <w:bCs/>
        </w:rPr>
        <w:t xml:space="preserve">Example 70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41</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4"/>
    <w:bookmarkStart w:id="275" w:name="thm-rank-transpose"/>
    <w:p>
      <w:pPr>
        <w:pStyle w:val="BodyText"/>
      </w:pPr>
      <w:r>
        <w:rPr>
          <w:b/>
          <w:bCs/>
        </w:rPr>
        <w:t xml:space="preserve">Theorem 42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5"/>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38</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41</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41</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6" w:name="exm-rank-transpose"/>
    <w:p>
      <w:pPr>
        <w:pStyle w:val="BodyText"/>
      </w:pPr>
      <w:r>
        <w:rPr>
          <w:b/>
          <w:bCs/>
        </w:rPr>
        <w:t xml:space="preserve">Example 71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67</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66</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6"/>
    <w:bookmarkStart w:id="277"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7"/>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42</w:t>
        </w:r>
      </w:hyperlink>
      <w:r>
        <w:t xml:space="preserve">).</w:t>
      </w:r>
    </w:p>
    <w:bookmarkStart w:id="278" w:name="exm-rank-bound"/>
    <w:p>
      <w:pPr>
        <w:pStyle w:val="BodyText"/>
      </w:pPr>
      <w:r>
        <w:rPr>
          <w:b/>
          <w:bCs/>
        </w:rPr>
        <w:t xml:space="preserve">Example 72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19</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8"/>
    <w:bookmarkStart w:id="279" w:name="thm-centered-data-rank"/>
    <w:p>
      <w:pPr>
        <w:pStyle w:val="BodyText"/>
      </w:pPr>
      <w:r>
        <w:rPr>
          <w:b/>
          <w:bCs/>
        </w:rPr>
        <w:t xml:space="preserve">Theorem 43 (A centered data matrix has rank at most</w:t>
      </w:r>
      <w:r>
        <w:rPr>
          <w:b/>
          <w:bCs/>
        </w:rPr>
        <w:t xml:space="preserve"> </w:t>
      </w:r>
      <m:oMath>
        <m:r>
          <m:t>n</m:t>
        </m:r>
        <m:r>
          <m:rPr>
            <m:sty m:val="p"/>
          </m:rPr>
          <m:t>−</m:t>
        </m:r>
        <m:r>
          <m:t>1</m:t>
        </m:r>
      </m:oMath>
      <w:r>
        <w:rPr>
          <w:b/>
          <w:bCs/>
        </w:rPr>
        <w:t xml:space="preserv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with rows</w:t>
      </w:r>
      <w:r>
        <w:t xml:space="preserve"> </w:t>
      </w:r>
      <w:r>
        <w:t xml:space="preserve">${\mathord{\smash[b]{\underset{\raise.3ex\hbox{$\scriptstyle\sim$}}{x}}\vphantom{x}}_1}^{\top}, \ldots, {\mathord{\smash[b]{\underset{\raise.3ex\hbox{$\scriptstyle\sim$}}{x}}\vphantom{x}}_n}^{\top}$</w:t>
      </w:r>
      <w:r>
        <w:t xml:space="preserve">,</w:t>
      </w:r>
      <w:r>
        <w:t xml:space="preserve"> </w:t>
      </w:r>
      <w:r>
        <w:t xml:space="preserve">let</w:t>
      </w:r>
      <w:r>
        <w:t xml:space="preserve"> </w:t>
      </w:r>
      <w:r>
        <w:t xml:space="preserve">$\bar{\mathord{\smash[b]{\underset{\raise.3ex\hbox{$\scriptstyle\sim$}}{x}}\vphantom{x}}} = \frac{1}{n}\sum_{i=1}^n \mathord{\smash[b]{\underset{\raise.3ex\hbox{$\scriptstyle\sim$}}{x}}\vphantom{x}}_i$</w:t>
      </w:r>
      <w:r>
        <w:t xml:space="preserve"> </w:t>
      </w:r>
      <w:r>
        <w:t xml:space="preserve">be the mean of the rows,</w:t>
      </w:r>
      <w:r>
        <w:t xml:space="preserve"> </w:t>
      </w:r>
      <w:r>
        <w:t xml:space="preserve">and let</w:t>
      </w:r>
      <w:r>
        <w:t xml:space="preserve"> </w:t>
      </w:r>
      <w:r>
        <w:t xml:space="preserve">$\mathbf{X}_c = \mathbf{X}- \mathord{\smash[b]{\underset{\raise.3ex\hbox{$\scriptstyle\sim$}}{1}}\vphantom{1}}\,{\bar{\mathord{\smash[b]{\underset{\raise.3ex\hbox{$\scriptstyle\sim$}}{x}}\vphantom{x}}}}^{\top}$</w:t>
      </w:r>
      <w:r>
        <w:t xml:space="preserve"> </w:t>
      </w:r>
      <w:r>
        <w:t xml:space="preserve">be the matrix whose row</w:t>
      </w:r>
      <w:r>
        <w:t xml:space="preserve"> </w:t>
      </w:r>
      <m:oMath>
        <m:r>
          <m:t>i</m:t>
        </m:r>
      </m:oMath>
      <w:r>
        <w:t xml:space="preserve"> </w:t>
      </w:r>
      <w:r>
        <w:t xml:space="preserve">is</w:t>
      </w:r>
      <w:r>
        <w:t xml:space="preserve"> </w:t>
      </w:r>
      <w:r>
        <w:t xml:space="preserve">${(\mathord{\smash[b]{\underset{\raise.3ex\hbox{$\scriptstyle\sim$}}{x}}\vphantom{x}}_i - \bar{\mathord{\smash[b]{\underset{\raise.3ex\hbox{$\scriptstyle\sim$}}{x}}\vphantom{x}}})}^{\top}$</w:t>
      </w:r>
      <w:r>
        <w:t xml:space="preserve">,</w:t>
      </w:r>
      <w:r>
        <w:t xml:space="preserve"> </w:t>
      </w:r>
      <w:r>
        <w:t xml:space="preserve">where</w:t>
      </w:r>
      <w:r>
        <w:t xml:space="preserve"> </w:t>
      </w:r>
      <w:r>
        <w:t xml:space="preserve">$\mathord{\smash[b]{\underset{\raise.3ex\hbox{$\scriptstyle\sim$}}{1}}\vphantom{1}}$</w:t>
      </w:r>
      <w:r>
        <w:t xml:space="preserve"> </w:t>
      </w:r>
      <w:r>
        <w:t xml:space="preserve">is the ones vector of length</w:t>
      </w:r>
      <w:r>
        <w:t xml:space="preserve"> </w:t>
      </w:r>
      <m:oMath>
        <m:r>
          <m:t>n</m:t>
        </m:r>
      </m:oMath>
      <w:r>
        <w:t xml:space="preserve"> </w:t>
      </w:r>
      <w:r>
        <w:t xml:space="preserve">(</w:t>
      </w:r>
      <w:hyperlink w:anchor="def-ones-vector">
        <w:r>
          <w:rPr>
            <w:rStyle w:val="Hyperlink"/>
          </w:rPr>
          <w:t xml:space="preserve">Definition 13</w:t>
        </w:r>
      </w:hyperlink>
      <w:r>
        <w:t xml:space="preserve">).</w:t>
      </w:r>
      <w:r>
        <w:t xml:space="preserve"> </w:t>
      </w:r>
      <w:r>
        <w:t xml:space="preserve">Then</w:t>
      </w:r>
      <w:r>
        <w:t xml:space="preserve"> </w:t>
      </w:r>
      <m:oMath>
        <m:r>
          <m:rPr>
            <m:sty m:val="p"/>
          </m:rPr>
          <m:t>rank</m:t>
        </m:r>
        <m:r>
          <m:rPr>
            <m:sty m:val="p"/>
          </m:rPr>
          <m:t>(</m:t>
        </m:r>
        <m:sSub>
          <m:e>
            <m:r>
              <m:rPr>
                <m:sty m:val="bi"/>
              </m:rPr>
              <m:t>X</m:t>
            </m:r>
          </m:e>
          <m:sub>
            <m:r>
              <m:t>c</m:t>
            </m:r>
          </m:sub>
        </m:sSub>
        <m:r>
          <m:rPr>
            <m:sty m:val="p"/>
          </m:rPr>
          <m:t>)</m:t>
        </m:r>
        <m:r>
          <m:rPr>
            <m:sty m:val="p"/>
          </m:rPr>
          <m:t>≤</m:t>
        </m:r>
        <m:r>
          <m:t>n</m:t>
        </m:r>
        <m:r>
          <m:rPr>
            <m:sty m:val="p"/>
          </m:rPr>
          <m:t>−</m:t>
        </m:r>
        <m:r>
          <m:t>1</m:t>
        </m:r>
      </m:oMath>
      <w:r>
        <w:t xml:space="preserve">.</w:t>
      </w:r>
    </w:p>
    <w:bookmarkEnd w:id="279"/>
    <w:p>
      <w:pPr>
        <w:pStyle w:val="BodyText"/>
      </w:pPr>
      <w:r>
        <w:rPr>
          <w:i/>
          <w:iCs/>
        </w:rPr>
        <w:t xml:space="preserve">Proof</w:t>
      </w:r>
      <w:r>
        <w:t xml:space="preserve">. </w:t>
      </w:r>
      <w:r>
        <w:t xml:space="preserve">The entries of each column of</w:t>
      </w:r>
      <w:r>
        <w:t xml:space="preserve"> </w:t>
      </w:r>
      <m:oMath>
        <m:sSub>
          <m:e>
            <m:r>
              <m:rPr>
                <m:sty m:val="bi"/>
              </m:rPr>
              <m:t>X</m:t>
            </m:r>
          </m:e>
          <m:sub>
            <m:r>
              <m:t>c</m:t>
            </m:r>
          </m:sub>
        </m:sSub>
      </m:oMath>
      <w:r>
        <w:t xml:space="preserve"> </w:t>
      </w:r>
      <w:r>
        <w:t xml:space="preserve">sum to zero:</w:t>
      </w:r>
    </w:p>
    <w:p>
      <w:pPr>
        <w:pStyle w:val="BodyText"/>
      </w:pPr>
      <w:r>
        <w:t xml:space="preserve">$$
    \begin{aligned}
    {\mathord{\smash[b]{\underset{\raise.3ex\hbox{$\scriptstyle\sim$}}{1}}\vphantom{1}}}^{\top}\mathbf{X}_c
    &amp;= {\mathord{\smash[b]{\underset{\raise.3ex\hbox{$\scriptstyle\sim$}}{1}}\vphantom{1}}}^{\top}\mathbf{X}- \mathopen{}\left({\mathord{\smash[b]{\underset{\raise.3ex\hbox{$\scriptstyle\sim$}}{1}}\vphantom{1}}}^{\top}\mathord{\smash[b]{\underset{\raise.3ex\hbox{$\scriptstyle\sim$}}{1}}\vphantom{1}}\right)\mathclose{}{\bar{\mathord{\smash[b]{\underset{\raise.3ex\hbox{$\scriptstyle\sim$}}{x}}\vphantom{x}}}}^{\top}
    &amp;&amp; \text{(}\text{Theorem~9}\text{)}
    \\
    &amp;= \sum_{i=1}^n {\mathord{\smash[b]{\underset{\raise.3ex\hbox{$\scriptstyle\sim$}}{x}}\vphantom{x}}_i}^{\top} - n\,{\bar{\mathord{\smash[b]{\underset{\raise.3ex\hbox{$\scriptstyle\sim$}}{x}}\vphantom{x}}}}^{\top}
    &amp;&amp; \text{(} {\mathord{\smash[b]{\underset{\raise.3ex\hbox{$\scriptstyle\sim$}}{1}}\vphantom{1}}}^{\top}\mathord{\smash[b]{\underset{\raise.3ex\hbox{$\scriptstyle\sim$}}{1}}\vphantom{1}} = n \text{)}
    \\
    &amp;= n\,{\bar{\mathord{\smash[b]{\underset{\raise.3ex\hbox{$\scriptstyle\sim$}}{x}}\vphantom{x}}}}^{\top} - n\,{\bar{\mathord{\smash[b]{\underset{\raise.3ex\hbox{$\scriptstyle\sim$}}{x}}\vphantom{x}}}}^{\top}
    &amp;&amp; \text{(definition of } \bar{\mathord{\smash[b]{\underset{\raise.3ex\hbox{$\scriptstyle\sim$}}{x}}\vphantom{x}}} \text{)}
    \\
    &amp;= {\mathord{\smash[b]{\underset{\raise.3ex\hbox{$\scriptstyle\sim$}}{0}}\vphantom{0}}_p}^{\top}.
    \end{aligned}
    $$</w:t>
      </w:r>
    </w:p>
    <w:p>
      <w:pPr>
        <w:pStyle w:val="FirstParagraph"/>
      </w:pPr>
      <w:r>
        <w:t xml:space="preserve">Transposing,</w:t>
      </w:r>
      <w:r>
        <w:t xml:space="preserve"> </w:t>
      </w:r>
      <w:r>
        <w:t xml:space="preserve">${\mathbf{X}_c}^{\top}\mathord{\smash[b]{\underset{\raise.3ex\hbox{$\scriptstyle\sim$}}{1}}\vphantom{1}} = \mathord{\smash[b]{\underset{\raise.3ex\hbox{$\scriptstyle\sim$}}{0}}\vphantom{0}}_p$</w:t>
      </w:r>
      <w:r>
        <w:t xml:space="preserve">.</w:t>
      </w:r>
      <w:r>
        <w:t xml:space="preserve"> </w:t>
      </w:r>
      <w:r>
        <w:t xml:space="preserve">The ones vector is nonzero, so it is in the null space of the</w:t>
      </w:r>
      <w:r>
        <w:t xml:space="preserve"> </w:t>
      </w:r>
      <m:oMath>
        <m:r>
          <m:t>p</m:t>
        </m:r>
        <m:r>
          <m:rPr>
            <m:sty m:val="p"/>
          </m:rPr>
          <m:t>×</m:t>
        </m:r>
        <m:r>
          <m:t>n</m:t>
        </m:r>
      </m:oMath>
      <w:r>
        <w:t xml:space="preserve"> </w:t>
      </w:r>
      <w:r>
        <w:t xml:space="preserve">matrix</w:t>
      </w:r>
      <w:r>
        <w:t xml:space="preserve"> </w:t>
      </w:r>
      <m:oMath>
        <m:sSup>
          <m:e>
            <m:sSub>
              <m:e>
                <m:r>
                  <m:rPr>
                    <m:sty m:val="bi"/>
                  </m:rPr>
                  <m:t>X</m:t>
                </m:r>
              </m:e>
              <m:sub>
                <m:r>
                  <m:t>c</m:t>
                </m:r>
              </m:sub>
            </m:sSub>
          </m:e>
          <m:sup>
            <m:r>
              <m:rPr>
                <m:sty m:val="p"/>
              </m:rPr>
              <m:t>⊤</m:t>
            </m:r>
          </m:sup>
        </m:sSup>
      </m:oMath>
      <w:r>
        <w:t xml:space="preserve">,</w:t>
      </w:r>
      <w:r>
        <w:t xml:space="preserve"> </w:t>
      </w:r>
      <w:r>
        <w:t xml:space="preserve">and</w:t>
      </w:r>
      <w:r>
        <w:t xml:space="preserve"> </w:t>
      </w:r>
      <m:oMath>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oMath>
      <w:r>
        <w:t xml:space="preserve">.</w:t>
      </w:r>
      <w:r>
        <w:t xml:space="preserve"> </w:t>
      </w:r>
      <w:r>
        <w:t xml:space="preserve">By</w:t>
      </w:r>
      <w:r>
        <w:t xml:space="preserve"> </w:t>
      </w:r>
      <w:hyperlink w:anchor="thm-rank-nullity">
        <w:r>
          <w:rPr>
            <w:rStyle w:val="Hyperlink"/>
          </w:rPr>
          <w:t xml:space="preserve">Theorem 40</w:t>
        </w:r>
      </w:hyperlink>
      <w:r>
        <w:t xml:space="preserve">, applied to the</w:t>
      </w:r>
      <w:r>
        <w:t xml:space="preserve"> </w:t>
      </w:r>
      <m:oMath>
        <m:r>
          <m:t>n</m:t>
        </m:r>
      </m:oMath>
      <w:r>
        <w:t xml:space="preserve"> </w:t>
      </w:r>
      <w:r>
        <w:t xml:space="preserve">columns of</w:t>
      </w:r>
      <w:r>
        <w:t xml:space="preserve"> </w:t>
      </w:r>
      <m:oMath>
        <m:sSup>
          <m:e>
            <m:sSub>
              <m:e>
                <m:r>
                  <m:rPr>
                    <m:sty m:val="bi"/>
                  </m:rPr>
                  <m:t>X</m:t>
                </m:r>
              </m:e>
              <m:sub>
                <m:r>
                  <m:t>c</m:t>
                </m:r>
              </m:sub>
            </m:sSub>
          </m:e>
          <m:sup>
            <m:r>
              <m:rPr>
                <m:sty m:val="p"/>
              </m:rPr>
              <m:t>⊤</m:t>
            </m:r>
          </m:sup>
        </m:sSup>
      </m:oMath>
      <w:r>
        <w:t xml:space="preserve">,</w:t>
      </w:r>
    </w:p>
    <w:p>
      <w:pPr>
        <w:pStyle w:val="BodyText"/>
      </w:pPr>
      <m:oMathPara>
        <m:oMathParaPr>
          <m:jc m:val="center"/>
        </m:oMathParaPr>
        <m:oMath>
          <m:eqArr>
            <m:e>
              <m:r>
                <m:rPr>
                  <m:sty m:val="p"/>
                </m:rPr>
                <m:t>rank</m:t>
              </m:r>
              <m:r>
                <m:rPr>
                  <m:sty m:val="p"/>
                </m:rPr>
                <m:t>(</m:t>
              </m:r>
              <m:sSub>
                <m:e>
                  <m:r>
                    <m:rPr>
                      <m:sty m:val="bi"/>
                    </m:rPr>
                    <m:t>X</m:t>
                  </m:r>
                </m:e>
                <m:sub>
                  <m:r>
                    <m:t>c</m:t>
                  </m:r>
                </m:sub>
              </m:sSub>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rPr>
                  <m:sty m:val="p"/>
                </m:rPr>
                <m:t>nullity</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t>1</m:t>
              </m:r>
              <m:r>
                <m:rPr>
                  <m:sty m:val="p"/>
                </m:rPr>
                <m:t>.</m:t>
              </m:r>
              <m:r>
                <m:t>&amp;</m:t>
              </m:r>
              <m:r>
                <m:t>&amp;</m:t>
              </m:r>
              <m:r>
                <m:rPr>
                  <m:nor/>
                  <m:sty m:val="p"/>
                </m:rPr>
                <m:t>(</m:t>
              </m:r>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r>
                <m:rPr>
                  <m:nor/>
                  <m:sty m:val="p"/>
                </m:rPr>
                <m:t>)</m:t>
              </m:r>
            </m:e>
          </m:eqArr>
        </m:oMath>
      </m:oMathPara>
    </w:p>
    <w:bookmarkStart w:id="280" w:name="exm-centered-data-rank"/>
    <w:p>
      <w:pPr>
        <w:pStyle w:val="FirstParagraph"/>
      </w:pPr>
      <w:r>
        <w:rPr>
          <w:b/>
          <w:bCs/>
        </w:rPr>
        <w:t xml:space="preserve">Example 73 (Two points in three dimensions)</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3</m:t>
                  </m:r>
                </m:e>
                <m:e>
                  <m:r>
                    <m:t>2</m:t>
                  </m:r>
                </m:e>
                <m:e>
                  <m:r>
                    <m:t>1</m:t>
                  </m:r>
                </m:e>
              </m:mr>
            </m:m>
          </m:e>
        </m:d>
      </m:oMath>
      <w:r>
        <w:t xml:space="preserve"> </w:t>
      </w:r>
      <w:r>
        <w:t xml:space="preserve">has</w:t>
      </w:r>
      <w:r>
        <w:t xml:space="preserve"> </w:t>
      </w:r>
      <w:r>
        <w:t xml:space="preserve">$\bar{\mathord{\smash[b]{\underset{\raise.3ex\hbox{$\scriptstyle\sim$}}{x}}\vphantom{x}}} = (2, 2, 2)$</w:t>
      </w:r>
      <w:r>
        <w:t xml:space="preserve">, so</w:t>
      </w:r>
    </w:p>
    <w:p>
      <w:pPr>
        <w:pStyle w:val="BodyText"/>
      </w:pPr>
      <m:oMathPara>
        <m:oMathParaPr>
          <m:jc m:val="center"/>
        </m:oMathParaPr>
        <m:oMath>
          <m:sSub>
            <m:e>
              <m:r>
                <m:rPr>
                  <m:sty m:val="bi"/>
                </m:rPr>
                <m:t>X</m:t>
              </m:r>
            </m:e>
            <m:sub>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1</m:t>
                    </m:r>
                  </m:e>
                </m:mr>
                <m:mr>
                  <m:e>
                    <m:r>
                      <m:t>1</m:t>
                    </m:r>
                  </m:e>
                  <m:e>
                    <m:r>
                      <m:t>0</m:t>
                    </m:r>
                  </m:e>
                  <m:e>
                    <m:r>
                      <m:rPr>
                        <m:sty m:val="p"/>
                      </m:rPr>
                      <m:t>−</m:t>
                    </m:r>
                    <m:r>
                      <m:t>1</m:t>
                    </m:r>
                  </m:e>
                </m:mr>
              </m:m>
            </m:e>
          </m:d>
          <m:r>
            <m:rPr>
              <m:sty m:val="p"/>
            </m:rPr>
            <m:t>.</m:t>
          </m:r>
        </m:oMath>
      </m:oMathPara>
    </w:p>
    <w:p>
      <w:pPr>
        <w:pStyle w:val="FirstParagraph"/>
      </w:pPr>
      <w:r>
        <w:t xml:space="preserve">The second row is</w:t>
      </w:r>
      <w:r>
        <w:t xml:space="preserve"> </w:t>
      </w:r>
      <m:oMath>
        <m:r>
          <m:rPr>
            <m:sty m:val="p"/>
          </m:rPr>
          <m:t>−</m:t>
        </m:r>
        <m:r>
          <m:t>1</m:t>
        </m:r>
      </m:oMath>
      <w:r>
        <w:t xml:space="preserve"> </w:t>
      </w:r>
      <w:r>
        <w:t xml:space="preserve">times the first, so</w:t>
      </w:r>
      <w:r>
        <w:t xml:space="preserve"> </w:t>
      </w:r>
      <m:oMath>
        <m:r>
          <m:rPr>
            <m:sty m:val="p"/>
          </m:rPr>
          <m:t>rank</m:t>
        </m:r>
        <m:r>
          <m:rPr>
            <m:sty m:val="p"/>
          </m:rPr>
          <m:t>(</m:t>
        </m:r>
        <m:sSub>
          <m:e>
            <m:r>
              <m:rPr>
                <m:sty m:val="bi"/>
              </m:rPr>
              <m:t>X</m:t>
            </m:r>
          </m:e>
          <m:sub>
            <m:r>
              <m:t>c</m:t>
            </m:r>
          </m:sub>
        </m:sSub>
        <m:r>
          <m:rPr>
            <m:sty m:val="p"/>
          </m:rPr>
          <m:t>)</m:t>
        </m:r>
        <m:r>
          <m:rPr>
            <m:sty m:val="p"/>
          </m:rPr>
          <m:t>=</m:t>
        </m:r>
        <m:r>
          <m:t>1</m:t>
        </m:r>
        <m:r>
          <m:rPr>
            <m:sty m:val="p"/>
          </m:rPr>
          <m:t>=</m:t>
        </m:r>
        <m:r>
          <m:t>n</m:t>
        </m:r>
        <m:r>
          <m:rPr>
            <m:sty m:val="p"/>
          </m:rPr>
          <m:t>−</m:t>
        </m:r>
        <m:r>
          <m:t>1</m:t>
        </m:r>
      </m:oMath>
      <w:r>
        <w:t xml:space="preserve">,</w:t>
      </w:r>
      <w:r>
        <w:t xml:space="preserve"> </w:t>
      </w:r>
      <w:r>
        <w:t xml:space="preserve">and the column sums are zero:</w:t>
      </w:r>
      <w:r>
        <w:t xml:space="preserve"> </w:t>
      </w:r>
      <w:r>
        <w:t xml:space="preserve">${\mathord{\smash[b]{\underset{\raise.3ex\hbox{$\scriptstyle\sim$}}{1}}\vphantom{1}}}^{\top}\mathbf{X}_c = {\mathord{\smash[b]{\underset{\raise.3ex\hbox{$\scriptstyle\sim$}}{0}}\vphantom{0}}_3}^{\top}$</w:t>
      </w:r>
      <w:r>
        <w:t xml:space="preserve">.</w:t>
      </w:r>
    </w:p>
    <w:bookmarkEnd w:id="280"/>
    <w:bookmarkStart w:id="281" w:name="cor-sample-covariance-singular"/>
    <w:p>
      <w:pPr>
        <w:pStyle w:val="BodyText"/>
      </w:pPr>
      <w:r>
        <w:rPr>
          <w:b/>
          <w:bCs/>
        </w:rPr>
        <w:t xml:space="preserve">Corollary 4 (A sample covariance matrix from</w:t>
      </w:r>
      <w:r>
        <w:rPr>
          <w:b/>
          <w:bCs/>
        </w:rPr>
        <w:t xml:space="preserve"> </w:t>
      </w:r>
      <m:oMath>
        <m:r>
          <m:t>n</m:t>
        </m:r>
        <m:r>
          <m:rPr>
            <m:sty m:val="p"/>
          </m:rPr>
          <m:t>≤</m:t>
        </m:r>
        <m:r>
          <m:t>p</m:t>
        </m:r>
      </m:oMath>
      <w:r>
        <w:rPr>
          <w:b/>
          <w:bCs/>
        </w:rPr>
        <w:t xml:space="preserve"> </w:t>
      </w:r>
      <w:r>
        <w:rPr>
          <w:b/>
          <w:bCs/>
        </w:rPr>
        <w:t xml:space="preserve">points is singular)</w:t>
      </w:r>
      <w:r>
        <w:t xml:space="preserve"> </w:t>
      </w:r>
      <w:r>
        <w:t xml:space="preserve">With</w:t>
      </w:r>
      <w:r>
        <w:t xml:space="preserve"> </w:t>
      </w:r>
      <m:oMath>
        <m:sSub>
          <m:e>
            <m:r>
              <m:rPr>
                <m:sty m:val="bi"/>
              </m:rPr>
              <m:t>X</m:t>
            </m:r>
          </m:e>
          <m:sub>
            <m:r>
              <m:t>c</m:t>
            </m:r>
          </m:sub>
        </m:sSub>
      </m:oMath>
      <w:r>
        <w:t xml:space="preserve"> </w:t>
      </w:r>
      <w:r>
        <w:t xml:space="preserve">as in</w:t>
      </w:r>
      <w:r>
        <w:t xml:space="preserve"> </w:t>
      </w:r>
      <w:hyperlink w:anchor="thm-centered-data-rank">
        <w:r>
          <w:rPr>
            <w:rStyle w:val="Hyperlink"/>
          </w:rPr>
          <w:t xml:space="preserve">Theorem 43</w:t>
        </w:r>
      </w:hyperlink>
      <w:r>
        <w:t xml:space="preserve">, the sample covariance matrix</w:t>
      </w:r>
    </w:p>
    <w:p>
      <w:pPr>
        <w:pStyle w:val="BodyText"/>
      </w:pPr>
      <m:oMathPara>
        <m:oMathParaPr>
          <m:jc m:val="center"/>
        </m:oMathParaPr>
        <m:oMath>
          <m:r>
            <m:rPr>
              <m:sty m:val="bi"/>
            </m:rPr>
            <m:t>S</m:t>
          </m:r>
          <m:r>
            <m:rPr>
              <m:sty m:val="p"/>
            </m:rPr>
            <m:t>=</m:t>
          </m:r>
          <m:f>
            <m:fPr>
              <m:type m:val="bar"/>
            </m:fPr>
            <m:num>
              <m:r>
                <m:t>1</m:t>
              </m:r>
            </m:num>
            <m:den>
              <m:r>
                <m:t>n</m:t>
              </m:r>
              <m:r>
                <m:rPr>
                  <m:sty m:val="p"/>
                </m:rPr>
                <m:t>−</m:t>
              </m:r>
              <m:r>
                <m:t>1</m:t>
              </m:r>
            </m:den>
          </m:f>
          <m:r>
            <m:t> </m:t>
          </m:r>
          <m:sSup>
            <m:e>
              <m:sSub>
                <m:e>
                  <m:r>
                    <m:rPr>
                      <m:sty m:val="bi"/>
                    </m:rPr>
                    <m:t>X</m:t>
                  </m:r>
                </m:e>
                <m:sub>
                  <m:r>
                    <m:t>c</m:t>
                  </m:r>
                </m:sub>
              </m:sSub>
            </m:e>
            <m:sup>
              <m:r>
                <m:rPr>
                  <m:sty m:val="p"/>
                </m:rPr>
                <m:t>⊤</m:t>
              </m:r>
            </m:sup>
          </m:sSup>
          <m:sSub>
            <m:e>
              <m:r>
                <m:rPr>
                  <m:sty m:val="bi"/>
                </m:rPr>
                <m:t>X</m:t>
              </m:r>
            </m:e>
            <m:sub>
              <m:r>
                <m:t>c</m:t>
              </m:r>
            </m:sub>
          </m:sSub>
        </m:oMath>
      </m:oMathPara>
    </w:p>
    <w:p>
      <w:pPr>
        <w:pStyle w:val="FirstParagraph"/>
      </w:pPr>
      <w:r>
        <w:t xml:space="preserve">is</w:t>
      </w:r>
      <w:r>
        <w:t xml:space="preserve"> </w:t>
      </w:r>
      <m:oMath>
        <m:r>
          <m:t>p</m:t>
        </m:r>
        <m:r>
          <m:rPr>
            <m:sty m:val="p"/>
          </m:rPr>
          <m:t>×</m:t>
        </m:r>
        <m:r>
          <m:t>p</m:t>
        </m:r>
      </m:oMath>
      <w:r>
        <w:t xml:space="preserve"> </w:t>
      </w:r>
      <w:r>
        <w:t xml:space="preserve">with</w:t>
      </w:r>
      <w:r>
        <w:t xml:space="preserve"> </w:t>
      </w:r>
      <m:oMath>
        <m:r>
          <m:rPr>
            <m:sty m:val="p"/>
          </m:rPr>
          <m:t>rank</m:t>
        </m:r>
        <m:r>
          <m:rPr>
            <m:sty m:val="p"/>
          </m:rPr>
          <m:t>(</m:t>
        </m:r>
        <m:r>
          <m:rPr>
            <m:sty m:val="bi"/>
          </m:rPr>
          <m:t>S</m:t>
        </m:r>
        <m:r>
          <m:rPr>
            <m:sty m:val="p"/>
          </m:rPr>
          <m:t>)</m:t>
        </m:r>
        <m:r>
          <m:rPr>
            <m:sty m:val="p"/>
          </m:rPr>
          <m:t>≤</m:t>
        </m:r>
        <m:r>
          <m:t>n</m:t>
        </m:r>
        <m:r>
          <m:rPr>
            <m:sty m:val="p"/>
          </m:rPr>
          <m:t>−</m:t>
        </m:r>
        <m:r>
          <m:t>1</m:t>
        </m:r>
      </m:oMath>
      <w:r>
        <w:t xml:space="preserve">.</w:t>
      </w:r>
      <w:r>
        <w:t xml:space="preserve"> </w:t>
      </w:r>
      <w:r>
        <w:t xml:space="preserve">So if</w:t>
      </w:r>
      <w:r>
        <w:t xml:space="preserve"> </w:t>
      </w:r>
      <m:oMath>
        <m:r>
          <m:t>n</m:t>
        </m:r>
        <m:r>
          <m:rPr>
            <m:sty m:val="p"/>
          </m:rPr>
          <m:t>≤</m:t>
        </m:r>
        <m:r>
          <m:t>p</m:t>
        </m:r>
      </m:oMath>
      <w:r>
        <w:t xml:space="preserve">, then</w:t>
      </w:r>
      <w:r>
        <w:t xml:space="preserve"> </w:t>
      </w:r>
      <m:oMath>
        <m:r>
          <m:rPr>
            <m:sty m:val="bi"/>
          </m:rPr>
          <m:t>S</m:t>
        </m:r>
      </m:oMath>
      <w:r>
        <w:t xml:space="preserve"> </w:t>
      </w:r>
      <w:r>
        <w:t xml:space="preserve">is not invertible.</w:t>
      </w:r>
    </w:p>
    <w:bookmarkEnd w:id="281"/>
    <w:p>
      <w:pPr>
        <w:pStyle w:val="BodyText"/>
      </w:pPr>
      <w:r>
        <w:rPr>
          <w:i/>
          <w:iCs/>
        </w:rPr>
        <w:t xml:space="preserve">Proof</w:t>
      </w:r>
      <w:r>
        <w:t xml:space="preserve">. </w:t>
      </w:r>
    </w:p>
    <w:p>
      <w:pPr>
        <w:pStyle w:val="BodyText"/>
      </w:pPr>
      <m:oMathPara>
        <m:oMathParaPr>
          <m:jc m:val="center"/>
        </m:oMathParaPr>
        <m:oMath>
          <m:eqArr>
            <m:e>
              <m:r>
                <m:rPr>
                  <m:sty m:val="p"/>
                </m:rPr>
                <m:t>rank</m:t>
              </m:r>
              <m:r>
                <m:rPr>
                  <m:sty m:val="p"/>
                </m:rPr>
                <m:t>(</m:t>
              </m:r>
              <m:r>
                <m:rPr>
                  <m:sty m:val="bi"/>
                </m:rPr>
                <m:t>S</m:t>
              </m:r>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sSub>
                <m:e>
                  <m:r>
                    <m:rPr>
                      <m:sty m:val="bi"/>
                    </m:rPr>
                    <m:t>X</m:t>
                  </m:r>
                </m:e>
                <m:sub>
                  <m:r>
                    <m:t>c</m:t>
                  </m:r>
                </m:sub>
              </m:sSub>
              <m:r>
                <m:rPr>
                  <m:sty m:val="p"/>
                </m:rPr>
                <m:t>)</m:t>
              </m:r>
              <m:r>
                <m:t>&amp;</m:t>
              </m:r>
              <m:r>
                <m:t>&amp;</m:t>
              </m:r>
              <m:r>
                <m:rPr>
                  <m:nor/>
                  <m:sty m:val="p"/>
                </m:rPr>
                <m:t>(multiplying by </m:t>
              </m:r>
              <m:f>
                <m:fPr>
                  <m:type m:val="lin"/>
                </m:fPr>
                <m:num>
                  <m:r>
                    <m:t>1</m:t>
                  </m:r>
                </m:num>
                <m:den>
                  <m:r>
                    <m:t>n</m:t>
                  </m:r>
                  <m:r>
                    <m:rPr>
                      <m:sty m:val="p"/>
                    </m:rPr>
                    <m:t>−</m:t>
                  </m:r>
                  <m:r>
                    <m:t>1</m:t>
                  </m:r>
                </m:den>
              </m:f>
              <m:r>
                <m:rPr>
                  <m:sty m:val="p"/>
                </m:rPr>
                <m:t>≠</m:t>
              </m:r>
              <m:r>
                <m:t>0</m:t>
              </m:r>
              <m:r>
                <m:rPr>
                  <m:nor/>
                  <m:sty m:val="p"/>
                </m:rPr>
                <m:t> does not change the rank)</m:t>
              </m:r>
            </m:e>
            <m:e>
              <m:r>
                <m:t>&amp;</m:t>
              </m:r>
              <m:r>
                <m:rPr>
                  <m:sty m:val="p"/>
                </m:rPr>
                <m:t>=</m:t>
              </m:r>
              <m:r>
                <m:rPr>
                  <m:sty m:val="p"/>
                </m:rPr>
                <m:t>rank</m:t>
              </m:r>
              <m:r>
                <m:rPr>
                  <m:sty m:val="p"/>
                </m:rPr>
                <m:t>(</m:t>
              </m:r>
              <m:sSub>
                <m:e>
                  <m:r>
                    <m:rPr>
                      <m:sty m:val="bi"/>
                    </m:rPr>
                    <m:t>X</m:t>
                  </m:r>
                </m:e>
                <m:sub>
                  <m:r>
                    <m:t>c</m:t>
                  </m:r>
                </m:sub>
              </m:sSub>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t>1</m:t>
              </m:r>
              <m:r>
                <m:rPr>
                  <m:sty m:val="p"/>
                </m:rPr>
                <m:t>.</m:t>
              </m:r>
              <m:r>
                <m:t>&amp;</m:t>
              </m:r>
              <m:r>
                <m:t>&amp;</m:t>
              </m:r>
              <m:r>
                <m:rPr>
                  <m:nor/>
                  <m:sty m:val="p"/>
                </m:rPr>
                <m:t>(</m:t>
              </m:r>
              <m:r>
                <m:rPr>
                  <m:nor/>
                  <m:sty m:val="p"/>
                </m:rPr>
                <m:t>Theorem 43</m:t>
              </m:r>
              <m:r>
                <m:rPr>
                  <m:nor/>
                  <m:sty m:val="p"/>
                </m:rPr>
                <m:t>)</m:t>
              </m:r>
            </m:e>
          </m:eqArr>
        </m:oMath>
      </m:oMathPara>
    </w:p>
    <w:p>
      <w:pPr>
        <w:pStyle w:val="FirstParagraph"/>
      </w:pPr>
      <w:r>
        <w:t xml:space="preserve">If</w:t>
      </w:r>
      <w:r>
        <w:t xml:space="preserve"> </w:t>
      </w:r>
      <m:oMath>
        <m:r>
          <m:t>n</m:t>
        </m:r>
        <m:r>
          <m:rPr>
            <m:sty m:val="p"/>
          </m:rPr>
          <m:t>≤</m:t>
        </m:r>
        <m:r>
          <m:t>p</m:t>
        </m:r>
      </m:oMath>
      <w:r>
        <w:t xml:space="preserve">, then</w:t>
      </w:r>
      <w:r>
        <w:t xml:space="preserve"> </w:t>
      </w:r>
      <m:oMath>
        <m:r>
          <m:rPr>
            <m:sty m:val="p"/>
          </m:rPr>
          <m:t>rank</m:t>
        </m:r>
        <m:r>
          <m:rPr>
            <m:sty m:val="p"/>
          </m:rPr>
          <m:t>(</m:t>
        </m:r>
        <m:r>
          <m:rPr>
            <m:sty m:val="bi"/>
          </m:rPr>
          <m:t>S</m:t>
        </m:r>
        <m:r>
          <m:rPr>
            <m:sty m:val="p"/>
          </m:rPr>
          <m:t>)</m:t>
        </m:r>
        <m:r>
          <m:rPr>
            <m:sty m:val="p"/>
          </m:rPr>
          <m:t>≤</m:t>
        </m:r>
        <m:r>
          <m:t>n</m:t>
        </m:r>
        <m:r>
          <m:rPr>
            <m:sty m:val="p"/>
          </m:rPr>
          <m:t>−</m:t>
        </m:r>
        <m:r>
          <m:t>1</m:t>
        </m:r>
        <m:r>
          <m:rPr>
            <m:sty m:val="p"/>
          </m:rPr>
          <m:t>&lt;</m:t>
        </m:r>
        <m:r>
          <m:t>p</m:t>
        </m:r>
      </m:oMath>
      <w:r>
        <w:t xml:space="preserve">,</w:t>
      </w:r>
      <w:r>
        <w:t xml:space="preserve"> </w:t>
      </w:r>
      <w:r>
        <w:t xml:space="preserve">so</w:t>
      </w:r>
      <w:r>
        <w:t xml:space="preserve"> </w:t>
      </w:r>
      <m:oMath>
        <m:r>
          <m:rPr>
            <m:sty m:val="bi"/>
          </m:rPr>
          <m:t>S</m:t>
        </m:r>
      </m:oMath>
      <w:r>
        <w:t xml:space="preserve"> </w:t>
      </w:r>
      <w:r>
        <w:t xml:space="preserve">does not have full column rank,</w:t>
      </w:r>
      <w:r>
        <w:t xml:space="preserve"> </w:t>
      </w:r>
      <w:r>
        <w:t xml:space="preserve">and it is not invertible by</w:t>
      </w:r>
      <w:r>
        <w:t xml:space="preserve"> </w:t>
      </w:r>
      <w:hyperlink w:anchor="thm-invertible-rank">
        <w:r>
          <w:rPr>
            <w:rStyle w:val="Hyperlink"/>
          </w:rPr>
          <w:t xml:space="preserve">Theorem 110</w:t>
        </w:r>
      </w:hyperlink>
      <w:r>
        <w:t xml:space="preserve">.</w:t>
      </w:r>
    </w:p>
    <w:bookmarkStart w:id="282" w:name="exm-sample-covariance-singular"/>
    <w:p>
      <w:pPr>
        <w:pStyle w:val="BodyText"/>
      </w:pPr>
      <w:r>
        <w:rPr>
          <w:b/>
          <w:bCs/>
        </w:rPr>
        <w:t xml:space="preserve">Example 74 (As many points as dimensions)</w:t>
      </w:r>
      <w:r>
        <w:t xml:space="preserve"> </w:t>
      </w:r>
      <w:r>
        <w:t xml:space="preserve">The</w:t>
      </w:r>
      <w:r>
        <w:t xml:space="preserve"> </w:t>
      </w:r>
      <m:oMath>
        <m:r>
          <m:t>n</m:t>
        </m:r>
        <m:r>
          <m:rPr>
            <m:sty m:val="p"/>
          </m:rPr>
          <m:t>=</m:t>
        </m:r>
        <m:r>
          <m:t>3</m:t>
        </m:r>
      </m:oMath>
      <w:r>
        <w:t xml:space="preserve"> </w:t>
      </w:r>
      <w:r>
        <w:t xml:space="preserve">points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in</w:t>
      </w:r>
      <w:r>
        <w:t xml:space="preserve"> </w:t>
      </w:r>
      <m:oMath>
        <m:r>
          <m:t>p</m:t>
        </m:r>
        <m:r>
          <m:rPr>
            <m:sty m:val="p"/>
          </m:rPr>
          <m:t>=</m:t>
        </m:r>
        <m:r>
          <m:t>3</m:t>
        </m:r>
      </m:oMath>
      <w:r>
        <w:t xml:space="preserve"> </w:t>
      </w:r>
      <w:r>
        <w:t xml:space="preserve">dimensions have</w:t>
      </w:r>
      <w:r>
        <w:t xml:space="preserve"> </w:t>
      </w:r>
      <w:r>
        <w:t xml:space="preserve">$\bar{\mathord{\smash[b]{\underset{\raise.3ex\hbox{$\scriptstyle\sim$}}{x}}\vphantom{x}}} = \frac{1}{3}(1, 1, 1)$</w:t>
      </w:r>
      <w:r>
        <w:t xml:space="preserve">, so</w:t>
      </w:r>
    </w:p>
    <w:p>
      <w:pPr>
        <w:pStyle w:val="BodyText"/>
      </w:pPr>
      <w:r>
        <w:t xml:space="preserve">$$
    \mathbf{X}_c = \mathbf{I}_3 - \tfrac{1}{3}\,\mathord{\smash[b]{\underset{\raise.3ex\hbox{$\scriptstyle\sim$}}{1}}\vphantom{1}}{\mathord{\smash[b]{\underset{\raise.3ex\hbox{$\scriptstyle\sim$}}{1}}\vphantom{1}}}^{\top},
    \qquad
    \mathbf{S} = \tfrac{1}{2}\,\mathbf{X}_c
    = \tfrac{1}{6}\begin{bmatrix} 2 &amp; -1 &amp; -1 \\ -1 &amp; 2 &amp; -1 \\ -1 &amp; -1 &amp; 2 \end{bmatrix},
    $$</w:t>
      </w:r>
    </w:p>
    <w:p>
      <w:pPr>
        <w:pStyle w:val="FirstParagraph"/>
      </w:pPr>
      <w:r>
        <w:t xml:space="preserve">using</w:t>
      </w:r>
      <w:r>
        <w:t xml:space="preserve"> </w:t>
      </w:r>
      <m:oMath>
        <m:sSup>
          <m:e>
            <m:sSub>
              <m:e>
                <m:r>
                  <m:rPr>
                    <m:sty m:val="bi"/>
                  </m:rPr>
                  <m:t>X</m:t>
                </m:r>
              </m:e>
              <m:sub>
                <m:r>
                  <m:t>c</m:t>
                </m:r>
              </m:sub>
            </m:sSub>
          </m:e>
          <m:sup>
            <m:r>
              <m:rPr>
                <m:sty m:val="p"/>
              </m:rPr>
              <m:t>⊤</m:t>
            </m:r>
          </m:sup>
        </m:sSup>
        <m:sSub>
          <m:e>
            <m:r>
              <m:rPr>
                <m:sty m:val="bi"/>
              </m:rPr>
              <m:t>X</m:t>
            </m:r>
          </m:e>
          <m:sub>
            <m:r>
              <m:t>c</m:t>
            </m:r>
          </m:sub>
        </m:sSub>
        <m:r>
          <m:rPr>
            <m:sty m:val="p"/>
          </m:rPr>
          <m:t>=</m:t>
        </m:r>
        <m:sSub>
          <m:e>
            <m:r>
              <m:rPr>
                <m:sty m:val="bi"/>
              </m:rPr>
              <m:t>X</m:t>
            </m:r>
          </m:e>
          <m:sub>
            <m:r>
              <m:t>c</m:t>
            </m:r>
          </m:sub>
        </m:sSub>
      </m:oMath>
      <w:r>
        <w:t xml:space="preserve"> </w:t>
      </w:r>
      <w:r>
        <w:t xml:space="preserve">(the centering matrix is a symmetric projection).</w:t>
      </w:r>
      <w:r>
        <w:t xml:space="preserve"> </w:t>
      </w:r>
      <w:r>
        <w:t xml:space="preserve">Then</w:t>
      </w:r>
      <w:r>
        <w:t xml:space="preserve"> </w:t>
      </w:r>
      <w:r>
        <w:t xml:space="preserve">$\mathbf{S}\,\mathord{\smash[b]{\underset{\raise.3ex\hbox{$\scriptstyle\sim$}}{1}}\vphantom{1}} = \mathord{\smash[b]{\underset{\raise.3ex\hbox{$\scriptstyle\sim$}}{0}}\vphantom{0}}_3$</w:t>
      </w:r>
      <w:r>
        <w:t xml:space="preserve"> </w:t>
      </w:r>
      <w:r>
        <w:t xml:space="preserve">and</w:t>
      </w:r>
      <w:r>
        <w:t xml:space="preserve"> </w:t>
      </w:r>
      <m:oMath>
        <m:r>
          <m:rPr>
            <m:sty m:val="p"/>
          </m:rPr>
          <m:t>rank</m:t>
        </m:r>
        <m:r>
          <m:rPr>
            <m:sty m:val="p"/>
          </m:rPr>
          <m:t>(</m:t>
        </m:r>
        <m:r>
          <m:rPr>
            <m:sty m:val="bi"/>
          </m:rPr>
          <m:t>S</m:t>
        </m:r>
        <m:r>
          <m:rPr>
            <m:sty m:val="p"/>
          </m:rPr>
          <m:t>)</m:t>
        </m:r>
        <m:r>
          <m:rPr>
            <m:sty m:val="p"/>
          </m:rPr>
          <m:t>=</m:t>
        </m:r>
        <m:r>
          <m:t>2</m:t>
        </m:r>
        <m:r>
          <m:rPr>
            <m:sty m:val="p"/>
          </m:rPr>
          <m:t>=</m:t>
        </m:r>
        <m:r>
          <m:t>n</m:t>
        </m:r>
        <m:r>
          <m:rPr>
            <m:sty m:val="p"/>
          </m:rPr>
          <m:t>−</m:t>
        </m:r>
        <m:r>
          <m:t>1</m:t>
        </m:r>
        <m:r>
          <m:rPr>
            <m:sty m:val="p"/>
          </m:rPr>
          <m:t>&lt;</m:t>
        </m:r>
        <m:r>
          <m:t>3</m:t>
        </m:r>
      </m:oMath>
      <w:r>
        <w:t xml:space="preserve">.</w:t>
      </w:r>
      <w:r>
        <w:t xml:space="preserve"> </w:t>
      </w:r>
      <w:r>
        <w:t xml:space="preserve">With one more point than dimensions (</w:t>
      </w:r>
      <m:oMath>
        <m:r>
          <m:t>n</m:t>
        </m:r>
        <m:r>
          <m:rPr>
            <m:sty m:val="p"/>
          </m:rPr>
          <m:t>=</m:t>
        </m:r>
        <m:r>
          <m:t>p</m:t>
        </m:r>
        <m:r>
          <m:rPr>
            <m:sty m:val="p"/>
          </m:rPr>
          <m:t>+</m:t>
        </m:r>
        <m:r>
          <m:t>1</m:t>
        </m:r>
      </m:oMath>
      <w:r>
        <w:t xml:space="preserve">), the rank bound allows</w:t>
      </w:r>
      <w:r>
        <w:t xml:space="preserve"> </w:t>
      </w:r>
      <m:oMath>
        <m:r>
          <m:rPr>
            <m:sty m:val="bi"/>
          </m:rPr>
          <m:t>S</m:t>
        </m:r>
      </m:oMath>
      <w:r>
        <w:t xml:space="preserve"> </w:t>
      </w:r>
      <w:r>
        <w:t xml:space="preserve">to have full rank</w:t>
      </w:r>
      <w:r>
        <w:t xml:space="preserve"> </w:t>
      </w:r>
      <m:oMath>
        <m:r>
          <m:t>p</m:t>
        </m:r>
      </m:oMath>
      <w:r>
        <w:t xml:space="preserve">.</w:t>
      </w:r>
    </w:p>
    <w:bookmarkEnd w:id="282"/>
    <w:bookmarkStart w:id="284"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[41]</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w:r>
        <w:t xml:space="preserve">$$
    \mathopen{}\left\{\mathord{\smash[b]{\underset{\raise.3ex\hbox{$\scriptstyle\sim$}}{x}}\vphantom{x}}_0 + \mathord{\smash[b]{\underset{\raise.3ex\hbox{$\scriptstyle\sim$}}{s}}\vphantom{s}} : \mathord{\smash[b]{\underset{\raise.3ex\hbox{$\scriptstyle\sim$}}{s}}\vphantom{s}} \in \mathcal{S}\right\}\mathclose{}
    $$</w:t>
      </w:r>
    </w:p>
    <w:p>
      <w:pPr>
        <w:pStyle w:val="FirstParagraph"/>
      </w:pPr>
      <w:r>
        <w:t xml:space="preserve">for some vector</w:t>
      </w:r>
      <w:r>
        <w:t xml:space="preserve"> </w:t>
      </w:r>
      <w:r>
        <w:t xml:space="preserve">$\mathord{\smash[b]{\underset{\raise.3ex\hbox{$\scriptstyle\sim$}}{x}}\vphantom{x}}_0 \in \mathbb{R}^p$</w:t>
      </w:r>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83">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w:r>
        <w:t xml:space="preserve">$\mathord{\smash[b]{\underset{\raise.3ex\hbox{$\scriptstyle\sim$}}{x}}\vphantom{x}}_0$</w:t>
      </w:r>
      <w:r>
        <w:t xml:space="preserve"> </w:t>
      </w:r>
      <w:r>
        <w:t xml:space="preserve">(</w:t>
      </w:r>
      <w:hyperlink w:anchor="def-translation">
        <w:r>
          <w:rPr>
            <w:rStyle w:val="Hyperlink"/>
          </w:rPr>
          <w:t xml:space="preserve">Definition 37</w:t>
        </w:r>
      </w:hyperlink>
      <w:r>
        <w:t xml:space="preserve">).</w:t>
      </w:r>
    </w:p>
    <w:bookmarkEnd w:id="284"/>
    <w:bookmarkStart w:id="285" w:name="exm-affine-subspace"/>
    <w:p>
      <w:pPr>
        <w:pStyle w:val="BodyText"/>
      </w:pPr>
      <w:r>
        <w:rPr>
          <w:b/>
          <w:bCs/>
        </w:rPr>
        <w:t xml:space="preserve">Example 75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39</w:t>
        </w:r>
      </w:hyperlink>
      <w:r>
        <w:t xml:space="preserve"> </w:t>
      </w:r>
      <w:r>
        <w:t xml:space="preserve">is not a subspace,</w:t>
      </w:r>
      <w:r>
        <w:t xml:space="preserve"> </w:t>
      </w:r>
      <w:r>
        <w:t xml:space="preserve">but it is an affine subspace,</w:t>
      </w:r>
      <w:r>
        <w:t xml:space="preserve"> </w:t>
      </w:r>
      <w:r>
        <w:t xml:space="preserve">with</w:t>
      </w:r>
      <w:r>
        <w:t xml:space="preserve"> </w:t>
      </w:r>
      <w:r>
        <w:t xml:space="preserve">$\mathord{\smash[b]{\underset{\raise.3ex\hbox{$\scriptstyle\sim$}}{x}}\vphantom{x}}_0 = (0, 1)$</w:t>
      </w:r>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w:r>
        <w:t xml:space="preserve">$\mathord{\smash[b]{\underset{\raise.3ex\hbox{$\scriptstyle\sim$}}{x}}\vphantom{x}}_0 = \mathord{\smash[b]{\underset{\raise.3ex\hbox{$\scriptstyle\sim$}}{0}}\vphantom{0}}$</w:t>
      </w:r>
      <w:r>
        <w:t xml:space="preserve">.</w:t>
      </w:r>
    </w:p>
    <w:bookmarkEnd w:id="285"/>
    <w:bookmarkStart w:id="286" w:name="thm-hyperplane-subspace"/>
    <w:p>
      <w:pPr>
        <w:pStyle w:val="BodyText"/>
      </w:pPr>
      <w:r>
        <w:rPr>
          <w:b/>
          <w:bCs/>
        </w:rPr>
        <w:t xml:space="preserve">Theorem 44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\mathord{\smash[b]{\underset{\raise.3ex\hbox{$\scriptstyle\sim$}}{w}}\vphantom{w}}^{\top} \mathord{\smash[b]{\underset{\raise.3ex\hbox{$\scriptstyle\sim$}}{x}}\vphantom{x}}+ b = 0\right\}\mathclose{}$</w:t>
      </w:r>
      <w:r>
        <w:t xml:space="preserve"> </w:t>
      </w:r>
      <w:r>
        <w:t xml:space="preserve">be the hyperplane</w:t>
      </w:r>
      <w:r>
        <w:t xml:space="preserve"> </w:t>
      </w:r>
      <w:r>
        <w:t xml:space="preserve">with normal vector</w:t>
      </w:r>
      <w:r>
        <w:t xml:space="preserve"> </w:t>
      </w:r>
      <w:r>
        <w:t xml:space="preserve">$\mathord{\smash[b]{\underset{\raise.3ex\hbox{$\scriptstyle\sim$}}{w}}\vphantom{w}}$</w:t>
      </w:r>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w:r>
        <w:t xml:space="preserve">$\mathcal{H}_0 = \mathopen{}\left\{\mathord{\smash[b]{\underset{\raise.3ex\hbox{$\scriptstyle\sim$}}{x}}\vphantom{x}}\in \mathbb{R}^p : \mathord{\smash[b]{\underset{\raise.3ex\hbox{$\scriptstyle\sim$}}{w}}\vphantom{w}}^{\top} \mathord{\smash[b]{\underset{\raise.3ex\hbox{$\scriptstyle\sim$}}{x}}\vphantom{x}}= 0\right\}\mathclose{}$</w:t>
      </w:r>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w:r>
        <w:t xml:space="preserve">$\mathord{\smash[b]{\underset{\raise.3ex\hbox{$\scriptstyle\sim$}}{x}}\vphantom{x}}_0 \in \mathcal{H}$</w:t>
      </w:r>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w:r>
        <w:t xml:space="preserve">$\mathord{\smash[b]{\underset{\raise.3ex\hbox{$\scriptstyle\sim$}}{x}}\vphantom{x}}, \mathord{\smash[b]{\underset{\raise.3ex\hbox{$\scriptstyle\sim$}}{y}}\vphantom{y}}\in \mathcal{H}$</w:t>
      </w:r>
      <w:r>
        <w:t xml:space="preserve">,</w:t>
      </w:r>
      <w:r>
        <w:t xml:space="preserve"> </w:t>
      </w:r>
      <w:r>
        <w:t xml:space="preserve">the normal vector is orthogonal to their difference:</w:t>
      </w:r>
      <w:r>
        <w:t xml:space="preserve"> </w:t>
      </w:r>
      <w:r>
        <w:t xml:space="preserve">$\mathord{\smash[b]{\underset{\raise.3ex\hbox{$\scriptstyle\sim$}}{w}}\vphantom{w}} \perp (\mathord{\smash[b]{\underset{\raise.3ex\hbox{$\scriptstyle\sim$}}{x}}\vphantom{x}}- \mathord{\smash[b]{\underset{\raise.3ex\hbox{$\scriptstyle\sim$}}{y}}\vphantom{y}})$</w:t>
      </w:r>
      <w:r>
        <w:t xml:space="preserve"> </w:t>
      </w:r>
      <w:r>
        <w:t xml:space="preserve">(</w:t>
      </w:r>
      <w:hyperlink w:anchor="def-orthogonal-vectors">
        <w:r>
          <w:rPr>
            <w:rStyle w:val="Hyperlink"/>
          </w:rPr>
          <w:t xml:space="preserve">Definition 15</w:t>
        </w:r>
      </w:hyperlink>
      <w:r>
        <w:t xml:space="preserve">).</w:t>
      </w:r>
    </w:p>
    <w:bookmarkEnd w:id="286"/>
    <w:p>
      <w:pPr>
        <w:pStyle w:val="FirstParagraph"/>
      </w:pPr>
      <w:r>
        <w:rPr>
          <w:i/>
          <w:iCs/>
        </w:rPr>
        <w:t xml:space="preserve">Proof</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 and</w:t>
      </w:r>
      <w:r>
        <w:t xml:space="preserve"> </w:t>
      </w:r>
      <w:r>
        <w:t xml:space="preserve">$\mathord{\smash[b]{\underset{\raise.3ex\hbox{$\scriptstyle\sim$}}{w}}\vphantom{w}}^{\top} \mathord{\smash[b]{\underset{\raise.3ex\hbox{$\scriptstyle\sim$}}{x}}\vphantom{x}}= \mathord{\smash[b]{\underset{\raise.3ex\hbox{$\scriptstyle\sim$}}{w}}\vphantom{w}} \cdot \mathord{\smash[b]{\underset{\raise.3ex\hbox{$\scriptstyle\sim$}}{x}}\vphantom{x}}$</w:t>
      </w:r>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w:r>
        <w:t xml:space="preserve">$\mathcal{N}(\mathord{\smash[b]{\underset{\raise.3ex\hbox{$\scriptstyle\sim$}}{w}}\vphantom{w}}^{\top})$</w:t>
      </w:r>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34</w:t>
        </w:r>
      </w:hyperlink>
      <w:r>
        <w:t xml:space="preserve">).</w:t>
      </w:r>
      <w:r>
        <w:t xml:space="preserve"> </w:t>
      </w:r>
      <w:r>
        <w:t xml:space="preserve">The</w:t>
      </w:r>
      <w:r>
        <w:t xml:space="preserve"> </w:t>
      </w:r>
      <m:oMath>
        <m:r>
          <m:t>p</m:t>
        </m:r>
      </m:oMath>
      <w:r>
        <w:t xml:space="preserve"> </w:t>
      </w:r>
      <w:r>
        <w:t xml:space="preserve">columns of</w:t>
      </w:r>
      <w:r>
        <w:t xml:space="preserve"> </w:t>
      </w:r>
      <w:r>
        <w:t xml:space="preserve">$\mathord{\smash[b]{\underset{\raise.3ex\hbox{$\scriptstyle\sim$}}{w}}\vphantom{w}}^{\top}$</w:t>
      </w:r>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w:r>
        <w:t xml:space="preserve">$\mathord{\smash[b]{\underset{\raise.3ex\hbox{$\scriptstyle\sim$}}{w}}\vphantom{w}} \ne \mathord{\smash[b]{\underset{\raise.3ex\hbox{$\scriptstyle\sim$}}{0}}\vphantom{0}}$</w:t>
      </w:r>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w:r>
        <w:t xml:space="preserve">$\operatorname{rank}(\mathord{\smash[b]{\underset{\raise.3ex\hbox{$\scriptstyle\sim$}}{w}}\vphantom{w}}^{\top}) \ge 1$</w:t>
      </w:r>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w:r>
        <w:t xml:space="preserve">$\operatorname{rank}(\mathord{\smash[b]{\underset{\raise.3ex\hbox{$\scriptstyle\sim$}}{w}}\vphantom{w}}^{\top}) \le \min\mathopen{}\left\{1, p\right\}\mathclose{} = 1$</w:t>
      </w:r>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w:r>
        <w:t xml:space="preserve">$$
    \begin{aligned}
    \dim(\mathcal{H}_0)
    &amp;= \operatorname{nullity}(\mathord{\smash[b]{\underset{\raise.3ex\hbox{$\scriptstyle\sim$}}{w}}\vphantom{w}}^{\top})
    &amp;&amp; \text{(}\text{Definition~58}\text{)}
    \\
    &amp;= p - \operatorname{rank}(\mathord{\smash[b]{\underset{\raise.3ex\hbox{$\scriptstyle\sim$}}{w}}\vphantom{w}}^{\top})
    &amp;&amp; \text{(}\text{Theorem~40}\text{, for the } p \text{ columns of } \mathord{\smash[b]{\underset{\raise.3ex\hbox{$\scriptstyle\sim$}}{w}}\vphantom{w}}^{\top} \text{)}
    \\
    &amp;= p - 1.
    &amp;&amp; \text{(the rank is } 1 \text{)}
    \end{aligned}
    $$</w:t>
      </w:r>
    </w:p>
    <w:p>
      <w:pPr>
        <w:pStyle w:val="FirstParagraph"/>
      </w:pPr>
      <w:r>
        <w:rPr>
          <w:b/>
          <w:bCs/>
        </w:rPr>
        <w:t xml:space="preserve">Part 2.</w:t>
      </w:r>
      <w:r>
        <w:t xml:space="preserve"> </w:t>
      </w:r>
      <w:r>
        <w:t xml:space="preserve">$\mathord{\smash[b]{\underset{\raise.3ex\hbox{$\scriptstyle\sim$}}{w}}\vphantom{w}} \cdot \mathord{\smash[b]{\underset{\raise.3ex\hbox{$\scriptstyle\sim$}}{w}}\vphantom{w}} = w_1^2 + \cdots + w_p^2 &gt; 0$</w:t>
      </w:r>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w:r>
        <w:t xml:space="preserve">$\mathord{\smash[b]{\underset{\raise.3ex\hbox{$\scriptstyle\sim$}}{x}}\vphantom{x}}^* \stackrel{\text{def}}{=}-\frac{b}{\mathord{\smash[b]{\underset{\raise.3ex\hbox{$\scriptstyle\sim$}}{w}}\vphantom{w}} \cdot \mathord{\smash[b]{\underset{\raise.3ex\hbox{$\scriptstyle\sim$}}{w}}\vphantom{w}}}\,\mathord{\smash[b]{\underset{\raise.3ex\hbox{$\scriptstyle\sim$}}{w}}\vphantom{w}}$</w:t>
      </w:r>
      <w:r>
        <w:t xml:space="preserve"> </w:t>
      </w:r>
      <w:r>
        <w:t xml:space="preserve">is defined, and</w:t>
      </w:r>
    </w:p>
    <w:p>
      <w:pPr>
        <w:pStyle w:val="BodyText"/>
      </w:pPr>
      <w:r>
        <w:t xml:space="preserve">$$
    \begin{aligned}
    \mathord{\smash[b]{\underset{\raise.3ex\hbox{$\scriptstyle\sim$}}{w}}\vphantom{w}}^{\top} \mathord{\smash[b]{\underset{\raise.3ex\hbox{$\scriptstyle\sim$}}{x}}\vphantom{x}}^* + b
    &amp;= -\frac{b}{\mathord{\smash[b]{\underset{\raise.3ex\hbox{$\scriptstyle\sim$}}{w}}\vphantom{w}} \cdot \mathord{\smash[b]{\underset{\raise.3ex\hbox{$\scriptstyle\sim$}}{w}}\vphantom{w}}}\,(\mathord{\smash[b]{\underset{\raise.3ex\hbox{$\scriptstyle\sim$}}{w}}\vphantom{w}}^{\top} \mathord{\smash[b]{\underset{\raise.3ex\hbox{$\scriptstyle\sim$}}{w}}\vphantom{w}}) + b
    &amp;&amp; \text{(homogeneity of } \mathord{\smash[b]{\underset{\raise.3ex\hbox{$\scriptstyle\sim$}}{x}}\vphantom{x}}\mapsto \mathord{\smash[b]{\underset{\raise.3ex\hbox{$\scriptstyle\sim$}}{w}}\vphantom{w}}^{\top} \mathord{\smash[b]{\underset{\raise.3ex\hbox{$\scriptstyle\sim$}}{x}}\vphantom{x}}\text{, }\text{Theorem~13}\text{)}
    \\
    &amp;= -b + b
    &amp;&amp; \text{(} \mathord{\smash[b]{\underset{\raise.3ex\hbox{$\scriptstyle\sim$}}{w}}\vphantom{w}}^{\top} \mathord{\smash[b]{\underset{\raise.3ex\hbox{$\scriptstyle\sim$}}{w}}\vphantom{w}} = \mathord{\smash[b]{\underset{\raise.3ex\hbox{$\scriptstyle\sim$}}{w}}\vphantom{w}} \cdot \mathord{\smash[b]{\underset{\raise.3ex\hbox{$\scriptstyle\sim$}}{w}}\vphantom{w}} \text{)}
    \\
    &amp;= 0,
    &amp;&amp; \text{(arithmetic)}
    \end{aligned}
    $$</w:t>
      </w:r>
    </w:p>
    <w:p>
      <w:pPr>
        <w:pStyle w:val="FirstParagraph"/>
      </w:pPr>
      <w:r>
        <w:t xml:space="preserve">so</w:t>
      </w:r>
      <w:r>
        <w:t xml:space="preserve"> </w:t>
      </w:r>
      <w:r>
        <w:t xml:space="preserve">$\mathord{\smash[b]{\underset{\raise.3ex\hbox{$\scriptstyle\sim$}}{x}}\vphantom{x}}^* \in \mathcal{H}$</w:t>
      </w:r>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w:r>
        <w:t xml:space="preserve">$\mathord{\smash[b]{\underset{\raise.3ex\hbox{$\scriptstyle\sim$}}{x}}\vphantom{x}}_0 \in \mathcal{H}$</w:t>
      </w:r>
      <w:r>
        <w:t xml:space="preserve">, so</w:t>
      </w:r>
      <w:r>
        <w:t xml:space="preserve"> </w:t>
      </w:r>
      <w:r>
        <w:t xml:space="preserve">$\mathord{\smash[b]{\underset{\raise.3ex\hbox{$\scriptstyle\sim$}}{w}}\vphantom{w}}^{\top} \mathord{\smash[b]{\underset{\raise.3ex\hbox{$\scriptstyle\sim$}}{x}}\vphantom{x}}_0 = -b$</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\mathord{\smash[b]{\underset{\raise.3ex\hbox{$\scriptstyle\sim$}}{w}}\vphantom{w}}^{\top} (\mathord{\smash[b]{\underset{\raise.3ex\hbox{$\scriptstyle\sim$}}{x}}\vphantom{x}}- \mathord{\smash[b]{\underset{\raise.3ex\hbox{$\scriptstyle\sim$}}{x}}\vphantom{x}}_0)
    &amp;= \mathord{\smash[b]{\underset{\raise.3ex\hbox{$\scriptstyle\sim$}}{w}}\vphantom{w}}^{\top} \mathord{\smash[b]{\underset{\raise.3ex\hbox{$\scriptstyle\sim$}}{x}}\vphantom{x}}- \mathord{\smash[b]{\underset{\raise.3ex\hbox{$\scriptstyle\sim$}}{w}}\vphantom{w}}^{\top} \mathord{\smash[b]{\underset{\raise.3ex\hbox{$\scriptstyle\sim$}}{x}}\vphantom{x}}_0
    &amp;&amp; \text{(}\text{Theorem~25}\text{, with coefficients } 1 \text{ and } -1 \text{)}
    \\
    &amp;= \mathord{\smash[b]{\underset{\raise.3ex\hbox{$\scriptstyle\sim$}}{w}}\vphantom{w}}^{\top} \mathord{\smash[b]{\underset{\raise.3ex\hbox{$\scriptstyle\sim$}}{x}}\vphantom{x}}- (-b)
    &amp;&amp; \text{(} \mathord{\smash[b]{\underset{\raise.3ex\hbox{$\scriptstyle\sim$}}{x}}\vphantom{x}}_0 \in \mathcal{H} \text{)}
    \\
    &amp;= \mathord{\smash[b]{\underset{\raise.3ex\hbox{$\scriptstyle\sim$}}{w}}\vphantom{w}}^{\top} \mathord{\smash[b]{\underset{\raise.3ex\hbox{$\scriptstyle\sim$}}{x}}\vphantom{x}}+ b,
    &amp;&amp; \text{(arithmetic)}
    \end{aligned}
    $$</w:t>
      </w:r>
    </w:p>
    <w:p>
      <w:pPr>
        <w:pStyle w:val="FirstParagraph"/>
      </w:pPr>
      <w:r>
        <w:t xml:space="preserve">so</w:t>
      </w:r>
      <w:r>
        <w:t xml:space="preserve"> </w:t>
      </w:r>
      <w:r>
        <w:t xml:space="preserve">$\mathord{\smash[b]{\underset{\raise.3ex\hbox{$\scriptstyle\sim$}}{x}}\vphantom{x}}\in \mathcal{H}$</w:t>
      </w:r>
      <w:r>
        <w:t xml:space="preserve"> </w:t>
      </w:r>
      <w:r>
        <w:t xml:space="preserve">exactly when</w:t>
      </w:r>
      <w:r>
        <w:t xml:space="preserve"> </w:t>
      </w:r>
      <w:r>
        <w:t xml:space="preserve">$\mathord{\smash[b]{\underset{\raise.3ex\hbox{$\scriptstyle\sim$}}{x}}\vphantom{x}}- \mathord{\smash[b]{\underset{\raise.3ex\hbox{$\scriptstyle\sim$}}{x}}\vphantom{x}}_0 \in \mathcal{H}_0$</w:t>
      </w:r>
      <w:r>
        <w:t xml:space="preserve">,</w:t>
      </w:r>
      <w:r>
        <w:t xml:space="preserve"> </w:t>
      </w:r>
      <w:r>
        <w:t xml:space="preserve">that is, exactly when</w:t>
      </w:r>
      <w:r>
        <w:t xml:space="preserve"> </w:t>
      </w:r>
      <w:r>
        <w:t xml:space="preserve">$\mathord{\smash[b]{\underset{\raise.3ex\hbox{$\scriptstyle\sim$}}{x}}\vphantom{x}}= \mathord{\smash[b]{\underset{\raise.3ex\hbox{$\scriptstyle\sim$}}{x}}\vphantom{x}}_0 + \mathord{\smash[b]{\underset{\raise.3ex\hbox{$\scriptstyle\sim$}}{s}}\vphantom{s}}$</w:t>
      </w:r>
      <w:r>
        <w:t xml:space="preserve"> </w:t>
      </w:r>
      <w:r>
        <w:t xml:space="preserve">with</w:t>
      </w:r>
      <w:r>
        <w:t xml:space="preserve"> </w:t>
      </w:r>
      <w:r>
        <w:t xml:space="preserve">$\mathord{\smash[b]{\underset{\raise.3ex\hbox{$\scriptstyle\sim$}}{s}}\vphantom{s}} = \mathord{\smash[b]{\underset{\raise.3ex\hbox{$\scriptstyle\sim$}}{x}}\vphantom{x}}- \mathord{\smash[b]{\underset{\raise.3ex\hbox{$\scriptstyle\sim$}}{x}}\vphantom{x}}_0 \in \mathcal{H}_0$</w:t>
      </w:r>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w:r>
        <w:t xml:space="preserve">$\mathord{\smash[b]{\underset{\raise.3ex\hbox{$\scriptstyle\sim$}}{x}}\vphantom{x}}, \mathord{\smash[b]{\underset{\raise.3ex\hbox{$\scriptstyle\sim$}}{y}}\vphantom{y}}\in \mathcal{H}$</w:t>
      </w:r>
      <w:r>
        <w:t xml:space="preserve">, both</w:t>
      </w:r>
      <w:r>
        <w:t xml:space="preserve"> </w:t>
      </w:r>
      <w:r>
        <w:t xml:space="preserve">$\mathord{\smash[b]{\underset{\raise.3ex\hbox{$\scriptstyle\sim$}}{w}}\vphantom{w}}^{\top} \mathord{\smash[b]{\underset{\raise.3ex\hbox{$\scriptstyle\sim$}}{x}}\vphantom{x}}$</w:t>
      </w:r>
      <w:r>
        <w:t xml:space="preserve"> </w:t>
      </w:r>
      <w:r>
        <w:t xml:space="preserve">and</w:t>
      </w:r>
      <w:r>
        <w:t xml:space="preserve"> </w:t>
      </w:r>
      <w:r>
        <w:t xml:space="preserve">$\mathord{\smash[b]{\underset{\raise.3ex\hbox{$\scriptstyle\sim$}}{w}}\vphantom{w}}^{\top} \mathord{\smash[b]{\underset{\raise.3ex\hbox{$\scriptstyle\sim$}}{y}}\vphantom{y}}$</w:t>
      </w:r>
      <w:r>
        <w:t xml:space="preserve"> </w:t>
      </w:r>
      <w:r>
        <w:t xml:space="preserve">equal</w:t>
      </w:r>
      <w:r>
        <w:t xml:space="preserve"> </w:t>
      </w:r>
      <m:oMath>
        <m:r>
          <m:rPr>
            <m:sty m:val="p"/>
          </m:rPr>
          <m:t>−</m:t>
        </m:r>
        <m:r>
          <m:t>b</m:t>
        </m:r>
      </m:oMath>
      <w:r>
        <w:t xml:space="preserve">, so</w:t>
      </w:r>
    </w:p>
    <w:p>
      <w:pPr>
        <w:pStyle w:val="BodyText"/>
      </w:pPr>
      <w:r>
        <w:t xml:space="preserve">$$
    \begin{aligned}
    \mathord{\smash[b]{\underset{\raise.3ex\hbox{$\scriptstyle\sim$}}{w}}\vphantom{w}} \cdot (\mathord{\smash[b]{\underset{\raise.3ex\hbox{$\scriptstyle\sim$}}{x}}\vphantom{x}}- \mathord{\smash[b]{\underset{\raise.3ex\hbox{$\scriptstyle\sim$}}{y}}\vphantom{y}})
    &amp;= \mathord{\smash[b]{\underset{\raise.3ex\hbox{$\scriptstyle\sim$}}{w}}\vphantom{w}}^{\top} \mathord{\smash[b]{\underset{\raise.3ex\hbox{$\scriptstyle\sim$}}{x}}\vphantom{x}}- \mathord{\smash[b]{\underset{\raise.3ex\hbox{$\scriptstyle\sim$}}{w}}\vphantom{w}}^{\top} \mathord{\smash[b]{\underset{\raise.3ex\hbox{$\scriptstyle\sim$}}{y}}\vphantom{y}}
    &amp;&amp; \text{(}\text{Theorem~25}\text{, with coefficients } 1 \text{ and } -1 \text{)}
    \\
    &amp;= (-b) - (-b)
    &amp;&amp; \text{(} \mathord{\smash[b]{\underset{\raise.3ex\hbox{$\scriptstyle\sim$}}{x}}\vphantom{x}}, \mathord{\smash[b]{\underset{\raise.3ex\hbox{$\scriptstyle\sim$}}{y}}\vphantom{y}}\in \mathcal{H} \text{)}
    \\
    &amp;= 0.
    &amp;&amp; \text{(arithmetic)}
    \end{aligned}
    $$</w:t>
      </w:r>
    </w:p>
    <w:bookmarkStart w:id="287" w:name="exm-hyperplane-subspace"/>
    <w:p>
      <w:pPr>
        <w:pStyle w:val="FirstParagraph"/>
      </w:pPr>
      <w:r>
        <w:rPr>
          <w:b/>
          <w:bCs/>
        </w:rPr>
        <w:t xml:space="preserve">Example 76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w:r>
        <w:t xml:space="preserve">$\mathcal{H} = \mathopen{}\left\{\mathord{\smash[b]{\underset{\raise.3ex\hbox{$\scriptstyle\sim$}}{x}}\vphantom{x}}: x_1 + x_2 + x_3 - 1 = 0\right\}\mathclose{}$</w:t>
      </w:r>
      <w:r>
        <w:t xml:space="preserve">,</w:t>
      </w:r>
      <w:r>
        <w:t xml:space="preserve"> </w:t>
      </w:r>
      <w:r>
        <w:t xml:space="preserve">the plane that</w:t>
      </w:r>
      <w:r>
        <w:t xml:space="preserve"> </w:t>
      </w:r>
      <w:hyperlink w:anchor="exm-subspace-zero">
        <w:r>
          <w:rPr>
            <w:rStyle w:val="Hyperlink"/>
          </w:rPr>
          <w:t xml:space="preserve">Example 40</w:t>
        </w:r>
      </w:hyperlink>
      <w:r>
        <w:t xml:space="preserve"> </w:t>
      </w:r>
      <w:r>
        <w:t xml:space="preserve">showed is not a subspace.</w:t>
      </w:r>
      <w:r>
        <w:t xml:space="preserve"> </w:t>
      </w:r>
      <w:r>
        <w:t xml:space="preserve">By part 1,</w:t>
      </w:r>
      <w:r>
        <w:t xml:space="preserve"> </w:t>
      </w:r>
      <w:r>
        <w:t xml:space="preserve">$\mathcal{H}_0 = \mathopen{}\left\{\mathord{\smash[b]{\underset{\raise.3ex\hbox{$\scriptstyle\sim$}}{x}}\vphantom{x}}: x_1 + x_2 + x_3 = 0\right\}\mathclose{}$</w:t>
      </w:r>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w:r>
        <w:t xml:space="preserve">$\mathord{\smash[b]{\underset{\raise.3ex\hbox{$\scriptstyle\sim$}}{x}}\vphantom{x}}_0 = (1, 0, 0)$</w:t>
      </w:r>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w:r>
        <w:t xml:space="preserve">$\mathord{\smash[b]{\underset{\raise.3ex\hbox{$\scriptstyle\sim$}}{y}}\vphantom{y}}= (0, 1, 0)$</w:t>
      </w:r>
      <w:r>
        <w:t xml:space="preserve">.</w:t>
      </w:r>
    </w:p>
    <w:p>
      <w:pPr>
        <w:numPr>
          <w:ilvl w:val="0"/>
          <w:numId w:val="1029"/>
        </w:numPr>
      </w:pPr>
      <w:r>
        <w:t xml:space="preserve">Their difference</w:t>
      </w:r>
      <w:r>
        <w:t xml:space="preserve"> </w:t>
      </w:r>
      <w:r>
        <w:t xml:space="preserve">$\mathord{\smash[b]{\underset{\raise.3ex\hbox{$\scriptstyle\sim$}}{y}}\vphantom{y}}- \mathord{\smash[b]{\underset{\raise.3ex\hbox{$\scriptstyle\sim$}}{x}}\vphantom{x}}_0 = (-1, 1, 0)$</w:t>
      </w:r>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w:r>
        <w:t xml:space="preserve">$\mathord{\smash[b]{\underset{\raise.3ex\hbox{$\scriptstyle\sim$}}{y}}\vphantom{y}}= \mathord{\smash[b]{\underset{\raise.3ex\hbox{$\scriptstyle\sim$}}{x}}\vphantom{x}}_0 + (-1, 1, 0)$</w:t>
      </w:r>
      <w:r>
        <w:t xml:space="preserve">, as part 2 says.</w:t>
      </w:r>
    </w:p>
    <w:p>
      <w:pPr>
        <w:pStyle w:val="BodyText"/>
      </w:pPr>
      <w:r>
        <w:t xml:space="preserve">$$
    \begin{aligned}
    \mathord{\smash[b]{\underset{\raise.3ex\hbox{$\scriptstyle\sim$}}{w}}\vphantom{w}} \cdot (-1, 1, 0) &amp;= -1 + 1 + 0 \\
    &amp;= 0,
    \end{aligned}
    $$</w:t>
      </w:r>
    </w:p>
    <w:p>
      <w:pPr>
        <w:numPr>
          <w:ilvl w:val="0"/>
          <w:numId w:val="1000"/>
        </w:numPr>
      </w:pPr>
      <w:r>
        <w:t xml:space="preserve">as part 3 says.</w:t>
      </w:r>
    </w:p>
    <w:p>
      <w:pPr>
        <w:numPr>
          <w:ilvl w:val="0"/>
          <w:numId w:val="1029"/>
        </w:numPr>
      </w:pPr>
      <w:r>
        <w:t xml:space="preserve">The point built in the proof is</w:t>
      </w:r>
    </w:p>
    <w:p>
      <w:pPr>
        <w:pStyle w:val="BodyText"/>
      </w:pPr>
      <w:r>
        <w:t xml:space="preserve">$$
    \begin{aligned}
    \mathord{\smash[b]{\underset{\raise.3ex\hbox{$\scriptstyle\sim$}}{x}}\vphantom{x}}^* &amp;= -\frac{-1}{3}\,(1, 1, 1) \\
    &amp;= \mathopen{}\left(\tfrac{1}{3}, \tfrac{1}{3}, \tfrac{1}{3}\right)\mathclose{},
    \end{aligned}
    $$</w:t>
      </w:r>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87"/>
    <w:bookmarkStart w:id="288" w:name="thm-hyperplane-origin"/>
    <w:p>
      <w:pPr>
        <w:pStyle w:val="FirstParagraph"/>
      </w:pPr>
      <w:r>
        <w:rPr>
          <w:b/>
          <w:bCs/>
        </w:rPr>
        <w:t xml:space="preserve">Theorem 45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w:r>
        <w:t xml:space="preserve">$\mathord{\smash[b]{\underset{\raise.3ex\hbox{$\scriptstyle\sim$}}{0}}\vphantom{0}}$</w:t>
      </w:r>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w:r>
        <w:t xml:space="preserve">$\mathcal{H} = \mathopen{}\left\{\mathord{\smash[b]{\underset{\raise.3ex\hbox{$\scriptstyle\sim$}}{x}}\vphantom{x}}_0 + t\,\mathord{\smash[b]{\underset{\raise.3ex\hbox{$\scriptstyle\sim$}}{v}}\vphantom{v}} : t \in \mathbb{R}\right\}\mathclose{}$</w:t>
      </w:r>
      <w:r>
        <w:t xml:space="preserve"> </w:t>
      </w:r>
      <w:r>
        <w:t xml:space="preserve">for some</w:t>
      </w:r>
      <w:r>
        <w:t xml:space="preserve"> </w:t>
      </w:r>
      <w:r>
        <w:t xml:space="preserve">$\mathord{\smash[b]{\underset{\raise.3ex\hbox{$\scriptstyle\sim$}}{x}}\vphantom{x}}_0 \in \mathbb{R}^2$</w:t>
      </w:r>
      <w:r>
        <w:t xml:space="preserve"> </w:t>
      </w:r>
      <w:r>
        <w:t xml:space="preserve">and some nonzero</w:t>
      </w:r>
      <w:r>
        <w:t xml:space="preserve"> </w:t>
      </w:r>
      <w:r>
        <w:t xml:space="preserve">$\mathord{\smash[b]{\underset{\raise.3ex\hbox{$\scriptstyle\sim$}}{v}}\vphantom{v}} \in \mathbb{R}^2$</w:t>
      </w:r>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w:r>
        <w:t xml:space="preserve">$\mathcal{H} = \mathopen{}\left\{\mathord{\smash[b]{\underset{\raise.3ex\hbox{$\scriptstyle\sim$}}{x}}\vphantom{x}}_0 + s\,\mathord{\smash[b]{\underset{\raise.3ex\hbox{$\scriptstyle\sim$}}{v}}\vphantom{v}}_1 + t\,\mathord{\smash[b]{\underset{\raise.3ex\hbox{$\scriptstyle\sim$}}{v}}\vphantom{v}}_2 : s, t \in \mathbb{R}\right\}\mathclose{}$</w:t>
      </w:r>
      <w:r>
        <w:t xml:space="preserve"> </w:t>
      </w:r>
      <w:r>
        <w:t xml:space="preserve">for some</w:t>
      </w:r>
      <w:r>
        <w:t xml:space="preserve"> </w:t>
      </w:r>
      <w:r>
        <w:t xml:space="preserve">$\mathord{\smash[b]{\underset{\raise.3ex\hbox{$\scriptstyle\sim$}}{x}}\vphantom{x}}_0 \in \mathbb{R}^3$</w:t>
      </w:r>
      <w:r>
        <w:t xml:space="preserve"> </w:t>
      </w:r>
      <w:r>
        <w:t xml:space="preserve">and some linearly independent</w:t>
      </w:r>
      <w:r>
        <w:t xml:space="preserve"> </w:t>
      </w:r>
      <w:r>
        <w:t xml:space="preserve">$\mathord{\smash[b]{\underset{\raise.3ex\hbox{$\scriptstyle\sim$}}{v}}\vphantom{v}}_1, \mathord{\smash[b]{\underset{\raise.3ex\hbox{$\scriptstyle\sim$}}{v}}\vphantom{v}}_2 \in \mathbb{R}^3$</w:t>
      </w:r>
      <w:r>
        <w:t xml:space="preserve">.</w:t>
      </w:r>
    </w:p>
    <w:bookmarkEnd w:id="288"/>
    <w:p>
      <w:pPr>
        <w:pStyle w:val="FirstParagraph"/>
      </w:pPr>
      <w:r>
        <w:rPr>
          <w:i/>
          <w:iCs/>
        </w:rPr>
        <w:t xml:space="preserve">Proof</w:t>
      </w:r>
      <w:r>
        <w:t xml:space="preserve">. </w:t>
      </w:r>
      <w:r>
        <w:rPr>
          <w:b/>
          <w:bCs/>
        </w:rPr>
        <w:t xml:space="preserve">Part 1.</w:t>
      </w:r>
      <w:r>
        <w:t xml:space="preserve"> </w:t>
      </w:r>
      <w:r>
        <w:t xml:space="preserve">Since</w:t>
      </w:r>
      <w:r>
        <w:t xml:space="preserve"> </w:t>
      </w:r>
      <w:r>
        <w:t xml:space="preserve">$\mathord{\smash[b]{\underset{\raise.3ex\hbox{$\scriptstyle\sim$}}{w}}\vphantom{w}} \cdot \mathord{\smash[b]{\underset{\raise.3ex\hbox{$\scriptstyle\sim$}}{0}}\vphantom{0}} = 0$</w:t>
      </w:r>
      <w:r>
        <w:t xml:space="preserve">,</w:t>
      </w:r>
    </w:p>
    <w:p>
      <w:pPr>
        <w:pStyle w:val="BodyText"/>
      </w:pPr>
      <w:r>
        <w:t xml:space="preserve">$$
    \begin{aligned}
    \mathord{\smash[b]{\underset{\raise.3ex\hbox{$\scriptstyle\sim$}}{w}}\vphantom{w}} \cdot \mathord{\smash[b]{\underset{\raise.3ex\hbox{$\scriptstyle\sim$}}{0}}\vphantom{0}} + b
    &amp;= 0 + b
    &amp;&amp; \text{(the dot product with } \mathord{\smash[b]{\underset{\raise.3ex\hbox{$\scriptstyle\sim$}}{0}}\vphantom{0}}\text{ is } 0 \text{)}
    \\
    &amp;= b,
    &amp;&amp; \text{(}\text{Theorem~4 in Convexity, Infimum and Sums}\text{)}
    \end{aligned}
    $$</w:t>
      </w:r>
    </w:p>
    <w:p>
      <w:pPr>
        <w:pStyle w:val="FirstParagraph"/>
      </w:pPr>
      <w:r>
        <w:t xml:space="preserve">so</w:t>
      </w:r>
      <w:r>
        <w:t xml:space="preserve"> </w:t>
      </w:r>
      <w:r>
        <w:t xml:space="preserve">$\mathord{\smash[b]{\underset{\raise.3ex\hbox{$\scriptstyle\sim$}}{0}}\vphantom{0}}\in \mathcal{H}$</w:t>
      </w:r>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44</w:t>
        </w:r>
      </w:hyperlink>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 </w:t>
      </w:r>
      <w:r>
        <w:t xml:space="preserve">for any</w:t>
      </w:r>
      <w:r>
        <w:t xml:space="preserve"> </w:t>
      </w:r>
      <w:r>
        <w:t xml:space="preserve">$\mathord{\smash[b]{\underset{\raise.3ex\hbox{$\scriptstyle\sim$}}{x}}\vphantom{x}}_0 \in \mathcal{H}$</w:t>
      </w:r>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w:r>
        <w:t xml:space="preserve">$\mathord{\smash[b]{\underset{\raise.3ex\hbox{$\scriptstyle\sim$}}{v}}\vphantom{v}}$</w:t>
      </w:r>
      <w:r>
        <w:t xml:space="preserve">.</w:t>
      </w:r>
      <w:r>
        <w:t xml:space="preserve"> </w:t>
      </w:r>
      <w:r>
        <w:t xml:space="preserve">That vector is nonzero, and</w:t>
      </w:r>
      <w:r>
        <w:t xml:space="preserve"> </w:t>
      </w:r>
      <w:r>
        <w:t xml:space="preserve">$\mathcal{H}_0 = \mathopen{}\left\{t\,\mathord{\smash[b]{\underset{\raise.3ex\hbox{$\scriptstyle\sim$}}{v}}\vphantom{v}} : t \in \mathbb{R}\right\}\mathclose{}$</w:t>
      </w:r>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w:r>
        <w:t xml:space="preserve">$\mathord{\smash[b]{\underset{\raise.3ex\hbox{$\scriptstyle\sim$}}{v}}\vphantom{v}}_1$</w:t>
      </w:r>
      <w:r>
        <w:t xml:space="preserve"> </w:t>
      </w:r>
      <w:r>
        <w:t xml:space="preserve">and</w:t>
      </w:r>
      <w:r>
        <w:t xml:space="preserve"> </w:t>
      </w:r>
      <w:r>
        <w:t xml:space="preserve">$\mathord{\smash[b]{\underset{\raise.3ex\hbox{$\scriptstyle\sim$}}{v}}\vphantom{v}}_2$</w:t>
      </w:r>
      <w:r>
        <w:t xml:space="preserve">.</w:t>
      </w:r>
      <w:r>
        <w:t xml:space="preserve"> </w:t>
      </w:r>
      <w:r>
        <w:t xml:space="preserve">They are linearly independent, and</w:t>
      </w:r>
      <w:r>
        <w:t xml:space="preserve"> </w:t>
      </w:r>
      <w:r>
        <w:t xml:space="preserve">$\mathcal{H}_0 = \mathopen{}\left\{s\,\mathord{\smash[b]{\underset{\raise.3ex\hbox{$\scriptstyle\sim$}}{v}}\vphantom{v}}_1 + t\,\mathord{\smash[b]{\underset{\raise.3ex\hbox{$\scriptstyle\sim$}}{v}}\vphantom{v}}_2 : s, t \in \mathbb{R}\right\}\mathclose{}$</w:t>
      </w:r>
      <w:r>
        <w:t xml:space="preserve">.</w:t>
      </w:r>
    </w:p>
    <w:bookmarkStart w:id="289" w:name="exm-hyperplane-origin"/>
    <w:p>
      <w:pPr>
        <w:pStyle w:val="BodyText"/>
      </w:pPr>
      <w:r>
        <w:rPr>
          <w:b/>
          <w:bCs/>
        </w:rPr>
        <w:t xml:space="preserve">Example 77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34</w:t>
        </w:r>
      </w:hyperlink>
      <w:r>
        <w:t xml:space="preserve">.</w:t>
      </w:r>
      <w:r>
        <w:t xml:space="preserve"> </w:t>
      </w:r>
      <w:r>
        <w:t xml:space="preserve">The point</w:t>
      </w:r>
      <w:r>
        <w:t xml:space="preserve"> </w:t>
      </w:r>
      <w:r>
        <w:t xml:space="preserve">$\mathord{\smash[b]{\underset{\raise.3ex\hbox{$\scriptstyle\sim$}}{x}}\vphantom{x}}_0 = -\frac{b}{\mathord{\smash[b]{\underset{\raise.3ex\hbox{$\scriptstyle\sim$}}{w}}\vphantom{w}} \cdot \mathord{\smash[b]{\underset{\raise.3ex\hbox{$\scriptstyle\sim$}}{w}}\vphantom{w}}}\,\mathord{\smash[b]{\underset{\raise.3ex\hbox{$\scriptstyle\sim$}}{w}}\vphantom{w}}$</w:t>
      </w:r>
      <w:r>
        <w:t xml:space="preserve"> </w:t>
      </w:r>
      <w:r>
        <w:t xml:space="preserve">is on it,</w:t>
      </w:r>
      <w:r>
        <w:t xml:space="preserve"> </w:t>
      </w:r>
      <w:r>
        <w:t xml:space="preserve">and the vector</w:t>
      </w:r>
      <w:r>
        <w:t xml:space="preserve"> </w:t>
      </w:r>
      <w:r>
        <w:t xml:space="preserve">$\mathord{\smash[b]{\underset{\raise.3ex\hbox{$\scriptstyle\sim$}}{v}}\vphantom{v}} = (-w_2, w_1)$</w:t>
      </w:r>
      <w:r>
        <w:t xml:space="preserve"> </w:t>
      </w:r>
      <w:r>
        <w:t xml:space="preserve">is nonzero with</w:t>
      </w:r>
      <w:r>
        <w:t xml:space="preserve"> </w:t>
      </w:r>
      <w:r>
        <w:t xml:space="preserve">$\mathord{\smash[b]{\underset{\raise.3ex\hbox{$\scriptstyle\sim$}}{w}}\vphantom{w}} \cdot \mathord{\smash[b]{\underset{\raise.3ex\hbox{$\scriptstyle\sim$}}{v}}\vphantom{v}} = 0$</w:t>
      </w:r>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44</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76</w:t>
        </w:r>
      </w:hyperlink>
      <w:r>
        <w:t xml:space="preserve">,</w:t>
      </w:r>
      <w:r>
        <w:t xml:space="preserve"> </w:t>
      </w:r>
      <w:r>
        <w:t xml:space="preserve">with the independent vectors</w:t>
      </w:r>
      <w:r>
        <w:t xml:space="preserve"> </w:t>
      </w:r>
      <w:r>
        <w:t xml:space="preserve">$\mathord{\smash[b]{\underset{\raise.3ex\hbox{$\scriptstyle\sim$}}{v}}\vphantom{v}}_1 = (1, -1, 0)$</w:t>
      </w:r>
      <w:r>
        <w:t xml:space="preserve"> </w:t>
      </w:r>
      <w:r>
        <w:t xml:space="preserve">and</w:t>
      </w:r>
      <w:r>
        <w:t xml:space="preserve"> </w:t>
      </w:r>
      <w:r>
        <w:t xml:space="preserve">$\mathord{\smash[b]{\underset{\raise.3ex\hbox{$\scriptstyle\sim$}}{v}}\vphantom{v}}_2 = (0, 1, -1)$</w:t>
      </w:r>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w:r>
        <w:t xml:space="preserve">$\mathord{\smash[b]{\underset{\raise.3ex\hbox{$\scriptstyle\sim$}}{w}}\vphantom{w}} \cdot \mathord{\smash[b]{\underset{\raise.3ex\hbox{$\scriptstyle\sim$}}{x}}\vphantom{x}} + b$</w:t>
      </w:r>
      <w:r>
        <w:t xml:space="preserve"> </w:t>
      </w:r>
      <w:r>
        <w:t xml:space="preserve">at the origin</w:t>
      </w:r>
      <w:r>
        <w:t xml:space="preserve"> </w:t>
      </w:r>
      <w:r>
        <w:t xml:space="preserve">and at points</w:t>
      </w:r>
      <w:r>
        <w:t xml:space="preserve"> </w:t>
      </w:r>
      <w:r>
        <w:t xml:space="preserve">$\mathord{\smash[b]{\underset{\raise.3ex\hbox{$\scriptstyle\sim$}}{x}}\vphantom{x}}_0 + t\,\mathord{\smash[b]{\underset{\raise.3ex\hbox{$\scriptstyle\sim$}}{v}}\vphantom{v}}$</w:t>
      </w:r>
      <w:r>
        <w:t xml:space="preserve"> </w:t>
      </w:r>
      <w:r>
        <w:t xml:space="preserve">and</w:t>
      </w:r>
      <w:r>
        <w:t xml:space="preserve"> </w:t>
      </w:r>
      <w:r>
        <w:t xml:space="preserve">$\mathord{\smash[b]{\underset{\raise.3ex\hbox{$\scriptstyle\sim$}}{x}}\vphantom{x}}_0 + s\,\mathord{\smash[b]{\underset{\raise.3ex\hbox{$\scriptstyle\sim$}}{v}}\vphantom{v}}_1 + t\,\mathord{\smash[b]{\underset{\raise.3ex\hbox{$\scriptstyle\sim$}}{v}}\vphantom{v}}_2$</w:t>
      </w:r>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w:r>
        <w:t xml:space="preserve">$\mathord{\smash[b]{\underset{\raise.3ex\hbox{$\scriptstyle\sim$}}{x}}\vphantom{x}}_0 + t\,\mathord{\smash[b]{\underset{\raise.3ex\hbox{$\scriptstyle\sim$}}{v}}\vphantom{v}}$</w:t>
      </w:r>
      <w:r>
        <w:t xml:space="preserve"> </w:t>
      </w:r>
      <w:r>
        <w:t xml:space="preserve">on the line</w:t>
      </w:r>
      <w:r>
        <w:t xml:space="preserve"> </w:t>
      </w:r>
      <w:r>
        <w:t xml:space="preserve">and all 25 points</w:t>
      </w:r>
      <w:r>
        <w:t xml:space="preserve"> </w:t>
      </w:r>
      <w:r>
        <w:t xml:space="preserve">$\mathord{\smash[b]{\underset{\raise.3ex\hbox{$\scriptstyle\sim$}}{x}}\vphantom{x}}_0 + s\,\mathord{\smash[b]{\underset{\raise.3ex\hbox{$\scriptstyle\sim$}}{v}}\vphantom{v}}_1 + t\,\mathord{\smash[b]{\underset{\raise.3ex\hbox{$\scriptstyle\sim$}}{v}}\vphantom{v}}_2$</w:t>
      </w:r>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w:r>
        <w:t xml:space="preserve">$\mathopen{}\left|\mathord{\smash[b]{\underset{\raise.3ex\hbox{$\scriptstyle\sim$}}{w}}\vphantom{w}} \cdot \mathord{\smash[b]{\underset{\raise.3ex\hbox{$\scriptstyle\sim$}}{x}}\vphantom{x}} + b\right|\mathclose{} &lt; 10^{-10}$</w:t>
      </w:r>
      <w:r>
        <w:t xml:space="preserve">.</w:t>
      </w:r>
    </w:p>
    <w:bookmarkEnd w:id="289"/>
    <w:bookmarkStart w:id="291" w:name="def-half-space"/>
    <w:p>
      <w:pPr>
        <w:pStyle w:val="BodyText"/>
      </w:pPr>
      <w:r>
        <w:rPr>
          <w:b/>
          <w:bCs/>
        </w:rPr>
        <w:t xml:space="preserve">Definition 60 (Open half-space)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[42]</w:t>
      </w:r>
      <w:r>
        <w:t xml:space="preserve"> </w:t>
      </w:r>
      <w:r>
        <w:t xml:space="preserve">of</w:t>
      </w:r>
      <w:r>
        <w:t xml:space="preserve"> </w:t>
      </w:r>
      <m:oMath>
        <m:r>
          <m:rPr>
            <m:scr m:val="script"/>
            <m:sty m:val="p"/>
          </m:rPr>
          <m:t>H</m:t>
        </m:r>
      </m:oMath>
      <w:r>
        <w:t xml:space="preserve"> </w:t>
      </w:r>
      <w:r>
        <w:t xml:space="preserve">are</w:t>
      </w:r>
    </w:p>
    <w:p>
      <w:pPr>
        <w:pStyle w:val="BodyText"/>
      </w:pPr>
      <w:bookmarkStart w:id="290" w:name="eq-half-space"/>
      <w:r>
        <w:t xml:space="preserve">$$
    \mathcal{H}^+ \stackrel{\text{def}}{=}\mathopen{}\left\{\mathord{\smash[b]{\underset{\raise.3ex\hbox{$\scriptstyle\sim$}}{x}}\vphantom{x}}\in \mathbb{R}^p : \mathord{\smash[b]{\underset{\raise.3ex\hbox{$\scriptstyle\sim$}}{w}}\vphantom{w}} \cdot \mathord{\smash[b]{\underset{\raise.3ex\hbox{$\scriptstyle\sim$}}{x}}\vphantom{x}} + b &gt; 0\right\}\mathclose{}
    \quad \text{and} \quad
    \mathcal{H}^- \stackrel{\text{def}}{=}\mathopen{}\left\{\mathord{\smash[b]{\underset{\raise.3ex\hbox{$\scriptstyle\sim$}}{x}}\vphantom{x}}\in \mathbb{R}^p : \mathord{\smash[b]{\underset{\raise.3ex\hbox{$\scriptstyle\sim$}}{w}}\vphantom{w}} \cdot \mathord{\smash[b]{\underset{\raise.3ex\hbox{$\scriptstyle\sim$}}{x}}\vphantom{x}} + b &lt; 0\right\}\mathclose{}.
     \qquad(5)$$</w:t>
      </w:r>
      <w:bookmarkEnd w:id="290"/>
    </w:p>
    <w:bookmarkEnd w:id="291"/>
    <w:bookmarkStart w:id="292"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92"/>
    <w:p>
      <w:pPr>
        <w:pStyle w:val="BodyText"/>
      </w:pPr>
      <w:r>
        <w:rPr>
          <w:i/>
          <w:iCs/>
        </w:rPr>
        <w:t xml:space="preserve">Remark</w:t>
      </w:r>
      <w:r>
        <w:t xml:space="preserve">. </w:t>
      </w:r>
      <w:r>
        <w:t xml:space="preserve">Replacing</w:t>
      </w:r>
      <w:r>
        <w:t xml:space="preserve"> </w:t>
      </w:r>
      <w:r>
        <w:t xml:space="preserve">$(\mathord{\smash[b]{\underset{\raise.3ex\hbox{$\scriptstyle\sim$}}{w}}\vphantom{w}}, b)$</w:t>
      </w:r>
      <w:r>
        <w:t xml:space="preserve"> </w:t>
      </w:r>
      <w:r>
        <w:t xml:space="preserve">by</w:t>
      </w:r>
      <w:r>
        <w:t xml:space="preserve"> </w:t>
      </w:r>
      <w:r>
        <w:t xml:space="preserve">$(-\mathord{\smash[b]{\underset{\raise.3ex\hbox{$\scriptstyle\sim$}}{w}}\vphantom{w}}, -b)$</w:t>
      </w:r>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w:r>
        <w:t xml:space="preserve">$\mathord{\smash[b]{\underset{\raise.3ex\hbox{$\scriptstyle\sim$}}{w}}\vphantom{w}} \cdot \mathord{\smash[b]{\underset{\raise.3ex\hbox{$\scriptstyle\sim$}}{x}}\vphantom{x}} + b$</w:t>
      </w:r>
      <w:r>
        <w:t xml:space="preserve"> </w:t>
      </w:r>
      <w:r>
        <w:t xml:space="preserve">tells you which side of the hyperplane</w:t>
      </w:r>
      <w:r>
        <w:t xml:space="preserve"> </w:t>
      </w:r>
      <w:r>
        <w:t xml:space="preserve">$\mathord{\smash[b]{\underset{\raise.3ex\hbox{$\scriptstyle\sim$}}{x}}\vphantom{x}}$</w:t>
      </w:r>
      <w:r>
        <w:t xml:space="preserve"> </w:t>
      </w:r>
      <w:r>
        <w:t xml:space="preserve">is on.</w:t>
      </w:r>
      <w:r>
        <w:t xml:space="preserve"> </w:t>
      </w:r>
      <w:r>
        <w:t xml:space="preserve">A linear classifier uses this sign to assign one of two labels.</w:t>
      </w:r>
    </w:p>
    <w:bookmarkStart w:id="293" w:name="exm-half-space-plane"/>
    <w:p>
      <w:pPr>
        <w:pStyle w:val="BodyText"/>
      </w:pPr>
      <w:r>
        <w:rPr>
          <w:b/>
          <w:bCs/>
        </w:rPr>
        <w:t xml:space="preserve">Example 78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w:r>
        <w:t xml:space="preserve">$\mathord{\smash[b]{\underset{\raise.3ex\hbox{$\scriptstyle\sim$}}{w}}\vphantom{w}} = (1, 2)$</w:t>
      </w:r>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w:r>
        <w:t xml:space="preserve">$\mathcal{H} = \mathopen{}\left\{\mathord{\smash[b]{\underset{\raise.3ex\hbox{$\scriptstyle\sim$}}{x}}\vphantom{x}}: x_1 + 2 x_2 - 2 = 0\right\}\mathclose{}$</w:t>
      </w:r>
      <w:r>
        <w:t xml:space="preserve">.</w:t>
      </w:r>
      <w:r>
        <w:t xml:space="preserve"> </w:t>
      </w:r>
      <w:r>
        <w:t xml:space="preserve">Evaluate</w:t>
      </w:r>
      <w:r>
        <w:t xml:space="preserve"> </w:t>
      </w:r>
      <w:r>
        <w:t xml:space="preserve">$\mathord{\smash[b]{\underset{\raise.3ex\hbox{$\scriptstyle\sim$}}{w}}\vphantom{w}} \cdot \mathord{\smash[b]{\underset{\raise.3ex\hbox{$\scriptstyle\sim$}}{x}}\vphantom{x}} + b$</w:t>
      </w:r>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w:r>
        <w:t xml:space="preserve">$\mathord{\smash[b]{\underset{\raise.3ex\hbox{$\scriptstyle\sim$}}{w}}\vphantom{w}} = (1, 2)$</w:t>
      </w:r>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w:r>
        <w:t xml:space="preserve">$\mathord{\smash[b]{\underset{\raise.3ex\hbox{$\scriptstyle\sim$}}{w}}\vphantom{w}}$</w:t>
      </w:r>
      <w:r>
        <w:t xml:space="preserve"> </w:t>
      </w:r>
      <w:r>
        <w:t xml:space="preserve">leads into</w:t>
      </w:r>
      <w:r>
        <w:t xml:space="preserve"> </w:t>
      </w:r>
      <m:oMath>
        <m:sSup>
          <m:e>
            <m:r>
              <m:rPr>
                <m:scr m:val="script"/>
                <m:sty m:val="p"/>
              </m:rPr>
              <m:t>H</m:t>
            </m:r>
          </m:e>
          <m:sup>
            <m:r>
              <m:rPr>
                <m:sty m:val="p"/>
              </m:rPr>
              <m:t>+</m:t>
            </m:r>
          </m:sup>
        </m:sSup>
      </m:oMath>
      <w:r>
        <w:t xml:space="preserve">.</w:t>
      </w:r>
    </w:p>
    <w:bookmarkEnd w:id="293"/>
    <w:bookmarkStart w:id="294" w:name="rem-half-space-sides"/>
    <w:p>
      <w:pPr>
        <w:pStyle w:val="BodyText"/>
      </w:pPr>
      <w:r>
        <w:rPr>
          <w:i/>
          <w:iCs/>
        </w:rPr>
        <w:t xml:space="preserve">Remark 20</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w:r>
        <w:t xml:space="preserve">$\mathord{\smash[b]{\underset{\raise.3ex\hbox{$\scriptstyle\sim$}}{w}}\vphantom{w}} \cdot \mathord{\smash[b]{\underset{\raise.3ex\hbox{$\scriptstyle\sim$}}{x}}\vphantom{x}} + b$</w:t>
      </w:r>
      <w:r>
        <w:t xml:space="preserve"> </w:t>
      </w:r>
      <w:r>
        <w:t xml:space="preserve">is positive, zero or negative.</w:t>
      </w:r>
      <w:r>
        <w:t xml:space="preserve"> </w:t>
      </w:r>
      <w:r>
        <w:t xml:space="preserve">The vector</w:t>
      </w:r>
      <w:r>
        <w:t xml:space="preserve"> </w:t>
      </w:r>
      <w:r>
        <w:t xml:space="preserve">$\mathord{\smash[b]{\underset{\raise.3ex\hbox{$\scriptstyle\sim$}}{w}}\vphantom{w}}$</w:t>
      </w:r>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w:r>
        <w:t xml:space="preserve">$\mathord{\smash[b]{\underset{\raise.3ex\hbox{$\scriptstyle\sim$}}{w}}\vphantom{w}} \cdot \mathord{\smash[b]{\underset{\raise.3ex\hbox{$\scriptstyle\sim$}}{x}}\vphantom{x}} + b$</w:t>
      </w:r>
      <w:r>
        <w:t xml:space="preserve"> </w:t>
      </w:r>
      <w:r>
        <w:t xml:space="preserve">goes up when</w:t>
      </w:r>
      <w:r>
        <w:t xml:space="preserve"> </w:t>
      </w:r>
      <w:r>
        <w:t xml:space="preserve">$\mathord{\smash[b]{\underset{\raise.3ex\hbox{$\scriptstyle\sim$}}{x}}\vphantom{x}}$</w:t>
      </w:r>
      <w:r>
        <w:t xml:space="preserve"> </w:t>
      </w:r>
      <w:r>
        <w:t xml:space="preserve">moves in the direction</w:t>
      </w:r>
      <w:r>
        <w:t xml:space="preserve"> </w:t>
      </w:r>
      <w:r>
        <w:t xml:space="preserve">$\mathord{\smash[b]{\underset{\raise.3ex\hbox{$\scriptstyle\sim$}}{w}}\vphantom{w}}$</w:t>
      </w:r>
      <w:r>
        <w:t xml:space="preserve">.</w:t>
      </w:r>
    </w:p>
    <w:bookmarkEnd w:id="294"/>
    <w:bookmarkStart w:id="295" w:name="thm-half-space-dimension"/>
    <w:p>
      <w:pPr>
        <w:pStyle w:val="BodyText"/>
      </w:pPr>
      <w:r>
        <w:rPr>
          <w:b/>
          <w:bCs/>
        </w:rPr>
        <w:t xml:space="preserve">Theorem 46 (Differences of points in a hyperplane and in a half-space)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w:r>
        <w:t xml:space="preserve">$D(S) \stackrel{\text{def}}{=}\mathopen{}\left\{\mathord{\smash[b]{\underset{\raise.3ex\hbox{$\scriptstyle\sim$}}{y}}\vphantom{y}}- \mathord{\smash[b]{\underset{\raise.3ex\hbox{$\scriptstyle\sim$}}{x}}\vphantom{x}}: \mathord{\smash[b]{\underset{\raise.3ex\hbox{$\scriptstyle\sim$}}{x}}\vphantom{x}}, \mathord{\smash[b]{\underset{\raise.3ex\hbox{$\scriptstyle\sim$}}{y}}\vphantom{y}}\in S\right\}\mathclose{}$</w:t>
      </w:r>
      <w:r>
        <w:t xml:space="preserve"> </w:t>
      </w:r>
      <w:r>
        <w:t xml:space="preserve">be the set of differences of its points.</w:t>
      </w:r>
    </w:p>
    <w:p>
      <w:pPr>
        <w:pStyle w:val="Compact"/>
        <w:numPr>
          <w:ilvl w:val="0"/>
          <w:numId w:val="1032"/>
        </w:numPr>
      </w:pPr>
      <w:r>
        <w:t xml:space="preserve">$D(\mathcal{H})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95"/>
    <w:p>
      <w:pPr>
        <w:pStyle w:val="BodyText"/>
      </w:pPr>
      <w:r>
        <w:rPr>
          <w:i/>
          <w:iCs/>
        </w:rPr>
        <w:t xml:space="preserve">Proof</w:t>
      </w:r>
      <w:r>
        <w:t xml:space="preserve">. </w:t>
      </w:r>
      <w:r>
        <w:rPr>
          <w:b/>
          <w:bCs/>
        </w:rPr>
        <w:t xml:space="preserve">Part 1.</w:t>
      </w:r>
      <w:r>
        <w:t xml:space="preserve"> </w:t>
      </w:r>
      <w:r>
        <w:t xml:space="preserve">Let</w:t>
      </w:r>
      <w:r>
        <w:t xml:space="preserve"> </w:t>
      </w:r>
      <w:r>
        <w:t xml:space="preserve">$\mathord{\smash[b]{\underset{\raise.3ex\hbox{$\scriptstyle\sim$}}{x}}\vphantom{x}}, \mathord{\smash[b]{\underset{\raise.3ex\hbox{$\scriptstyle\sim$}}{y}}\vphantom{y}}\in \mathcal{H}$</w:t>
      </w:r>
      <w:r>
        <w:t xml:space="preserve">.</w:t>
      </w:r>
      <w:r>
        <w:t xml:space="preserve"> </w:t>
      </w:r>
      <w:r>
        <w:t xml:space="preserve">By</w:t>
      </w:r>
      <w:r>
        <w:t xml:space="preserve"> </w:t>
      </w:r>
      <w:hyperlink w:anchor="thm-hyperplane-subspace">
        <w:r>
          <w:rPr>
            <w:rStyle w:val="Hyperlink"/>
          </w:rPr>
          <w:t xml:space="preserve">Theorem 44</w:t>
        </w:r>
      </w:hyperlink>
      <w:r>
        <w:t xml:space="preserve"> </w:t>
      </w:r>
      <w:r>
        <w:t xml:space="preserve">part 3,</w:t>
      </w:r>
      <w:r>
        <w:t xml:space="preserve"> </w:t>
      </w:r>
      <w:r>
        <w:t xml:space="preserve">$\mathord{\smash[b]{\underset{\raise.3ex\hbox{$\scriptstyle\sim$}}{w}}\vphantom{w}} \cdot (\mathord{\smash[b]{\underset{\raise.3ex\hbox{$\scriptstyle\sim$}}{y}}\vphantom{y}}- \mathord{\smash[b]{\underset{\raise.3ex\hbox{$\scriptstyle\sim$}}{x}}\vphantom{x}}) = 0$</w:t>
      </w:r>
      <w:r>
        <w:t xml:space="preserve">,</w:t>
      </w:r>
      <w:r>
        <w:t xml:space="preserve"> </w:t>
      </w:r>
      <w:r>
        <w:t xml:space="preserve">so</w:t>
      </w:r>
      <w:r>
        <w:t xml:space="preserve"> </w:t>
      </w:r>
      <w:r>
        <w:t xml:space="preserve">$\mathord{\smash[b]{\underset{\raise.3ex\hbox{$\scriptstyle\sim$}}{y}}\vphantom{y}}- \mathord{\smash[b]{\underset{\raise.3ex\hbox{$\scriptstyle\sim$}}{x}}\vphantom{x}}\in \mathcal{H}_0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Conversely, fix any</w:t>
      </w:r>
      <w:r>
        <w:t xml:space="preserve"> </w:t>
      </w:r>
      <w:r>
        <w:t xml:space="preserve">$\mathord{\smash[b]{\underset{\raise.3ex\hbox{$\scriptstyle\sim$}}{x}}\vphantom{x}}_0 \in \mathcal{H}$</w:t>
      </w:r>
      <w:r>
        <w:t xml:space="preserve"> </w:t>
      </w:r>
      <w:r>
        <w:t xml:space="preserve">(it exists by</w:t>
      </w:r>
      <w:r>
        <w:t xml:space="preserve"> </w:t>
      </w:r>
      <w:hyperlink w:anchor="thm-hyperplane-subspace">
        <w:r>
          <w:rPr>
            <w:rStyle w:val="Hyperlink"/>
          </w:rPr>
          <w:t xml:space="preserve">Theorem 44</w:t>
        </w:r>
      </w:hyperlink>
      <w:r>
        <w:t xml:space="preserve"> </w:t>
      </w:r>
      <w:r>
        <w:t xml:space="preserve">part 2).</w:t>
      </w:r>
      <w:r>
        <w:t xml:space="preserve"> </w:t>
      </w:r>
      <w:r>
        <w:t xml:space="preserve">For any</w:t>
      </w:r>
      <w:r>
        <w:t xml:space="preserve"> </w:t>
      </w:r>
      <w:r>
        <w:t xml:space="preserve">$\mathord{\smash[b]{\underset{\raise.3ex\hbox{$\scriptstyle\sim$}}{s}}\vphantom{s}} \in \mathcal{H}_0$</w:t>
      </w:r>
      <w:r>
        <w:t xml:space="preserve">, the point</w:t>
      </w:r>
      <w:r>
        <w:t xml:space="preserve"> </w:t>
      </w:r>
      <w:r>
        <w:t xml:space="preserve">$\mathord{\smash[b]{\underset{\raise.3ex\hbox{$\scriptstyle\sim$}}{x}}\vphantom{x}}_0 + \mathord{\smash[b]{\underset{\raise.3ex\hbox{$\scriptstyle\sim$}}{s}}\vphantom{s}}$</w:t>
      </w:r>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w:r>
        <w:t xml:space="preserve">$(\mathord{\smash[b]{\underset{\raise.3ex\hbox{$\scriptstyle\sim$}}{x}}\vphantom{x}}_0 + \mathord{\smash[b]{\underset{\raise.3ex\hbox{$\scriptstyle\sim$}}{s}}\vphantom{s}}) - \mathord{\smash[b]{\underset{\raise.3ex\hbox{$\scriptstyle\sim$}}{x}}\vphantom{x}}_0 = \mathord{\smash[b]{\underset{\raise.3ex\hbox{$\scriptstyle\sim$}}{s}}\vphantom{s}}$</w:t>
      </w:r>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44</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w:r>
        <w:t xml:space="preserve">$\mathord{\smash[b]{\underset{\raise.3ex\hbox{$\scriptstyle\sim$}}{x}}\vphantom{x}}_0 \in \mathcal{H}$</w:t>
      </w:r>
      <w:r>
        <w:t xml:space="preserve"> </w:t>
      </w:r>
      <w:r>
        <w:t xml:space="preserve">and any</w:t>
      </w:r>
      <w:r>
        <w:t xml:space="preserve"> </w:t>
      </w:r>
      <w:r>
        <w:t xml:space="preserve">$\mathord{\smash[b]{\underset{\raise.3ex\hbox{$\scriptstyle\sim$}}{v}}\vphantom{v}} \in \mathbb{R}^p$</w:t>
      </w:r>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w:r>
        <w:t xml:space="preserve">$\mathord{\smash[b]{\underset{\raise.3ex\hbox{$\scriptstyle\sim$}}{x}}\vphantom{x}}_t \stackrel{\text{def}}{=}\mathord{\smash[b]{\underset{\raise.3ex\hbox{$\scriptstyle\sim$}}{x}}\vphantom{x}}_0 + t\,\mathord{\smash[b]{\underset{\raise.3ex\hbox{$\scriptstyle\sim$}}{w}}\vphantom{w}}$</w:t>
      </w:r>
      <w:r>
        <w:t xml:space="preserve">.</w:t>
      </w:r>
      <w:r>
        <w:t xml:space="preserve"> </w:t>
      </w:r>
      <w:r>
        <w:t xml:space="preserve">Then</w:t>
      </w:r>
    </w:p>
    <w:p>
      <w:pPr>
        <w:pStyle w:val="BodyText"/>
      </w:pPr>
      <w:r>
        <w:t xml:space="preserve">$$
    \begin{aligned}
    \mathord{\smash[b]{\underset{\raise.3ex\hbox{$\scriptstyle\sim$}}{w}}\vphantom{w}} \cdot \mathord{\smash[b]{\underset{\raise.3ex\hbox{$\scriptstyle\sim$}}{x}}\vphantom{x}}_t + b
    &amp;= \mathopen{}\left(\mathord{\smash[b]{\underset{\raise.3ex\hbox{$\scriptstyle\sim$}}{w}}\vphantom{w}} \cdot \mathord{\smash[b]{\underset{\raise.3ex\hbox{$\scriptstyle\sim$}}{x}}\vphantom{x}}_0 + b\right)\mathclose{} + t\,\mathord{\smash[b]{\underset{\raise.3ex\hbox{$\scriptstyle\sim$}}{w}}\vphantom{w}} \cdot \mathord{\smash[b]{\underset{\raise.3ex\hbox{$\scriptstyle\sim$}}{w}}\vphantom{w}}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&amp;&amp; \text{(} \mathord{\smash[b]{\underset{\raise.3ex\hbox{$\scriptstyle\sim$}}{x}}\vphantom{x}}_0 \in \mathcal{H} \text{)}
    \end{aligned}
    $$</w:t>
      </w:r>
    </w:p>
    <w:p>
      <w:pPr>
        <w:pStyle w:val="FirstParagraph"/>
      </w:pPr>
      <w:r>
        <w:t xml:space="preserve">which is positive, so</w:t>
      </w:r>
      <w:r>
        <w:t xml:space="preserve"> </w:t>
      </w:r>
      <w:r>
        <w:t xml:space="preserve">$\mathord{\smash[b]{\underset{\raise.3ex\hbox{$\scriptstyle\sim$}}{x}}\vphantom{x}}_t \in \mathcal{H}^+$</w:t>
      </w:r>
      <w:r>
        <w:t xml:space="preserve">.</w:t>
      </w:r>
      <w:r>
        <w:t xml:space="preserve"> </w:t>
      </w:r>
      <w:r>
        <w:t xml:space="preserve">Next,</w:t>
      </w:r>
    </w:p>
    <w:p>
      <w:pPr>
        <w:pStyle w:val="BodyText"/>
      </w:pPr>
      <w:r>
        <w:t xml:space="preserve">$$
    \begin{aligned}
    \mathord{\smash[b]{\underset{\raise.3ex\hbox{$\scriptstyle\sim$}}{w}}\vphantom{w}} \cdot (\mathord{\smash[b]{\underset{\raise.3ex\hbox{$\scriptstyle\sim$}}{x}}\vphantom{x}}_t + \mathord{\smash[b]{\underset{\raise.3ex\hbox{$\scriptstyle\sim$}}{v}}\vphantom{v}}) + b
    &amp;= \mathopen{}\left(\mathord{\smash[b]{\underset{\raise.3ex\hbox{$\scriptstyle\sim$}}{w}}\vphantom{w}} \cdot \mathord{\smash[b]{\underset{\raise.3ex\hbox{$\scriptstyle\sim$}}{x}}\vphantom{x}}_t + b\right)\mathclose{} + \mathord{\smash[b]{\underset{\raise.3ex\hbox{$\scriptstyle\sim$}}{w}}\vphantom{w}} \cdot \mathord{\smash[b]{\underset{\raise.3ex\hbox{$\scriptstyle\sim$}}{v}}\vphantom{v}}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 \mathord{\smash[b]{\underset{\raise.3ex\hbox{$\scriptstyle\sim$}}{w}}\vphantom{w}} \cdot \mathord{\smash[b]{\underset{\raise.3ex\hbox{$\scriptstyle\sim$}}{v}}\vphantom{v}}.
    &amp;&amp; \text{(the display above)}
    \end{aligned}
    $$</w:t>
      </w:r>
    </w:p>
    <w:p>
      <w:pPr>
        <w:pStyle w:val="FirstParagraph"/>
      </w:pPr>
      <w:r>
        <w:t xml:space="preserve">Because</w:t>
      </w:r>
      <w:r>
        <w:t xml:space="preserve"> </w:t>
      </w:r>
      <w:r>
        <w:t xml:space="preserve">$\mathord{\smash[b]{\underset{\raise.3ex\hbox{$\scriptstyle\sim$}}{w}}\vphantom{w}} \cdot \mathord{\smash[b]{\underset{\raise.3ex\hbox{$\scriptstyle\sim$}}{w}}\vphantom{w}} &gt; 0$</w:t>
      </w:r>
      <w:r>
        <w:t xml:space="preserve">, this is positive once</w:t>
      </w:r>
      <w:r>
        <w:t xml:space="preserve"> </w:t>
      </w:r>
      <w:r>
        <w:t xml:space="preserve">$t &gt; -\mathord{\smash[b]{\underset{\raise.3ex\hbox{$\scriptstyle\sim$}}{w}}\vphantom{w}} \cdot \mathord{\smash[b]{\underset{\raise.3ex\hbox{$\scriptstyle\sim$}}{v}}\vphantom{v}} / \mathord{\smash[b]{\underset{\raise.3ex\hbox{$\scriptstyle\sim$}}{w}}\vphantom{w}} \cdot \mathord{\smash[b]{\underset{\raise.3ex\hbox{$\scriptstyle\sim$}}{w}}\vphantom{w}}$</w:t>
      </w:r>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w:r>
        <w:t xml:space="preserve">$\mathord{\smash[b]{\underset{\raise.3ex\hbox{$\scriptstyle\sim$}}{x}}\vphantom{x}}_t$</w:t>
      </w:r>
      <w:r>
        <w:t xml:space="preserve"> </w:t>
      </w:r>
      <w:r>
        <w:t xml:space="preserve">and</w:t>
      </w:r>
      <w:r>
        <w:t xml:space="preserve"> </w:t>
      </w:r>
      <w:r>
        <w:t xml:space="preserve">$\mathord{\smash[b]{\underset{\raise.3ex\hbox{$\scriptstyle\sim$}}{x}}\vphantom{x}}_t + \mathord{\smash[b]{\underset{\raise.3ex\hbox{$\scriptstyle\sim$}}{v}}\vphantom{v}}$</w:t>
      </w:r>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w:r>
        <w:t xml:space="preserve">$\mathord{\smash[b]{\underset{\raise.3ex\hbox{$\scriptstyle\sim$}}{v}}\vphantom{v}}$</w:t>
      </w:r>
      <w:r>
        <w:t xml:space="preserve">.</w:t>
      </w:r>
      <w:r>
        <w:t xml:space="preserve"> </w:t>
      </w:r>
      <w:r>
        <w:t xml:space="preserve">So</w:t>
      </w:r>
      <w:r>
        <w:t xml:space="preserve"> </w:t>
      </w:r>
      <w:r>
        <w:t xml:space="preserve">$\mathord{\smash[b]{\underset{\raise.3ex\hbox{$\scriptstyle\sim$}}{v}}\vphantom{v}} \in D(\mathcal{H}^+)$</w:t>
      </w:r>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 </w:t>
      </w:r>
      <w:r>
        <w:t xml:space="preserve">in place of</w:t>
      </w:r>
      <w:r>
        <w:t xml:space="preserve"> </w:t>
      </w:r>
      <w:r>
        <w:t xml:space="preserve">$\mathord{\smash[b]{\underset{\raise.3ex\hbox{$\scriptstyle\sim$}}{w}}\vphantom{w}}$</w:t>
      </w:r>
      <w:r>
        <w:t xml:space="preserve"> </w:t>
      </w:r>
      <w:r>
        <w:t xml:space="preserve">and</w:t>
      </w:r>
      <w:r>
        <w:t xml:space="preserve"> </w:t>
      </w:r>
      <m:oMath>
        <m:r>
          <m:t>b</m:t>
        </m:r>
      </m:oMath>
      <w:r>
        <w:t xml:space="preserve">.</w:t>
      </w:r>
    </w:p>
    <w:bookmarkStart w:id="300" w:name="exm-half-space-iris"/>
    <w:p>
      <w:pPr>
        <w:pStyle w:val="BodyText"/>
      </w:pPr>
      <w:r>
        <w:rPr>
          <w:b/>
          <w:bCs/>
        </w:rPr>
        <w:t xml:space="preserve">Example 79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w:r>
        <w:t xml:space="preserve">$\mathord{\smash[b]{\underset{\raise.3ex\hbox{$\scriptstyle\sim$}}{x}}\vphantom{x}}= (x_1, x_2)$</w:t>
      </w:r>
      <w:r>
        <w:t xml:space="preserve"> </w:t>
      </w:r>
      <w:r>
        <w:t xml:space="preserve">be the petal length and petal width of one flower.</w:t>
      </w:r>
      <w:r>
        <w:t xml:space="preserve"> </w:t>
      </w:r>
      <w:r>
        <w:t xml:space="preserve">A logistic regression of the species on</w:t>
      </w:r>
      <w:r>
        <w:t xml:space="preserve"> </w:t>
      </w:r>
      <w:r>
        <w:t xml:space="preserve">$\mathord{\smash[b]{\underset{\raise.3ex\hbox{$\scriptstyle\sim$}}{x}}\vphantom{x}}$</w:t>
      </w:r>
      <w:r>
        <w:t xml:space="preserve"> </w:t>
      </w:r>
      <w:r>
        <w:t xml:space="preserve">gives a coefficient vector</w:t>
      </w:r>
      <w:r>
        <w:t xml:space="preserve"> </w:t>
      </w:r>
      <w:r>
        <w:t xml:space="preserve">$\mathord{\smash[b]{\underset{\raise.3ex\hbox{$\scriptstyle\sim$}}{w}}\vphantom{w}}$</w:t>
      </w:r>
      <w:r>
        <w:t xml:space="preserve"> </w:t>
      </w:r>
      <w:r>
        <w:t xml:space="preserve">and an intercept</w:t>
      </w:r>
      <w:r>
        <w:t xml:space="preserve"> </w:t>
      </w:r>
      <m:oMath>
        <m:r>
          <m:t>b</m:t>
        </m:r>
      </m:oMath>
      <w:r>
        <w:t xml:space="preserve">.</w:t>
      </w:r>
      <w:r>
        <w:t xml:space="preserve"> </w:t>
      </w:r>
      <w:r>
        <w:t xml:space="preserve">The line</w:t>
      </w:r>
      <w:r>
        <w:t xml:space="preserve"> </w:t>
      </w:r>
      <w:r>
        <w:t xml:space="preserve">$\mathord{\smash[b]{\underset{\raise.3ex\hbox{$\scriptstyle\sim$}}{w}}\vphantom{w}} \cdot \mathord{\smash[b]{\underset{\raise.3ex\hbox{$\scriptstyle\sim$}}{x}}\vphantom{x}} + b = 0$</w:t>
      </w:r>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9" w:name="fig-half-space-iris"/>
          <w:p>
            <w:pPr>
              <w:pStyle w:val="Compact"/>
              <w:jc w:val="center"/>
            </w:pPr>
            <w:r>
              <w:drawing>
                <wp:inline>
                  <wp:extent cx="4620126" cy="3696101"/>
                  <wp:effectExtent b="0" l="0" r="0" t="0"/>
                  <wp:docPr descr="" title="" id="297" name="Picture"/>
                  <a:graphic>
                    <a:graphicData uri="http://schemas.openxmlformats.org/drawingml/2006/picture">
                      <pic:pic>
                        <pic:nvPicPr>
                          <pic:cNvPr descr="linear-algebra_files/figure-docx/fig-half-space-iris-1.png" id="298" name="Picture"/>
                          <pic:cNvPicPr>
                            <a:picLocks noChangeArrowheads="1" noChangeAspect="1"/>
                          </pic:cNvPicPr>
                        </pic:nvPicPr>
                        <pic:blipFill>
                          <a:blip r:embed="rId296"/>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9"/>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w:r>
        <w:t xml:space="preserve">$\mathord{\smash[b]{\underset{\raise.3ex\hbox{$\scriptstyle\sim$}}{w}}\vphantom{w}}$</w:t>
      </w:r>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46</w:t>
        </w:r>
      </w:hyperlink>
      <w:r>
        <w:t xml:space="preserve">).</w:t>
      </w:r>
    </w:p>
    <w:bookmarkEnd w:id="300"/>
    <w:bookmarkStart w:id="301"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76</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46</w:t>
        </w:r>
      </w:hyperlink>
      <w:r>
        <w:t xml:space="preserve">).</w:t>
      </w:r>
    </w:p>
    <w:bookmarkEnd w:id="301"/>
    <w:bookmarkStart w:id="302" w:name="sol-half-space-sides"/>
    <w:p>
      <w:pPr>
        <w:pStyle w:val="FirstParagraph"/>
      </w:pPr>
      <w:r>
        <w:rPr>
          <w:i/>
          <w:iCs/>
        </w:rPr>
        <w:t xml:space="preserve">Solution 7</w:t>
      </w:r>
      <w:r>
        <w:t xml:space="preserve">. </w:t>
      </w:r>
    </w:p>
    <w:p>
      <w:pPr>
        <w:numPr>
          <w:ilvl w:val="0"/>
          <w:numId w:val="1034"/>
        </w:numPr>
      </w:pPr>
      <w:r>
        <w:t xml:space="preserve">Compute</w:t>
      </w:r>
      <w:r>
        <w:t xml:space="preserve"> </w:t>
      </w:r>
      <w:r>
        <w:t xml:space="preserve">$\mathord{\smash[b]{\underset{\raise.3ex\hbox{$\scriptstyle\sim$}}{w}}\vphantom{w}} \cdot \mathord{\smash[b]{\underset{\raise.3ex\hbox{$\scriptstyle\sim$}}{x}}\vphantom{x}} + b = x_1 + x_2 + x_3 - 1$</w:t>
      </w:r>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w:r>
        <w:t xml:space="preserve">$-\mathord{\smash[b]{\underset{\raise.3ex\hbox{$\scriptstyle\sim$}}{w}}\vphantom{w}} = (-1, -1, -1)$</w:t>
      </w:r>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w:r>
        <w:t xml:space="preserve">$\mathopen{}\left\{\mathord{\smash[b]{\underset{\raise.3ex\hbox{$\scriptstyle\sim$}}{s}}\vphantom{s}} : s_1 + s_2 + s_3 = 0\right\}\mathclose{}$</w:t>
      </w:r>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302"/>
    <w:bookmarkStart w:id="303"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[43]</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303"/>
    <w:bookmarkStart w:id="304" w:name="exm-rank-factorization"/>
    <w:p>
      <w:pPr>
        <w:pStyle w:val="FirstParagraph"/>
      </w:pPr>
      <w:r>
        <w:rPr>
          <w:b/>
          <w:bCs/>
        </w:rPr>
        <w:t xml:space="preserve">Example 80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67</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304"/>
    <w:bookmarkStart w:id="305" w:name="thm-rank-factorization"/>
    <w:p>
      <w:pPr>
        <w:pStyle w:val="BodyText"/>
      </w:pPr>
      <w:r>
        <w:rPr>
          <w:b/>
          <w:bCs/>
        </w:rPr>
        <w:t xml:space="preserve">Theorem 47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305"/>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39</w:t>
        </w:r>
      </w:hyperlink>
      <w:r>
        <w:t xml:space="preserve">),</w:t>
      </w:r>
      <w:r>
        <w:t xml:space="preserve"> </w:t>
      </w:r>
      <w:r>
        <w:t xml:space="preserve">so it has a basis</w:t>
      </w:r>
      <w:r>
        <w:t xml:space="preserve"> </w:t>
      </w:r>
      <w:r>
        <w:t xml:space="preserve">$\mathord{\smash[b]{\underset{\raise.3ex\hbox{$\scriptstyle\sim$}}{c}}\vphantom{c}}_1, \ldots, \mathord{\smash[b]{\underset{\raise.3ex\hbox{$\scriptstyle\sim$}}{c}}\vphantom{c}}_r$</w:t>
      </w:r>
      <w:r>
        <w:t xml:space="preserve"> </w:t>
      </w:r>
      <w:r>
        <w:t xml:space="preserve">(</w:t>
      </w:r>
      <w:hyperlink w:anchor="thm-extend-basis">
        <w:r>
          <w:rPr>
            <w:rStyle w:val="Hyperlink"/>
          </w:rPr>
          <w:t xml:space="preserve">Theorem 30</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w:r>
        <w:t xml:space="preserve">$\mathord{\smash[b]{\underset{\raise.3ex\hbox{$\scriptstyle\sim$}}{a}}\vphantom{a}}_j$</w:t>
      </w:r>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w:r>
        <w:t xml:space="preserve">$\mathord{\smash[b]{\underset{\raise.3ex\hbox{$\scriptstyle\sim$}}{a}}\vphantom{a}}_j = r_{1j} \mathord{\smash[b]{\underset{\raise.3ex\hbox{$\scriptstyle\sim$}}{c}}\vphantom{c}}_1 + \cdots + r_{rj} \mathord{\smash[b]{\underset{\raise.3ex\hbox{$\scriptstyle\sim$}}{c}}\vphantom{c}}_r$</w:t>
      </w:r>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w:r>
        <w:t xml:space="preserve">$\mathord{\smash[b]{\underset{\raise.3ex\hbox{$\scriptstyle\sim$}}{r}}\vphantom{r}}_j = (r_{1j}, \ldots, r_{rj})$</w:t>
      </w:r>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w:r>
        <w:t xml:space="preserve">$$
    \begin{aligned}
    \mathbf{C} \mathord{\smash[b]{\underset{\raise.3ex\hbox{$\scriptstyle\sim$}}{r}}\vphantom{r}}_j
    &amp;= r_{1j} \mathord{\smash[b]{\underset{\raise.3ex\hbox{$\scriptstyle\sim$}}{c}}\vphantom{c}}_1 + \cdots + r_{rj} \mathord{\smash[b]{\underset{\raise.3ex\hbox{$\scriptstyle\sim$}}{c}}\vphantom{c}}_r
    &amp;&amp; \text{(}\text{Theorem~24}\text{)}
    \\
    &amp;= \mathord{\smash[b]{\underset{\raise.3ex\hbox{$\scriptstyle\sim$}}{a}}\vphantom{a}}_j,
    &amp;&amp; \text{(choice of the } r_{ij} \text{)}
    \end{aligned}
    $$</w:t>
      </w:r>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306" w:name="exm-rank-factorization-construct"/>
    <w:p>
      <w:pPr>
        <w:pStyle w:val="BodyText"/>
      </w:pPr>
      <w:r>
        <w:rPr>
          <w:b/>
          <w:bCs/>
        </w:rPr>
        <w:t xml:space="preserve">Example 81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w:r>
        <w:t xml:space="preserve">$c\,(1, 3) =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47</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80</w:t>
        </w:r>
      </w:hyperlink>
      <w:r>
        <w:t xml:space="preserve">.</w:t>
      </w:r>
    </w:p>
    <w:bookmarkEnd w:id="306"/>
    <w:bookmarkEnd w:id="307"/>
    <w:bookmarkStart w:id="330"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8" name="Picture"/>
                  <a:graphic>
                    <a:graphicData uri="http://schemas.openxmlformats.org/drawingml/2006/picture">
                      <pic:pic>
                        <pic:nvPicPr>
                          <pic:cNvPr descr="/opt/quarto/share/formats/docx/note.png" id="30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40</w:t>
              </w:r>
            </w:hyperlink>
            <w:r>
              <w:t xml:space="preserve">) instead.</w:t>
            </w:r>
          </w:p>
          <w:p/>
        </w:tc>
      </w:tr>
    </w:tbl>
    <w:bookmarkStart w:id="310"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w:r>
        <w:t xml:space="preserve">$$
    \mathcal{S}_1 + \mathcal{S}_2
    \stackrel{\text{def}}{=}
    \mathopen{}\left\{\mathord{\smash[b]{\underset{\raise.3ex\hbox{$\scriptstyle\sim$}}{x}}\vphantom{x}}_1 + \mathord{\smash[b]{\underset{\raise.3ex\hbox{$\scriptstyle\sim$}}{x}}\vphantom{x}}_2 : \mathord{\smash[b]{\underset{\raise.3ex\hbox{$\scriptstyle\sim$}}{x}}\vphantom{x}}_1 \in \mathcal{S}_1,\ \mathord{\smash[b]{\underset{\raise.3ex\hbox{$\scriptstyle\sim$}}{x}}\vphantom{x}}_2 \in \mathcal{S}_2\right\}\mathclose{}.
    $$</w:t>
      </w:r>
    </w:p>
    <w:bookmarkEnd w:id="310"/>
    <w:bookmarkStart w:id="311" w:name="exm-subspace-sum"/>
    <w:p>
      <w:pPr>
        <w:pStyle w:val="FirstParagraph"/>
      </w:pPr>
      <w:r>
        <w:rPr>
          <w:b/>
          <w:bCs/>
        </w:rPr>
        <w:t xml:space="preserve">Example 82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11"/>
    <w:bookmarkStart w:id="312" w:name="exm-sum-not-union"/>
    <w:p>
      <w:pPr>
        <w:pStyle w:val="BodyText"/>
      </w:pPr>
      <w:r>
        <w:rPr>
          <w:b/>
          <w:bCs/>
        </w:rPr>
        <w:t xml:space="preserve">Example 83 (The sum is not the union)</w:t>
      </w:r>
      <w:r>
        <w:t xml:space="preserve"> </w:t>
      </w:r>
      <w:r>
        <w:t xml:space="preserve">For the two lines in</w:t>
      </w:r>
      <w:r>
        <w:t xml:space="preserve"> </w:t>
      </w:r>
      <w:hyperlink w:anchor="exm-subspace-sum">
        <w:r>
          <w:rPr>
            <w:rStyle w:val="Hyperlink"/>
          </w:rPr>
          <w:t xml:space="preserve">Example 82</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12"/>
    <w:bookmarkStart w:id="313" w:name="thm-sum-intersection-subspace"/>
    <w:p>
      <w:pPr>
        <w:pStyle w:val="BodyText"/>
      </w:pPr>
      <w:r>
        <w:rPr>
          <w:b/>
          <w:bCs/>
        </w:rPr>
        <w:t xml:space="preserve">Theorem 48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13"/>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p>
    <w:p>
      <w:pPr>
        <w:pStyle w:val="BodyText"/>
      </w:pPr>
      <w:r>
        <w:rPr>
          <w:b/>
          <w:bCs/>
        </w:rPr>
        <w:t xml:space="preserve">The sum.</w:t>
      </w:r>
      <w:r>
        <w:t xml:space="preserve"> </w:t>
      </w:r>
      <w:r>
        <w:t xml:space="preserve">It is not empty: it contains</w:t>
      </w:r>
      <w:r>
        <w:t xml:space="preserve"> </w:t>
      </w:r>
      <w:r>
        <w:t xml:space="preserve">$\mathord{\smash[b]{\underset{\raise.3ex\hbox{$\scriptstyle\sim$}}{0}}\vphantom{0}}+ \mathord{\smash[b]{\underset{\raise.3ex\hbox{$\scriptstyle\sim$}}{0}}\vphantom{0}}= \mathord{\smash[b]{\underset{\raise.3ex\hbox{$\scriptstyle\sim$}}{0}}\vphantom{0}}$</w:t>
      </w:r>
      <w:r>
        <w:t xml:space="preserve">.</w:t>
      </w:r>
      <w:r>
        <w:t xml:space="preserve"> </w:t>
      </w:r>
      <w:r>
        <w:t xml:space="preserve">Take two of its vectors,</w:t>
      </w:r>
      <w:r>
        <w:t xml:space="preserve"> </w:t>
      </w:r>
      <w:r>
        <w:t xml:space="preserve">$\mathord{\smash[b]{\underset{\raise.3ex\hbox{$\scriptstyle\sim$}}{u}}\vphantom{u}} = \mathord{\smash[b]{\underset{\raise.3ex\hbox{$\scriptstyle\sim$}}{u}}\vphantom{u}}_1 + \mathord{\smash[b]{\underset{\raise.3ex\hbox{$\scriptstyle\sim$}}{u}}\vphantom{u}}_2$</w:t>
      </w:r>
      <w:r>
        <w:t xml:space="preserve"> </w:t>
      </w:r>
      <w:r>
        <w:t xml:space="preserve">and</w:t>
      </w:r>
      <w:r>
        <w:t xml:space="preserve"> </w:t>
      </w:r>
      <w:r>
        <w:t xml:space="preserve">$\mathord{\smash[b]{\underset{\raise.3ex\hbox{$\scriptstyle\sim$}}{w}}\vphantom{w}} = \mathord{\smash[b]{\underset{\raise.3ex\hbox{$\scriptstyle\sim$}}{w}}\vphantom{w}}_1 + \mathord{\smash[b]{\underset{\raise.3ex\hbox{$\scriptstyle\sim$}}{w}}\vphantom{w}}_2$</w:t>
      </w:r>
      <w:r>
        <w:t xml:space="preserve">,</w:t>
      </w:r>
      <w:r>
        <w:t xml:space="preserve"> </w:t>
      </w:r>
      <w:r>
        <w:t xml:space="preserve">with</w:t>
      </w:r>
      <w:r>
        <w:t xml:space="preserve"> </w:t>
      </w:r>
      <w:r>
        <w:t xml:space="preserve">$\mathord{\smash[b]{\underset{\raise.3ex\hbox{$\scriptstyle\sim$}}{u}}\vphantom{u}}_1, \mathord{\smash[b]{\underset{\raise.3ex\hbox{$\scriptstyle\sim$}}{w}}\vphantom{w}}_1 \in \mathcal{S}_1$</w:t>
      </w:r>
      <w:r>
        <w:t xml:space="preserve"> </w:t>
      </w:r>
      <w:r>
        <w:t xml:space="preserve">and</w:t>
      </w:r>
      <w:r>
        <w:t xml:space="preserve"> </w:t>
      </w:r>
      <w:r>
        <w:t xml:space="preserve">$\mathord{\smash[b]{\underset{\raise.3ex\hbox{$\scriptstyle\sim$}}{u}}\vphantom{u}}_2, \mathord{\smash[b]{\underset{\raise.3ex\hbox{$\scriptstyle\sim$}}{w}}\vphantom{w}}_2 \in \mathcal{S}_2$</w:t>
      </w:r>
      <w:r>
        <w:t xml:space="preserve">,</w:t>
      </w:r>
      <w:r>
        <w:t xml:space="preserve"> </w:t>
      </w:r>
      <w:r>
        <w:t xml:space="preserve">and a number</w:t>
      </w:r>
      <w:r>
        <w:t xml:space="preserve"> </w:t>
      </w:r>
      <m:oMath>
        <m:r>
          <m:t>c</m:t>
        </m:r>
      </m:oMath>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(\mathord{\smash[b]{\underset{\raise.3ex\hbox{$\scriptstyle\sim$}}{u}}\vphantom{u}}_1 + \mathord{\smash[b]{\underset{\raise.3ex\hbox{$\scriptstyle\sim$}}{u}}\vphantom{u}}_2) + (\mathord{\smash[b]{\underset{\raise.3ex\hbox{$\scriptstyle\sim$}}{w}}\vphantom{w}}_1 + \mathord{\smash[b]{\underset{\raise.3ex\hbox{$\scriptstyle\sim$}}{w}}\vphantom{w}}_2)
    &amp;&amp; \text{(substitute)}
    \\
    &amp;= (\mathord{\smash[b]{\underset{\raise.3ex\hbox{$\scriptstyle\sim$}}{u}}\vphantom{u}}_1 + \mathord{\smash[b]{\underset{\raise.3ex\hbox{$\scriptstyle\sim$}}{w}}\vphantom{w}}_1) + (\mathord{\smash[b]{\underset{\raise.3ex\hbox{$\scriptstyle\sim$}}{u}}\vphantom{u}}_2 + \mathord{\smash[b]{\underset{\raise.3ex\hbox{$\scriptstyle\sim$}}{w}}\vphantom{w}}_2),
    &amp;&amp; \text{(regroup; vector addition is entrywise)}
    \end{aligned}
    $$</w:t>
      </w:r>
    </w:p>
    <w:p>
      <w:pPr>
        <w:pStyle w:val="FirstParagraph"/>
      </w:pPr>
      <w:r>
        <w:t xml:space="preserve">where</w:t>
      </w:r>
      <w:r>
        <w:t xml:space="preserve"> </w:t>
      </w:r>
      <w:r>
        <w:t xml:space="preserve">$\mathord{\smash[b]{\underset{\raise.3ex\hbox{$\scriptstyle\sim$}}{u}}\vphantom{u}}_1 + \mathord{\smash[b]{\underset{\raise.3ex\hbox{$\scriptstyle\sim$}}{w}}\vphantom{w}}_1 \in \mathcal{S}_1$</w:t>
      </w:r>
      <w:r>
        <w:t xml:space="preserve"> </w:t>
      </w:r>
      <w:r>
        <w:t xml:space="preserve">and</w:t>
      </w:r>
      <w:r>
        <w:t xml:space="preserve"> </w:t>
      </w:r>
      <w:r>
        <w:t xml:space="preserve">$\mathord{\smash[b]{\underset{\raise.3ex\hbox{$\scriptstyle\sim$}}{u}}\vphantom{u}}_2 + \mathord{\smash[b]{\underset{\raise.3ex\hbox{$\scriptstyle\sim$}}{w}}\vphantom{w}}_2 \in \mathcal{S}_2$</w:t>
      </w:r>
      <w:r>
        <w:t xml:space="preserve">,</w:t>
      </w:r>
      <w:r>
        <w:t xml:space="preserve"> </w:t>
      </w:r>
      <w:r>
        <w:t xml:space="preserve">because each subspace is closed under addition.</w:t>
      </w:r>
      <w:r>
        <w:t xml:space="preserve"> </w:t>
      </w:r>
      <w:r>
        <w:t xml:space="preserve">Likewise</w:t>
      </w:r>
    </w:p>
    <w:p>
      <w:pPr>
        <w:pStyle w:val="BodyText"/>
      </w:pPr>
      <w:r>
        <w:t xml:space="preserve">$$
    \begin{aligned}
    c\,\mathord{\smash[b]{\underset{\raise.3ex\hbox{$\scriptstyle\sim$}}{u}}\vphantom{u}}
    &amp;= c\,(\mathord{\smash[b]{\underset{\raise.3ex\hbox{$\scriptstyle\sim$}}{u}}\vphantom{u}}_1 + \mathord{\smash[b]{\underset{\raise.3ex\hbox{$\scriptstyle\sim$}}{u}}\vphantom{u}}_2)
    &amp;&amp; \text{(substitute)}
    \\
    &amp;= c\,\mathord{\smash[b]{\underset{\raise.3ex\hbox{$\scriptstyle\sim$}}{u}}\vphantom{u}}_1 + c\,\mathord{\smash[b]{\underset{\raise.3ex\hbox{$\scriptstyle\sim$}}{u}}\vphantom{u}}_2,
    &amp;&amp; \text{(distribute } c \text{ entrywise)}
    \end{aligned}
    $$</w:t>
      </w:r>
    </w:p>
    <w:p>
      <w:pPr>
        <w:pStyle w:val="FirstParagraph"/>
      </w:pPr>
      <w:r>
        <w:t xml:space="preserve">where</w:t>
      </w:r>
      <w:r>
        <w:t xml:space="preserve"> </w:t>
      </w:r>
      <w:r>
        <w:t xml:space="preserve">$c\,\mathord{\smash[b]{\underset{\raise.3ex\hbox{$\scriptstyle\sim$}}{u}}\vphantom{u}}_1 \in \mathcal{S}_1$</w:t>
      </w:r>
      <w:r>
        <w:t xml:space="preserve"> </w:t>
      </w:r>
      <w:r>
        <w:t xml:space="preserve">and</w:t>
      </w:r>
      <w:r>
        <w:t xml:space="preserve"> </w:t>
      </w:r>
      <w:r>
        <w:t xml:space="preserve">$c\,\mathord{\smash[b]{\underset{\raise.3ex\hbox{$\scriptstyle\sim$}}{u}}\vphantom{u}}_2 \in \mathcal{S}_2$</w:t>
      </w:r>
      <w:r>
        <w:t xml:space="preserve">,</w:t>
      </w:r>
      <w:r>
        <w:t xml:space="preserve"> </w:t>
      </w:r>
      <w:r>
        <w:t xml:space="preserve">because each subspace is closed under scalar multiplication.</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w:r>
        <w:t xml:space="preserve">$\mathord{\smash[b]{\underset{\raise.3ex\hbox{$\scriptstyle\sim$}}{0}}\vphantom{0}}$</w:t>
      </w:r>
      <w:r>
        <w:t xml:space="preserv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14" w:name="exm-sum-intersection-subspace"/>
    <w:p>
      <w:pPr>
        <w:pStyle w:val="BodyText"/>
      </w:pPr>
      <w:r>
        <w:rPr>
          <w:b/>
          <w:bCs/>
        </w:rPr>
        <w:t xml:space="preserve">Example 84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14"/>
    <w:bookmarkStart w:id="315" w:name="thm-dim-sum"/>
    <w:p>
      <w:pPr>
        <w:pStyle w:val="FirstParagraph"/>
      </w:pPr>
      <w:r>
        <w:rPr>
          <w:b/>
          <w:bCs/>
        </w:rPr>
        <w:t xml:space="preserve">Theorem 49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15"/>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48</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w:r>
        <w:t xml:space="preserve">$\mathord{\smash[b]{\underset{\raise.3ex\hbox{$\scriptstyle\sim$}}{z}}\vphantom{z}}_1, \ldots, \mathord{\smash[b]{\underset{\raise.3ex\hbox{$\scriptstyle\sim$}}{z}}\vphantom{z}}_k$</w:t>
      </w:r>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30</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30</w:t>
        </w:r>
      </w:hyperlink>
      <w:r>
        <w:t xml:space="preserve"> </w:t>
      </w:r>
      <w:r>
        <w:t xml:space="preserve">extends them to a basis</w:t>
      </w:r>
      <w:r>
        <w:t xml:space="preserve"> </w:t>
      </w:r>
      <w:r>
        <w:t xml:space="preserve">$\mathord{\smash[b]{\underset{\raise.3ex\hbox{$\scriptstyle\sim$}}{z}}\vphantom{z}}_1, \ldots, \mathord{\smash[b]{\underset{\raise.3ex\hbox{$\scriptstyle\sim$}}{z}}\vphantom{z}}_k, \mathord{\smash[b]{\underset{\raise.3ex\hbox{$\scriptstyle\sim$}}{x}}\vphantom{x}}_1, \ldots, \mathord{\smash[b]{\underset{\raise.3ex\hbox{$\scriptstyle\sim$}}{x}}\vphantom{x}}_{d_1 - k}$</w:t>
      </w:r>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28</w:t>
        </w:r>
      </w:hyperlink>
      <w:r>
        <w:t xml:space="preserve">).</w:t>
      </w:r>
      <w:r>
        <w:t xml:space="preserve"> </w:t>
      </w:r>
      <w:r>
        <w:t xml:space="preserve">In the same way, extend them to a basis</w:t>
      </w:r>
      <w:r>
        <w:t xml:space="preserve"> </w:t>
      </w:r>
      <w:r>
        <w:t xml:space="preserve">$\mathord{\smash[b]{\underset{\raise.3ex\hbox{$\scriptstyle\sim$}}{z}}\vphantom{z}}_1, \ldots, \mathord{\smash[b]{\underset{\raise.3ex\hbox{$\scriptstyle\sim$}}{z}}\vphantom{z}}_k, \mathord{\smash[b]{\underset{\raise.3ex\hbox{$\scriptstyle\sim$}}{y}}\vphantom{y}}_1, \ldots, \mathord{\smash[b]{\underset{\raise.3ex\hbox{$\scriptstyle\sim$}}{y}}\vphantom{y}}_{d_2 - k}$</w:t>
      </w:r>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w:r>
        <w:t xml:space="preserve">$\mathord{\smash[b]{\underset{\raise.3ex\hbox{$\scriptstyle\sim$}}{z}}\vphantom{z}}$</w:t>
      </w:r>
      <w:r>
        <w:t xml:space="preserve">’s,</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w:r>
        <w:t xml:space="preserve">$\mathord{\smash[b]{\underset{\raise.3ex\hbox{$\scriptstyle\sim$}}{v}}\vphantom{v}} \in \mathcal{S}_1 + \mathcal{S}_2$</w:t>
      </w:r>
      <w:r>
        <w:t xml:space="preserve"> </w:t>
      </w:r>
      <w:r>
        <w:t xml:space="preserve">is</w:t>
      </w:r>
      <w:r>
        <w:t xml:space="preserve"> </w:t>
      </w:r>
      <w:r>
        <w:t xml:space="preserve">$\mathord{\smash[b]{\underset{\raise.3ex\hbox{$\scriptstyle\sim$}}{v}}\vphantom{v}}_1 + \mathord{\smash[b]{\underset{\raise.3ex\hbox{$\scriptstyle\sim$}}{v}}\vphantom{v}}_2$</w:t>
      </w:r>
      <w:r>
        <w:t xml:space="preserve"> </w:t>
      </w:r>
      <w:r>
        <w:t xml:space="preserve">with</w:t>
      </w:r>
      <w:r>
        <w:t xml:space="preserve"> </w:t>
      </w:r>
      <w:r>
        <w:t xml:space="preserve">$\mathord{\smash[b]{\underset{\raise.3ex\hbox{$\scriptstyle\sim$}}{v}}\vphantom{v}}_1 \in \mathcal{S}_1$</w:t>
      </w:r>
      <w:r>
        <w:t xml:space="preserve"> </w:t>
      </w:r>
      <w:r>
        <w:t xml:space="preserve">and</w:t>
      </w:r>
      <w:r>
        <w:t xml:space="preserve"> </w:t>
      </w:r>
      <w:r>
        <w:t xml:space="preserve">$\mathord{\smash[b]{\underset{\raise.3ex\hbox{$\scriptstyle\sim$}}{v}}\vphantom{v}}_2 \in \mathcal{S}_2$</w:t>
      </w:r>
      <w:r>
        <w:t xml:space="preserve">.</w:t>
      </w:r>
      <w:r>
        <w:t xml:space="preserve"> </w:t>
      </w:r>
      <w:r>
        <w:t xml:space="preserve">$\mathord{\smash[b]{\underset{\raise.3ex\hbox{$\scriptstyle\sim$}}{v}}\vphantom{v}}_1$</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w:t>
      </w:r>
      <w:r>
        <w:t xml:space="preserve"> </w:t>
      </w:r>
      <w:r>
        <w:t xml:space="preserve">and</w:t>
      </w:r>
      <w:r>
        <w:t xml:space="preserve"> </w:t>
      </w:r>
      <w:r>
        <w:t xml:space="preserve">$\mathord{\smash[b]{\underset{\raise.3ex\hbox{$\scriptstyle\sim$}}{v}}\vphantom{v}}_2$</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w:r>
        <w:t xml:space="preserve">$\mathord{\smash[b]{\underset{\raise.3ex\hbox{$\scriptstyle\sim$}}{x}}\vphantom{x}}_1 = \mathord{\smash[b]{\underset{\raise.3ex\hbox{$\scriptstyle\sim$}}{x}}\vphantom{x}}_1 + \mathord{\smash[b]{\underset{\raise.3ex\hbox{$\scriptstyle\sim$}}{0}}\vphantom{0}}$</w:t>
      </w:r>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w:r>
        <w:t xml:space="preserve">$$
    \sum_{i=1}^{k} a_i \mathord{\smash[b]{\underset{\raise.3ex\hbox{$\scriptstyle\sim$}}{z}}\vphantom{z}}_i
    + \sum_{j=1}^{d_1 - k} b_j \mathord{\smash[b]{\underset{\raise.3ex\hbox{$\scriptstyle\sim$}}{x}}\vphantom{x}}_j
    + \sum_{l=1}^{d_2 - k} c_l \mathord{\smash[b]{\underset{\raise.3ex\hbox{$\scriptstyle\sim$}}{y}}\vphantom{y}}_l
    = \mathord{\smash[b]{\underset{\raise.3ex\hbox{$\scriptstyle\sim$}}{0}}\vphantom{0}}.
    $$</w:t>
      </w:r>
    </w:p>
    <w:p>
      <w:pPr>
        <w:pStyle w:val="FirstParagraph"/>
      </w:pPr>
      <w:r>
        <w:t xml:space="preserve">Let</w:t>
      </w:r>
      <w:r>
        <w:t xml:space="preserve"> </w:t>
      </w:r>
      <w:r>
        <w:t xml:space="preserve">$\mathord{\smash[b]{\underset{\raise.3ex\hbox{$\scriptstyle\sim$}}{w}}\vphantom{w}} \stackrel{\text{def}}{=}\sum_{l} c_l \mathord{\smash[b]{\underset{\raise.3ex\hbox{$\scriptstyle\sim$}}{y}}\vphantom{y}}_l$</w:t>
      </w:r>
      <w:r>
        <w:t xml:space="preserve">.</w:t>
      </w:r>
      <w:r>
        <w:t xml:space="preserve"> </w:t>
      </w:r>
      <w:r>
        <w:t xml:space="preserve">Then</w:t>
      </w:r>
      <w:r>
        <w:t xml:space="preserve"> </w:t>
      </w:r>
      <w:r>
        <w:t xml:space="preserve">$\mathord{\smash[b]{\underset{\raise.3ex\hbox{$\scriptstyle\sim$}}{w}}\vphantom{w}} \in \mathcal{S}_2$</w:t>
      </w:r>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w:r>
        <w:t xml:space="preserve">$\sum_{i} a_i \mathord{\smash[b]{\underset{\raise.3ex\hbox{$\scriptstyle\sim$}}{z}}\vphantom{z}}_i + \sum_{j} b_j \mathord{\smash[b]{\underset{\raise.3ex\hbox{$\scriptstyle\sim$}}{x}}\vphantom{x}}_j$</w:t>
      </w:r>
      <w:r>
        <w:t xml:space="preserve"> </w:t>
      </w:r>
      <w:r>
        <w:t xml:space="preserve">from both sides of the supposed equation gives</w:t>
      </w:r>
    </w:p>
    <w:p>
      <w:pPr>
        <w:pStyle w:val="BodyText"/>
      </w:pPr>
      <w:r>
        <w:t xml:space="preserve">$$
    \mathord{\smash[b]{\underset{\raise.3ex\hbox{$\scriptstyle\sim$}}{w}}\vphantom{w}} = \sum_{i=1}^{k} (-a_i)\,\mathord{\smash[b]{\underset{\raise.3ex\hbox{$\scriptstyle\sim$}}{z}}\vphantom{z}}_i + \sum_{j=1}^{d_1 - k} (-b_j)\,\mathord{\smash[b]{\underset{\raise.3ex\hbox{$\scriptstyle\sim$}}{x}}\vphantom{x}}_j,
    $$</w:t>
      </w:r>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w:r>
        <w:t xml:space="preserve">$\mathord{\smash[b]{\underset{\raise.3ex\hbox{$\scriptstyle\sim$}}{w}}\vphantom{w}} \in \mathcal{S}_1$</w:t>
      </w:r>
      <w:r>
        <w:t xml:space="preserve"> </w:t>
      </w:r>
      <w:r>
        <w:t xml:space="preserve">too.</w:t>
      </w:r>
      <w:r>
        <w:t xml:space="preserve"> </w:t>
      </w:r>
      <w:r>
        <w:t xml:space="preserve">So</w:t>
      </w:r>
      <w:r>
        <w:t xml:space="preserve"> </w:t>
      </w:r>
      <w:r>
        <w:t xml:space="preserve">$\mathord{\smash[b]{\underset{\raise.3ex\hbox{$\scriptstyle\sim$}}{w}}\vphantom{w}} \in \mathcal{S}_1 \cap \mathcal{S}_2$</w:t>
      </w:r>
      <w:r>
        <w:t xml:space="preserve">,</w:t>
      </w:r>
      <w:r>
        <w:t xml:space="preserve"> </w:t>
      </w:r>
      <w:r>
        <w:t xml:space="preserve">and</w:t>
      </w:r>
      <w:r>
        <w:t xml:space="preserve"> </w:t>
      </w:r>
      <w:r>
        <w:t xml:space="preserve">$\mathord{\smash[b]{\underset{\raise.3ex\hbox{$\scriptstyle\sim$}}{w}}\vphantom{w}} = \sum_{i} e_i \mathord{\smash[b]{\underset{\raise.3ex\hbox{$\scriptstyle\sim$}}{z}}\vphantom{z}}_i$</w:t>
      </w:r>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w:r>
        <w:t xml:space="preserve">$\mathord{\smash[b]{\underset{\raise.3ex\hbox{$\scriptstyle\sim$}}{z}}\vphantom{z}}$</w:t>
      </w:r>
      <w:r>
        <w:t xml:space="preserve">’s span the intersection.</w:t>
      </w:r>
      <w:r>
        <w:t xml:space="preserve"> </w:t>
      </w:r>
      <w:r>
        <w:t xml:space="preserve">Then</w:t>
      </w:r>
    </w:p>
    <w:p>
      <w:pPr>
        <w:pStyle w:val="BodyText"/>
      </w:pPr>
      <w:r>
        <w:t xml:space="preserve">$$
    \begin{aligned}
    \mathord{\smash[b]{\underset{\raise.3ex\hbox{$\scriptstyle\sim$}}{0}}\vphantom{0}}
    &amp;= \mathord{\smash[b]{\underset{\raise.3ex\hbox{$\scriptstyle\sim$}}{w}}\vphantom{w}} - \mathord{\smash[b]{\underset{\raise.3ex\hbox{$\scriptstyle\sim$}}{w}}\vphantom{w}}
    &amp;&amp; \text{(a vector minus itself)}
    \\
    &amp;= \sum_{i=1}^{k} e_i \mathord{\smash[b]{\underset{\raise.3ex\hbox{$\scriptstyle\sim$}}{z}}\vphantom{z}}_i - \sum_{l=1}^{d_2 - k} c_l \mathord{\smash[b]{\underset{\raise.3ex\hbox{$\scriptstyle\sim$}}{y}}\vphantom{y}}_l
    &amp;&amp; \text{(substitute the two expressions for } \mathord{\smash[b]{\underset{\raise.3ex\hbox{$\scriptstyle\sim$}}{w}}\vphantom{w}} \text{)}
    \\
    &amp;= \sum_{i=1}^{k} e_i \mathord{\smash[b]{\underset{\raise.3ex\hbox{$\scriptstyle\sim$}}{z}}\vphantom{z}}_i + \sum_{l=1}^{d_2 - k} (-c_l)\,\mathord{\smash[b]{\underset{\raise.3ex\hbox{$\scriptstyle\sim$}}{y}}\vphantom{y}}_l,
    &amp;&amp; \text{(write each subtraction as adding } -1 \text{ times)}
    \end{aligned}
    $$</w:t>
      </w:r>
    </w:p>
    <w:p>
      <w:pPr>
        <w:pStyle w:val="FirstParagraph"/>
      </w:pP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w:r>
        <w:t xml:space="preserve">$\sum_{i} a_i \mathord{\smash[b]{\underset{\raise.3ex\hbox{$\scriptstyle\sim$}}{z}}\vphantom{z}}_i + \sum_{j} b_j \mathord{\smash[b]{\underset{\raise.3ex\hbox{$\scriptstyle\sim$}}{x}}\vphantom{x}}_j = \mathord{\smash[b]{\underset{\raise.3ex\hbox{$\scriptstyle\sim$}}{0}}\vphantom{0}}$</w:t>
      </w:r>
      <w:r>
        <w:t xml:space="preserve">,</w:t>
      </w:r>
      <w:r>
        <w:t xml:space="preserve"> </w:t>
      </w: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w:r>
        <w:t xml:space="preserve">$\mathord{\smash[b]{\underset{\raise.3ex\hbox{$\scriptstyle\sim$}}{0}}\vphantom{0}}$</w:t>
      </w:r>
      <w:r>
        <w:t xml:space="preserve"> </w:t>
      </w:r>
      <w:r>
        <w:t xml:space="preserve">and the argument goes through unchanged.</w:t>
      </w:r>
    </w:p>
    <w:bookmarkStart w:id="316" w:name="exm-dim-sum"/>
    <w:p>
      <w:pPr>
        <w:pStyle w:val="BodyText"/>
      </w:pPr>
      <w:r>
        <w:rPr>
          <w:b/>
          <w:bCs/>
        </w:rPr>
        <w:t xml:space="preserve">Example 85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84</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51</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49</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bookmarkEnd w:id="316"/>
    <w:bookmarkStart w:id="317" w:name="cor-dim-subadditive"/>
    <w:p>
      <w:pPr>
        <w:pStyle w:val="BodyText"/>
      </w:pPr>
      <w:r>
        <w:rPr>
          <w:b/>
          <w:bCs/>
        </w:rPr>
        <w:t xml:space="preserve">Corollary 5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w:r>
        <w:t xml:space="preserve">$\mathcal{S}_1 \cap \mathcal{S}_2 = \mathopen{}\left\{\mathord{\smash[b]{\underset{\raise.3ex\hbox{$\scriptstyle\sim$}}{0}}\vphantom{0}}\right\}\mathclose{}$</w:t>
      </w:r>
      <w:r>
        <w:t xml:space="preserve">.</w:t>
      </w:r>
    </w:p>
    <w:bookmarkEnd w:id="317"/>
    <w:p>
      <w:pPr>
        <w:pStyle w:val="BodyText"/>
      </w:pPr>
      <w:r>
        <w:rPr>
          <w:i/>
          <w:iCs/>
        </w:rPr>
        <w:t xml:space="preserve">Proof</w:t>
      </w:r>
      <w:r>
        <w:t xml:space="preserve">. </w:t>
      </w:r>
      <w:r>
        <w:t xml:space="preserve">By</w:t>
      </w:r>
      <w:r>
        <w:t xml:space="preserve"> </w:t>
      </w:r>
      <w:hyperlink w:anchor="thm-dim-sum">
        <w:r>
          <w:rPr>
            <w:rStyle w:val="Hyperlink"/>
          </w:rPr>
          <w:t xml:space="preserve">Theorem 49</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51</w:t>
        </w:r>
      </w:hyperlink>
      <w:r>
        <w:t xml:space="preserve">).</w:t>
      </w:r>
    </w:p>
    <w:bookmarkStart w:id="319" w:name="exm-dim-subadditive"/>
    <w:p>
      <w:pPr>
        <w:pStyle w:val="BodyText"/>
      </w:pPr>
      <w:r>
        <w:rPr>
          <w:b/>
          <w:bCs/>
        </w:rPr>
        <w:t xml:space="preserve">Example 86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82</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w:r>
        <w:t xml:space="preserve">$(a, -b, 0) = \mathord{\smash[b]{\underset{\raise.3ex\hbox{$\scriptstyle\sim$}}{0}}\vphantom{0}}$</w:t>
      </w:r>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w:r>
        <w:t xml:space="preserve">$\mathopen{}\left\{\mathord{\smash[b]{\underset{\raise.3ex\hbox{$\scriptstyle\sim$}}{0}}\vphantom{0}}\right\}\mathclose{}$</w:t>
      </w:r>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82</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8">
        <w:r>
          <w:rPr>
            <w:rStyle w:val="Hyperlink"/>
          </w:rPr>
          <w:t xml:space="preserve">strict inequality</w:t>
        </w:r>
      </w:hyperlink>
      <w:r>
        <w:t xml:space="preserve">.</w:t>
      </w:r>
    </w:p>
    <w:bookmarkEnd w:id="319"/>
    <w:bookmarkStart w:id="320" w:name="thm-rank-subadditive"/>
    <w:p>
      <w:pPr>
        <w:pStyle w:val="FirstParagraph"/>
      </w:pPr>
      <w:r>
        <w:rPr>
          <w:b/>
          <w:bCs/>
        </w:rPr>
        <w:t xml:space="preserve">Theorem 50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20"/>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w:r>
        <w:t xml:space="preserve">$(\mathbf{A} + \mathbf{B})\,\mathord{\smash[b]{\underset{\raise.3ex\hbox{$\scriptstyle\sim$}}{x}}\vphantom{x}}$</w:t>
      </w:r>
      <w:r>
        <w:t xml:space="preserve"> </w:t>
      </w:r>
      <w:r>
        <w:t xml:space="preserve">for some</w:t>
      </w:r>
      <w:r>
        <w:t xml:space="preserve"> </w:t>
      </w:r>
      <w:r>
        <w:t xml:space="preserve">$\mathord{\smash[b]{\underset{\raise.3ex\hbox{$\scriptstyle\sim$}}{x}}\vphantom{x}} \in \mathbb{R}^n$</w:t>
      </w:r>
      <w:r>
        <w:t xml:space="preserve"> </w:t>
      </w:r>
      <w:r>
        <w:t xml:space="preserve">(</w:t>
      </w:r>
      <w:hyperlink w:anchor="def-column-space">
        <w:r>
          <w:rPr>
            <w:rStyle w:val="Hyperlink"/>
          </w:rPr>
          <w:t xml:space="preserve">Definition 52</w:t>
        </w:r>
      </w:hyperlink>
      <w:r>
        <w:t xml:space="preserve">), and</w:t>
      </w:r>
      <w:r>
        <w:t xml:space="preserve"> </w:t>
      </w:r>
      <w:r>
        <w:t xml:space="preserve">$(\mathbf{A} + \mathbf{B})\,\mathord{\smash[b]{\underset{\raise.3ex\hbox{$\scriptstyle\sim$}}{x}}\vphantom{x}} = \mathbf{A} \mathord{\smash[b]{\underset{\raise.3ex\hbox{$\scriptstyle\sim$}}{x}}\vphantom{x}} + \mathbf{B} \mathord{\smash[b]{\underset{\raise.3ex\hbox{$\scriptstyle\sim$}}{x}}\vphantom{x}}$</w:t>
      </w:r>
      <w:r>
        <w:t xml:space="preserve"> </w:t>
      </w:r>
      <w:r>
        <w:t xml:space="preserve">(</w:t>
      </w:r>
      <w:hyperlink w:anchor="thm-matmul-distrib">
        <w:r>
          <w:rPr>
            <w:rStyle w:val="Hyperlink"/>
          </w:rPr>
          <w:t xml:space="preserve">Theorem 9</w:t>
        </w:r>
      </w:hyperlink>
      <w:r>
        <w:t xml:space="preserve">, with</w:t>
      </w:r>
      <w:r>
        <w:t xml:space="preserve"> </w:t>
      </w:r>
      <w:r>
        <w:t xml:space="preserve">$\mathord{\smash[b]{\underset{\raise.3ex\hbox{$\scriptstyle\sim$}}{x}}\vphantom{x}}$</w:t>
      </w:r>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w:t>
      </w:r>
      <w:r>
        <w:t xml:space="preserve"> </w:t>
      </w:r>
      <w:hyperlink w:anchor="thm-sum-intersection-subspace">
        <w:r>
          <w:rPr>
            <w:rStyle w:val="Hyperlink"/>
          </w:rPr>
          <w:t xml:space="preserve">Theorem 48</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31</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5</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39</m:t>
              </m:r>
              <m:r>
                <m:rPr>
                  <m:nor/>
                  <m:sty m:val="p"/>
                </m:rPr>
                <m:t>)</m:t>
              </m:r>
            </m:e>
          </m:eqArr>
        </m:oMath>
      </m:oMathPara>
    </w:p>
    <w:bookmarkStart w:id="321" w:name="exm-rank-subadditive"/>
    <w:p>
      <w:pPr>
        <w:pStyle w:val="FirstParagraph"/>
      </w:pPr>
      <w:r>
        <w:rPr>
          <w:b/>
          <w:bCs/>
        </w:rPr>
        <w:t xml:space="preserve">Example 87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w:r>
        <w:t xml:space="preserve">$c\,\mathord{\smash[b]{\underset{\raise.3ex\hbox{$\scriptstyle\sim$}}{v}}\vphantom{v}} = \mathord{\smash[b]{\underset{\raise.3ex\hbox{$\scriptstyle\sim$}}{0}}\vphantom{0}}_2$</w:t>
      </w:r>
      <w:r>
        <w:t xml:space="preserve"> </w:t>
      </w:r>
      <w:r>
        <w:t xml:space="preserve">with</w:t>
      </w:r>
      <w:r>
        <w:t xml:space="preserve"> </w:t>
      </w:r>
      <w:r>
        <w:t xml:space="preserve">$\mathord{\smash[b]{\underset{\raise.3ex\hbox{$\scriptstyle\sim$}}{v}}\vphantom{v}} \ne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w:r>
        <w:t xml:space="preserve">$\mathord{\smash[b]{\underset{\raise.3ex\hbox{$\scriptstyle\sim$}}{0}}\vphantom{0}}_2$</w:t>
      </w:r>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69</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w:r>
        <w:t xml:space="preserve">$\mathord{\smash[b]{\underset{\raise.3ex\hbox{$\scriptstyle\sim$}}{0}}\vphantom{0}}_2$</w:t>
      </w:r>
      <w:r>
        <w:t xml:space="preserve">,</w:t>
      </w:r>
      <w:r>
        <w:t xml:space="preserve"> </w:t>
      </w:r>
      <w:r>
        <w:t xml:space="preserve">and</w:t>
      </w:r>
      <w:r>
        <w:t xml:space="preserve"> </w:t>
      </w:r>
      <w:r>
        <w:t xml:space="preserve">$1 \cdot\mathord{\smash[b]{\underset{\raise.3ex\hbox{$\scriptstyle\sim$}}{0}}\vphantom{0}}_2 = \mathord{\smash[b]{\underset{\raise.3ex\hbox{$\scriptstyle\sim$}}{0}}\vphantom{0}}_2$</w:t>
      </w:r>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21"/>
    <w:bookmarkStart w:id="322"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w:r>
        <w:t xml:space="preserve">$$
    \mathcal{V} = \mathcal{S}_1 + \mathcal{S}_2
    \quad \text{and} \quad
    \mathcal{S}_1 \cap \mathcal{S}_2 = \mathopen{}\left\{\mathord{\smash[b]{\underset{\raise.3ex\hbox{$\scriptstyle\sim$}}{0}}\vphantom{0}}\right\}\mathclose{}
    $$</w:t>
      </w:r>
    </w:p>
    <w:p>
      <w:pPr>
        <w:pStyle w:val="FirstParagraph"/>
      </w:pPr>
      <w:r>
        <w:t xml:space="preserve">(</w:t>
      </w:r>
      <w:hyperlink w:anchor="def-subspace-sum">
        <w:r>
          <w:rPr>
            <w:rStyle w:val="Hyperlink"/>
          </w:rPr>
          <w:t xml:space="preserve">Definition 63</w:t>
        </w:r>
      </w:hyperlink>
      <w:r>
        <w:t xml:space="preserve">).</w:t>
      </w:r>
    </w:p>
    <w:bookmarkEnd w:id="322"/>
    <w:bookmarkStart w:id="323"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[45]</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3"/>
    <w:bookmarkStart w:id="324" w:name="exm-direct-sum"/>
    <w:p>
      <w:pPr>
        <w:pStyle w:val="BodyText"/>
      </w:pPr>
      <w:r>
        <w:rPr>
          <w:b/>
          <w:bCs/>
        </w:rPr>
        <w:t xml:space="preserve">Example 88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w:r>
        <w:t xml:space="preserve">$\mathcal{S}_1 \cap \mathcal{S}_2 = \mathopen{}\left\{\mathord{\smash[b]{\underset{\raise.3ex\hbox{$\scriptstyle\sim$}}{0}}\vphantom{0}}\right\}\mathclose{}$</w:t>
      </w:r>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4"/>
    <w:bookmarkStart w:id="325" w:name="exm-not-direct-sum"/>
    <w:p>
      <w:pPr>
        <w:pStyle w:val="BodyText"/>
      </w:pPr>
      <w:r>
        <w:rPr>
          <w:b/>
          <w:bCs/>
        </w:rPr>
        <w:t xml:space="preserve">Example 89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w:r>
        <w:t xml:space="preserve">$$
    \begin{aligned}
    (0, 1, 0) &amp;= (0, 1, 0) + \mathord{\smash[b]{\underset{\raise.3ex\hbox{$\scriptstyle\sim$}}{0}}\vphantom{0}}\\
    &amp;= \mathord{\smash[b]{\underset{\raise.3ex\hbox{$\scriptstyle\sim$}}{0}}\vphantom{0}}+ (0, 1, 0),
    \end{aligned}
    $$</w:t>
      </w:r>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25"/>
    <w:bookmarkStart w:id="326" w:name="thm-direct-sum-equiv"/>
    <w:p>
      <w:pPr>
        <w:pStyle w:val="BodyText"/>
      </w:pPr>
      <w:r>
        <w:rPr>
          <w:b/>
          <w:bCs/>
        </w:rPr>
        <w:t xml:space="preserve">Theorem 51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w:r>
        <w:t xml:space="preserve">$\mathord{\smash[b]{\underset{\raise.3ex\hbox{$\scriptstyle\sim$}}{x}}\vphantom{x}} \in \mathcal{V}$</w:t>
      </w:r>
      <w:r>
        <w:t xml:space="preserve"> </w:t>
      </w:r>
      <w:r>
        <w:t xml:space="preserve">can be written as</w:t>
      </w:r>
      <w:r>
        <w:t xml:space="preserve"> </w:t>
      </w:r>
      <w:r>
        <w:t xml:space="preserve">$\mathord{\smash[b]{\underset{\raise.3ex\hbox{$\scriptstyle\sim$}}{x}}\vphantom{x}} = \mathord{\smash[b]{\underset{\raise.3ex\hbox{$\scriptstyle\sim$}}{x}}\vphantom{x}}_1 + \mathord{\smash[b]{\underset{\raise.3ex\hbox{$\scriptstyle\sim$}}{x}}\vphantom{x}}_2$</w:t>
      </w:r>
      <w:r>
        <w:t xml:space="preserve"> </w:t>
      </w:r>
      <w:r>
        <w:t xml:space="preserve">with</w:t>
      </w:r>
      <w:r>
        <w:t xml:space="preserve"> </w:t>
      </w:r>
      <w:r>
        <w:t xml:space="preserve">$\mathord{\smash[b]{\underset{\raise.3ex\hbox{$\scriptstyle\sim$}}{x}}\vphantom{x}}_1 \in \mathcal{S}_1$</w:t>
      </w:r>
      <w:r>
        <w:t xml:space="preserve"> </w:t>
      </w:r>
      <w:r>
        <w:t xml:space="preserve">and</w:t>
      </w:r>
      <w:r>
        <w:t xml:space="preserve"> </w:t>
      </w:r>
      <w:r>
        <w:t xml:space="preserve">$\mathord{\smash[b]{\underset{\raise.3ex\hbox{$\scriptstyle\sim$}}{x}}\vphantom{x}}_2 \in \mathcal{S}_2$</w:t>
      </w:r>
      <w:r>
        <w:t xml:space="preserve"> </w:t>
      </w:r>
      <w:r>
        <w:t xml:space="preserve">in only one way.</w:t>
      </w:r>
    </w:p>
    <w:bookmarkEnd w:id="326"/>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5</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implies 3.</w:t>
      </w:r>
      <w:r>
        <w:t xml:space="preserve"> </w:t>
      </w:r>
      <w:r>
        <w:t xml:space="preserve">Every</w:t>
      </w:r>
      <w:r>
        <w:t xml:space="preserve"> </w:t>
      </w:r>
      <w:r>
        <w:t xml:space="preserve">$\mathord{\smash[b]{\underset{\raise.3ex\hbox{$\scriptstyle\sim$}}{x}}\vphantom{x}} \in \mathcal{V}$</w:t>
      </w:r>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w:r>
        <w:t xml:space="preserve">$$
    \begin{aligned}
    \mathord{\smash[b]{\underset{\raise.3ex\hbox{$\scriptstyle\sim$}}{x}}\vphantom{x}} &amp;= \mathord{\smash[b]{\underset{\raise.3ex\hbox{$\scriptstyle\sim$}}{u}}\vphantom{u}}_1 + \mathord{\smash[b]{\underset{\raise.3ex\hbox{$\scriptstyle\sim$}}{u}}\vphantom{u}}_2 \\
    &amp;= \mathord{\smash[b]{\underset{\raise.3ex\hbox{$\scriptstyle\sim$}}{v}}\vphantom{v}}_1 + \mathord{\smash[b]{\underset{\raise.3ex\hbox{$\scriptstyle\sim$}}{v}}\vphantom{v}}_2,
    \end{aligned}
    $$</w:t>
      </w:r>
    </w:p>
    <w:p>
      <w:pPr>
        <w:pStyle w:val="FirstParagraph"/>
      </w:pPr>
      <w:r>
        <w:t xml:space="preserve">with</w:t>
      </w:r>
      <w:r>
        <w:t xml:space="preserve"> </w:t>
      </w:r>
      <w:r>
        <w:t xml:space="preserve">$\mathord{\smash[b]{\underset{\raise.3ex\hbox{$\scriptstyle\sim$}}{u}}\vphantom{u}}_1, \mathord{\smash[b]{\underset{\raise.3ex\hbox{$\scriptstyle\sim$}}{v}}\vphantom{v}}_1 \in \mathcal{S}_1$</w:t>
      </w:r>
      <w:r>
        <w:t xml:space="preserve"> </w:t>
      </w:r>
      <w:r>
        <w:t xml:space="preserve">and</w:t>
      </w:r>
      <w:r>
        <w:t xml:space="preserve"> </w:t>
      </w:r>
      <w:r>
        <w:t xml:space="preserve">$\mathord{\smash[b]{\underset{\raise.3ex\hbox{$\scriptstyle\sim$}}{u}}\vphantom{u}}_2, \mathord{\smash[b]{\underset{\raise.3ex\hbox{$\scriptstyle\sim$}}{v}}\vphantom{v}}_2 \in \mathcal{S}_2$</w:t>
      </w:r>
      <w:r>
        <w:t xml:space="preserve">.</w:t>
      </w:r>
      <w:r>
        <w:t xml:space="preserve"> </w:t>
      </w:r>
      <w:r>
        <w:t xml:space="preserve">Then</w:t>
      </w:r>
    </w:p>
    <w:p>
      <w:pPr>
        <w:pStyle w:val="BodyText"/>
      </w:pPr>
      <w:r>
        <w:t xml:space="preserve">$$
    \begin{aligned}
    \mathord{\smash[b]{\underset{\raise.3ex\hbox{$\scriptstyle\sim$}}{u}}\vphantom{u}}_1 - \mathord{\smash[b]{\underset{\raise.3ex\hbox{$\scriptstyle\sim$}}{v}}\vphantom{v}}_1
    &amp;= (\mathord{\smash[b]{\underset{\raise.3ex\hbox{$\scriptstyle\sim$}}{u}}\vphantom{u}}_1 + \mathord{\smash[b]{\underset{\raise.3ex\hbox{$\scriptstyle\sim$}}{u}}\vphantom{u}}_2) - \mathord{\smash[b]{\underset{\raise.3ex\hbox{$\scriptstyle\sim$}}{u}}\vphantom{u}}_2 - \mathord{\smash[b]{\underset{\raise.3ex\hbox{$\scriptstyle\sim$}}{v}}\vphantom{v}}_1
    &amp;&amp; \text{(add and subtract } \mathord{\smash[b]{\underset{\raise.3ex\hbox{$\scriptstyle\sim$}}{u}}\vphantom{u}}_2 \text{)}
    \\
    &amp;= (\mathord{\smash[b]{\underset{\raise.3ex\hbox{$\scriptstyle\sim$}}{v}}\vphantom{v}}_1 + \mathord{\smash[b]{\underset{\raise.3ex\hbox{$\scriptstyle\sim$}}{v}}\vphantom{v}}_2) - \mathord{\smash[b]{\underset{\raise.3ex\hbox{$\scriptstyle\sim$}}{u}}\vphantom{u}}_2 - \mathord{\smash[b]{\underset{\raise.3ex\hbox{$\scriptstyle\sim$}}{v}}\vphantom{v}}_1
    &amp;&amp; \text{(substitute } \mathord{\smash[b]{\underset{\raise.3ex\hbox{$\scriptstyle\sim$}}{u}}\vphantom{u}}_1 + \mathord{\smash[b]{\underset{\raise.3ex\hbox{$\scriptstyle\sim$}}{u}}\vphantom{u}}_2 = \mathord{\smash[b]{\underset{\raise.3ex\hbox{$\scriptstyle\sim$}}{v}}\vphantom{v}}_1 + \mathord{\smash[b]{\underset{\raise.3ex\hbox{$\scriptstyle\sim$}}{v}}\vphantom{v}}_2 \text{)}
    \\
    &amp;= \mathord{\smash[b]{\underset{\raise.3ex\hbox{$\scriptstyle\sim$}}{v}}\vphantom{v}}_2 - \mathord{\smash[b]{\underset{\raise.3ex\hbox{$\scriptstyle\sim$}}{u}}\vphantom{u}}_2.
    &amp;&amp; \text{(cancel } \mathord{\smash[b]{\underset{\raise.3ex\hbox{$\scriptstyle\sim$}}{v}}\vphantom{v}}_1 \text{)}
    \end{aligned}
    $$</w:t>
      </w:r>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w:r>
        <w:t xml:space="preserve">$\mathord{\smash[b]{\underset{\raise.3ex\hbox{$\scriptstyle\sim$}}{u}}\vphantom{u}}_1 + (-1)\,\mathord{\smash[b]{\underset{\raise.3ex\hbox{$\scriptstyle\sim$}}{v}}\vphantom{v}}_1$</w:t>
      </w:r>
      <w:r>
        <w:t xml:space="preserve">).</w:t>
      </w:r>
      <w:r>
        <w:t xml:space="preserve"> </w:t>
      </w:r>
      <w:r>
        <w:t xml:space="preserve">So both sides are in</w:t>
      </w:r>
      <w:r>
        <w:t xml:space="preserve"> </w:t>
      </w:r>
      <w:r>
        <w:t xml:space="preserve">$\mathcal{S}_1 \cap \mathcal{S}_2 = \mathopen{}\left\{\mathord{\smash[b]{\underset{\raise.3ex\hbox{$\scriptstyle\sim$}}{0}}\vphantom{0}}\right\}\mathclose{}$</w:t>
      </w:r>
      <w:r>
        <w:t xml:space="preserve">,</w:t>
      </w:r>
      <w:r>
        <w:t xml:space="preserve"> </w:t>
      </w:r>
      <w:r>
        <w:t xml:space="preserve">which gives</w:t>
      </w:r>
      <w:r>
        <w:t xml:space="preserve"> </w:t>
      </w:r>
      <w:r>
        <w:t xml:space="preserve">$\mathord{\smash[b]{\underset{\raise.3ex\hbox{$\scriptstyle\sim$}}{u}}\vphantom{u}}_1 = \mathord{\smash[b]{\underset{\raise.3ex\hbox{$\scriptstyle\sim$}}{v}}\vphantom{v}}_1$</w:t>
      </w:r>
      <w:r>
        <w:t xml:space="preserve"> </w:t>
      </w:r>
      <w:r>
        <w:t xml:space="preserve">and</w:t>
      </w:r>
      <w:r>
        <w:t xml:space="preserve"> </w:t>
      </w:r>
      <w:r>
        <w:t xml:space="preserve">$\mathord{\smash[b]{\underset{\raise.3ex\hbox{$\scriptstyle\sim$}}{u}}\vphantom{u}}_2 = \mathord{\smash[b]{\underset{\raise.3ex\hbox{$\scriptstyle\sim$}}{v}}\vphantom{v}}_2$</w:t>
      </w:r>
      <w:r>
        <w:t xml:space="preserve">.</w:t>
      </w:r>
    </w:p>
    <w:p>
      <w:pPr>
        <w:pStyle w:val="BodyText"/>
      </w:pPr>
      <w:r>
        <w:rPr>
          <w:b/>
          <w:bCs/>
        </w:rPr>
        <w:t xml:space="preserve">3 implies 1.</w:t>
      </w:r>
      <w:r>
        <w:t xml:space="preserve"> </w:t>
      </w:r>
      <w:r>
        <w:t xml:space="preserve">Take any</w:t>
      </w:r>
      <w:r>
        <w:t xml:space="preserve"> </w:t>
      </w:r>
      <w:r>
        <w:t xml:space="preserve">$\mathord{\smash[b]{\underset{\raise.3ex\hbox{$\scriptstyle\sim$}}{x}}\vphantom{x}} \in \mathcal{S}_1 \cap \mathcal{S}_2$</w:t>
      </w:r>
      <w:r>
        <w:t xml:space="preserve">.</w:t>
      </w:r>
      <w:r>
        <w:t xml:space="preserve"> </w:t>
      </w:r>
      <w:r>
        <w:t xml:space="preserve">Then</w:t>
      </w:r>
      <w:r>
        <w:t xml:space="preserve"> </w:t>
      </w:r>
      <w:r>
        <w:t xml:space="preserve">$\mathord{\smash[b]{\underset{\raise.3ex\hbox{$\scriptstyle\sim$}}{x}}\vphantom{x}} = \mathord{\smash[b]{\underset{\raise.3ex\hbox{$\scriptstyle\sim$}}{x}}\vphantom{x}} + \mathord{\smash[b]{\underset{\raise.3ex\hbox{$\scriptstyle\sim$}}{0}}\vphantom{0}}$</w:t>
      </w:r>
      <w:r>
        <w:t xml:space="preserve">, with</w:t>
      </w:r>
      <w:r>
        <w:t xml:space="preserve"> </w:t>
      </w:r>
      <w:r>
        <w:t xml:space="preserve">$\mathord{\smash[b]{\underset{\raise.3ex\hbox{$\scriptstyle\sim$}}{x}}\vphantom{x}} \in \mathcal{S}_1$</w:t>
      </w:r>
      <w:r>
        <w:t xml:space="preserve"> </w:t>
      </w:r>
      <w:r>
        <w:t xml:space="preserve">and</w:t>
      </w:r>
      <w:r>
        <w:t xml:space="preserve"> </w:t>
      </w:r>
      <w:r>
        <w:t xml:space="preserve">$\mathord{\smash[b]{\underset{\raise.3ex\hbox{$\scriptstyle\sim$}}{0}}\vphantom{0}}\in \mathcal{S}_2$</w:t>
      </w:r>
      <w:r>
        <w:t xml:space="preserve">,</w:t>
      </w:r>
      <w:r>
        <w:t xml:space="preserve"> </w:t>
      </w:r>
      <w:r>
        <w:t xml:space="preserve">and</w:t>
      </w:r>
      <w:r>
        <w:t xml:space="preserve"> </w:t>
      </w:r>
      <w:r>
        <w:t xml:space="preserve">$\mathord{\smash[b]{\underset{\raise.3ex\hbox{$\scriptstyle\sim$}}{x}}\vphantom{x}} = \mathord{\smash[b]{\underset{\raise.3ex\hbox{$\scriptstyle\sim$}}{0}}\vphantom{0}}+ \mathord{\smash[b]{\underset{\raise.3ex\hbox{$\scriptstyle\sim$}}{x}}\vphantom{x}}$</w:t>
      </w:r>
      <w:r>
        <w:t xml:space="preserve">, with</w:t>
      </w:r>
      <w:r>
        <w:t xml:space="preserve"> </w:t>
      </w:r>
      <w:r>
        <w:t xml:space="preserve">$\mathord{\smash[b]{\underset{\raise.3ex\hbox{$\scriptstyle\sim$}}{0}}\vphantom{0}}\in \mathcal{S}_1$</w:t>
      </w:r>
      <w:r>
        <w:t xml:space="preserve"> </w:t>
      </w:r>
      <w:r>
        <w:t xml:space="preserve">and</w:t>
      </w:r>
      <w:r>
        <w:t xml:space="preserve"> </w:t>
      </w:r>
      <w:r>
        <w:t xml:space="preserve">$\mathord{\smash[b]{\underset{\raise.3ex\hbox{$\scriptstyle\sim$}}{x}}\vphantom{x}} \in \mathcal{S}_2$</w:t>
      </w:r>
      <w:r>
        <w:t xml:space="preserve"> </w:t>
      </w:r>
      <w:r>
        <w:t xml:space="preserve">(</w:t>
      </w:r>
      <w:hyperlink w:anchor="thm-subspace-zero">
        <w:r>
          <w:rPr>
            <w:rStyle w:val="Hyperlink"/>
          </w:rPr>
          <w:t xml:space="preserve">Theorem 22</w:t>
        </w:r>
      </w:hyperlink>
      <w:r>
        <w:t xml:space="preserve">).</w:t>
      </w:r>
      <w:r>
        <w:t xml:space="preserve"> </w:t>
      </w:r>
      <w:r>
        <w:t xml:space="preserve">By statement 3 these two expressions are the same,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and</w:t>
      </w:r>
      <w:r>
        <w:t xml:space="preserve"> </w:t>
      </w:r>
      <w:r>
        <w:t xml:space="preserve">$\mathcal{S}_1 \cap \mathcal{S}_2 = \mathopen{}\left\{\mathord{\smash[b]{\underset{\raise.3ex\hbox{$\scriptstyle\sim$}}{0}}\vphantom{0}}\right\}\mathclose{}$</w:t>
      </w:r>
      <w:r>
        <w:t xml:space="preserve">.</w:t>
      </w:r>
    </w:p>
    <w:bookmarkStart w:id="327" w:name="exm-direct-sum-equiv"/>
    <w:p>
      <w:pPr>
        <w:pStyle w:val="BodyText"/>
      </w:pPr>
      <w:r>
        <w:rPr>
          <w:b/>
          <w:bCs/>
        </w:rPr>
        <w:t xml:space="preserve">Example 90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88</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89</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85</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27"/>
    <w:bookmarkStart w:id="328"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w:r>
        <w:t xml:space="preserve">$\mathord{\smash[b]{\underset{\raise.3ex\hbox{$\scriptstyle\sim$}}{y}}\vphantom{y}} \in \mathbb{R}^p$</w:t>
      </w:r>
      <w:r>
        <w:t xml:space="preserve">.</w:t>
      </w:r>
      <w:r>
        <w:t xml:space="preserve"> </w:t>
      </w:r>
      <w:r>
        <w:t xml:space="preserve">By</w:t>
      </w:r>
      <w:r>
        <w:t xml:space="preserve"> </w:t>
      </w:r>
      <w:hyperlink w:anchor="thm-direct-sum-equiv">
        <w:r>
          <w:rPr>
            <w:rStyle w:val="Hyperlink"/>
          </w:rPr>
          <w:t xml:space="preserve">Theorem 51</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\mathcal{T}$</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projection</w:t>
      </w:r>
      <w:r>
        <w:t xml:space="preserve"> </w:t>
      </w:r>
      <w:r>
        <w:t xml:space="preserve">[46]</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[47], Definition 6.3, p. 163</w:t>
      </w:r>
      <w:r>
        <w:t xml:space="preserve">.</w:t>
      </w:r>
    </w:p>
    <w:bookmarkEnd w:id="328"/>
    <w:bookmarkStart w:id="329" w:name="exm-projection"/>
    <w:p>
      <w:pPr>
        <w:pStyle w:val="BodyText"/>
      </w:pPr>
      <w:r>
        <w:rPr>
          <w:b/>
          <w:bCs/>
        </w:rPr>
        <w:t xml:space="preserve">Example 91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w:r>
        <w:t xml:space="preserve">$\mathord{\smash[b]{\underset{\raise.3ex\hbox{$\scriptstyle\sim$}}{y}}\vphantom{y}} = (3, 2)$</w:t>
      </w:r>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w:r>
        <w:t xml:space="preserve">$\mathord{\smash[b]{\underset{\raise.3ex\hbox{$\scriptstyle\sim$}}{0}}\vphantom{0}}$</w:t>
      </w:r>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51</w:t>
        </w:r>
      </w:hyperlink>
      <w:r>
        <w:t xml:space="preserve">).</w:t>
      </w:r>
      <w:r>
        <w:t xml:space="preserve"> </w:t>
      </w:r>
      <w:r>
        <w:t xml:space="preserve">The same vector has a different projection onto the same subspace</w:t>
      </w:r>
      <w:r>
        <w:t xml:space="preserve"> </w:t>
      </w:r>
      <w:r>
        <w:t xml:space="preserve">when the complement changes.</w:t>
      </w:r>
    </w:p>
    <w:bookmarkEnd w:id="329"/>
    <w:bookmarkEnd w:id="330"/>
    <w:bookmarkStart w:id="345" w:name="sec-orthogonal-complements"/>
    <w:p>
      <w:pPr>
        <w:pStyle w:val="Heading2"/>
      </w:pPr>
      <w:r>
        <w:t xml:space="preserve">8 Orthogonal complements</w:t>
      </w:r>
    </w:p>
    <w:bookmarkStart w:id="331" w:name="thm-dot-linear"/>
    <w:p>
      <w:pPr>
        <w:pStyle w:val="FirstParagraph"/>
      </w:pPr>
      <w:r>
        <w:rPr>
          <w:b/>
          <w:bCs/>
        </w:rPr>
        <w:t xml:space="preserve">Theorem 52 (The dot product is linear in each slot)</w:t>
      </w:r>
      <w:r>
        <w:t xml:space="preserve"> </w:t>
      </w:r>
      <w:r>
        <w:t xml:space="preserve">For vectors</w:t>
      </w:r>
      <w:r>
        <w:t xml:space="preserve"> </w:t>
      </w:r>
      <w:r>
        <w:t xml:space="preserve">$\mathord{\smash[b]{\underset{\raise.3ex\hbox{$\scriptstyle\sim$}}{x}}\vphantom{x}}, \mathord{\smash[b]{\underset{\raise.3ex\hbox{$\scriptstyle\sim$}}{u}}\vphantom{u}}, \mathord{\smash[b]{\underset{\raise.3ex\hbox{$\scriptstyle\sim$}}{w}}\vphantom{w}} \in \mathbb{R}^p$</w:t>
      </w:r>
      <w:r>
        <w:t xml:space="preserve"> </w:t>
      </w:r>
      <w:r>
        <w:t xml:space="preserve">and numbers</w:t>
      </w:r>
      <w:r>
        <w:t xml:space="preserve"> </w:t>
      </w:r>
      <m:oMath>
        <m:r>
          <m:t>a</m:t>
        </m:r>
        <m:r>
          <m:rPr>
            <m:sty m:val="p"/>
          </m:rPr>
          <m:t>,</m:t>
        </m:r>
        <m:r>
          <m:t>b</m:t>
        </m:r>
      </m:oMath>
      <w:r>
        <w:t xml:space="preserve">,</w:t>
      </w:r>
    </w:p>
    <w:p>
      <w:pPr>
        <w:pStyle w:val="BodyText"/>
      </w:pPr>
      <w:r>
        <w:t xml:space="preserve">$$
    \mathord{\smash[b]{\underset{\raise.3ex\hbox{$\scriptstyle\sim$}}{x}}\vphantom{x}} \cdot (a\,\mathord{\smash[b]{\underset{\raise.3ex\hbox{$\scriptstyle\sim$}}{u}}\vphantom{u}} + b\,\mathord{\smash[b]{\underset{\raise.3ex\hbox{$\scriptstyle\sim$}}{w}}\vphantom{w}})
    = a\,(\mathord{\smash[b]{\underset{\raise.3ex\hbox{$\scriptstyle\sim$}}{x}}\vphantom{x}} \cdot \mathord{\smash[b]{\underset{\raise.3ex\hbox{$\scriptstyle\sim$}}{u}}\vphantom{u}}) + b\,(\mathord{\smash[b]{\underset{\raise.3ex\hbox{$\scriptstyle\sim$}}{x}}\vphantom{x}} \cdot \mathord{\smash[b]{\underset{\raise.3ex\hbox{$\scriptstyle\sim$}}{w}}\vphantom{w}})
    $$</w:t>
      </w:r>
    </w:p>
    <w:p>
      <w:pPr>
        <w:pStyle w:val="FirstParagraph"/>
      </w:pPr>
      <w:r>
        <w:t xml:space="preserve">and</w:t>
      </w:r>
    </w:p>
    <w:p>
      <w:pPr>
        <w:pStyle w:val="BodyText"/>
      </w:pPr>
      <w:r>
        <w:t xml:space="preserve">$$
    (a\,\mathord{\smash[b]{\underset{\raise.3ex\hbox{$\scriptstyle\sim$}}{u}}\vphantom{u}} + b\,\mathord{\smash[b]{\underset{\raise.3ex\hbox{$\scriptstyle\sim$}}{w}}\vphantom{w}}) \cdot \mathord{\smash[b]{\underset{\raise.3ex\hbox{$\scriptstyle\sim$}}{x}}\vphantom{x}}
    = a\,(\mathord{\smash[b]{\underset{\raise.3ex\hbox{$\scriptstyle\sim$}}{u}}\vphantom{u}} \cdot \mathord{\smash[b]{\underset{\raise.3ex\hbox{$\scriptstyle\sim$}}{x}}\vphantom{x}}) + b\,(\mathord{\smash[b]{\underset{\raise.3ex\hbox{$\scriptstyle\sim$}}{w}}\vphantom{w}} \cdot \mathord{\smash[b]{\underset{\raise.3ex\hbox{$\scriptstyle\sim$}}{x}}\vphantom{x}}).
    $$</w:t>
      </w:r>
    </w:p>
    <w:bookmarkEnd w:id="331"/>
    <w:p>
      <w:pPr>
        <w:pStyle w:val="FirstParagraph"/>
      </w:pPr>
      <w:r>
        <w:rPr>
          <w:i/>
          <w:iCs/>
        </w:rPr>
        <w:t xml:space="preserve">Proof</w:t>
      </w:r>
      <w:r>
        <w:t xml:space="preserve">. </w:t>
      </w:r>
      <w:r>
        <w:rPr>
          <w:b/>
          <w:bCs/>
        </w:rPr>
        <w:t xml:space="preserve">Second slot.</w:t>
      </w:r>
    </w:p>
    <w:p>
      <w:pPr>
        <w:pStyle w:val="BodyText"/>
      </w:pPr>
      <w:r>
        <w:t xml:space="preserve">$$
    \begin{aligned}
    \mathord{\smash[b]{\underset{\raise.3ex\hbox{$\scriptstyle\sim$}}{x}}\vphantom{x}} \cdot (a\,\mathord{\smash[b]{\underset{\raise.3ex\hbox{$\scriptstyle\sim$}}{u}}\vphantom{u}} + b\,\mathord{\smash[b]{\underset{\raise.3ex\hbox{$\scriptstyle\sim$}}{w}}\vphantom{w}})
    &amp;= \sum_{i=1}^px_i\,(a\,\mathord{\smash[b]{\underset{\raise.3ex\hbox{$\scriptstyle\sim$}}{u}}\vphantom{u}} + b\,\mathord{\smash[b]{\underset{\raise.3ex\hbox{$\scriptstyle\sim$}}{w}}\vphantom{w}})_i
    &amp;&amp; \text{(}\text{Definition~8}\text{)}
    \\
    &amp;= \sum_{i=1}^px_i\,(a u_i + b w_i)
    &amp;&amp; \text{(}\text{Definition~25}\text{, }\text{Definition~7}\text{)}
    \\
    &amp;= \sum_{i=1}^p\mathopen{}\left(x_i a u_i + x_i b w_i\right)\mathclose{}
    &amp;&amp; \text{(distribute each } x_i \text{)}
    \\
    &amp;= \sum_{i=1}^p\mathopen{}\left(a\,x_i u_i + b\,x_i w_i\right)\mathclose{}
    &amp;&amp; \text{(commute the factors in each product)}
    \\
    &amp;= \sum_{i=1}^pa\,x_i u_i + \sum_{i=1}^pb\,x_i w_i
    &amp;&amp; \text{(split the finite sum)}
    \\
    &amp;= a \sum_{i=1}^px_i u_i + b \sum_{i=1}^px_i w_i
    &amp;&amp; \text{(factor } a \text{ and } b \text{ out of the sums)}
    \\
    &amp;= a\,(\mathord{\smash[b]{\underset{\raise.3ex\hbox{$\scriptstyle\sim$}}{x}}\vphantom{x}} \cdot \mathord{\smash[b]{\underset{\raise.3ex\hbox{$\scriptstyle\sim$}}{u}}\vphantom{u}}) + b\,(\mathord{\smash[b]{\underset{\raise.3ex\hbox{$\scriptstyle\sim$}}{x}}\vphantom{x}} \cdot \mathord{\smash[b]{\underset{\raise.3ex\hbox{$\scriptstyle\sim$}}{w}}\vphantom{w}}).
    &amp;&amp; \text{(}\text{Definition~8}\text{)}
    \end{aligned}
    $$</w:t>
      </w:r>
    </w:p>
    <w:p>
      <w:pPr>
        <w:pStyle w:val="FirstParagraph"/>
      </w:pPr>
      <w:r>
        <w:rPr>
          <w:b/>
          <w:bCs/>
        </w:rPr>
        <w:t xml:space="preserve">First slot.</w:t>
      </w:r>
    </w:p>
    <w:p>
      <w:pPr>
        <w:pStyle w:val="BodyText"/>
      </w:pPr>
      <w:r>
        <w:t xml:space="preserve">$$
    \begin{aligned}
    (a\,\mathord{\smash[b]{\underset{\raise.3ex\hbox{$\scriptstyle\sim$}}{u}}\vphantom{u}} + b\,\mathord{\smash[b]{\underset{\raise.3ex\hbox{$\scriptstyle\sim$}}{w}}\vphantom{w}}) \cdot \mathord{\smash[b]{\underset{\raise.3ex\hbox{$\scriptstyle\sim$}}{x}}\vphantom{x}}
    &amp;= \mathord{\smash[b]{\underset{\raise.3ex\hbox{$\scriptstyle\sim$}}{x}}\vphantom{x}} \cdot (a\,\mathord{\smash[b]{\underset{\raise.3ex\hbox{$\scriptstyle\sim$}}{u}}\vphantom{u}} + b\,\mathord{\smash[b]{\underset{\raise.3ex\hbox{$\scriptstyle\sim$}}{w}}\vphantom{w}})
    &amp;&amp; \text{(}\text{Theorem~1}\text{)}
    \\
    &amp;= a\,(\mathord{\smash[b]{\underset{\raise.3ex\hbox{$\scriptstyle\sim$}}{x}}\vphantom{x}} \cdot \mathord{\smash[b]{\underset{\raise.3ex\hbox{$\scriptstyle\sim$}}{u}}\vphantom{u}}) + b\,(\mathord{\smash[b]{\underset{\raise.3ex\hbox{$\scriptstyle\sim$}}{x}}\vphantom{x}} \cdot \mathord{\smash[b]{\underset{\raise.3ex\hbox{$\scriptstyle\sim$}}{w}}\vphantom{w}})
    &amp;&amp; \text{(second slot)}
    \\
    &amp;= a\,(\mathord{\smash[b]{\underset{\raise.3ex\hbox{$\scriptstyle\sim$}}{u}}\vphantom{u}} \cdot \mathord{\smash[b]{\underset{\raise.3ex\hbox{$\scriptstyle\sim$}}{x}}\vphantom{x}}) + b\,(\mathord{\smash[b]{\underset{\raise.3ex\hbox{$\scriptstyle\sim$}}{w}}\vphantom{w}} \cdot \mathord{\smash[b]{\underset{\raise.3ex\hbox{$\scriptstyle\sim$}}{x}}\vphantom{x}}).
    &amp;&amp; \text{(}\text{Theorem~1}\text{, twice)}
    \end{aligned}
    $$</w:t>
      </w:r>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w:r>
        <w:t xml:space="preserve">$1\,\mathord{\smash[b]{\underset{\raise.3ex\hbox{$\scriptstyle\sim$}}{u}}\vphantom{u}} = \mathord{\smash[b]{\underset{\raise.3ex\hbox{$\scriptstyle\sim$}}{u}}\vphantom{u}}$</w:t>
      </w:r>
      <w:r>
        <w:t xml:space="preserve">,</w:t>
      </w:r>
      <w:r>
        <w:t xml:space="preserve"> </w:t>
      </w:r>
      <w:r>
        <w:t xml:space="preserve">the theorem gives</w:t>
      </w:r>
      <w:r>
        <w:t xml:space="preserve"> </w:t>
      </w:r>
      <w:r>
        <w:t xml:space="preserve">$\mathord{\smash[b]{\underset{\raise.3ex\hbox{$\scriptstyle\sim$}}{x}}\vphantom{x}} \cdot (\mathord{\smash[b]{\underset{\raise.3ex\hbox{$\scriptstyle\sim$}}{u}}\vphantom{u}} + \mathord{\smash[b]{\underset{\raise.3ex\hbox{$\scriptstyle\sim$}}{w}}\vphantom{w}}) = \mathord{\smash[b]{\underset{\raise.3ex\hbox{$\scriptstyle\sim$}}{x}}\vphantom{x}} \cdot \mathord{\smash[b]{\underset{\raise.3ex\hbox{$\scriptstyle\sim$}}{u}}\vphantom{u}} + \mathord{\smash[b]{\underset{\raise.3ex\hbox{$\scriptstyle\sim$}}{x}}\vphantom{x}} \cdot \mathord{\smash[b]{\underset{\raise.3ex\hbox{$\scriptstyle\sim$}}{w}}\vphantom{w}}$</w:t>
      </w:r>
      <w:r>
        <w:t xml:space="preserve">.</w:t>
      </w:r>
      <w:r>
        <w:t xml:space="preserve"> </w:t>
      </w:r>
      <w:r>
        <w:t xml:space="preserve">With</w:t>
      </w:r>
      <w:r>
        <w:t xml:space="preserve"> </w:t>
      </w:r>
      <w:r>
        <w:t xml:space="preserve">$\mathord{\smash[b]{\underset{\raise.3ex\hbox{$\scriptstyle\sim$}}{w}}\vphantom{w}} = \mathord{\smash[b]{\underset{\raise.3ex\hbox{$\scriptstyle\sim$}}{u}}\vphantom{u}}$</w:t>
      </w:r>
      <w:r>
        <w:t xml:space="preserve"> </w:t>
      </w:r>
      <w:r>
        <w:t xml:space="preserve">and</w:t>
      </w:r>
      <w:r>
        <w:t xml:space="preserve"> </w:t>
      </w:r>
      <m:oMath>
        <m:r>
          <m:t>b</m:t>
        </m:r>
        <m:r>
          <m:rPr>
            <m:sty m:val="p"/>
          </m:rPr>
          <m:t>=</m:t>
        </m:r>
        <m:r>
          <m:t>0</m:t>
        </m:r>
      </m:oMath>
      <w:r>
        <w:t xml:space="preserve">, and</w:t>
      </w:r>
      <w:r>
        <w:t xml:space="preserve"> </w:t>
      </w:r>
      <w:r>
        <w:t xml:space="preserve">$0\,\mathord{\smash[b]{\underset{\raise.3ex\hbox{$\scriptstyle\sim$}}{u}}\vphantom{u}} = \mathord{\smash[b]{\underset{\raise.3ex\hbox{$\scriptstyle\sim$}}{0}}\vphantom{0}}$</w:t>
      </w:r>
      <w:r>
        <w:t xml:space="preserve">,</w:t>
      </w:r>
      <w:r>
        <w:t xml:space="preserve"> </w:t>
      </w:r>
      <w:r>
        <w:t xml:space="preserve">it gives</w:t>
      </w:r>
      <w:r>
        <w:t xml:space="preserve"> </w:t>
      </w:r>
      <w:r>
        <w:t xml:space="preserve">$\mathord{\smash[b]{\underset{\raise.3ex\hbox{$\scriptstyle\sim$}}{x}}\vphantom{x}} \cdot (a\,\mathord{\smash[b]{\underset{\raise.3ex\hbox{$\scriptstyle\sim$}}{u}}\vphantom{u}}) = a\,(\mathord{\smash[b]{\underset{\raise.3ex\hbox{$\scriptstyle\sim$}}{x}}\vphantom{x}} \cdot \mathord{\smash[b]{\underset{\raise.3ex\hbox{$\scriptstyle\sim$}}{u}}\vphantom{u}})$</w:t>
      </w:r>
      <w:r>
        <w:t xml:space="preserve">,</w:t>
      </w:r>
      <w:r>
        <w:t xml:space="preserve"> </w:t>
      </w:r>
      <w:r>
        <w:t xml:space="preserve">and likewise in the first slot.</w:t>
      </w:r>
    </w:p>
    <w:bookmarkStart w:id="332" w:name="exm-dot-linear"/>
    <w:p>
      <w:pPr>
        <w:pStyle w:val="BodyText"/>
      </w:pPr>
      <w:r>
        <w:rPr>
          <w:b/>
          <w:bCs/>
        </w:rPr>
        <w:t xml:space="preserve">Example 92 (Splitting a dot product)</w:t>
      </w:r>
      <w:r>
        <w:t xml:space="preserve"> </w:t>
      </w:r>
      <w:r>
        <w:t xml:space="preserve">Let</w:t>
      </w:r>
      <w:r>
        <w:t xml:space="preserve"> </w:t>
      </w:r>
      <w:r>
        <w:t xml:space="preserve">$\mathord{\smash[b]{\underset{\raise.3ex\hbox{$\scriptstyle\sim$}}{x}}\vphantom{x}} = (1, 2)$</w:t>
      </w:r>
      <w:r>
        <w:t xml:space="preserve">,</w:t>
      </w:r>
      <w:r>
        <w:t xml:space="preserve"> </w:t>
      </w:r>
      <w:r>
        <w:t xml:space="preserve">$\mathord{\smash[b]{\underset{\raise.3ex\hbox{$\scriptstyle\sim$}}{u}}\vphantom{u}} = (3, 0)$</w:t>
      </w:r>
      <w:r>
        <w:t xml:space="preserve">,</w:t>
      </w:r>
      <w:r>
        <w:t xml:space="preserve"> </w:t>
      </w:r>
      <w:r>
        <w:t xml:space="preserve">$\mathord{\smash[b]{\underset{\raise.3ex\hbox{$\scriptstyle\sim$}}{w}}\vphantom{w}} = (0, 1)$</w:t>
      </w:r>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w:r>
        <w:t xml:space="preserve">$a\,\mathord{\smash[b]{\underset{\raise.3ex\hbox{$\scriptstyle\sim$}}{u}}\vphantom{u}} + b\,\mathord{\smash[b]{\underset{\raise.3ex\hbox{$\scriptstyle\sim$}}{w}}\vphantom{w}} = (6, -1)$</w:t>
      </w:r>
      <w:r>
        <w:t xml:space="preserve"> </w:t>
      </w:r>
      <w:r>
        <w:t xml:space="preserve">and</w:t>
      </w:r>
    </w:p>
    <w:p>
      <w:pPr>
        <w:pStyle w:val="BodyText"/>
      </w:pPr>
      <w:r>
        <w:t xml:space="preserve">$$
    \begin{aligned}
    \mathord{\smash[b]{\underset{\raise.3ex\hbox{$\scriptstyle\sim$}}{x}}\vphantom{x}} \cdot (6, -1) &amp;= 6 - 2 \\
    &amp;= 4.
    \end{aligned}
    $$</w:t>
      </w:r>
    </w:p>
    <w:p>
      <w:pPr>
        <w:pStyle w:val="FirstParagraph"/>
      </w:pPr>
      <w:r>
        <w:t xml:space="preserve">By</w:t>
      </w:r>
      <w:r>
        <w:t xml:space="preserve"> </w:t>
      </w:r>
      <w:hyperlink w:anchor="thm-dot-linear">
        <w:r>
          <w:rPr>
            <w:rStyle w:val="Hyperlink"/>
          </w:rPr>
          <w:t xml:space="preserve">Theorem 52</w:t>
        </w:r>
      </w:hyperlink>
      <w:r>
        <w:t xml:space="preserve">,</w:t>
      </w:r>
    </w:p>
    <w:p>
      <w:pPr>
        <w:pStyle w:val="BodyText"/>
      </w:pPr>
      <w:r>
        <w:t xml:space="preserve">$$
    \begin{aligned}
    a\,(\mathord{\smash[b]{\underset{\raise.3ex\hbox{$\scriptstyle\sim$}}{x}}\vphantom{x}} \cdot \mathord{\smash[b]{\underset{\raise.3ex\hbox{$\scriptstyle\sim$}}{u}}\vphantom{u}}) + b\,(\mathord{\smash[b]{\underset{\raise.3ex\hbox{$\scriptstyle\sim$}}{x}}\vphantom{x}} \cdot \mathord{\smash[b]{\underset{\raise.3ex\hbox{$\scriptstyle\sim$}}{w}}\vphantom{w}}) &amp;= 2 \cdot 3 + (-1) \cdot 2 \\
    &amp;= 4,
    \end{aligned}
    $$</w:t>
      </w:r>
    </w:p>
    <w:p>
      <w:pPr>
        <w:pStyle w:val="FirstParagraph"/>
      </w:pPr>
      <w:r>
        <w:t xml:space="preserve">the same number.</w:t>
      </w:r>
    </w:p>
    <w:bookmarkEnd w:id="332"/>
    <w:bookmarkStart w:id="333"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[48]</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w:r>
        <w:t xml:space="preserve">$$
    \mathcal{X}^\perp
    \stackrel{\text{def}}{=}
    \mathopen{}\left\{\mathord{\smash[b]{\underset{\raise.3ex\hbox{$\scriptstyle\sim$}}{u}}\vphantom{u}} \in \mathbb{R}^p : \mathord{\smash[b]{\underset{\raise.3ex\hbox{$\scriptstyle\sim$}}{x}}\vphantom{x}} \cdot \mathord{\smash[b]{\underset{\raise.3ex\hbox{$\scriptstyle\sim$}}{u}}\vphantom{u}} = 0 \text{ for all } \mathord{\smash[b]{\underset{\raise.3ex\hbox{$\scriptstyle\sim$}}{x}}\vphantom{x}} \in \mathcal{X}\right\}\mathclose{}.
    $$</w:t>
      </w:r>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33"/>
    <w:bookmarkStart w:id="334" w:name="exm-orthogonal-complement"/>
    <w:p>
      <w:pPr>
        <w:pStyle w:val="BodyText"/>
      </w:pPr>
      <w:r>
        <w:rPr>
          <w:b/>
          <w:bCs/>
        </w:rPr>
        <w:t xml:space="preserve">Example 93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w:r>
        <w:t xml:space="preserve">$$
    \begin{aligned}
    (a, b, 0) \cdot \mathord{\smash[b]{\underset{\raise.3ex\hbox{$\scriptstyle\sim$}}{u}}\vphantom{u}} &amp;= a u_1 + b u_2 \\
    &amp;= 0
    \end{aligned}
    $$</w:t>
      </w:r>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w:r>
        <w:t xml:space="preserve">$\mathopen{}\left\{\mathord{\smash[b]{\underset{\raise.3ex\hbox{$\scriptstyle\sim$}}{0}}\vphantom{0}}\right\}\mathclose{}^\perp = \mathbb{R}^3$</w:t>
      </w:r>
      <w:r>
        <w:t xml:space="preserve">, because</w:t>
      </w:r>
      <w:r>
        <w:t xml:space="preserve"> </w:t>
      </w:r>
      <w:r>
        <w:t xml:space="preserve">$\mathord{\smash[b]{\underset{\raise.3ex\hbox{$\scriptstyle\sim$}}{0}}\vphantom{0}}\cdot \mathord{\smash[b]{\underset{\raise.3ex\hbox{$\scriptstyle\sim$}}{u}}\vphantom{u}} = 0$</w:t>
      </w:r>
      <w:r>
        <w:t xml:space="preserve"> </w:t>
      </w:r>
      <w:r>
        <w:t xml:space="preserve">for every</w:t>
      </w:r>
      <w:r>
        <w:t xml:space="preserve"> </w:t>
      </w:r>
      <w:r>
        <w:t xml:space="preserve">$\mathord{\smash[b]{\underset{\raise.3ex\hbox{$\scriptstyle\sim$}}{u}}\vphantom{u}}$</w:t>
      </w:r>
      <w:r>
        <w:t xml:space="preserve">.</w:t>
      </w:r>
      <w:r>
        <w:t xml:space="preserve"> </w:t>
      </w:r>
      <w:r>
        <w:t xml:space="preserve">$(\mathbb{R}^3)^\perp = \mathopen{}\left\{\mathord{\smash[b]{\underset{\raise.3ex\hbox{$\scriptstyle\sim$}}{0}}\vphantom{0}}\right\}\mathclose{}$</w:t>
      </w:r>
      <w:r>
        <w:t xml:space="preserve">,</w:t>
      </w:r>
      <w:r>
        <w:t xml:space="preserve"> </w:t>
      </w:r>
      <w:r>
        <w:t xml:space="preserve">because a</w:t>
      </w:r>
      <w:r>
        <w:t xml:space="preserve"> </w:t>
      </w:r>
      <w:r>
        <w:t xml:space="preserve">$\mathord{\smash[b]{\underset{\raise.3ex\hbox{$\scriptstyle\sim$}}{u}}\vphantom{u}}$</w:t>
      </w:r>
      <w:r>
        <w:t xml:space="preserve"> </w:t>
      </w:r>
      <w:r>
        <w:t xml:space="preserve">in it is orthogonal to itself,</w:t>
      </w:r>
      <w:r>
        <w:t xml:space="preserve"> </w:t>
      </w:r>
      <w:r>
        <w:t xml:space="preserve">and</w:t>
      </w:r>
    </w:p>
    <w:p>
      <w:pPr>
        <w:pStyle w:val="BodyText"/>
      </w:pPr>
      <w:r>
        <w:t xml:space="preserve">$$
    \begin{aligned}
    \mathord{\smash[b]{\underset{\raise.3ex\hbox{$\scriptstyle\sim$}}{u}}\vphantom{u}} \cdot \mathord{\smash[b]{\underset{\raise.3ex\hbox{$\scriptstyle\sim$}}{u}}\vphantom{u}} &amp;= u_1^2 + u_2^2 + u_3^2 \\
    &amp;= 0
    \end{aligned}
    $$</w:t>
      </w:r>
    </w:p>
    <w:p>
      <w:pPr>
        <w:numPr>
          <w:ilvl w:val="0"/>
          <w:numId w:val="1000"/>
        </w:numPr>
      </w:pPr>
      <w:r>
        <w:t xml:space="preserve">forces</w:t>
      </w:r>
      <w:r>
        <w:t xml:space="preserve"> </w:t>
      </w:r>
      <w:r>
        <w:t xml:space="preserve">$\mathord{\smash[b]{\underset{\raise.3ex\hbox{$\scriptstyle\sim$}}{u}}\vphantom{u}} = \mathord{\smash[b]{\underset{\raise.3ex\hbox{$\scriptstyle\sim$}}{0}}\vphantom{0}}$</w:t>
      </w:r>
      <w:r>
        <w:t xml:space="preserve">.</w:t>
      </w:r>
    </w:p>
    <w:bookmarkEnd w:id="334"/>
    <w:bookmarkStart w:id="335" w:name="rem-orthogonal-complement-any-set"/>
    <w:p>
      <w:pPr>
        <w:pStyle w:val="FirstParagraph"/>
      </w:pPr>
      <w:r>
        <w:rPr>
          <w:i/>
          <w:iCs/>
        </w:rPr>
        <w:t xml:space="preserve">Remark 21</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35"/>
    <w:bookmarkStart w:id="336" w:name="thm-orthogonal-complement-subspace"/>
    <w:p>
      <w:pPr>
        <w:pStyle w:val="BodyText"/>
      </w:pPr>
      <w:r>
        <w:rPr>
          <w:b/>
          <w:bCs/>
        </w:rPr>
        <w:t xml:space="preserve">Theorem 53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36"/>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w:r>
        <w:t xml:space="preserve">$$
    \begin{aligned}
    \mathord{\smash[b]{\underset{\raise.3ex\hbox{$\scriptstyle\sim$}}{x}}\vphantom{x}} \cdot \mathord{\smash[b]{\underset{\raise.3ex\hbox{$\scriptstyle\sim$}}{0}}\vphantom{0}}&amp;= \sum_i x_i \cdot 0 \\
    &amp;= 0
    \end{aligned}
    $$</w:t>
      </w:r>
    </w:p>
    <w:p>
      <w:pPr>
        <w:pStyle w:val="FirstParagraph"/>
      </w:pPr>
      <w:r>
        <w:t xml:space="preserve">for every</w:t>
      </w:r>
      <w:r>
        <w:t xml:space="preserve"> </w:t>
      </w:r>
      <w:r>
        <w:t xml:space="preserve">$\mathord{\smash[b]{\underset{\raise.3ex\hbox{$\scriptstyle\sim$}}{x}}\vphantom{x}}$</w:t>
      </w:r>
      <w:r>
        <w:t xml:space="preserve">,</w:t>
      </w:r>
      <w:r>
        <w:t xml:space="preserve"> </w:t>
      </w:r>
      <w:r>
        <w:t xml:space="preserve">so</w:t>
      </w:r>
      <w:r>
        <w:t xml:space="preserve"> </w:t>
      </w:r>
      <w:r>
        <w:t xml:space="preserve">$\mathord{\smash[b]{\underset{\raise.3ex\hbox{$\scriptstyle\sim$}}{0}}\vphantom{0}}\in \mathcal{X}^\perp$</w:t>
      </w:r>
      <w:r>
        <w:t xml:space="preserve">.</w:t>
      </w:r>
      <w:r>
        <w:t xml:space="preserve"> </w:t>
      </w:r>
      <w:r>
        <w:t xml:space="preserve">Let</w:t>
      </w:r>
      <w:r>
        <w:t xml:space="preserve"> </w:t>
      </w:r>
      <w:r>
        <w:t xml:space="preserve">$\mathord{\smash[b]{\underset{\raise.3ex\hbox{$\scriptstyle\sim$}}{u}}\vphantom{u}}, \mathord{\smash[b]{\underset{\raise.3ex\hbox{$\scriptstyle\sim$}}{w}}\vphantom{w}} \in \mathcal{X}^\perp$</w:t>
      </w:r>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w:r>
        <w:t xml:space="preserve">$\mathord{\smash[b]{\underset{\raise.3ex\hbox{$\scriptstyle\sim$}}{x}}\vphantom{x}} \in \mathcal{X}$</w:t>
      </w:r>
      <w:r>
        <w:t xml:space="preserve">.</w:t>
      </w:r>
    </w:p>
    <w:p>
      <w:pPr>
        <w:pStyle w:val="BodyText"/>
      </w:pPr>
      <w:r>
        <w:rPr>
          <w:b/>
          <w:bCs/>
        </w:rPr>
        <w:t xml:space="preserve">Addition.</w:t>
      </w:r>
    </w:p>
    <w:p>
      <w:pPr>
        <w:pStyle w:val="BodyText"/>
      </w:pPr>
      <w:r>
        <w:t xml:space="preserve">$$
    \begin{aligned}
    \mathord{\smash[b]{\underset{\raise.3ex\hbox{$\scriptstyle\sim$}}{x}}\vphantom{x}} \cdot (\mathord{\smash[b]{\underset{\raise.3ex\hbox{$\scriptstyle\sim$}}{u}}\vphantom{u}} + \mathord{\smash[b]{\underset{\raise.3ex\hbox{$\scriptstyle\sim$}}{w}}\vphantom{w}})
    &amp;= \mathord{\smash[b]{\underset{\raise.3ex\hbox{$\scriptstyle\sim$}}{x}}\vphantom{x}} \cdot \mathord{\smash[b]{\underset{\raise.3ex\hbox{$\scriptstyle\sim$}}{u}}\vphantom{u}} + \mathord{\smash[b]{\underset{\raise.3ex\hbox{$\scriptstyle\sim$}}{x}}\vphantom{x}} \cdot \mathord{\smash[b]{\underset{\raise.3ex\hbox{$\scriptstyle\sim$}}{w}}\vphantom{w}}
    &amp;&amp; \text{(}\text{Theorem~52}\text{, special case } a \text{ and } b \text{ both equal to } 1 \text{)}
    \\
    &amp;= 0 + 0
    &amp;&amp; \text{(} \mathord{\smash[b]{\underset{\raise.3ex\hbox{$\scriptstyle\sim$}}{u}}\vphantom{u}}, \mathord{\smash[b]{\underset{\raise.3ex\hbox{$\scriptstyle\sim$}}{w}}\vphantom{w}} \in \mathcal{X}^\perp \text{)}
    \\
    &amp;= 0.
    &amp;&amp; \text{(arithmetic)}
    \end{aligned}
    $$</w:t>
      </w:r>
    </w:p>
    <w:p>
      <w:pPr>
        <w:pStyle w:val="FirstParagraph"/>
      </w:pPr>
      <w:r>
        <w:rPr>
          <w:b/>
          <w:bCs/>
        </w:rPr>
        <w:t xml:space="preserve">Scalar multiplication.</w:t>
      </w:r>
    </w:p>
    <w:p>
      <w:pPr>
        <w:pStyle w:val="BodyText"/>
      </w:pPr>
      <w:r>
        <w:t xml:space="preserve">$$
    \begin{aligned}
    \mathord{\smash[b]{\underset{\raise.3ex\hbox{$\scriptstyle\sim$}}{x}}\vphantom{x}} \cdot (c\,\mathord{\smash[b]{\underset{\raise.3ex\hbox{$\scriptstyle\sim$}}{u}}\vphantom{u}})
    &amp;= c\,(\mathord{\smash[b]{\underset{\raise.3ex\hbox{$\scriptstyle\sim$}}{x}}\vphantom{x}} \cdot \mathord{\smash[b]{\underset{\raise.3ex\hbox{$\scriptstyle\sim$}}{u}}\vphantom{u}})
    &amp;&amp; \text{(}\text{Theorem~52}\text{, special case } b = 0 \text{)}
    \\
    &amp;= c \cdot 0
    &amp;&amp; \text{(} \mathord{\smash[b]{\underset{\raise.3ex\hbox{$\scriptstyle\sim$}}{u}}\vphantom{u}} \in \mathcal{X}^\perp \text{)}
    \\
    &amp;= 0.
    &amp;&amp; \text{(arithmetic)}
    \end{aligned}
    $$</w:t>
      </w:r>
    </w:p>
    <w:p>
      <w:pPr>
        <w:pStyle w:val="FirstParagraph"/>
      </w:pPr>
      <w:r>
        <w:t xml:space="preserve">These two equations hold for every</w:t>
      </w:r>
      <w:r>
        <w:t xml:space="preserve"> </w:t>
      </w:r>
      <w:r>
        <w:t xml:space="preserve">$\mathord{\smash[b]{\underset{\raise.3ex\hbox{$\scriptstyle\sim$}}{x}}\vphantom{x}} \in \mathcal{X}$</w:t>
      </w:r>
      <w:r>
        <w:t xml:space="preserve">,</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p>
          <m:e>
            <m:r>
              <m:rPr>
                <m:scr m:val="script"/>
                <m:sty m:val="p"/>
              </m:rPr>
              <m:t>X</m:t>
            </m:r>
          </m:e>
          <m:sup>
            <m:r>
              <m:rPr>
                <m:sty m:val="p"/>
              </m:rPr>
              <m:t>⟂</m:t>
            </m:r>
          </m:sup>
        </m:sSup>
      </m:oMath>
      <w:r>
        <w:t xml:space="preserve">.</w:t>
      </w:r>
    </w:p>
    <w:bookmarkStart w:id="337" w:name="exm-orthogonal-complement-subspace"/>
    <w:p>
      <w:pPr>
        <w:pStyle w:val="BodyText"/>
      </w:pPr>
      <w:r>
        <w:rPr>
          <w:b/>
          <w:bCs/>
        </w:rPr>
        <w:t xml:space="preserve">Example 94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w:r>
        <w:t xml:space="preserve">$$
    \begin{aligned}
    \mathcal{X}^\perp
    &amp;= \mathopen{}\left\{\mathord{\smash[b]{\underset{\raise.3ex\hbox{$\scriptstyle\sim$}}{u}}\vphantom{u}} \in \mathbb{R}^2 : u_1 + 2 u_2 = 0\right\}\mathclose{} \\
    &amp;= \mathopen{}\left\{c\,(-2, 1) : c \in \mathbb{R}\right\}\mathclose{},
    \end{aligned}
    $$</w:t>
      </w:r>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w:r>
        <w:t xml:space="preserve">$$
    \begin{aligned}
    \mathord{\smash[b]{\underset{\raise.3ex\hbox{$\scriptstyle\sim$}}{u}}\vphantom{u}} &amp;= (-2u_2, u_2) \\
    &amp;= u_2\,(-2, 1).
    \end{aligned}
    $$</w:t>
      </w:r>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23</w:t>
        </w:r>
      </w:hyperlink>
      <w:r>
        <w:t xml:space="preserve">,</w:t>
      </w:r>
      <w:r>
        <w:t xml:space="preserve"> </w:t>
      </w:r>
      <w:r>
        <w:t xml:space="preserve">as</w:t>
      </w:r>
      <w:r>
        <w:t xml:space="preserve"> </w:t>
      </w:r>
      <w:hyperlink w:anchor="thm-orthogonal-complement-subspace">
        <w:r>
          <w:rPr>
            <w:rStyle w:val="Hyperlink"/>
          </w:rPr>
          <w:t xml:space="preserve">Theorem 53</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9</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37"/>
    <w:bookmarkStart w:id="338" w:name="thm-complement-null-space"/>
    <w:p>
      <w:pPr>
        <w:pStyle w:val="BodyText"/>
      </w:pPr>
      <w:r>
        <w:rPr>
          <w:b/>
          <w:bCs/>
        </w:rPr>
        <w:t xml:space="preserve">Theorem 54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8"/>
    <w:p>
      <w:pPr>
        <w:pStyle w:val="FirstParagraph"/>
      </w:pPr>
      <w:r>
        <w:rPr>
          <w:i/>
          <w:iCs/>
        </w:rPr>
        <w:t xml:space="preserve">Proof</w:t>
      </w:r>
      <w:r>
        <w:t xml:space="preserve">. </w:t>
      </w:r>
      <w:r>
        <w:t xml:space="preserve">Let</w:t>
      </w:r>
      <w:r>
        <w:t xml:space="preserve"> </w:t>
      </w:r>
      <w:r>
        <w:t xml:space="preserve">$\mathord{\smash[b]{\underset{\raise.3ex\hbox{$\scriptstyle\sim$}}{a}}\vphantom{a}}_1, \ldots, \mathord{\smash[b]{\underset{\raise.3ex\hbox{$\scriptstyle\sim$}}{a}}\vphantom{a}}_n$</w:t>
      </w:r>
      <w:r>
        <w:t xml:space="preserve"> </w:t>
      </w:r>
      <w:r>
        <w:t xml:space="preserve">be the columns of</w:t>
      </w:r>
      <w:r>
        <w:t xml:space="preserve"> </w:t>
      </w:r>
      <m:oMath>
        <m:r>
          <m:rPr>
            <m:sty m:val="bi"/>
          </m:rPr>
          <m:t>A</m:t>
        </m:r>
      </m:oMath>
      <w:r>
        <w:t xml:space="preserve">,</w:t>
      </w:r>
      <w:r>
        <w:t xml:space="preserve"> </w:t>
      </w:r>
      <w:r>
        <w:t xml:space="preserve">so</w:t>
      </w:r>
      <w:r>
        <w:t xml:space="preserve"> </w:t>
      </w:r>
      <w:r>
        <w:t xml:space="preserve">$\mathord{\smash[b]{\underset{\raise.3ex\hbox{$\scriptstyle\sim$}}{a}}\vphantom{a}}_j = (a_{1j}, \ldots, a_{mj})$</w:t>
      </w:r>
      <w:r>
        <w:t xml:space="preserve">.</w:t>
      </w:r>
      <w:r>
        <w:t xml:space="preserve"> </w:t>
      </w:r>
      <w:r>
        <w:t xml:space="preserve">For</w:t>
      </w:r>
      <w:r>
        <w:t xml:space="preserve"> </w:t>
      </w:r>
      <w:r>
        <w:t xml:space="preserve">$\mathord{\smash[b]{\underset{\raise.3ex\hbox{$\scriptstyle\sim$}}{x}}\vphantom{x}} \in \mathbb{R}^m$</w:t>
      </w:r>
      <w:r>
        <w:t xml:space="preserve">, entry</w:t>
      </w:r>
      <w:r>
        <w:t xml:space="preserve"> </w:t>
      </w:r>
      <m:oMath>
        <m:r>
          <m:t>j</m:t>
        </m:r>
      </m:oMath>
      <w:r>
        <w:t xml:space="preserve"> </w:t>
      </w:r>
      <w:r>
        <w:t xml:space="preserve">of</w:t>
      </w:r>
      <w:r>
        <w:t xml:space="preserve"> </w:t>
      </w:r>
      <w:r>
        <w:t xml:space="preserve">${\mathbf{A}}^{\top} \mathord{\smash[b]{\underset{\raise.3ex\hbox{$\scriptstyle\sim$}}{x}}\vphantom{x}}$</w:t>
      </w:r>
      <w:r>
        <w:t xml:space="preserve"> </w:t>
      </w:r>
      <w:r>
        <w:t xml:space="preserve">is</w:t>
      </w:r>
    </w:p>
    <w:p>
      <w:pPr>
        <w:pStyle w:val="BodyText"/>
      </w:pPr>
      <w:r>
        <w:t xml:space="preserve">$$
    \begin{aligned}
    ({\mathbf{A}}^{\top} \mathord{\smash[b]{\underset{\raise.3ex\hbox{$\scriptstyle\sim$}}{x}}\vphantom{x}})_j
    &amp;= \sum_{i=1}^{m} ({\mathbf{A}}^{\top})_{ji}\, x_i
    &amp;&amp; \text{(}\text{Definition~32}\text{)}
    \\
    &amp;= \sum_{i=1}^{m} a_{ij}\, x_i
    &amp;&amp; \text{(}\text{Definition~22}\text{)}
    \\
    &amp;= \mathord{\smash[b]{\underset{\raise.3ex\hbox{$\scriptstyle\sim$}}{a}}\vphantom{a}}_j \cdot \mathord{\smash[b]{\underset{\raise.3ex\hbox{$\scriptstyle\sim$}}{x}}\vphantom{x}}.
    &amp;&amp; \text{(}\text{Definition~8}\text{)}
    \end{aligned}
    $$</w:t>
      </w:r>
    </w:p>
    <w:p>
      <w:pPr>
        <w:pStyle w:val="FirstParagraph"/>
      </w:pPr>
      <w:r>
        <w:t xml:space="preserve">So</w:t>
      </w:r>
      <w:r>
        <w:t xml:space="preserve"> </w:t>
      </w:r>
      <w:r>
        <w:t xml:space="preserve">$\mathord{\smash[b]{\underset{\raise.3ex\hbox{$\scriptstyle\sim$}}{x}}\vphantom{x}} \in \mathcal{N}({\mathbf{A}}^{\top})$</w:t>
      </w:r>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w:r>
        <w:t xml:space="preserve">$\mathord{\smash[b]{\underset{\raise.3ex\hbox{$\scriptstyle\sim$}}{a}}\vphantom{a}}_j \cdot \mathord{\smash[b]{\underset{\raise.3ex\hbox{$\scriptstyle\sim$}}{x}}\vphantom{x}} = 0$</w:t>
      </w:r>
      <w:r>
        <w:t xml:space="preserve"> </w:t>
      </w:r>
      <w:r>
        <w:t xml:space="preserve">for every column</w:t>
      </w:r>
      <w:r>
        <w:t xml:space="preserve"> </w:t>
      </w:r>
      <w:r>
        <w:t xml:space="preserve">$\mathord{\smash[b]{\underset{\raise.3ex\hbox{$\scriptstyle\sim$}}{a}}\vphantom{a}}_j$</w:t>
      </w:r>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w:r>
        <w:t xml:space="preserve">$\mathord{\smash[b]{\underset{\raise.3ex\hbox{$\scriptstyle\sim$}}{a}}\vphantom{a}}_j$</w:t>
      </w:r>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w:r>
        <w:t xml:space="preserve">$\mathord{\smash[b]{\underset{\raise.3ex\hbox{$\scriptstyle\sim$}}{a}}\vphantom{a}}_j \cdot \mathord{\smash[b]{\underset{\raise.3ex\hbox{$\scriptstyle\sim$}}{x}}\vphantom{x}} = 0$</w:t>
      </w:r>
      <w:r>
        <w:t xml:space="preserve"> </w:t>
      </w:r>
      <w:r>
        <w:t xml:space="preserve">for every</w:t>
      </w:r>
      <w:r>
        <w:t xml:space="preserve"> </w:t>
      </w:r>
      <m:oMath>
        <m:r>
          <m:t>j</m:t>
        </m:r>
      </m:oMath>
      <w:r>
        <w:t xml:space="preserve">,</w:t>
      </w:r>
      <w:r>
        <w:t xml:space="preserve"> </w:t>
      </w:r>
      <w:r>
        <w:t xml:space="preserve">and take any</w:t>
      </w:r>
      <w:r>
        <w:t xml:space="preserve"> </w:t>
      </w:r>
      <w:r>
        <w:t xml:space="preserve">$\mathord{\smash[b]{\underset{\raise.3ex\hbox{$\scriptstyle\sim$}}{y}}\vphantom{y}} \in \mathcal{C}(\mathbf{A})$</w:t>
      </w:r>
      <w:r>
        <w:t xml:space="preserve">,</w:t>
      </w:r>
      <w:r>
        <w:t xml:space="preserve"> </w:t>
      </w:r>
      <w:r>
        <w:t xml:space="preserve">so</w:t>
      </w:r>
      <w:r>
        <w:t xml:space="preserve"> </w:t>
      </w:r>
      <w:r>
        <w:t xml:space="preserve">$\mathord{\smash[b]{\underset{\raise.3ex\hbox{$\scriptstyle\sim$}}{y}}\vphantom{y}}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w:r>
        <w:t xml:space="preserve">$$
    \begin{aligned}
    \mathord{\smash[b]{\underset{\raise.3ex\hbox{$\scriptstyle\sim$}}{y}}\vphantom{y}} \cdot \mathord{\smash[b]{\underset{\raise.3ex\hbox{$\scriptstyle\sim$}}{x}}\vphantom{x}}
    &amp;= \sum_{i=1}^{m} (\mathbf{A} \mathord{\smash[b]{\underset{\raise.3ex\hbox{$\scriptstyle\sim$}}{z}}\vphantom{z}})_i\, x_i
    &amp;&amp; \text{(}\text{Definition~8}\text{)}
    \\
    &amp;= \sum_{i=1}^{m} \mathopen{}\left(\sum_{j=1}^na_{ij} z_j\right)\mathclose{}\, x_i
    &amp;&amp; \text{(}\text{Definition~32}\text{)}
    \\
    &amp;= \sum_{i=1}^{m} \sum_{j=1}^na_{ij}\, z_j\, x_i
    &amp;&amp; \text{(distribute each } x_i \text{ over the inner sum)}
    \\
    &amp;= \sum_{j=1}^n\sum_{i=1}^{m} a_{ij}\, z_j\, x_i
    &amp;&amp; \text{(swap the order of the finite sums)}
    \\
    &amp;= \sum_{j=1}^nz_j \sum_{i=1}^{m} a_{ij}\, x_i
    &amp;&amp; \text{(commute, then factor } z_j \text{ out of the inner sum)}
    \\
    &amp;= \sum_{j=1}^nz_j\, (\mathord{\smash[b]{\underset{\raise.3ex\hbox{$\scriptstyle\sim$}}{a}}\vphantom{a}}_j \cdot \mathord{\smash[b]{\underset{\raise.3ex\hbox{$\scriptstyle\sim$}}{x}}\vphantom{x}})
    &amp;&amp; \text{(}\text{Definition~8}\text{)}
    \\
    &amp;= \sum_{j=1}^nz_j \cdot 0
    &amp;&amp; \text{(each } \mathord{\smash[b]{\underset{\raise.3ex\hbox{$\scriptstyle\sim$}}{a}}\vphantom{a}}_j \cdot \mathord{\smash[b]{\underset{\raise.3ex\hbox{$\scriptstyle\sim$}}{x}}\vphantom{x}} = 0 \text{)}
    \\
    &amp;= 0.
    &amp;&amp; \text{(arithmetic)}
    \end{aligned}
    $$</w:t>
      </w:r>
    </w:p>
    <w:p>
      <w:pPr>
        <w:pStyle w:val="FirstParagraph"/>
      </w:pPr>
      <w:r>
        <w:t xml:space="preserve">So</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9" w:name="exm-complement-null-space"/>
    <w:p>
      <w:pPr>
        <w:pStyle w:val="BodyText"/>
      </w:pPr>
      <w:r>
        <w:rPr>
          <w:b/>
          <w:bCs/>
        </w:rPr>
        <w:t xml:space="preserve">Example 95 (The complement of the column space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59</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54</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52</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9"/>
    <w:bookmarkStart w:id="340" w:name="thm-orthogonal-direct-sum"/>
    <w:p>
      <w:pPr>
        <w:pStyle w:val="FirstParagraph"/>
      </w:pPr>
      <w:r>
        <w:rPr>
          <w:b/>
          <w:bCs/>
        </w:rPr>
        <w:t xml:space="preserve">Theorem 55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w:r>
        <w:t xml:space="preserve">$\mathcal{S} \cap \mathcal{S}^\perp = \mathopen{}\left\{\mathord{\smash[b]{\underset{\raise.3ex\hbox{$\scriptstyle\sim$}}{0}}\vphantom{0}}\right\}\mathclose{}$</w:t>
      </w:r>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w:r>
        <w:t xml:space="preserve">$\mathord{\smash[b]{\underset{\raise.3ex\hbox{$\scriptstyle\sim$}}{y}}\vphantom{y}} \in \mathbb{R}^p$</w:t>
      </w:r>
      <w:r>
        <w:t xml:space="preserve"> </w:t>
      </w:r>
      <w:r>
        <w:t xml:space="preserve">can be written as</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with</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 </w:t>
      </w:r>
      <w:r>
        <w:t xml:space="preserve">in only one way (</w:t>
      </w:r>
      <w:hyperlink w:anchor="thm-direct-sum-equiv">
        <w:r>
          <w:rPr>
            <w:rStyle w:val="Hyperlink"/>
          </w:rPr>
          <w:t xml:space="preserve">Theorem 51</w:t>
        </w:r>
      </w:hyperlink>
      <w:r>
        <w:t xml:space="preserve">).</w:t>
      </w:r>
    </w:p>
    <w:bookmarkEnd w:id="340"/>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r>
        <w:t xml:space="preserve"> </w:t>
      </w:r>
      <w:r>
        <w:t xml:space="preserve">If</w:t>
      </w:r>
      <w:r>
        <w:t xml:space="preserve"> </w:t>
      </w:r>
      <w:r>
        <w:t xml:space="preserve">$\mathord{\smash[b]{\underset{\raise.3ex\hbox{$\scriptstyle\sim$}}{x}}\vphantom{x}}$</w:t>
      </w:r>
      <w:r>
        <w:t xml:space="preserve"> </w:t>
      </w:r>
      <w:r>
        <w:t xml:space="preserve">is in both,</w:t>
      </w:r>
      <w:r>
        <w:t xml:space="preserve"> </w:t>
      </w:r>
      <w:r>
        <w:t xml:space="preserve">then</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S</m:t>
        </m:r>
      </m:oMath>
      <w:r>
        <w:t xml:space="preserve">,</w:t>
      </w:r>
      <w:r>
        <w:t xml:space="preserve"> </w:t>
      </w:r>
      <w:r>
        <w:t xml:space="preserve">$\mathord{\smash[b]{\underset{\raise.3ex\hbox{$\scriptstyle\sim$}}{x}}\vphantom{x}}$</w:t>
      </w:r>
      <w:r>
        <w:t xml:space="preserve"> </w:t>
      </w:r>
      <w:r>
        <w:t xml:space="preserve">itself included,</w:t>
      </w:r>
      <w:r>
        <w:t xml:space="preserve"> </w:t>
      </w:r>
      <w:r>
        <w:t xml:space="preserve">so</w:t>
      </w:r>
    </w:p>
    <w:p>
      <w:pPr>
        <w:pStyle w:val="BodyText"/>
      </w:pPr>
      <w:r>
        <w:t xml:space="preserve">$$
    \begin{aligned}
    \mathord{\smash[b]{\underset{\raise.3ex\hbox{$\scriptstyle\sim$}}{x}}\vphantom{x}} \cdot \mathord{\smash[b]{\underset{\raise.3ex\hbox{$\scriptstyle\sim$}}{x}}\vphantom{x}} &amp;= x_1^2 + \cdots + x_p^2 \\
    &amp;= 0,
    \end{aligned}
    $$</w:t>
      </w:r>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$\mathcal{S} = \mathopen{}\left\{\mathord{\smash[b]{\underset{\raise.3ex\hbox{$\scriptstyle\sim$}}{0}}\vphantom{0}}\right\}\mathclose{}$</w:t>
      </w:r>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w:r>
        <w:t xml:space="preserve">$\mathord{\smash[b]{\underset{\raise.3ex\hbox{$\scriptstyle\sim$}}{u}}\vphantom{u}}$</w:t>
      </w:r>
      <w:r>
        <w:t xml:space="preserve"> </w:t>
      </w:r>
      <w:r>
        <w:t xml:space="preserve">satisfies</w:t>
      </w:r>
      <w:r>
        <w:t xml:space="preserve"> </w:t>
      </w:r>
      <w:r>
        <w:t xml:space="preserve">$\mathord{\smash[b]{\underset{\raise.3ex\hbox{$\scriptstyle\sim$}}{0}}\vphantom{0}}\cdot \mathord{\smash[b]{\underset{\raise.3ex\hbox{$\scriptstyle\sim$}}{u}}\vphantom{u}} = 0$</w:t>
      </w:r>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r>
        <w:t xml:space="preserve">If</w:t>
      </w:r>
      <w:r>
        <w:t xml:space="preserve"> </w:t>
      </w:r>
      <m:oMath>
        <m:r>
          <m:t>d</m:t>
        </m:r>
        <m:r>
          <m:rPr>
            <m:sty m:val="p"/>
          </m:rPr>
          <m:t>≥</m:t>
        </m:r>
        <m:r>
          <m:t>1</m:t>
        </m:r>
      </m:oMath>
      <w:r>
        <w:t xml:space="preserve">, choose a basis</w:t>
      </w:r>
      <w:r>
        <w:t xml:space="preserve"> </w:t>
      </w:r>
      <w:r>
        <w:t xml:space="preserve">$\mathord{\smash[b]{\underset{\raise.3ex\hbox{$\scriptstyle\sim$}}{a}}\vphantom{a}}_1,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54</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42</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39</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48</w:t>
        </w:r>
      </w:hyperlink>
      <w:r>
        <w:t xml:space="preserve">), and</w:t>
      </w:r>
    </w:p>
    <w:p>
      <w:pPr>
        <w:pStyle w:val="BodyText"/>
      </w:pPr>
      <w:r>
        <w:t xml:space="preserve">$$
    \begin{aligned}
    \dim(\mathcal{S} + \mathcal{S}^\perp)
    &amp;= \dim(\mathcal{S}) + \dim(\mathcal{S}^\perp) - \dim(\mathcal{S} \cap \mathcal{S}^\perp)
    &amp;&amp; \text{(}\text{Theorem~49}\text{)}
    \\
    &amp;= p - \dim(\mathcal{S} \cap \mathcal{S}^\perp)
    &amp;&amp; \text{(part 2)}
    \\
    &amp;= p - 0
    &amp;&amp; \text{(part 1, and } \dim(\mathopen{}\left\{\mathord{\smash[b]{\underset{\raise.3ex\hbox{$\scriptstyle\sim$}}{0}}\vphantom{0}}\right\}\mathclose{}) = 0 \text{ by }\text{Example~51}\text{)}
    \\
    &amp;= p.
    &amp;&amp; \text{(arithmetic)}
    \end{aligned}
    $$</w:t>
      </w:r>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38</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51</w:t>
        </w:r>
      </w:hyperlink>
      <w:r>
        <w:t xml:space="preserve"> </w:t>
      </w:r>
      <w:r>
        <w:t xml:space="preserve">(statement 1 implies statement 3).</w:t>
      </w:r>
    </w:p>
    <w:bookmarkStart w:id="341" w:name="exm-orthogonal-direct-sum"/>
    <w:p>
      <w:pPr>
        <w:pStyle w:val="BodyText"/>
      </w:pPr>
      <w:r>
        <w:rPr>
          <w:b/>
          <w:bCs/>
        </w:rPr>
        <w:t xml:space="preserve">Example 96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w:r>
        <w:t xml:space="preserve">$(1, 1, 0) \cdot \mathord{\smash[b]{\underset{\raise.3ex\hbox{$\scriptstyle\sim$}}{u}}\vphantom{u}} = 0$</w:t>
      </w:r>
      <w:r>
        <w:t xml:space="preserve">,</w:t>
      </w:r>
      <w:r>
        <w:t xml:space="preserve"> </w:t>
      </w:r>
      <w:r>
        <w:t xml:space="preserve">and then</w:t>
      </w:r>
    </w:p>
    <w:p>
      <w:pPr>
        <w:pStyle w:val="BodyText"/>
      </w:pPr>
      <w:r>
        <w:t xml:space="preserve">$$
    \begin{aligned}
    c\,(1, 1, 0) \cdot \mathord{\smash[b]{\underset{\raise.3ex\hbox{$\scriptstyle\sim$}}{u}}\vphantom{u}} &amp;= c\,(u_1 + u_2) \\
    &amp;= 0
    \end{aligned}
    $$</w:t>
      </w:r>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w:r>
        <w:t xml:space="preserve">$\mathord{\smash[b]{\underset{\raise.3ex\hbox{$\scriptstyle\sim$}}{y}}\vphantom{y}} = (3, 1, 2)$</w:t>
      </w:r>
      <w:r>
        <w:t xml:space="preserve">,</w:t>
      </w:r>
      <w:r>
        <w:t xml:space="preserve"> </w:t>
      </w:r>
      <w:r>
        <w:t xml:space="preserve">look for</w:t>
      </w:r>
      <w:r>
        <w:t xml:space="preserve"> </w:t>
      </w:r>
      <w:r>
        <w:t xml:space="preserve">$\mathord{\smash[b]{\underset{\raise.3ex\hbox{$\scriptstyle\sim$}}{u}}\vphantom{u}} = t\,(1, 1, 0)$</w:t>
      </w:r>
      <w:r>
        <w:t xml:space="preserve"> </w:t>
      </w:r>
      <w:r>
        <w:t xml:space="preserve">with</w:t>
      </w:r>
    </w:p>
    <w:p>
      <w:pPr>
        <w:pStyle w:val="BodyText"/>
      </w:pPr>
      <w:r>
        <w:t xml:space="preserve">$$
    \begin{aligned}
    \mathord{\smash[b]{\underset{\raise.3ex\hbox{$\scriptstyle\sim$}}{v}}\vphantom{v}} &amp;= \mathord{\smash[b]{\underset{\raise.3ex\hbox{$\scriptstyle\sim$}}{y}}\vphantom{y}} - \mathord{\smash[b]{\underset{\raise.3ex\hbox{$\scriptstyle\sim$}}{u}}\vphantom{u}} \\
    &amp;= (3 - t, 1 - t, 2)
    \end{aligned}
    $$</w:t>
      </w:r>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w:r>
        <w:t xml:space="preserve">$\mathord{\smash[b]{\underset{\raise.3ex\hbox{$\scriptstyle\sim$}}{u}}\vphantom{u}} = (2, 2, 0)$</w:t>
      </w:r>
      <w:r>
        <w:t xml:space="preserve"> </w:t>
      </w:r>
      <w:r>
        <w:t xml:space="preserve">and</w:t>
      </w:r>
      <w:r>
        <w:t xml:space="preserve"> </w:t>
      </w:r>
      <w:r>
        <w:t xml:space="preserve">$\mathord{\smash[b]{\underset{\raise.3ex\hbox{$\scriptstyle\sim$}}{v}}\vphantom{v}} = (1, -1, 2)$</w:t>
      </w:r>
      <w:r>
        <w:t xml:space="preserve">,</w:t>
      </w:r>
      <w:r>
        <w:t xml:space="preserve"> </w:t>
      </w:r>
      <w:r>
        <w:t xml:space="preserve">with</w:t>
      </w:r>
      <w:r>
        <w:t xml:space="preserve"> </w:t>
      </w:r>
      <w:r>
        <w:t xml:space="preserve">$\mathord{\smash[b]{\underset{\raise.3ex\hbox{$\scriptstyle\sim$}}{u}}\vphantom{u}} + \mathord{\smash[b]{\underset{\raise.3ex\hbox{$\scriptstyle\sim$}}{v}}\vphantom{v}} = (3, 1, 2)$</w:t>
      </w:r>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41"/>
    <w:bookmarkStart w:id="342" w:name="thm-double-complement"/>
    <w:p>
      <w:pPr>
        <w:pStyle w:val="FirstParagraph"/>
      </w:pPr>
      <w:r>
        <w:rPr>
          <w:b/>
          <w:bCs/>
        </w:rPr>
        <w:t xml:space="preserve">Theorem 56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42"/>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w:r>
        <w:t xml:space="preserve">$\mathord{\smash[b]{\underset{\raise.3ex\hbox{$\scriptstyle\sim$}}{s}}\vphantom{s}} \in \mathcal{S}$</w:t>
      </w:r>
      <w:r>
        <w:t xml:space="preserve"> </w:t>
      </w:r>
      <w:r>
        <w:t xml:space="preserve">and any</w:t>
      </w:r>
      <w:r>
        <w:t xml:space="preserve"> </w:t>
      </w:r>
      <w:r>
        <w:t xml:space="preserve">$\mathord{\smash[b]{\underset{\raise.3ex\hbox{$\scriptstyle\sim$}}{v}}\vphantom{v}} \in \mathcal{S}^\perp$</w:t>
      </w:r>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w:r>
        <w:t xml:space="preserve">$\mathord{\smash[b]{\underset{\raise.3ex\hbox{$\scriptstyle\sim$}}{s}}\vphantom{s}} \cdot \mathord{\smash[b]{\underset{\raise.3ex\hbox{$\scriptstyle\sim$}}{v}}\vphantom{v}} = 0$</w:t>
      </w:r>
      <w:r>
        <w:t xml:space="preserve">,</w:t>
      </w:r>
      <w:r>
        <w:t xml:space="preserve"> </w:t>
      </w:r>
      <w:r>
        <w:t xml:space="preserve">so</w:t>
      </w:r>
      <w:r>
        <w:t xml:space="preserve"> </w:t>
      </w:r>
      <w:r>
        <w:t xml:space="preserve">$\mathord{\smash[b]{\underset{\raise.3ex\hbox{$\scriptstyle\sim$}}{v}}\vphantom{v}} \cdot \mathord{\smash[b]{\underset{\raise.3ex\hbox{$\scriptstyle\sim$}}{s}}\vphantom{s}}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$\mathord{\smash[b]{\underset{\raise.3ex\hbox{$\scriptstyle\sim$}}{s}}\vphantom{s}}$</w:t>
      </w:r>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w:r>
        <w:t xml:space="preserve">$\mathord{\smash[b]{\underset{\raise.3ex\hbox{$\scriptstyle\sim$}}{s}}\vphantom{s}} \in (\mathcal{S}^\perp)^\perp$</w:t>
      </w:r>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part 2 of</w:t>
      </w:r>
      <w:r>
        <w:t xml:space="preserve"> </w:t>
      </w:r>
      <w:hyperlink w:anchor="thm-orthogonal-direct-sum">
        <w:r>
          <w:rPr>
            <w:rStyle w:val="Hyperlink"/>
          </w:rPr>
          <w:t xml:space="preserve">Theorem 55</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55</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55</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32</w:t>
        </w:r>
      </w:hyperlink>
      <w:r>
        <w:t xml:space="preserve">).</w:t>
      </w:r>
    </w:p>
    <w:bookmarkStart w:id="343" w:name="exm-double-complement"/>
    <w:p>
      <w:pPr>
        <w:pStyle w:val="BodyText"/>
      </w:pPr>
      <w:r>
        <w:rPr>
          <w:b/>
          <w:bCs/>
        </w:rPr>
        <w:t xml:space="preserve">Example 97 (Back to the line)</w:t>
      </w:r>
      <w:r>
        <w:t xml:space="preserve"> </w:t>
      </w:r>
      <w:r>
        <w:t xml:space="preserve">In</w:t>
      </w:r>
      <w:r>
        <w:t xml:space="preserve"> </w:t>
      </w:r>
      <w:hyperlink w:anchor="exm-orthogonal-direct-sum">
        <w:r>
          <w:rPr>
            <w:rStyle w:val="Hyperlink"/>
          </w:rPr>
          <w:t xml:space="preserve">Example 96</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w:r>
        <w:t xml:space="preserve">Since</w:t>
      </w:r>
      <w:r>
        <w:t xml:space="preserve"> </w:t>
      </w:r>
      <w:r>
        <w:t xml:space="preserve">${\mathbf{B}}^{\top} \mathord{\smash[b]{\underset{\raise.3ex\hbox{$\scriptstyle\sim$}}{w}}\vphantom{w}} = (w_1 - w_2,\ w_3)$</w:t>
      </w:r>
      <w:r>
        <w:t xml:space="preserve"> </w:t>
      </w:r>
      <w:r>
        <w:t xml:space="preserve">(</w:t>
      </w:r>
      <w:hyperlink w:anchor="def-matvec-mult">
        <w:r>
          <w:rPr>
            <w:rStyle w:val="Hyperlink"/>
          </w:rPr>
          <w:t xml:space="preserve">Definition 32</w:t>
        </w:r>
      </w:hyperlink>
      <w:r>
        <w:t xml:space="preserve">),</w:t>
      </w:r>
      <w:r>
        <w:t xml:space="preserve"> </w:t>
      </w:r>
      <w:r>
        <w:t xml:space="preserve">$\mathord{\smash[b]{\underset{\raise.3ex\hbox{$\scriptstyle\sim$}}{w}}\vphantom{w}} \in (\mathcal{S}^\perp)^\perp$</w:t>
      </w:r>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43"/>
    <w:bookmarkStart w:id="344" w:name="exm-double-complement-fails"/>
    <w:p>
      <w:pPr>
        <w:pStyle w:val="FirstParagraph"/>
      </w:pPr>
      <w:r>
        <w:rPr>
          <w:b/>
          <w:bCs/>
        </w:rPr>
        <w:t xml:space="preserve">Example 98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97</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56</w:t>
        </w:r>
      </w:hyperlink>
      <w:r>
        <w:t xml:space="preserve"> </w:t>
      </w:r>
      <w:r>
        <w:t xml:space="preserve">needs</w:t>
      </w:r>
      <w:r>
        <w:t xml:space="preserve"> </w:t>
      </w:r>
      <m:oMath>
        <m:r>
          <m:rPr>
            <m:scr m:val="script"/>
            <m:sty m:val="p"/>
          </m:rPr>
          <m:t>S</m:t>
        </m:r>
      </m:oMath>
      <w:r>
        <w:t xml:space="preserve"> </w:t>
      </w:r>
      <w:r>
        <w:t xml:space="preserve">to be a subspace.</w:t>
      </w:r>
    </w:p>
    <w:bookmarkEnd w:id="344"/>
    <w:bookmarkEnd w:id="345"/>
    <w:bookmarkStart w:id="348" w:name="sec-fundamental-theorem"/>
    <w:p>
      <w:pPr>
        <w:pStyle w:val="Heading2"/>
      </w:pPr>
      <w:r>
        <w:t xml:space="preserve">9 The fundamental theorem of linear algebra</w:t>
      </w:r>
    </w:p>
    <w:bookmarkStart w:id="346" w:name="thm-fundamental-subspaces"/>
    <w:p>
      <w:pPr>
        <w:pStyle w:val="FirstParagraph"/>
      </w:pPr>
      <w:r>
        <w:rPr>
          <w:b/>
          <w:bCs/>
        </w:rPr>
        <w:t xml:space="preserve">Theorem 57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46"/>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54</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55</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56</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39</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39</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42</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40</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47" w:name="exm-fundamental-subspaces"/>
    <w:p>
      <w:pPr>
        <w:pStyle w:val="BodyText"/>
      </w:pPr>
      <w:r>
        <w:rPr>
          <w:b/>
          <w:bCs/>
        </w:rPr>
        <w:t xml:space="preserve">Example 99 (The four subspaces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67</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68</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95</w:t>
        </w:r>
      </w:hyperlink>
      <w:r>
        <w:t xml:space="preserve">).</w:t>
      </w:r>
    </w:p>
    <w:p>
      <w:pPr>
        <w:pStyle w:val="FirstParagraph"/>
      </w:pPr>
      <w:r>
        <w:t xml:space="preserve">By part 3,</w:t>
      </w:r>
      <w:r>
        <w:t xml:space="preserve"> </w:t>
      </w:r>
      <w:r>
        <w:t xml:space="preserve">$\mathord{\smash[b]{\underset{\raise.3ex\hbox{$\scriptstyle\sim$}}{y}}\vphantom{y}} = (1, 0, 0)$</w:t>
      </w:r>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w:r>
        <w:t xml:space="preserve">$\mathord{\smash[b]{\underset{\raise.3ex\hbox{$\scriptstyle\sim$}}{y}}\vphantom{y}} - t\,(1, -2, -2)$</w:t>
      </w:r>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54</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52</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w:r>
        <w:t xml:space="preserve">$\mathord{\smash[b]{\underset{\raise.3ex\hbox{$\scriptstyle\sim$}}{0}}\vphantom{0}}_2$</w:t>
      </w:r>
      <w:r>
        <w:t xml:space="preserve">.</w:t>
      </w:r>
    </w:p>
    <w:p>
      <w:pPr>
        <w:pStyle w:val="BodyText"/>
      </w:pPr>
      <w:r>
        <w:t xml:space="preserve">These four statements are the fundamental theorem of linear algebra</w:t>
      </w:r>
      <w:r>
        <w:t xml:space="preserve"> </w:t>
      </w:r>
      <w:r>
        <w:t xml:space="preserve">[49]</w:t>
      </w:r>
      <w:r>
        <w:t xml:space="preserve">.</w:t>
      </w:r>
    </w:p>
    <w:bookmarkEnd w:id="347"/>
    <w:bookmarkEnd w:id="348"/>
    <w:bookmarkStart w:id="360" w:name="sec-inner-products"/>
    <w:p>
      <w:pPr>
        <w:pStyle w:val="Heading2"/>
      </w:pPr>
      <w:r>
        <w:t xml:space="preserve">10 Inner products</w:t>
      </w:r>
    </w:p>
    <w:bookmarkStart w:id="349"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[50]</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w:r>
        <w:t xml:space="preserve">$\mathord{\smash[b]{\underset{\raise.3ex\hbox{$\scriptstyle\sim$}}{x}}\vphantom{x}}, \mathord{\smash[b]{\underset{\raise.3ex\hbox{$\scriptstyle\sim$}}{y}}\vphantom{y}}\in \mathbb{R}^p$</w:t>
      </w:r>
      <w:r>
        <w:t xml:space="preserve"> </w:t>
      </w:r>
      <w:r>
        <w:t xml:space="preserve">a real number</w:t>
      </w:r>
      <w:r>
        <w:t xml:space="preserve"> </w:t>
      </w:r>
      <w:r>
        <w:t xml:space="preserve">$\mathopen{}\left\langle \mathord{\smash[b]{\underset{\raise.3ex\hbox{$\scriptstyle\sim$}}{x}}\vphantom{x}}, \mathord{\smash[b]{\underset{\raise.3ex\hbox{$\scriptstyle\sim$}}{y}}\vphantom{y}}\right\rangle\mathclose{}$</w:t>
      </w:r>
      <w:r>
        <w:t xml:space="preserve">,</w:t>
      </w:r>
      <w:r>
        <w:t xml:space="preserve"> </w:t>
      </w:r>
      <w:r>
        <w:t xml:space="preserve">and that has the following four properties</w:t>
      </w:r>
      <w:r>
        <w:t xml:space="preserve"> </w:t>
      </w:r>
      <w:r>
        <w:t xml:space="preserve">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 \ge 0$</w:t>
      </w:r>
      <w:r>
        <w:t xml:space="preserve">;</w:t>
      </w:r>
    </w:p>
    <w:p>
      <w:pPr>
        <w:pStyle w:val="Compact"/>
        <w:numPr>
          <w:ilvl w:val="0"/>
          <w:numId w:val="1048"/>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8"/>
        </w:numPr>
      </w:pPr>
      <w:r>
        <w:rPr>
          <w:b/>
          <w:bCs/>
        </w:rPr>
        <w:t xml:space="preserve">linearity in the first slot</w:t>
      </w:r>
      <w:r>
        <w:t xml:space="preserve">:</w:t>
      </w:r>
      <w:r>
        <w:t xml:space="preserve"> </w:t>
      </w:r>
      <w:r>
        <w:t xml:space="preserve">$\mathopen{}\left\langle a\,\mathord{\smash[b]{\underset{\raise.3ex\hbox{$\scriptstyle\sim$}}{x}}\vphantom{x}}+ b\,\mathord{\smash[b]{\underset{\raise.3ex\hbox{$\scriptstyle\sim$}}{y}}\vphantom{y}}, \mathord{\smash[b]{\underset{\raise.3ex\hbox{$\scriptstyle\sim$}}{z}}\vphantom{z}}\right\rangle\mathclose{} = a\,\mathopen{}\left\langle \mathord{\smash[b]{\underset{\raise.3ex\hbox{$\scriptstyle\sim$}}{x}}\vphantom{x}}, \mathord{\smash[b]{\underset{\raise.3ex\hbox{$\scriptstyle\sim$}}{z}}\vphantom{z}}\right\rangle\mathclose{} + b\,\mathopen{}\left\langle \mathord{\smash[b]{\underset{\raise.3ex\hbox{$\scriptstyle\sim$}}{y}}\vphantom{y}}, \mathord{\smash[b]{\underset{\raise.3ex\hbox{$\scriptstyle\sim$}}{z}}\vphantom{z}}\right\rangle\mathclose{}$</w:t>
      </w:r>
      <w:r>
        <w:t xml:space="preserve">;</w:t>
      </w:r>
    </w:p>
    <w:p>
      <w:pPr>
        <w:pStyle w:val="Compact"/>
        <w:numPr>
          <w:ilvl w:val="0"/>
          <w:numId w:val="1048"/>
        </w:numPr>
      </w:pPr>
      <w:r>
        <w:rPr>
          <w:b/>
          <w:bCs/>
        </w:rPr>
        <w:t xml:space="preserve">symmetry</w:t>
      </w:r>
      <w:r>
        <w:t xml:space="preserve">:</w:t>
      </w:r>
      <w:r>
        <w:t xml:space="preserve"> </w:t>
      </w:r>
      <w:r>
        <w:t xml:space="preserve">$\mathopen{}\left\langle \mathord{\smash[b]{\underset{\raise.3ex\hbox{$\scriptstyle\sim$}}{x}}\vphantom{x}}, \mathord{\smash[b]{\underset{\raise.3ex\hbox{$\scriptstyle\sim$}}{y}}\vphantom{y}}\right\rangle\mathclose{} = \mathopen{}\left\langle \mathord{\smash[b]{\underset{\raise.3ex\hbox{$\scriptstyle\sim$}}{y}}\vphantom{y}}, \mathord{\smash[b]{\underset{\raise.3ex\hbox{$\scriptstyle\sim$}}{x}}\vphantom{x}}\right\rangle\mathclose{}$</w:t>
      </w:r>
      <w:r>
        <w:t xml:space="preserve">.</w:t>
      </w:r>
    </w:p>
    <w:bookmarkEnd w:id="349"/>
    <w:bookmarkStart w:id="350" w:name="rem-inner-product-other-sources"/>
    <w:p>
      <w:pPr>
        <w:pStyle w:val="FirstParagraph"/>
      </w:pPr>
      <w:r>
        <w:rPr>
          <w:i/>
          <w:iCs/>
        </w:rPr>
        <w:t xml:space="preserve">Remark 22</w:t>
      </w:r>
      <w:r>
        <w:t xml:space="preserve"> (The definition in other sources). </w:t>
      </w:r>
      <w:r>
        <w:t xml:space="preserve">Axler [51],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w:r>
        <w:t xml:space="preserve">$\mathopen{}\left\langle \mathord{\smash[b]{\underset{\raise.3ex\hbox{$\scriptstyle\sim$}}{u}}\vphantom{u}}, \mathord{\smash[b]{\underset{\raise.3ex\hbox{$\scriptstyle\sim$}}{v}}\vphantom{v}}\right\rangle\mathclose{} = \overline{\mathopen{}\left\langle \mathord{\smash[b]{\underset{\raise.3ex\hbox{$\scriptstyle\sim$}}{v}}\vphantom{v}}, \mathord{\smash[b]{\underset{\raise.3ex\hbox{$\scriptstyle\sim$}}{u}}\vphantom{u}}\right\rangle\mathclose{}}$</w:t>
      </w:r>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50"/>
    <w:bookmarkStart w:id="351" w:name="exm-dot-product-inner-product"/>
    <w:p>
      <w:pPr>
        <w:pStyle w:val="BodyText"/>
      </w:pPr>
      <w:r>
        <w:rPr>
          <w:b/>
          <w:bCs/>
        </w:rPr>
        <w:t xml:space="preserve">Example 100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w:r>
        <w:t xml:space="preserve">$\mathord{\smash[b]{\underset{\raise.3ex\hbox{$\scriptstyle\sim$}}{x}}\vphantom{x}}\cdot \mathord{\smash[b]{\underset{\raise.3ex\hbox{$\scriptstyle\sim$}}{x}}\vphantom{x}}= \sum_{i=1}^px_i^2$</w:t>
      </w:r>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w:r>
        <w:t xml:space="preserve">$\mathord{\smash[b]{\underset{\raise.3ex\hbox{$\scriptstyle\sim$}}{x}}\vphantom{x}}\cdot \mathord{\smash[b]{\underset{\raise.3ex\hbox{$\scriptstyle\sim$}}{x}}\vphantom{x}}= 0$</w:t>
      </w:r>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52</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w:r>
        <w:t xml:space="preserve">$\mathord{\smash[b]{\underset{\raise.3ex\hbox{$\scriptstyle\sim$}}{x}}\vphantom{x}}= (1, -2, 2)$</w:t>
      </w:r>
      <w:r>
        <w:t xml:space="preserve">,</w:t>
      </w:r>
    </w:p>
    <w:p>
      <w:pPr>
        <w:pStyle w:val="BodyText"/>
      </w:pPr>
      <w:r>
        <w:t xml:space="preserve">$$
    \begin{aligned}
    \mathord{\smash[b]{\underset{\raise.3ex\hbox{$\scriptstyle\sim$}}{x}}\vphantom{x}}\cdot \mathord{\smash[b]{\underset{\raise.3ex\hbox{$\scriptstyle\sim$}}{x}}\vphantom{x}}
    &amp;= 1 \cdot 1 + (-2) \cdot(-2) + 2 \cdot 2
    &amp;&amp; \text{(definition of the dot product)}
    \\
    &amp;= 1 + 4 + 4
    &amp;&amp; \text{(multiply)}
    \\
    &amp;= 9
    &amp;&amp; \text{(add)}
    \end{aligned}
    $$</w:t>
      </w:r>
    </w:p>
    <w:p>
      <w:pPr>
        <w:pStyle w:val="FirstParagraph"/>
      </w:pPr>
      <w:r>
        <w:t xml:space="preserve">which is positive, as positivity and definiteness require of a nonzero vector.</w:t>
      </w:r>
    </w:p>
    <w:bookmarkEnd w:id="351"/>
    <w:bookmarkStart w:id="352"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[50]</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52"/>
    <w:bookmarkStart w:id="353" w:name="exm-inner-product-space"/>
    <w:p>
      <w:pPr>
        <w:pStyle w:val="BodyText"/>
      </w:pPr>
      <w:r>
        <w:rPr>
          <w:b/>
          <w:bCs/>
        </w:rPr>
        <w:t xml:space="preserve">Example 101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w:r>
        <w:t xml:space="preserve">$\mathopen{}\left\langle \mathord{\smash[b]{\underset{\raise.3ex\hbox{$\scriptstyle\sim$}}{x}}\vphantom{x}}, \mathord{\smash[b]{\underset{\raise.3ex\hbox{$\scriptstyle\sim$}}{y}}\vphantom{y}}\right\rangle\mathclose{} = \mathord{\smash[b]{\underset{\raise.3ex\hbox{$\scriptstyle\sim$}}{x}}\vphantom{x}}\cdot \mathord{\smash[b]{\underset{\raise.3ex\hbox{$\scriptstyle\sim$}}{y}}\vphantom{y}}$</w:t>
      </w:r>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100</w:t>
        </w:r>
      </w:hyperlink>
      <w:r>
        <w:t xml:space="preserve">).</w:t>
      </w:r>
      <w:r>
        <w:t xml:space="preserve"> </w:t>
      </w:r>
      <w:r>
        <w:t xml:space="preserve">For</w:t>
      </w:r>
      <w:r>
        <w:t xml:space="preserve"> </w:t>
      </w:r>
      <m:oMath>
        <m:r>
          <m:t>p</m:t>
        </m:r>
        <m:r>
          <m:rPr>
            <m:sty m:val="p"/>
          </m:rPr>
          <m:t>=</m:t>
        </m:r>
        <m:r>
          <m:t>2</m:t>
        </m:r>
      </m:oMath>
      <w:r>
        <w:t xml:space="preserve">, any vector</w:t>
      </w:r>
      <w:r>
        <w:t xml:space="preserve"> </w:t>
      </w:r>
      <w:r>
        <w:t xml:space="preserve">$\mathord{\smash[b]{\underset{\raise.3ex\hbox{$\scriptstyle\sim$}}{x}}\vphantom{x}}= (x_1, x_2) \in \mathbb{R}^2$</w:t>
      </w:r>
      <w:r>
        <w:t xml:space="preserve"> </w:t>
      </w:r>
      <w:r>
        <w:t xml:space="preserve">has squared norm</w:t>
      </w:r>
      <w:r>
        <w:t xml:space="preserve"> </w:t>
      </w:r>
      <w:r>
        <w:t xml:space="preserve">$\mathopen{}\left\langle \mathord{\smash[b]{\underset{\raise.3ex\hbox{$\scriptstyle\sim$}}{x}}\vphantom{x}}, \mathord{\smash[b]{\underset{\raise.3ex\hbox{$\scriptstyle\sim$}}{x}}\vphantom{x}}\right\rangle\mathclose{} = x_1^2 + x_2^2 \ge 0$</w:t>
      </w:r>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53"/>
    <w:bookmarkStart w:id="354" w:name="exm-weighted-inner-product"/>
    <w:p>
      <w:pPr>
        <w:pStyle w:val="BodyText"/>
      </w:pPr>
      <w:r>
        <w:rPr>
          <w:b/>
          <w:bCs/>
        </w:rPr>
        <w:t xml:space="preserve">Example 102 (A weighted inner product)</w:t>
      </w:r>
      <w:r>
        <w:t xml:space="preserve"> </w:t>
      </w:r>
      <w:r>
        <w:t xml:space="preserve">Let</w:t>
      </w:r>
      <w:r>
        <w:t xml:space="preserve"> </w:t>
      </w:r>
      <w:r>
        <w:t xml:space="preserve">$\mathord{\smash[b]{\underset{\raise.3ex\hbox{$\scriptstyle\sim$}}{c}}\vphantom{c}} = (c_1, \ldots, c_p)$</w:t>
      </w:r>
      <w:r>
        <w:t xml:space="preserve"> </w:t>
      </w:r>
      <w:r>
        <w:t xml:space="preserve">be a vector of positive numbers, and define</w:t>
      </w:r>
    </w:p>
    <w:p>
      <w:pPr>
        <w:pStyle w:val="BodyText"/>
      </w:pPr>
      <w:r>
        <w:t xml:space="preserve">$$\mathopen{}\left\langle \mathord{\smash[b]{\underset{\raise.3ex\hbox{$\scriptstyle\sim$}}{x}}\vphantom{x}}, \mathord{\smash[b]{\underset{\raise.3ex\hbox{$\scriptstyle\sim$}}{y}}\vphantom{y}}\right\rangle\mathclose{}_{\mathord{\smash[b]{\underset{\raise.3ex\hbox{$\scriptstyle\sim$}}{c}}\vphantom{c}}} \stackrel{\text{def}}{=}\sum_{i=1}^pc_i\,x_i y_i.$$</w:t>
      </w:r>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[51], Example 6.3(b), p. 184</w:t>
      </w:r>
      <w:r>
        <w:t xml:space="preserve">:</w:t>
      </w:r>
    </w:p>
    <w:p>
      <w:pPr>
        <w:pStyle w:val="Compact"/>
        <w:numPr>
          <w:ilvl w:val="0"/>
          <w:numId w:val="105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\mathord{\smash[b]{\underset{\raise.3ex\hbox{$\scriptstyle\sim$}}{x}}\vphantom{x}}\right\rangle\mathclose{}_{\mathord{\smash[b]{\underset{\raise.3ex\hbox{$\scriptstyle\sim$}}{c}}\vphantom{c}}} = \sum_{i=1}^pc_i\,x_i^2$</w:t>
      </w:r>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w:r>
        <w:t xml:space="preserve">$\mathopen{}\left\langle \mathord{\smash[b]{\underset{\raise.3ex\hbox{$\scriptstyle\sim$}}{x}}\vphantom{x}}, \mathord{\smash[b]{\underset{\raise.3ex\hbox{$\scriptstyle\sim$}}{x}}\vphantom{x}}\right\rangle\mathclose{}_{\mathord{\smash[b]{\underset{\raise.3ex\hbox{$\scriptstyle\sim$}}{c}}\vphantom{c}}} = 0$</w:t>
      </w:r>
      <w:r>
        <w:t xml:space="preserve"> </w:t>
      </w:r>
      <w:r>
        <w:t xml:space="preserve">exactly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w:r>
        <w:t xml:space="preserve">$\mathopen{}\left\langle \mathord{\smash[b]{\underset{\raise.3ex\hbox{$\scriptstyle\sim$}}{x}}\vphantom{x}}, \mathord{\smash[b]{\underset{\raise.3ex\hbox{$\scriptstyle\sim$}}{y}}\vphantom{y}}\right\rangle\mathclose{}_{\mathord{\smash[b]{\underset{\raise.3ex\hbox{$\scriptstyle\sim$}}{c}}\vphantom{c}}} = \mathopen{}\left\langle \mathord{\smash[b]{\underset{\raise.3ex\hbox{$\scriptstyle\sim$}}{y}}\vphantom{y}}, \mathord{\smash[b]{\underset{\raise.3ex\hbox{$\scriptstyle\sim$}}{x}}\vphantom{x}}\right\rangle\mathclose{}_{\mathord{\smash[b]{\underset{\raise.3ex\hbox{$\scriptstyle\sim$}}{c}}\vphantom{c}}}$</w:t>
      </w:r>
      <w:r>
        <w:t xml:space="preserve">.</w:t>
      </w:r>
    </w:p>
    <w:p>
      <w:pPr>
        <w:pStyle w:val="FirstParagraph"/>
      </w:pPr>
      <w:r>
        <w:t xml:space="preserve">For linearity in the first slot,</w:t>
      </w:r>
      <w:r>
        <w:t xml:space="preserve"> </w:t>
      </w:r>
      <w:r>
        <w:t xml:space="preserve">take</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BodyText"/>
      </w:pPr>
      <w:r>
        <w:t xml:space="preserve">$$
    \begin{aligned}
    \mathopen{}\left\langle a\,\mathord{\smash[b]{\underset{\raise.3ex\hbox{$\scriptstyle\sim$}}{x}}\vphantom{x}}+ b\,\mathord{\smash[b]{\underset{\raise.3ex\hbox{$\scriptstyle\sim$}}{y}}\vphantom{y}}, \mathord{\smash[b]{\underset{\raise.3ex\hbox{$\scriptstyle\sim$}}{z}}\vphantom{z}}\right\rangle\mathclose{}_{\mathord{\smash[b]{\underset{\raise.3ex\hbox{$\scriptstyle\sim$}}{c}}\vphantom{c}}}
    &amp;= \sum_{i=1}^pc_i\,(a\,\mathord{\smash[b]{\underset{\raise.3ex\hbox{$\scriptstyle\sim$}}{x}}\vphantom{x}}+ b\,\mathord{\smash[b]{\underset{\raise.3ex\hbox{$\scriptstyle\sim$}}{y}}\vphantom{y}})_i\,z_i
    &amp;&amp; \text{(definition of } \mathopen{}\left\langle \cdot, \cdot\right\rangle\mathclose{}_{\mathord{\smash[b]{\underset{\raise.3ex\hbox{$\scriptstyle\sim$}}{c}}\vphantom{c}}} \text{)}
    \\
    &amp;= \sum_{i=1}^pc_i\,(a x_i + b y_i)\,z_i
    &amp;&amp; \text{(}\text{Definition~25}\text{, }\text{Definition~7}\text{)}
    \\
    &amp;= \sum_{i=1}^p\mathopen{}\left(a\,c_i x_i z_i + b\,c_i y_i z_i\right)\mathclose{}
    &amp;&amp; \text{(distribute, and commute the factors in each product)}
    \\
    &amp;= \sum_{i=1}^pa\,c_i x_i z_i + \sum_{i=1}^pb\,c_i y_i z_i
    &amp;&amp; \text{(split the finite sum)}
    \\
    &amp;= a \sum_{i=1}^pc_i x_i z_i + b \sum_{i=1}^pc_i y_i z_i
    &amp;&amp; \text{(factor } a \text{ and } b \text{ out of the sums)}
    \\
    &amp;= a\,\mathopen{}\left\langle \mathord{\smash[b]{\underset{\raise.3ex\hbox{$\scriptstyle\sim$}}{x}}\vphantom{x}}, \mathord{\smash[b]{\underset{\raise.3ex\hbox{$\scriptstyle\sim$}}{z}}\vphantom{z}}\right\rangle\mathclose{}_{\mathord{\smash[b]{\underset{\raise.3ex\hbox{$\scriptstyle\sim$}}{c}}\vphantom{c}}} + b\,\mathopen{}\left\langle \mathord{\smash[b]{\underset{\raise.3ex\hbox{$\scriptstyle\sim$}}{y}}\vphantom{y}}, \mathord{\smash[b]{\underset{\raise.3ex\hbox{$\scriptstyle\sim$}}{z}}\vphantom{z}}\right\rangle\mathclose{}_{\mathord{\smash[b]{\underset{\raise.3ex\hbox{$\scriptstyle\sim$}}{c}}\vphantom{c}}}
    &amp;&amp; \text{(definition of } \mathopen{}\left\langle \cdot, \cdot\right\rangle\mathclose{}_{\mathord{\smash[b]{\underset{\raise.3ex\hbox{$\scriptstyle\sim$}}{c}}\vphantom{c}}} \text{)}
    \end{aligned}
    $$</w:t>
      </w:r>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w:r>
        <w:t xml:space="preserve">$\mathord{\smash[b]{\underset{\raise.3ex\hbox{$\scriptstyle\sim$}}{c}}\vphantom{c}} = (2, 1)$</w:t>
      </w:r>
      <w:r>
        <w:t xml:space="preserve">,</w:t>
      </w:r>
      <w:r>
        <w:t xml:space="preserve"> </w:t>
      </w:r>
      <w:r>
        <w:t xml:space="preserve">$\mathord{\smash[b]{\underset{\raise.3ex\hbox{$\scriptstyle\sim$}}{x}}\vphantom{x}}= (1, 3)$</w:t>
      </w:r>
      <w:r>
        <w:t xml:space="preserve"> </w:t>
      </w:r>
      <w:r>
        <w:t xml:space="preserve">and</w:t>
      </w:r>
      <w:r>
        <w:t xml:space="preserve"> </w:t>
      </w:r>
      <w:r>
        <w:t xml:space="preserve">$\mathord{\smash[b]{\underset{\raise.3ex\hbox{$\scriptstyle\sim$}}{y}}\vphantom{y}}= (4, -1)$</w:t>
      </w:r>
      <w:r>
        <w:t xml:space="preserve">:</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4 + 1 \cdot 3 \cdot(-1)
    &amp;&amp; \text{(definition of } \mathopen{}\left\langle \cdot, \cdot\right\rangle\mathclose{}_{\mathord{\smash[b]{\underset{\raise.3ex\hbox{$\scriptstyle\sim$}}{c}}\vphantom{c}}} \text{)}
    \\
    &amp;= 8 - 3
    &amp;&amp; \text{(multiply)}
    \\
    &amp;= 5
    &amp;&amp; \text{(subtract)}
    \end{aligned}
    $$</w:t>
      </w:r>
    </w:p>
    <w:p>
      <w:pPr>
        <w:pStyle w:val="FirstParagraph"/>
      </w:pPr>
      <w:r>
        <w:t xml:space="preserve">while the dot product of the same vectors is</w:t>
      </w:r>
    </w:p>
    <w:p>
      <w:pPr>
        <w:pStyle w:val="BodyText"/>
      </w:pPr>
      <w:r>
        <w:t xml:space="preserve">$$
    \begin{aligned}
    \mathord{\smash[b]{\underset{\raise.3ex\hbox{$\scriptstyle\sim$}}{x}}\vphantom{x}}\cdot \mathord{\smash[b]{\underset{\raise.3ex\hbox{$\scriptstyle\sim$}}{y}}\vphantom{y}}
    &amp;= 1 \cdot 4 + 3 \cdot(-1)
    &amp;&amp; \text{(definition of the dot product)}
    \\
    &amp;= 4 - 3
    &amp;&amp; \text{(multiply)}
    \\
    &amp;= 1
    &amp;&amp; \text{(subtract)}
    \end{aligned}
    $$</w:t>
      </w:r>
    </w:p>
    <w:bookmarkEnd w:id="354"/>
    <w:bookmarkStart w:id="356" w:name="exm-not-inner-product"/>
    <w:p>
      <w:pPr>
        <w:pStyle w:val="FirstParagraph"/>
      </w:pPr>
      <w:r>
        <w:rPr>
          <w:b/>
          <w:bCs/>
        </w:rPr>
        <w:t xml:space="preserve">Example 103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w:r>
        <w:t xml:space="preserve">$f(\mathord{\smash[b]{\underset{\raise.3ex\hbox{$\scriptstyle\sim$}}{x}}\vphantom{x}}, \mathord{\smash[b]{\underset{\raise.3ex\hbox{$\scriptstyle\sim$}}{y}}\vphantom{y}}) \stackrel{\text{def}}{=}x_1 y_1 - x_2 y_2$</w:t>
      </w:r>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f(\mathord{\smash[b]{\underset{\raise.3ex\hbox{$\scriptstyle\sim$}}{x}}\vphantom{x}}, \mathord{\smash[b]{\underset{\raise.3ex\hbox{$\scriptstyle\sim$}}{x}}\vphantom{x}}) &amp;= 0 \cdot 0 - 1 \cdot 1 \\
    &amp;= -1 \\
    &amp;&lt; 0.
    \end{aligned}
    $$</w:t>
      </w:r>
    </w:p>
    <w:p>
      <w:pPr>
        <w:numPr>
          <w:ilvl w:val="0"/>
          <w:numId w:val="1000"/>
        </w:numPr>
      </w:pPr>
      <w:r>
        <w:t xml:space="preserve">It also fails definiteness:</w:t>
      </w:r>
      <w:r>
        <w:t xml:space="preserve"> </w:t>
      </w:r>
      <w:r>
        <w:t xml:space="preserve">for</w:t>
      </w:r>
      <w:r>
        <w:t xml:space="preserve"> </w:t>
      </w:r>
      <w:r>
        <w:t xml:space="preserve">$\mathord{\smash[b]{\underset{\raise.3ex\hbox{$\scriptstyle\sim$}}{x}}\vphantom{x}}= (1, 1)$</w:t>
      </w:r>
      <w:r>
        <w:t xml:space="preserve">,</w:t>
      </w:r>
    </w:p>
    <w:p>
      <w:pPr>
        <w:pStyle w:val="BodyText"/>
      </w:pPr>
      <w:r>
        <w:t xml:space="preserve">$$
    \begin{aligned}
    f(\mathord{\smash[b]{\underset{\raise.3ex\hbox{$\scriptstyle\sim$}}{x}}\vphantom{x}}, \mathord{\smash[b]{\underset{\raise.3ex\hbox{$\scriptstyle\sim$}}{x}}\vphantom{x}}) &amp;= 1 \cdot 1 - 1 \cdot 1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$g(\mathord{\smash[b]{\underset{\raise.3ex\hbox{$\scriptstyle\sim$}}{x}}\vphantom{x}}, \mathord{\smash[b]{\underset{\raise.3ex\hbox{$\scriptstyle\sim$}}{y}}\vphantom{y}}) \stackrel{\text{def}}{=}x_1 y_1$</w:t>
      </w:r>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w:r>
        <w:t xml:space="preserve">$g(\mathord{\smash[b]{\underset{\raise.3ex\hbox{$\scriptstyle\sim$}}{x}}\vphantom{x}}, \mathord{\smash[b]{\underset{\raise.3ex\hbox{$\scriptstyle\sim$}}{x}}\vphantom{x}}) = x_1^2 \ge 0$</w:t>
      </w:r>
      <w:r>
        <w:t xml:space="preserve">.</w:t>
      </w:r>
      <w:r>
        <w:t xml:space="preserve"> </w:t>
      </w:r>
      <w:r>
        <w:t xml:space="preserve">It fails definiteness:</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g(\mathord{\smash[b]{\underset{\raise.3ex\hbox{$\scriptstyle\sim$}}{x}}\vphantom{x}}, \mathord{\smash[b]{\underset{\raise.3ex\hbox{$\scriptstyle\sim$}}{x}}\vphantom{x}}) &amp;= 0 \cdot 0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$h(\mathord{\smash[b]{\underset{\raise.3ex\hbox{$\scriptstyle\sim$}}{x}}\vphantom{x}}, \mathord{\smash[b]{\underset{\raise.3ex\hbox{$\scriptstyle\sim$}}{y}}\vphantom{y}}) \stackrel{\text{def}}{=}\mathopen{}\left|x_1 y_1\right|\mathclose{} + \mathopen{}\left|x_2 y_2\right|\mathclose{}$</w:t>
      </w:r>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55">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w:r>
        <w:t xml:space="preserve">$h(\mathord{\smash[b]{\underset{\raise.3ex\hbox{$\scriptstyle\sim$}}{x}}\vphantom{x}}, \mathord{\smash[b]{\underset{\raise.3ex\hbox{$\scriptstyle\sim$}}{x}}\vphantom{x}}) = x_1^2 + x_2^2$</w:t>
      </w:r>
      <w:r>
        <w:t xml:space="preserve"> </w:t>
      </w:r>
      <w:r>
        <w:t xml:space="preserve">is a sum of squares.</w:t>
      </w:r>
      <w:r>
        <w:t xml:space="preserve"> </w:t>
      </w:r>
      <w:r>
        <w:t xml:space="preserve">It is not linear in the first slot:</w:t>
      </w:r>
      <w:r>
        <w:t xml:space="preserve"> </w:t>
      </w:r>
      <w:r>
        <w:t xml:space="preserve">take</w:t>
      </w:r>
    </w:p>
    <w:p>
      <w:pPr>
        <w:pStyle w:val="BodyText"/>
      </w:pPr>
      <w:r>
        <w:t xml:space="preserve">$$
    \begin{aligned}
    \mathord{\smash[b]{\underset{\raise.3ex\hbox{$\scriptstyle\sim$}}{x}}\vphantom{x}}&amp;= \mathord{\smash[b]{\underset{\raise.3ex\hbox{$\scriptstyle\sim$}}{y}}\vphantom{y}}\\
    &amp;= (1, 0),
    \end{aligned}
    $$</w:t>
      </w:r>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w:r>
        <w:t xml:space="preserve">$$
    \begin{aligned}
    h(a\,\mathord{\smash[b]{\underset{\raise.3ex\hbox{$\scriptstyle\sim$}}{x}}\vphantom{x}}, \mathord{\smash[b]{\underset{\raise.3ex\hbox{$\scriptstyle\sim$}}{y}}\vphantom{y}}) &amp;= \mathopen{}\left|(-1) \cdot 1\right|\mathclose{} + \mathopen{}\left|0 \cdot 0\right|\mathclose{} \\
    &amp;= 1,
    \end{aligned}
    $$</w:t>
      </w:r>
    </w:p>
    <w:p>
      <w:pPr>
        <w:numPr>
          <w:ilvl w:val="0"/>
          <w:numId w:val="1000"/>
        </w:numPr>
      </w:pPr>
      <w:r>
        <w:t xml:space="preserve">while</w:t>
      </w:r>
    </w:p>
    <w:p>
      <w:pPr>
        <w:pStyle w:val="BodyText"/>
      </w:pPr>
      <w:r>
        <w:t xml:space="preserve">$$
    \begin{aligned}
    a\,h(\mathord{\smash[b]{\underset{\raise.3ex\hbox{$\scriptstyle\sim$}}{x}}\vphantom{x}}, \mathord{\smash[b]{\underset{\raise.3ex\hbox{$\scriptstyle\sim$}}{y}}\vphantom{y}}) &amp;= (-1) \cdot(\mathopen{}\left|1 \cdot 1\right|\mathclose{} + \mathopen{}\left|0 \cdot 0\right|\mathclose{}) \\
    &amp;= -1.
    \end{aligned}
    $$</w:t>
      </w:r>
    </w:p>
    <w:bookmarkEnd w:id="356"/>
    <w:bookmarkStart w:id="357"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w:r>
        <w:t xml:space="preserve">$\mathord{\smash[b]{\underset{\raise.3ex\hbox{$\scriptstyle\sim$}}{x}}\vphantom{x}}\perp \mathord{\smash[b]{\underset{\raise.3ex\hbox{$\scriptstyle\sim$}}{y}}\vphantom{y}}$</w:t>
      </w:r>
      <w:r>
        <w:t xml:space="preserve">, if</w:t>
      </w:r>
    </w:p>
    <w:p>
      <w:pPr>
        <w:pStyle w:val="BodyText"/>
      </w:pPr>
      <w:r>
        <w:t xml:space="preserve">$$\mathopen{}\left\langle \mathord{\smash[b]{\underset{\raise.3ex\hbox{$\scriptstyle\sim$}}{x}}\vphantom{x}}, \mathord{\smash[b]{\underset{\raise.3ex\hbox{$\scriptstyle\sim$}}{y}}\vphantom{y}}\right\rangle\mathclose{} = 0$$</w:t>
      </w:r>
    </w:p>
    <w:p>
      <w:pPr>
        <w:pStyle w:val="FirstParagraph"/>
      </w:pPr>
      <w:r>
        <w:t xml:space="preserve">[47], Definition 7.3, p. 181</w:t>
      </w:r>
      <w:r>
        <w:t xml:space="preserve">.</w:t>
      </w:r>
    </w:p>
    <w:bookmarkEnd w:id="357"/>
    <w:bookmarkStart w:id="358" w:name="exm-orthogonal-inner-product"/>
    <w:p>
      <w:pPr>
        <w:pStyle w:val="BodyText"/>
      </w:pPr>
      <w:r>
        <w:rPr>
          <w:b/>
          <w:bCs/>
        </w:rPr>
        <w:t xml:space="preserve">Example 104 (Orthogonality depends on the inner product)</w:t>
      </w:r>
      <w:r>
        <w:t xml:space="preserve"> </w:t>
      </w:r>
      <w:r>
        <w:t xml:space="preserve">Take the weighted inner product of</w:t>
      </w:r>
      <w:r>
        <w:t xml:space="preserve"> </w:t>
      </w:r>
      <w:hyperlink w:anchor="exm-weighted-inner-product">
        <w:r>
          <w:rPr>
            <w:rStyle w:val="Hyperlink"/>
          </w:rPr>
          <w:t xml:space="preserve">Example 102</w:t>
        </w:r>
      </w:hyperlink>
      <w:r>
        <w:t xml:space="preserve"> </w:t>
      </w:r>
      <w:r>
        <w:t xml:space="preserve">with</w:t>
      </w:r>
      <w:r>
        <w:t xml:space="preserve"> </w:t>
      </w:r>
      <w:r>
        <w:t xml:space="preserve">$\mathord{\smash[b]{\underset{\raise.3ex\hbox{$\scriptstyle\sim$}}{c}}\vphantom{c}} = (2, 1)$</w:t>
      </w:r>
      <w:r>
        <w:t xml:space="preserve">,</w:t>
      </w:r>
      <w:r>
        <w:t xml:space="preserve"> </w:t>
      </w:r>
      <w:r>
        <w:t xml:space="preserve">and 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(1, -1)$</w:t>
      </w:r>
      <w:r>
        <w:t xml:space="preserve">.</w:t>
      </w:r>
      <w:r>
        <w:t xml:space="preserve"> </w:t>
      </w:r>
      <w:r>
        <w:t xml:space="preserve">Then</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1 + 1 \cdot 2 \cdot(-1)
    &amp;&amp; \text{(definition of } \mathopen{}\left\langle \cdot, \cdot\right\rangle\mathclose{}_{\mathord{\smash[b]{\underset{\raise.3ex\hbox{$\scriptstyle\sim$}}{c}}\vphantom{c}}} \text{)}
    \\
    &amp;= 2 - 2
    &amp;&amp; \text{(multiply)}
    \\
    &amp;= 0,
    &amp;&amp; \text{(subtract)}
    \end{aligned}
    $$</w:t>
      </w:r>
    </w:p>
    <w:p>
      <w:pPr>
        <w:pStyle w:val="FirstParagraph"/>
      </w:pPr>
      <w:r>
        <w:t xml:space="preserve">so</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orthogonal with respect to</w:t>
      </w:r>
      <w:r>
        <w:t xml:space="preserve"> </w:t>
      </w:r>
      <w:r>
        <w:t xml:space="preserve">$\mathopen{}\left\langle \cdot, \cdot\right\rangle\mathclose{}_{\mathord{\smash[b]{\underset{\raise.3ex\hbox{$\scriptstyle\sim$}}{c}}\vphantom{c}}}$</w:t>
      </w:r>
      <w:r>
        <w:t xml:space="preserve">.</w:t>
      </w:r>
      <w:r>
        <w:t xml:space="preserve"> </w:t>
      </w:r>
      <w:r>
        <w:t xml:space="preserve">They are not orthogonal with respect to the dot product,</w:t>
      </w:r>
      <w:r>
        <w:t xml:space="preserve"> </w:t>
      </w:r>
      <w:r>
        <w:t xml:space="preserve">since</w:t>
      </w:r>
    </w:p>
    <w:p>
      <w:pPr>
        <w:pStyle w:val="BodyText"/>
      </w:pPr>
      <w:r>
        <w:t xml:space="preserve">$$
    \begin{aligned}
    \mathord{\smash[b]{\underset{\raise.3ex\hbox{$\scriptstyle\sim$}}{x}}\vphantom{x}}\cdot \mathord{\smash[b]{\underset{\raise.3ex\hbox{$\scriptstyle\sim$}}{y}}\vphantom{y}}&amp;= 1 \cdot 1 + 2 \cdot(-1) \\
    &amp;= -1 \\
    &amp;\ne 0.
    \end{aligned}
    $$</w:t>
      </w:r>
    </w:p>
    <w:bookmarkEnd w:id="358"/>
    <w:bookmarkStart w:id="359" w:name="rem-orthogonal-inner-product-dot-product"/>
    <w:p>
      <w:pPr>
        <w:pStyle w:val="FirstParagraph"/>
      </w:pPr>
      <w:r>
        <w:rPr>
          <w:i/>
          <w:iCs/>
        </w:rPr>
        <w:t xml:space="preserve">Remark 23</w:t>
      </w:r>
      <w:r>
        <w:t xml:space="preserve"> (Orthogonality for the dot product). </w:t>
      </w:r>
      <w:r>
        <w:t xml:space="preserve">With the dot product as the inner product (</w:t>
      </w:r>
      <w:hyperlink w:anchor="exm-dot-product-inner-product">
        <w:r>
          <w:rPr>
            <w:rStyle w:val="Hyperlink"/>
          </w:rPr>
          <w:t xml:space="preserve">Example 100</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9"/>
    <w:bookmarkEnd w:id="360"/>
    <w:bookmarkStart w:id="394"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1" name="Picture"/>
                  <a:graphic>
                    <a:graphicData uri="http://schemas.openxmlformats.org/drawingml/2006/picture">
                      <pic:pic>
                        <pic:nvPicPr>
                          <pic:cNvPr descr="/opt/quarto/share/formats/docx/note.png" id="36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63" w:name="thm-norm-properties"/>
    <w:p>
      <w:pPr>
        <w:pStyle w:val="BodyText"/>
      </w:pPr>
      <w:r>
        <w:rPr>
          <w:b/>
          <w:bCs/>
        </w:rPr>
        <w:t xml:space="preserve">Theorem 58 (Basic properties of the Euclidean norm)</w:t>
      </w:r>
      <w:r>
        <w:t xml:space="preserve"> </w:t>
      </w:r>
      <w:r>
        <w:t xml:space="preserve">For any</w:t>
      </w:r>
      <w:r>
        <w:t xml:space="preserve"> </w:t>
      </w:r>
      <w:r>
        <w:t xml:space="preserve">$\mathord{\smash[b]{\underset{\raise.3ex\hbox{$\scriptstyle\sim$}}{x}}\vphantom{x}} \in \mathbb{R}^p$</w:t>
      </w:r>
      <w:r>
        <w:t xml:space="preserve"> </w:t>
      </w:r>
      <w:r>
        <w:t xml:space="preserve">and any number</w:t>
      </w:r>
      <w:r>
        <w:t xml:space="preserve"> </w:t>
      </w:r>
      <m:oMath>
        <m:r>
          <m:t>c</m:t>
        </m:r>
      </m:oMath>
      <w:r>
        <w:t xml:space="preserve">:</w:t>
      </w:r>
    </w:p>
    <w:p>
      <w:pPr>
        <w:pStyle w:val="Compact"/>
        <w:numPr>
          <w:ilvl w:val="0"/>
          <w:numId w:val="1052"/>
        </w:numPr>
      </w:pP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 \mathord{\smash[b]{\underset{\raise.3ex\hbox{$\scriptstyle\sim$}}{0}}\vphantom{0}}$</w:t>
      </w:r>
      <w:r>
        <w:t xml:space="preserve">;</w:t>
      </w:r>
    </w:p>
    <w:p>
      <w:pPr>
        <w:pStyle w:val="Compact"/>
        <w:numPr>
          <w:ilvl w:val="0"/>
          <w:numId w:val="1052"/>
        </w:numPr>
      </w:pPr>
      <w:r>
        <w:t xml:space="preserve">$\mathopen{}\left\lVert c\,\mathord{\smash[b]{\underset{\raise.3ex\hbox{$\scriptstyle\sim$}}{x}}\vphantom{x}}\right\rVert\mathclose{} = \mathopen{}\left|c\right|\mathclose{}\,\mathopen{}\left\lVert\mathord{\smash[b]{\underset{\raise.3ex\hbox{$\scriptstyle\sim$}}{x}}\vphantom{x}}\right\rVert\mathclose{}$</w:t>
      </w:r>
      <w:r>
        <w:t xml:space="preserve">.</w:t>
      </w:r>
    </w:p>
    <w:bookmarkEnd w:id="363"/>
    <w:p>
      <w:pPr>
        <w:pStyle w:val="FirstParagraph"/>
      </w:pPr>
      <w:r>
        <w:rPr>
          <w:i/>
          <w:iCs/>
        </w:rPr>
        <w:t xml:space="preserve">Proof</w:t>
      </w:r>
      <w:r>
        <w:t xml:space="preserve">. </w:t>
      </w:r>
      <w:r>
        <w:rPr>
          <w:b/>
          <w:bCs/>
        </w:rPr>
        <w:t xml:space="preserve">Part 1.</w:t>
      </w:r>
      <w:r>
        <w:t xml:space="preserve"> </w:t>
      </w:r>
      <w:r>
        <w:t xml:space="preserve">$\mathopen{}\left\lVert\mathord{\smash[b]{\underset{\raise.3ex\hbox{$\scriptstyle\sim$}}{x}}\vphantom{x}}\right\rVert\mathclose{} = \sqrt{x_1^2 + \cdots + x_p^2}$</w:t>
      </w:r>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w:r>
        <w:t xml:space="preserve">$$
    \begin{aligned}
    \mathopen{}\left\lVert c\,\mathord{\smash[b]{\underset{\raise.3ex\hbox{$\scriptstyle\sim$}}{x}}\vphantom{x}}\right\rVert\mathclose{}
    &amp;= \sqrt{\sum_{i=1}^p(c\,x_i)^2}
    &amp;&amp; \text{(}\text{Equation~2}\text{, and }\text{Definition~25}\text{)}
    \\
    &amp;= \sqrt{\sum_{i=1}^pc^2 x_i^2}
    &amp;&amp; \text{(} (c\,x_i)^2 = c^2 x_i^2 \text{)}
    \\
    &amp;= \sqrt{c^2 \sum_{i=1}^px_i^2}
    &amp;&amp; \text{(factor } c^2 \text{ out of the sum)}
    \\
    &amp;= \sqrt{c^2}\,\sqrt{\sum_{i=1}^px_i^2}
    &amp;&amp; \text{(the square root of a product of nonnegative numbers)}
    \\
    &amp;= \mathopen{}\left|c\right|\mathclose{}\,\mathopen{}\left\lVert\mathord{\smash[b]{\underset{\raise.3ex\hbox{$\scriptstyle\sim$}}{x}}\vphantom{x}}\right\rVert\mathclose{}.
    &amp;&amp; \text{(} \sqrt{c^2} = \mathopen{}\left|c\right|\mathclose{} \text{, and }\text{Equation~2}\text{)}
    \end{aligned}
    $$</w:t>
      </w:r>
    </w:p>
    <w:bookmarkStart w:id="364" w:name="exm-norm-properties"/>
    <w:p>
      <w:pPr>
        <w:pStyle w:val="FirstParagraph"/>
      </w:pPr>
      <w:r>
        <w:rPr>
          <w:b/>
          <w:bCs/>
        </w:rPr>
        <w:t xml:space="preserve">Example 105 (Scaling a vector scales its length)</w:t>
      </w:r>
      <w:r>
        <w:t xml:space="preserve"> </w:t>
      </w:r>
      <w:r>
        <w:t xml:space="preserve">For</w:t>
      </w:r>
      <w:r>
        <w:t xml:space="preserve"> </w:t>
      </w:r>
      <w:r>
        <w:t xml:space="preserve">$\mathord{\smash[b]{\underset{\raise.3ex\hbox{$\scriptstyle\sim$}}{x}}\vphantom{x}} = (3, 4)$</w:t>
      </w:r>
      <w:r>
        <w:t xml:space="preserve">,</w:t>
      </w:r>
      <w:r>
        <w:t xml:space="preserve"> </w:t>
      </w:r>
      <w:r>
        <w:t xml:space="preserve">$\mathopen{}\left\lVert\mathord{\smash[b]{\underset{\raise.3ex\hbox{$\scriptstyle\sim$}}{x}}\vphantom{x}}\right\rVert\mathclose{} = 5$</w:t>
      </w:r>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w:r>
        <w:t xml:space="preserve">$-2\,\mathord{\smash[b]{\underset{\raise.3ex\hbox{$\scriptstyle\sim$}}{x}}\vphantom{x}} = (-6, -8)$</w:t>
      </w:r>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w:r>
        <w:t xml:space="preserve">$$
    \begin{aligned}
    \mathopen{}\left\lVert\tfrac{1}{5}\,\mathord{\smash[b]{\underset{\raise.3ex\hbox{$\scriptstyle\sim$}}{x}}\vphantom{x}}\right\rVert\mathclose{} &amp;= \tfrac{1}{5} \cdot 5 \\
    &amp;= 1,
    \end{aligned}
    $$</w:t>
      </w:r>
    </w:p>
    <w:p>
      <w:pPr>
        <w:pStyle w:val="FirstParagraph"/>
      </w:pPr>
      <w:r>
        <w:t xml:space="preserve">and</w:t>
      </w:r>
      <w:r>
        <w:t xml:space="preserve"> </w:t>
      </w:r>
      <w:r>
        <w:t xml:space="preserve">$\tfrac{1}{5}\,\mathord{\smash[b]{\underset{\raise.3ex\hbox{$\scriptstyle\sim$}}{x}}\vphantom{x}} = (0.6, 0.8)$</w:t>
      </w:r>
      <w:r>
        <w:t xml:space="preserve"> </w:t>
      </w:r>
      <w:r>
        <w:t xml:space="preserve">is the unit vector in</w:t>
      </w:r>
      <w:r>
        <w:t xml:space="preserve"> </w:t>
      </w:r>
      <w:hyperlink w:anchor="exm-euclidean-norm">
        <w:r>
          <w:rPr>
            <w:rStyle w:val="Hyperlink"/>
          </w:rPr>
          <w:t xml:space="preserve">Example 11</w:t>
        </w:r>
      </w:hyperlink>
      <w:r>
        <w:t xml:space="preserve">.</w:t>
      </w:r>
    </w:p>
    <w:bookmarkEnd w:id="364"/>
    <w:bookmarkStart w:id="365" w:name="thm-norm-sum-square"/>
    <w:p>
      <w:pPr>
        <w:pStyle w:val="BodyText"/>
      </w:pPr>
      <w:r>
        <w:rPr>
          <w:b/>
          <w:bCs/>
        </w:rPr>
        <w:t xml:space="preserve">Theorem 59 (The squared norm of a sum)</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\mathord{\smash[b]{\underset{\raise.3ex\hbox{$\scriptstyle\sim$}}{y}}\vphantom{y}}\right\rVert\mathclose{}^2
    =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w:t>
      </w:r>
    </w:p>
    <w:p>
      <w:pPr>
        <w:pStyle w:val="FirstParagraph"/>
      </w:pPr>
      <w:r>
        <w:t xml:space="preserve">In particular, if</w:t>
      </w:r>
      <w:r>
        <w:t xml:space="preserve"> </w:t>
      </w:r>
      <w:r>
        <w:t xml:space="preserve">$\mathord{\smash[b]{\underset{\raise.3ex\hbox{$\scriptstyle\sim$}}{x}}\vphantom{x}} \perp \mathord{\smash[b]{\underset{\raise.3ex\hbox{$\scriptstyle\sim$}}{y}}\vphantom{y}}$</w:t>
      </w:r>
      <w:r>
        <w:t xml:space="preserve"> </w:t>
      </w:r>
      <w:r>
        <w:t xml:space="preserve">(</w:t>
      </w:r>
      <w:hyperlink w:anchor="def-orthogonal-vectors">
        <w:r>
          <w:rPr>
            <w:rStyle w:val="Hyperlink"/>
          </w:rPr>
          <w:t xml:space="preserve">Definition 15</w:t>
        </w:r>
      </w:hyperlink>
      <w:r>
        <w:t xml:space="preserve">), then</w:t>
      </w:r>
      <w:r>
        <w:t xml:space="preserve"> </w:t>
      </w:r>
      <w:r>
        <w:t xml:space="preserve">$\mathopen{}\left\lVert\mathord{\smash[b]{\underset{\raise.3ex\hbox{$\scriptstyle\sim$}}{x}}\vphantom{x}} + \mathord{\smash[b]{\underset{\raise.3ex\hbox{$\scriptstyle\sim$}}{y}}\vphantom{y}}\right\rVert\mathclose{}^2 = \mathopen{}\left\lVert\mathord{\smash[b]{\underset{\raise.3ex\hbox{$\scriptstyle\sim$}}{x}}\vphantom{x}}\right\rVert\mathclose{}^2 + \mathopen{}\left\lVert\mathord{\smash[b]{\underset{\raise.3ex\hbox{$\scriptstyle\sim$}}{y}}\vphantom{y}}\right\rVert\mathclose{}^2$</w:t>
      </w:r>
      <w:r>
        <w:t xml:space="preserve"> </w:t>
      </w:r>
      <w:r>
        <w:t xml:space="preserve">(the</w:t>
      </w:r>
      <w:r>
        <w:t xml:space="preserve"> </w:t>
      </w:r>
      <w:r>
        <w:rPr>
          <w:b/>
          <w:bCs/>
        </w:rPr>
        <w:t xml:space="preserve">Pythagorean theorem</w:t>
      </w:r>
      <w:r>
        <w:t xml:space="preserve">)</w:t>
      </w:r>
      <w:r>
        <w:t xml:space="preserve"> </w:t>
      </w:r>
      <w:r>
        <w:t xml:space="preserve">[53]</w:t>
      </w:r>
      <w:r>
        <w:t xml:space="preserve">.</w:t>
      </w:r>
    </w:p>
    <w:bookmarkEnd w:id="365"/>
    <w:p>
      <w:pPr>
        <w:pStyle w:val="BodyText"/>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(\mathord{\smash[b]{\underset{\raise.3ex\hbox{$\scriptstyle\sim$}}{x}}\vphantom{x}} + \mathord{\smash[b]{\underset{\raise.3ex\hbox{$\scriptstyle\sim$}}{y}}\vphantom{y}}) \cdot (\mathord{\smash[b]{\underset{\raise.3ex\hbox{$\scriptstyle\sim$}}{x}}\vphantom{x}} + \mathord{\smash[b]{\underset{\raise.3ex\hbox{$\scriptstyle\sim$}}{y}}\vphantom{y}})
    &amp;&amp; \text{(square both sides of }\text{Equation~2}\text{)}
    \\
    &amp;= \mathord{\smash[b]{\underset{\raise.3ex\hbox{$\scriptstyle\sim$}}{x}}\vphantom{x}} \cdot (\mathord{\smash[b]{\underset{\raise.3ex\hbox{$\scriptstyle\sim$}}{x}}\vphantom{x}} + \mathord{\smash[b]{\underset{\raise.3ex\hbox{$\scriptstyle\sim$}}{y}}\vphantom{y}}) + \mathord{\smash[b]{\underset{\raise.3ex\hbox{$\scriptstyle\sim$}}{y}}\vphantom{y}} \cdot (\mathord{\smash[b]{\underset{\raise.3ex\hbox{$\scriptstyle\sim$}}{x}}\vphantom{x}} + \mathord{\smash[b]{\underset{\raise.3ex\hbox{$\scriptstyle\sim$}}{y}}\vphantom{y}})
    &amp;&amp; \text{(}\text{Theorem~52}\text{, first slot, } a \text{ and } b \text{ both equal to } 1 \text{)}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\mathord{\smash[b]{\underset{\raise.3ex\hbox{$\scriptstyle\sim$}}{y}}\vphantom{y}} \cdot \mathord{\smash[b]{\underset{\raise.3ex\hbox{$\scriptstyle\sim$}}{x}}\vphantom{x}} + \mathord{\smash[b]{\underset{\raise.3ex\hbox{$\scriptstyle\sim$}}{y}}\vphantom{y}} \cdot \mathord{\smash[b]{\underset{\raise.3ex\hbox{$\scriptstyle\sim$}}{y}}\vphantom{y}}
    &amp;&amp; \text{(}\text{Theorem~52}\text{, second slot, } a \text{ and } b \text{ both equal to } 1 \text{, twice)}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\mathord{\smash[b]{\underset{\raise.3ex\hbox{$\scriptstyle\sim$}}{x}}\vphantom{x}} \cdot \mathord{\smash[b]{\underset{\raise.3ex\hbox{$\scriptstyle\sim$}}{y}}\vphantom{y}} + \mathord{\smash[b]{\underset{\raise.3ex\hbox{$\scriptstyle\sim$}}{y}}\vphantom{y}} \cdot \mathord{\smash[b]{\underset{\raise.3ex\hbox{$\scriptstyle\sim$}}{y}}\vphantom{y}}
    &amp;&amp; \text{(}\text{Theorem~1}\text{)}
    \\
    &amp;= \mathord{\smash[b]{\underset{\raise.3ex\hbox{$\scriptstyle\sim$}}{x}}\vphantom{x}} \cdot \mathord{\smash[b]{\underset{\raise.3ex\hbox{$\scriptstyle\sim$}}{x}}\vphantom{x}} + 2\,(\mathord{\smash[b]{\underset{\raise.3ex\hbox{$\scriptstyle\sim$}}{x}}\vphantom{x}} \cdot \mathord{\smash[b]{\underset{\raise.3ex\hbox{$\scriptstyle\sim$}}{y}}\vphantom{y}}) + \mathord{\smash[b]{\underset{\raise.3ex\hbox{$\scriptstyle\sim$}}{y}}\vphantom{y}} \cdot \mathord{\smash[b]{\underset{\raise.3ex\hbox{$\scriptstyle\sim$}}{y}}\vphantom{y}}
    &amp;&amp; \text{(combine like terms)}
    \\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\text{(}\text{Equation~2}\text{, squared)}
    \end{aligned}
    $$</w:t>
      </w:r>
    </w:p>
    <w:p>
      <w:pPr>
        <w:pStyle w:val="FirstParagraph"/>
      </w:pPr>
      <w:r>
        <w:t xml:space="preserve">If</w:t>
      </w:r>
      <w:r>
        <w:t xml:space="preserve"> </w:t>
      </w:r>
      <w:r>
        <w:t xml:space="preserve">$\mathord{\smash[b]{\underset{\raise.3ex\hbox{$\scriptstyle\sim$}}{x}}\vphantom{x}} \perp \mathord{\smash[b]{\underset{\raise.3ex\hbox{$\scriptstyle\sim$}}{y}}\vphantom{y}}$</w:t>
      </w:r>
      <w:r>
        <w:t xml:space="preserve">, then</w:t>
      </w:r>
      <w:r>
        <w:t xml:space="preserve"> </w:t>
      </w:r>
      <w:r>
        <w:t xml:space="preserve">$\mathord{\smash[b]{\underset{\raise.3ex\hbox{$\scriptstyle\sim$}}{x}}\vphantom{x}} \cdot \mathord{\smash[b]{\underset{\raise.3ex\hbox{$\scriptstyle\sim$}}{y}}\vphantom{y}} = 0$</w:t>
      </w:r>
      <w:r>
        <w:t xml:space="preserve">,</w:t>
      </w:r>
      <w:r>
        <w:t xml:space="preserve"> </w:t>
      </w:r>
      <w:r>
        <w:t xml:space="preserve">and the middle term drops out.</w:t>
      </w:r>
    </w:p>
    <w:bookmarkStart w:id="366" w:name="exm-norm-sum-square"/>
    <w:p>
      <w:pPr>
        <w:pStyle w:val="BodyText"/>
      </w:pPr>
      <w:r>
        <w:rPr>
          <w:b/>
          <w:bCs/>
        </w:rPr>
        <w:t xml:space="preserve">Example 106 (Checking the expansion)</w:t>
      </w:r>
      <w:r>
        <w:t xml:space="preserve"> </w:t>
      </w: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(1, 4)$</w:t>
      </w:r>
      <w:r>
        <w:t xml:space="preserve">:</w:t>
      </w:r>
      <w:r>
        <w:t xml:space="preserve"> </w:t>
      </w:r>
      <w:r>
        <w:t xml:space="preserve">$\mathord{\smash[b]{\underset{\raise.3ex\hbox{$\scriptstyle\sim$}}{x}}\vphantom{x}} + \mathord{\smash[b]{\underset{\raise.3ex\hbox{$\scriptstyle\sim$}}{y}}\vphantom{y}} = (4, 4)$</w:t>
      </w:r>
      <w:r>
        <w:t xml:space="preserve">, so</w:t>
      </w:r>
    </w:p>
    <w:p>
      <w:pPr>
        <w:pStyle w:val="BodyText"/>
      </w:pPr>
      <w:r>
        <w:t xml:space="preserve">$$
    \begin{aligned}
    \mathopen{}\left\lVert\mathord{\smash[b]{\underset{\raise.3ex\hbox{$\scriptstyle\sim$}}{x}}\vphantom{x}} + \mathord{\smash[b]{\underset{\raise.3ex\hbox{$\scriptstyle\sim$}}{y}}\vphantom{y}}\right\rVert\mathclose{}^2 &amp;= 16 + 16 \\
    &amp;= 32,
    \end{aligned}
    $$</w:t>
      </w:r>
    </w:p>
    <w:p>
      <w:pPr>
        <w:pStyle w:val="FirstParagraph"/>
      </w:pPr>
      <w:r>
        <w:t xml:space="preserve">and</w:t>
      </w:r>
    </w:p>
    <w:p>
      <w:pPr>
        <w:pStyle w:val="BodyText"/>
      </w:pPr>
      <w:r>
        <w:t xml:space="preserve">$$
    \begin{aligned}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 9 + 2 \cdot 3 + 17 \\
    &amp;= 32.
    \end{aligned}
    $$</w:t>
      </w:r>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66"/>
    <w:bookmarkStart w:id="367" w:name="thm-cauchy-schwarz"/>
    <w:p>
      <w:pPr>
        <w:pStyle w:val="BodyText"/>
      </w:pPr>
      <w:r>
        <w:rPr>
          <w:b/>
          <w:bCs/>
        </w:rPr>
        <w:t xml:space="preserve">Theorem 60 (Cauchy-Schwarz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
    $$</w:t>
      </w:r>
    </w:p>
    <w:p>
      <w:pPr>
        <w:pStyle w:val="FirstParagraph"/>
      </w:pPr>
      <w:r>
        <w:t xml:space="preserve">with equality exactly when</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r>
        <w:t xml:space="preserve"> </w:t>
      </w:r>
      <w:r>
        <w:t xml:space="preserve">[54]</w:t>
      </w:r>
      <w:r>
        <w:t xml:space="preserve">.</w:t>
      </w:r>
    </w:p>
    <w:bookmarkEnd w:id="367"/>
    <w:p>
      <w:pPr>
        <w:pStyle w:val="BodyText"/>
      </w:pPr>
      <w:r>
        <w:rPr>
          <w:i/>
          <w:iCs/>
        </w:rPr>
        <w:t xml:space="preserve">Proof</w:t>
      </w:r>
      <w:r>
        <w:t xml:space="preserve">. </w:t>
      </w:r>
      <w:r>
        <w:rPr>
          <w:b/>
          <w:bCs/>
        </w:rPr>
        <w:t xml:space="preserve">If</w:t>
      </w:r>
      <w:r>
        <w:rPr>
          <w:b/>
          <w:bCs/>
        </w:rPr>
        <w:t xml:space="preserve"> </w:t>
      </w:r>
      <w:r>
        <w:rPr>
          <w:b/>
          <w:bCs/>
        </w:rPr>
        <w:t xml:space="preserve">$\mathord{\smash[b]{\underset{\raise.3ex\hbox{$\scriptstyle\sim$}}{y}}\vphantom{y}} = \mathord{\smash[b]{\underset{\raise.3ex\hbox{$\scriptstyle\sim$}}{0}}\vphantom{0}}$</w:t>
      </w:r>
      <w:r>
        <w:rPr>
          <w:b/>
          <w:bCs/>
        </w:rPr>
        <w:t xml:space="preserve">.</w:t>
      </w:r>
      <w:r>
        <w:t xml:space="preserve"> </w:t>
      </w:r>
      <w:r>
        <w:t xml:space="preserve">Then</w:t>
      </w:r>
    </w:p>
    <w:p>
      <w:pPr>
        <w:pStyle w:val="BodyText"/>
      </w:pPr>
      <w:r>
        <w:t xml:space="preserve">$$
    \begin{aligned}
    \mathord{\smash[b]{\underset{\raise.3ex\hbox{$\scriptstyle\sim$}}{x}}\vphantom{x}} \cdot \mathord{\smash[b]{\underset{\raise.3ex\hbox{$\scriptstyle\sim$}}{0}}\vphantom{0}}&amp;= \sum_i x_i \cdot 0 \\
    &amp;= 0
    \end{aligned}
    $$</w:t>
      </w:r>
    </w:p>
    <w:p>
      <w:pPr>
        <w:pStyle w:val="Compact"/>
        <w:numPr>
          <w:ilvl w:val="0"/>
          <w:numId w:val="1047"/>
        </w:numPr>
      </w:pPr>
      <w:r>
        <w:t xml:space="preserve">and</w:t>
      </w:r>
      <w:r>
        <w:t xml:space="preserve"> </w:t>
      </w:r>
      <w:r>
        <w:t xml:space="preserve">$\mathopen{}\left\lVert\mathord{\smash[b]{\underset{\raise.3ex\hbox{$\scriptstyle\sim$}}{0}}\vphantom{0}}\right\rVert\mathclose{} = 0$</w:t>
      </w:r>
      <w:r>
        <w:t xml:space="preserve"> </w:t>
      </w:r>
      <w:r>
        <w:t xml:space="preserve">(</w:t>
      </w:r>
      <w:hyperlink w:anchor="thm-norm-properties">
        <w:r>
          <w:rPr>
            <w:rStyle w:val="Hyperlink"/>
          </w:rPr>
          <w:t xml:space="preserve">Theorem 58</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w:r>
        <w:t xml:space="preserve">$\mathord{\smash[b]{\underset{\raise.3ex\hbox{$\scriptstyle\sim$}}{x}}\vphantom{x}}, \mathord{\smash[b]{\underset{\raise.3ex\hbox{$\scriptstyle\sim$}}{y}}\vphantom{y}}$</w:t>
      </w:r>
      <w:r>
        <w:t xml:space="preserve"> </w:t>
      </w:r>
      <w:r>
        <w:t xml:space="preserve">are linearly dependent, because</w:t>
      </w:r>
      <w:r>
        <w:t xml:space="preserve"> </w:t>
      </w:r>
      <w:r>
        <w:t xml:space="preserve">$0\,\mathord{\smash[b]{\underset{\raise.3ex\hbox{$\scriptstyle\sim$}}{x}}\vphantom{x}} + 1\,\mathord{\smash[b]{\underset{\raise.3ex\hbox{$\scriptstyle\sim$}}{y}}\vphantom{y}} = \mathord{\smash[b]{\underset{\raise.3ex\hbox{$\scriptstyle\sim$}}{0}}\vphantom{0}}$</w:t>
      </w:r>
      <w:r>
        <w:t xml:space="preserve">.</w:t>
      </w:r>
    </w:p>
    <w:p>
      <w:pPr>
        <w:pStyle w:val="FirstParagraph"/>
      </w:pPr>
      <w:r>
        <w:rPr>
          <w:b/>
          <w:bCs/>
        </w:rPr>
        <w:t xml:space="preserve">If</w:t>
      </w:r>
      <w:r>
        <w:rPr>
          <w:b/>
          <w:bCs/>
        </w:rPr>
        <w:t xml:space="preserve"> </w:t>
      </w:r>
      <w:r>
        <w:rPr>
          <w:b/>
          <w:bCs/>
        </w:rPr>
        <w:t xml:space="preserve">$\mathord{\smash[b]{\underset{\raise.3ex\hbox{$\scriptstyle\sim$}}{y}}\vphantom{y}} \ne \mathord{\smash[b]{\underset{\raise.3ex\hbox{$\scriptstyle\sim$}}{0}}\vphantom{0}}$</w:t>
      </w:r>
      <w:r>
        <w:rPr>
          <w:b/>
          <w:bCs/>
        </w:rPr>
        <w:t xml:space="preserve">.</w:t>
      </w:r>
      <w:r>
        <w:t xml:space="preserve"> </w:t>
      </w:r>
      <w:r>
        <w:t xml:space="preserve">Then</w:t>
      </w:r>
      <w:r>
        <w:t xml:space="preserve"> </w:t>
      </w:r>
      <w:r>
        <w:t xml:space="preserv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Let</w:t>
      </w:r>
      <w:r>
        <w:t xml:space="preserve"> </w:t>
      </w:r>
      <w:r>
        <w:t xml:space="preserve">$t \stackrel{\text{def}}{=}(\mathord{\smash[b]{\underset{\raise.3ex\hbox{$\scriptstyle\sim$}}{x}}\vphantom{x}} \cdot \mathord{\smash[b]{\underset{\raise.3ex\hbox{$\scriptstyle\sim$}}{y}}\vphantom{y}}) / \mathopen{}\left\lVert\mathord{\smash[b]{\underset{\raise.3ex\hbox{$\scriptstyle\sim$}}{y}}\vphantom{y}}\right\rVert\mathclose{}^2$</w:t>
      </w:r>
      <w:r>
        <w:t xml:space="preserve">. Then</w:t>
      </w:r>
    </w:p>
    <w:p>
      <w:pPr>
        <w:pStyle w:val="BodyText"/>
      </w:pPr>
      <w:bookmarkStart w:id="368" w:name="eq-cauchy-schwarz-chain"/>
      <w:r>
        <w:t xml:space="preserve">$$
    \begin{aligned}
    \mathopen{}\left\lVert\mathord{\smash[b]{\underset{\raise.3ex\hbox{$\scriptstyle\sim$}}{x}}\vphantom{x}} - t\,\mathord{\smash[b]{\underset{\raise.3ex\hbox{$\scriptstyle\sim$}}{y}}\vphantom{y}}\right\rVert\mathclose{}^2
    &amp;= \mathopen{}\left\lVert\mathord{\smash[b]{\underset{\raise.3ex\hbox{$\scriptstyle\sim$}}{x}}\vphantom{x}} + (-1)\,(t\,\mathord{\smash[b]{\underset{\raise.3ex\hbox{$\scriptstyle\sim$}}{y}}\vphantom{y}})\right\rVert\mathclose{}^2
    &amp;&amp; \text{(} \mathord{\smash[b]{\underset{\raise.3ex\hbox{$\scriptstyle\sim$}}{x}}\vphantom{x}} - \mathord{\smash[b]{\underset{\raise.3ex\hbox{$\scriptstyle\sim$}}{v}}\vphantom{v}} = \mathord{\smash[b]{\underset{\raise.3ex\hbox{$\scriptstyle\sim$}}{x}}\vphantom{x}} + (-1)\,\mathord{\smash[b]{\underset{\raise.3ex\hbox{$\scriptstyle\sim$}}{v}}\vphantom{v}} \text{)}
    \\
    &amp;= \mathopen{}\left\lVert\mathord{\smash[b]{\underset{\raise.3ex\hbox{$\scriptstyle\sim$}}{x}}\vphantom{x}} + (-t)\,\mathord{\smash[b]{\underset{\raise.3ex\hbox{$\scriptstyle\sim$}}{y}}\vphantom{y}}\right\rVert\mathclose{}^2
    &amp;&amp; \text{(} (-1)\,(t\,\mathord{\smash[b]{\underset{\raise.3ex\hbox{$\scriptstyle\sim$}}{y}}\vphantom{y}}) = (-t)\,\mathord{\smash[b]{\underset{\raise.3ex\hbox{$\scriptstyle\sim$}}{y}}\vphantom{y}} \text{, entrywise)}
    \\
    &amp;= \mathopen{}\left\lVert\mathord{\smash[b]{\underset{\raise.3ex\hbox{$\scriptstyle\sim$}}{x}}\vphantom{x}}\right\rVert\mathclose{}^2 + 2\,\mathopen{}\left(\mathord{\smash[b]{\underset{\raise.3ex\hbox{$\scriptstyle\sim$}}{x}}\vphantom{x}} \cdot ((-t)\,\mathord{\smash[b]{\underset{\raise.3ex\hbox{$\scriptstyle\sim$}}{y}}\vphantom{y}})\right)\mathclose{} + \mathopen{}\left\lVert(-t)\,\mathord{\smash[b]{\underset{\raise.3ex\hbox{$\scriptstyle\sim$}}{y}}\vphantom{y}}\right\rVert\mathclose{}^2
    &amp;&amp; \text{(}\text{Theorem~59}\text{)}
    \\
    &amp;= \mathopen{}\left\lVert\mathord{\smash[b]{\underset{\raise.3ex\hbox{$\scriptstyle\sim$}}{x}}\vphantom{x}}\right\rVert\mathclose{}^2 + 2\,(-t)\,(\mathord{\smash[b]{\underset{\raise.3ex\hbox{$\scriptstyle\sim$}}{x}}\vphantom{x}} \cdot \mathord{\smash[b]{\underset{\raise.3ex\hbox{$\scriptstyle\sim$}}{y}}\vphantom{y}}) + \mathopen{}\left\lVert(-t)\,\mathord{\smash[b]{\underset{\raise.3ex\hbox{$\scriptstyle\sim$}}{y}}\vphantom{y}}\right\rVert\mathclose{}^2
    &amp;&amp; \text{(}\text{Theorem~52}\text{, special case } b = 0 \text{)}
    \\
    &amp;= \mathopen{}\left\lVert\mathord{\smash[b]{\underset{\raise.3ex\hbox{$\scriptstyle\sim$}}{x}}\vphantom{x}}\right\rVert\mathclose{}^2 + 2\,(-t)\,(\mathord{\smash[b]{\underset{\raise.3ex\hbox{$\scriptstyle\sim$}}{x}}\vphantom{x}} \cdot \mathord{\smash[b]{\underset{\raise.3ex\hbox{$\scriptstyle\sim$}}{y}}\vphantom{y}}) + \mathopen{}\left(\mathopen{}\left|-t\right|\mathclose{}\,\mathopen{}\left\lVert\mathord{\smash[b]{\underset{\raise.3ex\hbox{$\scriptstyle\sim$}}{y}}\vphantom{y}}\right\rVert\mathclose{}\right)\mathclose{}^2
    &amp;&amp; \text{(}\text{Theorem~58}\text{, part 2)}
    \\
    &amp;= \mathopen{}\left\lVert\mathord{\smash[b]{\underset{\raise.3ex\hbox{$\scriptstyle\sim$}}{x}}\vphantom{x}}\right\rVert\mathclose{}^2 + 2\,(-t)\,(\mathord{\smash[b]{\underset{\raise.3ex\hbox{$\scriptstyle\sim$}}{x}}\vphantom{x}} \cdot \mathord{\smash[b]{\underset{\raise.3ex\hbox{$\scriptstyle\sim$}}{y}}\vphantom{y}}) + \mathopen{}\left|-t\right|\mathclose{}^2\,\mathopen{}\left\lVert\mathord{\smash[b]{\underset{\raise.3ex\hbox{$\scriptstyle\sim$}}{y}}\vphantom{y}}\right\rVert\mathclose{}^2
    &amp;&amp; \text{(} (ab)^2 = a^2 b^2 \text{)}
    \\
    &amp;= \mathopen{}\left\lVert\mathord{\smash[b]{\underset{\raise.3ex\hbox{$\scriptstyle\sim$}}{x}}\vphantom{x}}\right\rVert\mathclose{}^2 - 2t\,(\mathord{\smash[b]{\underset{\raise.3ex\hbox{$\scriptstyle\sim$}}{x}}\vphantom{x}} \cdot \mathord{\smash[b]{\underset{\raise.3ex\hbox{$\scriptstyle\sim$}}{y}}\vphantom{y}}) + t^2\,\mathopen{}\left\lVert\mathord{\smash[b]{\underset{\raise.3ex\hbox{$\scriptstyle\sim$}}{y}}\vphantom{y}}\right\rVert\mathclose{}^2
    &amp;&amp; \text{(} 2\,(-t) = -2t \text{ and } \mathopen{}\left|-t\right|\mathclose{}^2 = t^2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4}\,\mathopen{}\left\lVert\mathord{\smash[b]{\underset{\raise.3ex\hbox{$\scriptstyle\sim$}}{y}}\vphantom{y}}\right\rVert\mathclose{}^2
    &amp;&amp; \text{(substitute } t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\mathord{\smash[b]{\underset{\raise.3ex\hbox{$\scriptstyle\sim$}}{y}}\vphantom{y}})^2}{\mathopen{}\left\lVert\mathord{\smash[b]{\underset{\raise.3ex\hbox{$\scriptstyle\sim$}}{y}}\vphantom{y}}\right\rVert\mathclose{}^2}
    &amp;&amp; \text{(cancel one factor } \mathopen{}\left\lVert\mathord{\smash[b]{\underset{\raise.3ex\hbox{$\scriptstyle\sim$}}{y}}\vphantom{y}}\right\rVert\mathclose{}^2 \text{)}
    \\
    &amp;=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\text{(combine the last two terms)}
    \end{aligned}
     \qquad(6)$$</w:t>
      </w:r>
      <w:bookmarkEnd w:id="368"/>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58</w:t>
        </w:r>
      </w:hyperlink>
      <w:r>
        <w:t xml:space="preserve">, part 1), so</w:t>
      </w:r>
    </w:p>
    <w:p>
      <w:pPr>
        <w:pStyle w:val="BodyText"/>
      </w:pPr>
      <w:r>
        <w:t xml:space="preserve">$$
    \begin{aligned}
    0
    &amp;\le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\text{(}\text{Equation~6}\text{)}
    \\
    \frac{(\mathord{\smash[b]{\underset{\raise.3ex\hbox{$\scriptstyle\sim$}}{x}}\vphantom{x}} \cdot \mathord{\smash[b]{\underset{\raise.3ex\hbox{$\scriptstyle\sim$}}{y}}\vphantom{y}})^2}{\mathopen{}\left\lVert\mathord{\smash[b]{\underset{\raise.3ex\hbox{$\scriptstyle\sim$}}{y}}\vphantom{y}}\right\rVert\mathclose{}^2}
    &amp;\le \mathopen{}\left\lVert\mathord{\smash[b]{\underset{\raise.3ex\hbox{$\scriptstyle\sim$}}{x}}\vphantom{x}}\right\rVert\mathclose{}^2
    &amp;&amp; \text{(add } (\mathord{\smash[b]{\underset{\raise.3ex\hbox{$\scriptstyle\sim$}}{x}}\vphantom{x}} \cdot \mathord{\smash[b]{\underset{\raise.3ex\hbox{$\scriptstyle\sim$}}{y}}\vphantom{y}})^2 / \mathopen{}\left\lVert\mathord{\smash[b]{\underset{\raise.3ex\hbox{$\scriptstyle\sim$}}{y}}\vphantom{y}}\right\rVert\mathclose{}^2 \text{ to both sides)}
    \\
    (\mathord{\smash[b]{\underset{\raise.3ex\hbox{$\scriptstyle\sim$}}{x}}\vphantom{x}} \cdot \mathord{\smash[b]{\underset{\raise.3ex\hbox{$\scriptstyle\sim$}}{y}}\vphantom{y}})^2
    &amp;\le \mathopen{}\left\lVert\mathord{\smash[b]{\underset{\raise.3ex\hbox{$\scriptstyle\sim$}}{x}}\vphantom{x}}\right\rVert\mathclose{}^2\,\mathopen{}\left\lVert\mathord{\smash[b]{\underset{\raise.3ex\hbox{$\scriptstyle\sim$}}{y}}\vphantom{y}}\right\rVert\mathclose{}^2,
    &amp;&amp; \text{(multiply both sides by } \mathopen{}\left\lVert\mathord{\smash[b]{\underset{\raise.3ex\hbox{$\scriptstyle\sim$}}{y}}\vphantom{y}}\right\rVert\mathclose{}^2 &gt; 0 \text{)}
    \end{aligned}
    $$</w:t>
      </w:r>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w:r>
        <w:t xml:space="preserve">$\mathopen{}\left|\mathord{\smash[b]{\underset{\raise.3ex\hbox{$\scriptstyle\sim$}}{x}}\vphantom{x}}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w:t>
      </w:r>
      <w:r>
        <w:t xml:space="preserve">.</w:t>
      </w:r>
    </w:p>
    <w:p>
      <w:pPr>
        <w:pStyle w:val="BodyText"/>
      </w:pPr>
      <w:r>
        <w:rPr>
          <w:b/>
          <w:bCs/>
        </w:rPr>
        <w:t xml:space="preserve">When equality holds (</w:t>
      </w:r>
      <w:r>
        <w:rPr>
          <w:b/>
          <w:bCs/>
        </w:rPr>
        <w:t xml:space="preserve">$\mathord{\smash[b]{\underset{\raise.3ex\hbox{$\scriptstyle\sim$}}{y}}\vphantom{y}} \ne \mathord{\smash[b]{\underset{\raise.3ex\hbox{$\scriptstyle\sim$}}{0}}\vphantom{0}}$</w:t>
      </w:r>
      <w:r>
        <w:rPr>
          <w:b/>
          <w:bCs/>
        </w:rPr>
        <w:t xml:space="preserve">).</w:t>
      </w:r>
      <w:r>
        <w:t xml:space="preserve"> </w:t>
      </w:r>
      <w:r>
        <w:t xml:space="preserve">Both sides of the inequality are nonnegative,</w:t>
      </w:r>
      <w:r>
        <w:t xml:space="preserve"> </w:t>
      </w:r>
      <w:r>
        <w:t xml:space="preserve">so equality holds exactly when</w:t>
      </w:r>
      <w:r>
        <w:t xml:space="preserve"> </w:t>
      </w:r>
      <w:r>
        <w:t xml:space="preserve">$(\mathord{\smash[b]{\underset{\raise.3ex\hbox{$\scriptstyle\sim$}}{x}}\vphantom{x}} \cdot \mathord{\smash[b]{\underset{\raise.3ex\hbox{$\scriptstyle\sim$}}{y}}\vphantom{y}})^2 = \mathopen{}\left\lVert\mathord{\smash[b]{\underset{\raise.3ex\hbox{$\scriptstyle\sim$}}{x}}\vphantom{x}}\right\rVert\mathclose{}^2\,\mathopen{}\left\lVert\mathord{\smash[b]{\underset{\raise.3ex\hbox{$\scriptstyle\sim$}}{y}}\vphantom{y}}\right\rVert\mathclose{}^2$</w:t>
      </w:r>
      <w:r>
        <w:t xml:space="preserve">,</w:t>
      </w:r>
      <w:r>
        <w:t xml:space="preserve"> </w:t>
      </w:r>
      <w:r>
        <w:t xml:space="preserve">that is (dividing by</w:t>
      </w:r>
      <w:r>
        <w:t xml:space="preserve"> </w:t>
      </w:r>
      <w:r>
        <w:t xml:space="preserve">$\mathopen{}\left\lVert\mathord{\smash[b]{\underset{\raise.3ex\hbox{$\scriptstyle\sim$}}{y}}\vphantom{y}}\right\rVert\mathclose{}^2 &gt; 0$</w:t>
      </w:r>
      <w:r>
        <w:t xml:space="preserve"> </w:t>
      </w:r>
      <w:r>
        <w:t xml:space="preserve">and rearranging),</w:t>
      </w:r>
      <w:r>
        <w:t xml:space="preserve"> </w:t>
      </w:r>
      <w:r>
        <w:t xml:space="preserve">when</w:t>
      </w:r>
      <w:r>
        <w:t xml:space="preserve"> </w:t>
      </w:r>
      <w:r>
        <w:t xml:space="preserve">$\mathopen{}\left\lVert\mathord{\smash[b]{\underset{\raise.3ex\hbox{$\scriptstyle\sim$}}{x}}\vphantom{x}}\right\rVert\mathclose{}^2 - (\mathord{\smash[b]{\underset{\raise.3ex\hbox{$\scriptstyle\sim$}}{x}}\vphantom{x}} \cdot \mathord{\smash[b]{\underset{\raise.3ex\hbox{$\scriptstyle\sim$}}{y}}\vphantom{y}})^2 / \mathopen{}\left\lVert\mathord{\smash[b]{\underset{\raise.3ex\hbox{$\scriptstyle\sim$}}{y}}\vphantom{y}}\right\rVert\mathclose{}^2 = 0$</w:t>
      </w:r>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w:r>
        <w:t xml:space="preserve">$\mathopen{}\left\lVert\mathord{\smash[b]{\underset{\raise.3ex\hbox{$\scriptstyle\sim$}}{x}}\vphantom{x}} - t\,\mathord{\smash[b]{\underset{\raise.3ex\hbox{$\scriptstyle\sim$}}{y}}\vphantom{y}}\right\rVert\mathclose{}^2$</w:t>
      </w:r>
      <w:r>
        <w:t xml:space="preserve">,</w:t>
      </w:r>
      <w:r>
        <w:t xml:space="preserve"> </w:t>
      </w:r>
      <w:r>
        <w:t xml:space="preserve">so equality holds exactly when</w:t>
      </w:r>
      <w:r>
        <w:t xml:space="preserve"> </w:t>
      </w:r>
      <w:r>
        <w:t xml:space="preserve">$\mathord{\smash[b]{\underset{\raise.3ex\hbox{$\scriptstyle\sim$}}{x}}\vphantom{x}} - t\,\mathord{\smash[b]{\underset{\raise.3ex\hbox{$\scriptstyle\sim$}}{y}}\vphantom{y}} = \mathord{\smash[b]{\underset{\raise.3ex\hbox{$\scriptstyle\sim$}}{0}}\vphantom{0}}$</w:t>
      </w:r>
      <w:r>
        <w:t xml:space="preserve"> </w:t>
      </w:r>
      <w:r>
        <w:t xml:space="preserve">(</w:t>
      </w:r>
      <w:hyperlink w:anchor="thm-norm-properties">
        <w:r>
          <w:rPr>
            <w:rStyle w:val="Hyperlink"/>
          </w:rPr>
          <w:t xml:space="preserve">Theorem 58</w:t>
        </w:r>
      </w:hyperlink>
      <w:r>
        <w:t xml:space="preserve">, part 1),</w:t>
      </w:r>
      <w:r>
        <w:t xml:space="preserve"> </w:t>
      </w:r>
      <w:r>
        <w:t xml:space="preserve">that is, when</w:t>
      </w:r>
      <w:r>
        <w:t xml:space="preserve"> </w:t>
      </w:r>
      <w:r>
        <w:t xml:space="preserve">$\mathord{\smash[b]{\underset{\raise.3ex\hbox{$\scriptstyle\sim$}}{x}}\vphantom{x}} = t\,\mathord{\smash[b]{\underset{\raise.3ex\hbox{$\scriptstyle\sim$}}{y}}\vphantom{y}}$</w:t>
      </w:r>
      <w:r>
        <w:t xml:space="preserve">.</w:t>
      </w:r>
    </w:p>
    <w:p>
      <w:pPr>
        <w:numPr>
          <w:ilvl w:val="0"/>
          <w:numId w:val="1053"/>
        </w:numPr>
      </w:pPr>
      <w:r>
        <w:t xml:space="preserve">If</w:t>
      </w:r>
      <w:r>
        <w:t xml:space="preserve"> </w:t>
      </w:r>
      <w:r>
        <w:t xml:space="preserve">$\mathord{\smash[b]{\underset{\raise.3ex\hbox{$\scriptstyle\sim$}}{x}}\vphantom{x}} = t\,\mathord{\smash[b]{\underset{\raise.3ex\hbox{$\scriptstyle\sim$}}{y}}\vphantom{y}}$</w:t>
      </w:r>
      <w:r>
        <w:t xml:space="preserve">, then</w:t>
      </w:r>
      <w:r>
        <w:t xml:space="preserve"> </w:t>
      </w:r>
      <w:r>
        <w:t xml:space="preserve">$1\,\mathord{\smash[b]{\underset{\raise.3ex\hbox{$\scriptstyle\sim$}}{x}}\vphantom{x}} + (-t)\,\mathord{\smash[b]{\underset{\raise.3ex\hbox{$\scriptstyle\sim$}}{y}}\vphantom{y}} = \mathord{\smash[b]{\underset{\raise.3ex\hbox{$\scriptstyle\sim$}}{0}}\vphantom{0}}$</w:t>
      </w:r>
      <w:r>
        <w:t xml:space="preserve">,</w:t>
      </w:r>
      <w:r>
        <w:t xml:space="preserve"> </w:t>
      </w:r>
      <w:r>
        <w:t xml:space="preserve">so the two vectors are linearly dependent.</w:t>
      </w:r>
    </w:p>
    <w:p>
      <w:pPr>
        <w:numPr>
          <w:ilvl w:val="0"/>
          <w:numId w:val="1053"/>
        </w:numPr>
      </w:pPr>
      <w:r>
        <w:t xml:space="preserve">Conversely, suppose</w:t>
      </w:r>
      <w:r>
        <w:t xml:space="preserve"> </w:t>
      </w:r>
      <w:r>
        <w:t xml:space="preserve">$a\,\mathord{\smash[b]{\underset{\raise.3ex\hbox{$\scriptstyle\sim$}}{x}}\vphantom{x}} + b\,\mathord{\smash[b]{\underset{\raise.3ex\hbox{$\scriptstyle\sim$}}{y}}\vphantom{y}} = \mathord{\smash[b]{\underset{\raise.3ex\hbox{$\scriptstyle\sim$}}{0}}\vphantom{0}}$</w:t>
      </w:r>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w:r>
        <w:t xml:space="preserve">$b\,\mathord{\smash[b]{\underset{\raise.3ex\hbox{$\scriptstyle\sim$}}{y}}\vphantom{y}} = \mathord{\smash[b]{\underset{\raise.3ex\hbox{$\scriptstyle\sim$}}{0}}\vphantom{0}}$</w:t>
      </w:r>
      <w:r>
        <w:t xml:space="preserve">,</w:t>
      </w:r>
      <w:r>
        <w:t xml:space="preserve"> </w:t>
      </w:r>
      <w:r>
        <w:t xml:space="preserve">so</w:t>
      </w:r>
    </w:p>
    <w:p>
      <w:pPr>
        <w:pStyle w:val="BodyText"/>
      </w:pPr>
      <w:r>
        <w:t xml:space="preserve">$$
    \begin{aligned}
    \mathord{\smash[b]{\underset{\raise.3ex\hbox{$\scriptstyle\sim$}}{y}}\vphantom{y}} &amp;= \tfrac{1}{b}\,(b\,\mathord{\smash[b]{\underset{\raise.3ex\hbox{$\scriptstyle\sim$}}{y}}\vphantom{y}}) \\
    &amp;= \mathord{\smash[b]{\underset{\raise.3ex\hbox{$\scriptstyle\sim$}}{0}}\vphantom{0}},
    \end{aligned}
    $$</w:t>
      </w:r>
    </w:p>
    <w:p>
      <w:pPr>
        <w:numPr>
          <w:ilvl w:val="0"/>
          <w:numId w:val="1000"/>
        </w:numPr>
      </w:pPr>
      <w:r>
        <w:t xml:space="preserve">contrary to assumption.</w:t>
      </w:r>
      <w:r>
        <w:t xml:space="preserve"> </w:t>
      </w:r>
      <w:r>
        <w:t xml:space="preserve">Subtracting</w:t>
      </w:r>
      <w:r>
        <w:t xml:space="preserve"> </w:t>
      </w:r>
      <w:r>
        <w:t xml:space="preserve">$b\,\mathord{\smash[b]{\underset{\raise.3ex\hbox{$\scriptstyle\sim$}}{y}}\vphantom{y}}$</w:t>
      </w:r>
      <w:r>
        <w:t xml:space="preserve"> </w:t>
      </w:r>
      <w:r>
        <w:t xml:space="preserve">from both sides gives</w:t>
      </w:r>
      <w:r>
        <w:t xml:space="preserve"> </w:t>
      </w:r>
      <w:r>
        <w:t xml:space="preserve">$a\,\mathord{\smash[b]{\underset{\raise.3ex\hbox{$\scriptstyle\sim$}}{x}}\vphantom{x}} = -b\,\mathord{\smash[b]{\underset{\raise.3ex\hbox{$\scriptstyle\sim$}}{y}}\vphantom{y}}$</w:t>
      </w:r>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w:r>
        <w:t xml:space="preserve">$\mathord{\smash[b]{\underset{\raise.3ex\hbox{$\scriptstyle\sim$}}{x}}\vphantom{x}} = s\,\mathord{\smash[b]{\underset{\raise.3ex\hbox{$\scriptstyle\sim$}}{y}}\vphantom{y}}$</w:t>
      </w:r>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w:r>
        <w:t xml:space="preserve">$$
    \begin{aligned}
    \mathopen{}\left|\mathord{\smash[b]{\underset{\raise.3ex\hbox{$\scriptstyle\sim$}}{x}}\vphantom{x}} \cdot \mathord{\smash[b]{\underset{\raise.3ex\hbox{$\scriptstyle\sim$}}{y}}\vphantom{y}}\right|\mathclose{}
    &amp;= \mathopen{}\left|(s\,\mathord{\smash[b]{\underset{\raise.3ex\hbox{$\scriptstyle\sim$}}{y}}\vphantom{y}}) \cdot \mathord{\smash[b]{\underset{\raise.3ex\hbox{$\scriptstyle\sim$}}{y}}\vphantom{y}}\right|\mathclose{}
    &amp;&amp; \text{(substitute } \mathord{\smash[b]{\underset{\raise.3ex\hbox{$\scriptstyle\sim$}}{x}}\vphantom{x}} = s\,\mathord{\smash[b]{\underset{\raise.3ex\hbox{$\scriptstyle\sim$}}{y}}\vphantom{y}} \text{)}
    \\
    &amp;= \mathopen{}\left|s\,(\mathord{\smash[b]{\underset{\raise.3ex\hbox{$\scriptstyle\sim$}}{y}}\vphantom{y}} \cdot \mathord{\smash[b]{\underset{\raise.3ex\hbox{$\scriptstyle\sim$}}{y}}\vphantom{y}})\right|\mathclose{}
    &amp;&amp; \text{(}\text{Theorem~52}\text{, special case } b = 0 \text{, first slot)}
    \\
    &amp;= \mathopen{}\left|s\right|\mathclose{}\,\mathopen{}\left|\mathord{\smash[b]{\underset{\raise.3ex\hbox{$\scriptstyle\sim$}}{y}}\vphantom{y}} \cdot \mathord{\smash[b]{\underset{\raise.3ex\hbox{$\scriptstyle\sim$}}{y}}\vphantom{y}}\right|\mathclose{}
    &amp;&amp; \text{(} \mathopen{}\left|ab\right|\mathclose{} = \mathopen{}\left|a\right|\mathclose{}\,\mathopen{}\left|b\right|\mathclose{} \text{)}
    \\
    &amp;= \mathopen{}\left|s\right|\mathclose{}\,\mathopen{}\left\lVert\mathord{\smash[b]{\underset{\raise.3ex\hbox{$\scriptstyle\sim$}}{y}}\vphantom{y}}\right\rVert\mathclose{}^2
    &amp;&amp; \text{(} \mathord{\smash[b]{\underset{\raise.3ex\hbox{$\scriptstyle\sim$}}{y}}\vphantom{y}} \cdot \mathord{\smash[b]{\underset{\raise.3ex\hbox{$\scriptstyle\sim$}}{y}}\vphantom{y}} = \mathopen{}\left\lVert\mathord{\smash[b]{\underset{\raise.3ex\hbox{$\scriptstyle\sim$}}{y}}\vphantom{y}}\right\rVert\mathclose{}^2 \ge 0 \text{, }\text{Equation~2}\text{)}
    \\
    &amp;= \mathopen{}\left(\mathopen{}\left|s\right|\mathclose{}\,\mathopen{}\left\lVert\mathord{\smash[b]{\underset{\raise.3ex\hbox{$\scriptstyle\sim$}}{y}}\vphantom{y}}\right\rVert\mathclose{}\right)\mathclose{}\,\mathopen{}\left\lVert\mathord{\smash[b]{\underset{\raise.3ex\hbox{$\scriptstyle\sim$}}{y}}\vphantom{y}}\right\rVert\mathclose{}
    &amp;&amp; \text{(regroup)}
    \\
    &amp;= \mathopen{}\left\lVert s\,\mathord{\smash[b]{\underset{\raise.3ex\hbox{$\scriptstyle\sim$}}{y}}\vphantom{y}}\right\rVert\mathclose{}\,\mathopen{}\left\lVert\mathord{\smash[b]{\underset{\raise.3ex\hbox{$\scriptstyle\sim$}}{y}}\vphantom{y}}\right\rVert\mathclose{}
    &amp;&amp; \text{(}\text{Theorem~58}\text{, part 2)}
    \\
    &amp;= \mathopen{}\left\lVert\mathord{\smash[b]{\underset{\raise.3ex\hbox{$\scriptstyle\sim$}}{x}}\vphantom{x}}\right\rVert\mathclose{}\,\mathopen{}\left\lVert\mathord{\smash[b]{\underset{\raise.3ex\hbox{$\scriptstyle\sim$}}{y}}\vphantom{y}}\right\rVert\mathclose{},
    &amp;&amp; \text{(} s\,\mathord{\smash[b]{\underset{\raise.3ex\hbox{$\scriptstyle\sim$}}{y}}\vphantom{y}} = \mathord{\smash[b]{\underset{\raise.3ex\hbox{$\scriptstyle\sim$}}{x}}\vphantom{x}} \text{)}
    \end{aligned}
    $$</w:t>
      </w:r>
    </w:p>
    <w:p>
      <w:pPr>
        <w:numPr>
          <w:ilvl w:val="0"/>
          <w:numId w:val="1000"/>
        </w:numPr>
      </w:pPr>
      <w:r>
        <w:t xml:space="preserve">so equality holds.</w:t>
      </w:r>
    </w:p>
    <w:bookmarkStart w:id="369" w:name="exm-cauchy-schwarz"/>
    <w:p>
      <w:pPr>
        <w:pStyle w:val="FirstParagraph"/>
      </w:pPr>
      <w:r>
        <w:rPr>
          <w:b/>
          <w:bCs/>
        </w:rPr>
        <w:t xml:space="preserve">Example 107 (A strict case and an equality case)</w:t>
      </w:r>
      <w:r>
        <w:t xml:space="preserve"> </w:t>
      </w:r>
      <w:r>
        <w:t xml:space="preserve"> </w:t>
      </w:r>
    </w:p>
    <w:p>
      <w:pPr>
        <w:numPr>
          <w:ilvl w:val="0"/>
          <w:numId w:val="1054"/>
        </w:numPr>
      </w:pPr>
      <w:r>
        <w:t xml:space="preserve">For</w:t>
      </w:r>
      <w:r>
        <w:t xml:space="preserve"> </w:t>
      </w:r>
      <w:r>
        <w:t xml:space="preserve">$\mathord{\smash[b]{\underset{\raise.3ex\hbox{$\scriptstyle\sim$}}{x}}\vphantom{x}} = (1, 2)$</w:t>
      </w:r>
      <w:r>
        <w:t xml:space="preserve"> </w:t>
      </w:r>
      <w:r>
        <w:t xml:space="preserve">and</w:t>
      </w:r>
      <w:r>
        <w:t xml:space="preserve"> </w:t>
      </w:r>
      <w:r>
        <w:t xml:space="preserve">$\mathord{\smash[b]{\underset{\raise.3ex\hbox{$\scriptstyle\sim$}}{y}}\vphantom{y}} = (3, 4)$</w:t>
      </w:r>
      <w:r>
        <w:t xml:space="preserve">:</w:t>
      </w:r>
    </w:p>
    <w:p>
      <w:pPr>
        <w:pStyle w:val="BodyText"/>
      </w:pPr>
      <w:r>
        <w:t xml:space="preserve">$$
    \begin{aligned}
    \mathord{\smash[b]{\underset{\raise.3ex\hbox{$\scriptstyle\sim$}}{x}}\vphantom{x}} \cdot \mathord{\smash[b]{\underset{\raise.3ex\hbox{$\scriptstyle\sim$}}{y}}\vphantom{y}} &amp;= 3 + 8 \\
    &amp;= 11,
    \end{aligned}
    $$</w:t>
      </w:r>
    </w:p>
    <w:p>
      <w:pPr>
        <w:numPr>
          <w:ilvl w:val="0"/>
          <w:numId w:val="1000"/>
        </w:numPr>
      </w:pPr>
      <w:r>
        <w:t xml:space="preserve">while</w:t>
      </w:r>
      <w:r>
        <w:t xml:space="preserve"> </w:t>
      </w:r>
      <w:r>
        <w:t xml:space="preserve">$\mathopen{}\left\lVert\mathord{\smash[b]{\underset{\raise.3ex\hbox{$\scriptstyle\sim$}}{x}}\vphantom{x}}\right\rVert\mathclose{}\,\mathopen{}\left\lVert\mathord{\smash[b]{\underset{\raise.3ex\hbox{$\scriptstyle\sim$}}{y}}\vphantom{y}}\right\rVert\mathclose{} = \sqrt{5} \cdot 5 \approx 11.18$</w:t>
      </w:r>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w:r>
        <w:t xml:space="preserve">$\mathord{\smash[b]{\underset{\raise.3ex\hbox{$\scriptstyle\sim$}}{x}}\vphantom{x}} = (1, 2)$</w:t>
      </w:r>
      <w:r>
        <w:t xml:space="preserve"> </w:t>
      </w:r>
      <w:r>
        <w:t xml:space="preserve">and</w:t>
      </w:r>
    </w:p>
    <w:p>
      <w:pPr>
        <w:pStyle w:val="BodyText"/>
      </w:pPr>
      <w:r>
        <w:t xml:space="preserve">$$
    \begin{aligned}
    \mathord{\smash[b]{\underset{\raise.3ex\hbox{$\scriptstyle\sim$}}{y}}\vphantom{y}} &amp;= (2, 4) \\
    &amp;= 2\,\mathord{\smash[b]{\underset{\raise.3ex\hbox{$\scriptstyle\sim$}}{x}}\vphantom{x}}:
    \end{aligned}
    $$</w:t>
      </w:r>
    </w:p>
    <w:p>
      <w:pPr>
        <w:pStyle w:val="FirstParagraph"/>
      </w:pPr>
      <w:r>
        <w:t xml:space="preserve">$$
    \begin{aligned}
    \mathord{\smash[b]{\underset{\raise.3ex\hbox{$\scriptstyle\sim$}}{x}}\vphantom{x}} \cdot \mathord{\smash[b]{\underset{\raise.3ex\hbox{$\scriptstyle\sim$}}{y}}\vphantom{y}} &amp;= 2 + 8 \\
    &amp;= 10
    \end{aligned}
    $$</w:t>
      </w:r>
    </w:p>
    <w:p>
      <w:pPr>
        <w:numPr>
          <w:ilvl w:val="0"/>
          <w:numId w:val="1000"/>
        </w:numPr>
      </w:pPr>
      <w:r>
        <w:t xml:space="preserve">and</w:t>
      </w:r>
    </w:p>
    <w:p>
      <w:pPr>
        <w:pStyle w:val="BodyText"/>
      </w:pPr>
      <w:r>
        <w:t xml:space="preserve">$$
    \begin{aligned}
    \mathopen{}\left\lVert\mathord{\smash[b]{\underset{\raise.3ex\hbox{$\scriptstyle\sim$}}{x}}\vphantom{x}}\right\rVert\mathclose{}\,\mathopen{}\left\lVert\mathord{\smash[b]{\underset{\raise.3ex\hbox{$\scriptstyle\sim$}}{y}}\vphantom{y}}\right\rVert\mathclose{} &amp;= \sqrt{5}\,\sqrt{20} \\
    &amp;= \sqrt{100} \\
    &amp;= 10,
    \end{aligned}
    $$</w:t>
      </w:r>
    </w:p>
    <w:p>
      <w:pPr>
        <w:numPr>
          <w:ilvl w:val="0"/>
          <w:numId w:val="1000"/>
        </w:numPr>
      </w:pPr>
      <w:r>
        <w:t xml:space="preserve">so equality holds.</w:t>
      </w:r>
    </w:p>
    <w:bookmarkEnd w:id="369"/>
    <w:bookmarkStart w:id="370" w:name="thm-triangle-inequality"/>
    <w:p>
      <w:pPr>
        <w:pStyle w:val="FirstParagraph"/>
      </w:pPr>
      <w:r>
        <w:rPr>
          <w:b/>
          <w:bCs/>
        </w:rPr>
        <w:t xml:space="preserve">Theorem 61 (Triangle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 \le \mathopen{}\left\lVert\mathord{\smash[b]{\underset{\raise.3ex\hbox{$\scriptstyle\sim$}}{x}}\vphantom{x}}\right\rVert\mathclose{} + \mathopen{}\left\lVert\mathord{\smash[b]{\underset{\raise.3ex\hbox{$\scriptstyle\sim$}}{y}}\vphantom{y}}\right\rVert\mathclose{}.
    $$</w:t>
      </w:r>
    </w:p>
    <w:bookmarkEnd w:id="370"/>
    <w:p>
      <w:pPr>
        <w:pStyle w:val="FirstParagraph"/>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\text{(}\text{Theorem~59}\text{)}
    \\
    &amp;\le \mathopen{}\left\lVert\mathord{\smash[b]{\underset{\raise.3ex\hbox{$\scriptstyle\sim$}}{x}}\vphantom{x}}\right\rVert\mathclose{}^2 + 2\,\mathopen{}\left|\mathord{\smash[b]{\underset{\raise.3ex\hbox{$\scriptstyle\sim$}}{x}}\vphantom{x}} \cdot \mathord{\smash[b]{\underset{\raise.3ex\hbox{$\scriptstyle\sim$}}{y}}\vphantom{y}}\right|\mathclose{} + \mathopen{}\left\lVert\mathord{\smash[b]{\underset{\raise.3ex\hbox{$\scriptstyle\sim$}}{y}}\vphantom{y}}\right\rVert\mathclose{}^2
    &amp;&amp; \text{(a number is at most its absolute value)}
    \\
    &amp;\le \mathopen{}\left\lVert\mathord{\smash[b]{\underset{\raise.3ex\hbox{$\scriptstyle\sim$}}{x}}\vphantom{x}}\right\rVert\mathclose{}^2 + 2\,\mathopen{}\left\lVert\mathord{\smash[b]{\underset{\raise.3ex\hbox{$\scriptstyle\sim$}}{x}}\vphantom{x}}\right\rVert\mathclose{}\,\mathopen{}\left\lVert\mathord{\smash[b]{\underset{\raise.3ex\hbox{$\scriptstyle\sim$}}{y}}\vphantom{y}}\right\rVert\mathclose{} + \mathopen{}\left\lVert\mathord{\smash[b]{\underset{\raise.3ex\hbox{$\scriptstyle\sim$}}{y}}\vphantom{y}}\right\rVert\mathclose{}^2
    &amp;&amp; \text{(}\text{Theorem~60}\text{)}
    \\
    &amp;= \mathopen{}\left(\mathopen{}\left\lVert\mathord{\smash[b]{\underset{\raise.3ex\hbox{$\scriptstyle\sim$}}{x}}\vphantom{x}}\right\rVert\mathclose{} + \mathopen{}\left\lVert\mathord{\smash[b]{\underset{\raise.3ex\hbox{$\scriptstyle\sim$}}{y}}\vphantom{y}}\right\rVert\mathclose{}\right)\mathclose{}^2.
    &amp;&amp; \text{(expand the square)}
    \end{aligned}
    $$</w:t>
      </w:r>
    </w:p>
    <w:p>
      <w:pPr>
        <w:pStyle w:val="FirstParagraph"/>
      </w:pPr>
      <w:r>
        <w:t xml:space="preserve">Both</w:t>
      </w:r>
      <w:r>
        <w:t xml:space="preserve"> </w:t>
      </w:r>
      <w:r>
        <w:t xml:space="preserve">$\mathopen{}\left\lVert\mathord{\smash[b]{\underset{\raise.3ex\hbox{$\scriptstyle\sim$}}{x}}\vphantom{x}} + \mathord{\smash[b]{\underset{\raise.3ex\hbox{$\scriptstyle\sim$}}{y}}\vphantom{y}}\right\rVert\mathclose{}$</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w:t>
      </w:r>
      <w:r>
        <w:t xml:space="preserve"> </w:t>
      </w:r>
      <w:r>
        <w:t xml:space="preserve">are nonnegative (</w:t>
      </w:r>
      <w:hyperlink w:anchor="thm-norm-properties">
        <w:r>
          <w:rPr>
            <w:rStyle w:val="Hyperlink"/>
          </w:rPr>
          <w:t xml:space="preserve">Theorem 58</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71" w:name="exm-triangle-inequality"/>
    <w:p>
      <w:pPr>
        <w:pStyle w:val="BodyText"/>
      </w:pPr>
      <w:r>
        <w:rPr>
          <w:b/>
          <w:bCs/>
        </w:rPr>
        <w:t xml:space="preserve">Example 108 (A strict case and an equality case)</w:t>
      </w:r>
      <w:r>
        <w:t xml:space="preserve"> </w:t>
      </w:r>
      <w:r>
        <w:t xml:space="preserve"> </w:t>
      </w:r>
    </w:p>
    <w:p>
      <w:pPr>
        <w:numPr>
          <w:ilvl w:val="0"/>
          <w:numId w:val="1055"/>
        </w:numPr>
      </w:pP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(0, 4)$</w:t>
      </w:r>
      <w:r>
        <w:t xml:space="preserve">:</w:t>
      </w:r>
    </w:p>
    <w:p>
      <w:pPr>
        <w:pStyle w:val="BodyText"/>
      </w:pPr>
      <w:r>
        <w:t xml:space="preserve">$$
    \begin{aligned}
    \mathopen{}\left\lVert\mathord{\smash[b]{\underset{\raise.3ex\hbox{$\scriptstyle\sim$}}{x}}\vphantom{x}} + \mathord{\smash[b]{\underset{\raise.3ex\hbox{$\scriptstyle\sim$}}{y}}\vphantom{y}}\right\rVert\mathclose{} &amp;= \mathopen{}\left\lVert(3, 4)\right\rVert\mathclose{} \\
    &amp;= 5,
    \end{aligned}
    $$</w:t>
      </w:r>
    </w:p>
    <w:p>
      <w:pPr>
        <w:numPr>
          <w:ilvl w:val="0"/>
          <w:numId w:val="1000"/>
        </w:numPr>
      </w:pPr>
      <w:r>
        <w:t xml:space="preserve">while</w:t>
      </w:r>
    </w:p>
    <w:p>
      <w:pPr>
        <w:pStyle w:val="BodyText"/>
      </w:pPr>
      <w:r>
        <w:t xml:space="preserve">$$
    \begin{aligned}
    \mathopen{}\left\lVert\mathord{\smash[b]{\underset{\raise.3ex\hbox{$\scriptstyle\sim$}}{x}}\vphantom{x}}\right\rVert\mathclose{} + \mathopen{}\left\lVert\mathord{\smash[b]{\underset{\raise.3ex\hbox{$\scriptstyle\sim$}}{y}}\vphantom{y}}\right\rVert\mathclose{} &amp;= 3 + 4 \\
    &amp;= 7.
    \end{aligned}
    $$</w:t>
      </w:r>
    </w:p>
    <w:p>
      <w:pPr>
        <w:numPr>
          <w:ilvl w:val="0"/>
          <w:numId w:val="1055"/>
        </w:numPr>
      </w:pPr>
      <w:r>
        <w:t xml:space="preserve">For</w:t>
      </w:r>
      <w:r>
        <w:t xml:space="preserve"> </w:t>
      </w:r>
      <w:r>
        <w:t xml:space="preserve">$\mathord{\smash[b]{\underset{\raise.3ex\hbox{$\scriptstyle\sim$}}{x}}\vphantom{x}} = (1, 0)$</w:t>
      </w:r>
      <w:r>
        <w:t xml:space="preserve"> </w:t>
      </w:r>
      <w:r>
        <w:t xml:space="preserve">and</w:t>
      </w:r>
      <w:r>
        <w:t xml:space="preserve"> </w:t>
      </w:r>
      <w:r>
        <w:t xml:space="preserve">$\mathord{\smash[b]{\underset{\raise.3ex\hbox{$\scriptstyle\sim$}}{y}}\vphantom{y}} = (2, 0)$</w:t>
      </w:r>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71"/>
    <w:bookmarkStart w:id="372"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[55]</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w:r>
        <w:t xml:space="preserve">$\mathord{\smash[b]{\underset{\raise.3ex\hbox{$\scriptstyle\sim$}}{x}}\vphantom{x}}\in V$</w:t>
      </w:r>
      <w:r>
        <w:t xml:space="preserve"> </w:t>
      </w:r>
      <w:r>
        <w:t xml:space="preserve">a nonnegative real number</w:t>
      </w:r>
      <w:r>
        <w:t xml:space="preserve"> </w:t>
      </w:r>
      <w:r>
        <w:t xml:space="preserve">$\mathopen{}\left\lVert\mathord{\smash[b]{\underset{\raise.3ex\hbox{$\scriptstyle\sim$}}{x}}\vphantom{x}}\right\rVert\mathclose{}$</w:t>
      </w:r>
      <w:r>
        <w:t xml:space="preserve">,</w:t>
      </w:r>
      <w:r>
        <w:t xml:space="preserve"> </w:t>
      </w:r>
      <w:r>
        <w:t xml:space="preserve">and satisfies the following three axioms for all</w:t>
      </w:r>
      <w:r>
        <w:t xml:space="preserve"> </w:t>
      </w:r>
      <w:r>
        <w:t xml:space="preserve">$\mathord{\smash[b]{\underset{\raise.3ex\hbox{$\scriptstyle\sim$}}{x}}\vphantom{x}}, \mathord{\smash[b]{\underset{\raise.3ex\hbox{$\scriptstyle\sim$}}{y}}\vphantom{y}}\in V$</w:t>
      </w:r>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\mathord{\smash[b]{\underset{\raise.3ex\hbox{$\scriptstyle\sim$}}{0}}\vphantom{0}}$</w:t>
      </w:r>
      <w:r>
        <w:t xml:space="preserve">;</w:t>
      </w:r>
    </w:p>
    <w:p>
      <w:pPr>
        <w:pStyle w:val="Compact"/>
        <w:numPr>
          <w:ilvl w:val="0"/>
          <w:numId w:val="1056"/>
        </w:numPr>
      </w:pPr>
      <w:r>
        <w:rPr>
          <w:b/>
          <w:bCs/>
        </w:rPr>
        <w:t xml:space="preserve">Absolute homogeneity</w:t>
      </w:r>
      <w:r>
        <w:t xml:space="preserve">:</w:t>
      </w:r>
      <w:r>
        <w:t xml:space="preserve"> </w:t>
      </w:r>
      <w:r>
        <w:t xml:space="preserve">$\mathopen{}\left\lVert c\,\mathord{\smash[b]{\underset{\raise.3ex\hbox{$\scriptstyle\sim$}}{x}}\vphantom{x}}\right\rVert\mathclose{} = \mathopen{}\left|c\right|\mathclose{}\,\mathopen{}\left\lVert\mathord{\smash[b]{\underset{\raise.3ex\hbox{$\scriptstyle\sim$}}{x}}\vphantom{x}}\right\rVert\mathclose{}$</w:t>
      </w:r>
      <w:r>
        <w:t xml:space="preserve">;</w:t>
      </w:r>
    </w:p>
    <w:p>
      <w:pPr>
        <w:pStyle w:val="Compact"/>
        <w:numPr>
          <w:ilvl w:val="0"/>
          <w:numId w:val="1056"/>
        </w:numPr>
      </w:pPr>
      <w:r>
        <w:rPr>
          <w:b/>
          <w:bCs/>
        </w:rPr>
        <w:t xml:space="preserve">Subadditivity (triangle inequality)</w:t>
      </w:r>
      <w:r>
        <w:t xml:space="preserve">:</w:t>
      </w:r>
      <w:r>
        <w:t xml:space="preserve"> </w:t>
      </w:r>
      <w:r>
        <w:t xml:space="preserve">$\mathopen{}\left\lVert\mathord{\smash[b]{\underset{\raise.3ex\hbox{$\scriptstyle\sim$}}{x}}\vphantom{x}}+ \mathord{\smash[b]{\underset{\raise.3ex\hbox{$\scriptstyle\sim$}}{y}}\vphantom{y}}\right\rVert\mathclose{} \le \mathopen{}\left\lVert\mathord{\smash[b]{\underset{\raise.3ex\hbox{$\scriptstyle\sim$}}{x}}\vphantom{x}}\right\rVert\mathclose{} + \mathopen{}\left\lVert\mathord{\smash[b]{\underset{\raise.3ex\hbox{$\scriptstyle\sim$}}{y}}\vphantom{y}}\right\rVert\mathclose{}$</w:t>
      </w:r>
      <w:r>
        <w:t xml:space="preserve"> </w:t>
      </w:r>
      <w:r>
        <w:t xml:space="preserve">[56]</w:t>
      </w:r>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72"/>
    <w:bookmarkStart w:id="373" w:name="exm-norm-euclidean"/>
    <w:p>
      <w:pPr>
        <w:pStyle w:val="BodyText"/>
      </w:pPr>
      <w:r>
        <w:rPr>
          <w:b/>
          <w:bCs/>
        </w:rPr>
        <w:t xml:space="preserve">Example 109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58</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61</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w:r>
        <w:t xml:space="preserve">$\mathopen{}\left\lVert\mathord{\smash[b]{\underset{\raise.3ex\hbox{$\scriptstyle\sim$}}{x}}\vphantom{x}}\right\rVert\mathclose{} \stackrel{\text{def}}{=}\sqrt{\mathopen{}\left\langle \mathord{\smash[b]{\underset{\raise.3ex\hbox{$\scriptstyle\sim$}}{x}}\vphantom{x}}, \mathord{\smash[b]{\underset{\raise.3ex\hbox{$\scriptstyle\sim$}}{x}}\vphantom{x}}\right\rangle\mathclose{}}$</w:t>
      </w:r>
      <w:r>
        <w:t xml:space="preserve">,</w:t>
      </w:r>
      <w:r>
        <w:t xml:space="preserve"> </w:t>
      </w:r>
      <w:r>
        <w:t xml:space="preserve">which satisfies all three norm axioms.</w:t>
      </w:r>
    </w:p>
    <w:bookmarkEnd w:id="373"/>
    <w:bookmarkStart w:id="374"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w:r>
        <w:t xml:space="preserve">$\mathord{\smash[b]{\underset{\raise.3ex\hbox{$\scriptstyle\sim$}}{x}}\vphantom{x}}= (x_1, \ldots, x_p) \in \mathbb{R}^p$</w:t>
      </w:r>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[57]</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w:r>
        <w:t xml:space="preserve">$$
    \mathopen{}\left\lVert\mathord{\smash[b]{\underset{\raise.3ex\hbox{$\scriptstyle\sim$}}{x}}\vphantom{x}}\right\rVert\mathclose{}_k \stackrel{\text{def}}{=}\mathopen{}\left(\sum_{i=1}^p\mathopen{}\left|x_i\right|\mathclose{}^k\right)\mathclose{}^{1/k}.
    $$</w:t>
      </w:r>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74"/>
    <w:bookmarkStart w:id="375" w:name="exm-vector-p-norm"/>
    <w:p>
      <w:pPr>
        <w:pStyle w:val="BodyText"/>
      </w:pPr>
      <w:r>
        <w:rPr>
          <w:b/>
          <w:bCs/>
        </w:rPr>
        <w:t xml:space="preserve">Example 110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w:r>
        <w:t xml:space="preserve">$\mathord{\smash[b]{\underset{\raise.3ex\hbox{$\scriptstyle\sim$}}{x}}\vphantom{x}}= (3, -4) \in \mathbb{R}^2$</w:t>
      </w:r>
      <w:r>
        <w:t xml:space="preserve">:</w:t>
      </w:r>
    </w:p>
    <w:p>
      <w:pPr>
        <w:numPr>
          <w:ilvl w:val="0"/>
          <w:numId w:val="1058"/>
        </w:numPr>
      </w:pPr>
      <m:oMath>
        <m:sSub>
          <m:e>
            <m:r>
              <m:t>ℓ</m:t>
            </m:r>
          </m:e>
          <m:sub>
            <m:r>
              <m:t>1</m:t>
            </m:r>
          </m:sub>
        </m:sSub>
      </m:oMath>
      <w:r>
        <w:t xml:space="preserve"> </w:t>
      </w:r>
      <w:r>
        <w:t xml:space="preserve">norm:</w:t>
      </w:r>
    </w:p>
    <w:p>
      <w:pPr>
        <w:pStyle w:val="BodyText"/>
      </w:pPr>
      <w:r>
        <w:t xml:space="preserve">$$
    \begin{aligned}
    \mathopen{}\left\lVert\mathord{\smash[b]{\underset{\raise.3ex\hbox{$\scriptstyle\sim$}}{x}}\vphantom{x}}\right\rVert\mathclose{}_1 &amp;= \mathopen{}\left|3\right|\mathclose{} + \mathopen{}\left|-4\right|\mathclose{} \\
    &amp;= 3 + 4 \\
    &amp;= 7.
    \end{aligned}
    $$</w:t>
      </w:r>
    </w:p>
    <w:p>
      <w:pPr>
        <w:numPr>
          <w:ilvl w:val="0"/>
          <w:numId w:val="1058"/>
        </w:numPr>
      </w:pPr>
      <m:oMath>
        <m:sSub>
          <m:e>
            <m:r>
              <m:t>ℓ</m:t>
            </m:r>
          </m:e>
          <m:sub>
            <m:r>
              <m:t>2</m:t>
            </m:r>
          </m:sub>
        </m:sSub>
      </m:oMath>
      <w:r>
        <w:t xml:space="preserve"> </w:t>
      </w:r>
      <w:r>
        <w:t xml:space="preserve">norm:</w:t>
      </w:r>
    </w:p>
    <w:p>
      <w:pPr>
        <w:pStyle w:val="BodyText"/>
      </w:pPr>
      <w:r>
        <w:t xml:space="preserve">$$
    \begin{aligned}
    \mathopen{}\left\lVert\mathord{\smash[b]{\underset{\raise.3ex\hbox{$\scriptstyle\sim$}}{x}}\vphantom{x}}\right\rVert\mathclose{}_2 &amp;= \sqrt{3^2 + (-4)^2} \\
    &amp;= \sqrt{9 + 16} \\
    &amp;= \sqrt{25} \\
    &amp;= 5.
    \end{aligned}
    $$</w:t>
      </w:r>
    </w:p>
    <w:p>
      <w:pPr>
        <w:numPr>
          <w:ilvl w:val="0"/>
          <w:numId w:val="1058"/>
        </w:numPr>
      </w:pPr>
      <m:oMath>
        <m:sSub>
          <m:e>
            <m:r>
              <m:t>ℓ</m:t>
            </m:r>
          </m:e>
          <m:sub>
            <m:r>
              <m:rPr>
                <m:sty m:val="p"/>
              </m:rPr>
              <m:t>∞</m:t>
            </m:r>
          </m:sub>
        </m:sSub>
      </m:oMath>
      <w:r>
        <w:t xml:space="preserve"> </w:t>
      </w:r>
      <w:r>
        <w:t xml:space="preserve">norm:</w:t>
      </w:r>
    </w:p>
    <w:p>
      <w:pPr>
        <w:pStyle w:val="BodyText"/>
      </w:pPr>
      <w:r>
        <w:t xml:space="preserve">$$
    \begin{aligned}
    \mathopen{}\left\lVert\mathord{\smash[b]{\underset{\raise.3ex\hbox{$\scriptstyle\sim$}}{x}}\vphantom{x}}\right\rVert\mathclose{}_\infty &amp;= \max(\mathopen{}\left|3\right|\mathclose{}, \mathopen{}\left|-4\right|\mathclose{}) \\
    &amp;= 4.
    \end{aligned}
    $$</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w:r>
        <w:t xml:space="preserve">$\mathord{\smash[b]{\underset{\raise.3ex\hbox{$\scriptstyle\sim$}}{x}}\vphantom{x}}\in \mathbb{R}^p$</w:t>
      </w:r>
      <w:r>
        <w:t xml:space="preserve">, the norms satisfy the chain of inequalities:</w:t>
      </w:r>
    </w:p>
    <w:p>
      <w:pPr>
        <w:pStyle w:val="BodyText"/>
      </w:pPr>
      <w:r>
        <w:t xml:space="preserve">$$
    \mathopen{}\left\lVert\mathord{\smash[b]{\underset{\raise.3ex\hbox{$\scriptstyle\sim$}}{x}}\vphantom{x}}\right\rVert\mathclose{}_\infty \le \mathopen{}\left\lVert\mathord{\smash[b]{\underset{\raise.3ex\hbox{$\scriptstyle\sim$}}{x}}\vphantom{x}}\right\rVert\mathclose{}_2 \le \mathopen{}\left\lVert\mathord{\smash[b]{\underset{\raise.3ex\hbox{$\scriptstyle\sim$}}{x}}\vphantom{x}}\right\rVert\mathclose{}_1 \le \sqrt{p}\,\mathopen{}\left\lVert\mathord{\smash[b]{\underset{\raise.3ex\hbox{$\scriptstyle\sim$}}{x}}\vphantom{x}}\right\rVert\mathclose{}_2 \le p\,\mathopen{}\left\lVert\mathord{\smash[b]{\underset{\raise.3ex\hbox{$\scriptstyle\sim$}}{x}}\vphantom{x}}\right\rVert\mathclose{}_\infty.
    $$</w:t>
      </w:r>
    </w:p>
    <w:bookmarkEnd w:id="375"/>
    <w:bookmarkStart w:id="376" w:name="rem-vector-norms-sparsity"/>
    <w:p>
      <w:pPr>
        <w:pStyle w:val="FirstParagraph"/>
      </w:pPr>
      <w:r>
        <w:rPr>
          <w:i/>
          <w:iCs/>
        </w:rPr>
        <w:t xml:space="preserve">Remark 24</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w:r>
        <w:t xml:space="preserve">$\mathopen{}\left\{\mathord{\smash[b]{\underset{\raise.3ex\hbox{$\scriptstyle\sim$}}{x}}\vphantom{x}}\in \mathbb{R}^2 : \mathopen{}\left\lVert\mathord{\smash[b]{\underset{\raise.3ex\hbox{$\scriptstyle\sim$}}{x}}\vphantom{x}}\right\rVert\mathclose{}_k \le 1\right\}\mathclose{}$</w:t>
      </w:r>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76"/>
    <w:bookmarkStart w:id="377"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w:r>
        <w:t xml:space="preserve">$\mathord{\smash[b]{\underset{\raise.3ex\hbox{$\scriptstyle\sim$}}{x}}\vphantom{x}}= (x_1, \ldots, x_p) \in \mathbb{R}^p$</w:t>
      </w:r>
      <w:r>
        <w:t xml:space="preserve">,</w:t>
      </w:r>
      <w:r>
        <w:t xml:space="preserve"> </w:t>
      </w:r>
      <w:r>
        <w:t xml:space="preserve">the</w:t>
      </w:r>
      <w:r>
        <w:t xml:space="preserve"> </w:t>
      </w:r>
      <w:r>
        <w:rPr>
          <w:b/>
          <w:bCs/>
        </w:rPr>
        <w:t xml:space="preserve">infinity norm</w:t>
      </w:r>
      <w:r>
        <w:t xml:space="preserve"> </w:t>
      </w:r>
      <w:r>
        <w:t xml:space="preserve">[58]</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w:r>
        <w:t xml:space="preserve">$$
    \mathopen{}\left\lVert\mathord{\smash[b]{\underset{\raise.3ex\hbox{$\scriptstyle\sim$}}{x}}\vphantom{x}}\right\rVert\mathclose{}_\infty \stackrel{\text{def}}{=}\max_{1 \le i \le p} \mathopen{}\left|x_i\right|\mathclose{}.
    $$</w:t>
      </w:r>
    </w:p>
    <w:bookmarkEnd w:id="377"/>
    <w:bookmarkStart w:id="378" w:name="thm-vector-p-norm"/>
    <w:p>
      <w:pPr>
        <w:pStyle w:val="FirstParagraph"/>
      </w:pPr>
      <w:r>
        <w:rPr>
          <w:b/>
          <w:bCs/>
        </w:rPr>
        <w:t xml:space="preserve">Theorem 62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w:r>
        <w:t xml:space="preserve">$\mathord{\smash[b]{\underset{\raise.3ex\hbox{$\scriptstyle\sim$}}{x}}\vphantom{x}}= (x_1, \ldots, x_p) \in \mathbb{R}^p$</w:t>
      </w:r>
      <w:r>
        <w:t xml:space="preserve">.</w:t>
      </w:r>
    </w:p>
    <w:p>
      <w:pPr>
        <w:pStyle w:val="Compact"/>
        <w:numPr>
          <w:ilvl w:val="0"/>
          <w:numId w:val="1060"/>
        </w:numPr>
      </w:pPr>
      <w:r>
        <w:t xml:space="preserve">$\mathopen{}\left\lVert\mathord{\smash[b]{\underset{\raise.3ex\hbox{$\scriptstyle\sim$}}{x}}\vphantom{x}}\right\rVert\mathclose{}_1 = \sum_{i=1}^p\mathopen{}\left|x_i\right|\mathclose{}$</w:t>
      </w:r>
      <w:r>
        <w:t xml:space="preserve">, and</w:t>
      </w:r>
      <w:r>
        <w:t xml:space="preserve"> </w:t>
      </w:r>
      <w:r>
        <w:t xml:space="preserve">$\mathopen{}\left\lVert\mathord{\smash[b]{\underset{\raise.3ex\hbox{$\scriptstyle\sim$}}{x}}\vphantom{x}}\right\rVert\mathclose{}_2 = \sqrt{\sum_{i=1}^px_i^2}$</w:t>
      </w:r>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w:r>
        <w:t xml:space="preserve">$\mathopen{}\left\lVert\mathord{\smash[b]{\underset{\raise.3ex\hbox{$\scriptstyle\sim$}}{x}}\vphantom{x}}\right\rVert\mathclose{}_\infty = \lim_{k \to \infty} \mathopen{}\left\lVert\mathord{\smash[b]{\underset{\raise.3ex\hbox{$\scriptstyle\sim$}}{x}}\vphantom{x}}\right\rVert\mathclose{}_k$</w:t>
      </w:r>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8"/>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w:r>
        <w:t xml:space="preserve">$\mathord{\smash[b]{\underset{\raise.3ex\hbox{$\scriptstyle\sim$}}{x}}\vphantom{x}}= \mathord{\smash[b]{\underset{\raise.3ex\hbox{$\scriptstyle\sim$}}{0}}\vphantom{0}}$</w:t>
      </w:r>
      <w:r>
        <w:t xml:space="preserve">, every</w:t>
      </w:r>
      <w:r>
        <w:t xml:space="preserve"> </w:t>
      </w:r>
      <w:r>
        <w:t xml:space="preserve">$\mathopen{}\left\lVert\mathord{\smash[b]{\underset{\raise.3ex\hbox{$\scriptstyle\sim$}}{x}}\vphantom{x}}\right\rVert\mathclose{}_k$</w:t>
      </w:r>
      <w:r>
        <w:t xml:space="preserve"> </w:t>
      </w:r>
      <w:r>
        <w:t xml:space="preserve">is</w:t>
      </w:r>
      <w:r>
        <w:t xml:space="preserve"> </w:t>
      </w:r>
      <m:oMath>
        <m:r>
          <m:t>0</m:t>
        </m:r>
      </m:oMath>
      <w:r>
        <w:t xml:space="preserve">, and so is</w:t>
      </w:r>
      <w:r>
        <w:t xml:space="preserve"> </w:t>
      </w:r>
      <w:r>
        <w:t xml:space="preserve">$\mathopen{}\left\lVert\mathord{\smash[b]{\underset{\raise.3ex\hbox{$\scriptstyle\sim$}}{x}}\vphantom{x}}\right\rVert\mathclose{}_\infty$</w:t>
      </w:r>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w:r>
        <w:t xml:space="preserve">$$
    M \le \mathopen{}\left\lVert\mathord{\smash[b]{\underset{\raise.3ex\hbox{$\scriptstyle\sim$}}{x}}\vphantom{x}}\right\rVert\mathclose{}_k \le p^{1/k} M.
    $$</w:t>
      </w:r>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w:r>
        <w:t xml:space="preserve">$\mathopen{}\left\lVert\mathord{\smash[b]{\underset{\raise.3ex\hbox{$\scriptstyle\sim$}}{x}}\vphantom{x}}\right\rVert\mathclose{}_k$</w:t>
      </w:r>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w:r>
        <w:t xml:space="preserve">$\mathopen{}\left\lVert\mathord{\smash[b]{\underset{\raise.3ex\hbox{$\scriptstyle\sim$}}{x}}\vphantom{x}}\right\rVert\mathclose{}_k \to M = \mathopen{}\left\lVert\mathord{\smash[b]{\underset{\raise.3ex\hbox{$\scriptstyle\sim$}}{x}}\vphantom{x}}\right\rVert\mathclose{}_\infty$</w:t>
      </w:r>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w:r>
        <w:t xml:space="preserve">$\mathopen{}\left\lVert\mathord{\smash[b]{\underset{\raise.3ex\hbox{$\scriptstyle\sim$}}{x}}\vphantom{x}}\right\rVert\mathclose{}_k \ge 0$</w:t>
      </w:r>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w:r>
        <w:t xml:space="preserve">$\mathord{\smash[b]{\underset{\raise.3ex\hbox{$\scriptstyle\sim$}}{x}}\vphantom{x}}= \mathord{\smash[b]{\underset{\raise.3ex\hbox{$\scriptstyle\sim$}}{0}}\vphantom{0}}$</w:t>
      </w:r>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w:r>
        <w:t xml:space="preserve">$$
    \begin{aligned}
    \mathopen{}\left\lVert c\,\mathord{\smash[b]{\underset{\raise.3ex\hbox{$\scriptstyle\sim$}}{x}}\vphantom{x}}\right\rVert\mathclose{}_k
    &amp;= \mathopen{}\left(\sum_{i=1}^p\mathopen{}\left|c\,x_i\right|\mathclose{}^k\right)\mathclose{}^{1/k}
    &amp;&amp; \text{(definition)}
    \\
    &amp;= \mathopen{}\left(\mathopen{}\left|c\right|\mathclose{}^k \sum_{i=1}^p\mathopen{}\left|x_i\right|\mathclose{}^k\right)\mathclose{}^{1/k}
    &amp;&amp; \text{(} \mathopen{}\left|c\,x_i\right|\mathclose{} = \mathopen{}\left|c\right|\mathclose{}\,\mathopen{}\left|x_i\right|\mathclose{} \text{, and factor out } \mathopen{}\left|c\right|\mathclose{}^k \text{)}
    \\
    &amp;= \mathopen{}\left|c\right|\mathclose{}\,\mathopen{}\left\lVert\mathord{\smash[b]{\underset{\raise.3ex\hbox{$\scriptstyle\sim$}}{x}}\vphantom{x}}\right\rVert\mathclose{}_k.
    &amp;&amp; \text{(take the } 1/k \text{ power of each factor)}
    \end{aligned}
    $$</w:t>
      </w:r>
    </w:p>
    <w:p>
      <w:pPr>
        <w:numPr>
          <w:ilvl w:val="0"/>
          <w:numId w:val="1061"/>
        </w:numPr>
      </w:pPr>
      <w:r>
        <w:rPr>
          <w:i/>
          <w:iCs/>
        </w:rPr>
        <w:t xml:space="preserve">Triangle inequality.</w:t>
      </w:r>
      <w:r>
        <w:t xml:space="preserve"> </w:t>
      </w:r>
      <w:r>
        <w:t xml:space="preserve">Let</w:t>
      </w:r>
      <w:r>
        <w:t xml:space="preserve"> </w:t>
      </w:r>
      <w:r>
        <w:t xml:space="preserve">$\mathord{\smash[b]{\underset{\raise.3ex\hbox{$\scriptstyle\sim$}}{y}}\vphantom{y}}\in \mathbb{R}^p$</w:t>
      </w:r>
      <w:r>
        <w:t xml:space="preserve">.</w:t>
      </w:r>
      <w:r>
        <w:t xml:space="preserve"> </w:t>
      </w:r>
      <w:r>
        <w:t xml:space="preserve">If</w:t>
      </w:r>
      <w:r>
        <w:t xml:space="preserve"> </w:t>
      </w:r>
      <w:r>
        <w:t xml:space="preserve">$\mathord{\smash[b]{\underset{\raise.3ex\hbox{$\scriptstyle\sim$}}{x}}\vphantom{x}}= \mathord{\smash[b]{\underset{\raise.3ex\hbox{$\scriptstyle\sim$}}{0}}\vphantom{0}}$</w:t>
      </w:r>
      <w:r>
        <w:t xml:space="preserve"> </w:t>
      </w:r>
      <w:r>
        <w:t xml:space="preserve">or</w:t>
      </w:r>
      <w:r>
        <w:t xml:space="preserve"> </w:t>
      </w:r>
      <w:r>
        <w:t xml:space="preserve">$\mathord{\smash[b]{\underset{\raise.3ex\hbox{$\scriptstyle\sim$}}{y}}\vphantom{y}}= \mathord{\smash[b]{\underset{\raise.3ex\hbox{$\scriptstyle\sim$}}{0}}\vphantom{0}}$</w:t>
      </w:r>
      <w:r>
        <w:t xml:space="preserve">, both sides of</w:t>
      </w:r>
      <w:r>
        <w:t xml:space="preserve"> </w:t>
      </w:r>
      <w:r>
        <w:t xml:space="preserve">$\mathopen{}\left\lVert\mathord{\smash[b]{\underset{\raise.3ex\hbox{$\scriptstyle\sim$}}{x}}\vphantom{x}}+ \mathord{\smash[b]{\underset{\raise.3ex\hbox{$\scriptstyle\sim$}}{y}}\vphantom{y}}\right\rVert\mathclose{}_k \le \mathopen{}\left\lVert\mathord{\smash[b]{\underset{\raise.3ex\hbox{$\scriptstyle\sim$}}{x}}\vphantom{x}}\right\rVert\mathclose{}_k + \mathopen{}\left\lVert\mathord{\smash[b]{\underset{\raise.3ex\hbox{$\scriptstyle\sim$}}{y}}\vphantom{y}}\right\rVert\mathclose{}_k$</w:t>
      </w:r>
      <w:r>
        <w:t xml:space="preserve"> </w:t>
      </w:r>
      <w:r>
        <w:t xml:space="preserve">are equal.</w:t>
      </w:r>
      <w:r>
        <w:t xml:space="preserve"> </w:t>
      </w:r>
      <w:r>
        <w:t xml:space="preserve">Otherwise, let</w:t>
      </w:r>
      <w:r>
        <w:t xml:space="preserve"> </w:t>
      </w:r>
      <w:r>
        <w:t xml:space="preserve">$a \stackrel{\text{def}}{=}\mathopen{}\left\lVert\mathord{\smash[b]{\underset{\raise.3ex\hbox{$\scriptstyle\sim$}}{x}}\vphantom{x}}\right\rVert\mathclose{}_k &gt; 0$</w:t>
      </w:r>
      <w:r>
        <w:t xml:space="preserve">,</w:t>
      </w:r>
      <w:r>
        <w:t xml:space="preserve"> </w:t>
      </w:r>
      <w:r>
        <w:t xml:space="preserve">$b \stackrel{\text{def}}{=}\mathopen{}\left\lVert\mathord{\smash[b]{\underset{\raise.3ex\hbox{$\scriptstyle\sim$}}{y}}\vphantom{y}}\right\rVert\mathclose{}_k &gt; 0$</w:t>
      </w:r>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w:r>
        <w:t xml:space="preserve">$\mathord{\smash[b]{\underset{\raise.3ex\hbox{$\scriptstyle\sim$}}{u}}\vphantom{u}} \stackrel{\text{def}}{=}\mathord{\smash[b]{\underset{\raise.3ex\hbox{$\scriptstyle\sim$}}{x}}\vphantom{x}}/ a$</w:t>
      </w:r>
      <w:r>
        <w:t xml:space="preserve"> </w:t>
      </w:r>
      <w:r>
        <w:t xml:space="preserve">and</w:t>
      </w:r>
      <w:r>
        <w:t xml:space="preserve"> </w:t>
      </w:r>
      <w:r>
        <w:t xml:space="preserve">$\mathord{\smash[b]{\underset{\raise.3ex\hbox{$\scriptstyle\sim$}}{v}}\vphantom{v}} \stackrel{\text{def}}{=}\mathord{\smash[b]{\underset{\raise.3ex\hbox{$\scriptstyle\sim$}}{y}}\vphantom{y}}/ b$</w:t>
      </w:r>
      <w:r>
        <w:t xml:space="preserve">.</w:t>
      </w:r>
      <w:r>
        <w:t xml:space="preserve"> </w:t>
      </w:r>
      <w:r>
        <w:t xml:space="preserve">By absolute homogeneity,</w:t>
      </w:r>
      <w:r>
        <w:t xml:space="preserve"> </w:t>
      </w:r>
      <w:r>
        <w:t xml:space="preserve">$\mathopen{}\left\lVert\mathord{\smash[b]{\underset{\raise.3ex\hbox{$\scriptstyle\sim$}}{u}}\vphantom{u}}\right\rVert\mathclose{}_k = \mathopen{}\left\lVert\mathord{\smash[b]{\underset{\raise.3ex\hbox{$\scriptstyle\sim$}}{v}}\vphantom{v}}\right\rVert\mathclose{}_k = 1$</w:t>
      </w:r>
      <w:r>
        <w:t xml:space="preserve">,</w:t>
      </w:r>
      <w:r>
        <w:t xml:space="preserve"> </w:t>
      </w:r>
      <w:r>
        <w:t xml:space="preserve">and</w:t>
      </w:r>
    </w:p>
    <w:p>
      <w:pPr>
        <w:pStyle w:val="BodyText"/>
      </w:pPr>
      <w:r>
        <w:t xml:space="preserve">$$
    \frac{\mathord{\smash[b]{\underset{\raise.3ex\hbox{$\scriptstyle\sim$}}{x}}\vphantom{x}}+ \mathord{\smash[b]{\underset{\raise.3ex\hbox{$\scriptstyle\sim$}}{y}}\vphantom{y}}}{a + b} = \lambda\,\mathord{\smash[b]{\underset{\raise.3ex\hbox{$\scriptstyle\sim$}}{u}}\vphantom{u}} + (1 - \lambda)\,\mathord{\smash[b]{\underset{\raise.3ex\hbox{$\scriptstyle\sim$}}{v}}\vphantom{v}}.
    $$</w:t>
      </w:r>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w:r>
        <w:t xml:space="preserve">$\sum_{i=1}^p\mathopen{}\left|u_i\right|\mathclose{}^k = \mathopen{}\left\lVert\mathord{\smash[b]{\underset{\raise.3ex\hbox{$\scriptstyle\sim$}}{u}}\vphantom{u}}\right\rVert\mathclose{}_k^k = 1$</w:t>
      </w:r>
      <w:r>
        <w:t xml:space="preserve"> </w:t>
      </w:r>
      <w:r>
        <w:t xml:space="preserve">and likewise for</w:t>
      </w:r>
      <w:r>
        <w:t xml:space="preserve"> </w:t>
      </w:r>
      <w:r>
        <w:t xml:space="preserve">$\mathord{\smash[b]{\underset{\raise.3ex\hbox{$\scriptstyle\sim$}}{v}}\vphantom{v}}$</w:t>
      </w:r>
      <w:r>
        <w:t xml:space="preserve">,</w:t>
      </w:r>
    </w:p>
    <w:p>
      <w:pPr>
        <w:pStyle w:val="BodyText"/>
      </w:pPr>
      <w:r>
        <w:t xml:space="preserve">$$
    \mathopen{}\left\lVert\lambda\,\mathord{\smash[b]{\underset{\raise.3ex\hbox{$\scriptstyle\sim$}}{u}}\vphantom{u}} + (1 - \lambda)\,\mathord{\smash[b]{\underset{\raise.3ex\hbox{$\scriptstyle\sim$}}{v}}\vphantom{v}}\right\rVert\mathclose{}_k^k \le \lambda + (1 - \lambda) = 1.
    $$</w:t>
      </w:r>
    </w:p>
    <w:p>
      <w:pPr>
        <w:numPr>
          <w:ilvl w:val="0"/>
          <w:numId w:val="1000"/>
        </w:numPr>
      </w:pPr>
      <w:r>
        <w:t xml:space="preserve">So</w:t>
      </w:r>
      <w:r>
        <w:t xml:space="preserve"> </w:t>
      </w:r>
      <w:r>
        <w:t xml:space="preserve">$\mathopen{}\left\lVert\mathord{\smash[b]{\underset{\raise.3ex\hbox{$\scriptstyle\sim$}}{x}}\vphantom{x}}+ \mathord{\smash[b]{\underset{\raise.3ex\hbox{$\scriptstyle\sim$}}{y}}\vphantom{y}}\right\rVert\mathclose{}_k / (a + b) \le 1$</w:t>
      </w:r>
      <w:r>
        <w:t xml:space="preserve"> </w:t>
      </w:r>
      <w:r>
        <w:t xml:space="preserve">by absolute homogeneity, that is,</w:t>
      </w:r>
      <w:r>
        <w:t xml:space="preserve"> </w:t>
      </w:r>
      <w:r>
        <w:t xml:space="preserve">$\mathopen{}\left\lVert\mathord{\smash[b]{\underset{\raise.3ex\hbox{$\scriptstyle\sim$}}{x}}\vphantom{x}}+ \mathord{\smash[b]{\underset{\raise.3ex\hbox{$\scriptstyle\sim$}}{y}}\vphantom{y}}\right\rVert\mathclose{}_k \le a + b$</w:t>
      </w:r>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w:r>
        <w:t xml:space="preserve">$\mathord{\smash[b]{\underset{\raise.3ex\hbox{$\scriptstyle\sim$}}{x}}\vphantom{x}}= \mathord{\smash[b]{\underset{\raise.3ex\hbox{$\scriptstyle\sim$}}{0}}\vphantom{0}}$</w:t>
      </w:r>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w:r>
        <w:t xml:space="preserve">$$
    \begin{aligned}
    \mathopen{}\left|x_i + y_i\right|\mathclose{}
    &amp;\le \mathopen{}\left|x_i\right|\mathclose{} + \mathopen{}\left|y_i\right|\mathclose{}
    &amp;&amp; \text{(triangle inequality for numbers)}
    \\
    &amp;\le \mathopen{}\left\lVert\mathord{\smash[b]{\underset{\raise.3ex\hbox{$\scriptstyle\sim$}}{x}}\vphantom{x}}\right\rVert\mathclose{}_\infty + \mathopen{}\left\lVert\mathord{\smash[b]{\underset{\raise.3ex\hbox{$\scriptstyle\sim$}}{y}}\vphantom{y}}\right\rVert\mathclose{}_\infty,
    &amp;&amp; \text{(each is at most the maximum)}
    \end{aligned}
    $$</w:t>
      </w:r>
    </w:p>
    <w:p>
      <w:pPr>
        <w:pStyle w:val="FirstParagraph"/>
      </w:pPr>
      <w:r>
        <w:t xml:space="preserve">and taking the maximum over</w:t>
      </w:r>
      <w:r>
        <w:t xml:space="preserve"> </w:t>
      </w:r>
      <m:oMath>
        <m:r>
          <m:t>i</m:t>
        </m:r>
      </m:oMath>
      <w:r>
        <w:t xml:space="preserve"> </w:t>
      </w:r>
      <w:r>
        <w:t xml:space="preserve">on the left gives</w:t>
      </w:r>
      <w:r>
        <w:t xml:space="preserve"> </w:t>
      </w:r>
      <w:r>
        <w:t xml:space="preserve">$\mathopen{}\left\lVert\mathord{\smash[b]{\underset{\raise.3ex\hbox{$\scriptstyle\sim$}}{x}}\vphantom{x}}+ \mathord{\smash[b]{\underset{\raise.3ex\hbox{$\scriptstyle\sim$}}{y}}\vphantom{y}}\right\rVert\mathclose{}_\infty \le \mathopen{}\left\lVert\mathord{\smash[b]{\underset{\raise.3ex\hbox{$\scriptstyle\sim$}}{x}}\vphantom{x}}\right\rVert\mathclose{}_\infty + \mathopen{}\left\lVert\mathord{\smash[b]{\underset{\raise.3ex\hbox{$\scriptstyle\sim$}}{y}}\vphantom{y}}\right\rVert\mathclose{}_\infty$</w:t>
      </w:r>
      <w:r>
        <w:t xml:space="preserve">.</w:t>
      </w:r>
    </w:p>
    <w:bookmarkStart w:id="379" w:name="exm-vector-p-norm-limit"/>
    <w:p>
      <w:pPr>
        <w:pStyle w:val="BodyText"/>
      </w:pPr>
      <w:r>
        <w:rPr>
          <w:b/>
          <w:bCs/>
        </w:rPr>
        <w:t xml:space="preserve">Example 111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w:r>
        <w:t xml:space="preserve">$\mathord{\smash[b]{\underset{\raise.3ex\hbox{$\scriptstyle\sim$}}{x}}\vphantom{x}}= (3, -4)$</w:t>
      </w:r>
      <w:r>
        <w:t xml:space="preserve"> </w:t>
      </w:r>
      <w:r>
        <w:t xml:space="preserve">and</w:t>
      </w:r>
      <w:r>
        <w:t xml:space="preserve"> </w:t>
      </w:r>
      <w:r>
        <w:t xml:space="preserve">$\mathord{\smash[b]{\underset{\raise.3ex\hbox{$\scriptstyle\sim$}}{y}}\vphantom{y}}= (-1, 5)$</w:t>
      </w:r>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w:r>
        <w:t xml:space="preserve">$\mathopen{}\left\lVert\mathord{\smash[b]{\underset{\raise.3ex\hbox{$\scriptstyle\sim$}}{x}}\vphantom{x}}\right\rVert\mathclose{}_k$</w:t>
      </w:r>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62</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9"/>
    <w:bookmarkStart w:id="381"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w:r>
        <w:t xml:space="preserve">$\mathord{\smash[b]{\underset{\raise.3ex\hbox{$\scriptstyle\sim$}}{x}}\vphantom{x}}, \mathord{\smash[b]{\underset{\raise.3ex\hbox{$\scriptstyle\sim$}}{y}}\vphantom{y}} \in \mathbb{R}^p$</w:t>
      </w:r>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80">
        <w:r>
          <w:rPr>
            <w:rStyle w:val="Hyperlink"/>
          </w:rPr>
          <w:t xml:space="preserve">Definition 5 in Trigonometry</w:t>
        </w:r>
      </w:hyperlink>
      <w:r>
        <w:t xml:space="preserve">) satisfies</w:t>
      </w:r>
    </w:p>
    <w:p>
      <w:pPr>
        <w:pStyle w:val="BodyText"/>
      </w:pPr>
      <w:r>
        <w:t xml:space="preserve">$$
    \cos\theta= \frac{\mathord{\smash[b]{\underset{\raise.3ex\hbox{$\scriptstyle\sim$}}{x}}\vphantom{x}} \cdot \mathord{\smash[b]{\underset{\raise.3ex\hbox{$\scriptstyle\sim$}}{y}}\vphantom{y}}}{\mathopen{}\left\lVert\mathord{\smash[b]{\underset{\raise.3ex\hbox{$\scriptstyle\sim$}}{x}}\vphantom{x}}\right\rVert\mathclose{}\,\mathopen{}\left\lVert\mathord{\smash[b]{\underset{\raise.3ex\hbox{$\scriptstyle\sim$}}{y}}\vphantom{y}}\right\rVert\mathclose{}}.
    $$</w:t>
      </w:r>
    </w:p>
    <w:bookmarkEnd w:id="381"/>
    <w:bookmarkStart w:id="383" w:name="rem-angle-well-defined"/>
    <w:p>
      <w:pPr>
        <w:pStyle w:val="FirstParagraph"/>
      </w:pPr>
      <w:r>
        <w:rPr>
          <w:i/>
          <w:iCs/>
        </w:rPr>
        <w:t xml:space="preserve">Remark 25</w:t>
      </w:r>
      <w:r>
        <w:t xml:space="preserve"> (Why the angle is well defined). </w:t>
      </w:r>
      <w:r>
        <w:t xml:space="preserve">The denominator is positive, because both vectors are nonzero (</w:t>
      </w:r>
      <w:hyperlink w:anchor="thm-norm-properties">
        <w:r>
          <w:rPr>
            <w:rStyle w:val="Hyperlink"/>
          </w:rPr>
          <w:t xml:space="preserve">Theorem 58</w:t>
        </w:r>
      </w:hyperlink>
      <w:r>
        <w:t xml:space="preserve">),</w:t>
      </w:r>
      <w:r>
        <w:t xml:space="preserve"> </w:t>
      </w:r>
      <w:r>
        <w:t xml:space="preserve">and by</w:t>
      </w:r>
      <w:r>
        <w:t xml:space="preserve"> </w:t>
      </w:r>
      <w:hyperlink w:anchor="thm-cauchy-schwarz">
        <w:r>
          <w:rPr>
            <w:rStyle w:val="Hyperlink"/>
          </w:rPr>
          <w:t xml:space="preserve">Theorem 60</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82">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83"/>
    <w:bookmarkStart w:id="384" w:name="cor-right-angle-orthogonal"/>
    <w:p>
      <w:pPr>
        <w:pStyle w:val="BodyText"/>
      </w:pPr>
      <w:r>
        <w:rPr>
          <w:b/>
          <w:bCs/>
        </w:rPr>
        <w:t xml:space="preserve">Corollary 6 (A right angle means orthogonal)</w:t>
      </w:r>
      <w:r>
        <w:t xml:space="preserve"> </w:t>
      </w:r>
      <w:r>
        <w:t xml:space="preserve">For nonzero vectors</w:t>
      </w:r>
      <w:r>
        <w:t xml:space="preserve"> </w:t>
      </w:r>
      <w:r>
        <w:t xml:space="preserve">$\mathord{\smash[b]{\underset{\raise.3ex\hbox{$\scriptstyle\sim$}}{x}}\vphantom{x}}, \mathord{\smash[b]{\underset{\raise.3ex\hbox{$\scriptstyle\sim$}}{y}}\vphantom{y}} \in \mathbb{R}^p$</w:t>
      </w:r>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w:r>
        <w:t xml:space="preserve">$$
    \theta= \frac{\pi}{2}
    \quad\Longleftrightarrow\quad
    \mathord{\smash[b]{\underset{\raise.3ex\hbox{$\scriptstyle\sim$}}{x}}\vphantom{x}} \cdot \mathord{\smash[b]{\underset{\raise.3ex\hbox{$\scriptstyle\sim$}}{y}}\vphantom{y}} = 0,
    $$</w:t>
      </w:r>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84"/>
    <w:p>
      <w:pPr>
        <w:pStyle w:val="BodyText"/>
      </w:pPr>
      <w:r>
        <w:rPr>
          <w:i/>
          <w:iCs/>
        </w:rPr>
        <w:t xml:space="preserve">Proof</w:t>
      </w:r>
      <w:r>
        <w:t xml:space="preserve">. </w:t>
      </w:r>
      <w:r>
        <w:t xml:space="preserve">Since</w:t>
      </w:r>
      <w:r>
        <w:t xml:space="preserve"> </w:t>
      </w:r>
      <w:r>
        <w:t xml:space="preserve">$\mathopen{}\left\lVert\mathord{\smash[b]{\underset{\raise.3ex\hbox{$\scriptstyle\sim$}}{x}}\vphantom{x}}\right\rVert\mathclose{}\,\mathopen{}\left\lVert\mathord{\smash[b]{\underset{\raise.3ex\hbox{$\scriptstyle\sim$}}{y}}\vphantom{y}}\right\rVert\mathclose{}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w:t>
      </w:r>
      <w:r>
        <w:t xml:space="preserve"> </w:t>
      </w:r>
      <m:oMath>
        <m:r>
          <m:rPr>
            <m:sty m:val="p"/>
          </m:rPr>
          <m:t>cos</m:t>
        </m:r>
        <m:r>
          <m:t>θ</m:t>
        </m:r>
        <m:r>
          <m:rPr>
            <m:sty m:val="p"/>
          </m:rPr>
          <m:t>=</m:t>
        </m:r>
        <m:r>
          <m:t>0</m:t>
        </m:r>
      </m:oMath>
      <w:r>
        <w:t xml:space="preserve"> </w:t>
      </w:r>
      <w:r>
        <w:t xml:space="preserve">exactly when</w:t>
      </w:r>
      <w:r>
        <w:t xml:space="preserve"> </w:t>
      </w:r>
      <w:r>
        <w:t xml:space="preserve">$\mathord{\smash[b]{\underset{\raise.3ex\hbox{$\scriptstyle\sim$}}{x}}\vphantom{x}} \cdot \mathord{\smash[b]{\underset{\raise.3ex\hbox{$\scriptstyle\sim$}}{y}}\vphantom{y}} = 0$</w:t>
      </w:r>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85" w:name="exm-angle"/>
    <w:p>
      <w:pPr>
        <w:pStyle w:val="BodyText"/>
      </w:pPr>
      <w:r>
        <w:rPr>
          <w:b/>
          <w:bCs/>
        </w:rPr>
        <w:t xml:space="preserve">Example 112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w:r>
        <w:t xml:space="preserve">$\mathord{\smash[b]{\underset{\raise.3ex\hbox{$\scriptstyle\sim$}}{0}}\vphantom{0}}$</w:t>
      </w:r>
      <w:r>
        <w:t xml:space="preserve">: there is no angle,</w:t>
      </w:r>
      <w:r>
        <w:t xml:space="preserve"> </w:t>
      </w:r>
      <w:r>
        <w:t xml:space="preserve">because the ratio would divide by</w:t>
      </w:r>
      <w:r>
        <w:t xml:space="preserve"> </w:t>
      </w:r>
      <w:r>
        <w:t xml:space="preserve">$\mathopen{}\left\lVert\mathord{\smash[b]{\underset{\raise.3ex\hbox{$\scriptstyle\sim$}}{0}}\vphantom{0}}\right\rVert\mathclose{} = 0$</w:t>
      </w:r>
      <w:r>
        <w:t xml:space="preserve">.</w:t>
      </w:r>
    </w:p>
    <w:bookmarkEnd w:id="385"/>
    <w:bookmarkStart w:id="386"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[59]</w:t>
      </w:r>
      <w:r>
        <w:t xml:space="preserve"> </w:t>
      </w:r>
      <w:r>
        <w:t xml:space="preserve">between two nonzero vectors</w:t>
      </w:r>
      <w:r>
        <w:t xml:space="preserve"> </w:t>
      </w:r>
      <w:r>
        <w:t xml:space="preserve">$\mathord{\smash[b]{\underset{\raise.3ex\hbox{$\scriptstyle\sim$}}{x}}\vphantom{x}}, \mathord{\smash[b]{\underset{\raise.3ex\hbox{$\scriptstyle\sim$}}{y}}\vphantom{y}}\in \mathbb{R}^p$</w:t>
      </w:r>
      <w:r>
        <w:t xml:space="preserve"> </w:t>
      </w:r>
      <w:r>
        <w:t xml:space="preserve">is</w:t>
      </w:r>
      <w:r>
        <w:t xml:space="preserve"> </w:t>
      </w:r>
      <w:r>
        <w:t xml:space="preserve">their dot product divided by the product of their lengths:</w:t>
      </w:r>
    </w:p>
    <w:p>
      <w:pPr>
        <w:pStyle w:val="BodyText"/>
      </w:pPr>
      <w:r>
        <w:t xml:space="preserve">$$
    \operatorname{cossim}(\mathord{\smash[b]{\underset{\raise.3ex\hbox{$\scriptstyle\sim$}}{x}}\vphantom{x}}, \mathord{\smash[b]{\underset{\raise.3ex\hbox{$\scriptstyle\sim$}}{y}}\vphantom{y}}) \stackrel{\text{def}}{=}\frac{\mathord{\smash[b]{\underset{\raise.3ex\hbox{$\scriptstyle\sim$}}{x}}\vphantom{x}}\cdot \mathord{\smash[b]{\underset{\raise.3ex\hbox{$\scriptstyle\sim$}}{y}}\vphantom{y}}}{\mathopen{}\left\lVert\mathord{\smash[b]{\underset{\raise.3ex\hbox{$\scriptstyle\sim$}}{x}}\vphantom{x}}\right\rVert\mathclose{}\,\mathopen{}\left\lVert\mathord{\smash[b]{\underset{\raise.3ex\hbox{$\scriptstyle\sim$}}{y}}\vphantom{y}}\right\rVert\mathclose{}}.
    $$</w:t>
      </w:r>
    </w:p>
    <w:bookmarkEnd w:id="386"/>
    <w:bookmarkStart w:id="387" w:name="exm-cosine-similarity"/>
    <w:p>
      <w:pPr>
        <w:pStyle w:val="FirstParagraph"/>
      </w:pPr>
      <w:r>
        <w:rPr>
          <w:b/>
          <w:bCs/>
        </w:rPr>
        <w:t xml:space="preserve">Example 113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4)$</w:t>
      </w:r>
      <w:r>
        <w:t xml:space="preserve">:</w:t>
      </w:r>
    </w:p>
    <w:p>
      <w:pPr>
        <w:pStyle w:val="BodyText"/>
      </w:pPr>
      <w:r>
        <w:t xml:space="preserve">$$
    \begin{aligned}
    \operatorname{cossim}(\mathord{\smash[b]{\underset{\raise.3ex\hbox{$\scriptstyle\sim$}}{x}}\vphantom{x}}, \mathord{\smash[b]{\underset{\raise.3ex\hbox{$\scriptstyle\sim$}}{y}}\vphantom{y}}) &amp;= \frac{2 + 8}{\sqrt{5}\,\sqrt{20}} \\
    &amp;= \frac{10}{10} \\
    &amp;= 1.
    \end{aligned}
    $$</w:t>
      </w:r>
    </w:p>
    <w:p>
      <w:pPr>
        <w:numPr>
          <w:ilvl w:val="0"/>
          <w:numId w:val="1063"/>
        </w:numPr>
      </w:pPr>
      <w:r>
        <w:t xml:space="preserve">Orthogonal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1)$</w:t>
      </w:r>
      <w:r>
        <w:t xml:space="preserve">:</w:t>
      </w:r>
    </w:p>
    <w:p>
      <w:pPr>
        <w:pStyle w:val="BodyText"/>
      </w:pPr>
      <w:r>
        <w:t xml:space="preserve">$$
    \begin{aligned}
    \operatorname{cossim}(\mathord{\smash[b]{\underset{\raise.3ex\hbox{$\scriptstyle\sim$}}{x}}\vphantom{x}}, \mathord{\smash[b]{\underset{\raise.3ex\hbox{$\scriptstyle\sim$}}{y}}\vphantom{y}}) &amp;= \frac{-2 + 2}{\sqrt{5}\,\sqrt{5}} \\
    &amp;= \frac{0}{5} \\
    &amp;= 0.
    \end{aligned}
    $$</w:t>
      </w:r>
    </w:p>
    <w:p>
      <w:pPr>
        <w:numPr>
          <w:ilvl w:val="0"/>
          <w:numId w:val="1063"/>
        </w:numPr>
      </w:pPr>
      <w:r>
        <w:t xml:space="preserve">Arbitrary vectors</w:t>
      </w:r>
      <w:r>
        <w:t xml:space="preserve"> </w:t>
      </w:r>
      <w:r>
        <w:t xml:space="preserve">$\mathord{\smash[b]{\underset{\raise.3ex\hbox{$\scriptstyle\sim$}}{x}}\vphantom{x}}= (1, 0)$</w:t>
      </w:r>
      <w:r>
        <w:t xml:space="preserve"> </w:t>
      </w:r>
      <w:r>
        <w:t xml:space="preserve">and</w:t>
      </w:r>
      <w:r>
        <w:t xml:space="preserve"> </w:t>
      </w:r>
      <w:r>
        <w:t xml:space="preserve">$\mathord{\smash[b]{\underset{\raise.3ex\hbox{$\scriptstyle\sim$}}{y}}\vphantom{y}}= (1, 1)$</w:t>
      </w:r>
      <w:r>
        <w:t xml:space="preserve">:</w:t>
      </w:r>
    </w:p>
    <w:p>
      <w:pPr>
        <w:pStyle w:val="BodyText"/>
      </w:pPr>
      <w:r>
        <w:t xml:space="preserve">$$
    \begin{aligned}
    \operatorname{cossim}(\mathord{\smash[b]{\underset{\raise.3ex\hbox{$\scriptstyle\sim$}}{x}}\vphantom{x}}, \mathord{\smash[b]{\underset{\raise.3ex\hbox{$\scriptstyle\sim$}}{y}}\vphantom{y}}) &amp;= \frac{1 \cdot 1 + 0 \cdot 1}{1 \cdot\sqrt{2}} \\
    &amp;= \frac{1}{\sqrt{2}}.
    \end{aligned}
    $$</w:t>
      </w:r>
    </w:p>
    <w:p>
      <w:pPr>
        <w:pStyle w:val="FirstParagraph"/>
      </w:pPr>
      <w:r>
        <w:t xml:space="preserve">When both vectors have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their inner product:</w:t>
      </w:r>
      <w:r>
        <w:t xml:space="preserve"> </w:t>
      </w:r>
      <w:r>
        <w:t xml:space="preserve">$\operatorname{cossim}(\mathord{\smash[b]{\underset{\raise.3ex\hbox{$\scriptstyle\sim$}}{x}}\vphantom{x}},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w:t>
      </w:r>
      <w:r>
        <w:t xml:space="preserve">.</w:t>
      </w:r>
    </w:p>
    <w:bookmarkEnd w:id="387"/>
    <w:bookmarkStart w:id="388" w:name="cor-cosine-similarity-angle"/>
    <w:p>
      <w:pPr>
        <w:pStyle w:val="BodyText"/>
      </w:pPr>
      <w:r>
        <w:rPr>
          <w:b/>
          <w:bCs/>
        </w:rPr>
        <w:t xml:space="preserve">Corollary 7 (Cosine similarity is the cosine of the angle)</w:t>
      </w:r>
      <w:r>
        <w:t xml:space="preserve"> </w:t>
      </w:r>
      <w:r>
        <w:t xml:space="preserve">For nonzero vectors</w:t>
      </w:r>
      <w:r>
        <w:t xml:space="preserve"> </w:t>
      </w:r>
      <w:r>
        <w:t xml:space="preserve">$\mathord{\smash[b]{\underset{\raise.3ex\hbox{$\scriptstyle\sim$}}{x}}\vphantom{x}}, \mathord{\smash[b]{\underset{\raise.3ex\hbox{$\scriptstyle\sim$}}{y}}\vphantom{y}}\in \mathbb{R}^p$</w:t>
      </w:r>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w:r>
        <w:t xml:space="preserve">$$
    \operatorname{cossim}(\mathord{\smash[b]{\underset{\raise.3ex\hbox{$\scriptstyle\sim$}}{x}}\vphantom{x}}, \mathord{\smash[b]{\underset{\raise.3ex\hbox{$\scriptstyle\sim$}}{y}}\vphantom{y}}) = \cos\theta.
    $$</w:t>
      </w:r>
    </w:p>
    <w:bookmarkEnd w:id="388"/>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w:r>
        <w:t xml:space="preserve">$\operatorname{cossim}(\mathord{\smash[b]{\underset{\raise.3ex\hbox{$\scriptstyle\sim$}}{x}}\vphantom{x}}, \mathord{\smash[b]{\underset{\raise.3ex\hbox{$\scriptstyle\sim$}}{y}}\vphantom{y}})$</w:t>
      </w:r>
      <w:r>
        <w:t xml:space="preserve">.</w:t>
      </w:r>
    </w:p>
    <w:bookmarkStart w:id="389"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w:r>
        <w:t xml:space="preserve">$$
    \operatorname{cossim}(\mathord{\smash[b]{\underset{\raise.3ex\hbox{$\scriptstyle\sim$}}{x}}\vphantom{x}}, \mathord{\smash[b]{\underset{\raise.3ex\hbox{$\scriptstyle\sim$}}{y}}\vphantom{y}}) \stackrel{\text{def}}{=}\frac{\mathopen{}\left\langle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bookmarkEnd w:id="389"/>
    <w:bookmarkStart w:id="390" w:name="cor-cosine-similarity-unit-vectors"/>
    <w:p>
      <w:pPr>
        <w:pStyle w:val="FirstParagraph"/>
      </w:pPr>
      <w:r>
        <w:rPr>
          <w:b/>
          <w:bCs/>
        </w:rPr>
        <w:t xml:space="preserve">Corollary 8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with</w:t>
      </w:r>
      <w:r>
        <w:t xml:space="preserve"> </w:t>
      </w:r>
      <w:r>
        <w:t xml:space="preserve">$\mathopen{}\left\lVert\mathord{\smash[b]{\underset{\raise.3ex\hbox{$\scriptstyle\sim$}}{x}}\vphantom{x}}\right\rVert\mathclose{} = \mathopen{}\left\lVert\mathord{\smash[b]{\underset{\raise.3ex\hbox{$\scriptstyle\sim$}}{y}}\vphantom{y}}\right\rVert\mathclose{} = 1$</w:t>
      </w:r>
      <w:r>
        <w:t xml:space="preserve">,</w:t>
      </w:r>
    </w:p>
    <w:p>
      <w:pPr>
        <w:pStyle w:val="BodyText"/>
      </w:pPr>
      <w:r>
        <w:t xml:space="preserve">$$
    \operatorname{cossim}(\mathord{\smash[b]{\underset{\raise.3ex\hbox{$\scriptstyle\sim$}}{x}}\vphantom{x}},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
    $$</w:t>
      </w:r>
    </w:p>
    <w:bookmarkEnd w:id="390"/>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\mathord{\smash[b]{\underset{\raise.3ex\hbox{$\scriptstyle\sim$}}{y}}\vphantom{y}}\right\rangle\mathclose{}}{1 \cdot 1} = \mathopen{}\left\langle \mathord{\smash[b]{\underset{\raise.3ex\hbox{$\scriptstyle\sim$}}{x}}\vphantom{x}}, \mathord{\smash[b]{\underset{\raise.3ex\hbox{$\scriptstyle\sim$}}{y}}\vphantom{y}}\right\rangle\mathclose{}.
    $$</w:t>
      </w:r>
    </w:p>
    <w:bookmarkStart w:id="392" w:name="thm-pearson-cosine-centered"/>
    <w:p>
      <w:pPr>
        <w:pStyle w:val="FirstParagraph"/>
      </w:pPr>
      <w:r>
        <w:rPr>
          <w:b/>
          <w:bCs/>
        </w:rPr>
        <w:t xml:space="preserve">Theorem 63 (Pearson correlation is the cosine similarity of the centered vectors)</w:t>
      </w:r>
      <w:r>
        <w:t xml:space="preserve"> </w:t>
      </w:r>
      <w:r>
        <w:t xml:space="preserve">Let</w:t>
      </w:r>
      <w:r>
        <w:t xml:space="preserve"> </w:t>
      </w:r>
      <w:r>
        <w:t xml:space="preserve">$\mathord{\smash[b]{\underset{\raise.3ex\hbox{$\scriptstyle\sim$}}{x}}\vphantom{x}}, \mathord{\smash[b]{\underset{\raise.3ex\hbox{$\scriptstyle\sim$}}{y}}\vphantom{y}}\in \mathbb{R}^n$</w:t>
      </w:r>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w:r>
        <w:t xml:space="preserve">${\mathord{\smash[b]{\underset{\raise.3ex\hbox{$\scriptstyle\sim$}}{x}}\vphantom{x}}}^{\mathrm{c}} = \mathord{\smash[b]{\underset{\raise.3ex\hbox{$\scriptstyle\sim$}}{x}}\vphantom{x}}- \bar{x}\,\mathord{\smash[b]{\underset{\raise.3ex\hbox{$\scriptstyle\sim$}}{1}}\vphantom{1}}$</w:t>
      </w:r>
      <w:r>
        <w:t xml:space="preserve"> </w:t>
      </w:r>
      <w:r>
        <w:t xml:space="preserve">and</w:t>
      </w:r>
      <w:r>
        <w:t xml:space="preserve"> </w:t>
      </w:r>
      <w:r>
        <w:t xml:space="preserve">${\mathord{\smash[b]{\underset{\raise.3ex\hbox{$\scriptstyle\sim$}}{y}}\vphantom{y}}}^{\mathrm{c}} = \mathord{\smash[b]{\underset{\raise.3ex\hbox{$\scriptstyle\sim$}}{y}}\vphantom{y}}- \bar{y}\,\mathord{\smash[b]{\underset{\raise.3ex\hbox{$\scriptstyle\sim$}}{1}}\vphantom{1}}$</w:t>
      </w:r>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91">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w:r>
        <w:t xml:space="preserve">$$
    r = \operatorname{cossim}({\mathord{\smash[b]{\underset{\raise.3ex\hbox{$\scriptstyle\sim$}}{x}}\vphantom{x}}}^{\mathrm{c}}, {\mathord{\smash[b]{\underset{\raise.3ex\hbox{$\scriptstyle\sim$}}{y}}\vphantom{y}}}^{\mathrm{c}}).
    $$</w:t>
      </w:r>
    </w:p>
    <w:bookmarkEnd w:id="392"/>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${\mathord{\smash[b]{\underset{\raise.3ex\hbox{$\scriptstyle\sim$}}{x}}\vphantom{x}}}^{\mathrm{c}}$</w:t>
      </w:r>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w:r>
        <w:t xml:space="preserve">${\mathord{\smash[b]{\underset{\raise.3ex\hbox{$\scriptstyle\sim$}}{y}}\vphantom{y}}}^{\mathrm{c}}$</w:t>
      </w:r>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w:r>
        <w:t xml:space="preserve">$\mathord{\smash[b]{\underset{\raise.3ex\hbox{$\scriptstyle\sim$}}{x}}\vphantom{x}}$</w:t>
      </w:r>
      <w:r>
        <w:t xml:space="preserve"> </w:t>
      </w:r>
      <w:r>
        <w:t xml:space="preserve">nor</w:t>
      </w:r>
      <w:r>
        <w:t xml:space="preserve"> </w:t>
      </w:r>
      <w:r>
        <w:t xml:space="preserve">$\mathord{\smash[b]{\underset{\raise.3ex\hbox{$\scriptstyle\sim$}}{y}}\vphantom{y}}$</w:t>
      </w:r>
      <w:r>
        <w:t xml:space="preserve"> </w:t>
      </w:r>
      <w:r>
        <w:t xml:space="preserve">is constant, so the cosine similarity is defined.</w:t>
      </w:r>
      <w:r>
        <w:t xml:space="preserve"> </w:t>
      </w:r>
      <w:r>
        <w:t xml:space="preserve">The three pieces of the cosine similarity are</w:t>
      </w:r>
    </w:p>
    <w:p>
      <w:pPr>
        <w:pStyle w:val="BodyText"/>
      </w:pPr>
      <w:r>
        <w:t xml:space="preserve">$$
    \begin{aligned}
    {\mathord{\smash[b]{\underset{\raise.3ex\hbox{$\scriptstyle\sim$}}{x}}\vphantom{x}}}^{\mathrm{c}} \cdot {\mathord{\smash[b]{\underset{\raise.3ex\hbox{$\scriptstyle\sim$}}{y}}\vphantom{y}}}^{\mathrm{c}} &amp;= \sum_{i=1}^n(x_i - \bar{x})(y_i - \bar{y}), \\
    \mathopen{}\left\lVert{\mathord{\smash[b]{\underset{\raise.3ex\hbox{$\scriptstyle\sim$}}{x}}\vphantom{x}}}^{\mathrm{c}}\right\rVert\mathclose{} &amp;= \sqrt{\sum_{i=1}^n(x_i - \bar{x})^2}, \\
    \mathopen{}\left\lVert{\mathord{\smash[b]{\underset{\raise.3ex\hbox{$\scriptstyle\sim$}}{y}}\vphantom{y}}}^{\mathrm{c}}\right\rVert\mathclose{} &amp;= \sqrt{\sum_{i=1}^n(y_i - \bar{y})^2},
    \end{aligned}
    $$</w:t>
      </w:r>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93" w:name="exm-pearson-cosine-centered"/>
    <w:p>
      <w:pPr>
        <w:pStyle w:val="BodyText"/>
      </w:pPr>
      <w:r>
        <w:rPr>
          <w:b/>
          <w:bCs/>
        </w:rPr>
        <w:t xml:space="preserve">Example 114 (Centering changes the cosine similarity)</w:t>
      </w:r>
      <w:r>
        <w:t xml:space="preserve"> </w:t>
      </w:r>
      <w:r>
        <w:t xml:space="preserve">Take</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(1, 3, 2)$</w:t>
      </w:r>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w:r>
        <w:t xml:space="preserve">${\mathord{\smash[b]{\underset{\raise.3ex\hbox{$\scriptstyle\sim$}}{x}}\vphantom{x}}}^{\mathrm{c}} = (-1, 0, 1)$</w:t>
      </w:r>
      <w:r>
        <w:t xml:space="preserve"> </w:t>
      </w:r>
      <w:r>
        <w:t xml:space="preserve">and</w:t>
      </w:r>
      <w:r>
        <w:t xml:space="preserve"> </w:t>
      </w:r>
      <w:r>
        <w:t xml:space="preserve">${\mathord{\smash[b]{\underset{\raise.3ex\hbox{$\scriptstyle\sim$}}{y}}\vphantom{y}}}^{\mathrm{c}} = (-1, 1, 0)$</w:t>
      </w:r>
      <w:r>
        <w:t xml:space="preserve">.</w:t>
      </w:r>
      <w:r>
        <w:t xml:space="preserve"> </w:t>
      </w:r>
      <w:r>
        <w:t xml:space="preserve">Then</w:t>
      </w:r>
    </w:p>
    <w:p>
      <w:pPr>
        <w:pStyle w:val="BodyText"/>
      </w:pPr>
      <w:r>
        <w:t xml:space="preserve">$$
    \begin{aligned}
    {\mathord{\smash[b]{\underset{\raise.3ex\hbox{$\scriptstyle\sim$}}{x}}\vphantom{x}}}^{\mathrm{c}} \cdot {\mathord{\smash[b]{\underset{\raise.3ex\hbox{$\scriptstyle\sim$}}{y}}\vphantom{y}}}^{\mathrm{c}} &amp;= 1 + 0 + 0 = 1, \\
    \mathopen{}\left\lVert{\mathord{\smash[b]{\underset{\raise.3ex\hbox{$\scriptstyle\sim$}}{x}}\vphantom{x}}}^{\mathrm{c}}\right\rVert\mathclose{} &amp;= \mathopen{}\left\lVert{\mathord{\smash[b]{\underset{\raise.3ex\hbox{$\scriptstyle\sim$}}{y}}\vphantom{y}}}^{\mathrm{c}}\right\rVert\mathclose{} = \sqrt{2},
    \end{aligned}
    $$</w:t>
      </w:r>
    </w:p>
    <w:p>
      <w:pPr>
        <w:pStyle w:val="FirstParagraph"/>
      </w:pPr>
      <w:r>
        <w:t xml:space="preserve">so</w:t>
      </w:r>
      <w:r>
        <w:t xml:space="preserve"> </w:t>
      </w:r>
      <w:r>
        <w:t xml:space="preserve">$r = \operatorname{cossim}({\mathord{\smash[b]{\underset{\raise.3ex\hbox{$\scriptstyle\sim$}}{x}}\vphantom{x}}}^{\mathrm{c}}, {\mathord{\smash[b]{\underset{\raise.3ex\hbox{$\scriptstyle\sim$}}{y}}\vphantom{y}}}^{\mathrm{c}}) = 1 / 2$</w:t>
      </w:r>
      <w:r>
        <w:t xml:space="preserve">.</w:t>
      </w:r>
    </w:p>
    <w:p>
      <w:pPr>
        <w:pStyle w:val="BodyText"/>
      </w:pPr>
      <w:r>
        <w:t xml:space="preserve">Without centering,</w:t>
      </w:r>
      <w:r>
        <w:t xml:space="preserve"> </w:t>
      </w:r>
      <w:r>
        <w:t xml:space="preserve">$\mathord{\smash[b]{\underset{\raise.3ex\hbox{$\scriptstyle\sim$}}{x}}\vphantom{x}}\cdot \mathord{\smash[b]{\underset{\raise.3ex\hbox{$\scriptstyle\sim$}}{y}}\vphantom{y}}= 1 + 6 + 6 = 13$</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 = \sqrt{14}$</w:t>
      </w:r>
      <w:r>
        <w:t xml:space="preserve">,</w:t>
      </w:r>
      <w:r>
        <w:t xml:space="preserve"> </w:t>
      </w:r>
      <w:r>
        <w:t xml:space="preserve">so</w:t>
      </w:r>
      <w:r>
        <w:t xml:space="preserve"> </w:t>
      </w:r>
      <w:r>
        <w:t xml:space="preserve">$\operatorname{cossim}(\mathord{\smash[b]{\underset{\raise.3ex\hbox{$\scriptstyle\sim$}}{x}}\vphantom{x}}, \mathord{\smash[b]{\underset{\raise.3ex\hbox{$\scriptstyle\sim$}}{y}}\vphantom{y}}) = 13 / 14$</w:t>
      </w:r>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93"/>
    <w:bookmarkEnd w:id="394"/>
    <w:bookmarkStart w:id="413"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95" name="Picture"/>
                  <a:graphic>
                    <a:graphicData uri="http://schemas.openxmlformats.org/drawingml/2006/picture">
                      <pic:pic>
                        <pic:nvPicPr>
                          <pic:cNvPr descr="/opt/quarto/share/formats/docx/note.png" id="39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97" w:name="thm-dot-linear-sum"/>
    <w:p>
      <w:pPr>
        <w:pStyle w:val="BodyText"/>
      </w:pPr>
      <w:r>
        <w:rPr>
          <w:b/>
          <w:bCs/>
        </w:rPr>
        <w:t xml:space="preserve">Theorem 64 (The dot product of a vector with a linear combination)</w:t>
      </w:r>
      <w:r>
        <w:t xml:space="preserve"> </w:t>
      </w:r>
      <w:r>
        <w:t xml:space="preserve">For vectors</w:t>
      </w:r>
      <w:r>
        <w:t xml:space="preserve"> </w:t>
      </w:r>
      <w:r>
        <w:t xml:space="preserve">$\mathord{\smash[b]{\underset{\raise.3ex\hbox{$\scriptstyle\sim$}}{x}}\vphantom{x}}, \mathord{\smash[b]{\underset{\raise.3ex\hbox{$\scriptstyle\sim$}}{u}}\vphantom{u}}_1, \ldots, \mathord{\smash[b]{\underset{\raise.3ex\hbox{$\scriptstyle\sim$}}{u}}\vphantom{u}}_k \in \mathbb{R}^p$</w:t>
      </w:r>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w:r>
        <w:t xml:space="preserve">$$
    \mathord{\smash[b]{\underset{\raise.3ex\hbox{$\scriptstyle\sim$}}{x}}\vphantom{x}} \cdot \mathopen{}\left(\sum_{j=1}^{k} c_j \mathord{\smash[b]{\underset{\raise.3ex\hbox{$\scriptstyle\sim$}}{u}}\vphantom{u}}_j\right)\mathclose{}
    = \sum_{j=1}^{k} c_j\,(\mathord{\smash[b]{\underset{\raise.3ex\hbox{$\scriptstyle\sim$}}{x}}\vphantom{x}} \cdot \mathord{\smash[b]{\underset{\raise.3ex\hbox{$\scriptstyle\sim$}}{u}}\vphantom{u}}_j).
    $$</w:t>
      </w:r>
    </w:p>
    <w:bookmarkEnd w:id="39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w:r>
        <w:t xml:space="preserve">$\mathord{\smash[b]{\underset{\raise.3ex\hbox{$\scriptstyle\sim$}}{u}}\vphantom{u}}_j$</w:t>
      </w:r>
      <w:r>
        <w:t xml:space="preserve">. Then</w:t>
      </w:r>
    </w:p>
    <w:p>
      <w:pPr>
        <w:pStyle w:val="BodyText"/>
      </w:pPr>
      <w:r>
        <w:t xml:space="preserve">$$
    \begin{aligned}
    \mathord{\smash[b]{\underset{\raise.3ex\hbox{$\scriptstyle\sim$}}{x}}\vphantom{x}} \cdot \mathopen{}\left(\sum_{j=1}^{k} c_j \mathord{\smash[b]{\underset{\raise.3ex\hbox{$\scriptstyle\sim$}}{u}}\vphantom{u}}_j\right)\mathclose{}
    &amp;= \sum_{i=1}^px_i \sum_{j=1}^{k} c_j u_{ji}
    &amp;&amp; \text{(}\text{Definition~8}\text{, }\text{Definition~9}\text{)}
    \\
    &amp;= \sum_{i=1}^p\sum_{j=1}^{k} x_i c_j u_{ji}
    &amp;&amp; \text{(distribute each } x_i \text{ over the inner sum)}
    \\
    &amp;= \sum_{j=1}^{k} \sum_{i=1}^px_i c_j u_{ji}
    &amp;&amp; \text{(swap the order of the finite sums)}
    \\
    &amp;= \sum_{j=1}^{k} \sum_{i=1}^pc_j x_i u_{ji}
    &amp;&amp; \text{(commute the factors in each product)}
    \\
    &amp;= \sum_{j=1}^{k} c_j \sum_{i=1}^px_i u_{ji}
    &amp;&amp; \text{(factor } c_j \text{ out of the inner sum)}
    \\
    &amp;= \sum_{j=1}^{k} c_j\,(\mathord{\smash[b]{\underset{\raise.3ex\hbox{$\scriptstyle\sim$}}{x}}\vphantom{x}} \cdot \mathord{\smash[b]{\underset{\raise.3ex\hbox{$\scriptstyle\sim$}}{u}}\vphantom{u}}_j).
    &amp;&amp; \text{(}\text{Definition~8}\text{)}
    \end{aligned}
    $$</w:t>
      </w:r>
    </w:p>
    <w:bookmarkStart w:id="398" w:name="exm-dot-linear-sum"/>
    <w:p>
      <w:pPr>
        <w:pStyle w:val="FirstParagraph"/>
      </w:pPr>
      <w:r>
        <w:rPr>
          <w:b/>
          <w:bCs/>
        </w:rPr>
        <w:t xml:space="preserve">Example 115 (Dotting with a combination of three vectors)</w:t>
      </w:r>
      <w:r>
        <w:t xml:space="preserve"> </w:t>
      </w:r>
      <w:r>
        <w:t xml:space="preserve">Let</w:t>
      </w:r>
      <w:r>
        <w:t xml:space="preserve"> </w:t>
      </w:r>
      <w:r>
        <w:t xml:space="preserve">$\mathord{\smash[b]{\underset{\raise.3ex\hbox{$\scriptstyle\sim$}}{x}}\vphantom{x}} = (1, 2, 3)$</w:t>
      </w:r>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w:r>
        <w:t xml:space="preserve">$$
    \begin{aligned}
    \mathord{\smash[b]{\underset{\raise.3ex\hbox{$\scriptstyle\sim$}}{x}}\vphantom{x}} \cdot (2, -1, 4) &amp;= 2 - 2 + 12 \\
    &amp;= 12.
    \end{aligned}
    $$</w:t>
      </w:r>
    </w:p>
    <w:p>
      <w:pPr>
        <w:pStyle w:val="FirstParagraph"/>
      </w:pPr>
      <w:r>
        <w:t xml:space="preserve">By</w:t>
      </w:r>
      <w:r>
        <w:t xml:space="preserve"> </w:t>
      </w:r>
      <w:hyperlink w:anchor="thm-dot-linear-sum">
        <w:r>
          <w:rPr>
            <w:rStyle w:val="Hyperlink"/>
          </w:rPr>
          <w:t xml:space="preserve">Theorem 64</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8"/>
    <w:bookmarkStart w:id="399" w:name="thm-orthonormal-independent"/>
    <w:p>
      <w:pPr>
        <w:pStyle w:val="BodyText"/>
      </w:pPr>
      <w:r>
        <w:rPr>
          <w:b/>
          <w:bCs/>
        </w:rPr>
        <w:t xml:space="preserve">Theorem 65 (Orthonormal vectors are linearly independent)</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9"/>
    <w:p>
      <w:pPr>
        <w:pStyle w:val="BodyText"/>
      </w:pPr>
      <w:r>
        <w:rPr>
          <w:i/>
          <w:iCs/>
        </w:rPr>
        <w:t xml:space="preserve">Proof</w:t>
      </w:r>
      <w:r>
        <w:t xml:space="preserve">. </w:t>
      </w:r>
      <w:r>
        <w:t xml:space="preserve">Suppose</w:t>
      </w:r>
      <w:r>
        <w:t xml:space="preserve"> </w:t>
      </w:r>
      <w:r>
        <w:t xml:space="preserve">$\sum_{j=1}^{k} c_j \mathord{\smash[b]{\underset{\raise.3ex\hbox{$\scriptstyle\sim$}}{q}}\vphantom{q}}_j = \mathord{\smash[b]{\underset{\raise.3ex\hbox{$\scriptstyle\sim$}}{0}}\vphantom{0}}$</w:t>
      </w:r>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w:r>
        <w:t xml:space="preserve">$$
    \begin{aligned}
    0
    &amp;= \mathord{\smash[b]{\underset{\raise.3ex\hbox{$\scriptstyle\sim$}}{q}}\vphantom{q}}_i \cdot \mathord{\smash[b]{\underset{\raise.3ex\hbox{$\scriptstyle\sim$}}{0}}\vphantom{0}}
    &amp;&amp; \text{(every term of the dot product is } 0 \text{)}
    \\
    &amp;= \mathord{\smash[b]{\underset{\raise.3ex\hbox{$\scriptstyle\sim$}}{q}}\vphantom{q}}_i \cdot \mathopen{}\left(\sum_{j=1}^{k} c_j \mathord{\smash[b]{\underset{\raise.3ex\hbox{$\scriptstyle\sim$}}{q}}\vphantom{q}}_j\right)\mathclose{}
    &amp;&amp; \text{(substitute the supposed equation)}
    \\
    &amp;= \sum_{j=1}^{k} c_j\,(\mathord{\smash[b]{\underset{\raise.3ex\hbox{$\scriptstyle\sim$}}{q}}\vphantom{q}}_i \cdot \mathord{\smash[b]{\underset{\raise.3ex\hbox{$\scriptstyle\sim$}}{q}}\vphantom{q}}_j)
    &amp;&amp; \text{(}\text{Theorem~64}\text{)}
    \\
    &amp;= c_i.
    &amp;&amp; \text{(} \mathord{\smash[b]{\underset{\raise.3ex\hbox{$\scriptstyle\sim$}}{q}}\vphantom{q}}_i \cdot \mathord{\smash[b]{\underset{\raise.3ex\hbox{$\scriptstyle\sim$}}{q}}\vphantom{q}}_j \text{ is } 1 \text{ if } j = i \text{ and } 0 \text{ otherwise)}
    \end{aligned}
    $$</w:t>
      </w:r>
    </w:p>
    <w:p>
      <w:pPr>
        <w:pStyle w:val="FirstParagraph"/>
      </w:pPr>
      <w:r>
        <w:t xml:space="preserve">So every</w:t>
      </w:r>
      <w:r>
        <w:t xml:space="preserve"> </w:t>
      </w:r>
      <m:oMath>
        <m:sSub>
          <m:e>
            <m:r>
              <m:t>c</m:t>
            </m:r>
          </m:e>
          <m:sub>
            <m:r>
              <m:t>i</m:t>
            </m:r>
          </m:sub>
        </m:sSub>
        <m:r>
          <m:rPr>
            <m:sty m:val="p"/>
          </m:rPr>
          <m:t>=</m:t>
        </m:r>
        <m:r>
          <m:t>0</m:t>
        </m:r>
      </m:oMath>
      <w:r>
        <w:t xml:space="preserve">.</w:t>
      </w:r>
    </w:p>
    <w:bookmarkStart w:id="400" w:name="exm-orthonormal-independent"/>
    <w:p>
      <w:pPr>
        <w:pStyle w:val="BodyText"/>
      </w:pPr>
      <w:r>
        <w:rPr>
          <w:b/>
          <w:bCs/>
        </w:rPr>
        <w:t xml:space="preserve">Example 116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w:r>
        <w:t xml:space="preserve">$$
    \mathord{\smash[b]{\underset{\raise.3ex\hbox{$\scriptstyle\sim$}}{q}}\vphantom{q}}_1 = (0, 0, 1), \quad
    \mathord{\smash[b]{\underset{\raise.3ex\hbox{$\scriptstyle\sim$}}{q}}\vphantom{q}}_2 = \tfrac{1}{\sqrt{2}}\,(1, 1, 0), \quad
    \mathord{\smash[b]{\underset{\raise.3ex\hbox{$\scriptstyle\sim$}}{q}}\vphantom{q}}_3 = \tfrac{1}{\sqrt{2}}\,(1, -1, 0).
    $$</w:t>
      </w:r>
    </w:p>
    <w:p>
      <w:pPr>
        <w:pStyle w:val="FirstParagraph"/>
      </w:pPr>
      <w:r>
        <w:t xml:space="preserve">Each has norm</w:t>
      </w:r>
      <w:r>
        <w:t xml:space="preserve"> </w:t>
      </w:r>
      <m:oMath>
        <m:r>
          <m:t>1</m:t>
        </m:r>
      </m:oMath>
      <w:r>
        <w:t xml:space="preserve">:</w:t>
      </w:r>
    </w:p>
    <w:p>
      <w:pPr>
        <w:pStyle w:val="BodyText"/>
      </w:pPr>
      <w:r>
        <w:t xml:space="preserve">$$
    \begin{aligned}
    \mathopen{}\left\lVert\mathord{\smash[b]{\underset{\raise.3ex\hbox{$\scriptstyle\sim$}}{q}}\vphantom{q}}_2\right\rVert\mathclose{}^2 &amp;= \tfrac{1}{2}\,(1 + 1 + 0) \\
    &amp;= 1,
    \end{aligned}
    $$</w:t>
      </w:r>
    </w:p>
    <w:p>
      <w:pPr>
        <w:pStyle w:val="FirstParagraph"/>
      </w:pPr>
      <w:r>
        <w:t xml:space="preserve">and likewise for the others.</w:t>
      </w:r>
      <w:r>
        <w:t xml:space="preserve"> </w:t>
      </w:r>
      <w:r>
        <w:t xml:space="preserve">They are mutually orthogonal:</w:t>
      </w:r>
      <w:r>
        <w:t xml:space="preserve"> </w:t>
      </w:r>
      <w:r>
        <w:t xml:space="preserve">$\mathord{\smash[b]{\underset{\raise.3ex\hbox{$\scriptstyle\sim$}}{q}}\vphantom{q}}_1 \cdot \mathord{\smash[b]{\underset{\raise.3ex\hbox{$\scriptstyle\sim$}}{q}}\vphantom{q}}_2 = 0$</w:t>
      </w:r>
      <w:r>
        <w:t xml:space="preserve"> </w:t>
      </w:r>
      <w:r>
        <w:t xml:space="preserve">and</w:t>
      </w:r>
      <w:r>
        <w:t xml:space="preserve"> </w:t>
      </w:r>
      <w:r>
        <w:t xml:space="preserve">$\mathord{\smash[b]{\underset{\raise.3ex\hbox{$\scriptstyle\sim$}}{q}}\vphantom{q}}_1 \cdot \mathord{\smash[b]{\underset{\raise.3ex\hbox{$\scriptstyle\sim$}}{q}}\vphantom{q}}_3 = 0$</w:t>
      </w:r>
      <w:r>
        <w:t xml:space="preserve">,</w:t>
      </w:r>
      <w:r>
        <w:t xml:space="preserve"> </w:t>
      </w:r>
      <w:r>
        <w:t xml:space="preserve">because</w:t>
      </w:r>
      <w:r>
        <w:t xml:space="preserve"> </w:t>
      </w:r>
      <w:r>
        <w:t xml:space="preserve">$\mathord{\smash[b]{\underset{\raise.3ex\hbox{$\scriptstyle\sim$}}{q}}\vphantom{q}}_1$</w:t>
      </w:r>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w:r>
        <w:t xml:space="preserve">$$
    \begin{aligned}
    \mathord{\smash[b]{\underset{\raise.3ex\hbox{$\scriptstyle\sim$}}{q}}\vphantom{q}}_2 \cdot \mathord{\smash[b]{\underset{\raise.3ex\hbox{$\scriptstyle\sim$}}{q}}\vphantom{q}}_3 &amp;= \tfrac{1}{2}\,(1 - 1 + 0) \\
    &amp;= 0.
    \end{aligned}
    $$</w:t>
      </w:r>
    </w:p>
    <w:p>
      <w:pPr>
        <w:pStyle w:val="FirstParagraph"/>
      </w:pPr>
      <w:r>
        <w:t xml:space="preserve">So by</w:t>
      </w:r>
      <w:r>
        <w:t xml:space="preserve"> </w:t>
      </w:r>
      <w:hyperlink w:anchor="thm-orthonormal-independent">
        <w:r>
          <w:rPr>
            <w:rStyle w:val="Hyperlink"/>
          </w:rPr>
          <w:t xml:space="preserve">Theorem 65</w:t>
        </w:r>
      </w:hyperlink>
      <w:r>
        <w:t xml:space="preserve"> </w:t>
      </w:r>
      <w:r>
        <w:t xml:space="preserve">they are linearly independent,</w:t>
      </w:r>
      <w:r>
        <w:t xml:space="preserve"> </w:t>
      </w:r>
      <w:r>
        <w:t xml:space="preserve">with no need to solve</w:t>
      </w:r>
      <w:r>
        <w:t xml:space="preserve"> </w:t>
      </w:r>
      <w:r>
        <w:t xml:space="preserve">$c_1 \mathord{\smash[b]{\underset{\raise.3ex\hbox{$\scriptstyle\sim$}}{q}}\vphantom{q}}_1 + c_2 \mathord{\smash[b]{\underset{\raise.3ex\hbox{$\scriptstyle\sim$}}{q}}\vphantom{q}}_2 + c_3 \mathord{\smash[b]{\underset{\raise.3ex\hbox{$\scriptstyle\sim$}}{q}}\vphantom{q}}_3 = \mathord{\smash[b]{\underset{\raise.3ex\hbox{$\scriptstyle\sim$}}{0}}\vphantom{0}}$</w:t>
      </w:r>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400"/>
    <w:bookmarkStart w:id="401"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[60]</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401"/>
    <w:bookmarkStart w:id="402" w:name="exm-orthonormal-basis"/>
    <w:p>
      <w:pPr>
        <w:pStyle w:val="BodyText"/>
      </w:pPr>
      <w:r>
        <w:rPr>
          <w:b/>
          <w:bCs/>
        </w:rPr>
        <w:t xml:space="preserve">Example 117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w:r>
        <w:t xml:space="preserve">$\mathord{\smash[b]{\underset{\raise.3ex\hbox{$\scriptstyle\sim$}}{e}}\vphantom{e}}_1, \mathord{\smash[b]{\underset{\raise.3ex\hbox{$\scriptstyle\sim$}}{e}}\vphantom{e}}_2, \mathord{\smash[b]{\underset{\raise.3ex\hbox{$\scriptstyle\sim$}}{e}}\vphantom{e}}_3$</w:t>
      </w:r>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51</w:t>
        </w:r>
      </w:hyperlink>
      <w:r>
        <w:t xml:space="preserve">).</w:t>
      </w:r>
    </w:p>
    <w:p>
      <w:pPr>
        <w:pStyle w:val="Compact"/>
        <w:numPr>
          <w:ilvl w:val="0"/>
          <w:numId w:val="1064"/>
        </w:numPr>
      </w:pPr>
      <w:r>
        <w:t xml:space="preserve">The vectors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w:hyperlink w:anchor="exm-orthonormal-independent">
        <w:r>
          <w:rPr>
            <w:rStyle w:val="Hyperlink"/>
          </w:rPr>
          <w:t xml:space="preserve">Example 116</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402"/>
    <w:bookmarkStart w:id="403" w:name="exm-not-orthonormal-basis"/>
    <w:p>
      <w:pPr>
        <w:pStyle w:val="FirstParagraph"/>
      </w:pPr>
      <w:r>
        <w:rPr>
          <w:b/>
          <w:bCs/>
        </w:rPr>
        <w:t xml:space="preserve">Example 118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46</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403"/>
    <w:bookmarkStart w:id="404" w:name="thm-orthonormal-expansion"/>
    <w:p>
      <w:pPr>
        <w:pStyle w:val="FirstParagraph"/>
      </w:pPr>
      <w:r>
        <w:rPr>
          <w:b/>
          <w:bCs/>
        </w:rPr>
        <w:t xml:space="preserve">Theorem 66 (Coordinates in an orthonormal basis are dot products)</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w:r>
        <w:t xml:space="preserve">$\mathord{\smash[b]{\underset{\raise.3ex\hbox{$\scriptstyle\sim$}}{x}}\vphantom{x}} \in \mathcal{S}$</w:t>
      </w:r>
      <w:r>
        <w:t xml:space="preserve"> </w:t>
      </w:r>
      <w:r>
        <w:t xml:space="preserve">satisfies</w:t>
      </w:r>
    </w:p>
    <w:p>
      <w:pPr>
        <w:pStyle w:val="BodyText"/>
      </w:pPr>
      <w:r>
        <w:t xml:space="preserve">$$
    \mathord{\smash[b]{\underset{\raise.3ex\hbox{$\scriptstyle\sim$}}{x}}\vphantom{x}} = \sum_{i=1}^{k} (\mathord{\smash[b]{\underset{\raise.3ex\hbox{$\scriptstyle\sim$}}{q}}\vphantom{q}}_i \cdot \mathord{\smash[b]{\underset{\raise.3ex\hbox{$\scriptstyle\sim$}}{x}}\vphantom{x}})\,\mathord{\smash[b]{\underset{\raise.3ex\hbox{$\scriptstyle\sim$}}{q}}\vphantom{q}}_i.
    $$</w:t>
      </w:r>
    </w:p>
    <w:bookmarkEnd w:id="40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$\mathord{\smash[b]{\underset{\raise.3ex\hbox{$\scriptstyle\sim$}}{x}}\vphantom{x}} = \sum_{j=1}^{k} c_j \mathord{\smash[b]{\underset{\raise.3ex\hbox{$\scriptstyle\sim$}}{q}}\vphantom{q}}_j$</w:t>
      </w:r>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w:r>
        <w:t xml:space="preserve">$$
    \begin{aligned}
    \mathord{\smash[b]{\underset{\raise.3ex\hbox{$\scriptstyle\sim$}}{q}}\vphantom{q}}_i \cdot \mathord{\smash[b]{\underset{\raise.3ex\hbox{$\scriptstyle\sim$}}{x}}\vphantom{x}}
    &amp;= \mathord{\smash[b]{\underset{\raise.3ex\hbox{$\scriptstyle\sim$}}{q}}\vphantom{q}}_i \cdot \mathopen{}\left(\sum_{j=1}^{k} c_j \mathord{\smash[b]{\underset{\raise.3ex\hbox{$\scriptstyle\sim$}}{q}}\vphantom{q}}_j\right)\mathclose{}
    &amp;&amp; \text{(substitute)}
    \\
    &amp;= \sum_{j=1}^{k} c_j\,(\mathord{\smash[b]{\underset{\raise.3ex\hbox{$\scriptstyle\sim$}}{q}}\vphantom{q}}_i \cdot \mathord{\smash[b]{\underset{\raise.3ex\hbox{$\scriptstyle\sim$}}{q}}\vphantom{q}}_j)
    &amp;&amp; \text{(}\text{Theorem~64}\text{)}
    \\
    &amp;= c_i,
    &amp;&amp; \text{(}\text{Definition~19}\text{)}
    \end{aligned}
    $$</w:t>
      </w:r>
    </w:p>
    <w:p>
      <w:pPr>
        <w:pStyle w:val="FirstParagraph"/>
      </w:pPr>
      <w:r>
        <w:t xml:space="preserve">so each coefficient</w:t>
      </w:r>
      <w:r>
        <w:t xml:space="preserve"> </w:t>
      </w:r>
      <m:oMath>
        <m:sSub>
          <m:e>
            <m:r>
              <m:t>c</m:t>
            </m:r>
          </m:e>
          <m:sub>
            <m:r>
              <m:t>i</m:t>
            </m:r>
          </m:sub>
        </m:sSub>
      </m:oMath>
      <w:r>
        <w:t xml:space="preserve"> </w:t>
      </w:r>
      <w:r>
        <w:t xml:space="preserve">is</w:t>
      </w:r>
      <w:r>
        <w:t xml:space="preserve"> </w:t>
      </w:r>
      <w:r>
        <w:t xml:space="preserve">$\mathord{\smash[b]{\underset{\raise.3ex\hbox{$\scriptstyle\sim$}}{q}}\vphantom{q}}_i \cdot \mathord{\smash[b]{\underset{\raise.3ex\hbox{$\scriptstyle\sim$}}{x}}\vphantom{x}}$</w:t>
      </w:r>
      <w:r>
        <w:t xml:space="preserve">.</w:t>
      </w:r>
    </w:p>
    <w:bookmarkStart w:id="405" w:name="exm-orthonormal-expansion"/>
    <w:p>
      <w:pPr>
        <w:pStyle w:val="BodyText"/>
      </w:pPr>
      <w:r>
        <w:rPr>
          <w:b/>
          <w:bCs/>
        </w:rPr>
        <w:t xml:space="preserve">Example 119 (Expanding a vector in an orthonormal basis)</w:t>
      </w:r>
      <w:r>
        <w:t xml:space="preserve"> </w:t>
      </w:r>
      <w:r>
        <w:t xml:space="preserve">With the orthonormal basis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117</w:t>
        </w:r>
      </w:hyperlink>
      <w:r>
        <w:t xml:space="preserve"> </w:t>
      </w:r>
      <w:r>
        <w:t xml:space="preserve">and</w:t>
      </w:r>
      <w:r>
        <w:t xml:space="preserve"> </w:t>
      </w:r>
      <w:r>
        <w:t xml:space="preserve">$\mathord{\smash[b]{\underset{\raise.3ex\hbox{$\scriptstyle\sim$}}{x}}\vphantom{x}} = (1, 2, 3)$</w:t>
      </w:r>
      <w:r>
        <w:t xml:space="preserve">:</w:t>
      </w:r>
      <w:r>
        <w:t xml:space="preserve"> </w:t>
      </w:r>
      <w:r>
        <w:t xml:space="preserve">$\mathord{\smash[b]{\underset{\raise.3ex\hbox{$\scriptstyle\sim$}}{q}}\vphantom{q}}_1 \cdot \mathord{\smash[b]{\underset{\raise.3ex\hbox{$\scriptstyle\sim$}}{x}}\vphantom{x}} = 3$</w:t>
      </w:r>
      <w:r>
        <w:t xml:space="preserve">,</w:t>
      </w:r>
    </w:p>
    <w:p>
      <w:pPr>
        <w:pStyle w:val="BodyText"/>
      </w:pPr>
      <w:r>
        <w:t xml:space="preserve">$$
    \begin{aligned}
    \mathord{\smash[b]{\underset{\raise.3ex\hbox{$\scriptstyle\sim$}}{q}}\vphantom{q}}_2 \cdot \mathord{\smash[b]{\underset{\raise.3ex\hbox{$\scriptstyle\sim$}}{x}}\vphantom{x}} &amp;= \tfrac{1}{\sqrt{2}}\,(1 + 2) \\
    &amp;= \tfrac{3}{\sqrt{2}}
    \end{aligned}
    $$</w:t>
      </w:r>
    </w:p>
    <w:p>
      <w:pPr>
        <w:pStyle w:val="FirstParagraph"/>
      </w:pPr>
      <w:r>
        <w:t xml:space="preserve">and</w:t>
      </w:r>
    </w:p>
    <w:p>
      <w:pPr>
        <w:pStyle w:val="BodyText"/>
      </w:pPr>
      <w:r>
        <w:t xml:space="preserve">$$
    \begin{aligned}
    \mathord{\smash[b]{\underset{\raise.3ex\hbox{$\scriptstyle\sim$}}{q}}\vphantom{q}}_3 \cdot \mathord{\smash[b]{\underset{\raise.3ex\hbox{$\scriptstyle\sim$}}{x}}\vphantom{x}} &amp;= \tfrac{1}{\sqrt{2}}\,(1 - 2) \\
    &amp;= -\tfrac{1}{\sqrt{2}}.
    \end{aligned}
    $$</w:t>
      </w:r>
    </w:p>
    <w:p>
      <w:pPr>
        <w:pStyle w:val="FirstParagraph"/>
      </w:pPr>
      <w:r>
        <w:t xml:space="preserve">Then</w:t>
      </w:r>
    </w:p>
    <w:p>
      <w:pPr>
        <w:pStyle w:val="BodyText"/>
      </w:pPr>
      <w:r>
        <w:t xml:space="preserve">$$
    \begin{aligned}
    \sum_{i=1}^{3} (\mathord{\smash[b]{\underset{\raise.3ex\hbox{$\scriptstyle\sim$}}{q}}\vphantom{q}}_i \cdot \mathord{\smash[b]{\underset{\raise.3ex\hbox{$\scriptstyle\sim$}}{x}}\vphantom{x}})\,\mathord{\smash[b]{\underset{\raise.3ex\hbox{$\scriptstyle\sim$}}{q}}\vphantom{q}}_i
    &amp;= 3\,(0, 0, 1) + \tfrac{3}{\sqrt{2}} \cdot\tfrac{1}{\sqrt{2}}\,(1, 1, 0)
     - \tfrac{1}{\sqrt{2}} \cdot\tfrac{1}{\sqrt{2}}\,(1, -1, 0)
    &amp;&amp; \text{(substitute)}
    \\
    &amp;= (0, 0, 3) + \mathopen{}\left(\tfrac{3}{2}, \tfrac{3}{2}, 0\right)\mathclose{} + \mathopen{}\left(-\tfrac{1}{2}, \tfrac{1}{2}, 0\right)\mathclose{}
    &amp;&amp; \text{(multiply out each term)}
    \\
    &amp;= (1, 2, 3),
    &amp;&amp; \text{(add entrywise)}
    \end{aligned}
    $$</w:t>
      </w:r>
    </w:p>
    <w:p>
      <w:pPr>
        <w:pStyle w:val="FirstParagraph"/>
      </w:pPr>
      <w:r>
        <w:t xml:space="preserve">which is</w:t>
      </w:r>
      <w:r>
        <w:t xml:space="preserve"> </w:t>
      </w:r>
      <w:r>
        <w:t xml:space="preserve">$\mathord{\smash[b]{\underset{\raise.3ex\hbox{$\scriptstyle\sim$}}{x}}\vphantom{x}}$</w:t>
      </w:r>
      <w:r>
        <w:t xml:space="preserve">, as</w:t>
      </w:r>
      <w:r>
        <w:t xml:space="preserve"> </w:t>
      </w:r>
      <w:hyperlink w:anchor="thm-orthonormal-expansion">
        <w:r>
          <w:rPr>
            <w:rStyle w:val="Hyperlink"/>
          </w:rPr>
          <w:t xml:space="preserve">Theorem 66</w:t>
        </w:r>
      </w:hyperlink>
      <w:r>
        <w:t xml:space="preserve"> </w:t>
      </w:r>
      <w:r>
        <w:t xml:space="preserve">says.</w:t>
      </w:r>
    </w:p>
    <w:bookmarkEnd w:id="405"/>
    <w:bookmarkStart w:id="406"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[61]</w:t>
      </w:r>
      <w:r>
        <w:t xml:space="preserve"> </w:t>
      </w:r>
      <w:r>
        <w:t xml:space="preserve">takes vectors</w:t>
      </w:r>
      <w:r>
        <w:t xml:space="preserve"> </w:t>
      </w:r>
      <w:r>
        <w:t xml:space="preserve">$\mathord{\smash[b]{\underset{\raise.3ex\hbox{$\scriptstyle\sim$}}{a}}\vphantom{a}}_1, \ldots, \mathord{\smash[b]{\underset{\raise.3ex\hbox{$\scriptstyle\sim$}}{a}}\vphantom{a}}_k \in \mathbb{R}^p$</w:t>
      </w:r>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w:r>
        <w:t xml:space="preserve">$\mathord{\smash[b]{\underset{\raise.3ex\hbox{$\scriptstyle\sim$}}{q}}\vphantom{q}}'_i \stackrel{\text{def}}{=}\mathord{\smash[b]{\underset{\raise.3ex\hbox{$\scriptstyle\sim$}}{a}}\vphantom{a}}_i - \sum_{j=1}^{i-1} (\mathord{\smash[b]{\underset{\raise.3ex\hbox{$\scriptstyle\sim$}}{q}}\vphantom{q}}_j \cdot \mathord{\smash[b]{\underset{\raise.3ex\hbox{$\scriptstyle\sim$}}{a}}\vphantom{a}}_i)\,\mathord{\smash[b]{\underset{\raise.3ex\hbox{$\scriptstyle\sim$}}{q}}\vphantom{q}}_j$</w:t>
      </w:r>
      <w:r>
        <w:t xml:space="preserve"> </w:t>
      </w:r>
      <w:r>
        <w:t xml:space="preserve">(for</w:t>
      </w:r>
      <w:r>
        <w:t xml:space="preserve"> </w:t>
      </w:r>
      <m:oMath>
        <m:r>
          <m:t>i</m:t>
        </m:r>
        <m:r>
          <m:rPr>
            <m:sty m:val="p"/>
          </m:rPr>
          <m:t>=</m:t>
        </m:r>
        <m:r>
          <m:t>1</m:t>
        </m:r>
      </m:oMath>
      <w:r>
        <w:t xml:space="preserve"> </w:t>
      </w:r>
      <w:r>
        <w:t xml:space="preserve">the sum is empty, so</w:t>
      </w:r>
      <w:r>
        <w:t xml:space="preserve"> </w:t>
      </w:r>
      <w:r>
        <w:t xml:space="preserve">$\mathord{\smash[b]{\underset{\raise.3ex\hbox{$\scriptstyle\sim$}}{q}}\vphantom{q}}'_1 = \mathord{\smash[b]{\underset{\raise.3ex\hbox{$\scriptstyle\sim$}}{a}}\vphantom{a}}_1$</w:t>
      </w:r>
      <w:r>
        <w:t xml:space="preserve">);</w:t>
      </w:r>
    </w:p>
    <w:p>
      <w:pPr>
        <w:pStyle w:val="Compact"/>
        <w:numPr>
          <w:ilvl w:val="0"/>
          <w:numId w:val="1066"/>
        </w:numPr>
      </w:pPr>
      <w:r>
        <w:rPr>
          <w:b/>
          <w:bCs/>
        </w:rPr>
        <w:t xml:space="preserve">Test:</w:t>
      </w:r>
      <w:r>
        <w:t xml:space="preserve"> </w:t>
      </w:r>
      <w:r>
        <w:t xml:space="preserve">if</w:t>
      </w:r>
      <w:r>
        <w:t xml:space="preserve"> </w:t>
      </w:r>
      <w:r>
        <w:t xml:space="preserve">$\mathord{\smash[b]{\underset{\raise.3ex\hbox{$\scriptstyle\sim$}}{q}}\vphantom{q}}'_i = \mathord{\smash[b]{\underset{\raise.3ex\hbox{$\scriptstyle\sim$}}{0}}\vphantom{0}}$</w:t>
      </w:r>
      <w:r>
        <w:t xml:space="preserve">, stop;</w:t>
      </w:r>
    </w:p>
    <w:p>
      <w:pPr>
        <w:pStyle w:val="Compact"/>
        <w:numPr>
          <w:ilvl w:val="0"/>
          <w:numId w:val="1066"/>
        </w:numPr>
      </w:pPr>
      <w:r>
        <w:rPr>
          <w:b/>
          <w:bCs/>
        </w:rPr>
        <w:t xml:space="preserve">Normalize:</w:t>
      </w:r>
      <w:r>
        <w:t xml:space="preserve"> </w:t>
      </w:r>
      <w:r>
        <w:t xml:space="preserve">$\mathord{\smash[b]{\underset{\raise.3ex\hbox{$\scriptstyle\sim$}}{q}}\vphantom{q}}_i \stackrel{\text{def}}{=}\mathord{\smash[b]{\underset{\raise.3ex\hbox{$\scriptstyle\sim$}}{q}}\vphantom{q}}'_i / \mathopen{}\left\lVert\mathord{\smash[b]{\underset{\raise.3ex\hbox{$\scriptstyle\sim$}}{q}}\vphantom{q}}'_i\right\rVert\mathclose{}$</w:t>
      </w:r>
      <w:r>
        <w:t xml:space="preserve">.</w:t>
      </w:r>
    </w:p>
    <w:p>
      <w:pPr>
        <w:pStyle w:val="FirstParagraph"/>
      </w:pPr>
      <w:r>
        <w:t xml:space="preserve">The output is the list</w:t>
      </w:r>
      <w:r>
        <w:t xml:space="preserve"> </w:t>
      </w:r>
      <w:r>
        <w:t xml:space="preserve">$\mathord{\smash[b]{\underset{\raise.3ex\hbox{$\scriptstyle\sim$}}{q}}\vphantom{q}}_1, \mathord{\smash[b]{\underset{\raise.3ex\hbox{$\scriptstyle\sim$}}{q}}\vphantom{q}}_2, \ldots$</w:t>
      </w:r>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406"/>
    <w:bookmarkStart w:id="407" w:name="exm-gram-schmidt"/>
    <w:p>
      <w:pPr>
        <w:pStyle w:val="BodyText"/>
      </w:pPr>
      <w:r>
        <w:rPr>
          <w:b/>
          <w:bCs/>
        </w:rPr>
        <w:t xml:space="preserve">Example 120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(1, 0, 1)$</w:t>
      </w:r>
      <w:r>
        <w:t xml:space="preserve">.</w:t>
      </w:r>
    </w:p>
    <w:p>
      <w:pPr>
        <w:numPr>
          <w:ilvl w:val="0"/>
          <w:numId w:val="1067"/>
        </w:numPr>
      </w:pPr>
      <w:r>
        <w:rPr>
          <w:b/>
          <w:bCs/>
        </w:rPr>
        <w:t xml:space="preserve">Step 1.</w:t>
      </w:r>
      <w:r>
        <w:t xml:space="preserve"> </w:t>
      </w:r>
      <w:r>
        <w:t xml:space="preserve">$\mathord{\smash[b]{\underset{\raise.3ex\hbox{$\scriptstyle\sim$}}{q}}\vphantom{q}}'_1 = (1, 1, 0)$</w:t>
      </w:r>
      <w:r>
        <w:t xml:space="preserve">, with norm</w:t>
      </w:r>
      <w:r>
        <w:t xml:space="preserve"> </w:t>
      </w:r>
      <m:oMath>
        <m:rad>
          <m:radPr>
            <m:degHide m:val="on"/>
          </m:radPr>
          <m:deg/>
          <m:e>
            <m:r>
              <m:t>2</m:t>
            </m:r>
          </m:e>
        </m:rad>
      </m:oMath>
      <w:r>
        <w:t xml:space="preserve">,</w:t>
      </w:r>
      <w:r>
        <w:t xml:space="preserve"> </w:t>
      </w:r>
      <w:r>
        <w:t xml:space="preserve">so</w:t>
      </w:r>
      <w:r>
        <w:t xml:space="preserve"> </w:t>
      </w:r>
      <w:r>
        <w:t xml:space="preserve">$\mathord{\smash[b]{\underset{\raise.3ex\hbox{$\scriptstyle\sim$}}{q}}\vphantom{q}}_1 = \tfrac{1}{\sqrt{2}}\,(1, 1, 0)$</w:t>
      </w:r>
      <w:r>
        <w:t xml:space="preserve">.</w:t>
      </w:r>
    </w:p>
    <w:p>
      <w:pPr>
        <w:numPr>
          <w:ilvl w:val="0"/>
          <w:numId w:val="1067"/>
        </w:numPr>
      </w:pPr>
      <w:r>
        <w:rPr>
          <w:b/>
          <w:bCs/>
        </w:rPr>
        <w:t xml:space="preserve">Step 2.</w:t>
      </w:r>
    </w:p>
    <w:p>
      <w:pPr>
        <w:pStyle w:val="BodyText"/>
      </w:pPr>
      <w:r>
        <w:t xml:space="preserve">$$
    \begin{aligned}
    \mathord{\smash[b]{\underset{\raise.3ex\hbox{$\scriptstyle\sim$}}{q}}\vphantom{q}}_1 \cdot \mathord{\smash[b]{\underset{\raise.3ex\hbox{$\scriptstyle\sim$}}{a}}\vphantom{a}}_2 &amp;= \tfrac{1}{\sqrt{2}}\,(1 + 0 + 0) \\
    &amp;= \tfrac{1}{\sqrt{2}},
    \end{aligned}
    $$</w:t>
      </w:r>
    </w:p>
    <w:p>
      <w:pPr>
        <w:numPr>
          <w:ilvl w:val="0"/>
          <w:numId w:val="1000"/>
        </w:numPr>
      </w:pPr>
      <w:r>
        <w:t xml:space="preserve">so</w:t>
      </w:r>
    </w:p>
    <w:p>
      <w:pPr>
        <w:pStyle w:val="BodyText"/>
      </w:pPr>
      <w:r>
        <w:t xml:space="preserve">$$
    \begin{aligned}
    \mathord{\smash[b]{\underset{\raise.3ex\hbox{$\scriptstyle\sim$}}{q}}\vphantom{q}}'_2
    &amp;= (1, 0, 1) - \tfrac{1}{\sqrt{2}} \cdot\tfrac{1}{\sqrt{2}}\,(1, 1, 0)
    &amp;&amp; \text{(orthogonalize)}
    \\
    &amp;= (1, 0, 1) - \mathopen{}\left(\tfrac{1}{2}, \tfrac{1}{2}, 0\right)\mathclose{}
    &amp;&amp; \text{(multiply out)}
    \\
    &amp;= \mathopen{}\left(\tfrac{1}{2}, -\tfrac{1}{2}, 1\right)\mathclose{},
    &amp;&amp; \text{(subtract entrywise)}
    \end{aligned}
    $$</w:t>
      </w:r>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w:r>
        <w:t xml:space="preserve">$$
    \begin{aligned}
    \mathord{\smash[b]{\underset{\raise.3ex\hbox{$\scriptstyle\sim$}}{q}}\vphantom{q}}_2 &amp;= \sqrt{\tfrac{2}{3}}\,\mathopen{}\left(\tfrac{1}{2}, -\tfrac{1}{2}, 1\right)\mathclose{} \\
    &amp;= \tfrac{1}{\sqrt{6}}\,(1, -1, 2).
    \end{aligned}
    $$</w:t>
      </w:r>
    </w:p>
    <w:p>
      <w:pPr>
        <w:pStyle w:val="FirstParagraph"/>
      </w:pPr>
      <w:r>
        <w:t xml:space="preserve">As a check,</w:t>
      </w:r>
    </w:p>
    <w:p>
      <w:pPr>
        <w:pStyle w:val="BodyText"/>
      </w:pPr>
      <w:r>
        <w:t xml:space="preserve">$$
    \begin{aligned}
    \mathord{\smash[b]{\underset{\raise.3ex\hbox{$\scriptstyle\sim$}}{q}}\vphantom{q}}_1 \cdot \mathord{\smash[b]{\underset{\raise.3ex\hbox{$\scriptstyle\sim$}}{q}}\vphantom{q}}_2 &amp;= \tfrac{1}{\sqrt{12}}\,(1 - 1 + 0) \\
    &amp;= 0.
    \end{aligned}
    $$</w:t>
      </w:r>
    </w:p>
    <w:bookmarkEnd w:id="407"/>
    <w:bookmarkStart w:id="408" w:name="exm-gram-schmidt-stops"/>
    <w:p>
      <w:pPr>
        <w:pStyle w:val="FirstParagraph"/>
      </w:pPr>
      <w:r>
        <w:rPr>
          <w:b/>
          <w:bCs/>
        </w:rPr>
        <w:t xml:space="preserve">Example 121 (Gram-Schmidt stops on dependent vectors)</w:t>
      </w:r>
      <w:r>
        <w:t xml:space="preserve"> </w:t>
      </w:r>
      <w:r>
        <w:t xml:space="preserve">Let</w:t>
      </w:r>
      <w:r>
        <w:t xml:space="preserve"> </w:t>
      </w:r>
      <w:r>
        <w:t xml:space="preserve">$\mathord{\smash[b]{\underset{\raise.3ex\hbox{$\scriptstyle\sim$}}{a}}\vphantom{a}}_1 = (1, 2)$</w:t>
      </w:r>
      <w:r>
        <w:t xml:space="preserve"> </w:t>
      </w:r>
      <w:r>
        <w:t xml:space="preserve">and</w:t>
      </w:r>
      <w:r>
        <w:t xml:space="preserve"> </w:t>
      </w:r>
      <w:r>
        <w:t xml:space="preserve">$\mathord{\smash[b]{\underset{\raise.3ex\hbox{$\scriptstyle\sim$}}{a}}\vphantom{a}}_2 = (2, 4)$</w:t>
      </w:r>
      <w:r>
        <w:t xml:space="preserve">.</w:t>
      </w:r>
      <w:r>
        <w:t xml:space="preserve"> </w:t>
      </w:r>
      <w:r>
        <w:t xml:space="preserve">Step 1 gives</w:t>
      </w:r>
      <w:r>
        <w:t xml:space="preserve"> </w:t>
      </w:r>
      <w:r>
        <w:t xml:space="preserve">$\mathord{\smash[b]{\underset{\raise.3ex\hbox{$\scriptstyle\sim$}}{q}}\vphantom{q}}_1 = \tfrac{1}{\sqrt{5}}\,(1, 2)$</w:t>
      </w:r>
      <w:r>
        <w:t xml:space="preserve">.</w:t>
      </w:r>
      <w:r>
        <w:t xml:space="preserve"> </w:t>
      </w:r>
      <w:r>
        <w:t xml:space="preserve">In step 2,</w:t>
      </w:r>
    </w:p>
    <w:p>
      <w:pPr>
        <w:pStyle w:val="BodyText"/>
      </w:pPr>
      <w:r>
        <w:t xml:space="preserve">$$
    \begin{aligned}
    \mathord{\smash[b]{\underset{\raise.3ex\hbox{$\scriptstyle\sim$}}{q}}\vphantom{q}}_1 \cdot \mathord{\smash[b]{\underset{\raise.3ex\hbox{$\scriptstyle\sim$}}{a}}\vphantom{a}}_2 &amp;= \tfrac{1}{\sqrt{5}}\,(2 + 8) \\
    &amp;= \tfrac{10}{\sqrt{5}},
    \end{aligned}
    $$</w:t>
      </w:r>
    </w:p>
    <w:p>
      <w:pPr>
        <w:pStyle w:val="FirstParagraph"/>
      </w:pPr>
      <w:r>
        <w:t xml:space="preserve">and</w:t>
      </w:r>
    </w:p>
    <w:p>
      <w:pPr>
        <w:pStyle w:val="BodyText"/>
      </w:pPr>
      <w:r>
        <w:t xml:space="preserve">$$
    \begin{aligned}
    \mathord{\smash[b]{\underset{\raise.3ex\hbox{$\scriptstyle\sim$}}{q}}\vphantom{q}}'_2
    &amp;= (2, 4) - \tfrac{10}{\sqrt{5}} \cdot\tfrac{1}{\sqrt{5}}\,(1, 2) \\
    &amp;= (2, 4) - 2\,(1, 2) \\
    &amp;= \mathord{\smash[b]{\underset{\raise.3ex\hbox{$\scriptstyle\sim$}}{0}}\vphantom{0}},
    \end{aligned}
    $$</w:t>
      </w:r>
    </w:p>
    <w:p>
      <w:pPr>
        <w:pStyle w:val="FirstParagraph"/>
      </w:pPr>
      <w:r>
        <w:t xml:space="preserve">so the process stops:</w:t>
      </w:r>
      <w:r>
        <w:t xml:space="preserve"> </w:t>
      </w:r>
      <w:r>
        <w:t xml:space="preserve">$\mathord{\smash[b]{\underset{\raise.3ex\hbox{$\scriptstyle\sim$}}{a}}\vphantom{a}}_2$</w:t>
      </w:r>
      <w:r>
        <w:t xml:space="preserve"> </w:t>
      </w:r>
      <w:r>
        <w:t xml:space="preserve">is a multiple of</w:t>
      </w:r>
      <w:r>
        <w:t xml:space="preserve"> </w:t>
      </w:r>
      <w:r>
        <w:t xml:space="preserve">$\mathord{\smash[b]{\underset{\raise.3ex\hbox{$\scriptstyle\sim$}}{a}}\vphantom{a}}_1$</w:t>
      </w:r>
      <w:r>
        <w:t xml:space="preserve">.</w:t>
      </w:r>
    </w:p>
    <w:bookmarkEnd w:id="408"/>
    <w:bookmarkStart w:id="409" w:name="thm-gram-schmidt"/>
    <w:p>
      <w:pPr>
        <w:pStyle w:val="BodyText"/>
      </w:pPr>
      <w:r>
        <w:rPr>
          <w:b/>
          <w:bCs/>
        </w:rPr>
        <w:t xml:space="preserve">Theorem 67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w:r>
        <w:t xml:space="preserve">$\mathord{\smash[b]{\underset{\raise.3ex\hbox{$\scriptstyle\sim$}}{a}}\vphantom{a}}_1, \ldots, \mathord{\smash[b]{\underset{\raise.3ex\hbox{$\scriptstyle\sim$}}{a}}\vphantom{a}}_k \in \mathbb{R}^p$</w:t>
      </w:r>
      <w:r>
        <w:t xml:space="preserve">.</w:t>
      </w:r>
    </w:p>
    <w:p>
      <w:pPr>
        <w:pStyle w:val="Compact"/>
        <w:numPr>
          <w:ilvl w:val="0"/>
          <w:numId w:val="1068"/>
        </w:numPr>
      </w:pPr>
      <w:r>
        <w:t xml:space="preserve">If it has produced</w:t>
      </w:r>
      <w:r>
        <w:t xml:space="preserve"> </w:t>
      </w:r>
      <w:r>
        <w:t xml:space="preserve">$\mathord{\smash[b]{\underset{\raise.3ex\hbox{$\scriptstyle\sim$}}{q}}\vphantom{q}}_1, \ldots, \mathord{\smash[b]{\underset{\raise.3ex\hbox{$\scriptstyle\sim$}}{q}}\vphantom{q}}_i$</w:t>
      </w:r>
      <w:r>
        <w:t xml:space="preserve"> </w:t>
      </w:r>
      <w:r>
        <w:t xml:space="preserve">without stopping,</w:t>
      </w:r>
      <w:r>
        <w:t xml:space="preserve"> </w:t>
      </w:r>
      <w:r>
        <w:t xml:space="preserve">then</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and</w:t>
      </w:r>
      <w:r>
        <w:t xml:space="preserve"> </w:t>
      </w:r>
      <w:r>
        <w:t xml:space="preserve">$\operatorname{span}\mathopen{}\left\{\mathord{\smash[b]{\underset{\raise.3ex\hbox{$\scriptstyle\sim$}}{q}}\vphantom{q}}_1, \ldots, \mathord{\smash[b]{\underset{\raise.3ex\hbox{$\scriptstyle\sim$}}{q}}\vphantom{q}}_i\right\}\mathclose{}
    = \operatorname{span}\mathopen{}\left\{\mathord{\smash[b]{\underset{\raise.3ex\hbox{$\scriptstyle\sim$}}{a}}\vphantom{a}}_1, \ldots, \mathord{\smash[b]{\underset{\raise.3ex\hbox{$\scriptstyle\sim$}}{a}}\vphantom{a}}_i\right\}\mathclose{}$</w:t>
      </w:r>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w:r>
        <w:t xml:space="preserve">$\mathord{\smash[b]{\underset{\raise.3ex\hbox{$\scriptstyle\sim$}}{a}}\vphantom{a}}_i \in \operatorname{span}\mathopen{}\left\{\mathord{\smash[b]{\underset{\raise.3ex\hbox{$\scriptstyle\sim$}}{a}}\vphantom{a}}_1, \ldots, \mathord{\smash[b]{\underset{\raise.3ex\hbox{$\scriptstyle\sim$}}{a}}\vphantom{a}}_{i-1}\right\}\mathclose{}$</w:t>
      </w:r>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then</w:t>
      </w:r>
      <w:r>
        <w:t xml:space="preserve"> </w:t>
      </w:r>
      <w:r>
        <w:t xml:space="preserve">$\mathord{\smash[b]{\underset{\raise.3ex\hbox{$\scriptstyle\sim$}}{q}}\vphantom{q}}_1, \ldots, \mathord{\smash[b]{\underset{\raise.3ex\hbox{$\scriptstyle\sim$}}{q}}\vphantom{q}}_k$</w:t>
      </w:r>
      <w:r>
        <w:t xml:space="preserve"> </w:t>
      </w:r>
      <w:r>
        <w:t xml:space="preserve">is an orthonormal basis</w:t>
      </w:r>
      <w:r>
        <w:t xml:space="preserve"> </w:t>
      </w:r>
      <w:r>
        <w:t xml:space="preserve">of</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w:t>
      </w:r>
      <w:hyperlink w:anchor="def-orthonormal-basis">
        <w:r>
          <w:rPr>
            <w:rStyle w:val="Hyperlink"/>
          </w:rPr>
          <w:t xml:space="preserve">Definition 77</w:t>
        </w:r>
      </w:hyperlink>
      <w:r>
        <w:t xml:space="preserve">).</w:t>
      </w:r>
    </w:p>
    <w:bookmarkEnd w:id="409"/>
    <w:p>
      <w:pPr>
        <w:pStyle w:val="FirstParagraph"/>
      </w:pPr>
      <w:r>
        <w:rPr>
          <w:i/>
          <w:iCs/>
        </w:rPr>
        <w:t xml:space="preserve">Proof</w:t>
      </w:r>
      <w:r>
        <w:t xml:space="preserve">. </w:t>
      </w:r>
      <w:r>
        <w:rPr>
          <w:b/>
          <w:bCs/>
        </w:rPr>
        <w:t xml:space="preserve">Parts 1 and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w:r>
        <w:t xml:space="preserve">$\mathord{\smash[b]{\underset{\raise.3ex\hbox{$\scriptstyle\sim$}}{q}}\vphantom{q}}$</w:t>
      </w:r>
      <w:r>
        <w:t xml:space="preserve">’s is empty,</w:t>
      </w:r>
      <w:r>
        <w:t xml:space="preserve"> </w:t>
      </w:r>
      <w:r>
        <w:t xml:space="preserve">which is orthonormal, and both spans are</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w:r>
        <w:t xml:space="preserve">$$
    \begin{aligned}
    \mathcal{S}_{i-1} &amp;= \operatorname{span}\mathopen{}\left\{\mathord{\smash[b]{\underset{\raise.3ex\hbox{$\scriptstyle\sim$}}{a}}\vphantom{a}}_1, \ldots, \mathord{\smash[b]{\underset{\raise.3ex\hbox{$\scriptstyle\sim$}}{a}}\vphantom{a}}_{i-1}\right\}\mathclose{} \\
    &amp;= \operatorname{span}\mathopen{}\left\{\mathord{\smash[b]{\underset{\raise.3ex\hbox{$\scriptstyle\sim$}}{q}}\vphantom{q}}_1, \ldots, \mathord{\smash[b]{\underset{\raise.3ex\hbox{$\scriptstyle\sim$}}{q}}\vphantom{q}}_{i-1}\right\}\mathclose{}.
    \end{aligned}
    $$</w:t>
      </w:r>
    </w:p>
    <w:p>
      <w:pPr>
        <w:pStyle w:val="FirstParagraph"/>
      </w:pPr>
      <w:r>
        <w:t xml:space="preserve">The orthonormal vectors</w:t>
      </w:r>
      <w:r>
        <w:t xml:space="preserve"> </w:t>
      </w:r>
      <w:r>
        <w:t xml:space="preserve">$\mathord{\smash[b]{\underset{\raise.3ex\hbox{$\scriptstyle\sim$}}{q}}\vphantom{q}}_1, \ldots, \mathord{\smash[b]{\underset{\raise.3ex\hbox{$\scriptstyle\sim$}}{q}}\vphantom{q}}_{i-1}$</w:t>
      </w:r>
      <w:r>
        <w:t xml:space="preserve"> </w:t>
      </w:r>
      <w:r>
        <w:t xml:space="preserve">are linearly independent</w:t>
      </w:r>
      <w:r>
        <w:t xml:space="preserve"> </w:t>
      </w:r>
      <w:r>
        <w:t xml:space="preserve">(</w:t>
      </w:r>
      <w:hyperlink w:anchor="thm-orthonormal-independent">
        <w:r>
          <w:rPr>
            <w:rStyle w:val="Hyperlink"/>
          </w:rPr>
          <w:t xml:space="preserve">Theorem 65</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w:r>
        <w:rPr>
          <w:i/>
          <w:iCs/>
        </w:rPr>
        <w:t xml:space="preserve">$\mathord{\smash[b]{\underset{\raise.3ex\hbox{$\scriptstyle\sim$}}{q}}\vphantom{q}}'_i$</w:t>
      </w:r>
      <w:r>
        <w:rPr>
          <w:i/>
          <w:iCs/>
        </w:rPr>
        <w:t xml:space="preserve"> </w:t>
      </w:r>
      <w:r>
        <w:rPr>
          <w:i/>
          <w:iCs/>
        </w:rPr>
        <w:t xml:space="preserve">is orthogonal to the earlier</w:t>
      </w:r>
      <w:r>
        <w:rPr>
          <w:i/>
          <w:iCs/>
        </w:rPr>
        <w:t xml:space="preserve"> </w:t>
      </w:r>
      <w:r>
        <w:rPr>
          <w:i/>
          <w:iCs/>
        </w:rPr>
        <w:t xml:space="preserve">$\mathord{\smash[b]{\underset{\raise.3ex\hbox{$\scriptstyle\sim$}}{q}}\vphantom{q}}$</w:t>
      </w:r>
      <w:r>
        <w:rPr>
          <w:i/>
          <w:iCs/>
        </w:rPr>
        <w:t xml:space="preserve">’s.</w:t>
      </w:r>
      <w:r>
        <w:t xml:space="preserve"> </w:t>
      </w:r>
      <w:r>
        <w:t xml:space="preserve">For each</w:t>
      </w:r>
      <w:r>
        <w:t xml:space="preserve"> </w:t>
      </w:r>
      <m:oMath>
        <m:r>
          <m:t>l</m:t>
        </m:r>
        <m:r>
          <m:rPr>
            <m:sty m:val="p"/>
          </m:rPr>
          <m:t>&lt;</m:t>
        </m:r>
        <m:r>
          <m:t>i</m:t>
        </m:r>
      </m:oMath>
      <w:r>
        <w:t xml:space="preserve">,</w:t>
      </w:r>
    </w:p>
    <w:p>
      <w:pPr>
        <w:pStyle w:val="BodyText"/>
      </w:pPr>
      <w:r>
        <w:t xml:space="preserve">$$
    \begin{aligned}
    \mathord{\smash[b]{\underset{\raise.3ex\hbox{$\scriptstyle\sim$}}{q}}\vphantom{q}}_l \cdot \mathord{\smash[b]{\underset{\raise.3ex\hbox{$\scriptstyle\sim$}}{q}}\vphantom{q}}'_i
    &amp;= \mathord{\smash[b]{\underset{\raise.3ex\hbox{$\scriptstyle\sim$}}{q}}\vphantom{q}}_l \cdot \mathopen{}\left(1\,\mathord{\smash[b]{\underset{\raise.3ex\hbox{$\scriptstyle\sim$}}{a}}\vphantom{a}}_i + \sum_{j=1}^{i-1} \mathopen{}\left(-\mathord{\smash[b]{\underset{\raise.3ex\hbox{$\scriptstyle\sim$}}{q}}\vphantom{q}}_j \cdot \mathord{\smash[b]{\underset{\raise.3ex\hbox{$\scriptstyle\sim$}}{a}}\vphantom{a}}_i\right)\mathclose{}\,\mathord{\smash[b]{\underset{\raise.3ex\hbox{$\scriptstyle\sim$}}{q}}\vphantom{q}}_j\right)\mathclose{}
    &amp;&amp; \text{(}\text{Definition~78}\text{, as a linear combination)}
    \\
    &amp;= 1\,(\mathord{\smash[b]{\underset{\raise.3ex\hbox{$\scriptstyle\sim$}}{q}}\vphantom{q}}_l \cdot \mathord{\smash[b]{\underset{\raise.3ex\hbox{$\scriptstyle\sim$}}{a}}\vphantom{a}}_i) + \sum_{j=1}^{i-1} \mathopen{}\left(-\mathord{\smash[b]{\underset{\raise.3ex\hbox{$\scriptstyle\sim$}}{q}}\vphantom{q}}_j \cdot \mathord{\smash[b]{\underset{\raise.3ex\hbox{$\scriptstyle\sim$}}{a}}\vphantom{a}}_i\right)\mathclose{}\,(\mathord{\smash[b]{\underset{\raise.3ex\hbox{$\scriptstyle\sim$}}{q}}\vphantom{q}}_l \cdot \mathord{\smash[b]{\underset{\raise.3ex\hbox{$\scriptstyle\sim$}}{q}}\vphantom{q}}_j)
    &amp;&amp; \text{(}\text{Theorem~64}\text{)}
    \\
    &amp;= \mathord{\smash[b]{\underset{\raise.3ex\hbox{$\scriptstyle\sim$}}{q}}\vphantom{q}}_l \cdot \mathord{\smash[b]{\underset{\raise.3ex\hbox{$\scriptstyle\sim$}}{a}}\vphantom{a}}_i - \sum_{j=1}^{i-1} (\mathord{\smash[b]{\underset{\raise.3ex\hbox{$\scriptstyle\sim$}}{q}}\vphantom{q}}_j \cdot \mathord{\smash[b]{\underset{\raise.3ex\hbox{$\scriptstyle\sim$}}{a}}\vphantom{a}}_i)\,(\mathord{\smash[b]{\underset{\raise.3ex\hbox{$\scriptstyle\sim$}}{q}}\vphantom{q}}_l \cdot \mathord{\smash[b]{\underset{\raise.3ex\hbox{$\scriptstyle\sim$}}{q}}\vphantom{q}}_j)
    &amp;&amp; \text{(} 1\,z = z \text{, and pull the minus signs out of the sum)}
    \\
    &amp;= \mathord{\smash[b]{\underset{\raise.3ex\hbox{$\scriptstyle\sim$}}{q}}\vphantom{q}}_l \cdot \mathord{\smash[b]{\underset{\raise.3ex\hbox{$\scriptstyle\sim$}}{a}}\vphantom{a}}_i - \mathord{\smash[b]{\underset{\raise.3ex\hbox{$\scriptstyle\sim$}}{q}}\vphantom{q}}_l \cdot \mathord{\smash[b]{\underset{\raise.3ex\hbox{$\scriptstyle\sim$}}{a}}\vphantom{a}}_i
    &amp;&amp; \text{(only the } j = l \text{ term survives, }\text{Definition~19}\text{)}
    \\
    &amp;= 0.
    &amp;&amp; \text{(arithmetic)}
    \end{aligned}
    $$</w:t>
      </w:r>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w:r>
        <w:t xml:space="preserve">$\mathord{\smash[b]{\underset{\raise.3ex\hbox{$\scriptstyle\sim$}}{q}}\vphantom{q}}'_i = \mathord{\smash[b]{\underset{\raise.3ex\hbox{$\scriptstyle\sim$}}{0}}\vphantom{0}}$</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 \in \mathcal{S}_{i-1}$</w:t>
      </w:r>
      <w:r>
        <w:t xml:space="preserve">.</w:t>
      </w:r>
      <w:r>
        <w:t xml:space="preserve"> </w:t>
      </w:r>
      <w:r>
        <w:t xml:space="preserve">Conversely, if</w:t>
      </w:r>
      <w:r>
        <w:t xml:space="preserve"> </w:t>
      </w:r>
      <w:r>
        <w:t xml:space="preserve">$\mathord{\smash[b]{\underset{\raise.3ex\hbox{$\scriptstyle\sim$}}{a}}\vphantom{a}}_i \in \mathcal{S}_{i-1}$</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w:t>
      </w:r>
      <w:r>
        <w:t xml:space="preserve"> </w:t>
      </w:r>
      <w:r>
        <w:t xml:space="preserve">(</w:t>
      </w:r>
      <w:hyperlink w:anchor="thm-orthonormal-expansion">
        <w:r>
          <w:rPr>
            <w:rStyle w:val="Hyperlink"/>
          </w:rPr>
          <w:t xml:space="preserve">Theorem 66</w:t>
        </w:r>
      </w:hyperlink>
      <w:r>
        <w:t xml:space="preserve">), so</w:t>
      </w:r>
      <w:r>
        <w:t xml:space="preserve"> </w:t>
      </w:r>
      <w:r>
        <w:t xml:space="preserve">$\mathord{\smash[b]{\underset{\raise.3ex\hbox{$\scriptstyle\sim$}}{q}}\vphantom{q}}'_i = \mathord{\smash[b]{\underset{\raise.3ex\hbox{$\scriptstyle\sim$}}{0}}\vphantom{0}}$</w:t>
      </w:r>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w:r>
        <w:t xml:space="preserve">$\mathord{\smash[b]{\underset{\raise.3ex\hbox{$\scriptstyle\sim$}}{q}}\vphantom{q}}'_i \ne \mathord{\smash[b]{\underset{\raise.3ex\hbox{$\scriptstyle\sim$}}{0}}\vphantom{0}}$</w:t>
      </w:r>
      <w:r>
        <w:t xml:space="preserve">, so</w:t>
      </w:r>
      <w:r>
        <w:t xml:space="preserve"> </w:t>
      </w:r>
      <w:r>
        <w:t xml:space="preserve">$\mathopen{}\left\lVert\mathord{\smash[b]{\underset{\raise.3ex\hbox{$\scriptstyle\sim$}}{q}}\vphantom{q}}'_i\right\rVert\mathclose{} &gt; 0$</w:t>
      </w:r>
      <w:r>
        <w:t xml:space="preserve">,</w:t>
      </w:r>
      <w:r>
        <w:t xml:space="preserve"> </w:t>
      </w:r>
      <w:r>
        <w:t xml:space="preserve">and</w:t>
      </w:r>
      <w:r>
        <w:t xml:space="preserve"> </w:t>
      </w:r>
      <w:r>
        <w:t xml:space="preserve">$\mathord{\smash[b]{\underset{\raise.3ex\hbox{$\scriptstyle\sim$}}{q}}\vphantom{q}}_i = \mathord{\smash[b]{\underset{\raise.3ex\hbox{$\scriptstyle\sim$}}{q}}\vphantom{q}}'_i / \mathopen{}\left\lVert\mathord{\smash[b]{\underset{\raise.3ex\hbox{$\scriptstyle\sim$}}{q}}\vphantom{q}}'_i\right\rVert\mathclose{}$</w:t>
      </w:r>
      <w:r>
        <w:t xml:space="preserve"> </w:t>
      </w:r>
      <w:r>
        <w:t xml:space="preserve">has</w:t>
      </w:r>
      <w:r>
        <w:t xml:space="preserve"> </w:t>
      </w:r>
      <w:r>
        <w:t xml:space="preserve">norm</w:t>
      </w:r>
      <w:r>
        <w:t xml:space="preserve"> </w:t>
      </w:r>
      <w:r>
        <w:t xml:space="preserve">$\mathopen{}\left\lVert\mathord{\smash[b]{\underset{\raise.3ex\hbox{$\scriptstyle\sim$}}{q}}\vphantom{q}}'_i\right\rVert\mathclose{} / \mathopen{}\left\lVert\mathord{\smash[b]{\underset{\raise.3ex\hbox{$\scriptstyle\sim$}}{q}}\vphantom{q}}'_i\right\rVert\mathclose{} = 1$</w:t>
      </w:r>
      <w:r>
        <w:t xml:space="preserve"> </w:t>
      </w:r>
      <w:r>
        <w:t xml:space="preserve">(</w:t>
      </w:r>
      <w:hyperlink w:anchor="thm-norm-properties">
        <w:r>
          <w:rPr>
            <w:rStyle w:val="Hyperlink"/>
          </w:rPr>
          <w:t xml:space="preserve">Theorem 58</w:t>
        </w:r>
      </w:hyperlink>
      <w:r>
        <w:t xml:space="preserve">)</w:t>
      </w:r>
      <w:r>
        <w:t xml:space="preserve"> </w:t>
      </w:r>
      <w:r>
        <w:t xml:space="preserve">and for</w:t>
      </w:r>
      <w:r>
        <w:t xml:space="preserve"> </w:t>
      </w:r>
      <m:oMath>
        <m:r>
          <m:t>l</m:t>
        </m:r>
        <m:r>
          <m:rPr>
            <m:sty m:val="p"/>
          </m:rPr>
          <m:t>&lt;</m:t>
        </m:r>
        <m:r>
          <m:t>i</m:t>
        </m:r>
      </m:oMath>
    </w:p>
    <w:p>
      <w:pPr>
        <w:pStyle w:val="BodyText"/>
      </w:pPr>
      <w:r>
        <w:t xml:space="preserve">$$
    \begin{aligned}
    \mathord{\smash[b]{\underset{\raise.3ex\hbox{$\scriptstyle\sim$}}{q}}\vphantom{q}}_l \cdot \mathord{\smash[b]{\underset{\raise.3ex\hbox{$\scriptstyle\sim$}}{q}}\vphantom{q}}_i
    &amp;= \frac{1}{\mathopen{}\left\lVert\mathord{\smash[b]{\underset{\raise.3ex\hbox{$\scriptstyle\sim$}}{q}}\vphantom{q}}'_i\right\rVert\mathclose{}}\,(\mathord{\smash[b]{\underset{\raise.3ex\hbox{$\scriptstyle\sim$}}{q}}\vphantom{q}}_l \cdot \mathord{\smash[b]{\underset{\raise.3ex\hbox{$\scriptstyle\sim$}}{q}}\vphantom{q}}'_i)
    &amp;&amp; \text{(}\text{Theorem~52}\text{, special case } b = 0 \text{)}
    \\
    &amp;= 0,
    &amp;&amp; \text{(} \mathord{\smash[b]{\underset{\raise.3ex\hbox{$\scriptstyle\sim$}}{q}}\vphantom{q}}'_i \text{ is orthogonal to } \mathord{\smash[b]{\underset{\raise.3ex\hbox{$\scriptstyle\sim$}}{q}}\vphantom{q}}_l \text{)}
    \end{aligned}
    $$</w:t>
      </w:r>
    </w:p>
    <w:p>
      <w:pPr>
        <w:pStyle w:val="FirstParagraph"/>
      </w:pPr>
      <w:r>
        <w:t xml:space="preserve">and</w:t>
      </w:r>
      <w:r>
        <w:t xml:space="preserve"> </w:t>
      </w:r>
      <w:r>
        <w:t xml:space="preserve">$\mathord{\smash[b]{\underset{\raise.3ex\hbox{$\scriptstyle\sim$}}{q}}\vphantom{q}}_i \cdot \mathord{\smash[b]{\underset{\raise.3ex\hbox{$\scriptstyle\sim$}}{q}}\vphantom{q}}_l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For the spans:</w:t>
      </w:r>
    </w:p>
    <w:p>
      <w:pPr>
        <w:pStyle w:val="Compact"/>
        <w:numPr>
          <w:ilvl w:val="0"/>
          <w:numId w:val="1069"/>
        </w:numPr>
      </w:pPr>
      <w:r>
        <w:t xml:space="preserve">$\mathord{\smash[b]{\underset{\raise.3ex\hbox{$\scriptstyle\sim$}}{a}}\vphantom{a}}_i = \mathopen{}\left\lVert\mathord{\smash[b]{\underset{\raise.3ex\hbox{$\scriptstyle\sim$}}{q}}\vphantom{q}}'_i\right\rVert\mathclose{}\,\mathord{\smash[b]{\underset{\raise.3ex\hbox{$\scriptstyle\sim$}}{q}}\vphantom{q}}_i + \sum_{j&lt;i} (\mathord{\smash[b]{\underset{\raise.3ex\hbox{$\scriptstyle\sim$}}{q}}\vphantom{q}}_j \cdot \mathord{\smash[b]{\underset{\raise.3ex\hbox{$\scriptstyle\sim$}}{a}}\vphantom{a}}_i)\,\mathord{\smash[b]{\underset{\raise.3ex\hbox{$\scriptstyle\sim$}}{q}}\vphantom{q}}_j$</w:t>
      </w:r>
      <w:r>
        <w:t xml:space="preserve"> </w:t>
      </w:r>
      <w:r>
        <w:t xml:space="preserve">is in</w:t>
      </w:r>
      <w:r>
        <w:t xml:space="preserve"> </w:t>
      </w:r>
      <w:r>
        <w:t xml:space="preserve">$\operatorname{span}\mathopen{}\left\{\mathord{\smash[b]{\underset{\raise.3ex\hbox{$\scriptstyle\sim$}}{q}}\vphantom{q}}_1, \ldots, \mathord{\smash[b]{\underset{\raise.3ex\hbox{$\scriptstyle\sim$}}{q}}\vphantom{q}}_i\right\}\mathclose{}$</w:t>
      </w:r>
      <w:r>
        <w:t xml:space="preserve">,</w:t>
      </w:r>
      <w:r>
        <w:t xml:space="preserve"> </w:t>
      </w:r>
      <w:r>
        <w:t xml:space="preserve">and so is each of</w:t>
      </w:r>
      <w:r>
        <w:t xml:space="preserve"> </w:t>
      </w:r>
      <w:r>
        <w:t xml:space="preserve">$\mathord{\smash[b]{\underset{\raise.3ex\hbox{$\scriptstyle\sim$}}{a}}\vphantom{a}}_1, \ldots, \mathord{\smash[b]{\underset{\raise.3ex\hbox{$\scriptstyle\sim$}}{a}}\vphantom{a}}_{i-1}$</w:t>
      </w:r>
      <w:r>
        <w:t xml:space="preserve">, which lie in</w:t>
      </w:r>
      <w:r>
        <w:t xml:space="preserve"> </w:t>
      </w:r>
      <w:r>
        <w:t xml:space="preserve">$\mathcal{S}_{i-1} = \operatorname{span}\mathopen{}\left\{\mathord{\smash[b]{\underset{\raise.3ex\hbox{$\scriptstyle\sim$}}{q}}\vphantom{q}}_1, \ldots, \mathord{\smash[b]{\underset{\raise.3ex\hbox{$\scriptstyle\sim$}}{q}}\vphantom{q}}_{i-1}\right\}\mathclose{}
    \subseteq \operatorname{span}\mathopen{}\left\{\mathord{\smash[b]{\underset{\raise.3ex\hbox{$\scriptstyle\sim$}}{q}}\vphantom{q}}_1, \ldots, \mathord{\smash[b]{\underset{\raise.3ex\hbox{$\scriptstyle\sim$}}{q}}\vphantom{q}}_i\right\}\mathclose{}$</w:t>
      </w:r>
      <w:r>
        <w:t xml:space="preserve">.</w:t>
      </w:r>
    </w:p>
    <w:p>
      <w:pPr>
        <w:pStyle w:val="Compact"/>
        <w:numPr>
          <w:ilvl w:val="0"/>
          <w:numId w:val="1069"/>
        </w:numPr>
      </w:pPr>
      <w:r>
        <w:t xml:space="preserve">$\mathord{\smash[b]{\underset{\raise.3ex\hbox{$\scriptstyle\sim$}}{q}}\vphantom{q}}_i = \mathopen{}\left(\mathord{\smash[b]{\underset{\raise.3ex\hbox{$\scriptstyle\sim$}}{a}}\vphantom{a}}_i - \sum_{j&lt;i} (\mathord{\smash[b]{\underset{\raise.3ex\hbox{$\scriptstyle\sim$}}{q}}\vphantom{q}}_j \cdot \mathord{\smash[b]{\underset{\raise.3ex\hbox{$\scriptstyle\sim$}}{a}}\vphantom{a}}_i)\,\mathord{\smash[b]{\underset{\raise.3ex\hbox{$\scriptstyle\sim$}}{q}}\vphantom{q}}_j\right)\mathclose{} / \mathopen{}\left\lVert\mathord{\smash[b]{\underset{\raise.3ex\hbox{$\scriptstyle\sim$}}{q}}\vphantom{q}}'_i\right\rVert\mathclose{}$</w:t>
      </w:r>
      <w:r>
        <w:t xml:space="preserve"> </w:t>
      </w:r>
      <w:r>
        <w:t xml:space="preserve">is in</w:t>
      </w:r>
      <w:r>
        <w:t xml:space="preserve"> </w:t>
      </w:r>
      <w:r>
        <w:t xml:space="preserve">$\operatorname{span}\mathopen{}\left\{\mathord{\smash[b]{\underset{\raise.3ex\hbox{$\scriptstyle\sim$}}{a}}\vphantom{a}}_1, \ldots, \mathord{\smash[b]{\underset{\raise.3ex\hbox{$\scriptstyle\sim$}}{a}}\vphantom{a}}_i\right\}\mathclose{}$</w:t>
      </w:r>
      <w:r>
        <w:t xml:space="preserve">,</w:t>
      </w:r>
      <w:r>
        <w:t xml:space="preserve"> </w:t>
      </w:r>
      <w:r>
        <w:t xml:space="preserve">because each</w:t>
      </w:r>
      <w:r>
        <w:t xml:space="preserve"> </w:t>
      </w:r>
      <w:r>
        <w:t xml:space="preserve">$\mathord{\smash[b]{\underset{\raise.3ex\hbox{$\scriptstyle\sim$}}{q}}\vphantom{q}}_j$</w:t>
      </w:r>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w:r>
        <w:t xml:space="preserve">$\mathord{\smash[b]{\underset{\raise.3ex\hbox{$\scriptstyle\sim$}}{q}}\vphantom{q}}_1, \ldots, \mathord{\smash[b]{\underset{\raise.3ex\hbox{$\scriptstyle\sim$}}{q}}\vphantom{q}}_{i-1}$</w:t>
      </w:r>
      <w:r>
        <w:t xml:space="preserve">.</w:t>
      </w:r>
    </w:p>
    <w:p>
      <w:pPr>
        <w:pStyle w:val="FirstParagraph"/>
      </w:pPr>
      <w:r>
        <w:t xml:space="preserve">A span is a subspace (</w:t>
      </w:r>
      <w:hyperlink w:anchor="thm-span-subspace">
        <w:r>
          <w:rPr>
            <w:rStyle w:val="Hyperlink"/>
          </w:rPr>
          <w:t xml:space="preserve">Theorem 23</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w:r>
        <w:t xml:space="preserve">$\mathord{\smash[b]{\underset{\raise.3ex\hbox{$\scriptstyle\sim$}}{a}}\vphantom{a}}_1 \notin \operatorname{span}$</w:t>
      </w:r>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w:r>
        <w:t xml:space="preserve">$\mathord{\smash[b]{\underset{\raise.3ex\hbox{$\scriptstyle\sim$}}{a}}\vphantom{a}}_i \notin \operatorname{span}\mathopen{}\left\{\mathord{\smash[b]{\underset{\raise.3ex\hbox{$\scriptstyle\sim$}}{a}}\vphantom{a}}_1, \ldots, \mathord{\smash[b]{\underset{\raise.3ex\hbox{$\scriptstyle\sim$}}{a}}\vphantom{a}}_{i-1}\right\}\mathclose{}$</w:t>
      </w:r>
      <w:r>
        <w:t xml:space="preserve"> </w:t>
      </w:r>
      <w:r>
        <w:t xml:space="preserve">(part 2).</w:t>
      </w:r>
      <w:r>
        <w:t xml:space="preserve"> </w:t>
      </w:r>
      <w:r>
        <w:t xml:space="preserve">Applying</w:t>
      </w:r>
      <w:r>
        <w:t xml:space="preserve"> </w:t>
      </w:r>
      <w:hyperlink w:anchor="thm-add-outside-span">
        <w:r>
          <w:rPr>
            <w:rStyle w:val="Hyperlink"/>
          </w:rPr>
          <w:t xml:space="preserve">Theorem 29</w:t>
        </w:r>
      </w:hyperlink>
      <w:r>
        <w:t xml:space="preserve"> </w:t>
      </w:r>
      <m:oMath>
        <m:r>
          <m:t>k</m:t>
        </m:r>
      </m:oMath>
      <w:r>
        <w:t xml:space="preserve"> </w:t>
      </w:r>
      <w:r>
        <w:t xml:space="preserve">times, starting from the empty list,</w:t>
      </w:r>
      <w:r>
        <w:t xml:space="preserve"> </w:t>
      </w:r>
      <w:r>
        <w:t xml:space="preserve">shows that</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Conversely, if they are linearly independent,</w:t>
      </w:r>
      <w:r>
        <w:t xml:space="preserve"> </w:t>
      </w:r>
      <w:r>
        <w:t xml:space="preserve">no</w:t>
      </w:r>
      <w:r>
        <w:t xml:space="preserve"> </w:t>
      </w:r>
      <w:r>
        <w:t xml:space="preserve">$\mathord{\smash[b]{\underset{\raise.3ex\hbox{$\scriptstyle\sim$}}{a}}\vphantom{a}}_i$</w:t>
      </w:r>
      <w:r>
        <w:t xml:space="preserve"> </w:t>
      </w:r>
      <w:r>
        <w:t xml:space="preserve">is a linear combination</w:t>
      </w:r>
      <w:r>
        <w:t xml:space="preserve"> </w:t>
      </w:r>
      <w:r>
        <w:t xml:space="preserve">$\sum_{j&lt;i} c_j \mathord{\smash[b]{\underset{\raise.3ex\hbox{$\scriptstyle\sim$}}{a}}\vphantom{a}}_j$</w:t>
      </w:r>
      <w:r>
        <w:t xml:space="preserve"> </w:t>
      </w:r>
      <w:r>
        <w:t xml:space="preserve">of the earlier ones,</w:t>
      </w:r>
      <w:r>
        <w:t xml:space="preserve"> </w:t>
      </w:r>
      <w:r>
        <w:t xml:space="preserve">because then</w:t>
      </w:r>
      <w:r>
        <w:t xml:space="preserve"> </w:t>
      </w:r>
      <w:r>
        <w:t xml:space="preserve">$\sum_{j&lt;i} c_j \mathord{\smash[b]{\underset{\raise.3ex\hbox{$\scriptstyle\sim$}}{a}}\vphantom{a}}_j - \mathord{\smash[b]{\underset{\raise.3ex\hbox{$\scriptstyle\sim$}}{a}}\vphantom{a}}_i = \mathord{\smash[b]{\underset{\raise.3ex\hbox{$\scriptstyle\sim$}}{0}}\vphantom{0}}$</w:t>
      </w:r>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w:r>
        <w:t xml:space="preserve">$\mathord{\smash[b]{\underset{\raise.3ex\hbox{$\scriptstyle\sim$}}{q}}\vphantom{q}}_1, \ldots, \mathord{\smash[b]{\underset{\raise.3ex\hbox{$\scriptstyle\sim$}}{q}}\vphantom{q}}_k$</w:t>
      </w:r>
      <w:r>
        <w:t xml:space="preserve"> </w:t>
      </w:r>
      <w:r>
        <w:t xml:space="preserve">are orthonormal, hence linearly independent</w:t>
      </w:r>
      <w:r>
        <w:t xml:space="preserve"> </w:t>
      </w:r>
      <w:r>
        <w:t xml:space="preserve">(</w:t>
      </w:r>
      <w:hyperlink w:anchor="thm-orthonormal-independent">
        <w:r>
          <w:rPr>
            <w:rStyle w:val="Hyperlink"/>
          </w:rPr>
          <w:t xml:space="preserve">Theorem 65</w:t>
        </w:r>
      </w:hyperlink>
      <w:r>
        <w:t xml:space="preserve">),</w:t>
      </w:r>
      <w:r>
        <w:t xml:space="preserve"> </w:t>
      </w:r>
      <w:r>
        <w:t xml:space="preserve">and span</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(part 1),</w:t>
      </w:r>
      <w:r>
        <w:t xml:space="preserve"> </w:t>
      </w:r>
      <w:r>
        <w:t xml:space="preserve">so they are an orthonormal basis of it.</w:t>
      </w:r>
    </w:p>
    <w:bookmarkStart w:id="410" w:name="exm-thm-gram-schmidt"/>
    <w:p>
      <w:pPr>
        <w:pStyle w:val="BodyText"/>
      </w:pPr>
      <w:r>
        <w:rPr>
          <w:b/>
          <w:bCs/>
        </w:rPr>
        <w:t xml:space="preserve">Example 122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120</w:t>
        </w:r>
      </w:hyperlink>
      <w:r>
        <w:t xml:space="preserve"> </w:t>
      </w:r>
      <w:r>
        <w:t xml:space="preserve">with</w:t>
      </w:r>
      <w:r>
        <w:t xml:space="preserve"> </w:t>
      </w:r>
      <w:r>
        <w:t xml:space="preserve">$\mathord{\smash[b]{\underset{\raise.3ex\hbox{$\scriptstyle\sim$}}{a}}\vphantom{a}}_3 = (0, 1, 1)$</w:t>
      </w:r>
      <w:r>
        <w:t xml:space="preserve">.</w:t>
      </w:r>
      <w:r>
        <w:t xml:space="preserve"> </w:t>
      </w:r>
      <w:r>
        <w:t xml:space="preserve">$\mathord{\smash[b]{\underset{\raise.3ex\hbox{$\scriptstyle\sim$}}{q}}\vphantom{q}}_1 \cdot \mathord{\smash[b]{\underset{\raise.3ex\hbox{$\scriptstyle\sim$}}{a}}\vphantom{a}}_3 = \tfrac{1}{\sqrt{2}}$</w:t>
      </w:r>
      <w:r>
        <w:t xml:space="preserve"> </w:t>
      </w:r>
      <w:r>
        <w:t xml:space="preserve">and</w:t>
      </w:r>
    </w:p>
    <w:p>
      <w:pPr>
        <w:pStyle w:val="BodyText"/>
      </w:pPr>
      <w:r>
        <w:t xml:space="preserve">$$
    \begin{aligned}
    \mathord{\smash[b]{\underset{\raise.3ex\hbox{$\scriptstyle\sim$}}{q}}\vphantom{q}}_2 \cdot \mathord{\smash[b]{\underset{\raise.3ex\hbox{$\scriptstyle\sim$}}{a}}\vphantom{a}}_3 &amp;= \tfrac{1}{\sqrt{6}}\,(0 - 1 + 2) \\
    &amp;= \tfrac{1}{\sqrt{6}},
    \end{aligned}
    $$</w:t>
      </w:r>
    </w:p>
    <w:p>
      <w:pPr>
        <w:pStyle w:val="FirstParagraph"/>
      </w:pPr>
      <w:r>
        <w:t xml:space="preserve">so</w:t>
      </w:r>
    </w:p>
    <w:p>
      <w:pPr>
        <w:pStyle w:val="BodyText"/>
      </w:pPr>
      <w:r>
        <w:t xml:space="preserve">$$
    \begin{aligned}
    \mathord{\smash[b]{\underset{\raise.3ex\hbox{$\scriptstyle\sim$}}{q}}\vphantom{q}}'_3
    &amp;= (0, 1, 1) - \tfrac{1}{\sqrt{2}} \cdot\tfrac{1}{\sqrt{2}}\,(1, 1, 0) - \tfrac{1}{\sqrt{6}} \cdot\tfrac{1}{\sqrt{6}}\,(1, -1, 2)
    &amp;&amp; \text{(orthogonalize)}
    \\
    &amp;= (0, 1, 1) - \tfrac{1}{2}\,(1, 1, 0) - \tfrac{1}{6}\,(1, -1, 2)
    &amp;&amp; \text{(multiply the scalars)}
    \\
    &amp;= \mathopen{}\left(0 - \tfrac{1}{2} - \tfrac{1}{6},\; 1 - \tfrac{1}{2} + \tfrac{1}{6},\; 1 - 0 - \tfrac{2}{6}\right)\mathclose{}
    &amp;&amp; \text{(subtract entrywise)}
    \\
    &amp;= \mathopen{}\left(-\tfrac{2}{3}, \tfrac{2}{3}, \tfrac{2}{3}\right)\mathclose{},
    &amp;&amp; \text{(arithmetic)}
    \end{aligned}
    $$</w:t>
      </w:r>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w:r>
        <w:t xml:space="preserve">$\mathord{\smash[b]{\underset{\raise.3ex\hbox{$\scriptstyle\sim$}}{q}}\vphantom{q}}_3 = \tfrac{1}{\sqrt{3}}\,(-1, 1, 1)$</w:t>
      </w:r>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67</w:t>
        </w:r>
      </w:hyperlink>
      <w:r>
        <w:t xml:space="preserve"> </w:t>
      </w:r>
      <w:r>
        <w:t xml:space="preserve">$\mathord{\smash[b]{\underset{\raise.3ex\hbox{$\scriptstyle\sim$}}{a}}\vphantom{a}}_1, \mathord{\smash[b]{\underset{\raise.3ex\hbox{$\scriptstyle\sim$}}{a}}\vphantom{a}}_2, \mathord{\smash[b]{\underset{\raise.3ex\hbox{$\scriptstyle\sim$}}{a}}\vphantom{a}}_3$</w:t>
      </w:r>
      <w:r>
        <w:t xml:space="preserve"> </w:t>
      </w:r>
      <w:r>
        <w:t xml:space="preserve">are linearly independent</w:t>
      </w:r>
      <w:r>
        <w:t xml:space="preserve"> </w:t>
      </w:r>
      <w:r>
        <w:t xml:space="preserve">and</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As a check,</w:t>
      </w:r>
    </w:p>
    <w:p>
      <w:pPr>
        <w:pStyle w:val="BodyText"/>
      </w:pPr>
      <w:r>
        <w:t xml:space="preserve">$$
    \begin{aligned}
    \mathord{\smash[b]{\underset{\raise.3ex\hbox{$\scriptstyle\sim$}}{q}}\vphantom{q}}_1 \cdot \mathord{\smash[b]{\underset{\raise.3ex\hbox{$\scriptstyle\sim$}}{q}}\vphantom{q}}_3 &amp;= \tfrac{1}{\sqrt{6}}\,(-1 + 1 + 0) \\
    &amp;= 0
    \end{aligned}
    $$</w:t>
      </w:r>
    </w:p>
    <w:p>
      <w:pPr>
        <w:pStyle w:val="FirstParagraph"/>
      </w:pPr>
      <w:r>
        <w:t xml:space="preserve">and</w:t>
      </w:r>
    </w:p>
    <w:p>
      <w:pPr>
        <w:pStyle w:val="BodyText"/>
      </w:pPr>
      <w:r>
        <w:t xml:space="preserve">$$
    \begin{aligned}
    \mathord{\smash[b]{\underset{\raise.3ex\hbox{$\scriptstyle\sim$}}{q}}\vphantom{q}}_2 \cdot \mathord{\smash[b]{\underset{\raise.3ex\hbox{$\scriptstyle\sim$}}{q}}\vphantom{q}}_3 &amp;= \tfrac{1}{\sqrt{18}}\,(-1 - 1 + 2) \\
    &amp;= 0.
    \end{aligned}
    $$</w:t>
      </w:r>
    </w:p>
    <w:bookmarkEnd w:id="410"/>
    <w:bookmarkStart w:id="411" w:name="cor-orthonormal-basis-exists"/>
    <w:p>
      <w:pPr>
        <w:pStyle w:val="FirstParagraph"/>
      </w:pPr>
      <w:r>
        <w:rPr>
          <w:b/>
          <w:bCs/>
        </w:rPr>
        <w:t xml:space="preserve">Corollary 9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11"/>
    <w:p>
      <w:pPr>
        <w:pStyle w:val="BodyText"/>
      </w:pPr>
      <w:r>
        <w:rPr>
          <w:i/>
          <w:iCs/>
        </w:rPr>
        <w:t xml:space="preserve">Proof</w:t>
      </w:r>
      <w:r>
        <w:t xml:space="preserve">. </w:t>
      </w:r>
      <w:r>
        <w:t xml:space="preserve">Let</w:t>
      </w:r>
      <w:r>
        <w:t xml:space="preserve"> </w:t>
      </w:r>
      <w:r>
        <w:t xml:space="preserve">$\mathord{\smash[b]{\underset{\raise.3ex\hbox{$\scriptstyle\sim$}}{u}}\vphantom{u}}_1, \ldots, \mathord{\smash[b]{\underset{\raise.3ex\hbox{$\scriptstyle\sim$}}{u}}\vphantom{u}}_r \in \mathcal{S}$</w:t>
      </w:r>
      <w:r>
        <w:t xml:space="preserve"> </w:t>
      </w:r>
      <w:r>
        <w:t xml:space="preserve">be orthonormal.</w:t>
      </w:r>
      <w:r>
        <w:t xml:space="preserve"> </w:t>
      </w:r>
      <w:r>
        <w:t xml:space="preserve">They are linearly independent (</w:t>
      </w:r>
      <w:hyperlink w:anchor="thm-orthonormal-independent">
        <w:r>
          <w:rPr>
            <w:rStyle w:val="Hyperlink"/>
          </w:rPr>
          <w:t xml:space="preserve">Theorem 65</w:t>
        </w:r>
      </w:hyperlink>
      <w:r>
        <w:t xml:space="preserve">),</w:t>
      </w:r>
      <w:r>
        <w:t xml:space="preserve"> </w:t>
      </w:r>
      <w:r>
        <w:t xml:space="preserve">so they extend to a basis</w:t>
      </w:r>
      <w:r>
        <w:t xml:space="preserve"> </w:t>
      </w:r>
      <w:r>
        <w:t xml:space="preserve">$\mathord{\smash[b]{\underset{\raise.3ex\hbox{$\scriptstyle\sim$}}{u}}\vphantom{u}}_1, \ldots, \mathord{\smash[b]{\underset{\raise.3ex\hbox{$\scriptstyle\sim$}}{u}}\vphantom{u}}_r, \mathord{\smash[b]{\underset{\raise.3ex\hbox{$\scriptstyle\sim$}}{a}}\vphantom{a}}_{r+1},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67</w:t>
        </w:r>
      </w:hyperlink>
      <w:r>
        <w:t xml:space="preserve">, part 3).</w:t>
      </w:r>
    </w:p>
    <w:p>
      <w:pPr>
        <w:pStyle w:val="BodyText"/>
      </w:pPr>
      <w:r>
        <w:t xml:space="preserve">The first</w:t>
      </w:r>
      <w:r>
        <w:t xml:space="preserve"> </w:t>
      </w:r>
      <m:oMath>
        <m:r>
          <m:t>r</m:t>
        </m:r>
      </m:oMath>
      <w:r>
        <w:t xml:space="preserve"> </w:t>
      </w:r>
      <w:r>
        <w:t xml:space="preserve">outputs are</w:t>
      </w:r>
      <w:r>
        <w:t xml:space="preserve"> </w:t>
      </w:r>
      <w:r>
        <w:t xml:space="preserve">$\mathord{\smash[b]{\underset{\raise.3ex\hbox{$\scriptstyle\sim$}}{u}}\vphantom{u}}_1, \ldots, \mathord{\smash[b]{\underset{\raise.3ex\hbox{$\scriptstyle\sim$}}{u}}\vphantom{u}}_r$</w:t>
      </w:r>
      <w:r>
        <w:t xml:space="preserve"> </w:t>
      </w:r>
      <w:r>
        <w:t xml:space="preserve">themselves,</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w:r>
        <w:t xml:space="preserve">$\mathord{\smash[b]{\underset{\raise.3ex\hbox{$\scriptstyle\sim$}}{u}}\vphantom{u}}_1, \ldots, \mathord{\smash[b]{\underset{\raise.3ex\hbox{$\scriptstyle\sim$}}{u}}\vphantom{u}}_{i-1}$</w:t>
      </w:r>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w:r>
        <w:t xml:space="preserve">$$
    \begin{aligned}
    \mathord{\smash[b]{\underset{\raise.3ex\hbox{$\scriptstyle\sim$}}{q}}\vphantom{q}}'_i &amp;= \mathord{\smash[b]{\underset{\raise.3ex\hbox{$\scriptstyle\sim$}}{u}}\vphantom{u}}_i - \sum_{j&lt;i} (\mathord{\smash[b]{\underset{\raise.3ex\hbox{$\scriptstyle\sim$}}{u}}\vphantom{u}}_j \cdot \mathord{\smash[b]{\underset{\raise.3ex\hbox{$\scriptstyle\sim$}}{u}}\vphantom{u}}_i)\,\mathord{\smash[b]{\underset{\raise.3ex\hbox{$\scriptstyle\sim$}}{u}}\vphantom{u}}_j \\
    &amp;= \mathord{\smash[b]{\underset{\raise.3ex\hbox{$\scriptstyle\sim$}}{u}}\vphantom{u}}_i,
    \end{aligned}
    $$</w:t>
      </w:r>
    </w:p>
    <w:p>
      <w:pPr>
        <w:pStyle w:val="FirstParagraph"/>
      </w:pPr>
      <w:r>
        <w:t xml:space="preserve">because each</w:t>
      </w:r>
      <w:r>
        <w:t xml:space="preserve"> </w:t>
      </w:r>
      <w:r>
        <w:t xml:space="preserve">$\mathord{\smash[b]{\underset{\raise.3ex\hbox{$\scriptstyle\sim$}}{u}}\vphantom{u}}_j \cdot \mathord{\smash[b]{\underset{\raise.3ex\hbox{$\scriptstyle\sim$}}{u}}\vphantom{u}}_i = 0$</w:t>
      </w:r>
      <w:r>
        <w:t xml:space="preserve">;</w:t>
      </w:r>
      <w:r>
        <w:t xml:space="preserve"> </w:t>
      </w:r>
      <w:r>
        <w:t xml:space="preserve">$\mathord{\smash[b]{\underset{\raise.3ex\hbox{$\scriptstyle\sim$}}{q}}\vphantom{q}}'_i = \mathord{\smash[b]{\underset{\raise.3ex\hbox{$\scriptstyle\sim$}}{u}}\vphantom{u}}_i \ne \mathord{\smash[b]{\underset{\raise.3ex\hbox{$\scriptstyle\sim$}}{0}}\vphantom{0}}$</w:t>
      </w:r>
      <w:r>
        <w:t xml:space="preserve">, because</w:t>
      </w:r>
      <w:r>
        <w:t xml:space="preserve"> </w:t>
      </w:r>
      <w:r>
        <w:t xml:space="preserve">$\mathopen{}\left\lVert\mathord{\smash[b]{\underset{\raise.3ex\hbox{$\scriptstyle\sim$}}{u}}\vphantom{u}}_i\right\rVert\mathclose{} = 1$</w:t>
      </w:r>
      <w:r>
        <w:t xml:space="preserve">,</w:t>
      </w:r>
      <w:r>
        <w:t xml:space="preserve"> </w:t>
      </w:r>
      <w:r>
        <w:t xml:space="preserve">so the process does not stop;</w:t>
      </w:r>
      <w:r>
        <w:t xml:space="preserve"> </w:t>
      </w:r>
      <w:r>
        <w:t xml:space="preserve">and</w:t>
      </w:r>
    </w:p>
    <w:p>
      <w:pPr>
        <w:pStyle w:val="BodyText"/>
      </w:pPr>
      <w:r>
        <w:t xml:space="preserve">$$
    \begin{aligned}
    \mathord{\smash[b]{\underset{\raise.3ex\hbox{$\scriptstyle\sim$}}{q}}\vphantom{q}}_i &amp;= \mathord{\smash[b]{\underset{\raise.3ex\hbox{$\scriptstyle\sim$}}{u}}\vphantom{u}}_i / \mathopen{}\left\lVert\mathord{\smash[b]{\underset{\raise.3ex\hbox{$\scriptstyle\sim$}}{u}}\vphantom{u}}_i\right\rVert\mathclose{} \\
    &amp;= \mathord{\smash[b]{\underset{\raise.3ex\hbox{$\scriptstyle\sim$}}{u}}\vphantom{u}}_i.
    \end{aligned}
    $$</w:t>
      </w:r>
    </w:p>
    <w:p>
      <w:pPr>
        <w:pStyle w:val="FirstParagraph"/>
      </w:pPr>
      <w:r>
        <w:t xml:space="preserve">So the orthonormal basis contains the starting list.</w:t>
      </w:r>
    </w:p>
    <w:bookmarkStart w:id="412" w:name="exm-orthonormal-basis-exists"/>
    <w:p>
      <w:pPr>
        <w:pStyle w:val="BodyText"/>
      </w:pPr>
      <w:r>
        <w:rPr>
          <w:b/>
          <w:bCs/>
        </w:rPr>
        <w:t xml:space="preserve">Example 123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w:r>
        <w:t xml:space="preserve">$\mathord{\smash[b]{\underset{\raise.3ex\hbox{$\scriptstyle\sim$}}{u}}\vphantom{u}}_1 = \tfrac{1}{\sqrt{2}}\,(1, 1, 0)$</w:t>
      </w:r>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53</w:t>
        </w:r>
      </w:hyperlink>
      <w:r>
        <w:t xml:space="preserve">,</w:t>
      </w:r>
      <w:r>
        <w:t xml:space="preserve"> </w:t>
      </w:r>
      <w:r>
        <w:t xml:space="preserve">starting from the empty list:</w:t>
      </w:r>
      <w:r>
        <w:t xml:space="preserve"> </w:t>
      </w:r>
      <w:r>
        <w:t xml:space="preserve">$\mathord{\smash[b]{\underset{\raise.3ex\hbox{$\scriptstyle\sim$}}{u}}\vphantom{u}}_1$</w:t>
      </w:r>
      <w:r>
        <w:t xml:space="preserve"> </w:t>
      </w:r>
      <w:r>
        <w:t xml:space="preserve">is not in the span of the empty list,</w:t>
      </w:r>
      <w:r>
        <w:t xml:space="preserve"> </w:t>
      </w:r>
      <w:r>
        <w:t xml:space="preserve">$\mathopen{}\left\{\mathord{\smash[b]{\underset{\raise.3ex\hbox{$\scriptstyle\sim$}}{0}}\vphantom{0}}\right\}\mathclose{}$</w:t>
      </w:r>
      <w:r>
        <w:t xml:space="preserve">, because</w:t>
      </w:r>
      <w:r>
        <w:t xml:space="preserve"> </w:t>
      </w:r>
      <w:r>
        <w:t xml:space="preserve">$\mathopen{}\left\lVert\mathord{\smash[b]{\underset{\raise.3ex\hbox{$\scriptstyle\sim$}}{u}}\vphantom{u}}_1\right\rVert\mathclose{} = 1$</w:t>
      </w:r>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w:r>
        <w:t xml:space="preserve">$\operatorname{span}\mathopen{}\left\{\mathord{\smash[b]{\underset{\raise.3ex\hbox{$\scriptstyle\sim$}}{u}}\vphantom{u}}_1\right\}\mathclose{}$</w:t>
      </w:r>
      <w:r>
        <w:t xml:space="preserve">,</w:t>
      </w:r>
      <w:r>
        <w:t xml:space="preserve"> </w:t>
      </w:r>
      <w:r>
        <w:t xml:space="preserve">because every multiple of</w:t>
      </w:r>
      <w:r>
        <w:t xml:space="preserve"> </w:t>
      </w:r>
      <w:r>
        <w:t xml:space="preserve">$\mathord{\smash[b]{\underset{\raise.3ex\hbox{$\scriptstyle\sim$}}{u}}\vphantom{u}}_1$</w:t>
      </w:r>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w:r>
        <w:t xml:space="preserve">$\operatorname{span}\mathopen{}\left\{\mathord{\smash[b]{\underset{\raise.3ex\hbox{$\scriptstyle\sim$}}{u}}\vphantom{u}}_1, (1, 0, 0)\right\}\mathclose{}$</w:t>
      </w:r>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w:r>
        <w:t xml:space="preserve">$\mathord{\smash[b]{\underset{\raise.3ex\hbox{$\scriptstyle\sim$}}{u}}\vphantom{u}}_1, (1, 0, 0), (0, 0, 1)$</w:t>
      </w:r>
      <w:r>
        <w:t xml:space="preserve"> </w:t>
      </w:r>
      <w:r>
        <w:t xml:space="preserve">are linearly independent (</w:t>
      </w:r>
      <w:hyperlink w:anchor="thm-add-outside-span">
        <w:r>
          <w:rPr>
            <w:rStyle w:val="Hyperlink"/>
          </w:rPr>
          <w:t xml:space="preserve">Theorem 29</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Gram-Schmidt on</w:t>
      </w:r>
      <w:r>
        <w:t xml:space="preserve"> </w:t>
      </w:r>
      <w:r>
        <w:t xml:space="preserve">$\mathord{\smash[b]{\underset{\raise.3ex\hbox{$\scriptstyle\sim$}}{u}}\vphantom{u}}_1, (1, 0, 0), (0, 0, 1)$</w:t>
      </w:r>
      <w:r>
        <w:t xml:space="preserve">:</w:t>
      </w:r>
    </w:p>
    <w:p>
      <w:pPr>
        <w:numPr>
          <w:ilvl w:val="0"/>
          <w:numId w:val="1070"/>
        </w:numPr>
      </w:pPr>
      <w:r>
        <w:t xml:space="preserve">$\mathord{\smash[b]{\underset{\raise.3ex\hbox{$\scriptstyle\sim$}}{q}}\vphantom{q}}_1 = \mathord{\smash[b]{\underset{\raise.3ex\hbox{$\scriptstyle\sim$}}{u}}\vphantom{u}}_1$</w:t>
      </w:r>
      <w:r>
        <w:t xml:space="preserve">.</w:t>
      </w:r>
    </w:p>
    <w:p>
      <w:pPr>
        <w:numPr>
          <w:ilvl w:val="0"/>
          <w:numId w:val="1070"/>
        </w:numPr>
      </w:pPr>
      <w:r>
        <w:t xml:space="preserve">$\mathord{\smash[b]{\underset{\raise.3ex\hbox{$\scriptstyle\sim$}}{q}}\vphantom{q}}_1 \cdot (1, 0, 0) = \tfrac{1}{\sqrt{2}}$</w:t>
      </w:r>
      <w:r>
        <w:t xml:space="preserve">, so</w:t>
      </w:r>
    </w:p>
    <w:p>
      <w:pPr>
        <w:pStyle w:val="BodyText"/>
      </w:pPr>
      <w:r>
        <w:t xml:space="preserve">$$
    \begin{aligned}
    \mathord{\smash[b]{\underset{\raise.3ex\hbox{$\scriptstyle\sim$}}{q}}\vphantom{q}}'_2 &amp;= (1, 0, 0) - \tfrac{1}{2}\,(1, 1, 0) \\
    &amp;= \mathopen{}\left(\tfrac{1}{2}, -\tfrac{1}{2}, 0\right)\mathclose{},
    \end{aligned}
    $$</w:t>
      </w:r>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w:r>
        <w:t xml:space="preserve">$\mathord{\smash[b]{\underset{\raise.3ex\hbox{$\scriptstyle\sim$}}{q}}\vphantom{q}}_2 = \tfrac{1}{\sqrt{2}}\,(1, -1, 0)$</w:t>
      </w:r>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w:r>
        <w:t xml:space="preserve">$\mathord{\smash[b]{\underset{\raise.3ex\hbox{$\scriptstyle\sim$}}{q}}\vphantom{q}}_1$</w:t>
      </w:r>
      <w:r>
        <w:t xml:space="preserve"> </w:t>
      </w:r>
      <w:r>
        <w:t xml:space="preserve">and</w:t>
      </w:r>
      <w:r>
        <w:t xml:space="preserve"> </w:t>
      </w:r>
      <w:r>
        <w:t xml:space="preserve">$\mathord{\smash[b]{\underset{\raise.3ex\hbox{$\scriptstyle\sim$}}{q}}\vphantom{q}}_2$</w:t>
      </w:r>
      <w:r>
        <w:t xml:space="preserve">, so</w:t>
      </w:r>
      <w:r>
        <w:t xml:space="preserve"> </w:t>
      </w:r>
      <w:r>
        <w:t xml:space="preserve">$\mathord{\smash[b]{\underset{\raise.3ex\hbox{$\scriptstyle\sim$}}{q}}\vphantom{q}}'_3 = (0, 0, 1)$</w:t>
      </w:r>
      <w:r>
        <w:t xml:space="preserve">, which already has norm</w:t>
      </w:r>
      <w:r>
        <w:t xml:space="preserve"> </w:t>
      </w:r>
      <m:oMath>
        <m:r>
          <m:t>1</m:t>
        </m:r>
      </m:oMath>
      <w:r>
        <w:t xml:space="preserve">, and</w:t>
      </w:r>
      <w:r>
        <w:t xml:space="preserve"> </w:t>
      </w:r>
      <w:r>
        <w:t xml:space="preserve">$\mathord{\smash[b]{\underset{\raise.3ex\hbox{$\scriptstyle\sim$}}{q}}\vphantom{q}}_3 = (0, 0, 1)$</w:t>
      </w:r>
      <w:r>
        <w:t xml:space="preserve">.</w:t>
      </w:r>
    </w:p>
    <w:p>
      <w:pPr>
        <w:pStyle w:val="FirstParagraph"/>
      </w:pPr>
      <w:r>
        <w:t xml:space="preserve">The result is the orthonormal basis of</w:t>
      </w:r>
      <w:r>
        <w:t xml:space="preserve"> </w:t>
      </w:r>
      <w:hyperlink w:anchor="exm-orthonormal-basis">
        <w:r>
          <w:rPr>
            <w:rStyle w:val="Hyperlink"/>
          </w:rPr>
          <w:t xml:space="preserve">Example 117</w:t>
        </w:r>
      </w:hyperlink>
      <w:r>
        <w:t xml:space="preserve">, in a different order.</w:t>
      </w:r>
    </w:p>
    <w:bookmarkEnd w:id="412"/>
    <w:bookmarkEnd w:id="413"/>
    <w:bookmarkStart w:id="419" w:name="outer-product"/>
    <w:p>
      <w:pPr>
        <w:pStyle w:val="Heading2"/>
      </w:pPr>
      <w:r>
        <w:t xml:space="preserve">13 Outer product</w:t>
      </w:r>
    </w:p>
    <w:bookmarkStart w:id="414"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[62]</w:t>
      </w:r>
      <w:r>
        <w:t xml:space="preserve"> </w:t>
      </w:r>
      <w:r>
        <w:t xml:space="preserve">of a vector</w:t>
      </w:r>
      <w:r>
        <w:t xml:space="preserve"> </w:t>
      </w:r>
      <w:r>
        <w:t xml:space="preserve">$\mathord{\smash[b]{\underset{\raise.3ex\hbox{$\scriptstyle\sim$}}{u}}\vphantom{u}}$</w:t>
      </w:r>
      <w:r>
        <w:t xml:space="preserve"> </w:t>
      </w:r>
      <w:r>
        <w:t xml:space="preserve">of length</w:t>
      </w:r>
      <w:r>
        <w:t xml:space="preserve"> </w:t>
      </w:r>
      <m:oMath>
        <m:r>
          <m:t>m</m:t>
        </m:r>
      </m:oMath>
      <w:r>
        <w:t xml:space="preserve"> </w:t>
      </w:r>
      <w:r>
        <w:t xml:space="preserve">and a vector</w:t>
      </w:r>
      <w:r>
        <w:t xml:space="preserve"> </w:t>
      </w:r>
      <w:r>
        <w:t xml:space="preserve">$\mathord{\smash[b]{\underset{\raise.3ex\hbox{$\scriptstyle\sim$}}{v}}\vphantom{v}}$</w:t>
      </w:r>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w:r>
        <w:t xml:space="preserve">$\mathord{\smash[b]{\underset{\raise.3ex\hbox{$\scriptstyle\sim$}}{u}}\vphantom{u}}\,{\mathord{\smash[b]{\underset{\raise.3ex\hbox{$\scriptstyle\sim$}}{v}}\vphantom{v}}}^{\top}$</w:t>
      </w:r>
      <w:r>
        <w:t xml:space="preserve"> </w:t>
      </w:r>
      <w:r>
        <w:t xml:space="preserve">of the column vector</w:t>
      </w:r>
      <w:r>
        <w:t xml:space="preserve"> </w:t>
      </w:r>
      <w:r>
        <w:t xml:space="preserve">$\mathord{\smash[b]{\underset{\raise.3ex\hbox{$\scriptstyle\sim$}}{u}}\vphantom{u}}$</w:t>
      </w:r>
      <w:r>
        <w:t xml:space="preserve"> </w:t>
      </w:r>
      <w:r>
        <w:t xml:space="preserve">with the row vector</w:t>
      </w:r>
      <w:r>
        <w:t xml:space="preserve"> </w:t>
      </w:r>
      <w:r>
        <w:t xml:space="preserve">${\mathord{\smash[b]{\underset{\raise.3ex\hbox{$\scriptstyle\sim$}}{v}}\vphantom{v}}}^{\top}$</w:t>
      </w:r>
      <w:r>
        <w:t xml:space="preserve">.</w:t>
      </w:r>
      <w:r>
        <w:t xml:space="preserve"> </w:t>
      </w:r>
      <w:r>
        <w:t xml:space="preserve">Its entries are</w:t>
      </w:r>
    </w:p>
    <w:p>
      <w:pPr>
        <w:pStyle w:val="BodyText"/>
      </w:pPr>
      <w:r>
        <w:t xml:space="preserve">$$
    \mathopen{}\left(\underbrace{\mathord{\smash[b]{\underset{\raise.3ex\hbox{$\scriptstyle\sim$}}{u}}\vphantom{u}}}_{m \times 1}\,\underbrace{{\mathord{\smash[b]{\underset{\raise.3ex\hbox{$\scriptstyle\sim$}}{v}}\vphantom{v}}}^{\top}}_{1 \times n}\right)\mathclose{}_{ij}
    = u_i v_j
    \qquad \text{(definition of matrix multiplication; the sum has one term)}
    $$</w:t>
      </w:r>
    </w:p>
    <w:bookmarkEnd w:id="414"/>
    <w:bookmarkStart w:id="415" w:name="exm-outer-product"/>
    <w:p>
      <w:pPr>
        <w:pStyle w:val="FirstParagraph"/>
      </w:pPr>
      <w:r>
        <w:rPr>
          <w:b/>
          <w:bCs/>
        </w:rPr>
        <w:t xml:space="preserve">Example 124 (An outer product)</w:t>
      </w:r>
      <w:r>
        <w:t xml:space="preserve"> </w:t>
      </w:r>
      <w:r>
        <w:t xml:space="preserve">For</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w:t>
      </w:r>
    </w:p>
    <w:p>
      <w:pPr>
        <w:pStyle w:val="BodyText"/>
      </w:pPr>
      <w:r>
        <w:t xml:space="preserve">$$
    \begin{aligned}
    \mathord{\smash[b]{\underset{\raise.3ex\hbox{$\scriptstyle\sim$}}{u}}\vphantom{u}}\,{\mathord{\smash[b]{\underset{\raise.3ex\hbox{$\scriptstyle\sim$}}{v}}\vphantom{v}}}^{\top}
    &amp;= \begin{bmatrix} 1 \\ 2 \\ 3 \end{bmatrix}
    \begin{bmatrix} 4 &amp; 5 \end{bmatrix}
    &amp;&amp; \text{(definition of the outer product)}
    \\
    &amp;= \begin{bmatrix}
    1 \cdot 4 &amp; 1 \cdot 5 \\
    2 \cdot 4 &amp; 2 \cdot 5 \\
    3 \cdot 4 &amp; 3 \cdot 5
    \end{bmatrix}
    &amp;&amp; \text{(entry } (i, j) \text{ is } u_i v_j \text{)}
    \\
    &amp;= \begin{bmatrix}
    4 &amp; 5 \\
    8 &amp; 10 \\
    12 &amp; 15
    \end{bmatrix}
    &amp;&amp; \text{(multiply)}
    \end{aligned}
    $$</w:t>
      </w:r>
    </w:p>
    <w:bookmarkEnd w:id="415"/>
    <w:bookmarkStart w:id="416" w:name="rem-outer-vs-dot-product"/>
    <w:p>
      <w:pPr>
        <w:pStyle w:val="FirstParagraph"/>
      </w:pPr>
      <w:r>
        <w:rPr>
          <w:i/>
          <w:iCs/>
        </w:rPr>
        <w:t xml:space="preserve">Remark 26</w:t>
      </w:r>
      <w:r>
        <w:t xml:space="preserve"> (Outer product and dot product). </w:t>
      </w:r>
      <w:r>
        <w:t xml:space="preserve">The dot product</w:t>
      </w:r>
      <w:r>
        <w:t xml:space="preserve"> </w:t>
      </w:r>
      <w:r>
        <w:t xml:space="preserve">${\mathord{\smash[b]{\underset{\raise.3ex\hbox{$\scriptstyle\sim$}}{u}}\vphantom{u}}}^{\top}\mathord{\smash[b]{\underset{\raise.3ex\hbox{$\scriptstyle\sim$}}{v}}\vphantom{v}}$</w:t>
      </w:r>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w:r>
        <w:t xml:space="preserve">$\mathord{\smash[b]{\underset{\raise.3ex\hbox{$\scriptstyle\sim$}}{u}}\vphantom{u}}\,{\mathord{\smash[b]{\underset{\raise.3ex\hbox{$\scriptstyle\sim$}}{v}}\vphantom{v}}}^{\top}$</w:t>
      </w:r>
      <w:r>
        <w:t xml:space="preserve"> </w:t>
      </w:r>
      <w:r>
        <w:t xml:space="preserve">takes vectors of any two lengths and gives a matrix</w:t>
      </w:r>
      <w:r>
        <w:t xml:space="preserve"> </w:t>
      </w:r>
      <w:r>
        <w:t xml:space="preserve">[47, Ch. 1], p. 11</w:t>
      </w:r>
      <w:r>
        <w:t xml:space="preserve">.</w:t>
      </w:r>
    </w:p>
    <w:p>
      <w:pPr>
        <w:pStyle w:val="BodyText"/>
      </w:pPr>
      <w:r>
        <w:t xml:space="preserve">For example,</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 </w:t>
      </w:r>
      <w:r>
        <w:t xml:space="preserve">in</w:t>
      </w:r>
      <w:r>
        <w:t xml:space="preserve"> </w:t>
      </w:r>
      <w:hyperlink w:anchor="exm-outer-product">
        <w:r>
          <w:rPr>
            <w:rStyle w:val="Hyperlink"/>
          </w:rPr>
          <w:t xml:space="preserve">Example 124</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w:r>
        <w:t xml:space="preserve">$\mathord{\smash[b]{\underset{\raise.3ex\hbox{$\scriptstyle\sim$}}{a}}\vphantom{a}} = (1, 2)$</w:t>
      </w:r>
      <w:r>
        <w:t xml:space="preserve"> </w:t>
      </w:r>
      <w:r>
        <w:t xml:space="preserve">and</w:t>
      </w:r>
      <w:r>
        <w:t xml:space="preserve"> </w:t>
      </w:r>
      <w:r>
        <w:t xml:space="preserve">$\mathord{\smash[b]{\underset{\raise.3ex\hbox{$\scriptstyle\sim$}}{b}}\vphantom{b}} = (3, 4)$</w:t>
      </w:r>
      <w:r>
        <w:t xml:space="preserve">,</w:t>
      </w:r>
      <w:r>
        <w:t xml:space="preserve"> </w:t>
      </w:r>
      <w:r>
        <w:t xml:space="preserve">which have the same length, both products exist:</w:t>
      </w:r>
    </w:p>
    <w:p>
      <w:pPr>
        <w:pStyle w:val="BodyText"/>
      </w:pPr>
      <w:r>
        <w:t xml:space="preserve">$$
    \begin{aligned}
    {\mathord{\smash[b]{\underset{\raise.3ex\hbox{$\scriptstyle\sim$}}{a}}\vphantom{a}}}^{\top}\mathord{\smash[b]{\underset{\raise.3ex\hbox{$\scriptstyle\sim$}}{b}}\vphantom{b}}
    &amp;= 1 \cdot 3 + 2 \cdot 4 \\
    &amp;= 11 \\
    \mathord{\smash[b]{\underset{\raise.3ex\hbox{$\scriptstyle\sim$}}{a}}\vphantom{a}}\,{\mathord{\smash[b]{\underset{\raise.3ex\hbox{$\scriptstyle\sim$}}{b}}\vphantom{b}}}^{\top}
    &amp;= \begin{bmatrix} 1 \cdot 3 &amp; 1 \cdot 4 \\ 2 \cdot 3 &amp; 2 \cdot 4 \end{bmatrix} \\
    &amp;= \begin{bmatrix} 3 &amp; 4 \\ 6 &amp; 8 \end{bmatrix}
    \end{aligned}
    $$</w:t>
      </w:r>
    </w:p>
    <w:bookmarkEnd w:id="416"/>
    <w:bookmarkStart w:id="417" w:name="thm-outer-product-rank"/>
    <w:p>
      <w:pPr>
        <w:pStyle w:val="FirstParagraph"/>
      </w:pPr>
      <w:r>
        <w:rPr>
          <w:b/>
          <w:bCs/>
        </w:rPr>
        <w:t xml:space="preserve">Theorem 68 (An outer product has rank one)</w:t>
      </w:r>
      <w:r>
        <w:t xml:space="preserve"> </w:t>
      </w:r>
      <w:r>
        <w:t xml:space="preserve">If</w:t>
      </w:r>
      <w:r>
        <w:t xml:space="preserve"> </w:t>
      </w:r>
      <w:r>
        <w:t xml:space="preserve">$\mathord{\smash[b]{\underset{\raise.3ex\hbox{$\scriptstyle\sim$}}{u}}\vphantom{u}}$</w:t>
      </w:r>
      <w:r>
        <w:t xml:space="preserve"> </w:t>
      </w:r>
      <w:r>
        <w:t xml:space="preserve">is a nonzero vector of length</w:t>
      </w:r>
      <w:r>
        <w:t xml:space="preserve"> </w:t>
      </w:r>
      <m:oMath>
        <m:r>
          <m:t>m</m:t>
        </m:r>
      </m:oMath>
      <w:r>
        <w:t xml:space="preserve"> </w:t>
      </w:r>
      <w:r>
        <w:t xml:space="preserve">and</w:t>
      </w:r>
      <w:r>
        <w:t xml:space="preserve"> </w:t>
      </w:r>
      <w:r>
        <w:t xml:space="preserve">$\mathord{\smash[b]{\underset{\raise.3ex\hbox{$\scriptstyle\sim$}}{v}}\vphantom{v}}$</w:t>
      </w:r>
      <w:r>
        <w:t xml:space="preserve"> </w:t>
      </w:r>
      <w:r>
        <w:t xml:space="preserve">is a nonzero vector of length</w:t>
      </w:r>
      <w:r>
        <w:t xml:space="preserve"> </w:t>
      </w:r>
      <m:oMath>
        <m:r>
          <m:t>n</m:t>
        </m:r>
      </m:oMath>
      <w:r>
        <w:t xml:space="preserve">,</w:t>
      </w:r>
      <w:r>
        <w:t xml:space="preserve"> </w:t>
      </w:r>
      <w:r>
        <w:t xml:space="preserve">then</w:t>
      </w:r>
      <w:r>
        <w:t xml:space="preserve"> </w:t>
      </w:r>
      <w:r>
        <w:t xml:space="preserve">$\operatorname{rank}(\mathord{\smash[b]{\underset{\raise.3ex\hbox{$\scriptstyle\sim$}}{u}}\vphantom{u}}\,{\mathord{\smash[b]{\underset{\raise.3ex\hbox{$\scriptstyle\sim$}}{v}}\vphantom{v}}}^{\top}) = 1$</w:t>
      </w:r>
      <w:r>
        <w:t xml:space="preserve"> </w:t>
      </w:r>
      <w:r>
        <w:t xml:space="preserve">(</w:t>
      </w:r>
      <w:hyperlink w:anchor="def-rank">
        <w:r>
          <w:rPr>
            <w:rStyle w:val="Hyperlink"/>
          </w:rPr>
          <w:t xml:space="preserve">Definition 44</w:t>
        </w:r>
      </w:hyperlink>
      <w:r>
        <w:t xml:space="preserve">).</w:t>
      </w:r>
    </w:p>
    <w:bookmarkEnd w:id="41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w:r>
        <w:t xml:space="preserve">$v_j \mathord{\smash[b]{\underset{\raise.3ex\hbox{$\scriptstyle\sim$}}{u}}\vphantom{u}}$</w:t>
      </w:r>
      <w:r>
        <w:t xml:space="preserve">.</w:t>
      </w:r>
    </w:p>
    <w:p>
      <w:pPr>
        <w:pStyle w:val="BodyText"/>
      </w:pPr>
      <w:r>
        <w:rPr>
          <w:b/>
          <w:bCs/>
        </w:rPr>
        <w:t xml:space="preserve">The rank is at least one.</w:t>
      </w:r>
      <w:r>
        <w:t xml:space="preserve"> </w:t>
      </w:r>
      <w:r>
        <w:t xml:space="preserve">Because</w:t>
      </w:r>
      <w:r>
        <w:t xml:space="preserve"> </w:t>
      </w:r>
      <w:r>
        <w:t xml:space="preserve">$\mathord{\smash[b]{\underset{\raise.3ex\hbox{$\scriptstyle\sim$}}{v}}\vphantom{v}} \neq \mathord{\smash[b]{\underset{\raise.3ex\hbox{$\scriptstyle\sim$}}{0}}\vphantom{0}}$</w:t>
      </w:r>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w:r>
        <w:t xml:space="preserve">$v_j \mathord{\smash[b]{\underset{\raise.3ex\hbox{$\scriptstyle\sim$}}{u}}\vphantom{u}}$</w:t>
      </w:r>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w:r>
        <w:t xml:space="preserve">$c\,(v_j \mathord{\smash[b]{\underset{\raise.3ex\hbox{$\scriptstyle\sim$}}{u}}\vphantom{u}}) = \mathord{\smash[b]{\underset{\raise.3ex\hbox{$\scriptstyle\sim$}}{0}}\vphantom{0}}$</w:t>
      </w:r>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w:r>
        <w:t xml:space="preserve">$\mathord{\smash[b]{\underset{\raise.3ex\hbox{$\scriptstyle\sim$}}{0}}\vphantom{0}}$</w:t>
      </w:r>
      <w:r>
        <w:t xml:space="preserve">,</w:t>
      </w:r>
      <w:r>
        <w:t xml:space="preserve"> </w:t>
      </w:r>
      <w:r>
        <w:t xml:space="preserve">and</w:t>
      </w:r>
      <w:r>
        <w:t xml:space="preserve"> </w:t>
      </w:r>
      <w:r>
        <w:t xml:space="preserve">$1 \cdot(v_j \mathord{\smash[b]{\underset{\raise.3ex\hbox{$\scriptstyle\sim$}}{u}}\vphantom{u}}) + 1 \cdot(v_k \mathord{\smash[b]{\underset{\raise.3ex\hbox{$\scriptstyle\sim$}}{u}}\vphantom{u}}) = \mathord{\smash[b]{\underset{\raise.3ex\hbox{$\scriptstyle\sim$}}{0}}\vphantom{0}}$</w:t>
      </w:r>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w:r>
        <w:t xml:space="preserve">$$
    \begin{aligned}
    v_k\,(v_j \mathord{\smash[b]{\underset{\raise.3ex\hbox{$\scriptstyle\sim$}}{u}}\vphantom{u}}) - v_j\,(v_k \mathord{\smash[b]{\underset{\raise.3ex\hbox{$\scriptstyle\sim$}}{u}}\vphantom{u}})
    &amp;= (v_k v_j - v_j v_k)\,\mathord{\smash[b]{\underset{\raise.3ex\hbox{$\scriptstyle\sim$}}{u}}\vphantom{u}}
    &amp;&amp; \text{(collect the scalar multiples of } \mathord{\smash[b]{\underset{\raise.3ex\hbox{$\scriptstyle\sim$}}{u}}\vphantom{u}} \text{)}
    \\
    &amp;= 0 \cdot\mathord{\smash[b]{\underset{\raise.3ex\hbox{$\scriptstyle\sim$}}{u}}\vphantom{u}}
    &amp;&amp; \text{(multiplication of numbers is commutative)}
    \\
    &amp;= \mathord{\smash[b]{\underset{\raise.3ex\hbox{$\scriptstyle\sim$}}{0}}\vphantom{0}}
    &amp;&amp; \text{(a zero multiple of a vector is } \mathord{\smash[b]{\underset{\raise.3ex\hbox{$\scriptstyle\sim$}}{0}}\vphantom{0}}\text{)}
    \end{aligned}
    $$</w:t>
      </w:r>
    </w:p>
    <w:p>
      <w:pPr>
        <w:pStyle w:val="FirstParagraph"/>
      </w:pPr>
      <w:r>
        <w:t xml:space="preserve">Either way, every pair of columns has a combination</w:t>
      </w:r>
      <w:r>
        <w:t xml:space="preserve"> </w:t>
      </w:r>
      <w:r>
        <w:t xml:space="preserve">with coefficients that are not all zero and that equals</w:t>
      </w:r>
      <w:r>
        <w:t xml:space="preserve"> </w:t>
      </w:r>
      <w:r>
        <w:t xml:space="preserve">$\mathord{\smash[b]{\underset{\raise.3ex\hbox{$\scriptstyle\sim$}}{0}}\vphantom{0}}$</w:t>
      </w:r>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w:r>
        <w:t xml:space="preserve">$\mathord{\smash[b]{\underset{\raise.3ex\hbox{$\scriptstyle\sim$}}{0}}\vphantom{0}}$</w:t>
      </w:r>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8" w:name="exm-outer-product-rank"/>
    <w:p>
      <w:pPr>
        <w:pStyle w:val="BodyText"/>
      </w:pPr>
      <w:r>
        <w:rPr>
          <w:b/>
          <w:bCs/>
        </w:rPr>
        <w:t xml:space="preserve">Example 125 (The rank of an outer product)</w:t>
      </w:r>
      <w:r>
        <w:t xml:space="preserve"> </w:t>
      </w:r>
      <w:r>
        <w:t xml:space="preserve">In</w:t>
      </w:r>
      <w:r>
        <w:t xml:space="preserve"> </w:t>
      </w:r>
      <w:hyperlink w:anchor="exm-outer-product">
        <w:r>
          <w:rPr>
            <w:rStyle w:val="Hyperlink"/>
          </w:rPr>
          <w:t xml:space="preserve">Example 124</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w:r>
        <w:t xml:space="preserve">$v_1 \mathord{\smash[b]{\underset{\raise.3ex\hbox{$\scriptstyle\sim$}}{u}}\vphantom{u}} = 4\mathord{\smash[b]{\underset{\raise.3ex\hbox{$\scriptstyle\sim$}}{u}}\vphantom{u}}$</w:t>
      </w:r>
      <w:r>
        <w:t xml:space="preserve"> </w:t>
      </w:r>
      <w:r>
        <w:t xml:space="preserve">and</w:t>
      </w:r>
      <w:r>
        <w:t xml:space="preserve"> </w:t>
      </w:r>
      <w:r>
        <w:t xml:space="preserve">$v_2 \mathord{\smash[b]{\underset{\raise.3ex\hbox{$\scriptstyle\sim$}}{u}}\vphantom{u}} = 5\mathord{\smash[b]{\underset{\raise.3ex\hbox{$\scriptstyle\sim$}}{u}}\vphantom{u}}$</w:t>
      </w:r>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8"/>
    <w:bookmarkEnd w:id="419"/>
    <w:bookmarkStart w:id="459"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20"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20"/>
    <w:bookmarkStart w:id="421" w:name="exm-matrix-order"/>
    <w:p>
      <w:pPr>
        <w:pStyle w:val="BodyText"/>
      </w:pPr>
      <w:r>
        <w:rPr>
          <w:b/>
          <w:bCs/>
        </w:rPr>
        <w:t xml:space="preserve">Example 126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22</w:t>
        </w:r>
      </w:hyperlink>
      <w:r>
        <w:t xml:space="preserve">).</w:t>
      </w:r>
    </w:p>
    <w:bookmarkEnd w:id="421"/>
    <w:bookmarkStart w:id="422"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22"/>
    <w:bookmarkStart w:id="423" w:name="exm-matrix-power"/>
    <w:p>
      <w:pPr>
        <w:pStyle w:val="BodyText"/>
      </w:pPr>
      <w:r>
        <w:rPr>
          <w:b/>
          <w:bCs/>
        </w:rPr>
        <w:t xml:space="preserve">Example 127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23"/>
    <w:bookmarkStart w:id="424"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[63]</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24"/>
    <w:bookmarkStart w:id="425" w:name="rem-symmetric-in-statistics"/>
    <w:p>
      <w:pPr>
        <w:pStyle w:val="BodyText"/>
      </w:pPr>
      <w:r>
        <w:rPr>
          <w:i/>
          <w:iCs/>
        </w:rPr>
        <w:t xml:space="preserve">Remark 27</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w:r>
        <w:t xml:space="preserve">$\mathord{\smash[b]{\underset{\raise.3ex\hbox{$\scriptstyle\sim$}}{Y}}\vphantom{Y}}$</w:t>
      </w:r>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25"/>
    <w:bookmarkStart w:id="426" w:name="exm-not-symmetric"/>
    <w:p>
      <w:pPr>
        <w:pStyle w:val="FirstParagraph"/>
      </w:pPr>
      <w:r>
        <w:rPr>
          <w:b/>
          <w:bCs/>
        </w:rPr>
        <w:t xml:space="preserve">Example 128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26"/>
    <w:bookmarkStart w:id="427"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[64]</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27"/>
    <w:bookmarkStart w:id="428" w:name="rem-diag-notation"/>
    <w:p>
      <w:pPr>
        <w:pStyle w:val="FirstParagraph"/>
      </w:pPr>
      <w:r>
        <w:rPr>
          <w:i/>
          <w:iCs/>
        </w:rPr>
        <w:t xml:space="preserve">Remark 28</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8"/>
    <w:bookmarkStart w:id="429" w:name="exm-not-diagonal"/>
    <w:p>
      <w:pPr>
        <w:pStyle w:val="BodyText"/>
      </w:pPr>
      <w:r>
        <w:rPr>
          <w:b/>
          <w:bCs/>
        </w:rPr>
        <w:t xml:space="preserve">Example 129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9"/>
    <w:bookmarkStart w:id="430"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30"/>
    <w:bookmarkStart w:id="431"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[65]</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31"/>
    <w:bookmarkStart w:id="432" w:name="exm-invertible-matrix"/>
    <w:p>
      <w:pPr>
        <w:pStyle w:val="BodyText"/>
      </w:pPr>
      <w:r>
        <w:rPr>
          <w:b/>
          <w:bCs/>
        </w:rPr>
        <w:t xml:space="preserve">Example 130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32"/>
    <w:bookmarkStart w:id="433" w:name="rem-invertible-inverse"/>
    <w:p>
      <w:pPr>
        <w:pStyle w:val="BodyText"/>
      </w:pPr>
      <w:r>
        <w:rPr>
          <w:i/>
          <w:iCs/>
        </w:rPr>
        <w:t xml:space="preserve">Remark 29</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130</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33"/>
    <w:bookmarkStart w:id="434" w:name="thm-inverse-product"/>
    <w:p>
      <w:pPr>
        <w:pStyle w:val="BodyText"/>
      </w:pPr>
      <w:r>
        <w:rPr>
          <w:b/>
          <w:bCs/>
        </w:rPr>
        <w:t xml:space="preserve">Theorem 69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34"/>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p>
    <w:bookmarkStart w:id="435" w:name="thm-inverse-transpose"/>
    <w:p>
      <w:pPr>
        <w:pStyle w:val="BodyText"/>
      </w:pPr>
      <w:r>
        <w:rPr>
          <w:b/>
          <w:bCs/>
        </w:rPr>
        <w:t xml:space="preserve">Theorem 70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35"/>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20</w:t>
        </w:r>
      </w:hyperlink>
      <w:r>
        <w:t xml:space="preserve">.</w:t>
      </w:r>
    </w:p>
    <w:bookmarkStart w:id="436" w:name="exm-inverse-transpose"/>
    <w:p>
      <w:pPr>
        <w:pStyle w:val="BodyText"/>
      </w:pPr>
      <w:r>
        <w:rPr>
          <w:b/>
          <w:bCs/>
        </w:rPr>
        <w:t xml:space="preserve">Example 131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130</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70</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36"/>
    <w:bookmarkStart w:id="437" w:name="cor-inverse-symmetric"/>
    <w:p>
      <w:pPr>
        <w:pStyle w:val="BodyText"/>
      </w:pPr>
      <w:r>
        <w:rPr>
          <w:b/>
          <w:bCs/>
        </w:rPr>
        <w:t xml:space="preserve">Corollary 10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37"/>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70</w:t>
        </w:r>
      </w:hyperlink>
      <w:r>
        <w:t xml:space="preserve">.</w:t>
      </w:r>
    </w:p>
    <w:bookmarkStart w:id="438" w:name="exm-inverse-symmetric"/>
    <w:p>
      <w:pPr>
        <w:pStyle w:val="BodyText"/>
      </w:pPr>
      <w:r>
        <w:rPr>
          <w:b/>
          <w:bCs/>
        </w:rPr>
        <w:t xml:space="preserve">Example 132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10</w:t>
        </w:r>
      </w:hyperlink>
      <w:r>
        <w:t xml:space="preserve"> </w:t>
      </w:r>
      <w:r>
        <w:t xml:space="preserve">says.</w:t>
      </w:r>
    </w:p>
    <w:bookmarkEnd w:id="438"/>
    <w:bookmarkStart w:id="439" w:name="thm-invertible-cancel"/>
    <w:p>
      <w:pPr>
        <w:pStyle w:val="BodyText"/>
      </w:pPr>
      <w:r>
        <w:rPr>
          <w:b/>
          <w:bCs/>
        </w:rPr>
        <w:t xml:space="preserve">Theorem 71 (An invertible factor can be cancelled)</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p</m:t>
        </m:r>
        <m:r>
          <m:rPr>
            <m:sty m:val="p"/>
          </m:rPr>
          <m:t>×</m:t>
        </m:r>
        <m:r>
          <m:t>n</m:t>
        </m:r>
      </m:oMath>
      <w:r>
        <w:t xml:space="preserve"> </w:t>
      </w:r>
      <w:r>
        <w:t xml:space="preserve">matrices.</w:t>
      </w:r>
      <w:r>
        <w:t xml:space="preserve"> </w:t>
      </w:r>
      <w:r>
        <w:t xml:space="preserve">If</w:t>
      </w:r>
      <w:r>
        <w:t xml:space="preserve"> </w:t>
      </w:r>
      <m:oMath>
        <m:r>
          <m:rPr>
            <m:sty m:val="bi"/>
          </m:rPr>
          <m:t>A</m:t>
        </m:r>
        <m:r>
          <m:rPr>
            <m:sty m:val="bi"/>
          </m:rPr>
          <m:t>B</m:t>
        </m:r>
        <m:r>
          <m:rPr>
            <m:sty m:val="p"/>
          </m:rPr>
          <m:t>=</m:t>
        </m:r>
        <m:r>
          <m:rPr>
            <m:sty m:val="bi"/>
          </m:rPr>
          <m:t>A</m:t>
        </m:r>
        <m:r>
          <m:rPr>
            <m:sty m:val="bi"/>
          </m:rPr>
          <m:t>C</m:t>
        </m:r>
      </m:oMath>
      <w:r>
        <w:t xml:space="preserve">, then</w:t>
      </w:r>
      <w:r>
        <w:t xml:space="preserve"> </w:t>
      </w:r>
      <m:oMath>
        <m:r>
          <m:rPr>
            <m:sty m:val="bi"/>
          </m:rPr>
          <m:t>B</m:t>
        </m:r>
        <m:r>
          <m:rPr>
            <m:sty m:val="p"/>
          </m:rPr>
          <m:t>=</m:t>
        </m:r>
        <m:r>
          <m:rPr>
            <m:sty m:val="bi"/>
          </m:rPr>
          <m:t>C</m:t>
        </m:r>
      </m:oMath>
      <w:r>
        <w:t xml:space="preserve">.</w:t>
      </w:r>
    </w:p>
    <w:bookmarkEnd w:id="439"/>
    <w:p>
      <w:pPr>
        <w:pStyle w:val="BodyText"/>
      </w:pPr>
      <w:r>
        <w:rPr>
          <w:i/>
          <w:iCs/>
        </w:rPr>
        <w:t xml:space="preserve">Proof</w:t>
      </w:r>
      <w:r>
        <w:t xml:space="preserve">. </w:t>
      </w:r>
    </w:p>
    <w:p>
      <w:pPr>
        <w:pStyle w:val="BodyText"/>
      </w:pPr>
      <m:oMathPara>
        <m:oMathParaPr>
          <m:jc m:val="center"/>
        </m:oMathParaPr>
        <m:oMath>
          <m:eqArr>
            <m:e>
              <m:r>
                <m:rPr>
                  <m:sty m:val="bi"/>
                </m:rPr>
                <m:t>B</m:t>
              </m:r>
              <m:r>
                <m:t>&amp;</m:t>
              </m:r>
              <m:r>
                <m:rPr>
                  <m:sty m:val="p"/>
                </m:rPr>
                <m:t>=</m:t>
              </m:r>
              <m:sSub>
                <m:e>
                  <m:r>
                    <m:rPr>
                      <m:sty m:val="bi"/>
                    </m:rPr>
                    <m:t>I</m:t>
                  </m:r>
                </m:e>
                <m:sub>
                  <m:r>
                    <m:t>p</m:t>
                  </m:r>
                </m:sub>
              </m:sSub>
              <m:r>
                <m:t> </m:t>
              </m:r>
              <m:r>
                <m:rPr>
                  <m:sty m:val="bi"/>
                </m:rPr>
                <m:t>B</m:t>
              </m:r>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B</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B</m:t>
              </m:r>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C</m:t>
              </m:r>
              <m:r>
                <m:rPr>
                  <m:sty m:val="p"/>
                </m:rPr>
                <m:t>)</m:t>
              </m:r>
              <m:r>
                <m:t>&amp;</m:t>
              </m:r>
              <m:r>
                <m:t>&amp;</m:t>
              </m:r>
              <m:r>
                <m:rPr>
                  <m:nor/>
                  <m:sty m:val="p"/>
                </m:rPr>
                <m:t>(</m:t>
              </m:r>
              <m:r>
                <m:rPr>
                  <m:sty m:val="bi"/>
                </m:rPr>
                <m:t>A</m:t>
              </m:r>
              <m:r>
                <m:rPr>
                  <m:sty m:val="bi"/>
                </m:rPr>
                <m:t>B</m:t>
              </m:r>
              <m:r>
                <m:rPr>
                  <m:sty m:val="p"/>
                </m:rPr>
                <m:t>=</m:t>
              </m:r>
              <m:r>
                <m:rPr>
                  <m:sty m:val="bi"/>
                </m:rPr>
                <m:t>A</m:t>
              </m:r>
              <m:r>
                <m:rPr>
                  <m:sty m:val="bi"/>
                </m:rPr>
                <m:t>C</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C</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C</m:t>
              </m:r>
              <m:r>
                <m:t>&amp;</m:t>
              </m:r>
              <m:r>
                <m:t>&amp;</m:t>
              </m:r>
              <m:r>
                <m:rPr>
                  <m:nor/>
                  <m:sty m:val="p"/>
                </m:rPr>
                <m:t>(</m:t>
              </m:r>
              <m:r>
                <m:rPr>
                  <m:nor/>
                  <m:sty m:val="p"/>
                </m:rPr>
                <m:t>Definition 84</m:t>
              </m:r>
              <m:r>
                <m:rPr>
                  <m:nor/>
                  <m:sty m:val="p"/>
                </m:rPr>
                <m:t>)</m:t>
              </m:r>
            </m:e>
            <m:e>
              <m:r>
                <m:t>&amp;</m:t>
              </m:r>
              <m:r>
                <m:rPr>
                  <m:sty m:val="p"/>
                </m:rPr>
                <m:t>=</m:t>
              </m:r>
              <m:r>
                <m:rPr>
                  <m:sty m:val="bi"/>
                </m:rPr>
                <m:t>C</m:t>
              </m:r>
              <m:r>
                <m:rPr>
                  <m:sty m:val="p"/>
                </m:rPr>
                <m:t>.</m:t>
              </m:r>
              <m:r>
                <m:t>&amp;</m:t>
              </m:r>
              <m:r>
                <m:t>&amp;</m:t>
              </m:r>
              <m:r>
                <m:rPr>
                  <m:nor/>
                  <m:sty m:val="p"/>
                </m:rPr>
                <m:t>(</m:t>
              </m:r>
              <m:r>
                <m:rPr>
                  <m:nor/>
                  <m:sty m:val="p"/>
                </m:rPr>
                <m:t>Theorem 11</m:t>
              </m:r>
              <m:r>
                <m:rPr>
                  <m:nor/>
                  <m:sty m:val="p"/>
                </m:rPr>
                <m:t>)</m:t>
              </m:r>
            </m:e>
          </m:eqArr>
        </m:oMath>
      </m:oMathPara>
    </w:p>
    <w:p>
      <w:pPr>
        <w:pStyle w:val="FirstParagraph"/>
      </w:pPr>
      <m:oMath>
        <m:r>
          <m:rPr>
            <m:sty m:val="p"/>
          </m:rPr>
          <m:t>▫</m:t>
        </m:r>
      </m:oMath>
      <w:r>
        <w:t xml:space="preserve">​</w:t>
      </w:r>
    </w:p>
    <w:bookmarkStart w:id="440" w:name="cor-invertible-cancel-right"/>
    <w:p>
      <w:pPr>
        <w:pStyle w:val="BodyText"/>
      </w:pPr>
      <w:r>
        <w:rPr>
          <w:b/>
          <w:bCs/>
        </w:rPr>
        <w:t xml:space="preserve">Corollary 11 (An invertible factor can be cancelled on the right)</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n</m:t>
        </m:r>
        <m:r>
          <m:rPr>
            <m:sty m:val="p"/>
          </m:rPr>
          <m:t>×</m:t>
        </m:r>
        <m:r>
          <m:t>p</m:t>
        </m:r>
      </m:oMath>
      <w:r>
        <w:t xml:space="preserve"> </w:t>
      </w:r>
      <w:r>
        <w:t xml:space="preserve">matrices.</w:t>
      </w:r>
      <w:r>
        <w:t xml:space="preserve"> </w:t>
      </w:r>
      <w:r>
        <w:t xml:space="preserve">If</w:t>
      </w:r>
      <w:r>
        <w:t xml:space="preserve"> </w:t>
      </w:r>
      <m:oMath>
        <m:r>
          <m:rPr>
            <m:sty m:val="bi"/>
          </m:rPr>
          <m:t>B</m:t>
        </m:r>
        <m:r>
          <m:rPr>
            <m:sty m:val="bi"/>
          </m:rPr>
          <m:t>A</m:t>
        </m:r>
        <m:r>
          <m:rPr>
            <m:sty m:val="p"/>
          </m:rPr>
          <m:t>=</m:t>
        </m:r>
        <m:r>
          <m:rPr>
            <m:sty m:val="bi"/>
          </m:rPr>
          <m:t>C</m:t>
        </m:r>
        <m:r>
          <m:rPr>
            <m:sty m:val="bi"/>
          </m:rPr>
          <m:t>A</m:t>
        </m:r>
      </m:oMath>
      <w:r>
        <w:t xml:space="preserve">, then</w:t>
      </w:r>
      <w:r>
        <w:t xml:space="preserve"> </w:t>
      </w:r>
      <m:oMath>
        <m:r>
          <m:rPr>
            <m:sty m:val="bi"/>
          </m:rPr>
          <m:t>B</m:t>
        </m:r>
        <m:r>
          <m:rPr>
            <m:sty m:val="p"/>
          </m:rPr>
          <m:t>=</m:t>
        </m:r>
        <m:r>
          <m:rPr>
            <m:sty m:val="bi"/>
          </m:rPr>
          <m:t>C</m:t>
        </m:r>
      </m:oMath>
      <w:r>
        <w:t xml:space="preserve">.</w:t>
      </w:r>
    </w:p>
    <w:p>
      <w:pPr>
        <w:pStyle w:val="BodyText"/>
      </w:pPr>
      <w:r>
        <w:t xml:space="preserve">The proof of</w:t>
      </w:r>
      <w:r>
        <w:t xml:space="preserve"> </w:t>
      </w:r>
      <w:hyperlink w:anchor="thm-invertible-cancel">
        <w:r>
          <w:rPr>
            <w:rStyle w:val="Hyperlink"/>
          </w:rPr>
          <w:t xml:space="preserve">Theorem 71</w:t>
        </w:r>
      </w:hyperlink>
      <w:r>
        <w:t xml:space="preserve"> </w:t>
      </w:r>
      <w:r>
        <w:t xml:space="preserve">works with every product reversed:</w:t>
      </w:r>
      <w:r>
        <w:t xml:space="preserve"> </w:t>
      </w:r>
      <w:r>
        <w:t xml:space="preserve">multiply both sides on the right by</w:t>
      </w:r>
      <w:r>
        <w:t xml:space="preserve"> </w:t>
      </w:r>
      <m:oMath>
        <m:sSup>
          <m:e>
            <m:r>
              <m:rPr>
                <m:sty m:val="bi"/>
              </m:rPr>
              <m:t>A</m:t>
            </m:r>
          </m:e>
          <m:sup>
            <m:r>
              <m:rPr>
                <m:sty m:val="p"/>
              </m:rPr>
              <m:t>−</m:t>
            </m:r>
            <m:r>
              <m:t>1</m:t>
            </m:r>
          </m:sup>
        </m:sSup>
      </m:oMath>
      <w:r>
        <w:t xml:space="preserve">.</w:t>
      </w:r>
    </w:p>
    <w:bookmarkEnd w:id="440"/>
    <w:bookmarkStart w:id="441" w:name="exm-invertible-cancel"/>
    <w:p>
      <w:pPr>
        <w:pStyle w:val="BodyText"/>
      </w:pPr>
      <w:r>
        <w:rPr>
          <w:b/>
          <w:bCs/>
        </w:rPr>
        <w:t xml:space="preserve">Example 133 (Solving for a matrix by cancelling an invertible factor)</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r>
        <w:t xml:space="preserve">which 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w:t>
      </w:r>
      <w:hyperlink w:anchor="exm-invertible-matrix">
        <w:r>
          <w:rPr>
            <w:rStyle w:val="Hyperlink"/>
          </w:rPr>
          <w:t xml:space="preserve">Example 130</w:t>
        </w:r>
      </w:hyperlink>
      <w:r>
        <w:t xml:space="preserve">).</w:t>
      </w:r>
      <w:r>
        <w:t xml:space="preserve"> </w:t>
      </w:r>
      <w:r>
        <w:t xml:space="preserve">If</w:t>
      </w:r>
      <w:r>
        <w:t xml:space="preserve"> </w:t>
      </w:r>
      <m:oMath>
        <m:r>
          <m:rPr>
            <m:sty m:val="bi"/>
          </m:rPr>
          <m:t>A</m:t>
        </m:r>
        <m:r>
          <m:rPr>
            <m:sty m:val="bi"/>
          </m:rPr>
          <m:t>B</m:t>
        </m:r>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 </w:t>
      </w:r>
      <w:r>
        <w:t xml:space="preserve">for a</w:t>
      </w:r>
      <w:r>
        <w:t xml:space="preserve"> </w:t>
      </w:r>
      <m:oMath>
        <m:r>
          <m:t>2</m:t>
        </m:r>
        <m:r>
          <m:rPr>
            <m:sty m:val="p"/>
          </m:rPr>
          <m:t>×</m:t>
        </m:r>
        <m:r>
          <m:t>1</m:t>
        </m:r>
      </m:oMath>
      <w:r>
        <w:t xml:space="preserve"> </w:t>
      </w:r>
      <w:r>
        <w:t xml:space="preserve">matrix</w:t>
      </w:r>
      <w:r>
        <w:t xml:space="preserve"> </w:t>
      </w:r>
      <m:oMath>
        <m:r>
          <m:rPr>
            <m:sty m:val="bi"/>
          </m:rPr>
          <m:t>B</m:t>
        </m:r>
      </m:oMath>
      <w:r>
        <w:t xml:space="preserve">,</w:t>
      </w:r>
      <w:r>
        <w:t xml:space="preserve"> </w:t>
      </w:r>
      <w:r>
        <w:t xml:space="preserve">then multiplying both sides on the left by</w:t>
      </w:r>
      <w:r>
        <w:t xml:space="preserve"> </w:t>
      </w:r>
      <m:oMath>
        <m:sSup>
          <m:e>
            <m:r>
              <m:rPr>
                <m:sty m:val="bi"/>
              </m:rPr>
              <m:t>A</m:t>
            </m:r>
          </m:e>
          <m:sup>
            <m:r>
              <m:rPr>
                <m:sty m:val="p"/>
              </m:rPr>
              <m:t>−</m:t>
            </m:r>
            <m:r>
              <m:t>1</m:t>
            </m:r>
          </m:sup>
        </m:sSup>
      </m:oMath>
      <w:r>
        <w:t xml:space="preserve">,</w:t>
      </w:r>
      <w:r>
        <w:t xml:space="preserve"> </w:t>
      </w:r>
      <w:r>
        <w:t xml:space="preserve">as in the proof of</w:t>
      </w:r>
      <w:r>
        <w:t xml:space="preserve"> </w:t>
      </w:r>
      <w:hyperlink w:anchor="thm-invertible-cancel">
        <w:r>
          <w:rPr>
            <w:rStyle w:val="Hyperlink"/>
          </w:rPr>
          <w:t xml:space="preserve">Theorem 71</w:t>
        </w:r>
      </w:hyperlink>
      <w:r>
        <w:t xml:space="preserve">,</w:t>
      </w:r>
    </w:p>
    <w:p>
      <w:pPr>
        <w:pStyle w:val="BodyText"/>
      </w:pPr>
      <m:oMathPara>
        <m:oMathParaPr>
          <m:jc m:val="center"/>
        </m:oMathParaPr>
        <m:oMath>
          <m:eqArr>
            <m:e>
              <m:r>
                <m:rPr>
                  <m:sty m:val="bi"/>
                </m:rPr>
                <m:t>B</m:t>
              </m:r>
              <m:r>
                <m:t>&amp;</m:t>
              </m:r>
              <m:r>
                <m:rPr>
                  <m:sty m:val="p"/>
                </m:rPr>
                <m:t>=</m:t>
              </m:r>
              <m:sSup>
                <m:e>
                  <m:r>
                    <m:rPr>
                      <m:sty m:val="bi"/>
                    </m:rPr>
                    <m:t>A</m:t>
                  </m:r>
                </m:e>
                <m:sup>
                  <m:r>
                    <m:rPr>
                      <m:sty m:val="p"/>
                    </m:rPr>
                    <m:t>−</m:t>
                  </m:r>
                  <m:r>
                    <m:t>1</m:t>
                  </m:r>
                </m:sup>
              </m:sSup>
              <m:d>
                <m:dPr>
                  <m:begChr m:val="["/>
                  <m:sepChr m:val=""/>
                  <m:endChr m:val="]"/>
                  <m:grow/>
                </m:dPr>
                <m:e>
                  <m:m>
                    <m:mPr>
                      <m:baseJc m:val="center"/>
                      <m:plcHide m:val="on"/>
                      <m:mcs>
                        <m:mc>
                          <m:mcPr>
                            <m:mcJc m:val="center"/>
                            <m:count m:val="1"/>
                          </m:mcPr>
                        </m:mc>
                      </m:mcs>
                    </m:mPr>
                    <m:mr>
                      <m:e>
                        <m:r>
                          <m:t>3</m:t>
                        </m:r>
                      </m:e>
                    </m:mr>
                    <m:mr>
                      <m:e>
                        <m:r>
                          <m:t>1</m:t>
                        </m:r>
                      </m:e>
                    </m:mr>
                  </m:m>
                </m:e>
              </m:d>
            </m:e>
            <m:e>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e>
          </m:eqArr>
        </m:oMath>
      </m:oMathPara>
    </w:p>
    <w:p>
      <w:pPr>
        <w:pStyle w:val="FirstParagraph"/>
      </w:pPr>
      <w:r>
        <w:t xml:space="preserve">Check:</w:t>
      </w:r>
      <w:r>
        <w:t xml:space="preserve"> </w:t>
      </w:r>
      <m:oMath>
        <m:r>
          <m:rPr>
            <m:sty m:val="bi"/>
          </m:rPr>
          <m:t>A</m:t>
        </m:r>
        <m:d>
          <m:dPr>
            <m:begChr m:val="["/>
            <m:sepChr m:val=""/>
            <m:endChr m:val="]"/>
            <m:grow/>
          </m:dPr>
          <m:e>
            <m:m>
              <m:mPr>
                <m:baseJc m:val="center"/>
                <m:plcHide m:val="on"/>
                <m:mcs>
                  <m:mc>
                    <m:mcPr>
                      <m:mcJc m:val="center"/>
                      <m:count m:val="1"/>
                    </m:mcPr>
                  </m:mc>
                </m:mcs>
              </m:mPr>
              <m:mr>
                <m:e>
                  <m:r>
                    <m:t>1</m:t>
                  </m:r>
                </m:e>
              </m:mr>
              <m:mr>
                <m:e>
                  <m:r>
                    <m:t>1</m:t>
                  </m:r>
                </m:e>
              </m:mr>
            </m:m>
          </m:e>
        </m:d>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w:t>
      </w:r>
    </w:p>
    <w:bookmarkEnd w:id="441"/>
    <w:bookmarkStart w:id="442" w:name="exm-matmul-zero-divisors"/>
    <w:p>
      <w:pPr>
        <w:pStyle w:val="BodyText"/>
      </w:pPr>
      <w:r>
        <w:rPr>
          <w:b/>
          <w:bCs/>
        </w:rPr>
        <w:t xml:space="preserve">Example 134 (A product of two nonzero matrices can be the zero matrix)</w:t>
      </w:r>
      <w:r>
        <w:t xml:space="preserve"> </w:t>
      </w:r>
      <w:r>
        <w:t xml:space="preserve">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r>
            <m:rPr>
              <m:sty m:val="p"/>
            </m:rPr>
            <m:t>,</m:t>
          </m:r>
        </m:oMath>
      </m:oMathPara>
    </w:p>
    <w:p>
      <w:pPr>
        <w:pStyle w:val="FirstParagraph"/>
      </w:pPr>
      <w:r>
        <w:t xml:space="preserve">neither matrix is the zero matrix (</w:t>
      </w:r>
      <w:hyperlink w:anchor="def-zero-matrix">
        <w:r>
          <w:rPr>
            <w:rStyle w:val="Hyperlink"/>
          </w:rPr>
          <w:t xml:space="preserve">Definition 23</w:t>
        </w:r>
      </w:hyperlink>
      <w:r>
        <w:t xml:space="preserve">), but</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0</m:t>
                        </m:r>
                      </m:e>
                      <m:e>
                        <m:r>
                          <m:t>1</m:t>
                        </m:r>
                        <m:r>
                          <m:rPr>
                            <m:sty m:val="p"/>
                          </m:rPr>
                          <m:t>⋅</m:t>
                        </m:r>
                        <m:r>
                          <m:t>0</m:t>
                        </m:r>
                        <m:r>
                          <m:rPr>
                            <m:sty m:val="p"/>
                          </m:rPr>
                          <m:t>+</m:t>
                        </m:r>
                        <m:r>
                          <m:t>0</m:t>
                        </m:r>
                        <m:r>
                          <m:rPr>
                            <m:sty m:val="p"/>
                          </m:rPr>
                          <m:t>⋅</m:t>
                        </m:r>
                        <m:r>
                          <m:t>1</m:t>
                        </m:r>
                      </m:e>
                    </m:mr>
                    <m:mr>
                      <m:e>
                        <m:r>
                          <m:t>0</m:t>
                        </m:r>
                        <m:r>
                          <m:rPr>
                            <m:sty m:val="p"/>
                          </m:rPr>
                          <m:t>⋅</m:t>
                        </m:r>
                        <m:r>
                          <m:t>0</m:t>
                        </m:r>
                        <m:r>
                          <m:rPr>
                            <m:sty m:val="p"/>
                          </m:rPr>
                          <m:t>+</m:t>
                        </m:r>
                        <m:r>
                          <m:t>0</m:t>
                        </m:r>
                        <m:r>
                          <m:rPr>
                            <m:sty m:val="p"/>
                          </m:rPr>
                          <m:t>⋅</m:t>
                        </m:r>
                        <m:r>
                          <m:t>0</m:t>
                        </m:r>
                      </m:e>
                      <m:e>
                        <m:r>
                          <m:t>0</m:t>
                        </m:r>
                        <m:r>
                          <m:rPr>
                            <m:sty m:val="p"/>
                          </m:rPr>
                          <m:t>⋅</m:t>
                        </m:r>
                        <m:r>
                          <m:t>0</m:t>
                        </m:r>
                        <m:r>
                          <m:rPr>
                            <m:sty m:val="p"/>
                          </m:rPr>
                          <m:t>+</m:t>
                        </m:r>
                        <m:r>
                          <m:t>0</m:t>
                        </m:r>
                        <m:r>
                          <m:rPr>
                            <m:sty m:val="p"/>
                          </m:rPr>
                          <m:t>⋅</m:t>
                        </m:r>
                        <m:r>
                          <m:t>1</m:t>
                        </m:r>
                      </m:e>
                    </m:mr>
                  </m:m>
                </m:e>
              </m:d>
            </m:e>
            <m:e>
              <m:r>
                <m:t>&amp;</m:t>
              </m:r>
              <m:r>
                <m:rPr>
                  <m:sty m:val="p"/>
                </m:rPr>
                <m:t>=</m:t>
              </m:r>
              <m:sSub>
                <m:e>
                  <m:r>
                    <m:rPr>
                      <m:sty m:val="b"/>
                    </m:rPr>
                    <m:t>0</m:t>
                  </m:r>
                </m:e>
                <m:sub>
                  <m:r>
                    <m:t>2</m:t>
                  </m:r>
                  <m:r>
                    <m:rPr>
                      <m:sty m:val="p"/>
                    </m:rPr>
                    <m:t>×</m:t>
                  </m:r>
                  <m:r>
                    <m:t>2</m:t>
                  </m:r>
                </m:sub>
              </m:sSub>
              <m:r>
                <m:rPr>
                  <m:sty m:val="p"/>
                </m:rPr>
                <m:t>.</m:t>
              </m:r>
            </m:e>
          </m:eqArr>
        </m:oMath>
      </m:oMathPara>
    </w:p>
    <w:p>
      <w:pPr>
        <w:pStyle w:val="FirstParagraph"/>
      </w:pPr>
      <w:r>
        <w:t xml:space="preserve">For numbers,</w:t>
      </w:r>
      <w:r>
        <w:t xml:space="preserve"> </w:t>
      </w:r>
      <m:oMath>
        <m:r>
          <m:t>a</m:t>
        </m:r>
        <m:r>
          <m:t>b</m:t>
        </m:r>
        <m:r>
          <m:rPr>
            <m:sty m:val="p"/>
          </m:rPr>
          <m:t>=</m:t>
        </m:r>
        <m:r>
          <m:t>0</m:t>
        </m:r>
      </m:oMath>
      <w:r>
        <w:t xml:space="preserve"> </w:t>
      </w:r>
      <w:r>
        <w:t xml:space="preserve">forces</w:t>
      </w:r>
      <w:r>
        <w:t xml:space="preserve"> </w:t>
      </w:r>
      <m:oMath>
        <m:r>
          <m:t>a</m:t>
        </m:r>
        <m:r>
          <m:rPr>
            <m:sty m:val="p"/>
          </m:rPr>
          <m:t>=</m:t>
        </m:r>
        <m:r>
          <m:t>0</m:t>
        </m:r>
      </m:oMath>
      <w:r>
        <w:t xml:space="preserve"> </w:t>
      </w:r>
      <w:r>
        <w:t xml:space="preserve">or</w:t>
      </w:r>
      <w:r>
        <w:t xml:space="preserve"> </w:t>
      </w:r>
      <m:oMath>
        <m:r>
          <m:t>b</m:t>
        </m:r>
        <m:r>
          <m:rPr>
            <m:sty m:val="p"/>
          </m:rPr>
          <m:t>=</m:t>
        </m:r>
        <m:r>
          <m:t>0</m:t>
        </m:r>
      </m:oMath>
      <w:r>
        <w:t xml:space="preserve">.</w:t>
      </w:r>
      <w:r>
        <w:t xml:space="preserve"> </w:t>
      </w:r>
      <w:r>
        <w:t xml:space="preserve">For matrices it does not.</w:t>
      </w:r>
    </w:p>
    <w:p>
      <w:pPr>
        <w:pStyle w:val="BodyText"/>
      </w:pPr>
      <w:r>
        <w:t xml:space="preserve">Because</w:t>
      </w:r>
      <w:r>
        <w:t xml:space="preserve"> </w:t>
      </w:r>
      <m:oMath>
        <m:r>
          <m:rPr>
            <m:sty m:val="bi"/>
          </m:rPr>
          <m:t>A</m:t>
        </m:r>
        <m:sSub>
          <m:e>
            <m:r>
              <m:rPr>
                <m:sty m:val="b"/>
              </m:rPr>
              <m:t>0</m:t>
            </m:r>
          </m:e>
          <m:sub>
            <m:r>
              <m:t>2</m:t>
            </m:r>
            <m:r>
              <m:rPr>
                <m:sty m:val="p"/>
              </m:rPr>
              <m:t>×</m:t>
            </m:r>
            <m:r>
              <m:t>2</m:t>
            </m:r>
          </m:sub>
        </m:sSub>
        <m:r>
          <m:rPr>
            <m:sty m:val="p"/>
          </m:rPr>
          <m:t>=</m:t>
        </m:r>
        <m:sSub>
          <m:e>
            <m:r>
              <m:rPr>
                <m:sty m:val="b"/>
              </m:rPr>
              <m:t>0</m:t>
            </m:r>
          </m:e>
          <m:sub>
            <m:r>
              <m:t>2</m:t>
            </m:r>
            <m:r>
              <m:rPr>
                <m:sty m:val="p"/>
              </m:rPr>
              <m:t>×</m:t>
            </m:r>
            <m:r>
              <m:t>2</m:t>
            </m:r>
          </m:sub>
        </m:sSub>
        <m:r>
          <m:rPr>
            <m:sty m:val="p"/>
          </m:rPr>
          <m:t>=</m:t>
        </m:r>
        <m:r>
          <m:rPr>
            <m:sty m:val="bi"/>
          </m:rPr>
          <m:t>A</m:t>
        </m:r>
        <m:r>
          <m:rPr>
            <m:sty m:val="bi"/>
          </m:rPr>
          <m:t>B</m:t>
        </m:r>
      </m:oMath>
      <w:r>
        <w:t xml:space="preserve"> </w:t>
      </w:r>
      <w:r>
        <w:t xml:space="preserve">while</w:t>
      </w:r>
      <w:r>
        <w:t xml:space="preserve"> </w:t>
      </w:r>
      <m:oMath>
        <m:r>
          <m:rPr>
            <m:sty m:val="bi"/>
          </m:rPr>
          <m:t>B</m:t>
        </m:r>
        <m:r>
          <m:rPr>
            <m:sty m:val="p"/>
          </m:rPr>
          <m:t>≠</m:t>
        </m:r>
        <m:sSub>
          <m:e>
            <m:r>
              <m:rPr>
                <m:sty m:val="b"/>
              </m:rPr>
              <m:t>0</m:t>
            </m:r>
          </m:e>
          <m:sub>
            <m:r>
              <m:t>2</m:t>
            </m:r>
            <m:r>
              <m:rPr>
                <m:sty m:val="p"/>
              </m:rPr>
              <m:t>×</m:t>
            </m:r>
            <m:r>
              <m:t>2</m:t>
            </m:r>
          </m:sub>
        </m:sSub>
      </m:oMath>
      <w:r>
        <w:t xml:space="preserve">,</w:t>
      </w:r>
      <w:r>
        <w:t xml:space="preserve"> </w:t>
      </w:r>
      <w:r>
        <w:t xml:space="preserve">the factor</w:t>
      </w:r>
      <w:r>
        <w:t xml:space="preserve"> </w:t>
      </w:r>
      <m:oMath>
        <m:r>
          <m:rPr>
            <m:sty m:val="bi"/>
          </m:rPr>
          <m:t>A</m:t>
        </m:r>
      </m:oMath>
      <w:r>
        <w:t xml:space="preserve"> </w:t>
      </w:r>
      <w:r>
        <w:t xml:space="preserve">cannot be cancelled from</w:t>
      </w:r>
      <w:r>
        <w:t xml:space="preserve"> </w:t>
      </w:r>
      <m:oMath>
        <m:r>
          <m:rPr>
            <m:sty m:val="bi"/>
          </m:rPr>
          <m:t>A</m:t>
        </m:r>
        <m:r>
          <m:rPr>
            <m:sty m:val="bi"/>
          </m:rPr>
          <m:t>B</m:t>
        </m:r>
        <m:r>
          <m:rPr>
            <m:sty m:val="p"/>
          </m:rPr>
          <m:t>=</m:t>
        </m:r>
        <m:r>
          <m:rPr>
            <m:sty m:val="bi"/>
          </m:rPr>
          <m:t>A</m:t>
        </m:r>
        <m:sSub>
          <m:e>
            <m:r>
              <m:rPr>
                <m:sty m:val="b"/>
              </m:rPr>
              <m:t>0</m:t>
            </m:r>
          </m:e>
          <m:sub>
            <m:r>
              <m:t>2</m:t>
            </m:r>
            <m:r>
              <m:rPr>
                <m:sty m:val="p"/>
              </m:rPr>
              <m:t>×</m:t>
            </m:r>
            <m:r>
              <m:t>2</m:t>
            </m:r>
          </m:sub>
        </m:sSub>
      </m:oMath>
      <w:r>
        <w:t xml:space="preserve">.</w:t>
      </w:r>
      <w:r>
        <w:t xml:space="preserve"> </w:t>
      </w:r>
      <w:r>
        <w:t xml:space="preserve">This does not contradict</w:t>
      </w:r>
      <w:r>
        <w:t xml:space="preserve"> </w:t>
      </w:r>
      <w:hyperlink w:anchor="thm-invertible-cancel">
        <w:r>
          <w:rPr>
            <w:rStyle w:val="Hyperlink"/>
          </w:rPr>
          <w:t xml:space="preserve">Theorem 71</w:t>
        </w:r>
      </w:hyperlink>
      <w:r>
        <w:t xml:space="preserve">,</w:t>
      </w:r>
      <w:r>
        <w:t xml:space="preserve"> </w:t>
      </w:r>
      <w:r>
        <w:t xml:space="preserve">because</w:t>
      </w:r>
      <w:r>
        <w:t xml:space="preserve"> </w:t>
      </w:r>
      <m:oMath>
        <m:r>
          <m:rPr>
            <m:sty m:val="bi"/>
          </m:rPr>
          <m:t>A</m:t>
        </m:r>
      </m:oMath>
      <w:r>
        <w:t xml:space="preserve"> </w:t>
      </w:r>
      <w:r>
        <w:t xml:space="preserve">is singular:</w:t>
      </w:r>
      <w:r>
        <w:t xml:space="preserve"> </w:t>
      </w:r>
      <w:r>
        <w:t xml:space="preserve">its second row is zero, so</w:t>
      </w:r>
      <w:r>
        <w:t xml:space="preserve"> </w:t>
      </w:r>
      <m:oMath>
        <m:r>
          <m:rPr>
            <m:sty m:val="bi"/>
          </m:rPr>
          <m:t>A</m:t>
        </m:r>
        <m:r>
          <m:rPr>
            <m:sty m:val="bi"/>
          </m:rPr>
          <m:t>C</m:t>
        </m:r>
      </m:oMath>
      <w:r>
        <w:t xml:space="preserve"> </w:t>
      </w:r>
      <w:r>
        <w:t xml:space="preserve">has a zero second row for every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and</w:t>
      </w:r>
      <w:r>
        <w:t xml:space="preserve"> </w:t>
      </w:r>
      <m:oMath>
        <m:r>
          <m:rPr>
            <m:sty m:val="bi"/>
          </m:rPr>
          <m:t>A</m:t>
        </m:r>
        <m:r>
          <m:rPr>
            <m:sty m:val="bi"/>
          </m:rPr>
          <m:t>C</m:t>
        </m:r>
      </m:oMath>
      <w:r>
        <w:t xml:space="preserve"> </w:t>
      </w:r>
      <w:r>
        <w:t xml:space="preserve">can never be</w:t>
      </w:r>
      <w:r>
        <w:t xml:space="preserve"> </w:t>
      </w:r>
      <m:oMath>
        <m:sSub>
          <m:e>
            <m:r>
              <m:rPr>
                <m:sty m:val="bi"/>
              </m:rPr>
              <m:t>I</m:t>
            </m:r>
          </m:e>
          <m:sub>
            <m:r>
              <m:t>2</m:t>
            </m:r>
          </m:sub>
        </m:sSub>
      </m:oMath>
      <w:r>
        <w:t xml:space="preserve">.</w:t>
      </w:r>
    </w:p>
    <w:bookmarkEnd w:id="442"/>
    <w:bookmarkStart w:id="443" w:name="rem-matrix-vs-scalar-arithmetic"/>
    <w:p>
      <w:pPr>
        <w:pStyle w:val="BodyText"/>
      </w:pPr>
      <w:r>
        <w:rPr>
          <w:i/>
          <w:iCs/>
        </w:rPr>
        <w:t xml:space="preserve">Remark 30</w:t>
      </w:r>
      <w:r>
        <w:t xml:space="preserve"> (Matrix arithmetic compared with scalar arithmetic). </w:t>
      </w:r>
      <w:r>
        <w:rPr>
          <w:b/>
          <w:bCs/>
        </w:rPr>
        <w:t xml:space="preserve">Sums and differences.</w:t>
      </w:r>
      <w:r>
        <w:t xml:space="preserve"> </w:t>
      </w:r>
      <w:r>
        <w:t xml:space="preserve">Matrix addition has every property that addition of numbers has:</w:t>
      </w:r>
      <w:r>
        <w:t xml:space="preserve"> </w:t>
      </w:r>
      <w:r>
        <w:t xml:space="preserve">it is commutative (</w:t>
      </w:r>
      <w:hyperlink w:anchor="thm-matadd-commutative">
        <w:r>
          <w:rPr>
            <w:rStyle w:val="Hyperlink"/>
          </w:rPr>
          <w:t xml:space="preserve">Theorem 4</w:t>
        </w:r>
      </w:hyperlink>
      <w:r>
        <w:t xml:space="preserve">),</w:t>
      </w:r>
      <w:r>
        <w:t xml:space="preserve"> </w:t>
      </w:r>
      <w:r>
        <w:t xml:space="preserve">associative (</w:t>
      </w:r>
      <w:hyperlink w:anchor="thm-matadd-assoc">
        <w:r>
          <w:rPr>
            <w:rStyle w:val="Hyperlink"/>
          </w:rPr>
          <w:t xml:space="preserve">Theorem 5</w:t>
        </w:r>
      </w:hyperlink>
      <w:r>
        <w:t xml:space="preserve">),</w:t>
      </w:r>
      <w:r>
        <w:t xml:space="preserve"> </w:t>
      </w:r>
      <w:r>
        <w:t xml:space="preserve">has the zero matrix as its identity (</w:t>
      </w:r>
      <w:hyperlink w:anchor="thm-matadd-identity">
        <w:r>
          <w:rPr>
            <w:rStyle w:val="Hyperlink"/>
          </w:rPr>
          <w:t xml:space="preserve">Theorem 6</w:t>
        </w:r>
      </w:hyperlink>
      <w:r>
        <w:t xml:space="preserve">),</w:t>
      </w:r>
      <w:r>
        <w:t xml:space="preserve"> </w:t>
      </w:r>
      <w:r>
        <w:t xml:space="preserve">and gives each matrix a negative (</w:t>
      </w:r>
      <w:hyperlink w:anchor="thm-matadd-inverse">
        <w:r>
          <w:rPr>
            <w:rStyle w:val="Hyperlink"/>
          </w:rPr>
          <w:t xml:space="preserve">Theorem 7</w:t>
        </w:r>
      </w:hyperlink>
      <w:r>
        <w:t xml:space="preserve">).</w:t>
      </w:r>
      <w:r>
        <w:t xml:space="preserve"> </w:t>
      </w:r>
      <w:r>
        <w:t xml:space="preserve">The only new condition is that</w:t>
      </w:r>
      <w:r>
        <w:t xml:space="preserve"> </w:t>
      </w:r>
      <m:oMath>
        <m:r>
          <m:rPr>
            <m:sty m:val="bi"/>
          </m:rPr>
          <m:t>A</m:t>
        </m:r>
        <m:r>
          <m:rPr>
            <m:sty m:val="p"/>
          </m:rPr>
          <m:t>+</m:t>
        </m:r>
        <m:r>
          <m:rPr>
            <m:sty m:val="bi"/>
          </m:rPr>
          <m:t>B</m:t>
        </m:r>
      </m:oMath>
      <w:r>
        <w:t xml:space="preserve"> </w:t>
      </w:r>
      <w:r>
        <w:t xml:space="preserve">is defined only when</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dimensions.</w:t>
      </w:r>
    </w:p>
    <w:p>
      <w:pPr>
        <w:pStyle w:val="BodyText"/>
      </w:pPr>
      <w:r>
        <w:rPr>
          <w:b/>
          <w:bCs/>
        </w:rPr>
        <w:t xml:space="preserve">Products.</w:t>
      </w:r>
      <w:r>
        <w:t xml:space="preserve"> </w:t>
      </w:r>
      <w:r>
        <w:t xml:space="preserve">Matrix multiplication keeps three properties of multiplication of numbers:</w:t>
      </w:r>
      <w:r>
        <w:t xml:space="preserve"> </w:t>
      </w:r>
      <w:r>
        <w:t xml:space="preserve">it is associative (</w:t>
      </w:r>
      <w:hyperlink w:anchor="thm-matmul-assoc">
        <w:r>
          <w:rPr>
            <w:rStyle w:val="Hyperlink"/>
          </w:rPr>
          <w:t xml:space="preserve">Theorem 8</w:t>
        </w:r>
      </w:hyperlink>
      <w:r>
        <w:t xml:space="preserve">),</w:t>
      </w:r>
      <w:r>
        <w:t xml:space="preserve"> </w:t>
      </w:r>
      <w:r>
        <w:t xml:space="preserve">it is distributive over addition (</w:t>
      </w:r>
      <w:hyperlink w:anchor="thm-matmul-distrib">
        <w:r>
          <w:rPr>
            <w:rStyle w:val="Hyperlink"/>
          </w:rPr>
          <w:t xml:space="preserve">Theorem 9</w:t>
        </w:r>
      </w:hyperlink>
      <w:r>
        <w:t xml:space="preserve">),</w:t>
      </w:r>
      <w:r>
        <w:t xml:space="preserve"> </w:t>
      </w:r>
      <w:r>
        <w:t xml:space="preserve">and it has an identity,</w:t>
      </w:r>
      <w:r>
        <w:t xml:space="preserve"> </w:t>
      </w:r>
      <m:oMath>
        <m:sSub>
          <m:e>
            <m:r>
              <m:rPr>
                <m:sty m:val="bi"/>
              </m:rPr>
              <m:t>I</m:t>
            </m:r>
          </m:e>
          <m:sub>
            <m:r>
              <m:t>p</m:t>
            </m:r>
          </m:sub>
        </m:sSub>
      </m:oMath>
      <w:r>
        <w:t xml:space="preserve"> </w:t>
      </w:r>
      <w:r>
        <w:t xml:space="preserve">(</w:t>
      </w:r>
      <w:hyperlink w:anchor="thm-identity">
        <w:r>
          <w:rPr>
            <w:rStyle w:val="Hyperlink"/>
          </w:rPr>
          <w:t xml:space="preserve">Theorem 11</w:t>
        </w:r>
      </w:hyperlink>
      <w:r>
        <w:t xml:space="preserve">).</w:t>
      </w:r>
      <w:r>
        <w:t xml:space="preserve"> </w:t>
      </w:r>
      <w:r>
        <w:t xml:space="preserve">It differs from multiplication of numbers in four ways:</w:t>
      </w:r>
    </w:p>
    <w:p>
      <w:pPr>
        <w:pStyle w:val="Compact"/>
        <w:numPr>
          <w:ilvl w:val="0"/>
          <w:numId w:val="1072"/>
        </w:numPr>
      </w:pPr>
      <m:oMath>
        <m:r>
          <m:rPr>
            <m:sty m:val="bi"/>
          </m:rPr>
          <m:t>A</m:t>
        </m:r>
        <m:r>
          <m:rPr>
            <m:sty m:val="bi"/>
          </m:rPr>
          <m:t>B</m:t>
        </m:r>
      </m:oMath>
      <w:r>
        <w:t xml:space="preserve"> </w:t>
      </w:r>
      <w:r>
        <w:t xml:space="preserve">is defined only when the number of columns of</w:t>
      </w:r>
      <w:r>
        <w:t xml:space="preserve"> </w:t>
      </w:r>
      <m:oMath>
        <m:r>
          <m:rPr>
            <m:sty m:val="bi"/>
          </m:rPr>
          <m:t>A</m:t>
        </m:r>
      </m:oMath>
      <w:r>
        <w:t xml:space="preserve"> </w:t>
      </w:r>
      <w:r>
        <w:t xml:space="preserve">equals the number of rows of</w:t>
      </w:r>
      <w:r>
        <w:t xml:space="preserve"> </w:t>
      </w:r>
      <m:oMath>
        <m:r>
          <m:rPr>
            <m:sty m:val="bi"/>
          </m:rPr>
          <m:t>B</m:t>
        </m:r>
      </m:oMath>
      <w:r>
        <w:t xml:space="preserve"> </w:t>
      </w:r>
      <w:r>
        <w:t xml:space="preserve">(4).</w:t>
      </w:r>
    </w:p>
    <w:p>
      <w:pPr>
        <w:pStyle w:val="Compact"/>
        <w:numPr>
          <w:ilvl w:val="0"/>
          <w:numId w:val="1072"/>
        </w:numPr>
      </w:pPr>
      <w:r>
        <w:t xml:space="preserve">It is not commutative:</w:t>
      </w:r>
      <w:r>
        <w:t xml:space="preserve"> </w:t>
      </w:r>
      <m:oMath>
        <m:r>
          <m:rPr>
            <m:sty m:val="bi"/>
          </m:rPr>
          <m:t>A</m:t>
        </m:r>
        <m:r>
          <m:rPr>
            <m:sty m:val="bi"/>
          </m:rPr>
          <m:t>B</m:t>
        </m:r>
        <m:r>
          <m:rPr>
            <m:sty m:val="p"/>
          </m:rPr>
          <m:t>≠</m:t>
        </m:r>
        <m:r>
          <m:rPr>
            <m:sty m:val="bi"/>
          </m:rPr>
          <m:t>B</m:t>
        </m:r>
        <m:r>
          <m:rPr>
            <m:sty m:val="bi"/>
          </m:rPr>
          <m:t>A</m:t>
        </m:r>
      </m:oMath>
      <w:r>
        <w:t xml:space="preserve"> </w:t>
      </w:r>
      <w:r>
        <w:t xml:space="preserve">in general (</w:t>
      </w:r>
      <w:hyperlink w:anchor="rem-matmul-not-commutative">
        <w:r>
          <w:rPr>
            <w:rStyle w:val="Hyperlink"/>
          </w:rPr>
          <w:t xml:space="preserve">Remark 12</w:t>
        </w:r>
      </w:hyperlink>
      <w:r>
        <w:t xml:space="preserve">).</w:t>
      </w:r>
    </w:p>
    <w:p>
      <w:pPr>
        <w:pStyle w:val="Compact"/>
        <w:numPr>
          <w:ilvl w:val="0"/>
          <w:numId w:val="1072"/>
        </w:numPr>
      </w:pPr>
      <w:r>
        <w:t xml:space="preserve">A nonzero square matrix need not have an inverse (</w:t>
      </w:r>
      <w:hyperlink w:anchor="exm-invertible-matrix">
        <w:r>
          <w:rPr>
            <w:rStyle w:val="Hyperlink"/>
          </w:rPr>
          <w:t xml:space="preserve">Example 130</w:t>
        </w:r>
      </w:hyperlink>
      <w:r>
        <w:t xml:space="preserve">).</w:t>
      </w:r>
    </w:p>
    <w:p>
      <w:pPr>
        <w:pStyle w:val="Compact"/>
        <w:numPr>
          <w:ilvl w:val="0"/>
          <w:numId w:val="1072"/>
        </w:numPr>
      </w:pPr>
      <m:oMath>
        <m:r>
          <m:rPr>
            <m:sty m:val="bi"/>
          </m:rPr>
          <m:t>A</m:t>
        </m:r>
        <m:r>
          <m:rPr>
            <m:sty m:val="bi"/>
          </m:rPr>
          <m:t>B</m:t>
        </m:r>
        <m:r>
          <m:rPr>
            <m:sty m:val="p"/>
          </m:rPr>
          <m:t>=</m:t>
        </m:r>
        <m:r>
          <m:rPr>
            <m:sty m:val="b"/>
          </m:rPr>
          <m:t>0</m:t>
        </m:r>
      </m:oMath>
      <w:r>
        <w:t xml:space="preserve"> </w:t>
      </w:r>
      <w:r>
        <w:t xml:space="preserve">can hold with</w:t>
      </w:r>
      <w:r>
        <w:t xml:space="preserve"> </w:t>
      </w:r>
      <m:oMath>
        <m:r>
          <m:rPr>
            <m:sty m:val="bi"/>
          </m:rPr>
          <m:t>A</m:t>
        </m:r>
        <m:r>
          <m:rPr>
            <m:sty m:val="p"/>
          </m:rPr>
          <m:t>≠</m:t>
        </m:r>
        <m:r>
          <m:rPr>
            <m:sty m:val="b"/>
          </m:rPr>
          <m:t>0</m:t>
        </m:r>
      </m:oMath>
      <w:r>
        <w:t xml:space="preserve"> </w:t>
      </w:r>
      <w:r>
        <w:t xml:space="preserve">and</w:t>
      </w:r>
      <w:r>
        <w:t xml:space="preserve"> </w:t>
      </w:r>
      <m:oMath>
        <m:r>
          <m:rPr>
            <m:sty m:val="bi"/>
          </m:rPr>
          <m:t>B</m:t>
        </m:r>
        <m:r>
          <m:rPr>
            <m:sty m:val="p"/>
          </m:rPr>
          <m:t>≠</m:t>
        </m:r>
        <m:r>
          <m:rPr>
            <m:sty m:val="b"/>
          </m:rPr>
          <m:t>0</m:t>
        </m:r>
      </m:oMath>
      <w:r>
        <w:t xml:space="preserve"> </w:t>
      </w:r>
      <w:r>
        <w:t xml:space="preserve">(</w:t>
      </w:r>
      <w:hyperlink w:anchor="exm-matmul-zero-divisors">
        <w:r>
          <w:rPr>
            <w:rStyle w:val="Hyperlink"/>
          </w:rPr>
          <w:t xml:space="preserve">Example 134</w:t>
        </w:r>
      </w:hyperlink>
      <w:r>
        <w:t xml:space="preserve">),</w:t>
      </w:r>
      <w:r>
        <w:t xml:space="preserve"> </w:t>
      </w:r>
      <w:r>
        <w:t xml:space="preserve">so a factor cannot be cancelled from</w:t>
      </w:r>
      <w:r>
        <w:t xml:space="preserve"> </w:t>
      </w:r>
      <m:oMath>
        <m:r>
          <m:rPr>
            <m:sty m:val="bi"/>
          </m:rPr>
          <m:t>A</m:t>
        </m:r>
        <m:r>
          <m:rPr>
            <m:sty m:val="bi"/>
          </m:rPr>
          <m:t>B</m:t>
        </m:r>
        <m:r>
          <m:rPr>
            <m:sty m:val="p"/>
          </m:rPr>
          <m:t>=</m:t>
        </m:r>
        <m:r>
          <m:rPr>
            <m:sty m:val="bi"/>
          </m:rPr>
          <m:t>A</m:t>
        </m:r>
        <m:r>
          <m:rPr>
            <m:sty m:val="bi"/>
          </m:rPr>
          <m:t>C</m:t>
        </m:r>
      </m:oMath>
      <w:r>
        <w:t xml:space="preserve"> </w:t>
      </w:r>
      <w:r>
        <w:t xml:space="preserve">unless it is invertible (</w:t>
      </w:r>
      <w:hyperlink w:anchor="thm-invertible-cancel">
        <w:r>
          <w:rPr>
            <w:rStyle w:val="Hyperlink"/>
          </w:rPr>
          <w:t xml:space="preserve">Theorem 71</w:t>
        </w:r>
      </w:hyperlink>
      <w:r>
        <w:t xml:space="preserve">).</w:t>
      </w:r>
    </w:p>
    <w:bookmarkEnd w:id="443"/>
    <w:bookmarkStart w:id="444" w:name="def-idempotent-matrix"/>
    <w:p>
      <w:pPr>
        <w:pStyle w:val="FirstParagraph"/>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[66]</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44"/>
    <w:bookmarkStart w:id="445" w:name="exm-idempotent"/>
    <w:p>
      <w:pPr>
        <w:pStyle w:val="FirstParagraph"/>
      </w:pPr>
      <w:r>
        <w:rPr>
          <w:b/>
          <w:bCs/>
        </w:rPr>
        <w:t xml:space="preserve">Example 135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45"/>
    <w:bookmarkStart w:id="446" w:name="exm-not-idempotent"/>
    <w:p>
      <w:pPr>
        <w:pStyle w:val="BodyText"/>
      </w:pPr>
      <w:r>
        <w:rPr>
          <w:b/>
          <w:bCs/>
        </w:rPr>
        <w:t xml:space="preserve">Example 136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46"/>
    <w:bookmarkStart w:id="447"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47"/>
    <w:bookmarkStart w:id="448"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48"/>
    <w:bookmarkStart w:id="449" w:name="exm-projection-matrix"/>
    <w:p>
      <w:pPr>
        <w:pStyle w:val="BodyText"/>
      </w:pPr>
      <w:r>
        <w:rPr>
          <w:b/>
          <w:bCs/>
        </w:rPr>
        <w:t xml:space="preserve">Example 137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49"/>
    <w:bookmarkStart w:id="450" w:name="rem-projection-matrix-terminology"/>
    <w:p>
      <w:pPr>
        <w:pStyle w:val="BodyText"/>
      </w:pPr>
      <w:r>
        <w:rPr>
          <w:i/>
          <w:iCs/>
        </w:rPr>
        <w:t xml:space="preserve">Remark 31</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137</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137</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50"/>
    <w:bookmarkStart w:id="451" w:name="thm-projection-complement"/>
    <w:p>
      <w:pPr>
        <w:pStyle w:val="BodyText"/>
      </w:pPr>
      <w:r>
        <w:rPr>
          <w:b/>
          <w:bCs/>
        </w:rPr>
        <w:t xml:space="preserve">Theorem 72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5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52" w:name="thm-projection-orthogonal"/>
    <w:p>
      <w:pPr>
        <w:pStyle w:val="FirstParagraph"/>
      </w:pPr>
      <w:r>
        <w:rPr>
          <w:b/>
          <w:bCs/>
        </w:rPr>
        <w:t xml:space="preserve">Theorem 73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w:r>
        <w:t xml:space="preserve">$\mathord{\smash[b]{\underset{\raise.3ex\hbox{$\scriptstyle\sim$}}{v}}\vphantom{v}}$</w:t>
      </w:r>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w:r>
        <w:t xml:space="preserve">$$\mathord{\smash[b]{\underset{\raise.3ex\hbox{$\scriptstyle\sim$}}{v}}\vphantom{v}} = \underbrace{\mathbf{P}\mathord{\smash[b]{\underset{\raise.3ex\hbox{$\scriptstyle\sim$}}{v}}\vphantom{v}}}_{\text{projected}} + \underbrace{(\mathbf{I}_p - \mathbf{P})\mathord{\smash[b]{\underset{\raise.3ex\hbox{$\scriptstyle\sim$}}{v}}\vphantom{v}}}_{\text{residual}}$$</w:t>
      </w:r>
    </w:p>
    <w:p>
      <w:pPr>
        <w:pStyle w:val="FirstParagraph"/>
      </w:pPr>
      <w:r>
        <w:t xml:space="preserve">are orthogonal:</w:t>
      </w:r>
    </w:p>
    <w:p>
      <w:pPr>
        <w:pStyle w:val="BodyText"/>
      </w:pPr>
      <w:r>
        <w:t xml:space="preserve">$$\mathbf{P}\mathord{\smash[b]{\underset{\raise.3ex\hbox{$\scriptstyle\sim$}}{v}}\vphantom{v}} \;\perp\; (\mathbf{I}_p - \mathbf{P})\mathord{\smash[b]{\underset{\raise.3ex\hbox{$\scriptstyle\sim$}}{v}}\vphantom{v}}$$</w:t>
      </w:r>
    </w:p>
    <w:bookmarkEnd w:id="452"/>
    <w:p>
      <w:pPr>
        <w:pStyle w:val="FirstParagraph"/>
      </w:pPr>
      <w:r>
        <w:rPr>
          <w:i/>
          <w:iCs/>
        </w:rPr>
        <w:t xml:space="preserve">Proof</w:t>
      </w:r>
      <w:r>
        <w:t xml:space="preserve">. </w:t>
      </w:r>
    </w:p>
    <w:p>
      <w:pPr>
        <w:pStyle w:val="BodyText"/>
      </w:pPr>
      <w:r>
        <w:t xml:space="preserve">$$\begin{aligned}
    {(\mathbf{P}\mathord{\smash[b]{\underset{\raise.3ex\hbox{$\scriptstyle\sim$}}{v}}\vphantom{v}})}^{\top}\,(\mathbf{I} - \mathbf{P})\mathord{\smash[b]{\underset{\raise.3ex\hbox{$\scriptstyle\sim$}}{v}}\vphantom{v}}
    &amp;= {\mathord{\smash[b]{\underset{\raise.3ex\hbox{$\scriptstyle\sim$}}{v}}\vphantom{v}}}^{\top}\,{\mathbf{P}}^{\top}\,(\mathbf{I} - \mathbf{P})\mathord{\smash[b]{\underset{\raise.3ex\hbox{$\scriptstyle\sim$}}{v}}\vphantom{v}} \\
    &amp;= {\mathord{\smash[b]{\underset{\raise.3ex\hbox{$\scriptstyle\sim$}}{v}}\vphantom{v}}}^{\top}\,\mathbf{P}\,(\mathbf{I} - \mathbf{P})\mathord{\smash[b]{\underset{\raise.3ex\hbox{$\scriptstyle\sim$}}{v}}\vphantom{v}} \\
    &amp;= {\mathord{\smash[b]{\underset{\raise.3ex\hbox{$\scriptstyle\sim$}}{v}}\vphantom{v}}}^{\top}\,(\mathbf{P} - \mathbf{P}^2)\mathord{\smash[b]{\underset{\raise.3ex\hbox{$\scriptstyle\sim$}}{v}}\vphantom{v}} \\
    &amp;= {\mathord{\smash[b]{\underset{\raise.3ex\hbox{$\scriptstyle\sim$}}{v}}\vphantom{v}}}^{\top}\,(\mathbf{P} - \mathbf{P})\mathord{\smash[b]{\underset{\raise.3ex\hbox{$\scriptstyle\sim$}}{v}}\vphantom{v}} \\
    &amp;= {\mathord{\smash[b]{\underset{\raise.3ex\hbox{$\scriptstyle\sim$}}{v}}\vphantom{v}}}^{\top}\,\mathbf{0}\,\mathord{\smash[b]{\underset{\raise.3ex\hbox{$\scriptstyle\sim$}}{v}}\vphantom{v}} \\
    &amp;= 0
    \end{aligned}$$</w:t>
      </w:r>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53"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[67]</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53"/>
    <w:bookmarkStart w:id="454" w:name="exm-orthogonal-matrix"/>
    <w:p>
      <w:pPr>
        <w:pStyle w:val="FirstParagraph"/>
      </w:pPr>
      <w:r>
        <w:rPr>
          <w:b/>
          <w:bCs/>
        </w:rPr>
        <w:t xml:space="preserve">Example 138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[47, Ch.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54"/>
    <w:bookmarkStart w:id="455" w:name="exm-not-orthogonal-matrix"/>
    <w:p>
      <w:pPr>
        <w:pStyle w:val="FirstParagraph"/>
      </w:pPr>
      <w:r>
        <w:rPr>
          <w:b/>
          <w:bCs/>
        </w:rPr>
        <w:t xml:space="preserve">Example 139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55"/>
    <w:bookmarkStart w:id="456" w:name="rem-orthogonal-matrix-columns"/>
    <w:p>
      <w:pPr>
        <w:pStyle w:val="BodyText"/>
      </w:pPr>
      <w:r>
        <w:rPr>
          <w:i/>
          <w:iCs/>
        </w:rPr>
        <w:t xml:space="preserve">Remark 32</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[47, Ch.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138</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56"/>
    <w:bookmarkStart w:id="457" w:name="thm-orthogonal-norm"/>
    <w:p>
      <w:pPr>
        <w:pStyle w:val="BodyText"/>
      </w:pPr>
      <w:r>
        <w:rPr>
          <w:b/>
          <w:bCs/>
        </w:rPr>
        <w:t xml:space="preserve">Theorem 74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\mathopen{}\left\lVert\mathbf{Q}\mathord{\smash[b]{\underset{\raise.3ex\hbox{$\scriptstyle\sim$}}{x}}\vphantom{x}}\right\rVert\mathclose{} = \mathopen{}\left\lVert\mathord{\smash[b]{\underset{\raise.3ex\hbox{$\scriptstyle\sim$}}{x}}\vphantom{x}}\right\rVert\mathclose{}
    $$</w:t>
      </w:r>
    </w:p>
    <w:bookmarkEnd w:id="457"/>
    <w:p>
      <w:pPr>
        <w:pStyle w:val="FirstParagraph"/>
      </w:pPr>
      <w:r>
        <w:rPr>
          <w:i/>
          <w:iCs/>
        </w:rPr>
        <w:t xml:space="preserve">Proof</w:t>
      </w:r>
      <w:r>
        <w:t xml:space="preserve">. </w:t>
      </w:r>
    </w:p>
    <w:p>
      <w:pPr>
        <w:pStyle w:val="BodyText"/>
      </w:pPr>
      <w:r>
        <w:t xml:space="preserve">$$
    \begin{aligned}
    \mathopen{}\left\lVert\mathbf{Q}\mathord{\smash[b]{\underset{\raise.3ex\hbox{$\scriptstyle\sim$}}{x}}\vphantom{x}}\right\rVert\mathclose{}^2
    &amp;= (\mathbf{Q}\mathord{\smash[b]{\underset{\raise.3ex\hbox{$\scriptstyle\sim$}}{x}}\vphantom{x}}) \cdot (\mathbf{Q}\mathord{\smash[b]{\underset{\raise.3ex\hbox{$\scriptstyle\sim$}}{x}}\vphantom{x}})
    &amp;&amp; \text{(definition of the Euclidean norm)}
    \\
    &amp;= {(\mathbf{Q}\mathord{\smash[b]{\underset{\raise.3ex\hbox{$\scriptstyle\sim$}}{x}}\vphantom{x}})}^{\top}\,(\mathbf{Q}\mathord{\smash[b]{\underset{\raise.3ex\hbox{$\scriptstyle\sim$}}{x}}\vphantom{x}})
    &amp;&amp; \text{(dot product as a matrix product)}
    \\
    &amp;= {\mathord{\smash[b]{\underset{\raise.3ex\hbox{$\scriptstyle\sim$}}{x}}\vphantom{x}}}^{\top}\,{\mathbf{Q}}^{\top}\,(\mathbf{Q}\mathord{\smash[b]{\underset{\raise.3ex\hbox{$\scriptstyle\sim$}}{x}}\vphantom{x}})
    &amp;&amp; \text{(transpose of a product)}
    \\
    &amp;= {\mathord{\smash[b]{\underset{\raise.3ex\hbox{$\scriptstyle\sim$}}{x}}\vphantom{x}}}^{\top}\,({\mathbf{Q}}^{\top}\mathbf{Q})\,\mathord{\smash[b]{\underset{\raise.3ex\hbox{$\scriptstyle\sim$}}{x}}\vphantom{x}}
    &amp;&amp; \text{(regroup; matrix multiplication is associative)}
    \\
    &amp;= {\mathord{\smash[b]{\underset{\raise.3ex\hbox{$\scriptstyle\sim$}}{x}}\vphantom{x}}}^{\top}\,\mathbf{I}_p\,\mathord{\smash[b]{\underset{\raise.3ex\hbox{$\scriptstyle\sim$}}{x}}\vphantom{x}}
    &amp;&amp; \text{(definition of an orthogonal matrix)}
    \\
    &amp;= {\mathord{\smash[b]{\underset{\raise.3ex\hbox{$\scriptstyle\sim$}}{x}}\vphantom{x}}}^{\top}\,\mathord{\smash[b]{\underset{\raise.3ex\hbox{$\scriptstyle\sim$}}{x}}\vphantom{x}}
    &amp;&amp; \text{(identity matrix)}
    \\
    &amp;= \mathopen{}\left\lVert\mathord{\smash[b]{\underset{\raise.3ex\hbox{$\scriptstyle\sim$}}{x}}\vphantom{x}}\right\rVert\mathclose{}^2
    &amp;&amp; \text{(definition of the Euclidean norm)}
    \end{aligned}
    $$</w:t>
      </w:r>
    </w:p>
    <w:p>
      <w:pPr>
        <w:pStyle w:val="FirstParagraph"/>
      </w:pPr>
      <w:r>
        <w:t xml:space="preserve">Both norms are nonnegative square roots,</w:t>
      </w:r>
      <w:r>
        <w:t xml:space="preserve"> </w:t>
      </w:r>
      <w:r>
        <w:t xml:space="preserve">so equal squares give</w:t>
      </w:r>
      <w:r>
        <w:t xml:space="preserve"> </w:t>
      </w:r>
      <w:r>
        <w:t xml:space="preserve">$\mathopen{}\left\lVert\mathbf{Q}\mathord{\smash[b]{\underset{\raise.3ex\hbox{$\scriptstyle\sim$}}{x}}\vphantom{x}}\right\rVert\mathclose{} = \mathopen{}\left\lVert\mathord{\smash[b]{\underset{\raise.3ex\hbox{$\scriptstyle\sim$}}{x}}\vphantom{x}}\right\rVert\mathclose{}$</w:t>
      </w:r>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20</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58" w:name="exm-orthogonal-norm"/>
    <w:p>
      <w:pPr>
        <w:pStyle w:val="BodyText"/>
      </w:pPr>
      <w:r>
        <w:rPr>
          <w:b/>
          <w:bCs/>
        </w:rPr>
        <w:t xml:space="preserve">Example 140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138</w:t>
        </w:r>
      </w:hyperlink>
      <w:r>
        <w:t xml:space="preserve"> </w:t>
      </w:r>
      <w:r>
        <w:t xml:space="preserve">and</w:t>
      </w:r>
      <w:r>
        <w:t xml:space="preserve"> </w:t>
      </w:r>
      <w:r>
        <w:t xml:space="preserve">$\mathord{\smash[b]{\underset{\raise.3ex\hbox{$\scriptstyle\sim$}}{x}}\vphantom{x}}= (3, 4)$</w:t>
      </w:r>
      <w:r>
        <w:t xml:space="preserve"> </w:t>
      </w:r>
      <w:r>
        <w:t xml:space="preserve">from</w:t>
      </w:r>
      <w:r>
        <w:t xml:space="preserve"> </w:t>
      </w:r>
      <w:hyperlink w:anchor="exm-euclidean-norm">
        <w:r>
          <w:rPr>
            <w:rStyle w:val="Hyperlink"/>
          </w:rPr>
          <w:t xml:space="preserve">Example 11</w:t>
        </w:r>
      </w:hyperlink>
      <w:r>
        <w:t xml:space="preserve">:</w:t>
      </w:r>
    </w:p>
    <w:p>
      <w:pPr>
        <w:pStyle w:val="BodyText"/>
      </w:pPr>
      <w:r>
        <w:t xml:space="preserve">$$
    \begin{aligned}
    \mathbf{Q}\mathord{\smash[b]{\underset{\raise.3ex\hbox{$\scriptstyle\sim$}}{x}}\vphantom{x}}
    &amp;= \begin{bmatrix} 0.6 \cdot 3 - 0.8 \cdot 4 \\ 0.8 \cdot 3 + 0.6 \cdot 4 \end{bmatrix}
    &amp;&amp; \text{(definition of matrix-vector multiplication)}
    \\
    &amp;= \begin{bmatrix} 1.8 - 3.2 \\ 2.4 + 2.4 \end{bmatrix}
    &amp;&amp; \text{(multiply)}
    \\
    &amp;= \begin{bmatrix} -1.4 \\ 4.8 \end{bmatrix}
    &amp;&amp; \text{(add)}
    \end{aligned}
    $$</w:t>
      </w:r>
    </w:p>
    <w:p>
      <w:pPr>
        <w:pStyle w:val="FirstParagraph"/>
      </w:pPr>
      <w:r>
        <w:t xml:space="preserve">$$
    \begin{aligned}
    \mathopen{}\left\lVert\mathbf{Q}\mathord{\smash[b]{\underset{\raise.3ex\hbox{$\scriptstyle\sim$}}{x}}\vphantom{x}}\right\rVert\mathclose{}
    &amp;= \sqrt{(-1.4)^2 + 4.8^2}
    &amp;&amp; \text{(definition of the norm)}
    \\
    &amp;= \sqrt{1.96 + 23.04}
    &amp;&amp; \text{(square)}
    \\
    &amp;= \sqrt{25}
    &amp;&amp; \text{(add)}
    \\
    &amp;= 5
    &amp;&amp; \text{(take the square root)}
    \end{aligned}
    $$</w:t>
      </w:r>
    </w:p>
    <w:p>
      <w:pPr>
        <w:pStyle w:val="FirstParagraph"/>
      </w:pPr>
      <w:r>
        <w:t xml:space="preserve">which is</w:t>
      </w:r>
      <w:r>
        <w:t xml:space="preserve"> </w:t>
      </w:r>
      <w:r>
        <w:t xml:space="preserve">$\mathopen{}\left\lVert\mathord{\smash[b]{\underset{\raise.3ex\hbox{$\scriptstyle\sim$}}{x}}\vphantom{x}}\right\rVert\mathclose{} = 5$</w:t>
      </w:r>
      <w:r>
        <w:t xml:space="preserve">.</w:t>
      </w:r>
    </w:p>
    <w:bookmarkEnd w:id="458"/>
    <w:bookmarkEnd w:id="459"/>
    <w:bookmarkStart w:id="470" w:name="quadratic-forms"/>
    <w:p>
      <w:pPr>
        <w:pStyle w:val="Heading2"/>
      </w:pPr>
      <w:r>
        <w:t xml:space="preserve">15 Quadratic Forms</w:t>
      </w:r>
    </w:p>
    <w:bookmarkStart w:id="460"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[68]</w:t>
      </w:r>
      <w:r>
        <w:t xml:space="preserve"> </w:t>
      </w:r>
      <w:r>
        <w:t xml:space="preserve">is a mathematical expression of the structure</w:t>
      </w:r>
    </w:p>
    <w:p>
      <w:pPr>
        <w:pStyle w:val="BodyText"/>
      </w:pPr>
      <w:r>
        <w:t xml:space="preserve">$${\mathord{\smash[b]{\underset{\raise.3ex\hbox{$\scriptstyle\sim$}}{x}}\vphantom{x}}}^{\top}\, \mathbf{S}\, \mathord{\smash[b]{\underset{\raise.3ex\hbox{$\scriptstyle\sim$}}{x}}\vphantom{x}}$$</w:t>
      </w:r>
    </w:p>
    <w:p>
      <w:pPr>
        <w:pStyle w:val="FirstParagraph"/>
      </w:pPr>
      <w:r>
        <w:t xml:space="preserve">where</w:t>
      </w:r>
      <w:r>
        <w:t xml:space="preserve"> </w:t>
      </w:r>
      <w:r>
        <w:t xml:space="preserve">$\mathord{\smash[b]{\underset{\raise.3ex\hbox{$\scriptstyle\sim$}}{x}}\vphantom{x}}$</w:t>
      </w:r>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60"/>
    <w:bookmarkStart w:id="463" w:name="rem-quadratic-forms-in-statistics"/>
    <w:p>
      <w:pPr>
        <w:pStyle w:val="BodyText"/>
      </w:pPr>
      <w:r>
        <w:rPr>
          <w:i/>
          <w:iCs/>
        </w:rPr>
        <w:t xml:space="preserve">Remark 33</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w:r>
        <w:t xml:space="preserve">${\mathord{\smash[b]{\underset{\raise.3ex\hbox{$\scriptstyle\sim$}}{x}}\vphantom{x}}}^{\top}\,\mathbf{S}\,\mathord{\smash[b]{\underset{\raise.3ex\hbox{$\scriptstyle\sim$}}{x}}\vphantom{x}}= c x^2$</w:t>
      </w:r>
      <w:r>
        <w:t xml:space="preserve">.</w:t>
      </w:r>
      <w:r>
        <w:t xml:space="preserve"> </w:t>
      </w:r>
      <w:r>
        <w:t xml:space="preserve">With</w:t>
      </w:r>
      <w:r>
        <w:t xml:space="preserve"> </w:t>
      </w:r>
      <m:oMath>
        <m:r>
          <m:t>p</m:t>
        </m:r>
        <m:r>
          <m:rPr>
            <m:sty m:val="p"/>
          </m:rPr>
          <m:t>=</m:t>
        </m:r>
        <m:r>
          <m:t>2</m:t>
        </m:r>
      </m:oMath>
      <w:r>
        <w:t xml:space="preserve">,</w:t>
      </w:r>
    </w:p>
    <w:p>
      <w:pPr>
        <w:pStyle w:val="BodyText"/>
      </w:pPr>
      <w:r>
        <w:t xml:space="preserve">$$
    {\mathord{\smash[b]{\underset{\raise.3ex\hbox{$\scriptstyle\sim$}}{x}}\vphantom{x}}}^{\top}
    \begin{bmatrix} 1 &amp; 2 \\ 0 &amp; 3 \end{bmatrix}
    \mathord{\smash[b]{\underset{\raise.3ex\hbox{$\scriptstyle\sim$}}{x}}\vphantom{x}}
    = x_1^2 + 2 x_1 x_2 + 3 x_2^2,
    $$</w:t>
      </w:r>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w:r>
        <w:t xml:space="preserve">$\mathord{\smash[b]{\underset{\raise.3ex\hbox{$\scriptstyle\sim$}}{x}}\vphantom{x}}= (1, 2)$</w:t>
      </w:r>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61">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62">
        <w:r>
          <w:rPr>
            <w:rStyle w:val="Hyperlink"/>
          </w:rPr>
          <w:t xml:space="preserve">Inference about Gaussian Linear Regression Models</w:t>
        </w:r>
      </w:hyperlink>
      <w:r>
        <w:t xml:space="preserve">)</w:t>
      </w:r>
      <w:r>
        <w:t xml:space="preserve"> </w:t>
      </w:r>
      <w:r>
        <w:t xml:space="preserve">is a quadratic form:</w:t>
      </w:r>
      <w:r>
        <w:t xml:space="preserve"> </w:t>
      </w:r>
      <w:r>
        <w:t xml:space="preserve">$\operatorname{Var}\mathopen{}\left(\mathord{\smash[b]{\underset{\raise.3ex\hbox{$\scriptstyle\sim$}}{x}}\vphantom{x}} \cdot \hat{\mathord{\smash[b]{\underset{\raise.3ex\hbox{$\scriptstyle\sim$}}{\beta}}\vphantom{\beta}}}\right)\mathclose{} = {\mathord{\smash[b]{\underset{\raise.3ex\hbox{$\scriptstyle\sim$}}{x}}\vphantom{x}}}^{\top}\,\operatorname{Var}\mathopen{}\left(\hat{\mathord{\smash[b]{\underset{\raise.3ex\hbox{$\scriptstyle\sim$}}{\beta}}\vphantom{\beta}}}\right)\mathclose{}\,\mathord{\smash[b]{\underset{\raise.3ex\hbox{$\scriptstyle\sim$}}{x}}\vphantom{x}}$</w:t>
      </w:r>
      <w:r>
        <w:t xml:space="preserve">.</w:t>
      </w:r>
    </w:p>
    <w:bookmarkEnd w:id="463"/>
    <w:bookmarkStart w:id="464" w:name="thm-quadratic-form-additive"/>
    <w:p>
      <w:pPr>
        <w:pStyle w:val="FirstParagraph"/>
      </w:pPr>
      <w:r>
        <w:rPr>
          <w:b/>
          <w:bCs/>
        </w:rPr>
        <w:t xml:space="preserve">Theorem 75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\begin{aligned}
    {\mathord{\smash[b]{\underset{\raise.3ex\hbox{$\scriptstyle\sim$}}{x}}\vphantom{x}}}^{\top}(\mathbf{A} + \mathbf{B})\mathord{\smash[b]{\underset{\raise.3ex\hbox{$\scriptstyle\sim$}}{x}}\vphantom{x}}&amp;= {\mathord{\smash[b]{\underset{\raise.3ex\hbox{$\scriptstyle\sim$}}{x}}\vphantom{x}}}^{\top} \mathbf{A} \mathord{\smash[b]{\underset{\raise.3ex\hbox{$\scriptstyle\sim$}}{x}}\vphantom{x}} + {\mathord{\smash[b]{\underset{\raise.3ex\hbox{$\scriptstyle\sim$}}{x}}\vphantom{x}}}^{\top} \mathbf{B} \mathord{\smash[b]{\underset{\raise.3ex\hbox{$\scriptstyle\sim$}}{x}}\vphantom{x}}, \\
    {\mathord{\smash[b]{\underset{\raise.3ex\hbox{$\scriptstyle\sim$}}{x}}\vphantom{x}}}^{\top}(c\,\mathbf{A})\mathord{\smash[b]{\underset{\raise.3ex\hbox{$\scriptstyle\sim$}}{x}}\vphantom{x}}&amp;= c\,{\mathord{\smash[b]{\underset{\raise.3ex\hbox{$\scriptstyle\sim$}}{x}}\vphantom{x}}}^{\top} \mathbf{A} \mathord{\smash[b]{\underset{\raise.3ex\hbox{$\scriptstyle\sim$}}{x}}\vphantom{x}}.
    \end{aligned}
    $$</w:t>
      </w:r>
    </w:p>
    <w:p>
      <w:pPr>
        <w:pStyle w:val="FirstParagraph"/>
      </w:pPr>
      <w:r>
        <w:t xml:space="preserve">So for a fixed</w:t>
      </w:r>
      <w:r>
        <w:t xml:space="preserve"> </w:t>
      </w:r>
      <w:r>
        <w:t xml:space="preserve">$\mathord{\smash[b]{\underset{\raise.3ex\hbox{$\scriptstyle\sim$}}{x}}\vphantom{x}}$</w:t>
      </w:r>
      <w:r>
        <w:t xml:space="preserve">, the map</w:t>
      </w:r>
      <w:r>
        <w:t xml:space="preserve"> </w:t>
      </w:r>
      <w:r>
        <w:t xml:space="preserve">$\mathbf{S} \mapsto {\mathord{\smash[b]{\underset{\raise.3ex\hbox{$\scriptstyle\sim$}}{x}}\vphantom{x}}}^{\top} \mathbf{S} \mathord{\smash[b]{\underset{\raise.3ex\hbox{$\scriptstyle\sim$}}{x}}\vphantom{x}}$</w:t>
      </w:r>
      <w:r>
        <w:t xml:space="preserve"> </w:t>
      </w:r>
      <w:r>
        <w:t xml:space="preserve">is linear in</w:t>
      </w:r>
      <w:r>
        <w:t xml:space="preserve"> </w:t>
      </w:r>
      <m:oMath>
        <m:r>
          <m:rPr>
            <m:sty m:val="bi"/>
          </m:rPr>
          <m:t>S</m:t>
        </m:r>
      </m:oMath>
      <w:r>
        <w:t xml:space="preserve">.</w:t>
      </w:r>
    </w:p>
    <w:bookmarkEnd w:id="464"/>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w:r>
        <w:t xml:space="preserve">$$
    \begin{aligned}
    {\mathord{\smash[b]{\underset{\raise.3ex\hbox{$\scriptstyle\sim$}}{x}}\vphantom{x}}}^{\top}(\mathbf{A} + \mathbf{B})\mathord{\smash[b]{\underset{\raise.3ex\hbox{$\scriptstyle\sim$}}{x}}\vphantom{x}}
    &amp;= \mathopen{}\left({\mathord{\smash[b]{\underset{\raise.3ex\hbox{$\scriptstyle\sim$}}{x}}\vphantom{x}}}^{\top}\mathbf{A} + {\mathord{\smash[b]{\underset{\raise.3ex\hbox{$\scriptstyle\sim$}}{x}}\vphantom{x}}}^{\top}\mathbf{B}\right)\mathclose{}\mathord{\smash[b]{\underset{\raise.3ex\hbox{$\scriptstyle\sim$}}{x}}\vphantom{x}}
    &amp;&amp; \text{(distribute } {\mathord{\smash[b]{\underset{\raise.3ex\hbox{$\scriptstyle\sim$}}{x}}\vphantom{x}}}^{\top} \text{ over the sum)}
    \\
    &amp;= {\mathord{\smash[b]{\underset{\raise.3ex\hbox{$\scriptstyle\sim$}}{x}}\vphantom{x}}}^{\top} \mathbf{A} \mathord{\smash[b]{\underset{\raise.3ex\hbox{$\scriptstyle\sim$}}{x}}\vphantom{x}} + {\mathord{\smash[b]{\underset{\raise.3ex\hbox{$\scriptstyle\sim$}}{x}}\vphantom{x}}}^{\top} \mathbf{B} \mathord{\smash[b]{\underset{\raise.3ex\hbox{$\scriptstyle\sim$}}{x}}\vphantom{x}}
    &amp;&amp; \text{(distribute } \mathord{\smash[b]{\underset{\raise.3ex\hbox{$\scriptstyle\sim$}}{x}}\vphantom{x}}\text{ over the sum)}
    \end{aligned}
    $$</w:t>
      </w:r>
    </w:p>
    <w:p>
      <w:pPr>
        <w:pStyle w:val="FirstParagraph"/>
      </w:pPr>
      <w:r>
        <w:t xml:space="preserve">For the scalar, a number can be moved out of any product, so</w:t>
      </w:r>
      <w:r>
        <w:t xml:space="preserve"> </w:t>
      </w:r>
      <w:r>
        <w:t xml:space="preserve">${\mathord{\smash[b]{\underset{\raise.3ex\hbox{$\scriptstyle\sim$}}{x}}\vphantom{x}}}^{\top}(c\,\mathbf{A})\mathord{\smash[b]{\underset{\raise.3ex\hbox{$\scriptstyle\sim$}}{x}}\vphantom{x}}= c\,{\mathord{\smash[b]{\underset{\raise.3ex\hbox{$\scriptstyle\sim$}}{x}}\vphantom{x}}}^{\top} \mathbf{A} \mathord{\smash[b]{\underset{\raise.3ex\hbox{$\scriptstyle\sim$}}{x}}\vphantom{x}}$</w:t>
      </w:r>
      <w:r>
        <w:t xml:space="preserve">.</w:t>
      </w:r>
    </w:p>
    <w:bookmarkStart w:id="465" w:name="exm-quadratic-form-additive"/>
    <w:p>
      <w:pPr>
        <w:pStyle w:val="BodyText"/>
      </w:pPr>
      <w:r>
        <w:rPr>
          <w:b/>
          <w:bCs/>
        </w:rPr>
        <w:t xml:space="preserve">Example 141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w:r>
        <w:t xml:space="preserve">$\mathord{\smash[b]{\underset{\raise.3ex\hbox{$\scriptstyle\sim$}}{x}}\vphantom{x}}= (1, 2)$</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1 + 4 + 12 = 17, \\
    {\mathord{\smash[b]{\underset{\raise.3ex\hbox{$\scriptstyle\sim$}}{x}}\vphantom{x}}}^{\top} \mathbf{I} \mathord{\smash[b]{\underset{\raise.3ex\hbox{$\scriptstyle\sim$}}{x}}\vphantom{x}} &amp;= 1 + 4 = 5, \\
    {\mathord{\smash[b]{\underset{\raise.3ex\hbox{$\scriptstyle\sim$}}{x}}\vphantom{x}}}^{\top}(\mathbf{A} + \mathbf{I})\mathord{\smash[b]{\underset{\raise.3ex\hbox{$\scriptstyle\sim$}}{x}}\vphantom{x}}
    &amp;= {\mathord{\smash[b]{\underset{\raise.3ex\hbox{$\scriptstyle\sim$}}{x}}\vphantom{x}}}^{\top}\begin{bmatrix} 2 &amp; 2 \\ 0 &amp; 4 \end{bmatrix}\mathord{\smash[b]{\underset{\raise.3ex\hbox{$\scriptstyle\sim$}}{x}}\vphantom{x}}\\
    &amp;= 2 + 4 + 16 \\
    &amp;= 22,
    \end{aligned}
    $$</w:t>
      </w:r>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w:r>
        <w:t xml:space="preserve">${\mathord{\smash[b]{\underset{\raise.3ex\hbox{$\scriptstyle\sim$}}{x}}\vphantom{x}}}^{\top}(\mathbf{A} + c\,\mathbf{I})\mathord{\smash[b]{\underset{\raise.3ex\hbox{$\scriptstyle\sim$}}{x}}\vphantom{x}}= {\mathord{\smash[b]{\underset{\raise.3ex\hbox{$\scriptstyle\sim$}}{x}}\vphantom{x}}}^{\top} \mathbf{A} \mathord{\smash[b]{\underset{\raise.3ex\hbox{$\scriptstyle\sim$}}{x}}\vphantom{x}} + c\,\mathopen{}\left\lVert\mathord{\smash[b]{\underset{\raise.3ex\hbox{$\scriptstyle\sim$}}{x}}\vphantom{x}}\right\rVert\mathclose{}^2$</w:t>
      </w:r>
      <w:r>
        <w:t xml:space="preserve"> </w:t>
      </w:r>
      <w:r>
        <w:t xml:space="preserve">for every number</w:t>
      </w:r>
      <w:r>
        <w:t xml:space="preserve"> </w:t>
      </w:r>
      <m:oMath>
        <m:r>
          <m:t>c</m:t>
        </m:r>
      </m:oMath>
      <w:r>
        <w:t xml:space="preserve">, because</w:t>
      </w:r>
      <w:r>
        <w:t xml:space="preserve"> </w:t>
      </w:r>
      <w:r>
        <w:t xml:space="preserve">${\mathord{\smash[b]{\underset{\raise.3ex\hbox{$\scriptstyle\sim$}}{x}}\vphantom{x}}}^{\top} \mathbf{I} \mathord{\smash[b]{\underset{\raise.3ex\hbox{$\scriptstyle\sim$}}{x}}\vphantom{x}} = {\mathord{\smash[b]{\underset{\raise.3ex\hbox{$\scriptstyle\sim$}}{x}}\vphantom{x}}}^{\top}\mathord{\smash[b]{\underset{\raise.3ex\hbox{$\scriptstyle\sim$}}{x}}\vphantom{x}}= \mathopen{}\left\lVert\mathord{\smash[b]{\underset{\raise.3ex\hbox{$\scriptstyle\sim$}}{x}}\vphantom{x}}\right\rVert\mathclose{}^2$</w:t>
      </w:r>
      <w:r>
        <w:t xml:space="preserve">.</w:t>
      </w:r>
      <w:r>
        <w:t xml:space="preserve"> </w:t>
      </w:r>
      <w:r>
        <w:t xml:space="preserve">This is how two quadratic terms in the same vector combine into a single quadratic form.</w:t>
      </w:r>
    </w:p>
    <w:bookmarkEnd w:id="465"/>
    <w:bookmarkStart w:id="466"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66"/>
    <w:bookmarkStart w:id="467" w:name="exm-symmetric-part"/>
    <w:p>
      <w:pPr>
        <w:pStyle w:val="FirstParagraph"/>
      </w:pPr>
      <w:r>
        <w:rPr>
          <w:b/>
          <w:bCs/>
        </w:rPr>
        <w:t xml:space="preserve">Example 142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67"/>
    <w:bookmarkStart w:id="468" w:name="thm-quadratic-form-symmetric"/>
    <w:p>
      <w:pPr>
        <w:pStyle w:val="BodyText"/>
      </w:pPr>
      <w:r>
        <w:rPr>
          <w:b/>
          <w:bCs/>
        </w:rPr>
        <w:t xml:space="preserve">Theorem 76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{\mathord{\smash[b]{\underset{\raise.3ex\hbox{$\scriptstyle\sim$}}{x}}\vphantom{x}}}^{\top} \mathbf{S} \mathord{\smash[b]{\underset{\raise.3ex\hbox{$\scriptstyle\sim$}}{x}}\vphantom{x}}
    =
    {\mathord{\smash[b]{\underset{\raise.3ex\hbox{$\scriptstyle\sim$}}{x}}\vphantom{x}}}^{\top}\mathopen{}\left(\frac{1}{2}(\mathbf{S}+{\mathbf{S}}^{\top})\right)\mathclose{}\mathord{\smash[b]{\underset{\raise.3ex\hbox{$\scriptstyle\sim$}}{x}}\vphantom{x}}.
    $$</w:t>
      </w:r>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68"/>
    <w:p>
      <w:pPr>
        <w:pStyle w:val="BodyText"/>
      </w:pPr>
      <w:r>
        <w:rPr>
          <w:i/>
          <w:iCs/>
        </w:rPr>
        <w:t xml:space="preserve">Proof</w:t>
      </w:r>
      <w:r>
        <w:t xml:space="preserve">. </w:t>
      </w:r>
      <w:r>
        <w:t xml:space="preserve">The quadratic form</w:t>
      </w:r>
      <w:r>
        <w:t xml:space="preserve"> </w:t>
      </w:r>
      <w:r>
        <w:t xml:space="preserve">${\mathord{\smash[b]{\underset{\raise.3ex\hbox{$\scriptstyle\sim$}}{x}}\vphantom{x}}}^{\top} \mathbf{S} \mathord{\smash[b]{\underset{\raise.3ex\hbox{$\scriptstyle\sim$}}{x}}\vphantom{x}}$</w:t>
      </w:r>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w:r>
        <w:t xml:space="preserve">$$
    \begin{aligned}
    {\mathord{\smash[b]{\underset{\raise.3ex\hbox{$\scriptstyle\sim$}}{x}}\vphantom{x}}}^{\top} \mathbf{S} \mathord{\smash[b]{\underset{\raise.3ex\hbox{$\scriptstyle\sim$}}{x}}\vphantom{x}}
    &amp;= {\mathopen{}\left({\mathord{\smash[b]{\underset{\raise.3ex\hbox{$\scriptstyle\sim$}}{x}}\vphantom{x}}}^{\top} \mathbf{S} \mathord{\smash[b]{\underset{\raise.3ex\hbox{$\scriptstyle\sim$}}{x}}\vphantom{x}}\right)\mathclose{}}^{\top}
    &amp;&amp; \text{(a } 1 \times 1 \text{ matrix is symmetric)}
    \\
    &amp;= {\mathord{\smash[b]{\underset{\raise.3ex\hbox{$\scriptstyle\sim$}}{x}}\vphantom{x}}}^{\top}\,{\mathbf{S}}^{\top}\,{\mathopen{}\left({\mathord{\smash[b]{\underset{\raise.3ex\hbox{$\scriptstyle\sim$}}{x}}\vphantom{x}}}^{\top}\right)\mathclose{}}^{\top}
    &amp;&amp; \text{(transpose of a product, twice)}
    \\
    &amp;= {\mathord{\smash[b]{\underset{\raise.3ex\hbox{$\scriptstyle\sim$}}{x}}\vphantom{x}}}^{\top}\,{\mathbf{S}}^{\top}\,\mathord{\smash[b]{\underset{\raise.3ex\hbox{$\scriptstyle\sim$}}{x}}\vphantom{x}}
    &amp;&amp; \text{(transposing twice changes nothing)}
    \end{aligned}
    $$</w:t>
      </w:r>
    </w:p>
    <w:p>
      <w:pPr>
        <w:pStyle w:val="FirstParagraph"/>
      </w:pPr>
      <w:r>
        <w:t xml:space="preserve">Averaging the two expressions for</w:t>
      </w:r>
      <w:r>
        <w:t xml:space="preserve"> </w:t>
      </w:r>
      <w:r>
        <w:t xml:space="preserve">${\mathord{\smash[b]{\underset{\raise.3ex\hbox{$\scriptstyle\sim$}}{x}}\vphantom{x}}}^{\top} \mathbf{S} \mathord{\smash[b]{\underset{\raise.3ex\hbox{$\scriptstyle\sim$}}{x}}\vphantom{x}}$</w:t>
      </w:r>
      <w:r>
        <w:t xml:space="preserve">:</w:t>
      </w:r>
    </w:p>
    <w:p>
      <w:pPr>
        <w:pStyle w:val="BodyText"/>
      </w:pPr>
      <w:r>
        <w:t xml:space="preserve">$$
    \begin{aligned}
    {\mathord{\smash[b]{\underset{\raise.3ex\hbox{$\scriptstyle\sim$}}{x}}\vphantom{x}}}^{\top} \mathbf{S} \mathord{\smash[b]{\underset{\raise.3ex\hbox{$\scriptstyle\sim$}}{x}}\vphantom{x}}
    &amp;= \frac{1}{2}\mathopen{}\left({\mathord{\smash[b]{\underset{\raise.3ex\hbox{$\scriptstyle\sim$}}{x}}\vphantom{x}}}^{\top} \mathbf{S} \mathord{\smash[b]{\underset{\raise.3ex\hbox{$\scriptstyle\sim$}}{x}}\vphantom{x}} + {\mathord{\smash[b]{\underset{\raise.3ex\hbox{$\scriptstyle\sim$}}{x}}\vphantom{x}}}^{\top}\,{\mathbf{S}}^{\top}\,\mathord{\smash[b]{\underset{\raise.3ex\hbox{$\scriptstyle\sim$}}{x}}\vphantom{x}}\right)\mathclose{}
    &amp;&amp; \text{(average of two equal numbers)}
    \\
    &amp;= \frac{1}{2}\,{\mathord{\smash[b]{\underset{\raise.3ex\hbox{$\scriptstyle\sim$}}{x}}\vphantom{x}}}^{\top}\mathopen{}\left(\mathbf{S} + {\mathbf{S}}^{\top}\right)\mathclose{}\mathord{\smash[b]{\underset{\raise.3ex\hbox{$\scriptstyle\sim$}}{x}}\vphantom{x}}
    &amp;&amp; \text{(distributive law)}
    \\
    &amp;= {\mathord{\smash[b]{\underset{\raise.3ex\hbox{$\scriptstyle\sim$}}{x}}\vphantom{x}}}^{\top}\mathopen{}\left(\frac{1}{2}(\mathbf{S}+{\mathbf{S}}^{\top})\right)\mathclose{}\mathord{\smash[b]{\underset{\raise.3ex\hbox{$\scriptstyle\sim$}}{x}}\vphantom{x}}
    &amp;&amp; \text{(move the scalar } \tfrac{1}{2} \text{ inside)}
    \end{aligned}
    $$</w:t>
      </w:r>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20</w:t>
        </w:r>
      </w:hyperlink>
      <w:r>
        <w:t xml:space="preserve">.</w:t>
      </w:r>
    </w:p>
    <w:bookmarkStart w:id="469" w:name="exm-quadratic-form-symmetric"/>
    <w:p>
      <w:pPr>
        <w:pStyle w:val="BodyText"/>
      </w:pPr>
      <w:r>
        <w:rPr>
          <w:b/>
          <w:bCs/>
        </w:rPr>
        <w:t xml:space="preserve">Example 143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142</w:t>
        </w:r>
      </w:hyperlink>
      <w:r>
        <w:t xml:space="preserve"> </w:t>
      </w:r>
      <w:r>
        <w:t xml:space="preserve">and</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\mathbf{S} \mathord{\smash[b]{\underset{\raise.3ex\hbox{$\scriptstyle\sim$}}{x}}\vphantom{x}}
    &amp;= 1 + 2 + 0 + 3 \\
    &amp;= 6 \\
    {\mathord{\smash[b]{\underset{\raise.3ex\hbox{$\scriptstyle\sim$}}{x}}\vphantom{x}}}^{\top}\begin{bmatrix} 1 &amp; 1 \\ 1 &amp; 3 \end{bmatrix}\mathord{\smash[b]{\underset{\raise.3ex\hbox{$\scriptstyle\sim$}}{x}}\vphantom{x}}
    &amp;= 1 + 1 + 1 + 3 \\
    &amp;= 6
    \end{aligned}
    $$</w:t>
      </w:r>
    </w:p>
    <w:p>
      <w:pPr>
        <w:pStyle w:val="FirstParagraph"/>
      </w:pPr>
      <w:r>
        <w:t xml:space="preserve">Both quadratic forms equal the sum of their matrix’s entries,</w:t>
      </w:r>
      <w:r>
        <w:t xml:space="preserve"> </w:t>
      </w:r>
      <w:r>
        <w:t xml:space="preserve">because every entry of</w:t>
      </w:r>
      <w:r>
        <w:t xml:space="preserve"> </w:t>
      </w:r>
      <w:r>
        <w:t xml:space="preserve">$\mathord{\smash[b]{\underset{\raise.3ex\hbox{$\scriptstyle\sim$}}{x}}\vphantom{x}}$</w:t>
      </w:r>
      <w:r>
        <w:t xml:space="preserve"> </w:t>
      </w:r>
      <w:r>
        <w:t xml:space="preserve">is</w:t>
      </w:r>
      <w:r>
        <w:t xml:space="preserve"> </w:t>
      </w:r>
      <m:oMath>
        <m:r>
          <m:t>1</m:t>
        </m:r>
      </m:oMath>
      <w:r>
        <w:t xml:space="preserve">.</w:t>
      </w:r>
    </w:p>
    <w:bookmarkEnd w:id="469"/>
    <w:bookmarkEnd w:id="470"/>
    <w:bookmarkStart w:id="485" w:name="trace-and-matrix-inner-product"/>
    <w:p>
      <w:pPr>
        <w:pStyle w:val="Heading2"/>
      </w:pPr>
      <w:r>
        <w:t xml:space="preserve">16 Trace and Matrix Inner Product</w:t>
      </w:r>
    </w:p>
    <w:bookmarkStart w:id="471"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[69]</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71"/>
    <w:bookmarkStart w:id="472" w:name="exm-trace"/>
    <w:p>
      <w:pPr>
        <w:pStyle w:val="FirstParagraph"/>
      </w:pPr>
      <w:r>
        <w:rPr>
          <w:b/>
          <w:bCs/>
        </w:rPr>
        <w:t xml:space="preserve">Example 144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72"/>
    <w:bookmarkStart w:id="473" w:name="thm-trace-cyclic"/>
    <w:p>
      <w:pPr>
        <w:pStyle w:val="FirstParagraph"/>
      </w:pPr>
      <w:r>
        <w:rPr>
          <w:b/>
          <w:bCs/>
        </w:rPr>
        <w:t xml:space="preserve">Theorem 77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73"/>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74" w:name="exm-trace-cyclic"/>
    <w:p>
      <w:pPr>
        <w:pStyle w:val="FirstParagraph"/>
      </w:pPr>
      <w:r>
        <w:rPr>
          <w:b/>
          <w:bCs/>
        </w:rPr>
        <w:t xml:space="preserve">Example 145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74"/>
    <w:bookmarkStart w:id="475" w:name="rem-trace-cyclic-triple"/>
    <w:p>
      <w:pPr>
        <w:pStyle w:val="BodyText"/>
      </w:pPr>
      <w:r>
        <w:rPr>
          <w:i/>
          <w:iCs/>
        </w:rPr>
        <w:t xml:space="preserve">Remark 34</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77</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[47, Ch.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75"/>
    <w:bookmarkStart w:id="476"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76"/>
    <w:p>
      <w:pPr>
        <w:pStyle w:val="FirstParagraph"/>
      </w:pPr>
      <w:r>
        <w:t xml:space="preserve">Banerjee and Roy [47, Ch.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77" w:name="thm-matrix-inner-product-entries"/>
    <w:p>
      <w:pPr>
        <w:pStyle w:val="BodyText"/>
      </w:pPr>
      <w:r>
        <w:rPr>
          <w:b/>
          <w:bCs/>
        </w:rPr>
        <w:t xml:space="preserve">Theorem 78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7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78" w:name="exm-matrix-inner-product"/>
    <w:p>
      <w:pPr>
        <w:pStyle w:val="FirstParagraph"/>
      </w:pPr>
      <w:r>
        <w:rPr>
          <w:b/>
          <w:bCs/>
        </w:rPr>
        <w:t xml:space="preserve">Example 146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78</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78"/>
    <w:bookmarkStart w:id="479" w:name="rem-matrix-inner-product-dot-product"/>
    <w:p>
      <w:pPr>
        <w:pStyle w:val="FirstParagraph"/>
      </w:pPr>
      <w:r>
        <w:rPr>
          <w:i/>
          <w:iCs/>
        </w:rPr>
        <w:t xml:space="preserve">Remark 35</w:t>
      </w:r>
      <w:r>
        <w:t xml:space="preserve"> (The matrix inner product as a dot product). </w:t>
      </w:r>
      <w:hyperlink w:anchor="thm-matrix-inner-product-entries">
        <w:r>
          <w:rPr>
            <w:rStyle w:val="Hyperlink"/>
          </w:rPr>
          <w:t xml:space="preserve">Theorem 78</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146</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79"/>
    <w:bookmarkStart w:id="480"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[70]</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80"/>
    <w:bookmarkStart w:id="481" w:name="exm-frobenius-norm"/>
    <w:p>
      <w:pPr>
        <w:pStyle w:val="BodyText"/>
      </w:pPr>
      <w:r>
        <w:rPr>
          <w:b/>
          <w:bCs/>
        </w:rPr>
        <w:t xml:space="preserve">Example 147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78</w:t>
        </w:r>
      </w:hyperlink>
      <w:r>
        <w:t xml:space="preserve">.</w:t>
      </w:r>
    </w:p>
    <w:bookmarkEnd w:id="481"/>
    <w:bookmarkStart w:id="482" w:name="rem-frobenius-norm-entries"/>
    <w:p>
      <w:pPr>
        <w:pStyle w:val="BodyText"/>
      </w:pPr>
      <w:r>
        <w:rPr>
          <w:i/>
          <w:iCs/>
        </w:rPr>
        <w:t xml:space="preserve">Remark 36</w:t>
      </w:r>
      <w:r>
        <w:t xml:space="preserve"> (The Frobenius norm is the Euclidean norm of the entries). </w:t>
      </w:r>
      <w:r>
        <w:t xml:space="preserve">By</w:t>
      </w:r>
      <w:r>
        <w:t xml:space="preserve"> </w:t>
      </w:r>
      <w:hyperlink w:anchor="thm-matrix-inner-product-entries">
        <w:r>
          <w:rPr>
            <w:rStyle w:val="Hyperlink"/>
          </w:rPr>
          <w:t xml:space="preserve">Theorem 78</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[47, Ch.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147</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82"/>
    <w:bookmarkStart w:id="483" w:name="thm-frobenius-norm-columns"/>
    <w:p>
      <w:pPr>
        <w:pStyle w:val="FirstParagraph"/>
      </w:pPr>
      <w:r>
        <w:rPr>
          <w:b/>
          <w:bCs/>
        </w:rPr>
        <w:t xml:space="preserve">Theorem 79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\mathord{\smash[b]{\underset{\raise.3ex\hbox{$\scriptstyle\sim$}}{a}}\vphantom{a}}_p$</w:t>
      </w:r>
      <w:r>
        <w:t xml:space="preserve">, then</w:t>
      </w:r>
    </w:p>
    <w:p>
      <w:pPr>
        <w:pStyle w:val="BodyText"/>
      </w:pPr>
      <w:r>
        <w:t xml:space="preserve">$$
    \mathopen{}\left\lVert\mathbf{A}\right\rVert\mathclose{}_F^2 = \sum_{j=1}^p\mathopen{}\left\lVert\mathord{\smash[b]{\underset{\raise.3ex\hbox{$\scriptstyle\sim$}}{a}}\vphantom{a}}_j\right\rVert\mathclose{}^2.
    $$</w:t>
      </w:r>
    </w:p>
    <w:bookmarkEnd w:id="483"/>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\mathopen{}\left\lVert\mathbf{A}\right\rVert\mathclose{}_F^2
    &amp;= \sum_{i=1}^n\sum_{j=1}^pa_{ij}^2
    &amp;&amp; \text{(}\text{Remark~36}\text{)}
    \\
    &amp;= \sum_{j=1}^p\sum_{i=1}^na_{ij}^2
    &amp;&amp; \text{(swap the order of two finite sums)}
    \\
    &amp;= \sum_{j=1}^p\mathopen{}\left\lVert\mathord{\smash[b]{\underset{\raise.3ex\hbox{$\scriptstyle\sim$}}{a}}\vphantom{a}}_j\right\rVert\mathclose{}^2
    &amp;&amp; \text{(}\text{Definition~16}\text{, applied to each column)}
    \end{aligned}
    $$</w:t>
      </w:r>
    </w:p>
    <w:bookmarkStart w:id="484" w:name="exm-frobenius-norm-columns"/>
    <w:p>
      <w:pPr>
        <w:pStyle w:val="FirstParagraph"/>
      </w:pPr>
      <w:r>
        <w:rPr>
          <w:b/>
          <w:bCs/>
        </w:rPr>
        <w:t xml:space="preserve">Example 148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147</w:t>
        </w:r>
      </w:hyperlink>
      <w:r>
        <w:t xml:space="preserve"> </w:t>
      </w:r>
      <w:r>
        <w:t xml:space="preserve">has columns</w:t>
      </w:r>
      <w:r>
        <w:t xml:space="preserve"> </w:t>
      </w:r>
      <w:r>
        <w:t xml:space="preserve">$\mathord{\smash[b]{\underset{\raise.3ex\hbox{$\scriptstyle\sim$}}{a}}\vphantom{a}}_1 = (1, 3)$</w:t>
      </w:r>
      <w:r>
        <w:t xml:space="preserve"> </w:t>
      </w:r>
      <w:r>
        <w:t xml:space="preserve">and</w:t>
      </w:r>
      <w:r>
        <w:t xml:space="preserve"> </w:t>
      </w:r>
      <w:r>
        <w:t xml:space="preserve">$\mathord{\smash[b]{\underset{\raise.3ex\hbox{$\scriptstyle\sim$}}{a}}\vphantom{a}}_2 = (2, 4)$</w:t>
      </w:r>
      <w:r>
        <w:t xml:space="preserve">, so</w:t>
      </w:r>
    </w:p>
    <w:p>
      <w:pPr>
        <w:pStyle w:val="BodyText"/>
      </w:pPr>
      <w:r>
        <w:t xml:space="preserve">$$
    \begin{aligned}
    \mathopen{}\left\lVert\mathbf{A}\right\rVert\mathclose{}_F^2
    &amp;= \mathopen{}\left\lVert\mathord{\smash[b]{\underset{\raise.3ex\hbox{$\scriptstyle\sim$}}{a}}\vphantom{a}}_1\right\rVert\mathclose{}^2 + \mathopen{}\left\lVert\mathord{\smash[b]{\underset{\raise.3ex\hbox{$\scriptstyle\sim$}}{a}}\vphantom{a}}_2\right\rVert\mathclose{}^2
    &amp;&amp; \text{(}\text{Theorem~79}\text{)}
    \\
    &amp;= (1^2 + 3^2) + (2^2 + 4^2)
    &amp;&amp; \text{(definition of the norm)}
    \\
    &amp;= 10 + 20
    &amp;&amp; \text{(square and add)}
    \\
    &amp;= 30
    &amp;&amp; \text{(add)}
    \end{aligned}
    $$</w:t>
      </w:r>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147</w:t>
        </w:r>
      </w:hyperlink>
      <w:r>
        <w:t xml:space="preserve">.</w:t>
      </w:r>
    </w:p>
    <w:bookmarkEnd w:id="484"/>
    <w:bookmarkEnd w:id="485"/>
    <w:bookmarkStart w:id="511" w:name="matrix-decompositions"/>
    <w:p>
      <w:pPr>
        <w:pStyle w:val="Heading2"/>
      </w:pPr>
      <w:r>
        <w:t xml:space="preserve">17 Matrix Decompositions</w:t>
      </w:r>
    </w:p>
    <w:bookmarkStart w:id="486"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w:r>
        <w:t xml:space="preserve">$\mathord{\smash[b]{\underset{\raise.3ex\hbox{$\scriptstyle\sim$}}{v}}\vphantom{v}} \neq \mathord{\smash[b]{\underset{\raise.3ex\hbox{$\scriptstyle\sim$}}{0}}\vphantom{0}}$</w:t>
      </w:r>
      <w:r>
        <w:t xml:space="preserve"> </w:t>
      </w:r>
      <w:r>
        <w:t xml:space="preserve">of length</w:t>
      </w:r>
      <w:r>
        <w:t xml:space="preserve"> </w:t>
      </w:r>
      <m:oMath>
        <m:r>
          <m:t>p</m:t>
        </m:r>
      </m:oMath>
      <w:r>
        <w:t xml:space="preserve"> </w:t>
      </w:r>
      <w:r>
        <w:t xml:space="preserve">satisfies</w:t>
      </w:r>
    </w:p>
    <w:p>
      <w:pPr>
        <w:pStyle w:val="BodyText"/>
      </w:pPr>
      <w:r>
        <w:t xml:space="preserve">$$
    \underbrace{\mathbf{A}}_{p \times p}\,\underbrace{\mathord{\smash[b]{\underset{\raise.3ex\hbox{$\scriptstyle\sim$}}{v}}\vphantom{v}}}_{p \times 1}
    = \lambda\,\underbrace{\mathord{\smash[b]{\underset{\raise.3ex\hbox{$\scriptstyle\sim$}}{v}}\vphantom{v}}}_{p \times 1}
    $$</w:t>
      </w:r>
    </w:p>
    <w:bookmarkEnd w:id="486"/>
    <w:bookmarkStart w:id="487"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w:r>
        <w:t xml:space="preserve">$\mathord{\smash[b]{\underset{\raise.3ex\hbox{$\scriptstyle\sim$}}{v}}\vphantom{v}}$</w:t>
      </w:r>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87"/>
    <w:bookmarkStart w:id="488" w:name="exm-eigenvalue"/>
    <w:p>
      <w:pPr>
        <w:pStyle w:val="BodyText"/>
      </w:pPr>
      <w:r>
        <w:rPr>
          <w:b/>
          <w:bCs/>
        </w:rPr>
        <w:t xml:space="preserve">Example 149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88"/>
    <w:bookmarkStart w:id="489" w:name="rem-eigenvector-multiples"/>
    <w:p>
      <w:pPr>
        <w:pStyle w:val="FirstParagraph"/>
      </w:pPr>
      <w:r>
        <w:rPr>
          <w:i/>
          <w:iCs/>
        </w:rPr>
        <w:t xml:space="preserve">Remark 37</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w:r>
        <w:t xml:space="preserve">$c\,\mathord{\smash[b]{\underset{\raise.3ex\hbox{$\scriptstyle\sim$}}{v}}\vphantom{v}}$</w:t>
      </w:r>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w:r>
        <w:t xml:space="preserve">$$
    \begin{aligned}
    \mathbf{A}(c\,\mathord{\smash[b]{\underset{\raise.3ex\hbox{$\scriptstyle\sim$}}{v}}\vphantom{v}})
    &amp;= c\,\mathbf{A}\mathord{\smash[b]{\underset{\raise.3ex\hbox{$\scriptstyle\sim$}}{v}}\vphantom{v}}
    &amp;&amp; \text{(move the scalar } c \text{ to the front)}
    \\
    &amp;= c\,\lambda\mathord{\smash[b]{\underset{\raise.3ex\hbox{$\scriptstyle\sim$}}{v}}\vphantom{v}}
    &amp;&amp; \text{(} \mathord{\smash[b]{\underset{\raise.3ex\hbox{$\scriptstyle\sim$}}{v}}\vphantom{v}} \text{ is an eigenvector for } \lambda\text{)}
    \\
    &amp;= \lambda\,(c\,\mathord{\smash[b]{\underset{\raise.3ex\hbox{$\scriptstyle\sim$}}{v}}\vphantom{v}})
    &amp;&amp; \text{(multiplication of numbers is commutative)}
    \end{aligned}
    $$</w:t>
      </w:r>
    </w:p>
    <w:p>
      <w:pPr>
        <w:pStyle w:val="FirstParagraph"/>
      </w:pPr>
      <w:r>
        <w:t xml:space="preserve">For example, in</w:t>
      </w:r>
      <w:r>
        <w:t xml:space="preserve"> </w:t>
      </w:r>
      <w:hyperlink w:anchor="exm-eigenvalue">
        <w:r>
          <w:rPr>
            <w:rStyle w:val="Hyperlink"/>
          </w:rPr>
          <w:t xml:space="preserve">Example 149</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89"/>
    <w:bookmarkStart w:id="490" w:name="exm-not-eigenvector"/>
    <w:p>
      <w:pPr>
        <w:pStyle w:val="FirstParagraph"/>
      </w:pPr>
      <w:r>
        <w:rPr>
          <w:b/>
          <w:bCs/>
        </w:rPr>
        <w:t xml:space="preserve">Example 150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90"/>
    <w:bookmarkStart w:id="492" w:name="rem-real-eigenvalues"/>
    <w:p>
      <w:pPr>
        <w:pStyle w:val="BodyText"/>
      </w:pPr>
      <w:r>
        <w:rPr>
          <w:i/>
          <w:iCs/>
        </w:rPr>
        <w:t xml:space="preserve">Remark 38</w:t>
      </w:r>
      <w:r>
        <w:t xml:space="preserve"> (Real and complex eigenvalues). </w:t>
      </w:r>
      <w:r>
        <w:t xml:space="preserve">These notes take</w:t>
      </w:r>
      <w:r>
        <w:t xml:space="preserve"> </w:t>
      </w:r>
      <m:oMath>
        <m:r>
          <m:t>λ</m:t>
        </m:r>
      </m:oMath>
      <w:r>
        <w:t xml:space="preserve"> </w:t>
      </w:r>
      <w:r>
        <w:t xml:space="preserve">and</w:t>
      </w:r>
      <w:r>
        <w:t xml:space="preserve"> </w:t>
      </w:r>
      <w:r>
        <w:t xml:space="preserve">$\mathord{\smash[b]{\underset{\raise.3ex\hbox{$\scriptstyle\sim$}}{v}}\vphantom{v}}$</w:t>
      </w:r>
      <w:r>
        <w:t xml:space="preserve"> </w:t>
      </w:r>
      <w:r>
        <w:t xml:space="preserve">to be real.</w:t>
      </w:r>
      <w:r>
        <w:t xml:space="preserve"> </w:t>
      </w:r>
      <w:r>
        <w:t xml:space="preserve">Banerjee and Roy [47, Ch. 11], Definition 11.1, pp. 312-313</w:t>
      </w:r>
      <w:r>
        <w:t xml:space="preserve"> </w:t>
      </w:r>
      <w:r>
        <w:t xml:space="preserve">also allows</w:t>
      </w:r>
      <w:r>
        <w:t xml:space="preserve"> </w:t>
      </w:r>
      <w:hyperlink r:id="rId491">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[47, Ch.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w:r>
        <w:t xml:space="preserve">$\mathbf{R}\mathord{\smash[b]{\underset{\raise.3ex\hbox{$\scriptstyle\sim$}}{v}}\vphantom{v}}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w:r>
        <w:t xml:space="preserve">$\mathord{\smash[b]{\underset{\raise.3ex\hbox{$\scriptstyle\sim$}}{v}}\vphantom{v}} = \mathord{\smash[b]{\underset{\raise.3ex\hbox{$\scriptstyle\sim$}}{0}}\vphantom{0}}$</w:t>
      </w:r>
      <w:r>
        <w:t xml:space="preserve">,</w:t>
      </w:r>
      <w:r>
        <w:t xml:space="preserve"> </w:t>
      </w:r>
      <w:r>
        <w:t xml:space="preserve">and</w:t>
      </w:r>
      <w:r>
        <w:t xml:space="preserve"> </w:t>
      </w:r>
      <m:oMath>
        <m:r>
          <m:rPr>
            <m:sty m:val="bi"/>
          </m:rPr>
          <m:t>R</m:t>
        </m:r>
      </m:oMath>
      <w:r>
        <w:t xml:space="preserve"> </w:t>
      </w:r>
      <w:r>
        <w:t xml:space="preserve">has no real eigenvalue.</w:t>
      </w:r>
    </w:p>
    <w:bookmarkEnd w:id="49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93" name="Picture"/>
                  <a:graphic>
                    <a:graphicData uri="http://schemas.openxmlformats.org/drawingml/2006/picture">
                      <pic:pic>
                        <pic:nvPicPr>
                          <pic:cNvPr descr="/opt/quarto/share/formats/docx/tip.png" id="494"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95">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96" w:name="thm-spectral"/>
    <w:p>
      <w:pPr>
        <w:pStyle w:val="FirstParagraph"/>
      </w:pPr>
      <w:r>
        <w:rPr>
          <w:b/>
          <w:bCs/>
        </w:rPr>
        <w:t xml:space="preserve">Theorem 80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96"/>
    <w:bookmarkStart w:id="497" w:name="rem-spectral-equivalent-form"/>
    <w:p>
      <w:pPr>
        <w:pStyle w:val="BodyText"/>
      </w:pPr>
      <w:r>
        <w:rPr>
          <w:i/>
          <w:iCs/>
        </w:rPr>
        <w:t xml:space="preserve">Remark 39</w:t>
      </w:r>
      <w:r>
        <w:t xml:space="preserve"> (An equivalent form of the spectral theorem). </w:t>
      </w:r>
      <w:r>
        <w:t xml:space="preserve">The proof, by</w:t>
      </w:r>
      <w:r>
        <w:t xml:space="preserve"> </w:t>
      </w:r>
      <w:hyperlink r:id="rId146">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[47, Ch.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32</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149</w:t>
        </w:r>
      </w:hyperlink>
      <w:r>
        <w:t xml:space="preserve"> </w:t>
      </w:r>
      <w:r>
        <w:t xml:space="preserve">on its diagonal.</w:t>
      </w:r>
    </w:p>
    <w:bookmarkEnd w:id="497"/>
    <w:bookmarkStart w:id="498"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w:t>
      </w:r>
      <w:r>
        <w:t xml:space="preserve">[71]</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98"/>
    <w:bookmarkStart w:id="499" w:name="exm-spectral"/>
    <w:p>
      <w:pPr>
        <w:pStyle w:val="BodyText"/>
      </w:pPr>
      <w:r>
        <w:rPr>
          <w:b/>
          <w:bCs/>
        </w:rPr>
        <w:t xml:space="preserve">Example 151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149</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99"/>
    <w:bookmarkStart w:id="500" w:name="rem-eigendecomposition-not-unique"/>
    <w:p>
      <w:pPr>
        <w:pStyle w:val="BodyText"/>
      </w:pPr>
      <w:r>
        <w:rPr>
          <w:i/>
          <w:iCs/>
        </w:rPr>
        <w:t xml:space="preserve">Remark 40</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500"/>
    <w:bookmarkStart w:id="501" w:name="thm-svd"/>
    <w:p>
      <w:pPr>
        <w:pStyle w:val="FirstParagraph"/>
      </w:pPr>
      <w:r>
        <w:rPr>
          <w:b/>
          <w:bCs/>
        </w:rPr>
        <w:t xml:space="preserve">Theorem 81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501"/>
    <w:bookmarkStart w:id="502" w:name="rem-svd-any-matrix"/>
    <w:p>
      <w:pPr>
        <w:pStyle w:val="BodyText"/>
      </w:pPr>
      <w:r>
        <w:rPr>
          <w:i/>
          <w:iCs/>
        </w:rPr>
        <w:t xml:space="preserve">Remark 41</w:t>
      </w:r>
      <w:r>
        <w:t xml:space="preserve"> (The SVD applies to every real matrix). </w:t>
      </w:r>
      <w:r>
        <w:t xml:space="preserve">The proof is outside the scope of these notes;</w:t>
      </w:r>
      <w:r>
        <w:t xml:space="preserve"> </w:t>
      </w:r>
      <w:r>
        <w:t xml:space="preserve">see</w:t>
      </w:r>
      <w:r>
        <w:t xml:space="preserve"> </w:t>
      </w:r>
      <w:r>
        <w:t xml:space="preserve">Banerjee and Roy [47, Ch. 12], Theorem 12.1, p. 373</w:t>
      </w:r>
      <w:r>
        <w:t xml:space="preserve">.</w:t>
      </w:r>
      <w:r>
        <w:t xml:space="preserve"> </w:t>
      </w:r>
      <w:r>
        <w:t xml:space="preserve">Unlike the spectral theorem (</w:t>
      </w:r>
      <w:hyperlink w:anchor="thm-spectral">
        <w:r>
          <w:rPr>
            <w:rStyle w:val="Hyperlink"/>
          </w:rPr>
          <w:t xml:space="preserve">Theorem 80</w:t>
        </w:r>
      </w:hyperlink>
      <w:r>
        <w:t xml:space="preserve">),</w:t>
      </w:r>
      <w:r>
        <w:t xml:space="preserve"> </w:t>
      </w:r>
      <w:hyperlink w:anchor="thm-svd">
        <w:r>
          <w:rPr>
            <w:rStyle w:val="Hyperlink"/>
          </w:rPr>
          <w:t xml:space="preserve">Theorem 81</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80</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81</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502"/>
    <w:bookmarkStart w:id="503"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[72]</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81</w:t>
        </w:r>
      </w:hyperlink>
      <w:r>
        <w:t xml:space="preserve">.</w:t>
      </w:r>
    </w:p>
    <w:bookmarkEnd w:id="503"/>
    <w:bookmarkStart w:id="504"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504"/>
    <w:bookmarkStart w:id="505" w:name="exm-svd"/>
    <w:p>
      <w:pPr>
        <w:pStyle w:val="BodyText"/>
      </w:pPr>
      <w:r>
        <w:rPr>
          <w:b/>
          <w:bCs/>
        </w:rPr>
        <w:t xml:space="preserve">Example 152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w:r>
        <w:t xml:space="preserve">$\mathord{\smash[b]{\underset{\raise.3ex\hbox{$\scriptstyle\sim$}}{u}}\vphantom{u}}_1 = (\frac{1}{\sqrt{2}}, 0, \frac{1}{\sqrt{2}})$</w:t>
      </w:r>
      <w:r>
        <w:t xml:space="preserve">,</w:t>
      </w:r>
      <w:r>
        <w:t xml:space="preserve"> </w:t>
      </w:r>
      <w:r>
        <w:t xml:space="preserve">$\mathord{\smash[b]{\underset{\raise.3ex\hbox{$\scriptstyle\sim$}}{u}}\vphantom{u}}_2 = (0, 1, 0)$</w:t>
      </w:r>
      <w:r>
        <w:t xml:space="preserve"> </w:t>
      </w:r>
      <w:r>
        <w:t xml:space="preserve">and</w:t>
      </w:r>
      <w:r>
        <w:t xml:space="preserve"> </w:t>
      </w:r>
      <w:r>
        <w:t xml:space="preserve">$\mathord{\smash[b]{\underset{\raise.3ex\hbox{$\scriptstyle\sim$}}{u}}\vphantom{u}}_3 = (\frac{1}{\sqrt{2}}, 0, -\frac{1}{\sqrt{2}})$</w:t>
      </w:r>
      <w:r>
        <w:t xml:space="preserve">:</w:t>
      </w:r>
    </w:p>
    <w:p>
      <w:pPr>
        <w:pStyle w:val="BodyText"/>
      </w:pPr>
      <w:r>
        <w:t xml:space="preserve">$$
    \begin{aligned}
    \mathord{\smash[b]{\underset{\raise.3ex\hbox{$\scriptstyle\sim$}}{u}}\vphantom{u}}_1 \cdot \mathord{\smash[b]{\underset{\raise.3ex\hbox{$\scriptstyle\sim$}}{u}}\vphantom{u}}_1
    &amp;= \tfrac{1}{\sqrt{2}} \cdot\tfrac{1}{\sqrt{2}} + 0 \cdot 0 + \tfrac{1}{\sqrt{2}} \cdot\tfrac{1}{\sqrt{2}}
    &amp;&amp; \text{(definition of the dot product)}
    \\
    &amp;= \tfrac{1}{2} + 0 + \tfrac{1}{2}
    &amp;&amp; \text{(multiply)}
    \\
    &amp;= 1
    &amp;&amp; \text{(add)}
    \end{aligned}
    $$</w:t>
      </w:r>
    </w:p>
    <w:p>
      <w:pPr>
        <w:pStyle w:val="FirstParagraph"/>
      </w:pPr>
      <w:r>
        <w:t xml:space="preserve">$$
    \begin{aligned}
    \mathord{\smash[b]{\underset{\raise.3ex\hbox{$\scriptstyle\sim$}}{u}}\vphantom{u}}_2 \cdot \mathord{\smash[b]{\underset{\raise.3ex\hbox{$\scriptstyle\sim$}}{u}}\vphantom{u}}_2
    &amp;= 0 \cdot 0 + 1 \cdot 1 + 0 \cdot 0
    &amp;&amp; \text{(definition of the dot product)}
    \\
    &amp;= 0 + 1 + 0
    &amp;&amp; \text{(multiply)}
    \\
    &amp;= 1
    &amp;&amp; \text{(add)}
    \end{aligned}
    $$</w:t>
      </w:r>
    </w:p>
    <w:p>
      <w:pPr>
        <w:pStyle w:val="FirstParagraph"/>
      </w:pPr>
      <w:r>
        <w:t xml:space="preserve">$$
    \begin{aligned}
    \mathord{\smash[b]{\underset{\raise.3ex\hbox{$\scriptstyle\sim$}}{u}}\vphantom{u}}_3 \cdot \mathord{\smash[b]{\underset{\raise.3ex\hbox{$\scriptstyle\sim$}}{u}}\vphantom{u}}_3
    &amp;= \tfrac{1}{\sqrt{2}} \cdot\tfrac{1}{\sqrt{2}} + 0 \cdot 0 + \mathopen{}\left(-\tfrac{1}{\sqrt{2}}\right)\mathclose{} \cdot\mathopen{}\left(-\tfrac{1}{\sqrt{2}}\right)\mathclose{}
    &amp;&amp; \text{(definition of the dot product)}
    \\
    &amp;= \tfrac{1}{2} + 0 + \tfrac{1}{2}
    &amp;&amp; \text{(multiply)}
    \\
    &amp;= 1
    &amp;&amp; \text{(add)}
    \end{aligned}
    $$</w:t>
      </w:r>
    </w:p>
    <w:p>
      <w:pPr>
        <w:pStyle w:val="FirstParagraph"/>
      </w:pPr>
      <w:r>
        <w:t xml:space="preserve">$$
    \begin{aligned}
    \mathord{\smash[b]{\underset{\raise.3ex\hbox{$\scriptstyle\sim$}}{u}}\vphantom{u}}_1 \cdot \mathord{\smash[b]{\underset{\raise.3ex\hbox{$\scriptstyle\sim$}}{u}}\vphantom{u}}_2
    &amp;= \tfrac{1}{\sqrt{2}} \cdot 0 + 0 \cdot 1 + \tfrac{1}{\sqrt{2}} \cdot 0
    &amp;&amp; \text{(definition of the dot product)}
    \\
    &amp;= 0 + 0 + 0
    &amp;&amp; \text{(multiply)}
    \\
    &amp;= 0
    &amp;&amp; \text{(add)}
    \end{aligned}
    $$</w:t>
      </w:r>
    </w:p>
    <w:p>
      <w:pPr>
        <w:pStyle w:val="FirstParagraph"/>
      </w:pPr>
      <w:r>
        <w:t xml:space="preserve">$$
    \begin{aligned}
    \mathord{\smash[b]{\underset{\raise.3ex\hbox{$\scriptstyle\sim$}}{u}}\vphantom{u}}_1 \cdot \mathord{\smash[b]{\underset{\raise.3ex\hbox{$\scriptstyle\sim$}}{u}}\vphantom{u}}_3
    &amp;= \tfrac{1}{\sqrt{2}} \cdot\tfrac{1}{\sqrt{2}} + 0 \cdot 0 + \tfrac{1}{\sqrt{2}} \cdot\mathopen{}\left(-\tfrac{1}{\sqrt{2}}\right)\mathclose{}
    &amp;&amp; \text{(definition of the dot product)}
    \\
    &amp;= \tfrac{1}{2} + 0 - \tfrac{1}{2}
    &amp;&amp; \text{(multiply)}
    \\
    &amp;= 0
    &amp;&amp; \text{(add)}
    \end{aligned}
    $$</w:t>
      </w:r>
    </w:p>
    <w:p>
      <w:pPr>
        <w:pStyle w:val="FirstParagraph"/>
      </w:pPr>
      <w:r>
        <w:t xml:space="preserve">$$
    \begin{aligned}
    \mathord{\smash[b]{\underset{\raise.3ex\hbox{$\scriptstyle\sim$}}{u}}\vphantom{u}}_2 \cdot \mathord{\smash[b]{\underset{\raise.3ex\hbox{$\scriptstyle\sim$}}{u}}\vphantom{u}}_3
    &amp;= 0 \cdot\tfrac{1}{\sqrt{2}} + 1 \cdot 0 + 0 \cdot\mathopen{}\left(-\tfrac{1}{\sqrt{2}}\right)\mathclose{}
    &amp;&amp; \text{(definition of the dot product)}
    \\
    &amp;= 0 + 0 + 0
    &amp;&amp; \text{(multiply)}
    \\
    &amp;= 0
    &amp;&amp; \text{(add)}
    \end{aligned}
    $$</w:t>
      </w:r>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5"/>
    <w:bookmarkStart w:id="506" w:name="rem-svd-not-unique"/>
    <w:p>
      <w:pPr>
        <w:pStyle w:val="BodyText"/>
      </w:pPr>
      <w:r>
        <w:rPr>
          <w:i/>
          <w:iCs/>
        </w:rPr>
        <w:t xml:space="preserve">Remark 42</w:t>
      </w:r>
      <w:r>
        <w:t xml:space="preserve"> (An SVD is not unique). </w:t>
      </w:r>
      <w:r>
        <w:t xml:space="preserve">An SVD is not unique</w:t>
      </w:r>
      <w:r>
        <w:t xml:space="preserve"> </w:t>
      </w:r>
      <w:r>
        <w:t xml:space="preserve">[47, Ch.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[47, Ch. 12], pp. 371 and 378</w:t>
      </w:r>
      <w:r>
        <w:t xml:space="preserve">.</w:t>
      </w:r>
    </w:p>
    <w:p>
      <w:pPr>
        <w:pStyle w:val="BodyText"/>
      </w:pPr>
      <w:r>
        <w:t xml:space="preserve">For example, in</w:t>
      </w:r>
      <w:r>
        <w:t xml:space="preserve"> </w:t>
      </w:r>
      <w:hyperlink w:anchor="exm-svd">
        <w:r>
          <w:rPr>
            <w:rStyle w:val="Hyperlink"/>
          </w:rPr>
          <w:t xml:space="preserve">Example 152</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6"/>
    <w:bookmarkStart w:id="507" w:name="rem-svd-zero-singular-values"/>
    <w:p>
      <w:pPr>
        <w:pStyle w:val="BodyText"/>
      </w:pPr>
      <w:r>
        <w:rPr>
          <w:i/>
          <w:iCs/>
        </w:rPr>
        <w:t xml:space="preserve">Remark 43</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507"/>
    <w:bookmarkStart w:id="508" w:name="thm-svd-evd"/>
    <w:p>
      <w:pPr>
        <w:pStyle w:val="BodyText"/>
      </w:pPr>
      <w:r>
        <w:rPr>
          <w:b/>
          <w:bCs/>
        </w:rPr>
        <w:t xml:space="preserve">Theorem 82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508"/>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20</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w:r>
        <w:t xml:space="preserve">$\mathord{\smash[b]{\underset{\raise.3ex\hbox{$\scriptstyle\sim$}}{v}}\vphantom{v}}_i$</w:t>
      </w:r>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w:r>
        <w:t xml:space="preserve">$\mathord{\smash[b]{\underset{\raise.3ex\hbox{$\scriptstyle\sim$}}{e}}\vphantom{e}}_i$</w:t>
      </w:r>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w:r>
        <w:t xml:space="preserve">${\mathbf{V}}^{\top}\mathord{\smash[b]{\underset{\raise.3ex\hbox{$\scriptstyle\sim$}}{v}}\vphantom{v}}_i = \mathord{\smash[b]{\underset{\raise.3ex\hbox{$\scriptstyle\sim$}}{e}}\vphantom{e}}_i$</w:t>
      </w:r>
      <w:r>
        <w:t xml:space="preserve">.</w:t>
      </w:r>
      <w:r>
        <w:t xml:space="preserve"> </w:t>
      </w:r>
      <w:r>
        <w:t xml:space="preserve">Then</w:t>
      </w:r>
    </w:p>
    <w:p>
      <w:pPr>
        <w:pStyle w:val="BodyText"/>
      </w:pPr>
      <w:r>
        <w:t xml:space="preserve">$$
    \begin{aligned}
    {\mathbf{A}}^{\top}\mathbf{A}\,\mathord{\smash[b]{\underset{\raise.3ex\hbox{$\scriptstyle\sim$}}{v}}\vphantom{v}}_i
    &amp;= \mathbf{V}\mathbf{\Lambda}\,{\mathbf{V}}^{\top}\mathord{\smash[b]{\underset{\raise.3ex\hbox{$\scriptstyle\sim$}}{v}}\vphantom{v}}_i
    &amp;&amp; \text{(the factorization)}
    \\
    &amp;= \mathbf{V}\mathbf{\Lambda}\,\mathord{\smash[b]{\underset{\raise.3ex\hbox{$\scriptstyle\sim$}}{e}}\vphantom{e}}_i
    &amp;&amp; \text{(} {\mathbf{V}}^{\top}\mathord{\smash[b]{\underset{\raise.3ex\hbox{$\scriptstyle\sim$}}{v}}\vphantom{v}}_i = \mathord{\smash[b]{\underset{\raise.3ex\hbox{$\scriptstyle\sim$}}{e}}\vphantom{e}}_i \text{)}
    \\
    &amp;= \mathbf{V}\,(\lambda_i\,\mathord{\smash[b]{\underset{\raise.3ex\hbox{$\scriptstyle\sim$}}{e}}\vphantom{e}}_i)
    &amp;&amp; \text{(column } i \text{ of the diagonal matrix } \mathbf{\Lambda} \text{)}
    \\
    &amp;= \lambda_i\,\mathbf{V}\mathord{\smash[b]{\underset{\raise.3ex\hbox{$\scriptstyle\sim$}}{e}}\vphantom{e}}_i
    &amp;&amp; \text{(move the scalar } \lambda_i \text{ to the front)}
    \\
    &amp;= \lambda_i\,\mathord{\smash[b]{\underset{\raise.3ex\hbox{$\scriptstyle\sim$}}{v}}\vphantom{v}}_i
    &amp;&amp; \text{(} \mathbf{V}\mathord{\smash[b]{\underset{\raise.3ex\hbox{$\scriptstyle\sim$}}{e}}\vphantom{e}}_i \text{ is column } i \text{ of } \mathbf{V} \text{)}
    \end{aligned}
    $$</w:t>
      </w:r>
    </w:p>
    <w:p>
      <w:pPr>
        <w:pStyle w:val="FirstParagraph"/>
      </w:pPr>
      <w:r>
        <w:t xml:space="preserve">and</w:t>
      </w:r>
      <w:r>
        <w:t xml:space="preserve"> </w:t>
      </w:r>
      <w:r>
        <w:t xml:space="preserve">$\mathord{\smash[b]{\underset{\raise.3ex\hbox{$\scriptstyle\sim$}}{v}}\vphantom{v}}_i \neq \mathord{\smash[b]{\underset{\raise.3ex\hbox{$\scriptstyle\sim$}}{0}}\vphantom{0}}$</w:t>
      </w:r>
      <w:r>
        <w:t xml:space="preserve"> </w:t>
      </w:r>
      <w:r>
        <w:t xml:space="preserve">because it has norm</w:t>
      </w:r>
      <w:r>
        <w:t xml:space="preserve"> </w:t>
      </w:r>
      <m:oMath>
        <m:r>
          <m:t>1</m:t>
        </m:r>
      </m:oMath>
      <w:r>
        <w:t xml:space="preserve">.</w:t>
      </w:r>
    </w:p>
    <w:bookmarkStart w:id="509" w:name="exm-svd-evd"/>
    <w:p>
      <w:pPr>
        <w:pStyle w:val="BodyText"/>
      </w:pPr>
      <w:r>
        <w:rPr>
          <w:b/>
          <w:bCs/>
        </w:rPr>
        <w:t xml:space="preserve">Example 153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152</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82</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509"/>
    <w:bookmarkStart w:id="510" w:name="rem-svd-from-evd"/>
    <w:p>
      <w:pPr>
        <w:pStyle w:val="FirstParagraph"/>
      </w:pPr>
      <w:r>
        <w:rPr>
          <w:i/>
          <w:iCs/>
        </w:rPr>
        <w:t xml:space="preserve">Remark 44</w:t>
      </w:r>
      <w:r>
        <w:t xml:space="preserve"> (Building an SVD from an eigendecomposition). </w:t>
      </w:r>
      <w:hyperlink w:anchor="thm-svd-evd">
        <w:r>
          <w:rPr>
            <w:rStyle w:val="Hyperlink"/>
          </w:rPr>
          <w:t xml:space="preserve">Theorem 82</w:t>
        </w:r>
      </w:hyperlink>
      <w:r>
        <w:t xml:space="preserve"> </w:t>
      </w:r>
      <w:r>
        <w:t xml:space="preserve">matches</w:t>
      </w:r>
      <w:r>
        <w:t xml:space="preserve"> </w:t>
      </w:r>
      <w:r>
        <w:t xml:space="preserve">Banerjee and Roy [47, Ch.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153</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152</w:t>
        </w:r>
      </w:hyperlink>
      <w:r>
        <w:t xml:space="preserve">.</w:t>
      </w:r>
    </w:p>
    <w:bookmarkEnd w:id="510"/>
    <w:bookmarkEnd w:id="511"/>
    <w:bookmarkStart w:id="532" w:name="definite-matrices"/>
    <w:p>
      <w:pPr>
        <w:pStyle w:val="Heading2"/>
      </w:pPr>
      <w:r>
        <w:t xml:space="preserve">18 Definite Matrices</w:t>
      </w:r>
    </w:p>
    <w:bookmarkStart w:id="512"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[73]</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w:r>
        <w:t xml:space="preserve">${\mathord{\smash[b]{\underset{\raise.3ex\hbox{$\scriptstyle\sim$}}{x}}\vphantom{x}}}^{\top} \mathbf{A} \mathord{\smash[b]{\underset{\raise.3ex\hbox{$\scriptstyle\sim$}}{x}}\vphantom{x}} \ge 0$</w:t>
      </w:r>
      <w:r>
        <w:t xml:space="preserve"> </w:t>
      </w:r>
      <w:r>
        <w:t xml:space="preserve">for every vector</w:t>
      </w:r>
      <w:r>
        <w:t xml:space="preserve"> </w:t>
      </w:r>
      <w:r>
        <w:t xml:space="preserve">$\mathord{\smash[b]{\underset{\raise.3ex\hbox{$\scriptstyle\sim$}}{x}}\vphantom{x}}$</w:t>
      </w:r>
      <w:r>
        <w:t xml:space="preserve"> </w:t>
      </w:r>
      <w:r>
        <w:t xml:space="preserve">of length</w:t>
      </w:r>
      <w:r>
        <w:t xml:space="preserve"> </w:t>
      </w:r>
      <m:oMath>
        <m:r>
          <m:t>p</m:t>
        </m:r>
      </m:oMath>
      <w:r>
        <w:t xml:space="preserve">.</w:t>
      </w:r>
    </w:p>
    <w:bookmarkEnd w:id="512"/>
    <w:bookmarkStart w:id="513" w:name="exm-positive-semidefinite"/>
    <w:p>
      <w:pPr>
        <w:pStyle w:val="FirstParagraph"/>
      </w:pPr>
      <w:r>
        <w:rPr>
          <w:b/>
          <w:bCs/>
        </w:rPr>
        <w:t xml:space="preserve">Example 154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\mathbf{B} \mathord{\smash[b]{\underset{\raise.3ex\hbox{$\scriptstyle\sim$}}{x}}\vphantom{x}}
    &amp;= x_1^2 + x_1 x_2 + x_2 x_1 + x_2^2
    &amp;&amp; \text{(multiply out the quadratic form)}
    \\
    &amp;= (x_1 + x_2)^2
    &amp;&amp; \text{(complete the square)}
    \\
    &amp;\ge 0
    &amp;&amp; \text{(a square is non-negative)}
    \end{aligned}
    $$</w:t>
      </w:r>
    </w:p>
    <w:p>
      <w:pPr>
        <w:pStyle w:val="FirstParagraph"/>
      </w:pPr>
      <w:r>
        <w:t xml:space="preserve">So</w:t>
      </w:r>
      <w:r>
        <w:t xml:space="preserve"> </w:t>
      </w:r>
      <m:oMath>
        <m:r>
          <m:rPr>
            <m:sty m:val="bi"/>
          </m:rPr>
          <m:t>B</m:t>
        </m:r>
      </m:oMath>
      <w:r>
        <w:t xml:space="preserve"> </w:t>
      </w:r>
      <w:r>
        <w:t xml:space="preserve">is positive semidefinite.</w:t>
      </w:r>
    </w:p>
    <w:bookmarkEnd w:id="513"/>
    <w:bookmarkStart w:id="514"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[73]</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6"/>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w:r>
        <w:t xml:space="preserve">${\mathord{\smash[b]{\underset{\raise.3ex\hbox{$\scriptstyle\sim$}}{x}}\vphantom{x}}}^{\top} \mathbf{A} \mathord{\smash[b]{\underset{\raise.3ex\hbox{$\scriptstyle\sim$}}{x}}\vphantom{x}} &gt; 0$</w:t>
      </w:r>
      <w:r>
        <w:t xml:space="preserve"> </w:t>
      </w:r>
      <w:r>
        <w:t xml:space="preserve">for every vector</w:t>
      </w:r>
      <w:r>
        <w:t xml:space="preserve"> </w:t>
      </w:r>
      <w:r>
        <w:t xml:space="preserve">$\mathord{\smash[b]{\underset{\raise.3ex\hbox{$\scriptstyle\sim$}}{x}}\vphantom{x}}\neq \mathord{\smash[b]{\underset{\raise.3ex\hbox{$\scriptstyle\sim$}}{0}}\vphantom{0}}$</w:t>
      </w:r>
      <w:r>
        <w:t xml:space="preserve"> </w:t>
      </w:r>
      <w:r>
        <w:t xml:space="preserve">of length</w:t>
      </w:r>
      <w:r>
        <w:t xml:space="preserve"> </w:t>
      </w:r>
      <m:oMath>
        <m:r>
          <m:t>p</m:t>
        </m:r>
      </m:oMath>
      <w:r>
        <w:t xml:space="preserve">.</w:t>
      </w:r>
    </w:p>
    <w:bookmarkEnd w:id="514"/>
    <w:bookmarkStart w:id="515" w:name="exm-positive-definite"/>
    <w:p>
      <w:pPr>
        <w:pStyle w:val="FirstParagraph"/>
      </w:pPr>
      <w:r>
        <w:rPr>
          <w:b/>
          <w:bCs/>
        </w:rPr>
        <w:t xml:space="preserve">Example 155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w:r>
        <w:t xml:space="preserve">${\mathord{\smash[b]{\underset{\raise.3ex\hbox{$\scriptstyle\sim$}}{x}}\vphantom{x}}}^{\top} \mathbf{I}_p \mathord{\smash[b]{\underset{\raise.3ex\hbox{$\scriptstyle\sim$}}{x}}\vphantom{x}} = \sum_{i=1}^px_i^2$</w:t>
      </w:r>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154</w:t>
        </w:r>
      </w:hyperlink>
      <w:r>
        <w:t xml:space="preserve"> </w:t>
      </w:r>
      <w:r>
        <w:t xml:space="preserve">is positive semidefinite</w:t>
      </w:r>
      <w:r>
        <w:t xml:space="preserve"> </w:t>
      </w:r>
      <w:r>
        <w:t xml:space="preserve">but not positive definite:</w:t>
      </w:r>
      <w:r>
        <w:t xml:space="preserve"> </w:t>
      </w:r>
      <w:r>
        <w:t xml:space="preserve">at</w:t>
      </w:r>
      <w:r>
        <w:t xml:space="preserve"> </w:t>
      </w:r>
      <w:r>
        <w:t xml:space="preserve">$\mathord{\smash[b]{\underset{\raise.3ex\hbox{$\scriptstyle\sim$}}{x}}\vphantom{x}}= (1, -1) \neq \mathord{\smash[b]{\underset{\raise.3ex\hbox{$\scriptstyle\sim$}}{0}}\vphantom{0}}$</w:t>
      </w:r>
      <w:r>
        <w:t xml:space="preserve">,</w:t>
      </w:r>
    </w:p>
    <w:p>
      <w:pPr>
        <w:pStyle w:val="BodyText"/>
      </w:pPr>
      <w:r>
        <w:t xml:space="preserve">$$
    \begin{aligned}
    {\mathord{\smash[b]{\underset{\raise.3ex\hbox{$\scriptstyle\sim$}}{x}}\vphantom{x}}}^{\top} \mathbf{B} \mathord{\smash[b]{\underset{\raise.3ex\hbox{$\scriptstyle\sim$}}{x}}\vphantom{x}} &amp;= (1 - 1)^2 \\
    &amp;= 0.
    \end{aligned}
    $$</w:t>
      </w:r>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\mathbf{D} \mathord{\smash[b]{\underset{\raise.3ex\hbox{$\scriptstyle\sim$}}{x}}\vphantom{x}} &amp;= 1 - 2 - 2 + 1 \\
    &amp;= -2 \\
    &amp;&lt; 0.
    \end{aligned}
    $$</w:t>
      </w:r>
    </w:p>
    <w:bookmarkEnd w:id="515"/>
    <w:bookmarkStart w:id="516" w:name="rem-positive-definite-symmetry"/>
    <w:p>
      <w:pPr>
        <w:pStyle w:val="FirstParagraph"/>
      </w:pPr>
      <w:r>
        <w:rPr>
          <w:i/>
          <w:iCs/>
        </w:rPr>
        <w:t xml:space="preserve">Remark 45</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w:r>
        <w:t xml:space="preserve">${\mathord{\smash[b]{\underset{\raise.3ex\hbox{$\scriptstyle\sim$}}{x}}\vphantom{x}}}^{\top} \mathbf{A} \mathord{\smash[b]{\underset{\raise.3ex\hbox{$\scriptstyle\sim$}}{x}}\vphantom{x}} &gt; 0$</w:t>
      </w:r>
      <w:r>
        <w:t xml:space="preserve"> </w:t>
      </w:r>
      <w:r>
        <w:t xml:space="preserve">for every</w:t>
      </w:r>
      <w:r>
        <w:t xml:space="preserve"> </w:t>
      </w:r>
      <w:r>
        <w:t xml:space="preserve">$\mathord{\smash[b]{\underset{\raise.3ex\hbox{$\scriptstyle\sim$}}{x}}\vphantom{x}}\neq \mathord{\smash[b]{\underset{\raise.3ex\hbox{$\scriptstyle\sim$}}{0}}\vphantom{0}}$</w:t>
      </w:r>
      <w:r>
        <w:t xml:space="preserve">,</w:t>
      </w:r>
      <w:r>
        <w:t xml:space="preserve"> </w:t>
      </w:r>
      <w:r>
        <w:t xml:space="preserve">and</w:t>
      </w:r>
      <w:r>
        <w:t xml:space="preserve"> </w:t>
      </w:r>
      <w:r>
        <w:t xml:space="preserve">${\mathord{\smash[b]{\underset{\raise.3ex\hbox{$\scriptstyle\sim$}}{0}}\vphantom{0}}}^{\top}\mathbf{A}\mathord{\smash[b]{\underset{\raise.3ex\hbox{$\scriptstyle\sim$}}{0}}\vphantom{0}}= 0$</w:t>
      </w:r>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155</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\mathbf{C} \mathord{\smash[b]{\underset{\raise.3ex\hbox{$\scriptstyle\sim$}}{x}}\vphantom{x}}
    &amp;= x_1 (x_1 + x_2) + x_2 (-x_1 + x_2)
    &amp;&amp; \text{(multiply out the quadratic form)}
    \\
    &amp;= x_1^2 + x_1 x_2 - x_2 x_1 + x_2^2
    &amp;&amp; \text{(distribute)}
    \\
    &amp;= x_1^2 + x_2^2
    &amp;&amp; \text{(the middle terms cancel)}
    \end{aligned}
    $$</w:t>
      </w:r>
    </w:p>
    <w:p>
      <w:pPr>
        <w:pStyle w:val="FirstParagraph"/>
      </w:pPr>
      <w:r>
        <w:t xml:space="preserve">which is positive for every</w:t>
      </w:r>
      <w:r>
        <w:t xml:space="preserve"> </w:t>
      </w:r>
      <w:r>
        <w:t xml:space="preserve">$\mathord{\smash[b]{\underset{\raise.3ex\hbox{$\scriptstyle\sim$}}{x}}\vphantom{x}}\neq \mathord{\smash[b]{\underset{\raise.3ex\hbox{$\scriptstyle\sim$}}{0}}\vphantom{0}}$</w:t>
      </w:r>
      <w:r>
        <w:t xml:space="preserve">.</w:t>
      </w:r>
      <w:r>
        <w:t xml:space="preserve"> </w:t>
      </w:r>
      <w:r>
        <w:t xml:space="preserve">But suppose</w:t>
      </w:r>
      <w:r>
        <w:t xml:space="preserve"> </w:t>
      </w:r>
      <w:r>
        <w:t xml:space="preserve">$\mathbf{C}\mathord{\smash[b]{\underset{\raise.3ex\hbox{$\scriptstyle\sim$}}{v}}\vphantom{v}}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w:r>
        <w:t xml:space="preserve">$\mathord{\smash[b]{\underset{\raise.3ex\hbox{$\scriptstyle\sim$}}{v}}\vphantom{v}} \neq \mathord{\smash[b]{\underset{\raise.3ex\hbox{$\scriptstyle\sim$}}{0}}\vphantom{0}}$</w:t>
      </w:r>
      <w:r>
        <w:t xml:space="preserve">.</w:t>
      </w:r>
    </w:p>
    <w:bookmarkEnd w:id="516"/>
    <w:p>
      <w:pPr>
        <w:pStyle w:val="BodyText"/>
      </w:pPr>
      <w:r>
        <w:t xml:space="preserve">See also</w:t>
      </w:r>
      <w:r>
        <w:t xml:space="preserve"> </w:t>
      </w:r>
      <w:r>
        <w:t xml:space="preserve">[73]</w:t>
      </w:r>
      <w:r>
        <w:t xml:space="preserve">.</w:t>
      </w:r>
    </w:p>
    <w:bookmarkStart w:id="517" w:name="thm-definite-eigenvalues"/>
    <w:p>
      <w:pPr>
        <w:pStyle w:val="BodyText"/>
      </w:pPr>
      <w:r>
        <w:rPr>
          <w:b/>
          <w:bCs/>
        </w:rPr>
        <w:t xml:space="preserve">Theorem 83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17"/>
    <w:p>
      <w:pPr>
        <w:pStyle w:val="FirstParagraph"/>
      </w:pPr>
      <w:r>
        <w:rPr>
          <w:i/>
          <w:iCs/>
        </w:rPr>
        <w:t xml:space="preserve">Proof</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{\mathord{\smash[b]{\underset{\raise.3ex\hbox{$\scriptstyle\sim$}}{x}}\vphantom{x}}}^{\top}\mathbf{Q}\mathbf{\Lambda}{\mathbf{Q}}^{\top}\mathord{\smash[b]{\underset{\raise.3ex\hbox{$\scriptstyle\sim$}}{x}}\vphantom{x}}
    &amp;&amp; \text{(substitute the eigendecomposition)}
    \\
    &amp;= {\mathopen{}\left({\mathbf{Q}}^{\top}\mathord{\smash[b]{\underset{\raise.3ex\hbox{$\scriptstyle\sim$}}{x}}\vphantom{x}}\right)\mathclose{}}^{\top}\mathbf{\Lambda}\mathopen{}\left({\mathbf{Q}}^{\top}\mathord{\smash[b]{\underset{\raise.3ex\hbox{$\scriptstyle\sim$}}{x}}\vphantom{x}}\right)\mathclose{}
    &amp;&amp; \text{(transpose of a product)}
    \\
    &amp;= {\mathord{\smash[b]{\underset{\raise.3ex\hbox{$\scriptstyle\sim$}}{y}}\vphantom{y}}}^{\top}\mathbf{\Lambda}\mathord{\smash[b]{\underset{\raise.3ex\hbox{$\scriptstyle\sim$}}{y}}\vphantom{y}}
    &amp;&amp; \text{(definition of } \mathord{\smash[b]{\underset{\raise.3ex\hbox{$\scriptstyle\sim$}}{y}}\vphantom{y}} \text{)}
    \\
    &amp;= \sum_{i=1}^p\lambda_i y_i^2
    &amp;&amp; \text{(} \mathbf{\Lambda} \text{ is diagonal)}
    \end{aligned}
    $$</w:t>
      </w:r>
    </w:p>
    <w:p>
      <w:pPr>
        <w:pStyle w:val="FirstParagraph"/>
      </w:pPr>
      <w:r>
        <w:t xml:space="preserve">The second step is</w:t>
      </w:r>
      <w:r>
        <w:t xml:space="preserve"> </w:t>
      </w:r>
      <w:hyperlink w:anchor="thm-transpose-product">
        <w:r>
          <w:rPr>
            <w:rStyle w:val="Hyperlink"/>
          </w:rPr>
          <w:t xml:space="preserve">Theorem 20</w:t>
        </w:r>
      </w:hyperlink>
      <w:r>
        <w:t xml:space="preserve">.</w:t>
      </w:r>
      <w:r>
        <w:t xml:space="preserve"> </w:t>
      </w:r>
      <w:r>
        <w:t xml:space="preserve">Also,</w:t>
      </w:r>
      <w:r>
        <w:t xml:space="preserve"> </w:t>
      </w:r>
      <w:r>
        <w:t xml:space="preserve">$\mathord{\smash[b]{\underset{\raise.3ex\hbox{$\scriptstyle\sim$}}{x}}\vphantom{x}}= \mathord{\smash[b]{\underset{\raise.3ex\hbox{$\scriptstyle\sim$}}{0}}\vphantom{0}}$</w:t>
      </w:r>
      <w:r>
        <w:t xml:space="preserve"> </w:t>
      </w:r>
      <w:r>
        <w:t xml:space="preserve">exactly when</w:t>
      </w:r>
      <w:r>
        <w:t xml:space="preserve"> </w:t>
      </w:r>
      <w:r>
        <w:t xml:space="preserve">$\mathord{\smash[b]{\underset{\raise.3ex\hbox{$\scriptstyle\sim$}}{y}}\vphantom{y}} = \mathord{\smash[b]{\underset{\raise.3ex\hbox{$\scriptstyle\sim$}}{0}}\vphantom{0}}$</w:t>
      </w:r>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w:r>
        <w:t xml:space="preserve">$\mathord{\smash[b]{\underset{\raise.3ex\hbox{$\scriptstyle\sim$}}{x}}\vphantom{x}}= \mathbf{Q}\mathord{\smash[b]{\underset{\raise.3ex\hbox{$\scriptstyle\sim$}}{y}}\vphantom{y}}$</w:t>
      </w:r>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w:r>
        <w:t xml:space="preserve">${\mathord{\smash[b]{\underset{\raise.3ex\hbox{$\scriptstyle\sim$}}{x}}\vphantom{x}}}^{\top} \mathbf{A} \mathord{\smash[b]{\underset{\raise.3ex\hbox{$\scriptstyle\sim$}}{x}}\vphantom{x}} \ge 0$</w:t>
      </w:r>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w:r>
        <w:t xml:space="preserve">$\mathord{\smash[b]{\underset{\raise.3ex\hbox{$\scriptstyle\sim$}}{x}}\vphantom{x}}\neq \mathord{\smash[b]{\underset{\raise.3ex\hbox{$\scriptstyle\sim$}}{0}}\vphantom{0}}$</w:t>
      </w:r>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w:r>
        <w:t xml:space="preserve">${\mathord{\smash[b]{\underset{\raise.3ex\hbox{$\scriptstyle\sim$}}{x}}\vphantom{x}}}^{\top} \mathbf{A} \mathord{\smash[b]{\underset{\raise.3ex\hbox{$\scriptstyle\sim$}}{x}}\vphantom{x}} &gt; 0$</w:t>
      </w:r>
      <w:r>
        <w:t xml:space="preserve">.</w:t>
      </w:r>
    </w:p>
    <w:p>
      <w:pPr>
        <w:pStyle w:val="BodyText"/>
      </w:pPr>
      <w:r>
        <w:rPr>
          <w:i/>
          <w:iCs/>
        </w:rPr>
        <w:t xml:space="preserve">Conversely</w:t>
      </w:r>
      <w:r>
        <w:t xml:space="preserve">, take</w:t>
      </w:r>
      <w:r>
        <w:t xml:space="preserve"> </w:t>
      </w:r>
      <w:r>
        <w:t xml:space="preserve">$\mathord{\smash[b]{\underset{\raise.3ex\hbox{$\scriptstyle\sim$}}{x}}\vphantom{x}}= \mathord{\smash[b]{\underset{\raise.3ex\hbox{$\scriptstyle\sim$}}{q}}\vphantom{q}}_i$</w:t>
      </w:r>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w:r>
        <w:t xml:space="preserve">$\mathord{\smash[b]{\underset{\raise.3ex\hbox{$\scriptstyle\sim$}}{0}}\vphantom{0}}$</w:t>
      </w:r>
      <w:r>
        <w:t xml:space="preserve"> </w:t>
      </w:r>
      <w:r>
        <w:t xml:space="preserve">because it has norm 1.</w:t>
      </w:r>
      <w:r>
        <w:t xml:space="preserve"> </w:t>
      </w:r>
      <w:r>
        <w:t xml:space="preserve">Then</w:t>
      </w:r>
      <w:r>
        <w:t xml:space="preserve"> </w:t>
      </w:r>
      <w:r>
        <w:t xml:space="preserve">$\mathord{\smash[b]{\underset{\raise.3ex\hbox{$\scriptstyle\sim$}}{y}}\vphantom{y}} = {\mathbf{Q}}^{\top}\mathord{\smash[b]{\underset{\raise.3ex\hbox{$\scriptstyle\sim$}}{q}}\vphantom{q}}_i$</w:t>
      </w:r>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w:r>
        <w:t xml:space="preserve">$\mathord{\smash[b]{\underset{\raise.3ex\hbox{$\scriptstyle\sim$}}{y}}\vphantom{y}}$</w:t>
      </w:r>
      <w:r>
        <w:t xml:space="preserve"> </w:t>
      </w:r>
      <w:r>
        <w:t xml:space="preserve">is</w:t>
      </w:r>
      <w:r>
        <w:t xml:space="preserve"> </w:t>
      </w:r>
      <m:oMath>
        <m:r>
          <m:t>0</m:t>
        </m:r>
      </m:oMath>
      <w:r>
        <w:t xml:space="preserve">,</w:t>
      </w:r>
      <w:r>
        <w:t xml:space="preserve"> </w:t>
      </w:r>
      <w:r>
        <w:t xml:space="preserve">and the display gives</w:t>
      </w:r>
      <w:r>
        <w:t xml:space="preserve"> </w:t>
      </w:r>
      <w:r>
        <w:t xml:space="preserve">${\mathord{\smash[b]{\underset{\raise.3ex\hbox{$\scriptstyle\sim$}}{q}}\vphantom{q}}_i}^{\top}\mathbf{A}\mathord{\smash[b]{\underset{\raise.3ex\hbox{$\scriptstyle\sim$}}{q}}\vphantom{q}}_i = \lambda_i$</w:t>
      </w:r>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18" w:name="exm-definite-eigenvalues"/>
    <w:p>
      <w:pPr>
        <w:pStyle w:val="BodyText"/>
      </w:pPr>
      <w:r>
        <w:rPr>
          <w:b/>
          <w:bCs/>
        </w:rPr>
        <w:t xml:space="preserve">Example 156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155</w:t>
        </w:r>
      </w:hyperlink>
      <w:r>
        <w:t xml:space="preserve"> </w:t>
      </w:r>
      <w:r>
        <w:t xml:space="preserve">found directly.</w:t>
      </w:r>
    </w:p>
    <w:bookmarkEnd w:id="518"/>
    <w:bookmarkStart w:id="519" w:name="thm-pd-inverse"/>
    <w:p>
      <w:pPr>
        <w:pStyle w:val="FirstParagraph"/>
      </w:pPr>
      <w:r>
        <w:rPr>
          <w:b/>
          <w:bCs/>
        </w:rPr>
        <w:t xml:space="preserve">Theorem 84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19"/>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11</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10</w:t>
        </w:r>
      </w:hyperlink>
      <w:r>
        <w:t xml:space="preserve">.</w:t>
      </w:r>
      <w:r>
        <w:t xml:space="preserve"> </w:t>
      </w:r>
      <w:r>
        <w:t xml:space="preserve">For</w:t>
      </w:r>
      <w:r>
        <w:t xml:space="preserve"> </w:t>
      </w:r>
      <w:r>
        <w:t xml:space="preserve">$\mathord{\smash[b]{\underset{\raise.3ex\hbox{$\scriptstyle\sim$}}{x}}\vphantom{x}}\neq \mathord{\smash[b]{\underset{\raise.3ex\hbox{$\scriptstyle\sim$}}{0}}\vphantom{0}}$</w:t>
      </w:r>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which is not</w:t>
      </w:r>
      <w:r>
        <w:t xml:space="preserve"> </w:t>
      </w:r>
      <w:r>
        <w:t xml:space="preserve">$\mathord{\smash[b]{\underset{\raise.3ex\hbox{$\scriptstyle\sim$}}{0}}\vphantom{0}}$</w:t>
      </w:r>
      <w:r>
        <w:t xml:space="preserve"> </w:t>
      </w:r>
      <w:r>
        <w:t xml:space="preserve">because</w:t>
      </w:r>
      <w:r>
        <w:t xml:space="preserve"> </w:t>
      </w:r>
      <w:r>
        <w:t xml:space="preserve">$\mathord{\smash[b]{\underset{\raise.3ex\hbox{$\scriptstyle\sim$}}{x}}\vphantom{x}}= \mathbf{Q}\mathord{\smash[b]{\underset{\raise.3ex\hbox{$\scriptstyle\sim$}}{y}}\vphantom{y}}$</w:t>
      </w:r>
      <w:r>
        <w:t xml:space="preserve">.</w:t>
      </w:r>
      <w:r>
        <w:t xml:space="preserve"> </w:t>
      </w:r>
      <w:r>
        <w:t xml:space="preserve">As in the proof of</w:t>
      </w:r>
      <w:r>
        <w:t xml:space="preserve"> </w:t>
      </w:r>
      <w:hyperlink w:anchor="thm-definite-eigenvalues">
        <w:r>
          <w:rPr>
            <w:rStyle w:val="Hyperlink"/>
          </w:rPr>
          <w:t xml:space="preserve">Theorem 83</w:t>
        </w:r>
      </w:hyperlink>
      <w:r>
        <w:t xml:space="preserve">:</w:t>
      </w:r>
    </w:p>
    <w:p>
      <w:pPr>
        <w:pStyle w:val="BodyText"/>
      </w:pPr>
      <w:r>
        <w:t xml:space="preserve">$$
    \begin{aligned}
    {\mathord{\smash[b]{\underset{\raise.3ex\hbox{$\scriptstyle\sim$}}{x}}\vphantom{x}}}^{\top}\mathbf{A}^{-1}\mathord{\smash[b]{\underset{\raise.3ex\hbox{$\scriptstyle\sim$}}{x}}\vphantom{x}}
    &amp;= {\mathord{\smash[b]{\underset{\raise.3ex\hbox{$\scriptstyle\sim$}}{y}}\vphantom{y}}}^{\top}\mathbf{\Lambda}^{-1}\mathord{\smash[b]{\underset{\raise.3ex\hbox{$\scriptstyle\sim$}}{y}}\vphantom{y}}
    &amp;&amp; \text{(substitute } \mathbf{A}^{-1} = \mathbf{Q}\mathbf{\Lambda}^{-1}{\mathbf{Q}}^{\top} \text{)}
    \\
    &amp;= \sum_{i=1}^p\frac{y_i^2}{\lambda_i}
    &amp;&amp; \text{(} \mathbf{\Lambda}^{-1} \text{ is diagonal)}
    \\
    &amp;&gt; 0
    &amp;&amp; \text{(each } \lambda_i &gt; 0 \text{, and some } y_i \neq 0 \text{)}
    \end{aligned}
    $$</w:t>
      </w:r>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20" w:name="exm-pd-inverse"/>
    <w:p>
      <w:pPr>
        <w:pStyle w:val="BodyText"/>
      </w:pPr>
      <w:r>
        <w:rPr>
          <w:b/>
          <w:bCs/>
        </w:rPr>
        <w:t xml:space="preserve">Example 157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151</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20"/>
    <w:bookmarkStart w:id="521"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[74]</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w:r>
        <w:t xml:space="preserve">$\mathopen{}\left\{(\mathord{\smash[b]{\underset{\raise.3ex\hbox{$\scriptstyle\sim$}}{x}}\vphantom{x}}, f(\mathord{\smash[b]{\underset{\raise.3ex\hbox{$\scriptstyle\sim$}}{x}}\vphantom{x}})) \mid \mathord{\smash[b]{\underset{\raise.3ex\hbox{$\scriptstyle\sim$}}{x}}\vphantom{x}}\in \mathbb{R}^p\right\}\mathclose{}$</w:t>
      </w:r>
      <w:r>
        <w:t xml:space="preserve"> </w:t>
      </w:r>
      <w:r>
        <w:t xml:space="preserve">of a function</w:t>
      </w:r>
    </w:p>
    <w:p>
      <w:pPr>
        <w:pStyle w:val="BodyText"/>
      </w:pPr>
      <w:r>
        <w:t xml:space="preserve">$$
    f(\mathord{\smash[b]{\underset{\raise.3ex\hbox{$\scriptstyle\sim$}}{x}}\vphantom{x}}) = {\mathord{\smash[b]{\underset{\raise.3ex\hbox{$\scriptstyle\sim$}}{x}}\vphantom{x}}}^{\top} \mathbf{S} \mathord{\smash[b]{\underset{\raise.3ex\hbox{$\scriptstyle\sim$}}{x}}\vphantom{x}} + \mathord{\smash[b]{\underset{\raise.3ex\hbox{$\scriptstyle\sim$}}{b}}\vphantom{b}} \cdot \mathord{\smash[b]{\underset{\raise.3ex\hbox{$\scriptstyle\sim$}}{x}}\vphantom{x}} + c,
    $$</w:t>
      </w:r>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w:r>
        <w:t xml:space="preserve">$\mathord{\smash[b]{\underset{\raise.3ex\hbox{$\scriptstyle\sim$}}{b}}\vphantom{b}} \in \mathbb{R}^p$</w:t>
      </w:r>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21"/>
    <w:bookmarkStart w:id="522"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22"/>
    <w:bookmarkStart w:id="524" w:name="exm-paraboloid"/>
    <w:p>
      <w:pPr>
        <w:pStyle w:val="BodyText"/>
      </w:pPr>
      <w:r>
        <w:rPr>
          <w:b/>
          <w:bCs/>
        </w:rPr>
        <w:t xml:space="preserve">Example 158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w:r>
        <w:t xml:space="preserve">$\mathord{\smash[b]{\underset{\raise.3ex\hbox{$\scriptstyle\sim$}}{b}}\vphantom{b}} = \mathord{\smash[b]{\underset{\raise.3ex\hbox{$\scriptstyle\sim$}}{0}}\vphantom{0}}_{2 \times 1}$</w:t>
      </w:r>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155</w:t>
        </w:r>
      </w:hyperlink>
      <w:r>
        <w:t xml:space="preserve">),</w:t>
      </w:r>
      <w:r>
        <w:t xml:space="preserve"> </w:t>
      </w:r>
      <w:r>
        <w:t xml:space="preserve">so the graph of</w:t>
      </w:r>
    </w:p>
    <w:p>
      <w:pPr>
        <w:pStyle w:val="BodyText"/>
      </w:pPr>
      <w:r>
        <w:t xml:space="preserve">$$
    \begin{aligned}
    f(\mathord{\smash[b]{\underset{\raise.3ex\hbox{$\scriptstyle\sim$}}{x}}\vphantom{x}}) &amp;= {\mathord{\smash[b]{\underset{\raise.3ex\hbox{$\scriptstyle\sim$}}{x}}\vphantom{x}}}^{\top} \mathbf{I}_2 \mathord{\smash[b]{\underset{\raise.3ex\hbox{$\scriptstyle\sim$}}{x}}\vphantom{x}} \\
    &amp;= x_1^2 + x_2^2
    \end{aligned}
    $$</w:t>
      </w:r>
    </w:p>
    <w:p>
      <w:pPr>
        <w:pStyle w:val="FirstParagraph"/>
      </w:pPr>
      <w:r>
        <w:t xml:space="preserve">is an elliptic paraboloid.</w:t>
      </w:r>
      <w:r>
        <w:t xml:space="preserve"> </w:t>
      </w:r>
      <w:r>
        <w:t xml:space="preserve">At</w:t>
      </w:r>
      <w:r>
        <w:t xml:space="preserve"> </w:t>
      </w:r>
      <w:r>
        <w:t xml:space="preserve">$\mathord{\smash[b]{\underset{\raise.3ex\hbox{$\scriptstyle\sim$}}{x}}\vphantom{x}}= \mathord{\smash[b]{\underset{\raise.3ex\hbox{$\scriptstyle\sim$}}{0}}\vphantom{0}}$</w:t>
      </w:r>
      <w:r>
        <w:t xml:space="preserve">,</w:t>
      </w:r>
      <w:r>
        <w:t xml:space="preserve"> </w:t>
      </w:r>
      <w:r>
        <w:t xml:space="preserve">$f(\mathord{\smash[b]{\underset{\raise.3ex\hbox{$\scriptstyle\sim$}}{x}}\vphantom{x}}) = 0$</w:t>
      </w:r>
      <w:r>
        <w:t xml:space="preserve">;</w:t>
      </w:r>
      <w:r>
        <w:t xml:space="preserve"> </w:t>
      </w:r>
      <w:r>
        <w:t xml:space="preserve">at</w:t>
      </w:r>
      <w:r>
        <w:t xml:space="preserve"> </w:t>
      </w:r>
      <w:r>
        <w:t xml:space="preserve">$\mathord{\smash[b]{\underset{\raise.3ex\hbox{$\scriptstyle\sim$}}{x}}\vphantom{x}}= (1, 1)$</w:t>
      </w:r>
      <w:r>
        <w:t xml:space="preserve">,</w:t>
      </w:r>
      <w:r>
        <w:t xml:space="preserve"> </w:t>
      </w:r>
      <w:r>
        <w:t xml:space="preserve">$f(\mathord{\smash[b]{\underset{\raise.3ex\hbox{$\scriptstyle\sim$}}{x}}\vphantom{x}}) = 2$</w:t>
      </w:r>
      <w:r>
        <w:t xml:space="preserve">;</w:t>
      </w:r>
      <w:r>
        <w:t xml:space="preserve"> </w:t>
      </w:r>
      <w:r>
        <w:t xml:space="preserve">and</w:t>
      </w:r>
      <w:r>
        <w:t xml:space="preserve"> </w:t>
      </w:r>
      <w:r>
        <w:t xml:space="preserve">$f(\mathord{\smash[b]{\underset{\raise.3ex\hbox{$\scriptstyle\sim$}}{x}}\vphantom{x}}) &gt; 0$</w:t>
      </w:r>
      <w:r>
        <w:t xml:space="preserve"> </w:t>
      </w:r>
      <w:r>
        <w:t xml:space="preserve">at every</w:t>
      </w:r>
      <w:r>
        <w:t xml:space="preserve"> </w:t>
      </w:r>
      <w:r>
        <w:t xml:space="preserve">$\mathord{\smash[b]{\underset{\raise.3ex\hbox{$\scriptstyle\sim$}}{x}}\vphantom{x}}\neq \mathord{\smash[b]{\underset{\raise.3ex\hbox{$\scriptstyle\sim$}}{0}}\vphantom{0}}$</w:t>
      </w:r>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23"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23"/>
        </w:tc>
      </w:tr>
    </w:tbl>
    <w:bookmarkEnd w:id="524"/>
    <w:bookmarkStart w:id="525"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w:r>
        <w:t xml:space="preserve">${\mathord{\smash[b]{\underset{\raise.3ex\hbox{$\scriptstyle\sim$}}{x}}\vphantom{x}}}^{\top} \mathbf{A} \mathord{\smash[b]{\underset{\raise.3ex\hbox{$\scriptstyle\sim$}}{x}}\vphantom{x}} &gt; 0$</w:t>
      </w:r>
      <w:r>
        <w:t xml:space="preserve"> </w:t>
      </w:r>
      <w:r>
        <w:t xml:space="preserve">for all nonzero</w:t>
      </w:r>
      <w:r>
        <w:t xml:space="preserve"> </w:t>
      </w:r>
      <w:r>
        <w:t xml:space="preserve">$\mathord{\smash[b]{\underset{\raise.3ex\hbox{$\scriptstyle\sim$}}{x}}\vphantom{x}}\in \mathbb{R}^p$</w:t>
      </w:r>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w:r>
        <w:t xml:space="preserve">$\mathord{\smash[b]{\underset{\raise.3ex\hbox{$\scriptstyle\sim$}}{x}}\vphantom{x}}, \mathord{\smash[b]{\underset{\raise.3ex\hbox{$\scriptstyle\sim$}}{y}}\vphantom{y}}\in \mathbb{R}^p$</w:t>
      </w:r>
      <w:r>
        <w:t xml:space="preserve"> </w:t>
      </w:r>
      <w:r>
        <w:t xml:space="preserve">by</w:t>
      </w:r>
    </w:p>
    <w:p>
      <w:pPr>
        <w:pStyle w:val="BodyText"/>
      </w:pPr>
      <w:r>
        <w:t xml:space="preserve">$$
    \mathopen{}\left\langle \mathord{\smash[b]{\underset{\raise.3ex\hbox{$\scriptstyle\sim$}}{x}}\vphantom{x}}, \mathord{\smash[b]{\underset{\raise.3ex\hbox{$\scriptstyle\sim$}}{y}}\vphantom{y}}\right\rangle\mathclose{}_{\mathbf{A}} \stackrel{\text{def}}{=}{\mathord{\smash[b]{\underset{\raise.3ex\hbox{$\scriptstyle\sim$}}{x}}\vphantom{x}}}^{\top} \mathbf{A} \mathord{\smash[b]{\underset{\raise.3ex\hbox{$\scriptstyle\sim$}}{y}}\vphantom{y}}.
    $$</w:t>
      </w:r>
    </w:p>
    <w:bookmarkEnd w:id="525"/>
    <w:bookmarkStart w:id="526" w:name="exm-matrix-induced-inner-product"/>
    <w:p>
      <w:pPr>
        <w:pStyle w:val="FirstParagraph"/>
      </w:pPr>
      <w:r>
        <w:rPr>
          <w:b/>
          <w:bCs/>
        </w:rPr>
        <w:t xml:space="preserve">Example 159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w:r>
        <w:t xml:space="preserve">$\mathord{\smash[b]{\underset{\raise.3ex\hbox{$\scriptstyle\sim$}}{x}}\vphantom{x}}= (x_1, x_2) \in \mathbb{R}^2$</w:t>
      </w:r>
      <w:r>
        <w:t xml:space="preserve">:</w:t>
      </w:r>
    </w:p>
    <w:p>
      <w:pPr>
        <w:pStyle w:val="BodyText"/>
      </w:pPr>
      <w:r>
        <w:t xml:space="preserve">$$
    \begin{aligned}
    {\mathord{\smash[b]{\underset{\raise.3ex\hbox{$\scriptstyle\sim$}}{x}}\vphantom{x}}}^{\top} \mathbf{A} \mathord{\smash[b]{\underset{\raise.3ex\hbox{$\scriptstyle\sim$}}{x}}\vphantom{x}}
    &amp;= 2 x_1^2 + 2 x_1 x_2 + 2 x_2^2
    &amp;&amp; \text{(expand the quadratic form)}
    \\
    &amp;= (x_1 + x_2)^2 + x_1^2 + x_2^2
    &amp;&amp; \text{(complete the square)}
    \end{aligned}
    $$</w:t>
      </w:r>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w:r>
        <w:t xml:space="preserve">$\mathord{\smash[b]{\underset{\raise.3ex\hbox{$\scriptstyle\sim$}}{x}}\vphantom{x}}\neq \mathord{\smash[b]{\underset{\raise.3ex\hbox{$\scriptstyle\sim$}}{0}}\vphantom{0}}$</w:t>
      </w:r>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(3, -1)$</w:t>
      </w:r>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\mathbf{A} \mathord{\smash[b]{\underset{\raise.3ex\hbox{$\scriptstyle\sim$}}{y}}\vphantom{y}}
    &amp;&amp; \text{(definition of } \mathopen{}\left\langle \cdot, \cdot\right\rangle\mathclose{}_{\mathbf{A}} \text{)}
    \\
    &amp;= \begin{bmatrix} 1 &amp; 2 \end{bmatrix} \begin{bmatrix} 2 &amp; 1 \\ 1 &amp; 2 \end{bmatrix} \begin{bmatrix} 3 \\ -1 \end{bmatrix}
    &amp;&amp; \text{(substitute vectors and matrix)}
    \\
    &amp;= \begin{bmatrix} 1 &amp; 2 \end{bmatrix} \begin{bmatrix} 2 \cdot 3 + 1 \cdot(-1) \\ 1 \cdot 3 + 2 \cdot(-1) \end{bmatrix}
    &amp;&amp; \text{(}\text{Definition~32}\text{)}
    \\
    &amp;= \begin{bmatrix} 1 &amp; 2 \end{bmatrix} \begin{bmatrix} 5 \\ 1 \end{bmatrix}
    &amp;&amp; \text{(multiply and add)}
    \\
    &amp;= 1 \cdot 5 + 2 \cdot 1
    &amp;&amp; \text{(}\text{Definition~32}\text{)}
    \\
    &amp;= 7.
    &amp;&amp; \text{(multiply and add)}
    \end{aligned}
    $$</w:t>
      </w:r>
    </w:p>
    <w:p>
      <w:pPr>
        <w:pStyle w:val="FirstParagraph"/>
      </w:pPr>
      <w:r>
        <w:t xml:space="preserve">In contrast, the standard dot product yields:</w:t>
      </w:r>
    </w:p>
    <w:p>
      <w:pPr>
        <w:pStyle w:val="BodyText"/>
      </w:pPr>
      <w:r>
        <w:t xml:space="preserve">$$
    \begin{aligned}
    \mathord{\smash[b]{\underset{\raise.3ex\hbox{$\scriptstyle\sim$}}{x}}\vphantom{x}}\cdot \mathord{\smash[b]{\underset{\raise.3ex\hbox{$\scriptstyle\sim$}}{y}}\vphantom{y}}
    &amp;= 1 \cdot 3 + 2 \cdot(-1) \\
    &amp;= 1.
    \end{aligned}
    $$</w:t>
      </w:r>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w:r>
        <w:t xml:space="preserve">$\mathopen{}\left\langle \mathord{\smash[b]{\underset{\raise.3ex\hbox{$\scriptstyle\sim$}}{x}}\vphantom{x}}, \mathord{\smash[b]{\underset{\raise.3ex\hbox{$\scriptstyle\sim$}}{y}}\vphantom{y}}\right\rangle\mathclose{}_{\mathbf{I}_p} = \mathord{\smash[b]{\underset{\raise.3ex\hbox{$\scriptstyle\sim$}}{x}}\vphantom{x}}\cdot \mathord{\smash[b]{\underset{\raise.3ex\hbox{$\scriptstyle\sim$}}{y}}\vphantom{y}}$</w:t>
      </w:r>
      <w:r>
        <w:t xml:space="preserve">.</w:t>
      </w:r>
    </w:p>
    <w:bookmarkEnd w:id="526"/>
    <w:bookmarkStart w:id="527" w:name="thm-matrix-induced-inner-product"/>
    <w:p>
      <w:pPr>
        <w:pStyle w:val="BodyText"/>
      </w:pPr>
      <w:r>
        <w:rPr>
          <w:b/>
          <w:bCs/>
        </w:rPr>
        <w:t xml:space="preserve">Theorem 85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w:r>
        <w:t xml:space="preserve">$\mathopen{}\left\langle \mathord{\smash[b]{\underset{\raise.3ex\hbox{$\scriptstyle\sim$}}{x}}\vphantom{x}}, \mathord{\smash[b]{\underset{\raise.3ex\hbox{$\scriptstyle\sim$}}{y}}\vphantom{y}}\right\rangle\mathclose{}_{\mathbf{A}} = {\mathord{\smash[b]{\underset{\raise.3ex\hbox{$\scriptstyle\sim$}}{x}}\vphantom{x}}}^{\top} \mathbf{A} \mathord{\smash[b]{\underset{\raise.3ex\hbox{$\scriptstyle\sim$}}{y}}\vphantom{y}}$</w:t>
      </w:r>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100</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102</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w:r>
        <w:t xml:space="preserve">$A_{ij} = \mathopen{}\left\langle \mathord{\smash[b]{\underset{\raise.3ex\hbox{$\scriptstyle\sim$}}{e}}\vphantom{e}}_i, \mathord{\smash[b]{\underset{\raise.3ex\hbox{$\scriptstyle\sim$}}{e}}\vphantom{e}}_j\right\rangle\mathclose{}$</w:t>
      </w:r>
      <w:r>
        <w:t xml:space="preserve">, where</w:t>
      </w:r>
      <w:r>
        <w:t xml:space="preserve"> </w:t>
      </w:r>
      <w:r>
        <w:t xml:space="preserve">$\mathord{\smash[b]{\underset{\raise.3ex\hbox{$\scriptstyle\sim$}}{e}}\vphantom{e}}_1, \ldots, \mathord{\smash[b]{\underset{\raise.3ex\hbox{$\scriptstyle\sim$}}{e}}\vphantom{e}}_p$</w:t>
      </w:r>
      <w:r>
        <w:t xml:space="preserve"> </w:t>
      </w:r>
      <w:r>
        <w:t xml:space="preserve">are the standard basis vectors (</w:t>
      </w:r>
      <w:hyperlink w:anchor="def-indicator-vector">
        <w:r>
          <w:rPr>
            <w:rStyle w:val="Hyperlink"/>
          </w:rPr>
          <w:t xml:space="preserve">Definition 14</w:t>
        </w:r>
      </w:hyperlink>
      <w:r>
        <w:t xml:space="preserve">).</w:t>
      </w:r>
    </w:p>
    <w:bookmarkEnd w:id="527"/>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\mathord{\smash[b]{\underset{\raise.3ex\hbox{$\scriptstyle\sim$}}{x}}\vphantom{x}}\right\rangle\mathclose{}_{\mathbf{A}} = {\mathord{\smash[b]{\underset{\raise.3ex\hbox{$\scriptstyle\sim$}}{x}}\vphantom{x}}}^{\top} \mathbf{A} \mathord{\smash[b]{\underset{\raise.3ex\hbox{$\scriptstyle\sim$}}{x}}\vphantom{x}} \ge 0$</w:t>
      </w:r>
      <w:r>
        <w:t xml:space="preserve"> </w:t>
      </w:r>
      <w:r>
        <w:t xml:space="preserve">for all</w:t>
      </w:r>
      <w:r>
        <w:t xml:space="preserve"> </w:t>
      </w:r>
      <w:r>
        <w:t xml:space="preserve">$\mathord{\smash[b]{\underset{\raise.3ex\hbox{$\scriptstyle\sim$}}{x}}\vphantom{x}}\in \mathbb{R}^p$</w:t>
      </w:r>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80"/>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\mathord{\smash[b]{\underset{\raise.3ex\hbox{$\scriptstyle\sim$}}{x}}\vphantom{x}}\right\rangle\mathclose{}_{\mathbf{A}}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80"/>
        </w:numPr>
      </w:pPr>
      <w:r>
        <w:rPr>
          <w:b/>
          <w:bCs/>
        </w:rPr>
        <w:t xml:space="preserve">linearity in the first slot</w:t>
      </w:r>
      <w:r>
        <w:t xml:space="preserve">: 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Compact"/>
      </w:pPr>
      <w:r>
        <w:t xml:space="preserve">$$
    \begin{aligned}
    \mathopen{}\left\langle a\,\mathord{\smash[b]{\underset{\raise.3ex\hbox{$\scriptstyle\sim$}}{x}}\vphantom{x}}+ b\,\mathord{\smash[b]{\underset{\raise.3ex\hbox{$\scriptstyle\sim$}}{y}}\vphantom{y}}, \mathord{\smash[b]{\underset{\raise.3ex\hbox{$\scriptstyle\sim$}}{z}}\vphantom{z}}\right\rangle\mathclose{}_{\mathbf{A}}
    &amp;= {(a\,\mathord{\smash[b]{\underset{\raise.3ex\hbox{$\scriptstyle\sim$}}{x}}\vphantom{x}}+ b\,\mathord{\smash[b]{\underset{\raise.3ex\hbox{$\scriptstyle\sim$}}{y}}\vphantom{y}})}^{\top}\,\mathbf{A}\mathord{\smash[b]{\underset{\raise.3ex\hbox{$\scriptstyle\sim$}}{z}}\vphantom{z}}
    &amp;&amp; \text{(definition of } \mathopen{}\left\langle \cdot, \cdot\right\rangle\mathclose{}_{\mathbf{A}} \text{)}
    \\
    &amp;= (a\,{\mathord{\smash[b]{\underset{\raise.3ex\hbox{$\scriptstyle\sim$}}{x}}\vphantom{x}}}^{\top} + b\,{\mathord{\smash[b]{\underset{\raise.3ex\hbox{$\scriptstyle\sim$}}{y}}\vphantom{y}}}^{\top})\,\mathbf{A}\mathord{\smash[b]{\underset{\raise.3ex\hbox{$\scriptstyle\sim$}}{z}}\vphantom{z}}
    &amp;&amp; \text{(}\text{Theorem~19}\text{, }\text{Definition~25}\text{, }\text{Definition~22}\text{)}
    \\
    &amp;= a\,{\mathord{\smash[b]{\underset{\raise.3ex\hbox{$\scriptstyle\sim$}}{x}}\vphantom{x}}}^{\top}\mathbf{A}\mathord{\smash[b]{\underset{\raise.3ex\hbox{$\scriptstyle\sim$}}{z}}\vphantom{z}} + b\,{\mathord{\smash[b]{\underset{\raise.3ex\hbox{$\scriptstyle\sim$}}{y}}\vphantom{y}}}^{\top}\mathbf{A}\mathord{\smash[b]{\underset{\raise.3ex\hbox{$\scriptstyle\sim$}}{z}}\vphantom{z}}
    &amp;&amp; \text{(}\text{Theorem~9}\text{)}
    \\
    &amp;= a\,\mathopen{}\left\langle \mathord{\smash[b]{\underset{\raise.3ex\hbox{$\scriptstyle\sim$}}{x}}\vphantom{x}}, \mathord{\smash[b]{\underset{\raise.3ex\hbox{$\scriptstyle\sim$}}{z}}\vphantom{z}}\right\rangle\mathclose{}_{\mathbf{A}} + b\,\mathopen{}\left\langle \mathord{\smash[b]{\underset{\raise.3ex\hbox{$\scriptstyle\sim$}}{y}}\vphantom{y}}, \mathord{\smash[b]{\underset{\raise.3ex\hbox{$\scriptstyle\sim$}}{z}}\vphantom{z}}\right\rangle\mathclose{}_{\mathbf{A}}
    &amp;&amp; \text{(definition of } \mathopen{}\left\langle \cdot, \cdot\right\rangle\mathclose{}_{\mathbf{A}} \text{)}
    \end{aligned}
    $$</w:t>
      </w:r>
    </w:p>
    <w:p>
      <w:pPr>
        <w:pStyle w:val="Compact"/>
        <w:numPr>
          <w:ilvl w:val="0"/>
          <w:numId w:val="1080"/>
        </w:numPr>
      </w:pPr>
      <w:r>
        <w:rPr>
          <w:b/>
          <w:bCs/>
        </w:rPr>
        <w:t xml:space="preserve">symmetry</w:t>
      </w:r>
      <w:r>
        <w:t xml:space="preserve">: because</w:t>
      </w:r>
      <w:r>
        <w:t xml:space="preserve"> </w:t>
      </w:r>
      <w:r>
        <w:t xml:space="preserve">${\mathord{\smash[b]{\underset{\raise.3ex\hbox{$\scriptstyle\sim$}}{y}}\vphantom{y}}}^{\top}\mathbf{A}\mathord{\smash[b]{\underset{\raise.3ex\hbox{$\scriptstyle\sim$}}{x}}\vphantom{x}}$</w:t>
      </w:r>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w:r>
        <w:t xml:space="preserve">$$
    \begin{aligned}
    \mathopen{}\left\langle \mathord{\smash[b]{\underset{\raise.3ex\hbox{$\scriptstyle\sim$}}{y}}\vphantom{y}}, \mathord{\smash[b]{\underset{\raise.3ex\hbox{$\scriptstyle\sim$}}{x}}\vphantom{x}}\right\rangle\mathclose{}_{\mathbf{A}}
    &amp;= {\mathord{\smash[b]{\underset{\raise.3ex\hbox{$\scriptstyle\sim$}}{y}}\vphantom{y}}}^{\top}\mathbf{A}\mathord{\smash[b]{\underset{\raise.3ex\hbox{$\scriptstyle\sim$}}{x}}\vphantom{x}}
    &amp;&amp; \text{(definition of } \mathopen{}\left\langle \cdot, \cdot\right\rangle\mathclose{}_{\mathbf{A}} \text{)}
    \\
    &amp;= {\mathopen{}\left({\mathord{\smash[b]{\underset{\raise.3ex\hbox{$\scriptstyle\sim$}}{y}}\vphantom{y}}}^{\top}\mathbf{A}\mathord{\smash[b]{\underset{\raise.3ex\hbox{$\scriptstyle\sim$}}{x}}\vphantom{x}}\right)\mathclose{}}^{\top}
    &amp;&amp; \text{(a scalar equals its transpose)}
    \\
    &amp;= {\mathord{\smash[b]{\underset{\raise.3ex\hbox{$\scriptstyle\sim$}}{x}}\vphantom{x}}}^{\top}{\mathbf{A}}^{\top}\mathord{\smash[b]{\underset{\raise.3ex\hbox{$\scriptstyle\sim$}}{y}}\vphantom{y}}
    &amp;&amp; \text{(}\text{Theorem~20}\text{, twice)}
    \\
    &amp;= {\mathord{\smash[b]{\underset{\raise.3ex\hbox{$\scriptstyle\sim$}}{x}}\vphantom{x}}}^{\top}\mathbf{A}\mathord{\smash[b]{\underset{\raise.3ex\hbox{$\scriptstyle\sim$}}{y}}\vphantom{y}}
    &amp;&amp; \text{($\mathbf{A}$ is symmetric)}
    \\
    &amp;= \mathopen{}\left\langle \mathord{\smash[b]{\underset{\raise.3ex\hbox{$\scriptstyle\sim$}}{x}}\vphantom{x}}, \mathord{\smash[b]{\underset{\raise.3ex\hbox{$\scriptstyle\sim$}}{y}}\vphantom{y}}\right\rangle\mathclose{}_{\mathbf{A}}
    &amp;&amp; \text{(definition of } \mathopen{}\left\langle \cdot, \cdot\right\rangle\mathclose{}_{\mathbf{A}} \text{)}
    \end{aligned}
    $$</w:t>
      </w:r>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w:r>
        <w:t xml:space="preserve">$\mathord{\smash[b]{\underset{\raise.3ex\hbox{$\scriptstyle\sim$}}{x}}\vphantom{x}}, \mathord{\smash[b]{\underset{\raise.3ex\hbox{$\scriptstyle\sim$}}{y}}\vphantom{y}}\in \mathbb{R}^p$</w:t>
      </w:r>
      <w:r>
        <w:t xml:space="preserve"> </w:t>
      </w:r>
      <w:r>
        <w:t xml:space="preserve">can be written in the standard basis as</w:t>
      </w:r>
      <w:r>
        <w:t xml:space="preserve"> </w:t>
      </w:r>
      <w:r>
        <w:t xml:space="preserve">$\mathord{\smash[b]{\underset{\raise.3ex\hbox{$\scriptstyle\sim$}}{x}}\vphantom{x}}= \sum_{i=1}^px_i\,\mathord{\smash[b]{\underset{\raise.3ex\hbox{$\scriptstyle\sim$}}{e}}\vphantom{e}}_i$</w:t>
      </w:r>
      <w:r>
        <w:t xml:space="preserve"> </w:t>
      </w:r>
      <w:r>
        <w:t xml:space="preserve">and</w:t>
      </w:r>
      <w:r>
        <w:t xml:space="preserve"> </w:t>
      </w:r>
      <w:r>
        <w:t xml:space="preserve">$\mathord{\smash[b]{\underset{\raise.3ex\hbox{$\scriptstyle\sim$}}{y}}\vphantom{y}}= \sum_{j=1}^py_j\,\mathord{\smash[b]{\underset{\raise.3ex\hbox{$\scriptstyle\sim$}}{e}}\vphantom{e}}_j$</w:t>
      </w:r>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22</w:t>
        </w:r>
      </w:hyperlink>
      <w:r>
        <w:t xml:space="preserve">):</w:t>
      </w:r>
    </w:p>
    <w:p>
      <w:pPr>
        <w:pStyle w:val="BodyText"/>
      </w:pPr>
      <w:r>
        <w:t xml:space="preserve">$$
    \begin{aligned}
    \mathopen{}\left\langle \mathord{\smash[b]{\underset{\raise.3ex\hbox{$\scriptstyle\sim$}}{x}}\vphantom{x}}, \mathord{\smash[b]{\underset{\raise.3ex\hbox{$\scriptstyle\sim$}}{y}}\vphantom{y}}\right\rangle\mathclose{}
    &amp;= \mathopen{}\left\langle \sum_{i=1}^px_i\,\mathord{\smash[b]{\underset{\raise.3ex\hbox{$\scriptstyle\sim$}}{e}}\vphantom{e}}_i, \sum_{j=1}^py_j\,\mathord{\smash[b]{\underset{\raise.3ex\hbox{$\scriptstyle\sim$}}{e}}\vphantom{e}}_j\right\rangle\mathclose{}
    &amp;&amp; \text{(expand in the standard basis)}
    \\
    &amp;= \sum_{i=1}^p\sum_{j=1}^px_i y_j\,\mathopen{}\left\langle \mathord{\smash[b]{\underset{\raise.3ex\hbox{$\scriptstyle\sim$}}{e}}\vphantom{e}}_i, \mathord{\smash[b]{\underset{\raise.3ex\hbox{$\scriptstyle\sim$}}{e}}\vphantom{e}}_j\right\rangle\mathclose{}
    &amp;&amp; \text{(linearity in both slots)}
    \\
    &amp;= \sum_{i=1}^px_i \sum_{j=1}^pA_{ij} y_j
    &amp;&amp; \text{(define } A_{ij} \stackrel{\text{def}}{=}\mathopen{}\left\langle \mathord{\smash[b]{\underset{\raise.3ex\hbox{$\scriptstyle\sim$}}{e}}\vphantom{e}}_i, \mathord{\smash[b]{\underset{\raise.3ex\hbox{$\scriptstyle\sim$}}{e}}\vphantom{e}}_j\right\rangle\mathclose{} \text{)}
    \\
    &amp;= {\mathord{\smash[b]{\underset{\raise.3ex\hbox{$\scriptstyle\sim$}}{x}}\vphantom{x}}}^{\top} \mathbf{A} \mathord{\smash[b]{\underset{\raise.3ex\hbox{$\scriptstyle\sim$}}{y}}\vphantom{y}}.
    &amp;&amp; \text{(}\text{Definition~32}\text{)}
    \end{aligned}
    $$</w:t>
      </w:r>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w:r>
        <w:t xml:space="preserve">$$
    \begin{aligned}
    A_{ji} &amp;= \mathopen{}\left\langle \mathord{\smash[b]{\underset{\raise.3ex\hbox{$\scriptstyle\sim$}}{e}}\vphantom{e}}_j, \mathord{\smash[b]{\underset{\raise.3ex\hbox{$\scriptstyle\sim$}}{e}}\vphantom{e}}_i\right\rangle\mathclose{}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w:r>
        <w:t xml:space="preserve">$\mathord{\smash[b]{\underset{\raise.3ex\hbox{$\scriptstyle\sim$}}{x}}\vphantom{x}}\neq \mathord{\smash[b]{\underset{\raise.3ex\hbox{$\scriptstyle\sim$}}{0}}\vphantom{0}}$</w:t>
      </w:r>
      <w:r>
        <w:t xml:space="preserve">,</w:t>
      </w:r>
      <w:r>
        <w:t xml:space="preserve"> </w:t>
      </w:r>
      <w:r>
        <w:t xml:space="preserve">${\mathord{\smash[b]{\underset{\raise.3ex\hbox{$\scriptstyle\sim$}}{x}}\vphantom{x}}}^{\top} \mathbf{A} \mathord{\smash[b]{\underset{\raise.3ex\hbox{$\scriptstyle\sim$}}{x}}\vphantom{x}} = \mathopen{}\left\langle \mathord{\smash[b]{\underset{\raise.3ex\hbox{$\scriptstyle\sim$}}{x}}\vphantom{x}}, \mathord{\smash[b]{\underset{\raise.3ex\hbox{$\scriptstyle\sim$}}{x}}\vphantom{x}}\right\rangle\mathclose{} &gt; 0$</w:t>
      </w:r>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w:r>
        <w:t xml:space="preserve">$\mathopen{}\left\langle \mathord{\smash[b]{\underset{\raise.3ex\hbox{$\scriptstyle\sim$}}{x}}\vphantom{x}}, \mathord{\smash[b]{\underset{\raise.3ex\hbox{$\scriptstyle\sim$}}{y}}\vphantom{y}}\right\rangle\mathclose{} = {\mathord{\smash[b]{\underset{\raise.3ex\hbox{$\scriptstyle\sim$}}{x}}\vphantom{x}}}^{\top}\mathbf{B}\mathord{\smash[b]{\underset{\raise.3ex\hbox{$\scriptstyle\sim$}}{y}}\vphantom{y}}$</w:t>
      </w:r>
      <w:r>
        <w:t xml:space="preserve"> </w:t>
      </w:r>
      <w:r>
        <w:t xml:space="preserve">for all</w:t>
      </w:r>
      <w:r>
        <w:t xml:space="preserve"> </w:t>
      </w:r>
      <w:r>
        <w:t xml:space="preserve">$\mathord{\smash[b]{\underset{\raise.3ex\hbox{$\scriptstyle\sim$}}{x}}\vphantom{x}}, \mathord{\smash[b]{\underset{\raise.3ex\hbox{$\scriptstyle\sim$}}{y}}\vphantom{y}}$</w:t>
      </w:r>
      <w:r>
        <w:t xml:space="preserve">,</w:t>
      </w:r>
      <w:r>
        <w:t xml:space="preserve"> </w:t>
      </w:r>
      <w:r>
        <w:t xml:space="preserve">evaluating at</w:t>
      </w:r>
      <w:r>
        <w:t xml:space="preserve"> </w:t>
      </w:r>
      <w:r>
        <w:t xml:space="preserve">$\mathord{\smash[b]{\underset{\raise.3ex\hbox{$\scriptstyle\sim$}}{x}}\vphantom{x}}= \mathord{\smash[b]{\underset{\raise.3ex\hbox{$\scriptstyle\sim$}}{e}}\vphantom{e}}_i$</w:t>
      </w:r>
      <w:r>
        <w:t xml:space="preserve"> </w:t>
      </w:r>
      <w:r>
        <w:t xml:space="preserve">and</w:t>
      </w:r>
      <w:r>
        <w:t xml:space="preserve"> </w:t>
      </w:r>
      <w:r>
        <w:t xml:space="preserve">$\mathord{\smash[b]{\underset{\raise.3ex\hbox{$\scriptstyle\sim$}}{y}}\vphantom{y}}= \mathord{\smash[b]{\underset{\raise.3ex\hbox{$\scriptstyle\sim$}}{e}}\vphantom{e}}_j$</w:t>
      </w:r>
      <w:r>
        <w:t xml:space="preserve"> </w:t>
      </w:r>
      <w:r>
        <w:t xml:space="preserve">gives</w:t>
      </w:r>
    </w:p>
    <w:p>
      <w:pPr>
        <w:pStyle w:val="BodyText"/>
      </w:pPr>
      <w:r>
        <w:t xml:space="preserve">$$
    \begin{aligned}
    B_{ij} &amp;= {\mathord{\smash[b]{\underset{\raise.3ex\hbox{$\scriptstyle\sim$}}{e}}\vphantom{e}}_i}^{\top}\mathbf{B}\mathord{\smash[b]{\underset{\raise.3ex\hbox{$\scriptstyle\sim$}}{e}}\vphantom{e}}_j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B</m:t>
        </m:r>
        <m:r>
          <m:rPr>
            <m:sty m:val="p"/>
          </m:rPr>
          <m:t>=</m:t>
        </m:r>
        <m:r>
          <m:rPr>
            <m:sty m:val="bi"/>
          </m:rPr>
          <m:t>A</m:t>
        </m:r>
      </m:oMath>
      <w:r>
        <w:t xml:space="preserve">.</w:t>
      </w:r>
    </w:p>
    <w:bookmarkStart w:id="528" w:name="exm-matrix-induced-inner-product-axioms"/>
    <w:p>
      <w:pPr>
        <w:pStyle w:val="BodyText"/>
      </w:pPr>
      <w:r>
        <w:rPr>
          <w:b/>
          <w:bCs/>
        </w:rPr>
        <w:t xml:space="preserve">Example 160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159</w:t>
        </w:r>
      </w:hyperlink>
      <w:r>
        <w:t xml:space="preserve">,</w:t>
      </w:r>
      <w:r>
        <w:t xml:space="preserve"> </w:t>
      </w:r>
      <w:r>
        <w:t xml:space="preserve">the vectors</w:t>
      </w:r>
      <w:r>
        <w:t xml:space="preserve"> </w:t>
      </w:r>
      <w:r>
        <w:t xml:space="preserve">$\mathord{\smash[b]{\underset{\raise.3ex\hbox{$\scriptstyle\sim$}}{x}}\vphantom{x}}= (1, 2)$</w:t>
      </w:r>
      <w:r>
        <w:t xml:space="preserve">,</w:t>
      </w:r>
      <w:r>
        <w:t xml:space="preserve"> </w:t>
      </w:r>
      <w:r>
        <w:t xml:space="preserve">$\mathord{\smash[b]{\underset{\raise.3ex\hbox{$\scriptstyle\sim$}}{y}}\vphantom{y}}= (3, -1)$</w:t>
      </w:r>
      <w:r>
        <w:t xml:space="preserve"> </w:t>
      </w:r>
      <w:r>
        <w:t xml:space="preserve">and</w:t>
      </w:r>
      <w:r>
        <w:t xml:space="preserve"> </w:t>
      </w:r>
      <w:r>
        <w:t xml:space="preserve">$\mathord{\smash[b]{\underset{\raise.3ex\hbox{$\scriptstyle\sim$}}{z}}\vphantom{z}} = (0, 4)$</w:t>
      </w:r>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85</w:t>
        </w:r>
      </w:hyperlink>
      <w:r>
        <w:t xml:space="preserve">,</w:t>
      </w:r>
      <w:r>
        <w:t xml:space="preserve"> </w:t>
      </w:r>
      <w:r>
        <w:t xml:space="preserve">and then the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w:r>
        <w:t xml:space="preserve">$\mathord{\smash[b]{\underset{\raise.3ex\hbox{$\scriptstyle\sim$}}{x}}\vphantom{x}}$</w:t>
      </w:r>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85</w:t>
        </w:r>
      </w:hyperlink>
      <w:r>
        <w:t xml:space="preserve"> </w:t>
      </w:r>
      <w:r>
        <w:t xml:space="preserve">says.</w:t>
      </w:r>
    </w:p>
    <w:bookmarkEnd w:id="528"/>
    <w:bookmarkStart w:id="529" w:name="cor-pd-transpose-product"/>
    <w:p>
      <w:pPr>
        <w:pStyle w:val="BodyText"/>
      </w:pPr>
      <w:r>
        <w:rPr>
          <w:b/>
          <w:bCs/>
        </w:rPr>
        <w:t xml:space="preserve">Corollary 12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29"/>
    <w:p>
      <w:pPr>
        <w:pStyle w:val="BodyText"/>
      </w:pPr>
      <w:r>
        <w:rPr>
          <w:i/>
          <w:iCs/>
        </w:rPr>
        <w:t xml:space="preserve">Proof</w:t>
      </w:r>
      <w:r>
        <w:t xml:space="preserve">. </w:t>
      </w:r>
      <w:r>
        <w:t xml:space="preserve">By the spectral theorem (</w:t>
      </w:r>
      <w:hyperlink w:anchor="thm-spectral">
        <w:r>
          <w:rPr>
            <w:rStyle w:val="Hyperlink"/>
          </w:rPr>
          <w:t xml:space="preserve">Theorem 80</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69</w:t>
        </w:r>
      </w:hyperlink>
      <w:r>
        <w:t xml:space="preserve">).</w:t>
      </w:r>
    </w:p>
    <w:bookmarkStart w:id="530" w:name="thm-whitening-inner-product"/>
    <w:p>
      <w:pPr>
        <w:pStyle w:val="BodyText"/>
      </w:pPr>
      <w:r>
        <w:rPr>
          <w:b/>
          <w:bCs/>
        </w:rPr>
        <w:t xml:space="preserve">Theorem 86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w:r>
        <w:t xml:space="preserve">$\mathord{\smash[b]{\underset{\raise.3ex\hbox{$\scriptstyle\sim$}}{x}}\vphantom{x}}, \mathord{\smash[b]{\underset{\raise.3ex\hbox{$\scriptstyle\sim$}}{y}}\vphantom{y}}\in \mathbb{R}^p$</w:t>
      </w:r>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w:r>
        <w:t xml:space="preserve">$$
    \mathopen{}\left\langle \mathord{\smash[b]{\underset{\raise.3ex\hbox{$\scriptstyle\sim$}}{x}}\vphantom{x}}, \mathord{\smash[b]{\underset{\raise.3ex\hbox{$\scriptstyle\sim$}}{y}}\vphantom{y}}\right\rangle\mathclose{}_{\mathbf{A}} = (\mathbf{W}\mathord{\smash[b]{\underset{\raise.3ex\hbox{$\scriptstyle\sim$}}{x}}\vphantom{x}}) \cdot (\mathbf{W}\mathord{\smash[b]{\underset{\raise.3ex\hbox{$\scriptstyle\sim$}}{y}}\vphantom{y}}).
    $$</w:t>
      </w:r>
    </w:p>
    <w:bookmarkEnd w:id="530"/>
    <w:p>
      <w:pPr>
        <w:pStyle w:val="FirstParagraph"/>
      </w:pPr>
      <w:r>
        <w:rPr>
          <w:i/>
          <w:iCs/>
        </w:rPr>
        <w:t xml:space="preserve">Proof</w:t>
      </w:r>
      <w:r>
        <w:t xml:space="preserve">. </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{\mathbf{W}}^{\top}\mathbf{W} \mathord{\smash[b]{\underset{\raise.3ex\hbox{$\scriptstyle\sim$}}{y}}\vphantom{y}}\\
    &amp;= {(\mathbf{W}\mathord{\smash[b]{\underset{\raise.3ex\hbox{$\scriptstyle\sim$}}{x}}\vphantom{x}})}^{\top} (\mathbf{W}\mathord{\smash[b]{\underset{\raise.3ex\hbox{$\scriptstyle\sim$}}{y}}\vphantom{y}}) \\
    &amp;= (\mathbf{W}\mathord{\smash[b]{\underset{\raise.3ex\hbox{$\scriptstyle\sim$}}{x}}\vphantom{x}}) \cdot (\mathbf{W}\mathord{\smash[b]{\underset{\raise.3ex\hbox{$\scriptstyle\sim$}}{y}}\vphantom{y}}).
    \end{aligned}
    $$</w:t>
      </w:r>
    </w:p>
    <w:bookmarkStart w:id="531" w:name="rem-inner-products-machine-learning"/>
    <w:p>
      <w:pPr>
        <w:pStyle w:val="FirstParagraph"/>
      </w:pPr>
      <w:r>
        <w:rPr>
          <w:i/>
          <w:iCs/>
        </w:rPr>
        <w:t xml:space="preserve">Remark 46</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84</w:t>
        </w:r>
      </w:hyperlink>
      <w:r>
        <w:t xml:space="preserve">) defines the Mahalanobis inner product</w:t>
      </w:r>
      <w:r>
        <w:t xml:space="preserve"> </w:t>
      </w:r>
      <w:r>
        <w:t xml:space="preserve">$\mathopen{}\left\langle \mathord{\smash[b]{\underset{\raise.3ex\hbox{$\scriptstyle\sim$}}{x}}\vphantom{x}}, \mathord{\smash[b]{\underset{\raise.3ex\hbox{$\scriptstyle\sim$}}{y}}\vphantom{y}}\right\rangle\mathclose{}_{\mathbf{\Sigma}^{-1}} = {\mathord{\smash[b]{\underset{\raise.3ex\hbox{$\scriptstyle\sim$}}{x}}\vphantom{x}}}^{\top} \mathbf{\Sigma}^{-1} \mathord{\smash[b]{\underset{\raise.3ex\hbox{$\scriptstyle\sim$}}{y}}\vphantom{y}}$</w:t>
      </w:r>
      <w:r>
        <w:t xml:space="preserve">.</w:t>
      </w:r>
      <w:r>
        <w:t xml:space="preserve"> </w:t>
      </w:r>
      <w:r>
        <w:t xml:space="preserve">The induced distance</w:t>
      </w:r>
      <w:r>
        <w:t xml:space="preserve"> </w:t>
      </w:r>
      <w:r>
        <w:t xml:space="preserve">$d_{\mathbf{\Sigma}^{-1}}(\mathord{\smash[b]{\underset{\raise.3ex\hbox{$\scriptstyle\sim$}}{x}}\vphantom{x}}, \mathord{\smash[b]{\underset{\raise.3ex\hbox{$\scriptstyle\sim$}}{y}}\vphantom{y}}) = \sqrt{{(\mathord{\smash[b]{\underset{\raise.3ex\hbox{$\scriptstyle\sim$}}{x}}\vphantom{x}}- \mathord{\smash[b]{\underset{\raise.3ex\hbox{$\scriptstyle\sim$}}{y}}\vphantom{y}})}^{\top}\mathbf{\Sigma}^{-1}(\mathord{\smash[b]{\underset{\raise.3ex\hbox{$\scriptstyle\sim$}}{x}}\vphantom{x}}- \mathord{\smash[b]{\underset{\raise.3ex\hbox{$\scriptstyle\sim$}}{y}}\vphantom{y}})}$</w:t>
      </w:r>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12</w:t>
        </w:r>
      </w:hyperlink>
      <w:r>
        <w:t xml:space="preserve">),</w:t>
      </w:r>
      <w:r>
        <w:t xml:space="preserve"> </w:t>
      </w:r>
      <w:r>
        <w:t xml:space="preserve">this inner product is the Euclidean dot product of the whitened vectors</w:t>
      </w:r>
      <w:r>
        <w:t xml:space="preserve"> </w:t>
      </w:r>
      <w:r>
        <w:t xml:space="preserve">$\mathbf{W}\mathord{\smash[b]{\underset{\raise.3ex\hbox{$\scriptstyle\sim$}}{x}}\vphantom{x}}$</w:t>
      </w:r>
      <w:r>
        <w:t xml:space="preserve"> </w:t>
      </w:r>
      <w:r>
        <w:t xml:space="preserve">and</w:t>
      </w:r>
      <w:r>
        <w:t xml:space="preserve"> </w:t>
      </w:r>
      <w:r>
        <w:t xml:space="preserve">$\mathbf{W}\mathord{\smash[b]{\underset{\raise.3ex\hbox{$\scriptstyle\sim$}}{y}}\vphantom{y}}$</w:t>
      </w:r>
      <w:r>
        <w:t xml:space="preserve"> </w:t>
      </w:r>
      <w:r>
        <w:t xml:space="preserve">(</w:t>
      </w:r>
      <w:hyperlink w:anchor="thm-whitening-inner-product">
        <w:r>
          <w:rPr>
            <w:rStyle w:val="Hyperlink"/>
          </w:rPr>
          <w:t xml:space="preserve">Theorem 86</w:t>
        </w:r>
      </w:hyperlink>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w:r>
        <w:t xml:space="preserve">$\mathopen{}\left\langle \mathord{\smash[b]{\underset{\raise.3ex\hbox{$\scriptstyle\sim$}}{x}}\vphantom{x}}_i, \mathord{\smash[b]{\underset{\raise.3ex\hbox{$\scriptstyle\sim$}}{x}}\vphantom{x}}_j\right\rangle\mathclose{}$</w:t>
      </w:r>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w:r>
        <w:t xml:space="preserve">$\phi(\mathord{\smash[b]{\underset{\raise.3ex\hbox{$\scriptstyle\sim$}}{x}}\vphantom{x}}_i)$</w:t>
      </w:r>
      <w:r>
        <w:t xml:space="preserve"> </w:t>
      </w:r>
      <w:r>
        <w:t xml:space="preserve">with an evaluation of a positive definite kernel function:</w:t>
      </w:r>
    </w:p>
    <w:p>
      <w:pPr>
        <w:pStyle w:val="BodyText"/>
      </w:pPr>
      <w:r>
        <w:t xml:space="preserve">$$
    k(\mathord{\smash[b]{\underset{\raise.3ex\hbox{$\scriptstyle\sim$}}{x}}\vphantom{x}}_i, \mathord{\smash[b]{\underset{\raise.3ex\hbox{$\scriptstyle\sim$}}{x}}\vphantom{x}}_j) \stackrel{\text{def}}{=}\mathopen{}\left\langle \phi(\mathord{\smash[b]{\underset{\raise.3ex\hbox{$\scriptstyle\sim$}}{x}}\vphantom{x}}_i), \phi(\mathord{\smash[b]{\underset{\raise.3ex\hbox{$\scriptstyle\sim$}}{x}}\vphantom{x}}_j)\right\rangle\mathclose{}_{\mathcal{H}}.
    $$</w:t>
      </w:r>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p>
      <w:pPr>
        <w:numPr>
          <w:ilvl w:val="0"/>
          <w:numId w:val="1000"/>
        </w:numPr>
      </w:pPr>
      <w:r>
        <w:t xml:space="preserve">When embedding vectors are normalized to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 inner product</w:t>
      </w:r>
      <w:r>
        <w:t xml:space="preserve"> </w:t>
      </w:r>
      <w:r>
        <w:t xml:space="preserve">$\mathopen{}\left\langle \mathord{\smash[b]{\underset{\raise.3ex\hbox{$\scriptstyle\sim$}}{x}}\vphantom{x}}, \mathord{\smash[b]{\underset{\raise.3ex\hbox{$\scriptstyle\sim$}}{y}}\vphantom{y}}\right\rangle\mathclose{}$</w:t>
      </w:r>
      <w:r>
        <w:t xml:space="preserve"> </w:t>
      </w:r>
      <w:r>
        <w:t xml:space="preserve">(</w:t>
      </w:r>
      <w:hyperlink w:anchor="cor-cosine-similarity-unit-vectors">
        <w:r>
          <w:rPr>
            <w:rStyle w:val="Hyperlink"/>
          </w:rPr>
          <w:t xml:space="preserve">Corollary 8</w:t>
        </w:r>
      </w:hyperlink>
      <w:r>
        <w:t xml:space="preserve">).</w:t>
      </w:r>
      <w:r>
        <w:t xml:space="preserve"> </w:t>
      </w:r>
      <w:r>
        <w:t xml:space="preserve">Similarly, the self-attention mechanism in Transformers computes query-key alignment scores through scaled inner products</w:t>
      </w:r>
      <w:r>
        <w:t xml:space="preserve"> </w:t>
      </w:r>
      <w:r>
        <w:t xml:space="preserve">$\mathord{\smash[b]{\underset{\raise.3ex\hbox{$\scriptstyle\sim$}}{q}}\vphantom{q}} \cdot \mathord{\smash[b]{\underset{\raise.3ex\hbox{$\scriptstyle\sim$}}{k}}\vphantom{k}} / \sqrt{d_k}$</w:t>
      </w:r>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w:r>
        <w:t xml:space="preserve">$\mathord{\smash[b]{\underset{\raise.3ex\hbox{$\scriptstyle\sim$}}{y}}\vphantom{y}}\approx \mathbf{X}\mathord{\smash[b]{\underset{\raise.3ex\hbox{$\scriptstyle\sim$}}{\beta}}\vphantom{\beta}}$</w:t>
      </w:r>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w:r>
        <w:t xml:space="preserve">$$
    \min_{\mathord{\smash[b]{\underset{\raise.3ex\hbox{$\scriptstyle\sim$}}{\beta}}\vphantom{\beta}}} \mathopen{}\left\lVert\mathord{\smash[b]{\underset{\raise.3ex\hbox{$\scriptstyle\sim$}}{y}}\vphantom{y}}- \mathbf{X}\mathord{\smash[b]{\underset{\raise.3ex\hbox{$\scriptstyle\sim$}}{\beta}}\vphantom{\beta}}\right\rVert\mathclose{}_{\mathbf{W}}^2 = \min_{\mathord{\smash[b]{\underset{\raise.3ex\hbox{$\scriptstyle\sim$}}{\beta}}\vphantom{\beta}}} \mathopen{}\left\langle \mathord{\smash[b]{\underset{\raise.3ex\hbox{$\scriptstyle\sim$}}{y}}\vphantom{y}}- \mathbf{X}\mathord{\smash[b]{\underset{\raise.3ex\hbox{$\scriptstyle\sim$}}{\beta}}\vphantom{\beta}}, \mathord{\smash[b]{\underset{\raise.3ex\hbox{$\scriptstyle\sim$}}{y}}\vphantom{y}}- \mathbf{X}\mathord{\smash[b]{\underset{\raise.3ex\hbox{$\scriptstyle\sim$}}{\beta}}\vphantom{\beta}}\right\rangle\mathclose{}_{\mathbf{W}}.
    $$</w:t>
      </w:r>
    </w:p>
    <w:bookmarkEnd w:id="531"/>
    <w:bookmarkEnd w:id="532"/>
    <w:bookmarkStart w:id="547" w:name="determinants"/>
    <w:p>
      <w:pPr>
        <w:pStyle w:val="Heading2"/>
      </w:pPr>
      <w:r>
        <w:t xml:space="preserve">19 Determinants</w:t>
      </w:r>
    </w:p>
    <w:bookmarkStart w:id="533"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[75]</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33"/>
    <w:bookmarkStart w:id="534" w:name="exm-determinant"/>
    <w:p>
      <w:pPr>
        <w:pStyle w:val="FirstParagraph"/>
      </w:pPr>
      <w:r>
        <w:rPr>
          <w:b/>
          <w:bCs/>
        </w:rPr>
        <w:t xml:space="preserve">Example 161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34"/>
    <w:bookmarkStart w:id="535" w:name="rem-determinant-cofactor-expansion"/>
    <w:p>
      <w:pPr>
        <w:pStyle w:val="FirstParagraph"/>
      </w:pPr>
      <w:r>
        <w:rPr>
          <w:i/>
          <w:iCs/>
        </w:rPr>
        <w:t xml:space="preserve">Remark 47</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[47]</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161</w:t>
        </w:r>
      </w:hyperlink>
      <w:r>
        <w:t xml:space="preserve">.</w:t>
      </w:r>
    </w:p>
    <w:bookmarkEnd w:id="535"/>
    <w:p>
      <w:pPr>
        <w:pStyle w:val="BodyText"/>
      </w:pPr>
      <w:r>
        <w:t xml:space="preserve">See also</w:t>
      </w:r>
      <w:r>
        <w:t xml:space="preserve"> </w:t>
      </w:r>
      <w:r>
        <w:t xml:space="preserve">[75]</w:t>
      </w:r>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36" name="Picture"/>
                  <a:graphic>
                    <a:graphicData uri="http://schemas.openxmlformats.org/drawingml/2006/picture">
                      <pic:pic>
                        <pic:nvPicPr>
                          <pic:cNvPr descr="/opt/quarto/share/formats/docx/tip.png" id="537"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38">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39" w:name="thm-det-diagonal"/>
    <w:p>
      <w:pPr>
        <w:pStyle w:val="FirstParagraph"/>
      </w:pPr>
      <w:r>
        <w:rPr>
          <w:b/>
          <w:bCs/>
        </w:rPr>
        <w:t xml:space="preserve">Theorem 87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39"/>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40" w:name="exm-det-diagonal"/>
    <w:p>
      <w:pPr>
        <w:pStyle w:val="FirstParagraph"/>
      </w:pPr>
      <w:r>
        <w:rPr>
          <w:b/>
          <w:bCs/>
        </w:rPr>
        <w:t xml:space="preserve">Example 162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40"/>
    <w:bookmarkStart w:id="541" w:name="thm-det-product"/>
    <w:p>
      <w:pPr>
        <w:pStyle w:val="BodyText"/>
      </w:pPr>
      <w:r>
        <w:rPr>
          <w:b/>
          <w:bCs/>
        </w:rPr>
        <w:t xml:space="preserve">Theorem 88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41"/>
    <w:bookmarkStart w:id="542" w:name="exm-det-product"/>
    <w:p>
      <w:pPr>
        <w:pStyle w:val="FirstParagraph"/>
      </w:pPr>
      <w:r>
        <w:rPr>
          <w:b/>
          <w:bCs/>
        </w:rPr>
        <w:t xml:space="preserve">Example 163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161</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42"/>
    <w:bookmarkStart w:id="543" w:name="rem-det-product-proof"/>
    <w:p>
      <w:pPr>
        <w:pStyle w:val="FirstParagraph"/>
      </w:pPr>
      <w:r>
        <w:rPr>
          <w:i/>
          <w:iCs/>
        </w:rPr>
        <w:t xml:space="preserve">Remark 48</w:t>
      </w:r>
      <w:r>
        <w:t xml:space="preserve"> (An example is not a proof). </w:t>
      </w:r>
      <w:hyperlink w:anchor="exm-det-product">
        <w:r>
          <w:rPr>
            <w:rStyle w:val="Hyperlink"/>
          </w:rPr>
          <w:t xml:space="preserve">Example 163</w:t>
        </w:r>
      </w:hyperlink>
      <w:r>
        <w:t xml:space="preserve"> </w:t>
      </w:r>
      <w:r>
        <w:t xml:space="preserve">checks</w:t>
      </w:r>
      <w:r>
        <w:t xml:space="preserve"> </w:t>
      </w:r>
      <w:hyperlink w:anchor="thm-det-product">
        <w:r>
          <w:rPr>
            <w:rStyle w:val="Hyperlink"/>
          </w:rPr>
          <w:t xml:space="preserve">Theorem 88</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[47]</w:t>
      </w:r>
      <w:r>
        <w:t xml:space="preserve">.</w:t>
      </w:r>
    </w:p>
    <w:bookmarkEnd w:id="543"/>
    <w:p>
      <w:pPr>
        <w:pStyle w:val="BodyText"/>
      </w:pPr>
      <w:r>
        <w:t xml:space="preserve">See also</w:t>
      </w:r>
      <w:r>
        <w:t xml:space="preserve"> </w:t>
      </w:r>
      <w:r>
        <w:t xml:space="preserve">[75]</w:t>
      </w:r>
      <w:r>
        <w:t xml:space="preserve">.</w:t>
      </w:r>
    </w:p>
    <w:bookmarkStart w:id="544" w:name="thm-det-eigenvalues"/>
    <w:p>
      <w:pPr>
        <w:pStyle w:val="BodyText"/>
      </w:pPr>
      <w:r>
        <w:rPr>
          <w:b/>
          <w:bCs/>
        </w:rPr>
        <w:t xml:space="preserve">Theorem 89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44"/>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88</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87</w:t>
        </w:r>
      </w:hyperlink>
      <w:r>
        <w:t xml:space="preserve"> </w:t>
      </w:r>
      <w:r>
        <w:t xml:space="preserve">and</w:t>
      </w:r>
      <w:r>
        <w:t xml:space="preserve"> </w:t>
      </w:r>
      <w:hyperlink w:anchor="exm-det-diagonal">
        <w:r>
          <w:rPr>
            <w:rStyle w:val="Hyperlink"/>
          </w:rPr>
          <w:t xml:space="preserve">Example 162</w:t>
        </w:r>
      </w:hyperlink>
      <w:r>
        <w:t xml:space="preserve">.</w:t>
      </w:r>
    </w:p>
    <w:bookmarkStart w:id="545" w:name="cor-det-pd"/>
    <w:p>
      <w:pPr>
        <w:pStyle w:val="BodyText"/>
      </w:pPr>
      <w:r>
        <w:rPr>
          <w:b/>
          <w:bCs/>
        </w:rPr>
        <w:t xml:space="preserve">Corollary 13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45"/>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89</w:t>
        </w:r>
      </w:hyperlink>
      <w:r>
        <w:t xml:space="preserve">,</w:t>
      </w:r>
      <w:r>
        <w:t xml:space="preserve"> </w:t>
      </w:r>
      <w:r>
        <w:t xml:space="preserve">is positive.</w:t>
      </w:r>
    </w:p>
    <w:bookmarkStart w:id="546" w:name="exm-det-eigenvalues"/>
    <w:p>
      <w:pPr>
        <w:pStyle w:val="BodyText"/>
      </w:pPr>
      <w:r>
        <w:rPr>
          <w:b/>
          <w:bCs/>
        </w:rPr>
        <w:t xml:space="preserve">Example 164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so</w:t>
      </w:r>
      <w:r>
        <w:t xml:space="preserve"> </w:t>
      </w:r>
      <w:hyperlink w:anchor="thm-det-eigenvalues">
        <w:r>
          <w:rPr>
            <w:rStyle w:val="Hyperlink"/>
          </w:rPr>
          <w:t xml:space="preserve">Theorem 89</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161</w:t>
        </w:r>
      </w:hyperlink>
      <w:r>
        <w:t xml:space="preserve">.</w:t>
      </w:r>
    </w:p>
    <w:bookmarkEnd w:id="546"/>
    <w:bookmarkEnd w:id="547"/>
    <w:bookmarkStart w:id="624" w:name="design-matrix"/>
    <w:p>
      <w:pPr>
        <w:pStyle w:val="Heading2"/>
      </w:pPr>
      <w:r>
        <w:t xml:space="preserve">20 Design Matrix</w:t>
      </w:r>
    </w:p>
    <w:bookmarkStart w:id="548"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[76]</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w:r>
        <w:t xml:space="preserve">${\mathord{\smash[b]{\underset{\raise.3ex\hbox{$\scriptstyle\sim$}}{x}}\vphantom{x}}_i}^{\top}$</w:t>
      </w:r>
      <w:r>
        <w:t xml:space="preserve"> </w:t>
      </w:r>
      <w:r>
        <w:t xml:space="preserve">for observation</w:t>
      </w:r>
      <w:r>
        <w:t xml:space="preserve"> </w:t>
      </w:r>
      <m:oMath>
        <m:r>
          <m:t>i</m:t>
        </m:r>
      </m:oMath>
      <w:r>
        <w:t xml:space="preserve">:</w:t>
      </w:r>
    </w:p>
    <w:p>
      <w:pPr>
        <w:pStyle w:val="BodyText"/>
      </w:pPr>
      <w:r>
        <w:t xml:space="preserve">$$
    \begin{aligned}
    \mathbf{X}
    &amp;=
    \begin{bmatrix}
    {\mathord{\smash[b]{\underset{\raise.3ex\hbox{$\scriptstyle\sim$}}{x}}\vphantom{x}}_1}^{\top} \\
    {\mathord{\smash[b]{\underset{\raise.3ex\hbox{$\scriptstyle\sim$}}{x}}\vphantom{x}}_2}^{\top} \\
    \vdots \\
    {\mathord{\smash[b]{\underset{\raise.3ex\hbox{$\scriptstyle\sim$}}{x}}\vphantom{x}}_n}^{\top}
    \end{bmatrix} \\
    &amp;=
    \begin{bmatrix}
    x_{11} &amp; x_{12} &amp; \cdots &amp; x_{1p} \\
    x_{21} &amp; x_{22} &amp; \cdots &amp; x_{2p} \\
    \vdots &amp; \vdots &amp; \ddots &amp; \vdots \\
    x_{n1} &amp; x_{n2} &amp; \cdots &amp; x_{np}
    \end{bmatrix}
    \end{aligned}
    $$</w:t>
      </w:r>
    </w:p>
    <w:bookmarkEnd w:id="548"/>
    <w:bookmarkStart w:id="549" w:name="rem-design-matrix-products"/>
    <w:p>
      <w:pPr>
        <w:pStyle w:val="FirstParagraph"/>
      </w:pPr>
      <w:r>
        <w:rPr>
          <w:i/>
          <w:iCs/>
        </w:rPr>
        <w:t xml:space="preserve">Remark 49</w:t>
      </w:r>
      <w:r>
        <w:t xml:space="preserve"> (Products with the design matrix). </w:t>
      </w:r>
      <w:r>
        <w:t xml:space="preserve">The product</w:t>
      </w:r>
      <w:r>
        <w:t xml:space="preserve"> </w:t>
      </w:r>
      <w:r>
        <w:t xml:space="preserve">$\mathbf{X}\mathord{\smash[b]{\underset{\raise.3ex\hbox{$\scriptstyle\sim$}}{\beta}}\vphantom{\beta}}$</w:t>
      </w:r>
      <w:r>
        <w:t xml:space="preserve"> </w:t>
      </w:r>
      <w:r>
        <w:t xml:space="preserve">collects the values</w:t>
      </w:r>
      <w:r>
        <w:t xml:space="preserve"> </w:t>
      </w:r>
      <w:r>
        <w:t xml:space="preserve">${\mathord{\smash[b]{\underset{\raise.3ex\hbox{$\scriptstyle\sim$}}{x}}\vphantom{x}}_i}^{\top}\mathord{\smash[b]{\underset{\raise.3ex\hbox{$\scriptstyle\sim$}}{\beta}}\vphantom{\beta}}$</w:t>
      </w:r>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w:r>
        <w:t xml:space="preserve">$$
    \mathbf{X}\mathord{\smash[b]{\underset{\raise.3ex\hbox{$\scriptstyle\sim$}}{\beta}}\vphantom{\beta}}=
    \begin{bmatrix}
    {\mathord{\smash[b]{\underset{\raise.3ex\hbox{$\scriptstyle\sim$}}{x}}\vphantom{x}}_1}^{\top}\mathord{\smash[b]{\underset{\raise.3ex\hbox{$\scriptstyle\sim$}}{\beta}}\vphantom{\beta}}\\
    \vdots \\
    {\mathord{\smash[b]{\underset{\raise.3ex\hbox{$\scriptstyle\sim$}}{x}}\vphantom{x}}_n}^{\top}\mathord{\smash[b]{\underset{\raise.3ex\hbox{$\scriptstyle\sim$}}{\beta}}\vphantom{\beta}}
    \end{bmatrix}
    $$</w:t>
      </w:r>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37</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w:r>
        <w:t xml:space="preserve">$\mathord{\smash[b]{\underset{\raise.3ex\hbox{$\scriptstyle\sim$}}{\beta}}\vphantom{\beta}}= (1, 2)$</w:t>
      </w:r>
      <w:r>
        <w:t xml:space="preserve">,</w:t>
      </w:r>
    </w:p>
    <w:p>
      <w:pPr>
        <w:pStyle w:val="BodyText"/>
      </w:pPr>
      <w:r>
        <w:t xml:space="preserve">$$
    \begin{aligned}
    \mathbf{X}\mathord{\smash[b]{\underset{\raise.3ex\hbox{$\scriptstyle\sim$}}{\beta}}\vphantom{\beta}}
    &amp;= \begin{bmatrix} 1 &amp; 1 \\ 1 &amp; 2 \\ 1 &amp; 3 \end{bmatrix}
    \begin{bmatrix} 1 \\ 2 \end{bmatrix} \\
    &amp;= \begin{bmatrix} 3 \\ 5 \\ 7 \end{bmatrix}.
    \end{aligned}
    $$</w:t>
      </w:r>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w:r>
        <w:t xml:space="preserve">$\hat{\mathord{\smash[b]{\underset{\raise.3ex\hbox{$\scriptstyle\sim$}}{\beta}}\vphantom{\beta}}}= ({\mathbf{X}}^{\top}\mathbf{X})^{-1}{\mathbf{X}}^{\top}\mathord{\smash[b]{\underset{\raise.3ex\hbox{$\scriptstyle\sim$}}{y}}\vphantom{y}}$</w:t>
      </w:r>
      <w:r>
        <w:t xml:space="preserve">.</w:t>
      </w:r>
    </w:p>
    <w:bookmarkEnd w:id="549"/>
    <w:bookmarkStart w:id="550" w:name="thm-gram-invertible"/>
    <w:p>
      <w:pPr>
        <w:pStyle w:val="BodyText"/>
      </w:pPr>
      <w:r>
        <w:rPr>
          <w:b/>
          <w:bCs/>
        </w:rPr>
        <w:t xml:space="preserve">Theorem 90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50"/>
    <w:p>
      <w:pPr>
        <w:pStyle w:val="BodyText"/>
      </w:pPr>
      <w:r>
        <w:rPr>
          <w:i/>
          <w:iCs/>
        </w:rPr>
        <w:t xml:space="preserve">Proof</w:t>
      </w:r>
      <w:r>
        <w:t xml:space="preserve">. </w:t>
      </w:r>
      <w:r>
        <w:t xml:space="preserve">Let</w:t>
      </w:r>
      <w:r>
        <w:t xml:space="preserve"> </w:t>
      </w:r>
      <w:r>
        <w:t xml:space="preserve">$\mathord{\smash[b]{\underset{\raise.3ex\hbox{$\scriptstyle\sim$}}{c}}\vphantom{c}}$</w:t>
      </w:r>
      <w:r>
        <w:t xml:space="preserve"> </w:t>
      </w:r>
      <w:r>
        <w:t xml:space="preserve">be a vector of length</w:t>
      </w:r>
      <w:r>
        <w:t xml:space="preserve"> </w:t>
      </w:r>
      <m:oMath>
        <m:r>
          <m:t>p</m:t>
        </m:r>
      </m:oMath>
      <w:r>
        <w:t xml:space="preserve"> </w:t>
      </w:r>
      <w:r>
        <w:t xml:space="preserve">with</w:t>
      </w:r>
      <w:r>
        <w:t xml:space="preserve"> </w:t>
      </w:r>
      <w:r>
        <w:t xml:space="preserve">${\mathbf{X}}^{\top}\mathbf{X}\mathord{\smash[b]{\underset{\raise.3ex\hbox{$\scriptstyle\sim$}}{c}}\vphantom{c}} = \mathord{\smash[b]{\underset{\raise.3ex\hbox{$\scriptstyle\sim$}}{0}}\vphantom{0}}$</w:t>
      </w:r>
      <w:r>
        <w:t xml:space="preserve">.</w:t>
      </w:r>
      <w:r>
        <w:t xml:space="preserve"> </w:t>
      </w:r>
      <w:r>
        <w:t xml:space="preserve">Then</w:t>
      </w:r>
    </w:p>
    <w:p>
      <w:pPr>
        <w:pStyle w:val="BodyText"/>
      </w:pPr>
      <w:r>
        <w:t xml:space="preserve">$$
    \begin{aligned}
    0
    &amp;= {\mathord{\smash[b]{\underset{\raise.3ex\hbox{$\scriptstyle\sim$}}{c}}\vphantom{c}}}^{\top}\,{\mathbf{X}}^{\top}\mathbf{X}\mathord{\smash[b]{\underset{\raise.3ex\hbox{$\scriptstyle\sim$}}{c}}\vphantom{c}}
    &amp;&amp; \text{(multiply } {\mathbf{X}}^{\top}\mathbf{X}\mathord{\smash[b]{\underset{\raise.3ex\hbox{$\scriptstyle\sim$}}{c}}\vphantom{c}} = \mathord{\smash[b]{\underset{\raise.3ex\hbox{$\scriptstyle\sim$}}{0}}\vphantom{0}}\text{ on the left by } {\mathord{\smash[b]{\underset{\raise.3ex\hbox{$\scriptstyle\sim$}}{c}}\vphantom{c}}}^{\top} \text{)}
    \\
    &amp;= {\mathopen{}\left(\mathbf{X}\mathord{\smash[b]{\underset{\raise.3ex\hbox{$\scriptstyle\sim$}}{c}}\vphantom{c}}\right)\mathclose{}}^{\top}\mathopen{}\left(\mathbf{X}\mathord{\smash[b]{\underset{\raise.3ex\hbox{$\scriptstyle\sim$}}{c}}\vphantom{c}}\right)\mathclose{}
    &amp;&amp; \text{(transpose of a product)}
    \\
    &amp;= \mathopen{}\left\lVert\mathbf{X}\mathord{\smash[b]{\underset{\raise.3ex\hbox{$\scriptstyle\sim$}}{c}}\vphantom{c}}\right\rVert\mathclose{}^2
    &amp;&amp; \text{(definition of the Euclidean norm)}
    \end{aligned}
    $$</w:t>
      </w:r>
    </w:p>
    <w:p>
      <w:pPr>
        <w:pStyle w:val="FirstParagraph"/>
      </w:pPr>
      <w:r>
        <w:t xml:space="preserve">so</w:t>
      </w:r>
      <w:r>
        <w:t xml:space="preserve"> </w:t>
      </w:r>
      <w:r>
        <w:t xml:space="preserve">$\mathbf{X}\mathord{\smash[b]{\underset{\raise.3ex\hbox{$\scriptstyle\sim$}}{c}}\vphantom{c}} = \mathord{\smash[b]{\underset{\raise.3ex\hbox{$\scriptstyle\sim$}}{0}}\vphantom{0}}$</w:t>
      </w:r>
      <w:r>
        <w:t xml:space="preserve">.</w:t>
      </w:r>
      <w:r>
        <w:t xml:space="preserve"> </w:t>
      </w:r>
      <w:r>
        <w:t xml:space="preserve">Because</w:t>
      </w:r>
      <w:r>
        <w:t xml:space="preserve"> </w:t>
      </w:r>
      <w:r>
        <w:t xml:space="preserve">$\mathbf{X}\mathord{\smash[b]{\underset{\raise.3ex\hbox{$\scriptstyle\sim$}}{c}}\vphantom{c}} = c_1 (\text{column } 1) + \cdots + c_p (\text{column } p)$</w:t>
      </w:r>
      <w:r>
        <w:t xml:space="preserve"> </w:t>
      </w:r>
      <w:r>
        <w:t xml:space="preserve">and the columns of</w:t>
      </w:r>
      <w:r>
        <w:t xml:space="preserve"> </w:t>
      </w:r>
      <m:oMath>
        <m:r>
          <m:rPr>
            <m:sty m:val="bi"/>
          </m:rPr>
          <m:t>X</m:t>
        </m:r>
      </m:oMath>
      <w:r>
        <w:t xml:space="preserve"> </w:t>
      </w:r>
      <w:r>
        <w:t xml:space="preserve">are linearly independent,</w:t>
      </w:r>
      <w:r>
        <w:t xml:space="preserve"> </w:t>
      </w:r>
      <w:r>
        <w:t xml:space="preserve">$\mathord{\smash[b]{\underset{\raise.3ex\hbox{$\scriptstyle\sim$}}{c}}\vphantom{c}} = \mathord{\smash[b]{\underset{\raise.3ex\hbox{$\scriptstyle\sim$}}{0}}\vphantom{0}}$</w:t>
      </w:r>
      <w:r>
        <w:t xml:space="preserve">.</w:t>
      </w:r>
      <w:r>
        <w:t xml:space="preserve"> </w:t>
      </w:r>
      <w:r>
        <w:t xml:space="preserve">So the only solution of</w:t>
      </w:r>
      <w:r>
        <w:t xml:space="preserve"> </w:t>
      </w:r>
      <w:r>
        <w:t xml:space="preserve">${\mathbf{X}}^{\top}\mathbf{X}\mathord{\smash[b]{\underset{\raise.3ex\hbox{$\scriptstyle\sim$}}{c}}\vphantom{c}} = \mathord{\smash[b]{\underset{\raise.3ex\hbox{$\scriptstyle\sim$}}{0}}\vphantom{0}}$</w:t>
      </w:r>
      <w:r>
        <w:t xml:space="preserve"> </w:t>
      </w:r>
      <w:r>
        <w:t xml:space="preserve">is</w:t>
      </w:r>
      <w:r>
        <w:t xml:space="preserve"> </w:t>
      </w:r>
      <w:r>
        <w:t xml:space="preserve">$\mathord{\smash[b]{\underset{\raise.3ex\hbox{$\scriptstyle\sim$}}{c}}\vphantom{c}} = \mathord{\smash[b]{\underset{\raise.3ex\hbox{$\scriptstyle\sim$}}{0}}\vphantom{0}}$</w:t>
      </w:r>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[47], Corollary 5.7, p. 143</w:t>
      </w:r>
      <w:r>
        <w:t xml:space="preserve">.</w:t>
      </w:r>
    </w:p>
    <w:bookmarkStart w:id="551" w:name="exm-gram-invertible"/>
    <w:p>
      <w:pPr>
        <w:pStyle w:val="BodyText"/>
      </w:pPr>
      <w:r>
        <w:rPr>
          <w:b/>
          <w:bCs/>
        </w:rPr>
        <w:t xml:space="preserve">Example 165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37</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51"/>
    <w:bookmarkStart w:id="552"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[77]</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90</w:t>
        </w:r>
      </w:hyperlink>
      <w:r>
        <w:t xml:space="preserve">.</w:t>
      </w:r>
    </w:p>
    <w:bookmarkEnd w:id="552"/>
    <w:bookmarkStart w:id="553" w:name="exm-hat-matrix"/>
    <w:p>
      <w:pPr>
        <w:pStyle w:val="BodyText"/>
      </w:pPr>
      <w:r>
        <w:rPr>
          <w:b/>
          <w:bCs/>
        </w:rPr>
        <w:t xml:space="preserve">Example 166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w:r>
        <w:t xml:space="preserve">$\mathbf{H}\mathord{\smash[b]{\underset{\raise.3ex\hbox{$\scriptstyle\sim$}}{y}}\vphantom{y}}= (\bar{y}, \bar{y})$</w:t>
      </w:r>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53"/>
    <w:bookmarkStart w:id="554" w:name="thm-hat-matrix"/>
    <w:p>
      <w:pPr>
        <w:pStyle w:val="BodyText"/>
      </w:pPr>
      <w:r>
        <w:rPr>
          <w:b/>
          <w:bCs/>
        </w:rPr>
        <w:t xml:space="preserve">Theorem 91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54"/>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so its inverse is symmetric too (</w:t>
      </w:r>
      <w:hyperlink w:anchor="cor-inverse-symmetric">
        <w:r>
          <w:rPr>
            <w:rStyle w:val="Hyperlink"/>
          </w:rPr>
          <w:t xml:space="preserve">Corollary 10</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55" w:name="exm-hat-matrix-projection"/>
    <w:p>
      <w:pPr>
        <w:pStyle w:val="FirstParagraph"/>
      </w:pPr>
      <w:r>
        <w:rPr>
          <w:b/>
          <w:bCs/>
        </w:rPr>
        <w:t xml:space="preserve">Example 167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166</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91</w:t>
        </w:r>
      </w:hyperlink>
      <w:r>
        <w:t xml:space="preserve"> </w:t>
      </w:r>
      <w:r>
        <w:t xml:space="preserve">says.</w:t>
      </w:r>
    </w:p>
    <w:bookmarkEnd w:id="555"/>
    <w:bookmarkStart w:id="556" w:name="rem-hat-matrix-name"/>
    <w:p>
      <w:pPr>
        <w:pStyle w:val="BodyText"/>
      </w:pPr>
      <w:r>
        <w:rPr>
          <w:i/>
          <w:iCs/>
        </w:rPr>
        <w:t xml:space="preserve">Remark 50</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w:r>
        <w:t xml:space="preserve">$$
    \begin{aligned}
    \hat{\mathord{\smash[b]{\underset{\raise.3ex\hbox{$\scriptstyle\sim$}}{y}}\vphantom{y}}} &amp;= \mathbf{X}\hat{\mathord{\smash[b]{\underset{\raise.3ex\hbox{$\scriptstyle\sim$}}{\beta}}\vphantom{\beta}}}\\
    &amp;= \mathbf{X}({\mathbf{X}}^{\top}\mathbf{X})^{-1}{\mathbf{X}}^{\top}\mathord{\smash[b]{\underset{\raise.3ex\hbox{$\scriptstyle\sim$}}{y}}\vphantom{y}}\\
    &amp;= \mathbf{H}\mathord{\smash[b]{\underset{\raise.3ex\hbox{$\scriptstyle\sim$}}{y}}\vphantom{y}}.
    \end{aligned}
    $$</w:t>
      </w:r>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w:r>
        <w:t xml:space="preserve">$\mathord{\smash[b]{\underset{\raise.3ex\hbox{$\scriptstyle\sim$}}{y}}\vphantom{y}}$</w:t>
      </w:r>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166</w:t>
        </w:r>
      </w:hyperlink>
      <w:r>
        <w:t xml:space="preserve">,</w:t>
      </w:r>
      <w:r>
        <w:t xml:space="preserve"> </w:t>
      </w:r>
      <m:oMath>
        <m:r>
          <m:rPr>
            <m:sty m:val="bi"/>
          </m:rPr>
          <m:t>H</m:t>
        </m:r>
      </m:oMath>
      <w:r>
        <w:t xml:space="preserve"> </w:t>
      </w:r>
      <w:r>
        <w:t xml:space="preserve">puts a hat on</w:t>
      </w:r>
      <w:r>
        <w:t xml:space="preserve"> </w:t>
      </w:r>
      <w:r>
        <w:t xml:space="preserve">$\mathord{\smash[b]{\underset{\raise.3ex\hbox{$\scriptstyle\sim$}}{y}}\vphantom{y}}$</w:t>
      </w:r>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56"/>
    <w:bookmarkStart w:id="570"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7" name="Picture"/>
                  <a:graphic>
                    <a:graphicData uri="http://schemas.openxmlformats.org/drawingml/2006/picture">
                      <pic:pic>
                        <pic:nvPicPr>
                          <pic:cNvPr descr="/opt/quarto/share/formats/docx/note.png" id="558"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55</w:t>
              </w:r>
            </w:hyperlink>
            <w:r>
              <w:t xml:space="preserve">.</w:t>
            </w:r>
          </w:p>
          <w:p/>
        </w:tc>
      </w:tr>
    </w:tbl>
    <w:bookmarkStart w:id="559"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w:r>
        <w:t xml:space="preserve">$\mathord{\smash[b]{\underset{\raise.3ex\hbox{$\scriptstyle\sim$}}{y}}\vphantom{y}} \in \mathbb{R}^p$</w:t>
      </w:r>
      <w:r>
        <w:t xml:space="preserve">.</w:t>
      </w:r>
      <w:r>
        <w:t xml:space="preserve"> </w:t>
      </w:r>
      <w:r>
        <w:t xml:space="preserve">By</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orthogonal projection</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59"/>
    <w:bookmarkStart w:id="560" w:name="exm-orthogonal-projection"/>
    <w:p>
      <w:pPr>
        <w:pStyle w:val="BodyText"/>
      </w:pPr>
      <w:r>
        <w:rPr>
          <w:b/>
          <w:bCs/>
        </w:rPr>
        <w:t xml:space="preserve">Example 168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96</w:t>
        </w:r>
      </w:hyperlink>
      <w:r>
        <w:t xml:space="preserve">,</w:t>
      </w:r>
      <w:r>
        <w:t xml:space="preserve"> </w:t>
      </w:r>
      <w:r>
        <w:t xml:space="preserve">$\mathord{\smash[b]{\underset{\raise.3ex\hbox{$\scriptstyle\sim$}}{y}}\vphantom{y}} = (3, 1, 2)$</w:t>
      </w:r>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w:r>
        <w:t xml:space="preserve">$(5, 5, 0) = (5, 5, 0) + \mathord{\smash[b]{\underset{\raise.3ex\hbox{$\scriptstyle\sim$}}{0}}\vphantom{0}}$</w:t>
      </w:r>
      <w:r>
        <w:t xml:space="preserve"> </w:t>
      </w:r>
      <w:r>
        <w:t xml:space="preserve">and</w:t>
      </w:r>
      <w:r>
        <w:t xml:space="preserve"> </w:t>
      </w:r>
      <w:r>
        <w:t xml:space="preserve">$\mathord{\smash[b]{\underset{\raise.3ex\hbox{$\scriptstyle\sim$}}{0}}\vphantom{0}}\in \mathcal{S}^\perp$</w:t>
      </w:r>
      <w:r>
        <w:t xml:space="preserve"> </w:t>
      </w:r>
      <w:r>
        <w:t xml:space="preserve">(</w:t>
      </w:r>
      <w:hyperlink w:anchor="thm-orthogonal-complement-subspace">
        <w:r>
          <w:rPr>
            <w:rStyle w:val="Hyperlink"/>
          </w:rPr>
          <w:t xml:space="preserve">Theorem 53</w:t>
        </w:r>
      </w:hyperlink>
      <w:r>
        <w:t xml:space="preserve">,</w:t>
      </w:r>
      <w:r>
        <w:t xml:space="preserve"> </w:t>
      </w:r>
      <w:hyperlink w:anchor="thm-subspace-zero">
        <w:r>
          <w:rPr>
            <w:rStyle w:val="Hyperlink"/>
          </w:rPr>
          <w:t xml:space="preserve">Theorem 22</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w:r>
        <w:t xml:space="preserve">$\mathord{\smash[b]{\underset{\raise.3ex\hbox{$\scriptstyle\sim$}}{0}}\vphantom{0}}$</w:t>
      </w:r>
      <w:r>
        <w:t xml:space="preserve">, since</w:t>
      </w:r>
      <w:r>
        <w:t xml:space="preserve"> </w:t>
      </w:r>
      <w:r>
        <w:t xml:space="preserve">$(1, -1, 2) = \mathord{\smash[b]{\underset{\raise.3ex\hbox{$\scriptstyle\sim$}}{0}}\vphantom{0}}+ (1, -1, 2)$</w:t>
      </w:r>
      <w:r>
        <w:t xml:space="preserve"> </w:t>
      </w:r>
      <w:r>
        <w:t xml:space="preserve">and</w:t>
      </w:r>
      <w:r>
        <w:t xml:space="preserve"> </w:t>
      </w:r>
      <w:r>
        <w:t xml:space="preserve">$\mathord{\smash[b]{\underset{\raise.3ex\hbox{$\scriptstyle\sim$}}{0}}\vphantom{0}}\in \mathcal{S}$</w:t>
      </w:r>
      <w:r>
        <w:t xml:space="preserve"> </w:t>
      </w:r>
      <w:r>
        <w:t xml:space="preserve">(</w:t>
      </w:r>
      <w:hyperlink w:anchor="thm-subspace-zero">
        <w:r>
          <w:rPr>
            <w:rStyle w:val="Hyperlink"/>
          </w:rPr>
          <w:t xml:space="preserve">Theorem 22</w:t>
        </w:r>
      </w:hyperlink>
      <w:r>
        <w:t xml:space="preserve">).</w:t>
      </w:r>
    </w:p>
    <w:bookmarkEnd w:id="560"/>
    <w:bookmarkStart w:id="561" w:name="exm-not-orthogonal-projection"/>
    <w:p>
      <w:pPr>
        <w:pStyle w:val="BodyText"/>
      </w:pPr>
      <w:r>
        <w:rPr>
          <w:b/>
          <w:bCs/>
        </w:rPr>
        <w:t xml:space="preserve">Example 169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61"/>
    <w:bookmarkStart w:id="562" w:name="thm-closest-point"/>
    <w:p>
      <w:pPr>
        <w:pStyle w:val="BodyText"/>
      </w:pPr>
      <w:r>
        <w:rPr>
          <w:b/>
          <w:bCs/>
        </w:rPr>
        <w:t xml:space="preserve">Theorem 92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w:r>
        <w:t xml:space="preserve">$\mathord{\smash[b]{\underset{\raise.3ex\hbox{$\scriptstyle\sim$}}{y}}\vphantom{y}} \in \mathbb{R}^p$</w:t>
      </w:r>
      <w:r>
        <w:t xml:space="preserve">,</w:t>
      </w:r>
      <w:r>
        <w:t xml:space="preserve"> </w:t>
      </w:r>
      <w:r>
        <w:t xml:space="preserve">and 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w:r>
        <w:t xml:space="preserve">$\mathord{\smash[b]{\underset{\raise.3ex\hbox{$\scriptstyle\sim$}}{w}}\vphantom{w}} \in \mathcal{S}$</w:t>
      </w:r>
      <w:r>
        <w:t xml:space="preserve">,</w:t>
      </w:r>
    </w:p>
    <w:p>
      <w:pPr>
        <w:pStyle w:val="BodyText"/>
      </w:pPr>
      <w:r>
        <w:t xml:space="preserve">$$
    \mathopen{}\left\lVert\mathord{\smash[b]{\underset{\raise.3ex\hbox{$\scriptstyle\sim$}}{y}}\vphantom{y}} - \mathord{\smash[b]{\underset{\raise.3ex\hbox{$\scriptstyle\sim$}}{u}}\vphantom{u}}\right\rVert\mathclose{} \le \mathopen{}\left\lVert\mathord{\smash[b]{\underset{\raise.3ex\hbox{$\scriptstyle\sim$}}{y}}\vphantom{y}} - \mathord{\smash[b]{\underset{\raise.3ex\hbox{$\scriptstyle\sim$}}{w}}\vphantom{w}}\right\rVert\mathclose{},
    $$</w:t>
      </w:r>
    </w:p>
    <w:p>
      <w:pPr>
        <w:pStyle w:val="FirstParagraph"/>
      </w:pPr>
      <w:r>
        <w:t xml:space="preserve">with equality only when</w:t>
      </w:r>
      <w:r>
        <w:t xml:space="preserve"> </w:t>
      </w:r>
      <w:r>
        <w:t xml:space="preserve">$\mathord{\smash[b]{\underset{\raise.3ex\hbox{$\scriptstyle\sim$}}{w}}\vphantom{w}} = \mathord{\smash[b]{\underset{\raise.3ex\hbox{$\scriptstyle\sim$}}{u}}\vphantom{u}}$</w:t>
      </w:r>
      <w:r>
        <w:t xml:space="preserve">.</w:t>
      </w:r>
    </w:p>
    <w:bookmarkEnd w:id="562"/>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w:r>
        <w:t xml:space="preserve">$\mathord{\smash[b]{\underset{\raise.3ex\hbox{$\scriptstyle\sim$}}{y}}\vphantom{y}} - \mathord{\smash[b]{\underset{\raise.3ex\hbox{$\scriptstyle\sim$}}{u}}\vphantom{u}} \in \mathcal{S}^\perp$</w:t>
      </w:r>
      <w:r>
        <w:t xml:space="preserve">.</w:t>
      </w:r>
      <w:r>
        <w:t xml:space="preserve"> </w:t>
      </w:r>
      <w:r>
        <w:t xml:space="preserve">Both</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 - \mathord{\smash[b]{\underset{\raise.3ex\hbox{$\scriptstyle\sim$}}{w}}\vphantom{w}} = \mathord{\smash[b]{\underset{\raise.3ex\hbox{$\scriptstyle\sim$}}{u}}\vphantom{u}} + (-1)\,\mathord{\smash[b]{\underset{\raise.3ex\hbox{$\scriptstyle\sim$}}{w}}\vphantom{w}} \in \mathcal{S}$</w:t>
      </w:r>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w:r>
        <w:t xml:space="preserve">$(\mathord{\smash[b]{\underset{\raise.3ex\hbox{$\scriptstyle\sim$}}{y}}\vphantom{y}} - \mathord{\smash[b]{\underset{\raise.3ex\hbox{$\scriptstyle\sim$}}{u}}\vphantom{u}}) \perp (\mathord{\smash[b]{\underset{\raise.3ex\hbox{$\scriptstyle\sim$}}{u}}\vphantom{u}} - \mathord{\smash[b]{\underset{\raise.3ex\hbox{$\scriptstyle\sim$}}{w}}\vphantom{w}})$</w:t>
      </w:r>
      <w:r>
        <w:t xml:space="preserve"> </w:t>
      </w:r>
      <w:r>
        <w:t xml:space="preserve">(</w:t>
      </w:r>
      <w:hyperlink w:anchor="def-orthogonal-complement">
        <w:r>
          <w:rPr>
            <w:rStyle w:val="Hyperlink"/>
          </w:rPr>
          <w:t xml:space="preserve">Definition 67</w:t>
        </w:r>
      </w:hyperlink>
      <w:r>
        <w:t xml:space="preserve">). Then</w:t>
      </w:r>
    </w:p>
    <w:p>
      <w:pPr>
        <w:pStyle w:val="BodyText"/>
      </w:pPr>
      <w:r>
        <w:t xml:space="preserve">$$
    \begin{aligned}
    \mathopen{}\left\lVert\mathord{\smash[b]{\underset{\raise.3ex\hbox{$\scriptstyle\sim$}}{y}}\vphantom{y}} - \mathord{\smash[b]{\underset{\raise.3ex\hbox{$\scriptstyle\sim$}}{w}}\vphantom{w}}\right\rVert\mathclose{}^2
    &amp;= \mathopen{}\left\lVert(\mathord{\smash[b]{\underset{\raise.3ex\hbox{$\scriptstyle\sim$}}{y}}\vphantom{y}} - \mathord{\smash[b]{\underset{\raise.3ex\hbox{$\scriptstyle\sim$}}{u}}\vphantom{u}}) + (\mathord{\smash[b]{\underset{\raise.3ex\hbox{$\scriptstyle\sim$}}{u}}\vphantom{u}} - \mathord{\smash[b]{\underset{\raise.3ex\hbox{$\scriptstyle\sim$}}{w}}\vphantom{w}})\right\rVert\mathclose{}^2
    &amp;&amp; \text{(add and subtract } \mathord{\smash[b]{\underset{\raise.3ex\hbox{$\scriptstyle\sim$}}{u}}\vphantom{u}} \text{)}
    \\
    &amp;= \mathopen{}\left\lVert\mathord{\smash[b]{\underset{\raise.3ex\hbox{$\scriptstyle\sim$}}{y}}\vphantom{y}} - \mathord{\smash[b]{\underset{\raise.3ex\hbox{$\scriptstyle\sim$}}{u}}\vphantom{u}}\right\rVert\mathclose{}^2 + \mathopen{}\left\lVert\mathord{\smash[b]{\underset{\raise.3ex\hbox{$\scriptstyle\sim$}}{u}}\vphantom{u}} - \mathord{\smash[b]{\underset{\raise.3ex\hbox{$\scriptstyle\sim$}}{w}}\vphantom{w}}\right\rVert\mathclose{}^2
    &amp;&amp; \text{(Pythagorean theorem, }\text{Theorem~59}\text{)}
    \\
    &amp;\ge \mathopen{}\left\lVert\mathord{\smash[b]{\underset{\raise.3ex\hbox{$\scriptstyle\sim$}}{y}}\vphantom{y}} - \mathord{\smash[b]{\underset{\raise.3ex\hbox{$\scriptstyle\sim$}}{u}}\vphantom{u}}\right\rVert\mathclose{}^2,
    &amp;&amp; \text{(} \mathopen{}\left\lVert\mathord{\smash[b]{\underset{\raise.3ex\hbox{$\scriptstyle\sim$}}{u}}\vphantom{u}} - \mathord{\smash[b]{\underset{\raise.3ex\hbox{$\scriptstyle\sim$}}{w}}\vphantom{w}}\right\rVert\mathclose{}^2 \ge 0 \text{, }\text{Theorem~58}\text{)}
    \end{aligned}
    $$</w:t>
      </w:r>
    </w:p>
    <w:p>
      <w:pPr>
        <w:pStyle w:val="FirstParagraph"/>
      </w:pPr>
      <w:r>
        <w:t xml:space="preserve">with equality exactly when</w:t>
      </w:r>
      <w:r>
        <w:t xml:space="preserve"> </w:t>
      </w:r>
      <w:r>
        <w:t xml:space="preserve">$\mathopen{}\left\lVert\mathord{\smash[b]{\underset{\raise.3ex\hbox{$\scriptstyle\sim$}}{u}}\vphantom{u}} - \mathord{\smash[b]{\underset{\raise.3ex\hbox{$\scriptstyle\sim$}}{w}}\vphantom{w}}\right\rVert\mathclose{} = 0$</w:t>
      </w:r>
      <w:r>
        <w:t xml:space="preserve">,</w:t>
      </w:r>
      <w:r>
        <w:t xml:space="preserve"> </w:t>
      </w:r>
      <w:r>
        <w:t xml:space="preserve">that is, when</w:t>
      </w:r>
      <w:r>
        <w:t xml:space="preserve"> </w:t>
      </w:r>
      <w:r>
        <w:t xml:space="preserve">$\mathord{\smash[b]{\underset{\raise.3ex\hbox{$\scriptstyle\sim$}}{w}}\vphantom{w}} = \mathord{\smash[b]{\underset{\raise.3ex\hbox{$\scriptstyle\sim$}}{u}}\vphantom{u}}$</w:t>
      </w:r>
      <w:r>
        <w:t xml:space="preserve"> </w:t>
      </w:r>
      <w:r>
        <w:t xml:space="preserve">(</w:t>
      </w:r>
      <w:hyperlink w:anchor="thm-norm-properties">
        <w:r>
          <w:rPr>
            <w:rStyle w:val="Hyperlink"/>
          </w:rPr>
          <w:t xml:space="preserve">Theorem 58</w:t>
        </w:r>
      </w:hyperlink>
      <w:r>
        <w:t xml:space="preserve">, part 1).</w:t>
      </w:r>
      <w:r>
        <w:t xml:space="preserve"> </w:t>
      </w:r>
      <w:r>
        <w:t xml:space="preserve">Taking nonnegative square roots preserves the inequality.</w:t>
      </w:r>
    </w:p>
    <w:bookmarkStart w:id="563" w:name="exm-closest-point"/>
    <w:p>
      <w:pPr>
        <w:pStyle w:val="BodyText"/>
      </w:pPr>
      <w:r>
        <w:rPr>
          <w:b/>
          <w:bCs/>
        </w:rPr>
        <w:t xml:space="preserve">Example 170 (No point of the line is closer)</w:t>
      </w:r>
      <w:r>
        <w:t xml:space="preserve"> </w:t>
      </w:r>
      <w:r>
        <w:t xml:space="preserve">In</w:t>
      </w:r>
      <w:r>
        <w:t xml:space="preserve"> </w:t>
      </w:r>
      <w:hyperlink w:anchor="exm-orthogonal-projection">
        <w:r>
          <w:rPr>
            <w:rStyle w:val="Hyperlink"/>
          </w:rPr>
          <w:t xml:space="preserve">Example 168</w:t>
        </w:r>
      </w:hyperlink>
      <w:r>
        <w:t xml:space="preserve">,</w:t>
      </w:r>
      <w:r>
        <w:t xml:space="preserve"> </w:t>
      </w:r>
      <w:r>
        <w:t xml:space="preserve">$\mathord{\smash[b]{\underset{\raise.3ex\hbox{$\scriptstyle\sim$}}{y}}\vphantom{y}} = (3, 1, 2)$</w:t>
      </w:r>
      <w:r>
        <w:t xml:space="preserve"> </w:t>
      </w:r>
      <w:r>
        <w:t xml:space="preserve">has projection</w:t>
      </w:r>
      <w:r>
        <w:t xml:space="preserve"> </w:t>
      </w:r>
      <w:r>
        <w:t xml:space="preserve">$\mathord{\smash[b]{\underset{\raise.3ex\hbox{$\scriptstyle\sim$}}{u}}\vphantom{u}} = (2, 2, 0)$</w:t>
      </w:r>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w:r>
        <w:t xml:space="preserve">$\mathord{\smash[b]{\underset{\raise.3ex\hbox{$\scriptstyle\sim$}}{w}}\vphantom{w}} = (3, 3, 0)$</w:t>
      </w:r>
      <w:r>
        <w:t xml:space="preserve">,</w:t>
      </w:r>
      <w:r>
        <w:t xml:space="preserve"> </w:t>
      </w:r>
      <w:r>
        <w:t xml:space="preserve">is farther:</w:t>
      </w:r>
    </w:p>
    <w:p>
      <w:pPr>
        <w:pStyle w:val="BodyText"/>
      </w:pPr>
      <w:r>
        <w:t xml:space="preserve">$$
    \begin{aligned}
    \mathopen{}\left\lVert\mathord{\smash[b]{\underset{\raise.3ex\hbox{$\scriptstyle\sim$}}{y}}\vphantom{y}} - \mathord{\smash[b]{\underset{\raise.3ex\hbox{$\scriptstyle\sim$}}{w}}\vphantom{w}}\right\rVert\mathclose{} &amp;= \mathopen{}\left\lVert(0, -2, 2)\right\rVert\mathclose{} \\
    &amp;= \sqrt{8} \\
    &amp;&gt; \sqrt{6},
    \end{aligned}
    $$</w:t>
      </w:r>
    </w:p>
    <w:p>
      <w:pPr>
        <w:pStyle w:val="FirstParagraph"/>
      </w:pPr>
      <w:r>
        <w:t xml:space="preserve">and the difference of squares is</w:t>
      </w:r>
    </w:p>
    <w:p>
      <w:pPr>
        <w:pStyle w:val="BodyText"/>
      </w:pPr>
      <w:r>
        <w:t xml:space="preserve">$$
    \begin{aligned}
    \mathopen{}\left\lVert\mathord{\smash[b]{\underset{\raise.3ex\hbox{$\scriptstyle\sim$}}{u}}\vphantom{u}} - \mathord{\smash[b]{\underset{\raise.3ex\hbox{$\scriptstyle\sim$}}{w}}\vphantom{w}}\right\rVert\mathclose{}^2 &amp;= \mathopen{}\left\lVert(-1, -1, 0)\right\rVert\mathclose{}^2 \\
    &amp;= 2 \\
    &amp;= 8 - 6,
    \end{aligned}
    $$</w:t>
      </w:r>
    </w:p>
    <w:p>
      <w:pPr>
        <w:pStyle w:val="FirstParagraph"/>
      </w:pPr>
      <w:r>
        <w:t xml:space="preserve">by the Pythagorean theorem (</w:t>
      </w:r>
      <w:hyperlink w:anchor="thm-norm-sum-square">
        <w:r>
          <w:rPr>
            <w:rStyle w:val="Hyperlink"/>
          </w:rPr>
          <w:t xml:space="preserve">Theorem 59</w:t>
        </w:r>
      </w:hyperlink>
      <w:r>
        <w:t xml:space="preserve">),</w:t>
      </w:r>
      <w:r>
        <w:t xml:space="preserve"> </w:t>
      </w:r>
      <w:r>
        <w:t xml:space="preserve">since</w:t>
      </w:r>
      <w:r>
        <w:t xml:space="preserve"> </w:t>
      </w:r>
      <w:r>
        <w:t xml:space="preserve">$\mathord{\smash[b]{\underset{\raise.3ex\hbox{$\scriptstyle\sim$}}{y}}\vphantom{y}} - \mathord{\smash[b]{\underset{\raise.3ex\hbox{$\scriptstyle\sim$}}{u}}\vphantom{u}} \in \mathcal{S}^\perp$</w:t>
      </w:r>
      <w:r>
        <w:t xml:space="preserve"> </w:t>
      </w:r>
      <w:r>
        <w:t xml:space="preserve">and</w:t>
      </w:r>
      <w:r>
        <w:t xml:space="preserve"> </w:t>
      </w:r>
      <w:r>
        <w:t xml:space="preserve">$\mathord{\smash[b]{\underset{\raise.3ex\hbox{$\scriptstyle\sim$}}{u}}\vphantom{u}} - \mathord{\smash[b]{\underset{\raise.3ex\hbox{$\scriptstyle\sim$}}{w}}\vphantom{w}} \in \mathcal{S}$</w:t>
      </w:r>
      <w:r>
        <w:t xml:space="preserve">.</w:t>
      </w:r>
    </w:p>
    <w:bookmarkEnd w:id="563"/>
    <w:bookmarkStart w:id="564" w:name="thm-projector-onb"/>
    <w:p>
      <w:pPr>
        <w:pStyle w:val="BodyText"/>
      </w:pPr>
      <w:r>
        <w:rPr>
          <w:b/>
          <w:bCs/>
        </w:rPr>
        <w:t xml:space="preserve">Theorem 93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w:r>
        <w:t xml:space="preserve">$\mathord{\smash[b]{\underset{\raise.3ex\hbox{$\scriptstyle\sim$}}{q}}\vphantom{q}}_1, \ldots, \mathord{\smash[b]{\underset{\raise.3ex\hbox{$\scriptstyle\sim$}}{q}}\vphantom{q}}_r$</w:t>
      </w:r>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9</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$\mathbf{Q} {\mathbf{Q}}^{\top}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64"/>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w:r>
        <w:t xml:space="preserve">$\mathord{\smash[b]{\underset{\raise.3ex\hbox{$\scriptstyle\sim$}}{q}}\vphantom{q}}_i$</w:t>
      </w:r>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w:r>
        <w:t xml:space="preserve">$$
    \begin{aligned}
    ({\mathbf{Q}}^{\top} \mathbf{Q})_{ij}
    &amp;= \sum_{k=1}^{p} ({\mathbf{Q}}^{\top})_{ik}\, q_{kj}
    &amp;&amp; \text{(}\text{Definition~26}\text{)}
    \\
    &amp;= \sum_{k=1}^{p} q_{ki}\, q_{kj}
    &amp;&amp; \text{(}\text{Definition~22}\text{)}
    \\
    &amp;= \mathord{\smash[b]{\underset{\raise.3ex\hbox{$\scriptstyle\sim$}}{q}}\vphantom{q}}_i \cdot \mathord{\smash[b]{\underset{\raise.3ex\hbox{$\scriptstyle\sim$}}{q}}\vphantom{q}}_j,
    &amp;&amp; \text{(}\text{Definition~8}\text{)}
    \end{aligned}
    $$</w:t>
      </w:r>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w:r>
        <w:t xml:space="preserve">$\mathord{\smash[b]{\underset{\raise.3ex\hbox{$\scriptstyle\sim$}}{u}}\vphantom{u}} = \mathbf{Q} {\mathbf{Q}}^{\top} \mathord{\smash[b]{\underset{\raise.3ex\hbox{$\scriptstyle\sim$}}{y}}\vphantom{y}}$</w:t>
      </w:r>
      <w:r>
        <w:t xml:space="preserve"> </w:t>
      </w:r>
      <w:r>
        <w:t xml:space="preserve">and</w:t>
      </w:r>
      <w:r>
        <w:t xml:space="preserve"> </w:t>
      </w:r>
      <w:r>
        <w:t xml:space="preserve">$\mathord{\smash[b]{\underset{\raise.3ex\hbox{$\scriptstyle\sim$}}{v}}\vphantom{v}} = \mathord{\smash[b]{\underset{\raise.3ex\hbox{$\scriptstyle\sim$}}{y}}\vphantom{y}} - \mathord{\smash[b]{\underset{\raise.3ex\hbox{$\scriptstyle\sim$}}{u}}\vphantom{u}}$</w:t>
      </w:r>
      <w:r>
        <w:t xml:space="preserve">,</w:t>
      </w:r>
      <w:r>
        <w:t xml:space="preserve"> </w:t>
      </w:r>
      <w:r>
        <w:t xml:space="preserve">so</w:t>
      </w:r>
      <w:r>
        <w:t xml:space="preserve"> </w:t>
      </w:r>
      <w:r>
        <w:t xml:space="preserve">$\mathord{\smash[b]{\underset{\raise.3ex\hbox{$\scriptstyle\sim$}}{y}}\vphantom{y}} = \mathord{\smash[b]{\underset{\raise.3ex\hbox{$\scriptstyle\sim$}}{u}}\vphantom{u}} + \mathord{\smash[b]{\underset{\raise.3ex\hbox{$\scriptstyle\sim$}}{v}}\vphantom{v}}$</w:t>
      </w:r>
      <w:r>
        <w:t xml:space="preserve">.</w:t>
      </w:r>
      <w:r>
        <w:t xml:space="preserve"> </w:t>
      </w:r>
      <w:r>
        <w:t xml:space="preserve">$\mathord{\smash[b]{\underset{\raise.3ex\hbox{$\scriptstyle\sim$}}{u}}\vphantom{u}} = \mathbf{Q}\,({\mathbf{Q}}^{\top} \mathord{\smash[b]{\underset{\raise.3ex\hbox{$\scriptstyle\sim$}}{y}}\vphantom{y}})$</w:t>
      </w:r>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w:r>
        <w:t xml:space="preserve">$\operatorname{span}\mathopen{}\left\{\mathord{\smash[b]{\underset{\raise.3ex\hbox{$\scriptstyle\sim$}}{q}}\vphantom{q}}_1, \ldots, \mathord{\smash[b]{\underset{\raise.3ex\hbox{$\scriptstyle\sim$}}{q}}\vphantom{q}}_r\right\}\mathclose{} = \mathcal{S}$</w:t>
      </w:r>
      <w:r>
        <w:t xml:space="preserve"> </w:t>
      </w:r>
      <w:r>
        <w:t xml:space="preserve">(</w:t>
      </w:r>
      <w:hyperlink w:anchor="thm-column-space-span">
        <w:r>
          <w:rPr>
            <w:rStyle w:val="Hyperlink"/>
          </w:rPr>
          <w:t xml:space="preserve">Theorem 33</w:t>
        </w:r>
      </w:hyperlink>
      <w:r>
        <w:t xml:space="preserve">).</w:t>
      </w:r>
      <w:r>
        <w:t xml:space="preserve"> </w:t>
      </w:r>
      <w:r>
        <w:t xml:space="preserve">For</w:t>
      </w:r>
      <w:r>
        <w:t xml:space="preserve"> </w:t>
      </w:r>
      <w:r>
        <w:t xml:space="preserve">$\mathord{\smash[b]{\underset{\raise.3ex\hbox{$\scriptstyle\sim$}}{v}}\vphantom{v}}$</w:t>
      </w:r>
      <w:r>
        <w:t xml:space="preserve">,</w:t>
      </w:r>
    </w:p>
    <w:p>
      <w:pPr>
        <w:pStyle w:val="BodyText"/>
      </w:pPr>
      <w:r>
        <w:t xml:space="preserve">$$
    \begin{aligned}
    {\mathbf{Q}}^{\top} \mathord{\smash[b]{\underset{\raise.3ex\hbox{$\scriptstyle\sim$}}{v}}\vphantom{v}}
    &amp;= {\mathbf{Q}}^{\top}\,(\mathord{\smash[b]{\underset{\raise.3ex\hbox{$\scriptstyle\sim$}}{y}}\vphantom{y}} - \mathbf{Q} {\mathbf{Q}}^{\top} \mathord{\smash[b]{\underset{\raise.3ex\hbox{$\scriptstyle\sim$}}{y}}\vphantom{y}})
    &amp;&amp; \text{(substitute)}
    \\
    &amp;= {\mathbf{Q}}^{\top} \mathord{\smash[b]{\underset{\raise.3ex\hbox{$\scriptstyle\sim$}}{y}}\vphantom{y}} - {\mathbf{Q}}^{\top}\,(\mathbf{Q} {\mathbf{Q}}^{\top} \mathord{\smash[b]{\underset{\raise.3ex\hbox{$\scriptstyle\sim$}}{y}}\vphantom{y}})
    &amp;&amp; \text{(}\text{Theorem~25}\text{, with coefficients } 1 \text{ and } -1 \text{)}
    \\
    &amp;= {\mathbf{Q}}^{\top} \mathord{\smash[b]{\underset{\raise.3ex\hbox{$\scriptstyle\sim$}}{y}}\vphantom{y}} - ({\mathbf{Q}}^{\top} \mathbf{Q})\,{\mathbf{Q}}^{\top} \mathord{\smash[b]{\underset{\raise.3ex\hbox{$\scriptstyle\sim$}}{y}}\vphantom{y}}
    &amp;&amp; \text{(}\text{Theorem~8}\text{)}
    \\
    &amp;= {\mathbf{Q}}^{\top} \mathord{\smash[b]{\underset{\raise.3ex\hbox{$\scriptstyle\sim$}}{y}}\vphantom{y}} - \mathbf{I}_r\,{\mathbf{Q}}^{\top} \mathord{\smash[b]{\underset{\raise.3ex\hbox{$\scriptstyle\sim$}}{y}}\vphantom{y}}
    &amp;&amp; \text{(} {\mathbf{Q}}^{\top} \mathbf{Q} = \mathbf{I}_r \text{, from the first part of the proof)}
    \\
    &amp;= {\mathbf{Q}}^{\top} \mathord{\smash[b]{\underset{\raise.3ex\hbox{$\scriptstyle\sim$}}{y}}\vphantom{y}} - {\mathbf{Q}}^{\top} \mathord{\smash[b]{\underset{\raise.3ex\hbox{$\scriptstyle\sim$}}{y}}\vphantom{y}}
    &amp;&amp; \text{(}\text{Theorem~11}\text{)}
    \\
    &amp;= \mathord{\smash[b]{\underset{\raise.3ex\hbox{$\scriptstyle\sim$}}{0}}\vphantom{0}}_r,
    &amp;&amp; \text{(arithmetic)}
    \end{aligned}
    $$</w:t>
      </w:r>
    </w:p>
    <w:p>
      <w:pPr>
        <w:pStyle w:val="FirstParagraph"/>
      </w:pPr>
      <w:r>
        <w:t xml:space="preserve">so</w:t>
      </w:r>
      <w:r>
        <w:t xml:space="preserve"> </w:t>
      </w:r>
      <w:r>
        <w:t xml:space="preserve">$\mathord{\smash[b]{\underset{\raise.3ex\hbox{$\scriptstyle\sim$}}{v}}\vphantom{v}} \in \mathcal{N}({\mathbf{Q}}^{\top})$</w:t>
      </w:r>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11</m:t>
              </m:r>
              <m:r>
                <m:rPr>
                  <m:nor/>
                  <m:sty m:val="p"/>
                </m:rPr>
                <m:t>)</m:t>
              </m:r>
            </m:e>
          </m:eqArr>
        </m:oMath>
      </m:oMathPara>
    </w:p>
    <w:bookmarkStart w:id="565" w:name="exm-projector-onb"/>
    <w:p>
      <w:pPr>
        <w:pStyle w:val="FirstParagraph"/>
      </w:pPr>
      <w:r>
        <w:rPr>
          <w:b/>
          <w:bCs/>
        </w:rPr>
        <w:t xml:space="preserve">Example 171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w:r>
        <w:t xml:space="preserve">$\mathord{\smash[b]{\underset{\raise.3ex\hbox{$\scriptstyle\sim$}}{q}}\vphantom{q}}_1 = \tfrac{1}{\sqrt{2}}\,(1, 1, 0)$</w:t>
      </w:r>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w:r>
        <w:t xml:space="preserve">$$
    \begin{aligned}
    \mathopen{}\left\lVert\mathord{\smash[b]{\underset{\raise.3ex\hbox{$\scriptstyle\sim$}}{q}}\vphantom{q}}_1\right\rVert\mathclose{} &amp;= \sqrt{\tfrac{1}{2} + \tfrac{1}{2} + 0}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w:r>
        <w:t xml:space="preserve">$\mathord{\smash[b]{\underset{\raise.3ex\hbox{$\scriptstyle\sim$}}{y}}\vphantom{y}} = (3, 1, 2)$</w:t>
      </w:r>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168</w:t>
        </w:r>
      </w:hyperlink>
      <w:r>
        <w:t xml:space="preserve">.</w:t>
      </w:r>
    </w:p>
    <w:bookmarkEnd w:id="565"/>
    <w:bookmarkStart w:id="566" w:name="thm-projection-matrix-projects"/>
    <w:p>
      <w:pPr>
        <w:pStyle w:val="BodyText"/>
      </w:pPr>
      <w:r>
        <w:rPr>
          <w:b/>
          <w:bCs/>
        </w:rPr>
        <w:t xml:space="preserve">Theorem 94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w:r>
        <w:t xml:space="preserve">$\mathord{\smash[b]{\underset{\raise.3ex\hbox{$\scriptstyle\sim$}}{y}}\vphantom{y}}$</w:t>
      </w:r>
      <w:r>
        <w:t xml:space="preserve">,</w:t>
      </w:r>
      <w:r>
        <w:t xml:space="preserve"> </w:t>
      </w:r>
      <w:r>
        <w:t xml:space="preserve">both</w:t>
      </w:r>
      <w:r>
        <w:t xml:space="preserve"> </w:t>
      </w:r>
      <w:r>
        <w:t xml:space="preserve">$\mathbf{P}_1 \mathord{\smash[b]{\underset{\raise.3ex\hbox{$\scriptstyle\sim$}}{y}}\vphantom{y}}$</w:t>
      </w:r>
      <w:r>
        <w:t xml:space="preserve"> </w:t>
      </w:r>
      <w:r>
        <w:t xml:space="preserve">and</w:t>
      </w:r>
      <w:r>
        <w:t xml:space="preserve"> </w:t>
      </w:r>
      <w:r>
        <w:t xml:space="preserve">$\mathbf{P}_2 \mathord{\smash[b]{\underset{\raise.3ex\hbox{$\scriptstyle\sim$}}{y}}\vphantom{y}}$</w:t>
      </w:r>
      <w:r>
        <w:t xml:space="preserve"> </w:t>
      </w:r>
      <w:r>
        <w:t xml:space="preserve">are the orthogonal projection of</w:t>
      </w:r>
      <w:r>
        <w:t xml:space="preserve"> </w:t>
      </w:r>
      <w:r>
        <w:t xml:space="preserve">$\mathord{\smash[b]{\underset{\raise.3ex\hbox{$\scriptstyle\sim$}}{y}}\vphantom{y}}$</w:t>
      </w:r>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66"/>
    <w:p>
      <w:pPr>
        <w:pStyle w:val="FirstParagraph"/>
      </w:pPr>
      <w:r>
        <w:rPr>
          <w:i/>
          <w:iCs/>
        </w:rPr>
        <w:t xml:space="preserve">Proof</w:t>
      </w:r>
      <w:r>
        <w:t xml:space="preserve">. </w:t>
      </w:r>
      <w:r>
        <w:rPr>
          <w:b/>
          <w:bCs/>
        </w:rPr>
        <w:t xml:space="preserve">Part 1.</w:t>
      </w:r>
      <w:r>
        <w:t xml:space="preserve"> </w:t>
      </w:r>
      <w:r>
        <w:t xml:space="preserve">Write</w:t>
      </w:r>
      <w:r>
        <w:t xml:space="preserve"> </w:t>
      </w:r>
      <w:r>
        <w:t xml:space="preserve">$\mathord{\smash[b]{\underset{\raise.3ex\hbox{$\scriptstyle\sim$}}{y}}\vphantom{y}} = \mathbf{P} \mathord{\smash[b]{\underset{\raise.3ex\hbox{$\scriptstyle\sim$}}{y}}\vphantom{y}} + (\mathord{\smash[b]{\underset{\raise.3ex\hbox{$\scriptstyle\sim$}}{y}}\vphantom{y}} - \mathbf{P} \mathord{\smash[b]{\underset{\raise.3ex\hbox{$\scriptstyle\sim$}}{y}}\vphantom{y}})$</w:t>
      </w:r>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w:r>
        <w:t xml:space="preserve">$$
    \begin{aligned}
    \mathbf{P}\,(\mathord{\smash[b]{\underset{\raise.3ex\hbox{$\scriptstyle\sim$}}{y}}\vphantom{y}} - \mathbf{P} \mathord{\smash[b]{\underset{\raise.3ex\hbox{$\scriptstyle\sim$}}{y}}\vphantom{y}})
    &amp;= \mathbf{P} \mathord{\smash[b]{\underset{\raise.3ex\hbox{$\scriptstyle\sim$}}{y}}\vphantom{y}} - \mathbf{P}\,(\mathbf{P} \mathord{\smash[b]{\underset{\raise.3ex\hbox{$\scriptstyle\sim$}}{y}}\vphantom{y}})
    &amp;&amp; \text{(}\text{Theorem~25}\text{, with coefficients } 1 \text{ and } -1 \text{)}
    \\
    &amp;= \mathbf{P} \mathord{\smash[b]{\underset{\raise.3ex\hbox{$\scriptstyle\sim$}}{y}}\vphantom{y}} - (\mathbf{P} \mathbf{P})\,\mathord{\smash[b]{\underset{\raise.3ex\hbox{$\scriptstyle\sim$}}{y}}\vphantom{y}}
    &amp;&amp; \text{(}\text{Theorem~8}\text{)}
    \\
    &amp;= \mathbf{P} \mathord{\smash[b]{\underset{\raise.3ex\hbox{$\scriptstyle\sim$}}{y}}\vphantom{y}} - \mathbf{P}^2 \mathord{\smash[b]{\underset{\raise.3ex\hbox{$\scriptstyle\sim$}}{y}}\vphantom{y}}
    &amp;&amp; \text{(}\text{Definition~81}\text{)}
    \\
    &amp;= \mathbf{P} \mathord{\smash[b]{\underset{\raise.3ex\hbox{$\scriptstyle\sim$}}{y}}\vphantom{y}} - \mathbf{P} \mathord{\smash[b]{\underset{\raise.3ex\hbox{$\scriptstyle\sim$}}{y}}\vphantom{y}}
    &amp;&amp; \text{(} \mathbf{P} \text{ is idempotent)}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 \mathbf{P} \mathord{\smash[b]{\underset{\raise.3ex\hbox{$\scriptstyle\sim$}}{y}}\vphantom{y}} \in \mathcal{N}(\mathbf{P})$</w:t>
      </w:r>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w:r>
        <w:t xml:space="preserve">$\mathbf{P}_1 \mathord{\smash[b]{\underset{\raise.3ex\hbox{$\scriptstyle\sim$}}{e}}\vphantom{e}}_j = \mathbf{P}_2 \mathord{\smash[b]{\underset{\raise.3ex\hbox{$\scriptstyle\sim$}}{e}}\vphantom{e}}_j$</w:t>
      </w:r>
      <w:r>
        <w:t xml:space="preserve"> </w:t>
      </w:r>
      <w:r>
        <w:t xml:space="preserve">for each indicator vector</w:t>
      </w:r>
      <w:r>
        <w:t xml:space="preserve"> </w:t>
      </w:r>
      <w:r>
        <w:t xml:space="preserve">$\mathord{\smash[b]{\underset{\raise.3ex\hbox{$\scriptstyle\sim$}}{e}}\vphantom{e}}_j$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$\mathbf{P}_1 \mathord{\smash[b]{\underset{\raise.3ex\hbox{$\scriptstyle\sim$}}{e}}\vphantom{e}}_j$</w:t>
      </w:r>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24</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w:r>
        <w:t xml:space="preserve">$\mathord{\smash[b]{\underset{\raise.3ex\hbox{$\scriptstyle\sim$}}{e}}\vphantom{e}}_j$</w:t>
      </w:r>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67" w:name="exm-projection-matrix-projects"/>
    <w:p>
      <w:pPr>
        <w:pStyle w:val="BodyText"/>
      </w:pPr>
      <w:r>
        <w:rPr>
          <w:b/>
          <w:bCs/>
        </w:rPr>
        <w:t xml:space="preserve">Example 172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w:r>
        <w:t xml:space="preserve">$\mathord{\smash[b]{\underset{\raise.3ex\hbox{$\scriptstyle\sim$}}{q}}\vphantom{q}}_1 = (1, 0)$</w:t>
      </w:r>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w:r>
        <w:t xml:space="preserve">$\mathbf{B} = [\mathord{\smash[b]{\underset{\raise.3ex\hbox{$\scriptstyle\sim$}}{q}}\vphantom{q}}_1]$</w:t>
      </w:r>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93</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67"/>
    <w:bookmarkStart w:id="568" w:name="thm-hat-matrix-projects"/>
    <w:p>
      <w:pPr>
        <w:pStyle w:val="BodyText"/>
      </w:pPr>
      <w:r>
        <w:rPr>
          <w:b/>
          <w:bCs/>
        </w:rPr>
        <w:t xml:space="preserve">Theorem 95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$\mathbf{H} \mathord{\smash[b]{\underset{\raise.3ex\hbox{$\scriptstyle\sim$}}{y}}\vphantom{y}}$</w:t>
      </w:r>
      <w:r>
        <w:t xml:space="preserve"> </w:t>
      </w:r>
      <w:r>
        <w:t xml:space="preserve">(</w:t>
      </w:r>
      <w:hyperlink w:anchor="def-hat-matrix">
        <w:r>
          <w:rPr>
            <w:rStyle w:val="Hyperlink"/>
          </w:rPr>
          <w:t xml:space="preserve">Definition 107</w:t>
        </w:r>
      </w:hyperlink>
      <w:r>
        <w:t xml:space="preserve">) 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68"/>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91</w:t>
        </w:r>
      </w:hyperlink>
      <w:r>
        <w:t xml:space="preserve">),</w:t>
      </w:r>
      <w:r>
        <w:t xml:space="preserve"> </w:t>
      </w:r>
      <w:r>
        <w:t xml:space="preserve">so</w:t>
      </w:r>
      <w:r>
        <w:t xml:space="preserve"> </w:t>
      </w:r>
      <w:r>
        <w:t xml:space="preserve">$\mathbf{H}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94</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w:r>
        <w:t xml:space="preserve">$\mathbf{H} \mathord{\smash[b]{\underset{\raise.3ex\hbox{$\scriptstyle\sim$}}{z}}\vphantom{z}} = \mathbf{X}\,\mathopen{}\left(({\mathbf{X}}^{\top}\mathbf{X})^{-1} {\mathbf{X}}^{\top} \mathord{\smash[b]{\underset{\raise.3ex\hbox{$\scriptstyle\sim$}}{z}}\vphantom{z}}\right)\mathclose{}$</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for every</w:t>
      </w:r>
      <w:r>
        <w:t xml:space="preserve"> </w:t>
      </w:r>
      <w:r>
        <w:t xml:space="preserve">$\mathord{\smash[b]{\underset{\raise.3ex\hbox{$\scriptstyle\sim$}}{b}}\vphantom{b}} \in \mathbb{R}^p$</w:t>
      </w:r>
      <w:r>
        <w:t xml:space="preserve">,</w:t>
      </w:r>
      <w:r>
        <w:t xml:space="preserve"> </w:t>
      </w:r>
      <w:r>
        <w:t xml:space="preserve">$\mathbf{X}\mathord{\smash[b]{\underset{\raise.3ex\hbox{$\scriptstyle\sim$}}{b}}\vphantom{b}} = (\mathbf{H} \mathbf{X})\,\mathord{\smash[b]{\underset{\raise.3ex\hbox{$\scriptstyle\sim$}}{b}}\vphantom{b}}$</w:t>
      </w:r>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w:r>
        <w:t xml:space="preserve">$(\mathbf{H} \mathbf{X})\,\mathord{\smash[b]{\underset{\raise.3ex\hbox{$\scriptstyle\sim$}}{b}}\vphantom{b}} = \mathbf{H}\,(\mathbf{X}\mathord{\smash[b]{\underset{\raise.3ex\hbox{$\scriptstyle\sim$}}{b}}\vphantom{b}})$</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39</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93</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94</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69" w:name="exm-hat-matrix-projects"/>
    <w:p>
      <w:pPr>
        <w:pStyle w:val="BodyText"/>
      </w:pPr>
      <w:r>
        <w:rPr>
          <w:b/>
          <w:bCs/>
        </w:rPr>
        <w:t xml:space="preserve">Example 173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166</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w:r>
        <w:t xml:space="preserve">$\mathord{\smash[b]{\underset{\raise.3ex\hbox{$\scriptstyle\sim$}}{q}}\vphantom{q}}_1 = \tfrac{1}{\sqrt{2}}\,(1, 1)$</w:t>
      </w:r>
      <w:r>
        <w:t xml:space="preserve">,</w:t>
      </w:r>
      <w:r>
        <w:t xml:space="preserve"> </w:t>
      </w:r>
      <w:r>
        <w:t xml:space="preserve">since</w:t>
      </w:r>
    </w:p>
    <w:p>
      <w:pPr>
        <w:pStyle w:val="BodyText"/>
      </w:pPr>
      <w:r>
        <w:t xml:space="preserve">$$
    \begin{aligned}
    \mathopen{}\left\lVert\mathord{\smash[b]{\underset{\raise.3ex\hbox{$\scriptstyle\sim$}}{q}}\vphantom{q}}_1\right\rVert\mathclose{} &amp;= \sqrt{\tfrac{1}{2} + \tfrac{1}{2}}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166</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w:r>
        <w:t xml:space="preserve">$\mathord{\smash[b]{\underset{\raise.3ex\hbox{$\scriptstyle\sim$}}{y}}\vphantom{y}}$</w:t>
      </w:r>
      <w:r>
        <w:t xml:space="preserve"> </w:t>
      </w:r>
      <w:r>
        <w:t xml:space="preserve">on the line of constant vectors</w:t>
      </w:r>
      <w:r>
        <w:t xml:space="preserve"> </w:t>
      </w:r>
      <w:r>
        <w:t xml:space="preserve">(</w:t>
      </w:r>
      <w:hyperlink w:anchor="thm-closest-point">
        <w:r>
          <w:rPr>
            <w:rStyle w:val="Hyperlink"/>
          </w:rPr>
          <w:t xml:space="preserve">Theorem 92</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69"/>
    <w:bookmarkEnd w:id="570"/>
    <w:bookmarkStart w:id="599"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1" name="Picture"/>
                  <a:graphic>
                    <a:graphicData uri="http://schemas.openxmlformats.org/drawingml/2006/picture">
                      <pic:pic>
                        <pic:nvPicPr>
                          <pic:cNvPr descr="/opt/quarto/share/formats/docx/note.png" id="57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47</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73" w:name="thm-scalar-matmul"/>
    <w:p>
      <w:pPr>
        <w:pStyle w:val="BodyText"/>
      </w:pPr>
      <w:r>
        <w:rPr>
          <w:b/>
          <w:bCs/>
        </w:rPr>
        <w:t xml:space="preserve">Theorem 96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73"/>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74" w:name="exm-scalar-matmul"/>
    <w:p>
      <w:pPr>
        <w:pStyle w:val="BodyText"/>
      </w:pPr>
      <w:r>
        <w:rPr>
          <w:b/>
          <w:bCs/>
        </w:rPr>
        <w:t xml:space="preserve">Example 174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74"/>
    <w:bookmarkStart w:id="575"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[79]</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75"/>
    <w:bookmarkStart w:id="576" w:name="exm-generalized-inverse"/>
    <w:p>
      <w:pPr>
        <w:pStyle w:val="FirstParagraph"/>
      </w:pPr>
      <w:r>
        <w:rPr>
          <w:b/>
          <w:bCs/>
        </w:rPr>
        <w:t xml:space="preserve">Example 175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76"/>
    <w:bookmarkStart w:id="577" w:name="thm-generalized-inverse-invertible"/>
    <w:p>
      <w:pPr>
        <w:pStyle w:val="BodyText"/>
      </w:pPr>
      <w:r>
        <w:rPr>
          <w:b/>
          <w:bCs/>
        </w:rPr>
        <w:t xml:space="preserve">Theorem 97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77"/>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11</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11</m:t>
              </m:r>
              <m:r>
                <m:rPr>
                  <m:nor/>
                  <m:sty m:val="p"/>
                </m:rPr>
                <m:t>)</m:t>
              </m:r>
            </m:e>
          </m:eqArr>
        </m:oMath>
      </m:oMathPara>
    </w:p>
    <w:bookmarkStart w:id="578" w:name="exm-generalized-inverse-invertible"/>
    <w:p>
      <w:pPr>
        <w:pStyle w:val="FirstParagraph"/>
      </w:pPr>
      <w:r>
        <w:rPr>
          <w:b/>
          <w:bCs/>
        </w:rPr>
        <w:t xml:space="preserve">Example 176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175</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97</w:t>
        </w:r>
      </w:hyperlink>
      <w:r>
        <w:t xml:space="preserve"> </w:t>
      </w:r>
      <w:r>
        <w:t xml:space="preserve">it is singular.</w:t>
      </w:r>
    </w:p>
    <w:bookmarkEnd w:id="578"/>
    <w:bookmarkStart w:id="579" w:name="thm-generalized-inverse-solves"/>
    <w:p>
      <w:pPr>
        <w:pStyle w:val="BodyText"/>
      </w:pPr>
      <w:r>
        <w:rPr>
          <w:b/>
          <w:bCs/>
        </w:rPr>
        <w:t xml:space="preserve">Theorem 98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w:r>
        <w:t xml:space="preserve">$\mathord{\smash[b]{\underset{\raise.3ex\hbox{$\scriptstyle\sim$}}{b}}\vphantom{b}} \in \mathbb{R}^m$</w:t>
      </w:r>
      <w:r>
        <w:t xml:space="preserve">.</w:t>
      </w:r>
      <w:r>
        <w:t xml:space="preserve"> </w:t>
      </w:r>
      <w:r>
        <w:t xml:space="preserve">If</w:t>
      </w:r>
      <w:r>
        <w:t xml:space="preserve"> </w:t>
      </w:r>
      <w:r>
        <w:t xml:space="preserve">$\mathbf{A} \mathord{\smash[b]{\underset{\raise.3ex\hbox{$\scriptstyle\sim$}}{x}}\vphantom{x}} = \mathord{\smash[b]{\underset{\raise.3ex\hbox{$\scriptstyle\sim$}}{b}}\vphantom{b}}$</w:t>
      </w:r>
      <w:r>
        <w:t xml:space="preserve"> </w:t>
      </w:r>
      <w:r>
        <w:t xml:space="preserve">has a solution,</w:t>
      </w:r>
      <w:r>
        <w:t xml:space="preserve"> </w:t>
      </w:r>
      <w:r>
        <w:t xml:space="preserve">then</w:t>
      </w:r>
      <w:r>
        <w:t xml:space="preserve"> </w:t>
      </w:r>
      <w:r>
        <w:t xml:space="preserve">$\mathbf{G} \mathord{\smash[b]{\underset{\raise.3ex\hbox{$\scriptstyle\sim$}}{b}}\vphantom{b}}$</w:t>
      </w:r>
      <w:r>
        <w:t xml:space="preserve"> </w:t>
      </w:r>
      <w:r>
        <w:t xml:space="preserve">is a solution.</w:t>
      </w:r>
    </w:p>
    <w:bookmarkEnd w:id="579"/>
    <w:p>
      <w:pPr>
        <w:pStyle w:val="BodyText"/>
      </w:pPr>
      <w:r>
        <w:rPr>
          <w:i/>
          <w:iCs/>
        </w:rPr>
        <w:t xml:space="preserve">Proof</w:t>
      </w:r>
      <w:r>
        <w:t xml:space="preserve">. </w:t>
      </w:r>
      <w:r>
        <w:t xml:space="preserve">Let</w:t>
      </w:r>
      <w:r>
        <w:t xml:space="preserve"> </w:t>
      </w:r>
      <w:r>
        <w:t xml:space="preserve">$\mathord{\smash[b]{\underset{\raise.3ex\hbox{$\scriptstyle\sim$}}{x}}\vphantom{x}}_0$</w:t>
      </w:r>
      <w:r>
        <w:t xml:space="preserve"> </w:t>
      </w:r>
      <w:r>
        <w:t xml:space="preserve">be a solution, so</w:t>
      </w:r>
      <w:r>
        <w:t xml:space="preserve"> </w:t>
      </w:r>
      <w:r>
        <w:t xml:space="preserve">$\mathbf{A} \mathord{\smash[b]{\underset{\raise.3ex\hbox{$\scriptstyle\sim$}}{x}}\vphantom{x}}_0 = \mathord{\smash[b]{\underset{\raise.3ex\hbox{$\scriptstyle\sim$}}{b}}\vphantom{b}}$</w:t>
      </w:r>
      <w:r>
        <w:t xml:space="preserve">. Then</w:t>
      </w:r>
    </w:p>
    <w:p>
      <w:pPr>
        <w:pStyle w:val="BodyText"/>
      </w:pPr>
      <w:r>
        <w:t xml:space="preserve">$$
    \begin{aligned}
    \mathbf{A}\,(\mathbf{G} \mathord{\smash[b]{\underset{\raise.3ex\hbox{$\scriptstyle\sim$}}{b}}\vphantom{b}})
    &amp;= \mathbf{A} \mathbf{G}\,(\mathbf{A} \mathord{\smash[b]{\underset{\raise.3ex\hbox{$\scriptstyle\sim$}}{x}}\vphantom{x}}_0)
    &amp;&amp; \text{(substitute } \mathord{\smash[b]{\underset{\raise.3ex\hbox{$\scriptstyle\sim$}}{b}}\vphantom{b}} = \mathbf{A} \mathord{\smash[b]{\underset{\raise.3ex\hbox{$\scriptstyle\sim$}}{x}}\vphantom{x}}_0 \text{)}
    \\
    &amp;= (\mathbf{A} \mathbf{G} \mathbf{A})\,\mathord{\smash[b]{\underset{\raise.3ex\hbox{$\scriptstyle\sim$}}{x}}\vphantom{x}}_0
    &amp;&amp; \text{(}\text{Theorem~8}\text{)}
    \\
    &amp;= \mathbf{A} \mathord{\smash[b]{\underset{\raise.3ex\hbox{$\scriptstyle\sim$}}{x}}\vphantom{x}}_0
    &amp;&amp; \text{(}\text{Definition~109}\text{)}
    \\
    &amp;= \mathord{\smash[b]{\underset{\raise.3ex\hbox{$\scriptstyle\sim$}}{b}}\vphantom{b}}.
    &amp;&amp; \text{(} \mathord{\smash[b]{\underset{\raise.3ex\hbox{$\scriptstyle\sim$}}{x}}\vphantom{x}}_0 \text{ is a solution)}
    \end{aligned}
    $$</w:t>
      </w:r>
    </w:p>
    <w:bookmarkStart w:id="580" w:name="exm-generalized-inverse-solves"/>
    <w:p>
      <w:pPr>
        <w:pStyle w:val="FirstParagraph"/>
      </w:pPr>
      <w:r>
        <w:rPr>
          <w:b/>
          <w:bCs/>
        </w:rPr>
        <w:t xml:space="preserve">Example 177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the system</w:t>
      </w:r>
      <w:r>
        <w:t xml:space="preserve"> </w:t>
      </w:r>
      <w:r>
        <w:t xml:space="preserve">$\mathbf{A} \mathord{\smash[b]{\underset{\raise.3ex\hbox{$\scriptstyle\sim$}}{x}}\vphantom{x}} = (2, 0)$</w:t>
      </w:r>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w:r>
        <w:t xml:space="preserve">$\mathbf{A} \mathord{\smash[b]{\underset{\raise.3ex\hbox{$\scriptstyle\sim$}}{x}}\vphantom{x}} = (2, 1)$</w:t>
      </w:r>
      <w:r>
        <w:t xml:space="preserve"> </w:t>
      </w:r>
      <w:r>
        <w:t xml:space="preserve">has no solution,</w:t>
      </w:r>
      <w:r>
        <w:t xml:space="preserve"> </w:t>
      </w:r>
      <w:r>
        <w:t xml:space="preserve">since 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80"/>
    <w:bookmarkStart w:id="581"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[80]</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81"/>
    <w:bookmarkStart w:id="582" w:name="exm-moore-penrose"/>
    <w:p>
      <w:pPr>
        <w:pStyle w:val="FirstParagraph"/>
      </w:pPr>
      <w:r>
        <w:rPr>
          <w:b/>
          <w:bCs/>
        </w:rPr>
        <w:t xml:space="preserve">Example 178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175</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82"/>
    <w:bookmarkStart w:id="583" w:name="thm-moore-penrose-generalized-inverse"/>
    <w:p>
      <w:pPr>
        <w:pStyle w:val="BodyText"/>
      </w:pPr>
      <w:r>
        <w:rPr>
          <w:b/>
          <w:bCs/>
        </w:rPr>
        <w:t xml:space="preserve">Theorem 99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83"/>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84" w:name="exm-moore-penrose-generalized-inverse"/>
    <w:p>
      <w:pPr>
        <w:pStyle w:val="BodyText"/>
      </w:pPr>
      <w:r>
        <w:rPr>
          <w:b/>
          <w:bCs/>
        </w:rPr>
        <w:t xml:space="preserve">Example 179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99</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84"/>
    <w:bookmarkStart w:id="585" w:name="thm-moore-penrose-unique"/>
    <w:p>
      <w:pPr>
        <w:pStyle w:val="BodyText"/>
      </w:pPr>
      <w:r>
        <w:rPr>
          <w:b/>
          <w:bCs/>
        </w:rPr>
        <w:t xml:space="preserve">Theorem 100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85"/>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86" w:name="exm-moore-penrose-unique"/>
    <w:p>
      <w:pPr>
        <w:pStyle w:val="FirstParagraph"/>
      </w:pPr>
      <w:r>
        <w:rPr>
          <w:b/>
          <w:bCs/>
        </w:rPr>
        <w:t xml:space="preserve">Example 180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178</w:t>
        </w:r>
      </w:hyperlink>
      <w:r>
        <w:t xml:space="preserve">).</w:t>
      </w:r>
      <w:r>
        <w:t xml:space="preserve"> </w:t>
      </w:r>
      <w:r>
        <w:t xml:space="preserve">By</w:t>
      </w:r>
      <w:r>
        <w:t xml:space="preserve"> </w:t>
      </w:r>
      <w:hyperlink w:anchor="thm-moore-penrose-unique">
        <w:r>
          <w:rPr>
            <w:rStyle w:val="Hyperlink"/>
          </w:rPr>
          <w:t xml:space="preserve">Theorem 100</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86"/>
    <w:bookmarkStart w:id="587" w:name="thm-moore-penrose-exists"/>
    <w:p>
      <w:pPr>
        <w:pStyle w:val="BodyText"/>
      </w:pPr>
      <w:r>
        <w:rPr>
          <w:b/>
          <w:bCs/>
        </w:rPr>
        <w:t xml:space="preserve">Theorem 101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100</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87"/>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47</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20</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42</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90</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10</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11</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11</m:t>
              </m:r>
              <m:r>
                <m:rPr>
                  <m:nor/>
                  <m:sty m:val="p"/>
                </m:rPr>
                <m:t>)</m:t>
              </m:r>
            </m:e>
          </m:eqArr>
        </m:oMath>
      </m:oMathPara>
    </w:p>
    <w:bookmarkStart w:id="588" w:name="exm-moore-penrose-exists"/>
    <w:p>
      <w:pPr>
        <w:pStyle w:val="FirstParagraph"/>
      </w:pPr>
      <w:r>
        <w:rPr>
          <w:b/>
          <w:bCs/>
        </w:rPr>
        <w:t xml:space="preserve">Example 181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80</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88"/>
    <w:bookmarkStart w:id="589"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w:r>
        <w:t xml:space="preserve">$\mathbf{A} \mathord{\smash[b]{\underset{\raise.3ex\hbox{$\scriptstyle\sim$}}{x}}\vphantom{x}} = \mathord{\smash[b]{\underset{\raise.3ex\hbox{$\scriptstyle\sim$}}{b}}\vphantom{b}}$</w:t>
      </w:r>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w:r>
        <w:t xml:space="preserve">$\mathord{\smash[b]{\underset{\raise.3ex\hbox{$\scriptstyle\sim$}}{b}}\vphantom{b}} \in \mathbb{R}^m$</w:t>
      </w:r>
      <w:r>
        <w:t xml:space="preserve">,</w:t>
      </w:r>
      <w:r>
        <w:t xml:space="preserve"> </w:t>
      </w:r>
      <w:r>
        <w:t xml:space="preserve">is</w:t>
      </w:r>
      <w:r>
        <w:t xml:space="preserve"> </w:t>
      </w:r>
      <w:r>
        <w:rPr>
          <w:b/>
          <w:bCs/>
        </w:rPr>
        <w:t xml:space="preserve">consistent</w:t>
      </w:r>
      <w:r>
        <w:t xml:space="preserve"> </w:t>
      </w:r>
      <w:r>
        <w:t xml:space="preserve">[81]</w:t>
      </w:r>
      <w:r>
        <w:t xml:space="preserve"> </w:t>
      </w:r>
      <w:r>
        <w:t xml:space="preserve">if it has at least one solution</w:t>
      </w:r>
      <w:r>
        <w:t xml:space="preserve"> </w:t>
      </w:r>
      <w:r>
        <w:t xml:space="preserve">$\mathord{\smash[b]{\underset{\raise.3ex\hbox{$\scriptstyle\sim$}}{x}}\vphantom{x}} \in \mathbb{R}^n$</w:t>
      </w:r>
      <w:r>
        <w:t xml:space="preserve">,</w:t>
      </w:r>
      <w:r>
        <w:t xml:space="preserve"> </w:t>
      </w:r>
      <w:r>
        <w:t xml:space="preserve">and</w:t>
      </w:r>
      <w:r>
        <w:t xml:space="preserve"> </w:t>
      </w:r>
      <w:r>
        <w:rPr>
          <w:b/>
          <w:bCs/>
        </w:rPr>
        <w:t xml:space="preserve">inconsistent</w:t>
      </w:r>
      <w:r>
        <w:t xml:space="preserve"> </w:t>
      </w:r>
      <w:r>
        <w:t xml:space="preserve">otherwise.</w:t>
      </w:r>
    </w:p>
    <w:bookmarkEnd w:id="589"/>
    <w:bookmarkStart w:id="590" w:name="exm-consistent-system"/>
    <w:p>
      <w:pPr>
        <w:pStyle w:val="BodyText"/>
      </w:pPr>
      <w:r>
        <w:rPr>
          <w:b/>
          <w:bCs/>
        </w:rPr>
        <w:t xml:space="preserve">Example 182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7"/>
        </w:numPr>
      </w:pPr>
      <w:r>
        <w:t xml:space="preserve">$\mathbf{A} \mathord{\smash[b]{\underset{\raise.3ex\hbox{$\scriptstyle\sim$}}{x}}\vphantom{x}} = (2, 0)$</w:t>
      </w:r>
      <w:r>
        <w:t xml:space="preserve"> </w:t>
      </w:r>
      <w:r>
        <w:t xml:space="preserve">is consistent:</w:t>
      </w:r>
      <w:r>
        <w:t xml:space="preserve"> </w:t>
      </w:r>
      <w:r>
        <w:t xml:space="preserve">$\mathord{\smash[b]{\underset{\raise.3ex\hbox{$\scriptstyle\sim$}}{x}}\vphantom{x}} = (2, 0)$</w:t>
      </w:r>
      <w:r>
        <w:t xml:space="preserve"> </w:t>
      </w:r>
      <w:r>
        <w:t xml:space="preserve">is a solution.</w:t>
      </w:r>
    </w:p>
    <w:p>
      <w:pPr>
        <w:pStyle w:val="Compact"/>
        <w:numPr>
          <w:ilvl w:val="0"/>
          <w:numId w:val="1087"/>
        </w:numPr>
      </w:pPr>
      <w:r>
        <w:t xml:space="preserve">$\mathbf{A} \mathord{\smash[b]{\underset{\raise.3ex\hbox{$\scriptstyle\sim$}}{x}}\vphantom{x}} = (2, 1)$</w:t>
      </w:r>
      <w:r>
        <w:t xml:space="preserve"> </w:t>
      </w:r>
      <w:r>
        <w:t xml:space="preserve">is inconsistent:</w:t>
      </w:r>
      <w:r>
        <w:t xml:space="preserve"> </w:t>
      </w:r>
      <w:r>
        <w:t xml:space="preserve">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 never</w:t>
      </w:r>
      <w:r>
        <w:t xml:space="preserve"> </w:t>
      </w:r>
      <m:oMath>
        <m:r>
          <m:t>1</m:t>
        </m:r>
      </m:oMath>
      <w:r>
        <w:t xml:space="preserve">.</w:t>
      </w:r>
    </w:p>
    <w:bookmarkEnd w:id="590"/>
    <w:bookmarkStart w:id="591" w:name="thm-consistency"/>
    <w:p>
      <w:pPr>
        <w:pStyle w:val="FirstParagraph"/>
      </w:pPr>
      <w:r>
        <w:rPr>
          <w:b/>
          <w:bCs/>
        </w:rPr>
        <w:t xml:space="preserve">Theorem 102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w:r>
        <w:t xml:space="preserve">$\mathord{\smash[b]{\underset{\raise.3ex\hbox{$\scriptstyle\sim$}}{b}}\vphantom{b}} \in \mathbb{R}^m$</w:t>
      </w:r>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8"/>
        </w:numPr>
      </w:pP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8"/>
        </w:numPr>
      </w:pPr>
      <w:r>
        <w:t xml:space="preserve">$\mathord{\smash[b]{\underset{\raise.3ex\hbox{$\scriptstyle\sim$}}{b}}\vphantom{b}} \in \mathcal{C}(\mathbf{A})$</w:t>
      </w:r>
      <w:r>
        <w:t xml:space="preserve"> </w:t>
      </w:r>
      <w:r>
        <w:t xml:space="preserve">(</w:t>
      </w:r>
      <w:hyperlink w:anchor="def-column-space">
        <w:r>
          <w:rPr>
            <w:rStyle w:val="Hyperlink"/>
          </w:rPr>
          <w:t xml:space="preserve">Definition 52</w:t>
        </w:r>
      </w:hyperlink>
      <w:r>
        <w:t xml:space="preserve">);</w:t>
      </w:r>
    </w:p>
    <w:p>
      <w:pPr>
        <w:pStyle w:val="Compact"/>
        <w:numPr>
          <w:ilvl w:val="0"/>
          <w:numId w:val="1088"/>
        </w:numPr>
      </w:pPr>
      <w:r>
        <w:t xml:space="preserve">$\mathbf{A} \mathbf{G} \mathord{\smash[b]{\underset{\raise.3ex\hbox{$\scriptstyle\sim$}}{b}}\vphantom{b}} = \mathord{\smash[b]{\underset{\raise.3ex\hbox{$\scriptstyle\sim$}}{b}}\vphantom{b}}$</w:t>
      </w:r>
      <w:r>
        <w:t xml:space="preserve">.</w:t>
      </w:r>
    </w:p>
    <w:bookmarkEnd w:id="591"/>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w:r>
        <w:t xml:space="preserve">$\mathord{\smash[b]{\underset{\raise.3ex\hbox{$\scriptstyle\sim$}}{b}}\vphantom{b}}$</w:t>
      </w:r>
      <w:r>
        <w:t xml:space="preserve"> </w:t>
      </w:r>
      <w:r>
        <w:t xml:space="preserve">is in it exactly when</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98</w:t>
        </w:r>
      </w:hyperlink>
      <w:r>
        <w:t xml:space="preserve">,</w:t>
      </w:r>
      <w:r>
        <w:t xml:space="preserve"> </w:t>
      </w:r>
      <w:r>
        <w:t xml:space="preserve">$\mathbf{G} \mathord{\smash[b]{\underset{\raise.3ex\hbox{$\scriptstyle\sim$}}{b}}\vphantom{b}}$</w:t>
      </w:r>
      <w:r>
        <w:t xml:space="preserve"> </w:t>
      </w:r>
      <w:r>
        <w:t xml:space="preserve">is a solution,</w:t>
      </w:r>
      <w:r>
        <w:t xml:space="preserve"> </w:t>
      </w:r>
      <w:r>
        <w:t xml:space="preserve">so</w:t>
      </w:r>
      <w:r>
        <w:t xml:space="preserve"> </w:t>
      </w:r>
      <w:r>
        <w:t xml:space="preserve">$\mathbf{A}\,(\mathbf{G} \mathord{\smash[b]{\underset{\raise.3ex\hbox{$\scriptstyle\sim$}}{b}}\vphantom{b}}) = \mathord{\smash[b]{\underset{\raise.3ex\hbox{$\scriptstyle\sim$}}{b}}\vphantom{b}}$</w:t>
      </w:r>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w:r>
        <w:t xml:space="preserve">$\mathbf{A} \mathbf{G} \mathord{\smash[b]{\underset{\raise.3ex\hbox{$\scriptstyle\sim$}}{b}}\vphantom{b}} = \mathord{\smash[b]{\underset{\raise.3ex\hbox{$\scriptstyle\sim$}}{b}}\vphantom{b}}$</w:t>
      </w:r>
      <w:r>
        <w:t xml:space="preserve">,</w:t>
      </w:r>
      <w:r>
        <w:t xml:space="preserve"> </w:t>
      </w:r>
      <w:r>
        <w:t xml:space="preserve">then</w:t>
      </w:r>
      <w:r>
        <w:t xml:space="preserve"> </w:t>
      </w:r>
      <w:r>
        <w:t xml:space="preserve">$\mathord{\smash[b]{\underset{\raise.3ex\hbox{$\scriptstyle\sim$}}{x}}\vphantom{x}} = \mathbf{G} \mathord{\smash[b]{\underset{\raise.3ex\hbox{$\scriptstyle\sim$}}{b}}\vphantom{b}}$</w:t>
      </w:r>
      <w:r>
        <w:t xml:space="preserve"> </w:t>
      </w:r>
      <w:r>
        <w:t xml:space="preserve">is a solution,</w:t>
      </w:r>
      <w:r>
        <w:t xml:space="preserve"> </w:t>
      </w:r>
      <w:r>
        <w:t xml:space="preserve">since</w:t>
      </w:r>
      <w:r>
        <w:t xml:space="preserve"> </w:t>
      </w:r>
      <w:r>
        <w:t xml:space="preserve">$\mathbf{A}\,(\mathbf{G} \mathord{\smash[b]{\underset{\raise.3ex\hbox{$\scriptstyle\sim$}}{b}}\vphantom{b}}) = (\mathbf{A} \mathbf{G})\,\mathord{\smash[b]{\underset{\raise.3ex\hbox{$\scriptstyle\sim$}}{b}}\vphantom{b}}$</w:t>
      </w:r>
      <w:r>
        <w:t xml:space="preserve"> </w:t>
      </w:r>
      <w:r>
        <w:t xml:space="preserve">(</w:t>
      </w:r>
      <w:hyperlink w:anchor="thm-matmul-assoc">
        <w:r>
          <w:rPr>
            <w:rStyle w:val="Hyperlink"/>
          </w:rPr>
          <w:t xml:space="preserve">Theorem 8</w:t>
        </w:r>
      </w:hyperlink>
      <w:r>
        <w:t xml:space="preserve">).</w:t>
      </w:r>
    </w:p>
    <w:bookmarkStart w:id="592" w:name="exm-consistency"/>
    <w:p>
      <w:pPr>
        <w:pStyle w:val="BodyText"/>
      </w:pPr>
      <w:r>
        <w:rPr>
          <w:b/>
          <w:bCs/>
        </w:rPr>
        <w:t xml:space="preserve">Example 183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w:r>
        <w:t xml:space="preserve">$\mathord{\smash[b]{\underset{\raise.3ex\hbox{$\scriptstyle\sim$}}{b}}\vphantom{b}} = (2, 0)$</w:t>
      </w:r>
      <w:r>
        <w:t xml:space="preserve">:</w:t>
      </w:r>
    </w:p>
    <w:p>
      <w:pPr>
        <w:pStyle w:val="BodyText"/>
      </w:pPr>
      <w:r>
        <w:t xml:space="preserve">$$
    \begin{aligned}
    \mathbf{A} \mathbf{G} \mathord{\smash[b]{\underset{\raise.3ex\hbox{$\scriptstyle\sim$}}{b}}\vphantom{b}} &amp;= (2, 0) \\
    &amp;= \mathord{\smash[b]{\underset{\raise.3ex\hbox{$\scriptstyle\sim$}}{b}}\vphantom{b}},
    \end{aligned}
    $$</w:t>
      </w:r>
    </w:p>
    <w:p>
      <w:pPr>
        <w:numPr>
          <w:ilvl w:val="0"/>
          <w:numId w:val="1000"/>
        </w:numPr>
      </w:pPr>
      <w:r>
        <w:t xml:space="preserve">so the system is consistent.</w:t>
      </w:r>
    </w:p>
    <w:p>
      <w:pPr>
        <w:numPr>
          <w:ilvl w:val="0"/>
          <w:numId w:val="1089"/>
        </w:numPr>
      </w:pPr>
      <w:r>
        <w:t xml:space="preserve">$\mathord{\smash[b]{\underset{\raise.3ex\hbox{$\scriptstyle\sim$}}{b}}\vphantom{b}} = (2, 1)$</w:t>
      </w:r>
      <w:r>
        <w:t xml:space="preserve">:</w:t>
      </w:r>
      <w:r>
        <w:t xml:space="preserve"> </w:t>
      </w:r>
      <w:r>
        <w:t xml:space="preserve">$\mathbf{A} \mathbf{G} \mathord{\smash[b]{\underset{\raise.3ex\hbox{$\scriptstyle\sim$}}{b}}\vphantom{b}} = (7, 0) \ne \mathord{\smash[b]{\underset{\raise.3ex\hbox{$\scriptstyle\sim$}}{b}}\vphantom{b}}$</w:t>
      </w:r>
      <w:r>
        <w:t xml:space="preserve">, so it is not,</w:t>
      </w:r>
      <w:r>
        <w:t xml:space="preserve"> </w:t>
      </w:r>
      <w:r>
        <w:t xml:space="preserve">as</w:t>
      </w:r>
      <w:r>
        <w:t xml:space="preserve"> </w:t>
      </w:r>
      <w:hyperlink w:anchor="exm-generalized-inverse-solves">
        <w:r>
          <w:rPr>
            <w:rStyle w:val="Hyperlink"/>
          </w:rPr>
          <w:t xml:space="preserve">Example 177</w:t>
        </w:r>
      </w:hyperlink>
      <w:r>
        <w:t xml:space="preserve"> </w:t>
      </w:r>
      <w:r>
        <w:t xml:space="preserve">found directly.</w:t>
      </w:r>
    </w:p>
    <w:bookmarkEnd w:id="592"/>
    <w:bookmarkStart w:id="593" w:name="thm-solution-set"/>
    <w:p>
      <w:pPr>
        <w:pStyle w:val="FirstParagraph"/>
      </w:pPr>
      <w:r>
        <w:rPr>
          <w:b/>
          <w:bCs/>
        </w:rPr>
        <w:t xml:space="preserve">Theorem 103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\mathord{\smash[b]{\underset{\raise.3ex\hbox{$\scriptstyle\sim$}}{0}}\vphantom{0}}_m$</w:t>
      </w:r>
      <w:r>
        <w:t xml:space="preserve"> </w:t>
      </w:r>
      <w:r>
        <w:t xml:space="preserve">exactly when</w:t>
      </w:r>
      <w:r>
        <w:t xml:space="preserve"> </w:t>
      </w:r>
      <w:r>
        <w:t xml:space="preserve">$\mathord{\smash[b]{\underset{\raise.3ex\hbox{$\scriptstyle\sim$}}{x}}\vphantom{x}} = (\mathbf{I}_n - \mathbf{G} \mathbf{A})\,\mathord{\smash[b]{\underset{\raise.3ex\hbox{$\scriptstyle\sim$}}{q}}\vphantom{q}}$</w:t>
      </w:r>
      <w:r>
        <w:t xml:space="preserve"> </w:t>
      </w:r>
      <w:r>
        <w:t xml:space="preserve">for some</w:t>
      </w:r>
      <w:r>
        <w:t xml:space="preserve"> </w:t>
      </w:r>
      <w:r>
        <w:t xml:space="preserve">$\mathord{\smash[b]{\underset{\raise.3ex\hbox{$\scriptstyle\sim$}}{q}}\vphantom{q}} \in \mathbb{R}^n$</w:t>
      </w:r>
      <w:r>
        <w:t xml:space="preserve">.</w:t>
      </w:r>
    </w:p>
    <w:p>
      <w:pPr>
        <w:pStyle w:val="Compact"/>
        <w:numPr>
          <w:ilvl w:val="0"/>
          <w:numId w:val="1090"/>
        </w:numPr>
      </w:pPr>
      <w:r>
        <w:t xml:space="preserve">If</w:t>
      </w:r>
      <w:r>
        <w:t xml:space="preserve"> </w:t>
      </w: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w:r>
        <w:t xml:space="preserve">$\mathord{\smash[b]{\underset{\raise.3ex\hbox{$\scriptstyle\sim$}}{x}}\vphantom{x}}$</w:t>
      </w:r>
      <w:r>
        <w:t xml:space="preserve"> </w:t>
      </w:r>
      <w:r>
        <w:t xml:space="preserve">is a solution exactly when</w:t>
      </w:r>
    </w:p>
    <w:p>
      <w:pPr>
        <w:pStyle w:val="Compact"/>
      </w:pPr>
      <w:r>
        <w:t xml:space="preserve">$$
    \mathord{\smash[b]{\underset{\raise.3ex\hbox{$\scriptstyle\sim$}}{x}}\vphantom{x}} = \mathbf{G} \mathord{\smash[b]{\underset{\raise.3ex\hbox{$\scriptstyle\sim$}}{b}}\vphantom{b}} + (\mathbf{I}_n - \mathbf{G} \mathbf{A})\,\mathord{\smash[b]{\underset{\raise.3ex\hbox{$\scriptstyle\sim$}}{q}}\vphantom{q}}
    \quad \text{for some } \mathord{\smash[b]{\underset{\raise.3ex\hbox{$\scriptstyle\sim$}}{q}}\vphantom{q}} \in \mathbb{R}^n:
    $$</w:t>
      </w:r>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93"/>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96</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11</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w:r>
        <w:t xml:space="preserve">$\mathbf{A}\,(\mathbf{I}_n - \mathbf{G} \mathbf{A})\,\mathord{\smash[b]{\underset{\raise.3ex\hbox{$\scriptstyle\sim$}}{q}}\vphantom{q}} = \mathord{\smash[b]{\underset{\raise.3ex\hbox{$\scriptstyle\sim$}}{0}}\vphantom{0}}_m$</w:t>
      </w:r>
      <w:r>
        <w:t xml:space="preserve"> </w:t>
      </w:r>
      <w:r>
        <w:t xml:space="preserve">for every</w:t>
      </w:r>
      <w:r>
        <w:t xml:space="preserve"> </w:t>
      </w:r>
      <w:r>
        <w:t xml:space="preserve">$\mathord{\smash[b]{\underset{\raise.3ex\hbox{$\scriptstyle\sim$}}{q}}\vphantom{q}}$</w:t>
      </w:r>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w:r>
        <w:t xml:space="preserve">$\mathbf{A} \mathord{\smash[b]{\underset{\raise.3ex\hbox{$\scriptstyle\sim$}}{x}}\vphantom{x}} = \mathord{\smash[b]{\underset{\raise.3ex\hbox{$\scriptstyle\sim$}}{0}}\vphantom{0}}_m$</w:t>
      </w:r>
      <w:r>
        <w:t xml:space="preserve">, then</w:t>
      </w:r>
    </w:p>
    <w:p>
      <w:pPr>
        <w:pStyle w:val="BodyText"/>
      </w:pPr>
      <w:r>
        <w:t xml:space="preserve">$$
    \begin{aligned}
    (\mathbf{I}_n - \mathbf{G} \mathbf{A})\,\mathord{\smash[b]{\underset{\raise.3ex\hbox{$\scriptstyle\sim$}}{x}}\vphantom{x}}
    &amp;= \mathbf{I}_n \mathord{\smash[b]{\underset{\raise.3ex\hbox{$\scriptstyle\sim$}}{x}}\vphantom{x}} - (\mathbf{G} \mathbf{A})\,\mathord{\smash[b]{\underset{\raise.3ex\hbox{$\scriptstyle\sim$}}{x}}\vphantom{x}}
    &amp;&amp; \text{(}\text{Theorem~96}\text{, with } \mathord{\smash[b]{\underset{\raise.3ex\hbox{$\scriptstyle\sim$}}{x}}\vphantom{x}} \text{ as the last factor)}
    \\
    &amp;= \mathord{\smash[b]{\underset{\raise.3ex\hbox{$\scriptstyle\sim$}}{x}}\vphantom{x}} - (\mathbf{G} \mathbf{A})\,\mathord{\smash[b]{\underset{\raise.3ex\hbox{$\scriptstyle\sim$}}{x}}\vphantom{x}}
    &amp;&amp; \text{(}\text{Theorem~11}\text{)}
    \\
    &amp;= \mathord{\smash[b]{\underset{\raise.3ex\hbox{$\scriptstyle\sim$}}{x}}\vphantom{x}} - \mathbf{G}\,(\mathbf{A} \mathord{\smash[b]{\underset{\raise.3ex\hbox{$\scriptstyle\sim$}}{x}}\vphantom{x}})
    &amp;&amp; \text{(}\text{Theorem~8}\text{)}
    \\
    &amp;= \mathord{\smash[b]{\underset{\raise.3ex\hbox{$\scriptstyle\sim$}}{x}}\vphantom{x}} - \mathbf{G}\,\mathord{\smash[b]{\underset{\raise.3ex\hbox{$\scriptstyle\sim$}}{0}}\vphantom{0}}_m
    &amp;&amp; \text{(} \mathbf{A} \mathord{\smash[b]{\underset{\raise.3ex\hbox{$\scriptstyle\sim$}}{x}}\vphantom{x}} = \mathord{\smash[b]{\underset{\raise.3ex\hbox{$\scriptstyle\sim$}}{0}}\vphantom{0}}_m \text{)}
    \\
    &amp;= \mathord{\smash[b]{\underset{\raise.3ex\hbox{$\scriptstyle\sim$}}{x}}\vphantom{x}},
    &amp;&amp; \text{(} \mathbf{G}\,\mathord{\smash[b]{\underset{\raise.3ex\hbox{$\scriptstyle\sim$}}{0}}\vphantom{0}}_m = \mathord{\smash[b]{\underset{\raise.3ex\hbox{$\scriptstyle\sim$}}{0}}\vphantom{0}}_n \text{)}
    \end{aligned}
    $$</w:t>
      </w:r>
    </w:p>
    <w:p>
      <w:pPr>
        <w:pStyle w:val="FirstParagraph"/>
      </w:pPr>
      <w:r>
        <w:t xml:space="preserve">so</w:t>
      </w:r>
      <w:r>
        <w:t xml:space="preserve"> </w:t>
      </w:r>
      <w:r>
        <w:t xml:space="preserve">$\mathord{\smash[b]{\underset{\raise.3ex\hbox{$\scriptstyle\sim$}}{x}}\vphantom{x}}$</w:t>
      </w:r>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w:r>
        <w:t xml:space="preserve">$\mathord{\smash[b]{\underset{\raise.3ex\hbox{$\scriptstyle\sim$}}{q}}\vphantom{q}} = \mathord{\smash[b]{\underset{\raise.3ex\hbox{$\scriptstyle\sim$}}{x}}\vphantom{x}}$</w:t>
      </w:r>
      <w:r>
        <w:t xml:space="preserve">.</w:t>
      </w:r>
    </w:p>
    <w:p>
      <w:pPr>
        <w:pStyle w:val="BodyText"/>
      </w:pPr>
      <w:r>
        <w:rPr>
          <w:b/>
          <w:bCs/>
        </w:rPr>
        <w:t xml:space="preserve">Part 2.</w:t>
      </w:r>
      <w:r>
        <w:t xml:space="preserve"> </w:t>
      </w:r>
      <w:r>
        <w:t xml:space="preserve">$\mathbf{G} \mathord{\smash[b]{\underset{\raise.3ex\hbox{$\scriptstyle\sim$}}{b}}\vphantom{b}}$</w:t>
      </w:r>
      <w:r>
        <w:t xml:space="preserve"> </w:t>
      </w:r>
      <w:r>
        <w:t xml:space="preserve">is a solution (</w:t>
      </w:r>
      <w:hyperlink w:anchor="thm-generalized-inverse-solves">
        <w:r>
          <w:rPr>
            <w:rStyle w:val="Hyperlink"/>
          </w:rPr>
          <w:t xml:space="preserve">Theorem 98</w:t>
        </w:r>
      </w:hyperlink>
      <w:r>
        <w:t xml:space="preserve">).</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\mathbf{A}\,(\mathord{\smash[b]{\underset{\raise.3ex\hbox{$\scriptstyle\sim$}}{x}}\vphantom{x}} - \mathbf{G} \mathord{\smash[b]{\underset{\raise.3ex\hbox{$\scriptstyle\sim$}}{b}}\vphantom{b}})
    &amp;= \mathbf{A} \mathord{\smash[b]{\underset{\raise.3ex\hbox{$\scriptstyle\sim$}}{x}}\vphantom{x}} - \mathbf{A}\,(\mathbf{G} \mathord{\smash[b]{\underset{\raise.3ex\hbox{$\scriptstyle\sim$}}{b}}\vphantom{b}})
    &amp;&amp; \text{(}\text{Theorem~25}\text{, with coefficients } 1 \text{ and } -1 \text{)}
    \\
    &amp;= \mathbf{A} \mathord{\smash[b]{\underset{\raise.3ex\hbox{$\scriptstyle\sim$}}{x}}\vphantom{x}} - \mathbf{A} \mathbf{G} \mathord{\smash[b]{\underset{\raise.3ex\hbox{$\scriptstyle\sim$}}{b}}\vphantom{b}}
    &amp;&amp; \text{(}\text{Theorem~8}\text{)}
    \\
    &amp;= \mathbf{A} \mathord{\smash[b]{\underset{\raise.3ex\hbox{$\scriptstyle\sim$}}{x}}\vphantom{x}} - \mathord{\smash[b]{\underset{\raise.3ex\hbox{$\scriptstyle\sim$}}{b}}\vphantom{b}},
    &amp;&amp; \text{(}\text{Theorem~102}\text{, statement 3)}
    \end{aligned}
    $$</w:t>
      </w:r>
    </w:p>
    <w:p>
      <w:pPr>
        <w:pStyle w:val="FirstParagraph"/>
      </w:pPr>
      <w:r>
        <w:t xml:space="preserve">so</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\mathord{\smash[b]{\underset{\raise.3ex\hbox{$\scriptstyle\sim$}}{b}}\vphantom{b}}$</w:t>
      </w:r>
      <w:r>
        <w:t xml:space="preserve"> </w:t>
      </w:r>
      <w:r>
        <w:t xml:space="preserve">exactly when</w:t>
      </w:r>
      <w:r>
        <w:t xml:space="preserve"> </w:t>
      </w:r>
      <w:r>
        <w:t xml:space="preserve">$\mathord{\smash[b]{\underset{\raise.3ex\hbox{$\scriptstyle\sim$}}{x}}\vphantom{x}} - \mathbf{G} \mathord{\smash[b]{\underset{\raise.3ex\hbox{$\scriptstyle\sim$}}{b}}\vphantom{b}} \in \mathcal{N}(\mathbf{A})$</w:t>
      </w:r>
      <w:r>
        <w:t xml:space="preserve">,</w:t>
      </w:r>
      <w:r>
        <w:t xml:space="preserve"> </w:t>
      </w:r>
      <w:r>
        <w:t xml:space="preserve">that is, by part 1, exactly when</w:t>
      </w:r>
      <w:r>
        <w:t xml:space="preserve"> </w:t>
      </w:r>
      <w:r>
        <w:t xml:space="preserve">$\mathord{\smash[b]{\underset{\raise.3ex\hbox{$\scriptstyle\sim$}}{x}}\vphantom{x}} - \mathbf{G} \mathord{\smash[b]{\underset{\raise.3ex\hbox{$\scriptstyle\sim$}}{b}}\vphantom{b}} = (\mathbf{I}_n - \mathbf{G} \mathbf{A})\,\mathord{\smash[b]{\underset{\raise.3ex\hbox{$\scriptstyle\sim$}}{q}}\vphantom{q}}$</w:t>
      </w:r>
      <w:r>
        <w:t xml:space="preserve"> </w:t>
      </w:r>
      <w:r>
        <w:t xml:space="preserve">for some</w:t>
      </w:r>
      <w:r>
        <w:t xml:space="preserve"> </w:t>
      </w:r>
      <w:r>
        <w:t xml:space="preserve">$\mathord{\smash[b]{\underset{\raise.3ex\hbox{$\scriptstyle\sim$}}{q}}\vphantom{q}}$</w:t>
      </w:r>
      <w:r>
        <w:t xml:space="preserve">.</w:t>
      </w:r>
    </w:p>
    <w:bookmarkStart w:id="594" w:name="exm-solution-set"/>
    <w:p>
      <w:pPr>
        <w:pStyle w:val="BodyText"/>
      </w:pPr>
      <w:r>
        <w:rPr>
          <w:b/>
          <w:bCs/>
        </w:rPr>
        <w:t xml:space="preserve">Example 184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w:r>
        <w:t xml:space="preserve">$\mathord{\smash[b]{\underset{\raise.3ex\hbox{$\scriptstyle\sim$}}{b}}\vphantom{b}} = (2, 0)$</w:t>
      </w:r>
      <w:r>
        <w:t xml:space="preserve">:</w:t>
      </w:r>
      <w:r>
        <w:t xml:space="preserve"> </w:t>
      </w:r>
      <w:r>
        <w:t xml:space="preserve">$\mathbf{G} \mathord{\smash[b]{\underset{\raise.3ex\hbox{$\scriptstyle\sim$}}{b}}\vphantom{b}} = (2, 14)$</w:t>
      </w:r>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w:r>
        <w:t xml:space="preserve">$$
    \mathord{\smash[b]{\underset{\raise.3ex\hbox{$\scriptstyle\sim$}}{x}}\vphantom{x}} = (2, 14) + (0, -7 q_1 + q_2), \qquad q_1, q_2 \in \mathbb{R}.
    $$</w:t>
      </w:r>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94"/>
    <w:bookmarkStart w:id="595" w:name="cor-solution-unique"/>
    <w:p>
      <w:pPr>
        <w:pStyle w:val="BodyText"/>
      </w:pPr>
      <w:r>
        <w:rPr>
          <w:b/>
          <w:bCs/>
        </w:rPr>
        <w:t xml:space="preserve">Corollary 14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 \in \mathbb{R}^m$</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95"/>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102</w:t>
        </w:r>
      </w:hyperlink>
      <w:r>
        <w:t xml:space="preserve">, the system is consistent for every</w:t>
      </w:r>
      <w:r>
        <w:t xml:space="preserve"> </w:t>
      </w:r>
      <w:r>
        <w:t xml:space="preserve">$\mathord{\smash[b]{\underset{\raise.3ex\hbox{$\scriptstyle\sim$}}{b}}\vphantom{b}}$</w:t>
      </w:r>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39</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51</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32</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103</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w:r>
        <w:t xml:space="preserve">$\mathcal{N}(\mathbf{A}) = \mathopen{}\left\{\mathord{\smash[b]{\underset{\raise.3ex\hbox{$\scriptstyle\sim$}}{0}}\vphantom{0}}_n\right\}\mathclose{}$</w:t>
      </w:r>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51</w:t>
        </w:r>
      </w:hyperlink>
      <w:r>
        <w:t xml:space="preserve">).</w:t>
      </w:r>
      <w:r>
        <w:t xml:space="preserve"> </w:t>
      </w:r>
      <w:r>
        <w:t xml:space="preserve">By</w:t>
      </w:r>
      <w:r>
        <w:t xml:space="preserve"> </w:t>
      </w:r>
      <w:hyperlink w:anchor="thm-rank-nullity">
        <w:r>
          <w:rPr>
            <w:rStyle w:val="Hyperlink"/>
          </w:rPr>
          <w:t xml:space="preserve">Theorem 40</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96" w:name="exm-solution-unique"/>
    <w:p>
      <w:pPr>
        <w:pStyle w:val="BodyText"/>
      </w:pPr>
      <w:r>
        <w:rPr>
          <w:b/>
          <w:bCs/>
        </w:rPr>
        <w:t xml:space="preserve">Example 185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72</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165</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w:r>
        <w:t xml:space="preserve">$\mathbf{A} \mathord{\smash[b]{\underset{\raise.3ex\hbox{$\scriptstyle\sim$}}{x}}\vphantom{x}} = \mathord{\smash[b]{\underset{\raise.3ex\hbox{$\scriptstyle\sim$}}{0}}\vphantom{0}}$</w:t>
      </w:r>
      <w:r>
        <w:t xml:space="preserve"> </w:t>
      </w:r>
      <w:r>
        <w:t xml:space="preserve">then</w:t>
      </w:r>
    </w:p>
    <w:p>
      <w:pPr>
        <w:pStyle w:val="BodyText"/>
      </w:pPr>
      <w:r>
        <w:t xml:space="preserve">$$
    \begin{aligned}
    \mathord{\smash[b]{\underset{\raise.3ex\hbox{$\scriptstyle\sim$}}{x}}\vphantom{x}} &amp;= \mathbf{A}^{-1} \mathbf{A} \mathord{\smash[b]{\underset{\raise.3ex\hbox{$\scriptstyle\sim$}}{x}}\vphantom{x}} \\
    &amp;= \mathord{\smash[b]{\underset{\raise.3ex\hbox{$\scriptstyle\sim$}}{0}}\vphantom{0}},
    \end{aligned}
    $$</w:t>
      </w:r>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40</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w:r>
        <w:t xml:space="preserve">$\mathbf{A}^{-1} \mathord{\smash[b]{\underset{\raise.3ex\hbox{$\scriptstyle\sim$}}{b}}\vphantom{b}}$</w:t>
      </w:r>
      <w:r>
        <w:t xml:space="preserve">, since</w:t>
      </w:r>
      <w:r>
        <w:t xml:space="preserve"> </w:t>
      </w:r>
      <w:r>
        <w:t xml:space="preserve">$\mathbf{A}\,(\mathbf{A}^{-1} \mathord{\smash[b]{\underset{\raise.3ex\hbox{$\scriptstyle\sim$}}{b}}\vphantom{b}}) = \mathord{\smash[b]{\underset{\raise.3ex\hbox{$\scriptstyle\sim$}}{b}}\vphantom{b}}$</w:t>
      </w:r>
      <w:r>
        <w:t xml:space="preserve">.</w:t>
      </w:r>
    </w:p>
    <w:bookmarkEnd w:id="596"/>
    <w:bookmarkStart w:id="597" w:name="thm-projector-generalized-inverse"/>
    <w:p>
      <w:pPr>
        <w:pStyle w:val="FirstParagraph"/>
      </w:pPr>
      <w:r>
        <w:rPr>
          <w:b/>
          <w:bCs/>
        </w:rPr>
        <w:t xml:space="preserve">Theorem 104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$\mathbf{X}\mathbf{G} {\mathbf{X}}^{\top}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97"/>
    <w:p>
      <w:pPr>
        <w:pStyle w:val="BodyText"/>
      </w:pPr>
      <w:r>
        <w:rPr>
          <w:i/>
          <w:iCs/>
        </w:rPr>
        <w:t xml:space="preserve">Proof</w:t>
      </w:r>
      <w:r>
        <w:t xml:space="preserve">. </w:t>
      </w:r>
      <w:r>
        <w:rPr>
          <w:b/>
          <w:bCs/>
        </w:rPr>
        <w:t xml:space="preserve">${\mathbf{X}}^{\top} \mathord{\smash[b]{\underset{\raise.3ex\hbox{$\scriptstyle\sim$}}{y}}\vphantom{y}}$</w:t>
      </w:r>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w:r>
        <w:t xml:space="preserve">$({\mathbf{X}}^{\top} \mathbf{X})\,\mathord{\smash[b]{\underset{\raise.3ex\hbox{$\scriptstyle\sim$}}{z}}\vphantom{z}} = {\mathbf{X}}^{\top}\,(\mathbf{X}\mathord{\smash[b]{\underset{\raise.3ex\hbox{$\scriptstyle\sim$}}{z}}\vphantom{z}})$</w:t>
      </w:r>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33</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42</w:t>
        </w:r>
      </w:hyperlink>
      <w:r>
        <w:t xml:space="preserve">,</w:t>
      </w:r>
      <w:r>
        <w:t xml:space="preserve"> </w:t>
      </w:r>
      <w:hyperlink w:anchor="thm-rank-dim">
        <w:r>
          <w:rPr>
            <w:rStyle w:val="Hyperlink"/>
          </w:rPr>
          <w:t xml:space="preserve">Theorem 39</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32</w:t>
        </w:r>
      </w:hyperlink>
      <w:r>
        <w:t xml:space="preserve">),</w:t>
      </w:r>
      <w:r>
        <w:t xml:space="preserve"> </w:t>
      </w:r>
      <w:r>
        <w:t xml:space="preserve">and since</w:t>
      </w:r>
      <w:r>
        <w:t xml:space="preserve"> </w:t>
      </w:r>
      <w:r>
        <w:t xml:space="preserve">${\mathbf{X}}^{\top} \mathord{\smash[b]{\underset{\raise.3ex\hbox{$\scriptstyle\sim$}}{y}}\vphantom{y}}\in \mathcal{C}({\mathbf{X}}^{\top})$</w:t>
      </w:r>
      <w:r>
        <w:t xml:space="preserve"> </w:t>
      </w:r>
      <w:r>
        <w:t xml:space="preserve">(</w:t>
      </w:r>
      <w:hyperlink w:anchor="def-column-space">
        <w:r>
          <w:rPr>
            <w:rStyle w:val="Hyperlink"/>
          </w:rPr>
          <w:t xml:space="preserve">Definition 52</w:t>
        </w:r>
      </w:hyperlink>
      <w:r>
        <w:t xml:space="preserve">),</w:t>
      </w:r>
      <w:r>
        <w:t xml:space="preserve"> </w:t>
      </w:r>
      <w:r>
        <w:t xml:space="preserve">${\mathbf{X}}^{\top} \mathord{\smash[b]{\underset{\raise.3ex\hbox{$\scriptstyle\sim$}}{y}}\vphantom{y}}= {\mathbf{X}}^{\top} \mathbf{X}\mathord{\smash[b]{\underset{\raise.3ex\hbox{$\scriptstyle\sim$}}{z}}\vphantom{z}}$</w:t>
      </w:r>
      <w:r>
        <w:t xml:space="preserve"> </w:t>
      </w:r>
      <w:r>
        <w:t xml:space="preserve">for some</w:t>
      </w:r>
      <w:r>
        <w:t xml:space="preserve"> </w:t>
      </w:r>
      <w:r>
        <w:t xml:space="preserve">$\mathord{\smash[b]{\underset{\raise.3ex\hbox{$\scriptstyle\sim$}}{z}}\vphantom{z}} \in \mathbb{R}^p$</w:t>
      </w:r>
      <w:r>
        <w:t xml:space="preserve">.</w:t>
      </w:r>
    </w:p>
    <w:p>
      <w:pPr>
        <w:pStyle w:val="BodyText"/>
      </w:pPr>
      <w:r>
        <w:rPr>
          <w:b/>
          <w:bCs/>
        </w:rPr>
        <w:t xml:space="preserve">The split.</w:t>
      </w:r>
      <w:r>
        <w:t xml:space="preserve"> </w:t>
      </w:r>
      <w:r>
        <w:t xml:space="preserve">Let</w:t>
      </w:r>
    </w:p>
    <w:p>
      <w:pPr>
        <w:pStyle w:val="BodyText"/>
      </w:pPr>
      <w:r>
        <w:t xml:space="preserve">$$
    \begin{aligned}
    \mathord{\smash[b]{\underset{\raise.3ex\hbox{$\scriptstyle\sim$}}{u}}\vphantom{u}} &amp;= \mathbf{X}\mathbf{G} {\mathbf{X}}^{\top} \mathord{\smash[b]{\underset{\raise.3ex\hbox{$\scriptstyle\sim$}}{y}}\vphantom{y}}\\
    &amp;= \mathbf{X}\,(\mathbf{G} {\mathbf{X}}^{\top} \mathord{\smash[b]{\underset{\raise.3ex\hbox{$\scriptstyle\sim$}}{y}}\vphantom{y}})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w:r>
        <w:t xml:space="preserve">$\mathord{\smash[b]{\underset{\raise.3ex\hbox{$\scriptstyle\sim$}}{y}}\vphantom{y}}- \mathord{\smash[b]{\underset{\raise.3ex\hbox{$\scriptstyle\sim$}}{u}}\vphantom{u}}$</w:t>
      </w:r>
      <w:r>
        <w:t xml:space="preserve">,</w:t>
      </w:r>
    </w:p>
    <w:p>
      <w:pPr>
        <w:pStyle w:val="BodyText"/>
      </w:pPr>
      <w:r>
        <w:t xml:space="preserve">$$
    \begin{aligned}
    {\mathbf{X}}^{\top}\,(\mathord{\smash[b]{\underset{\raise.3ex\hbox{$\scriptstyle\sim$}}{y}}\vphantom{y}}- \mathord{\smash[b]{\underset{\raise.3ex\hbox{$\scriptstyle\sim$}}{u}}\vphantom{u}})
    &amp;= {\mathbf{X}}^{\top} \mathord{\smash[b]{\underset{\raise.3ex\hbox{$\scriptstyle\sim$}}{y}}\vphantom{y}}- {\mathbf{X}}^{\top}\,\mathord{\smash[b]{\underset{\raise.3ex\hbox{$\scriptstyle\sim$}}{u}}\vphantom{u}}
    &amp;&amp; \text{(}\text{Theorem~25}\text{, with coefficients } 1 \text{ and } -1 \text{)}
    \\
    &amp;= {\mathbf{X}}^{\top} \mathord{\smash[b]{\underset{\raise.3ex\hbox{$\scriptstyle\sim$}}{y}}\vphantom{y}}- {\mathbf{X}}^{\top}\,(\mathbf{X}\mathbf{G} {\mathbf{X}}^{\top} \mathord{\smash[b]{\underset{\raise.3ex\hbox{$\scriptstyle\sim$}}{y}}\vphantom{y}})
    &amp;&amp; \text{(substitute } \mathord{\smash[b]{\underset{\raise.3ex\hbox{$\scriptstyle\sim$}}{u}}\vphantom{u}} \text{)}
    \\
    &amp;= {\mathbf{X}}^{\top} \mathord{\smash[b]{\underset{\raise.3ex\hbox{$\scriptstyle\sim$}}{y}}\vphantom{y}}- ({\mathbf{X}}^{\top} \mathbf{X})\,\mathbf{G}\,({\mathbf{X}}^{\top} \mathord{\smash[b]{\underset{\raise.3ex\hbox{$\scriptstyle\sim$}}{y}}\vphantom{y}})
    &amp;&amp; \text{(}\text{Theorem~8}\text{)}
    \\
    &amp;= {\mathbf{X}}^{\top} \mathord{\smash[b]{\underset{\raise.3ex\hbox{$\scriptstyle\sim$}}{y}}\vphantom{y}}- ({\mathbf{X}}^{\top} \mathbf{X})\,\mathbf{G}\,({\mathbf{X}}^{\top} \mathbf{X})\,\mathord{\smash[b]{\underset{\raise.3ex\hbox{$\scriptstyle\sim$}}{z}}\vphantom{z}}
    &amp;&amp; \text{(first step)}
    \\
    &amp;= {\mathbf{X}}^{\top} \mathord{\smash[b]{\underset{\raise.3ex\hbox{$\scriptstyle\sim$}}{y}}\vphantom{y}}- \mathopen{}\left(({\mathbf{X}}^{\top} \mathbf{X})\,\mathbf{G}\,({\mathbf{X}}^{\top} \mathbf{X})\right)\mathclose{}\,\mathord{\smash[b]{\underset{\raise.3ex\hbox{$\scriptstyle\sim$}}{z}}\vphantom{z}}
    &amp;&amp; \text{(}\text{Theorem~8}\text{)}
    \\
    &amp;= {\mathbf{X}}^{\top} \mathord{\smash[b]{\underset{\raise.3ex\hbox{$\scriptstyle\sim$}}{y}}\vphantom{y}}- ({\mathbf{X}}^{\top} \mathbf{X})\,\mathord{\smash[b]{\underset{\raise.3ex\hbox{$\scriptstyle\sim$}}{z}}\vphantom{z}}
    &amp;&amp; \text{(}\text{Definition~109}\text{)}
    \\
    &amp;= {\mathbf{X}}^{\top} \mathord{\smash[b]{\underset{\raise.3ex\hbox{$\scriptstyle\sim$}}{y}}\vphantom{y}}- {\mathbf{X}}^{\top} \mathord{\smash[b]{\underset{\raise.3ex\hbox{$\scriptstyle\sim$}}{y}}\vphantom{y}}
    &amp;&amp; \text{(first step)}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\mathord{\smash[b]{\underset{\raise.3ex\hbox{$\scriptstyle\sim$}}{u}}\vphantom{u}} \in \mathcal{N}({\mathbf{X}}^{\top}) = \mathcal{C}(\mathbf{X})^\perp$</w:t>
      </w:r>
      <w:r>
        <w:t xml:space="preserve"> </w:t>
      </w: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94</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90</w:t>
        </w:r>
      </w:hyperlink>
      <w:r>
        <w:t xml:space="preserve">,</w:t>
      </w:r>
      <w:r>
        <w:t xml:space="preserve"> </w:t>
      </w:r>
      <w:hyperlink w:anchor="thm-generalized-inverse-invertible">
        <w:r>
          <w:rPr>
            <w:rStyle w:val="Hyperlink"/>
          </w:rPr>
          <w:t xml:space="preserve">Theorem 97</w:t>
        </w:r>
      </w:hyperlink>
      <w:r>
        <w:t xml:space="preserve">),</w:t>
      </w:r>
      <w:r>
        <w:t xml:space="preserve"> </w:t>
      </w:r>
      <w:r>
        <w:t xml:space="preserve">and it gives</w:t>
      </w:r>
      <w:r>
        <w:t xml:space="preserve"> </w:t>
      </w:r>
      <m:oMath>
        <m:r>
          <m:rPr>
            <m:sty m:val="bi"/>
          </m:rPr>
          <m:t>H</m:t>
        </m:r>
      </m:oMath>
      <w:r>
        <w:t xml:space="preserve">.</w:t>
      </w:r>
    </w:p>
    <w:bookmarkStart w:id="598" w:name="exm-projector-generalized-inverse"/>
    <w:p>
      <w:pPr>
        <w:pStyle w:val="BodyText"/>
      </w:pPr>
      <w:r>
        <w:rPr>
          <w:b/>
          <w:bCs/>
        </w:rPr>
        <w:t xml:space="preserve">Example 186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42</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185</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166</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104</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98"/>
    <w:bookmarkEnd w:id="599"/>
    <w:bookmarkStart w:id="623"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00" name="Picture"/>
                  <a:graphic>
                    <a:graphicData uri="http://schemas.openxmlformats.org/drawingml/2006/picture">
                      <pic:pic>
                        <pic:nvPicPr>
                          <pic:cNvPr descr="/opt/quarto/share/formats/docx/note.png" id="601"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 </w:t>
            </w:r>
            <w:r>
              <w:t xml:space="preserve">and</w:t>
            </w:r>
            <w:r>
              <w:t xml:space="preserve"> </w:t>
            </w:r>
            <w:r>
              <w:t xml:space="preserve">Zhou [82]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92</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67</w:t>
              </w:r>
            </w:hyperlink>
            <w:r>
              <w:t xml:space="preserve">).</w:t>
            </w:r>
          </w:p>
          <w:p/>
        </w:tc>
      </w:tr>
    </w:tbl>
    <w:bookmarkStart w:id="602"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[83]</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602"/>
    <w:bookmarkStart w:id="603"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603"/>
    <w:bookmarkStart w:id="604"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604"/>
    <w:bookmarkStart w:id="605" w:name="exm-triangular-matrix"/>
    <w:p>
      <w:pPr>
        <w:pStyle w:val="BodyText"/>
      </w:pPr>
      <w:r>
        <w:rPr>
          <w:b/>
          <w:bCs/>
        </w:rPr>
        <w:t xml:space="preserve">Example 187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605"/>
    <w:bookmarkStart w:id="606" w:name="thm-back-substitution"/>
    <w:p>
      <w:pPr>
        <w:pStyle w:val="FirstParagraph"/>
      </w:pPr>
      <w:r>
        <w:rPr>
          <w:b/>
          <w:bCs/>
        </w:rPr>
        <w:t xml:space="preserve">Theorem 105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w:r>
        <w:t xml:space="preserve">$\mathord{\smash[b]{\underset{\raise.3ex\hbox{$\scriptstyle\sim$}}{b}}\vphantom{b}} \in \mathbb{R}^n$</w:t>
      </w:r>
      <w:r>
        <w:t xml:space="preserve">, the system</w:t>
      </w:r>
      <w:r>
        <w:t xml:space="preserve"> </w:t>
      </w:r>
      <w:r>
        <w:t xml:space="preserve">$\mathbf{U} \mathord{\smash[b]{\underset{\raise.3ex\hbox{$\scriptstyle\sim$}}{x}}\vphantom{x}} = \mathord{\smash[b]{\underset{\raise.3ex\hbox{$\scriptstyle\sim$}}{b}}\vphantom{b}}$</w:t>
      </w:r>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w:r>
        <w:t xml:space="preserve">$\mathbf{L} \mathord{\smash[b]{\underset{\raise.3ex\hbox{$\scriptstyle\sim$}}{y}}\vphantom{y}} = \mathord{\smash[b]{\underset{\raise.3ex\hbox{$\scriptstyle\sim$}}{b}}\vphantom{b}}$</w:t>
      </w:r>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60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w:r>
        <w:t xml:space="preserve">$\mathbf{U} \mathord{\smash[b]{\underset{\raise.3ex\hbox{$\scriptstyle\sim$}}{x}}\vphantom{x}} = \mathord{\smash[b]{\underset{\raise.3ex\hbox{$\scriptstyle\sim$}}{b}}\vphantom{b}}$</w:t>
      </w:r>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w:r>
        <w:t xml:space="preserve">$\mathord{\smash[b]{\underset{\raise.3ex\hbox{$\scriptstyle\sim$}}{x}}\vphantom{x}}$</w:t>
      </w:r>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607" w:name="exm-back-substitution"/>
    <w:p>
      <w:pPr>
        <w:pStyle w:val="BodyText"/>
      </w:pPr>
      <w:r>
        <w:rPr>
          <w:b/>
          <w:bCs/>
        </w:rPr>
        <w:t xml:space="preserve">Example 188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w:r>
        <w:t xml:space="preserve">$\begin{bmatrix} 2 &amp; 1 &amp; -1 \\ 0 &amp; \frac{1}{2} &amp; \frac{1}{2} \\ 0 &amp; 0 &amp; -1 \end{bmatrix} \mathord{\smash[b]{\underset{\raise.3ex\hbox{$\scriptstyle\sim$}}{x}}\vphantom{x}}
    = \begin{bmatrix} 8 \\ 1 \\ 1 \end{bmatrix}$</w:t>
      </w:r>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w:r>
        <w:t xml:space="preserve">$\mathord{\smash[b]{\underset{\raise.3ex\hbox{$\scriptstyle\sim$}}{x}}\vphantom{x}} = (2, 3, -1)$</w:t>
      </w:r>
      <w:r>
        <w:t xml:space="preserve">.</w:t>
      </w:r>
      <w:r>
        <w:t xml:space="preserve"> </w:t>
      </w:r>
      <w:r>
        <w:t xml:space="preserve">Without a nonzero diagonal the method fails:</w:t>
      </w:r>
      <w:r>
        <w:t xml:space="preserve"> </w:t>
      </w:r>
      <w:r>
        <w:t xml:space="preserve">$\begin{bmatrix} 1 &amp; 1 \\ 0 &amp; 0 \end{bmatrix} \mathord{\smash[b]{\underset{\raise.3ex\hbox{$\scriptstyle\sim$}}{x}}\vphantom{x}} = (1, 1)$</w:t>
      </w:r>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607"/>
    <w:bookmarkStart w:id="608" w:name="thm-qr"/>
    <w:p>
      <w:pPr>
        <w:pStyle w:val="BodyText"/>
      </w:pPr>
      <w:r>
        <w:rPr>
          <w:b/>
          <w:bCs/>
        </w:rPr>
        <w:t xml:space="preserve">Theorem 106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60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w:r>
        <w:t xml:space="preserve">$\mathord{\smash[b]{\underset{\raise.3ex\hbox{$\scriptstyle\sim$}}{a}}\vphantom{a}}_1, \ldots, \mathord{\smash[b]{\underset{\raise.3ex\hbox{$\scriptstyle\sim$}}{a}}\vphantom{a}}_n$</w:t>
      </w:r>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w:r>
        <w:t xml:space="preserve">$\mathord{\smash[b]{\underset{\raise.3ex\hbox{$\scriptstyle\sim$}}{q}}\vphantom{q}}_1, \ldots, \mathord{\smash[b]{\underset{\raise.3ex\hbox{$\scriptstyle\sim$}}{q}}\vphantom{q}}_n$</w:t>
      </w:r>
      <w:r>
        <w:t xml:space="preserve"> </w:t>
      </w:r>
      <w:r>
        <w:t xml:space="preserve">(</w:t>
      </w:r>
      <w:hyperlink w:anchor="thm-gram-schmidt">
        <w:r>
          <w:rPr>
            <w:rStyle w:val="Hyperlink"/>
          </w:rPr>
          <w:t xml:space="preserve">Theorem 67</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w:r>
        <w:t xml:space="preserve">$\mathord{\smash[b]{\underset{\raise.3ex\hbox{$\scriptstyle\sim$}}{q}}\vphantom{q}}'_i \ne \mathord{\smash[b]{\underset{\raise.3ex\hbox{$\scriptstyle\sim$}}{0}}\vphantom{0}}$</w:t>
      </w:r>
      <w:r>
        <w:t xml:space="preserve">, and rearranging the orthogonalize step,</w:t>
      </w:r>
    </w:p>
    <w:p>
      <w:pPr>
        <w:pStyle w:val="BodyText"/>
      </w:pPr>
      <w:r>
        <w:t xml:space="preserve">$$
    \begin{aligned}
    \mathord{\smash[b]{\underset{\raise.3ex\hbox{$\scriptstyle\sim$}}{a}}\vphantom{a}}_i
    &amp;= \mathord{\smash[b]{\underset{\raise.3ex\hbox{$\scriptstyle\sim$}}{q}}\vphantom{q}}'_i + \sum_{j=1}^{i-1} (\mathord{\smash[b]{\underset{\raise.3ex\hbox{$\scriptstyle\sim$}}{q}}\vphantom{q}}_j \cdot \mathord{\smash[b]{\underset{\raise.3ex\hbox{$\scriptstyle\sim$}}{a}}\vphantom{a}}_i)\,\mathord{\smash[b]{\underset{\raise.3ex\hbox{$\scriptstyle\sim$}}{q}}\vphantom{q}}_j
    &amp;&amp; \text{(add the sum to both sides of the orthogonalize step)}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\text{(normalize step: } \mathord{\smash[b]{\underset{\raise.3ex\hbox{$\scriptstyle\sim$}}{q}}\vphantom{q}}'_i = \mathopen{}\left\lVert\mathord{\smash[b]{\underset{\raise.3ex\hbox{$\scriptstyle\sim$}}{q}}\vphantom{q}}'_i\right\rVert\mathclose{}\,\mathord{\smash[b]{\underset{\raise.3ex\hbox{$\scriptstyle\sim$}}{q}}\vphantom{q}}_i \text{)}
    \end{aligned}
    $$</w:t>
      </w:r>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w:r>
        <w:t xml:space="preserve">$r_{ji} = \mathord{\smash[b]{\underset{\raise.3ex\hbox{$\scriptstyle\sim$}}{q}}\vphantom{q}}_j \cdot \mathord{\smash[b]{\underset{\raise.3ex\hbox{$\scriptstyle\sim$}}{a}}\vphantom{a}}_i$</w:t>
      </w:r>
      <w:r>
        <w:t xml:space="preserve"> </w:t>
      </w:r>
      <w:r>
        <w:t xml:space="preserve">for</w:t>
      </w:r>
      <w:r>
        <w:t xml:space="preserve"> </w:t>
      </w:r>
      <m:oMath>
        <m:r>
          <m:t>j</m:t>
        </m:r>
        <m:r>
          <m:rPr>
            <m:sty m:val="p"/>
          </m:rPr>
          <m:t>&lt;</m:t>
        </m:r>
        <m:r>
          <m:t>i</m:t>
        </m:r>
      </m:oMath>
      <w:r>
        <w:t xml:space="preserve">,</w:t>
      </w:r>
      <w:r>
        <w:t xml:space="preserve"> </w:t>
      </w:r>
      <w:r>
        <w:t xml:space="preserve">$r_{ii} = \mathopen{}\left\lVert\mathord{\smash[b]{\underset{\raise.3ex\hbox{$\scriptstyle\sim$}}{q}}\vphantom{q}}'_i\right\rVert\mathclose{} &gt; 0$</w:t>
      </w:r>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w:r>
        <w:t xml:space="preserve">$$
    \begin{aligned}
    \mathbf{Q}\,(r_{1i}, \ldots, r_{ni})
    &amp;= \sum_{j=1}^nr_{ji}\,\mathord{\smash[b]{\underset{\raise.3ex\hbox{$\scriptstyle\sim$}}{q}}\vphantom{q}}_j
    &amp;&amp; \text{(}\text{Theorem~24}\text{)}
    \\
    &amp;= \sum_{j=1}^{i} r_{ji}\,\mathord{\smash[b]{\underset{\raise.3ex\hbox{$\scriptstyle\sim$}}{q}}\vphantom{q}}_j
    &amp;&amp; \text{(} r_{ji} = 0 \text{ for } j &gt; i \text{)}
    \\
    &amp;= r_{ii}\,\mathord{\smash[b]{\underset{\raise.3ex\hbox{$\scriptstyle\sim$}}{q}}\vphantom{q}}_i + \sum_{j=1}^{i-1} r_{ji}\,\mathord{\smash[b]{\underset{\raise.3ex\hbox{$\scriptstyle\sim$}}{q}}\vphantom{q}}_j
    &amp;&amp; \text{(split off the } j = i \text{ term)}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\text{(the entries of } \mathbf{R} \text{)}
    \\
    &amp;= \mathord{\smash[b]{\underset{\raise.3ex\hbox{$\scriptstyle\sim$}}{a}}\vphantom{a}}_i.
    &amp;&amp; \text{(the display)}
    \end{aligned}
    $$</w:t>
      </w:r>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609" w:name="exm-qr"/>
    <w:p>
      <w:pPr>
        <w:pStyle w:val="BodyText"/>
      </w:pPr>
      <w:r>
        <w:rPr>
          <w:b/>
          <w:bCs/>
        </w:rPr>
        <w:t xml:space="preserve">Example 189 (A QR factorization from Gram-Schmidt)</w:t>
      </w:r>
      <w:r>
        <w:t xml:space="preserve"> </w:t>
      </w:r>
      <w:r>
        <w:t xml:space="preserve">For</w:t>
      </w:r>
      <w:r>
        <w:t xml:space="preserve"> </w:t>
      </w:r>
      <m:oMath>
        <m:r>
          <m:rPr>
            <m:sty m:val="bi"/>
          </m:rPr>
          <m:t>A</m:t>
        </m:r>
      </m:oMath>
      <w:r>
        <w:t xml:space="preserve"> </w:t>
      </w:r>
      <w:r>
        <w:t xml:space="preserve">with columns</w:t>
      </w:r>
      <w:r>
        <w:t xml:space="preserve"> </w:t>
      </w:r>
      <w:r>
        <w:t xml:space="preserve">$\mathord{\smash[b]{\underset{\raise.3ex\hbox{$\scriptstyle\sim$}}{a}}\vphantom{a}}_1 = (1, 1, 0)$</w:t>
      </w:r>
      <w:r>
        <w:t xml:space="preserve">,</w:t>
      </w:r>
      <w:r>
        <w:t xml:space="preserve"> </w:t>
      </w:r>
      <w:r>
        <w:t xml:space="preserve">$\mathord{\smash[b]{\underset{\raise.3ex\hbox{$\scriptstyle\sim$}}{a}}\vphantom{a}}_2 = (1, 0, 1)$</w:t>
      </w:r>
      <w:r>
        <w:t xml:space="preserve">,</w:t>
      </w:r>
      <w:r>
        <w:t xml:space="preserve"> </w:t>
      </w:r>
      <w:r>
        <w:t xml:space="preserve">$\mathord{\smash[b]{\underset{\raise.3ex\hbox{$\scriptstyle\sim$}}{a}}\vphantom{a}}_3 = (0, 1, 1)$</w:t>
      </w:r>
      <w:r>
        <w:t xml:space="preserve">,</w:t>
      </w:r>
      <w:r>
        <w:t xml:space="preserve"> </w:t>
      </w:r>
      <w:hyperlink w:anchor="exm-gram-schmidt">
        <w:r>
          <w:rPr>
            <w:rStyle w:val="Hyperlink"/>
          </w:rPr>
          <w:t xml:space="preserve">Example 120</w:t>
        </w:r>
      </w:hyperlink>
      <w:r>
        <w:t xml:space="preserve"> </w:t>
      </w:r>
      <w:r>
        <w:t xml:space="preserve">and</w:t>
      </w:r>
      <w:r>
        <w:t xml:space="preserve"> </w:t>
      </w:r>
      <w:hyperlink w:anchor="exm-thm-gram-schmidt">
        <w:r>
          <w:rPr>
            <w:rStyle w:val="Hyperlink"/>
          </w:rPr>
          <w:t xml:space="preserve">Example 122</w:t>
        </w:r>
      </w:hyperlink>
      <w:r>
        <w:t xml:space="preserve"> </w:t>
      </w:r>
      <w:r>
        <w:t xml:space="preserve">found</w:t>
      </w:r>
      <w:r>
        <w:t xml:space="preserve"> </w:t>
      </w:r>
      <w:r>
        <w:t xml:space="preserve">$\mathord{\smash[b]{\underset{\raise.3ex\hbox{$\scriptstyle\sim$}}{q}}\vphantom{q}}_1 = \tfrac{1}{\sqrt{2}}\,(1, 1, 0)$</w:t>
      </w:r>
      <w:r>
        <w:t xml:space="preserve">,</w:t>
      </w:r>
      <w:r>
        <w:t xml:space="preserve"> </w:t>
      </w:r>
      <w:r>
        <w:t xml:space="preserve">$\mathord{\smash[b]{\underset{\raise.3ex\hbox{$\scriptstyle\sim$}}{q}}\vphantom{q}}_2 = \tfrac{1}{\sqrt{6}}\,(1, -1, 2)$</w:t>
      </w:r>
      <w:r>
        <w:t xml:space="preserve">,</w:t>
      </w:r>
      <w:r>
        <w:t xml:space="preserve"> </w:t>
      </w:r>
      <w:r>
        <w:t xml:space="preserve">$\mathord{\smash[b]{\underset{\raise.3ex\hbox{$\scriptstyle\sim$}}{q}}\vphantom{q}}_3 = \tfrac{1}{\sqrt{3}}\,(-1, 1, 1)$</w:t>
      </w:r>
      <w:r>
        <w:t xml:space="preserve">,</w:t>
      </w:r>
      <w:r>
        <w:t xml:space="preserve"> </w:t>
      </w:r>
      <w:r>
        <w:t xml:space="preserve">with</w:t>
      </w:r>
      <w:r>
        <w:t xml:space="preserve"> </w:t>
      </w:r>
      <w:r>
        <w:t xml:space="preserve">$\mathopen{}\left\lVert\mathord{\smash[b]{\underset{\raise.3ex\hbox{$\scriptstyle\sim$}}{q}}\vphantom{q}}'_1\right\rVert\mathclose{} = \sqrt{2}$</w:t>
      </w:r>
      <w:r>
        <w:t xml:space="preserve">,</w:t>
      </w:r>
      <w:r>
        <w:t xml:space="preserve"> </w:t>
      </w:r>
      <w:r>
        <w:t xml:space="preserve">$\mathopen{}\left\lVert\mathord{\smash[b]{\underset{\raise.3ex\hbox{$\scriptstyle\sim$}}{q}}\vphantom{q}}'_2\right\rVert\mathclose{} = \sqrt{3/2}$</w:t>
      </w:r>
      <w:r>
        <w:t xml:space="preserve">,</w:t>
      </w:r>
      <w:r>
        <w:t xml:space="preserve"> </w:t>
      </w:r>
      <w:r>
        <w:t xml:space="preserve">$\mathopen{}\left\lVert\mathord{\smash[b]{\underset{\raise.3ex\hbox{$\scriptstyle\sim$}}{q}}\vphantom{q}}'_3\right\rVert\mathclose{} = 2/\sqrt{3}$</w:t>
      </w:r>
      <w:r>
        <w:t xml:space="preserve">,</w:t>
      </w:r>
    </w:p>
    <w:p>
      <w:pPr>
        <w:pStyle w:val="BodyText"/>
      </w:pPr>
      <w:r>
        <w:t xml:space="preserve">$$
    \begin{aligned}
    \mathord{\smash[b]{\underset{\raise.3ex\hbox{$\scriptstyle\sim$}}{q}}\vphantom{q}}_1 \cdot \mathord{\smash[b]{\underset{\raise.3ex\hbox{$\scriptstyle\sim$}}{a}}\vphantom{a}}_2 &amp;= \mathord{\smash[b]{\underset{\raise.3ex\hbox{$\scriptstyle\sim$}}{q}}\vphantom{q}}_1 \cdot \mathord{\smash[b]{\underset{\raise.3ex\hbox{$\scriptstyle\sim$}}{a}}\vphantom{a}}_3 \\
    &amp;= \tfrac{1}{\sqrt{2}}
    \end{aligned}
    $$</w:t>
      </w:r>
    </w:p>
    <w:p>
      <w:pPr>
        <w:pStyle w:val="FirstParagraph"/>
      </w:pPr>
      <w:r>
        <w:t xml:space="preserve">and</w:t>
      </w:r>
      <w:r>
        <w:t xml:space="preserve"> </w:t>
      </w:r>
      <w:r>
        <w:t xml:space="preserve">$\mathord{\smash[b]{\underset{\raise.3ex\hbox{$\scriptstyle\sim$}}{q}}\vphantom{q}}_2 \cdot \mathord{\smash[b]{\underset{\raise.3ex\hbox{$\scriptstyle\sim$}}{a}}\vphantom{a}}_3 = \tfrac{1}{\sqrt{6}}$</w:t>
      </w:r>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w:r>
        <w:t xml:space="preserve">$$
    \begin{aligned}
    \tfrac{1}{\sqrt{2}}\,\mathord{\smash[b]{\underset{\raise.3ex\hbox{$\scriptstyle\sim$}}{q}}\vphantom{q}}_1 + \sqrt{3/2}\,\mathord{\smash[b]{\underset{\raise.3ex\hbox{$\scriptstyle\sim$}}{q}}\vphantom{q}}_2 &amp;= \tfrac{1}{2}\,(1, 1, 0) + \tfrac{1}{2}\,(1, -1, 2) \\
    &amp;= (1, 0, 1) \\
    &amp;= \mathord{\smash[b]{\underset{\raise.3ex\hbox{$\scriptstyle\sim$}}{a}}\vphantom{a}}_2.
    \end{aligned}
    $$</w:t>
      </w:r>
    </w:p>
    <w:bookmarkEnd w:id="609"/>
    <w:bookmarkStart w:id="610"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r>
        <w:t xml:space="preserve"> </w:t>
      </w:r>
      <w:r>
        <w:t xml:space="preserve">A</w:t>
      </w:r>
      <w:r>
        <w:t xml:space="preserve"> </w:t>
      </w:r>
      <w:r>
        <w:rPr>
          <w:b/>
          <w:bCs/>
        </w:rPr>
        <w:t xml:space="preserve">least squares solution</w:t>
      </w:r>
      <w:r>
        <w:t xml:space="preserve"> </w:t>
      </w:r>
      <w:r>
        <w:t xml:space="preserve">[84]</w:t>
      </w:r>
      <w:r>
        <w:t xml:space="preserve"> </w:t>
      </w:r>
      <w:r>
        <w:t xml:space="preserve">of</w:t>
      </w:r>
      <w:r>
        <w:t xml:space="preserve"> </w:t>
      </w:r>
      <w:r>
        <w:t xml:space="preserve">$\mathbf{A} \mathord{\smash[b]{\underset{\raise.3ex\hbox{$\scriptstyle\sim$}}{x}}\vphantom{x}} = \mathord{\smash[b]{\underset{\raise.3ex\hbox{$\scriptstyle\sim$}}{b}}\vphantom{b}}$</w:t>
      </w:r>
      <w:r>
        <w:t xml:space="preserve"> </w:t>
      </w:r>
      <w:r>
        <w:t xml:space="preserve">is a vector</w:t>
      </w:r>
      <w:r>
        <w:t xml:space="preserve"> </w:t>
      </w:r>
      <w:r>
        <w:t xml:space="preserve">$\hat{\mathord{\smash[b]{\underset{\raise.3ex\hbox{$\scriptstyle\sim$}}{x}}\vphantom{x}}} \in \mathbb{R}^n$</w:t>
      </w:r>
      <w:r>
        <w:t xml:space="preserve"> </w:t>
      </w:r>
      <w:r>
        <w:t xml:space="preserve">such that</w:t>
      </w:r>
    </w:p>
    <w:p>
      <w:pPr>
        <w:pStyle w:val="BodyText"/>
      </w:pPr>
      <w:r>
        <w:t xml:space="preserve">$$
    \mathopen{}\left\lVert\mathord{\smash[b]{\underset{\raise.3ex\hbox{$\scriptstyle\sim$}}{b}}\vphantom{b}} - \mathbf{A} \hat{\mathord{\smash[b]{\underset{\raise.3ex\hbox{$\scriptstyle\sim$}}{x}}\vphantom{x}}}\right\rVert\mathclose{} \le \mathopen{}\left\lVert\mathord{\smash[b]{\underset{\raise.3ex\hbox{$\scriptstyle\sim$}}{b}}\vphantom{b}} - \mathbf{A} \mathord{\smash[b]{\underset{\raise.3ex\hbox{$\scriptstyle\sim$}}{x}}\vphantom{x}}\right\rVert\mathclose{}
    \quad \text{for every } \mathord{\smash[b]{\underset{\raise.3ex\hbox{$\scriptstyle\sim$}}{x}}\vphantom{x}} \in \mathbb{R}^n.
    $$</w:t>
      </w:r>
    </w:p>
    <w:bookmarkEnd w:id="610"/>
    <w:bookmarkStart w:id="611" w:name="exm-least-squares"/>
    <w:p>
      <w:pPr>
        <w:pStyle w:val="FirstParagraph"/>
      </w:pPr>
      <w:r>
        <w:rPr>
          <w:b/>
          <w:bCs/>
        </w:rPr>
        <w:t xml:space="preserve">Example 190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w:r>
        <w:t xml:space="preserve">$\mathord{\smash[b]{\underset{\raise.3ex\hbox{$\scriptstyle\sim$}}{b}}\vphantom{b}} = (1, 3)$</w:t>
      </w:r>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w:r>
        <w:t xml:space="preserve">$$
    \begin{aligned}
    \mathopen{}\left\lVert\mathord{\smash[b]{\underset{\raise.3ex\hbox{$\scriptstyle\sim$}}{b}}\vphantom{b}} - \mathbf{A} x\right\rVert\mathclose{}^2 &amp;= (1 - x)^2 + (3 - x)^2 \\
    &amp;= 2\,(x - 2)^2 + 2,
    \end{aligned}
    $$</w:t>
      </w:r>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11"/>
    <w:bookmarkStart w:id="612"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w:r>
        <w:t xml:space="preserve">${\mathbf{A}}^{\top} \mathbf{A} \mathord{\smash[b]{\underset{\raise.3ex\hbox{$\scriptstyle\sim$}}{x}}\vphantom{x}} = {\mathbf{A}}^{\top} \mathord{\smash[b]{\underset{\raise.3ex\hbox{$\scriptstyle\sim$}}{b}}\vphantom{b}}$</w:t>
      </w:r>
      <w:r>
        <w:t xml:space="preserve"> </w:t>
      </w:r>
      <w:r>
        <w:t xml:space="preserve">are the</w:t>
      </w:r>
      <w:r>
        <w:t xml:space="preserve"> </w:t>
      </w:r>
      <w:r>
        <w:rPr>
          <w:b/>
          <w:bCs/>
        </w:rPr>
        <w:t xml:space="preserve">normal equations</w:t>
      </w:r>
      <w:r>
        <w:t xml:space="preserve"> </w:t>
      </w:r>
      <w:r>
        <w:t xml:space="preserve">[85]</w:t>
      </w:r>
      <w:r>
        <w:t xml:space="preserve">.</w:t>
      </w:r>
    </w:p>
    <w:bookmarkEnd w:id="612"/>
    <w:bookmarkStart w:id="613" w:name="thm-normal-equations"/>
    <w:p>
      <w:pPr>
        <w:pStyle w:val="BodyText"/>
      </w:pPr>
      <w:r>
        <w:rPr>
          <w:b/>
          <w:bCs/>
        </w:rPr>
        <w:t xml:space="preserve">Theorem 107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p>
    <w:p>
      <w:pPr>
        <w:pStyle w:val="Compact"/>
        <w:numPr>
          <w:ilvl w:val="0"/>
          <w:numId w:val="1095"/>
        </w:numPr>
      </w:pPr>
      <w:r>
        <w:t xml:space="preserve">$\hat{\mathord{\smash[b]{\underset{\raise.3ex\hbox{$\scriptstyle\sim$}}{x}}\vphantom{x}}}$</w:t>
      </w:r>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w:r>
        <w:t xml:space="preserve">${\mathbf{A}}^{\top} \mathbf{A} \hat{\mathord{\smash[b]{\underset{\raise.3ex\hbox{$\scriptstyle\sim$}}{x}}\vphantom{x}}} = {\mathbf{A}}^{\top} \mathord{\smash[b]{\underset{\raise.3ex\hbox{$\scriptstyle\sim$}}{b}}\vphantom{b}}$</w:t>
      </w:r>
      <w:r>
        <w:t xml:space="preserve">.</w:t>
      </w:r>
    </w:p>
    <w:p>
      <w:pPr>
        <w:pStyle w:val="Compact"/>
        <w:numPr>
          <w:ilvl w:val="0"/>
          <w:numId w:val="1095"/>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5"/>
        </w:numPr>
      </w:pPr>
      <w:r>
        <w:t xml:space="preserve">Every least squares solution gives the same fitted vector</w:t>
      </w:r>
      <w:r>
        <w:t xml:space="preserve"> </w:t>
      </w:r>
      <w:r>
        <w:t xml:space="preserve">$\mathbf{A} \hat{\mathord{\smash[b]{\underset{\raise.3ex\hbox{$\scriptstyle\sim$}}{x}}\vphantom{x}}}$</w:t>
      </w:r>
      <w:r>
        <w:t xml:space="preserve">:</w:t>
      </w:r>
      <w:r>
        <w:t xml:space="preserve"> </w:t>
      </w:r>
      <w:r>
        <w:t xml:space="preserve">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w:r>
        <w:t xml:space="preserve">$\hat{\mathord{\smash[b]{\underset{\raise.3ex\hbox{$\scriptstyle\sim$}}{x}}\vphantom{x}}} = ({\mathbf{A}}^{\top} \mathbf{A})^{-1} {\mathbf{A}}^{\top} \mathord{\smash[b]{\underset{\raise.3ex\hbox{$\scriptstyle\sim$}}{b}}\vphantom{b}}$</w:t>
      </w:r>
      <w:r>
        <w:t xml:space="preserve">.</w:t>
      </w:r>
    </w:p>
    <w:bookmarkEnd w:id="613"/>
    <w:p>
      <w:pPr>
        <w:pStyle w:val="FirstParagraph"/>
      </w:pPr>
      <w:r>
        <w:rPr>
          <w:i/>
          <w:iCs/>
        </w:rPr>
        <w:t xml:space="preserve">Proof</w:t>
      </w:r>
      <w:r>
        <w:t xml:space="preserve">. </w:t>
      </w:r>
      <w:r>
        <w:t xml:space="preserve">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w:r>
        <w:t xml:space="preserve">$\mathbf{A} \mathord{\smash[b]{\underset{\raise.3ex\hbox{$\scriptstyle\sim$}}{x}}\vphantom{x}}$</w:t>
      </w:r>
      <w:r>
        <w:t xml:space="preserve">,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w:r>
        <w:rPr>
          <w:b/>
          <w:bCs/>
        </w:rPr>
        <w:t xml:space="preserve">$\mathbf{A} \mathord{\smash[b]{\underset{\raise.3ex\hbox{$\scriptstyle\sim$}}{x}}\vphantom{x}} = \mathord{\smash[b]{\underset{\raise.3ex\hbox{$\scriptstyle\sim$}}{u}}\vphantom{u}}$</w:t>
      </w:r>
      <w:r>
        <w:rPr>
          <w:b/>
          <w:bCs/>
        </w:rP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 for every</w:t>
      </w:r>
      <w:r>
        <w:t xml:space="preserve"> </w:t>
      </w:r>
      <w:r>
        <w:t xml:space="preserve">$\mathord{\smash[b]{\underset{\raise.3ex\hbox{$\scriptstyle\sim$}}{x}}\vphantom{x}}$</w:t>
      </w:r>
      <w:r>
        <w:t xml:space="preserve">,</w:t>
      </w:r>
      <w:r>
        <w:t xml:space="preserve"> </w:t>
      </w:r>
      <w:r>
        <w:t xml:space="preserve">$\mathbf{A} \mathord{\smash[b]{\underset{\raise.3ex\hbox{$\scriptstyle\sim$}}{x}}\vphantom{x}} \in \mathcal{C}(\mathbf{A})$</w:t>
      </w:r>
      <w:r>
        <w:t xml:space="preserve">, so</w:t>
      </w:r>
      <w:r>
        <w:t xml:space="preserve"> </w:t>
      </w:r>
      <w:r>
        <w:t xml:space="preserve">$\mathopen{}\left\lVert\mathord{\smash[b]{\underset{\raise.3ex\hbox{$\scriptstyle\sim$}}{b}}\vphantom{b}} - \mathbf{A} \hat{\mathord{\smash[b]{\underset{\raise.3ex\hbox{$\scriptstyle\sim$}}{x}}\vphantom{x}}}\right\rVert\mathclose{} = \mathopen{}\left\lVert\mathord{\smash[b]{\underset{\raise.3ex\hbox{$\scriptstyle\sim$}}{b}}\vphantom{b}} - \mathord{\smash[b]{\underset{\raise.3ex\hbox{$\scriptstyle\sim$}}{u}}\vphantom{u}}\right\rVert\mathclose{} \le \mathopen{}\left\lVert\mathord{\smash[b]{\underset{\raise.3ex\hbox{$\scriptstyle\sim$}}{b}}\vphantom{b}} - \mathbf{A} \mathord{\smash[b]{\underset{\raise.3ex\hbox{$\scriptstyle\sim$}}{x}}\vphantom{x}}\right\rVert\mathclose{}$</w:t>
      </w:r>
      <w:r>
        <w:t xml:space="preserve"> </w:t>
      </w:r>
      <w:r>
        <w:t xml:space="preserve">(</w:t>
      </w:r>
      <w:hyperlink w:anchor="thm-closest-point">
        <w:r>
          <w:rPr>
            <w:rStyle w:val="Hyperlink"/>
          </w:rPr>
          <w:t xml:space="preserve">Theorem 92</w:t>
        </w:r>
      </w:hyperlink>
      <w:r>
        <w:t xml:space="preserve">), and</w:t>
      </w:r>
      <w:r>
        <w:t xml:space="preserve"> </w:t>
      </w:r>
      <w:r>
        <w:t xml:space="preserve">$\hat{\mathord{\smash[b]{\underset{\raise.3ex\hbox{$\scriptstyle\sim$}}{x}}\vphantom{x}}}$</w:t>
      </w:r>
      <w:r>
        <w:t xml:space="preserve"> </w:t>
      </w:r>
      <w:r>
        <w:t xml:space="preserve">is a least squares solution.</w:t>
      </w:r>
      <w:r>
        <w:t xml:space="preserve"> </w:t>
      </w:r>
      <w:r>
        <w:t xml:space="preserve">Conversely, let</w:t>
      </w:r>
      <w:r>
        <w:t xml:space="preserve"> </w:t>
      </w:r>
      <w:r>
        <w:t xml:space="preserve">$\hat{\mathord{\smash[b]{\underset{\raise.3ex\hbox{$\scriptstyle\sim$}}{x}}\vphantom{x}}}$</w:t>
      </w:r>
      <w:r>
        <w:t xml:space="preserve"> </w:t>
      </w:r>
      <w:r>
        <w:t xml:space="preserve">be a least squares solution.</w:t>
      </w:r>
      <w:r>
        <w:t xml:space="preserve"> </w:t>
      </w:r>
      <w:r>
        <w:t xml:space="preserve">$\mathord{\smash[b]{\underset{\raise.3ex\hbox{$\scriptstyle\sim$}}{u}}\vphantom{u}} \in \mathcal{C}(\mathbf{A})$</w:t>
      </w:r>
      <w:r>
        <w:t xml:space="preserve">, so</w:t>
      </w:r>
      <w:r>
        <w:t xml:space="preserve"> </w:t>
      </w:r>
      <w:r>
        <w:t xml:space="preserve">$\mathord{\smash[b]{\underset{\raise.3ex\hbox{$\scriptstyle\sim$}}{u}}\vphantom{u}} = \mathbf{A} \mathord{\smash[b]{\underset{\raise.3ex\hbox{$\scriptstyle\sim$}}{x}}\vphantom{x}}_0$</w:t>
      </w:r>
      <w:r>
        <w:t xml:space="preserve"> </w:t>
      </w:r>
      <w:r>
        <w:t xml:space="preserve">for some</w:t>
      </w:r>
      <w:r>
        <w:t xml:space="preserve"> </w:t>
      </w:r>
      <w:r>
        <w:t xml:space="preserve">$\mathord{\smash[b]{\underset{\raise.3ex\hbox{$\scriptstyle\sim$}}{x}}\vphantom{x}}_0$</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\mathopen{}\left\lVert\mathord{\smash[b]{\underset{\raise.3ex\hbox{$\scriptstyle\sim$}}{b}}\vphantom{b}} - \mathbf{A} \hat{\mathord{\smash[b]{\underset{\raise.3ex\hbox{$\scriptstyle\sim$}}{x}}\vphantom{x}}}\right\rVert\mathclose{}
    &amp;\le \mathopen{}\left\lVert\mathord{\smash[b]{\underset{\raise.3ex\hbox{$\scriptstyle\sim$}}{b}}\vphantom{b}} - \mathbf{A} \mathord{\smash[b]{\underset{\raise.3ex\hbox{$\scriptstyle\sim$}}{x}}\vphantom{x}}_0\right\rVert\mathclose{}
    &amp;&amp; \text{(}\text{Definition~115}\text{)}
    \\
    &amp;= \mathopen{}\left\lVert\mathord{\smash[b]{\underset{\raise.3ex\hbox{$\scriptstyle\sim$}}{b}}\vphantom{b}} - \mathord{\smash[b]{\underset{\raise.3ex\hbox{$\scriptstyle\sim$}}{u}}\vphantom{u}}\right\rVert\mathclose{}
    &amp;&amp; \text{(} \mathord{\smash[b]{\underset{\raise.3ex\hbox{$\scriptstyle\sim$}}{u}}\vphantom{u}} = \mathbf{A} \mathord{\smash[b]{\underset{\raise.3ex\hbox{$\scriptstyle\sim$}}{x}}\vphantom{x}}_0 \text{)}
    \\
    &amp;\le \mathopen{}\left\lVert\mathord{\smash[b]{\underset{\raise.3ex\hbox{$\scriptstyle\sim$}}{b}}\vphantom{b}} - \mathbf{A} \hat{\mathord{\smash[b]{\underset{\raise.3ex\hbox{$\scriptstyle\sim$}}{x}}\vphantom{x}}}\right\rVert\mathclose{},
    &amp;&amp; \text{(}\text{Theorem~92}\text{, with } \mathord{\smash[b]{\underset{\raise.3ex\hbox{$\scriptstyle\sim$}}{w}}\vphantom{w}} = \mathbf{A} \hat{\mathord{\smash[b]{\underset{\raise.3ex\hbox{$\scriptstyle\sim$}}{x}}\vphantom{x}}} \in \mathcal{C}(\mathbf{A}) \text{)}
    \end{aligned}
    $$</w:t>
      </w:r>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92</w:t>
        </w:r>
      </w:hyperlink>
      <w:r>
        <w:t xml:space="preserve"> </w:t>
      </w:r>
      <w:r>
        <w:t xml:space="preserve">gives</w:t>
      </w:r>
      <w:r>
        <w:t xml:space="preserve"> </w:t>
      </w:r>
      <w:r>
        <w:t xml:space="preserve">$\mathbf{A} \hat{\mathord{\smash[b]{\underset{\raise.3ex\hbox{$\scriptstyle\sim$}}{x}}\vphantom{x}}} = \mathord{\smash[b]{\underset{\raise.3ex\hbox{$\scriptstyle\sim$}}{u}}\vphantom{u}}$</w:t>
      </w:r>
      <w:r>
        <w:t xml:space="preserve">.</w:t>
      </w:r>
    </w:p>
    <w:p>
      <w:pPr>
        <w:pStyle w:val="BodyText"/>
      </w:pPr>
      <w:r>
        <w:rPr>
          <w:b/>
          <w:bCs/>
        </w:rPr>
        <w:t xml:space="preserve">Parts 1 and 3.</w:t>
      </w:r>
      <w:r>
        <w:t xml:space="preserve"> </w:t>
      </w:r>
      <w:r>
        <w:t xml:space="preserve">$\mathbf{A} \hat{\mathord{\smash[b]{\underset{\raise.3ex\hbox{$\scriptstyle\sim$}}{x}}\vphantom{x}}} = \mathord{\smash[b]{\underset{\raise.3ex\hbox{$\scriptstyle\sim$}}{u}}\vphantom{u}}$</w:t>
      </w:r>
      <w:r>
        <w:t xml:space="preserve"> </w:t>
      </w:r>
      <w:r>
        <w:t xml:space="preserve">holds exactly when</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w:t>
      </w:r>
      <w:r>
        <w:t xml:space="preserve"> </w:t>
      </w:r>
      <w:r>
        <w:t xml:space="preserve">$\mathord{\smash[b]{\underset{\raise.3ex\hbox{$\scriptstyle\sim$}}{b}}\vphantom{b}} - \mathord{\smash[b]{\underset{\raise.3ex\hbox{$\scriptstyle\sim$}}{u}}\vphantom{u}} \in \mathcal{C}(\mathbf{A})^\perp$</w:t>
      </w:r>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then</w:t>
      </w:r>
      <w:r>
        <w:t xml:space="preserve"> </w:t>
      </w:r>
      <w:r>
        <w:t xml:space="preserve">$\mathord{\smash[b]{\underset{\raise.3ex\hbox{$\scriptstyle\sim$}}{b}}\vphantom{b}} = \mathbf{A} \hat{\mathord{\smash[b]{\underset{\raise.3ex\hbox{$\scriptstyle\sim$}}{x}}\vphantom{x}}} + (\mathord{\smash[b]{\underset{\raise.3ex\hbox{$\scriptstyle\sim$}}{b}}\vphantom{b}} - \mathbf{A} \hat{\mathord{\smash[b]{\underset{\raise.3ex\hbox{$\scriptstyle\sim$}}{x}}\vphantom{x}}})$</w:t>
      </w:r>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w:r>
        <w:t xml:space="preserve">$\mathbf{A} \hat{\mathord{\smash[b]{\underset{\raise.3ex\hbox{$\scriptstyle\sim$}}{x}}\vphantom{x}}} = \mathord{\smash[b]{\underset{\raise.3ex\hbox{$\scriptstyle\sim$}}{u}}\vphantom{u}}$</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 where</w:t>
      </w:r>
    </w:p>
    <w:p>
      <w:pPr>
        <w:pStyle w:val="BodyText"/>
      </w:pPr>
      <w:r>
        <w:t xml:space="preserve">$$
    \begin{aligned}
    {\mathbf{A}}^{\top}\,(\mathord{\smash[b]{\underset{\raise.3ex\hbox{$\scriptstyle\sim$}}{b}}\vphantom{b}} - \mathbf{A} \hat{\mathord{\smash[b]{\underset{\raise.3ex\hbox{$\scriptstyle\sim$}}{x}}\vphantom{x}}})
    &amp;= {\mathbf{A}}^{\top} \mathord{\smash[b]{\underset{\raise.3ex\hbox{$\scriptstyle\sim$}}{b}}\vphantom{b}} - {\mathbf{A}}^{\top}\,(\mathbf{A} \hat{\mathord{\smash[b]{\underset{\raise.3ex\hbox{$\scriptstyle\sim$}}{x}}\vphantom{x}}})
    &amp;&amp; \text{(}\text{Theorem~96}\text{)}
    \\
    &amp;= {\mathbf{A}}^{\top} \mathord{\smash[b]{\underset{\raise.3ex\hbox{$\scriptstyle\sim$}}{b}}\vphantom{b}} - {\mathbf{A}}^{\top} \mathbf{A} \hat{\mathord{\smash[b]{\underset{\raise.3ex\hbox{$\scriptstyle\sim$}}{x}}\vphantom{x}}},
    &amp;&amp; \text{(}\text{Theorem~8}\text{)}
    \end{aligned}
    $$</w:t>
      </w:r>
    </w:p>
    <w:p>
      <w:pPr>
        <w:pStyle w:val="FirstParagraph"/>
      </w:pPr>
      <w:r>
        <w:t xml:space="preserve">which is</w:t>
      </w:r>
      <w:r>
        <w:t xml:space="preserve"> </w:t>
      </w:r>
      <w:r>
        <w:t xml:space="preserve">$\mathord{\smash[b]{\underset{\raise.3ex\hbox{$\scriptstyle\sim$}}{0}}\vphantom{0}}_n$</w:t>
      </w:r>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w:r>
        <w:t xml:space="preserve">$\mathord{\smash[b]{\underset{\raise.3ex\hbox{$\scriptstyle\sim$}}{x}}\vphantom{x}}_0$</w:t>
      </w:r>
      <w:r>
        <w:t xml:space="preserve"> </w:t>
      </w:r>
      <w:r>
        <w:t xml:space="preserve">above satisfies</w:t>
      </w:r>
      <w:r>
        <w:t xml:space="preserve"> </w:t>
      </w:r>
      <w:r>
        <w:t xml:space="preserve">$\mathbf{A} \mathord{\smash[b]{\underset{\raise.3ex\hbox{$\scriptstyle\sim$}}{x}}\vphantom{x}}_0 = \mathord{\smash[b]{\underset{\raise.3ex\hbox{$\scriptstyle\sim$}}{u}}\vphantom{u}}$</w:t>
      </w:r>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w:r>
        <w:t xml:space="preserve">$\mathbf{A} \mathord{\smash[b]{\underset{\raise.3ex\hbox{$\scriptstyle\sim$}}{x}}\vphantom{x}} = \mathord{\smash[b]{\underset{\raise.3ex\hbox{$\scriptstyle\sim$}}{u}}\vphantom{u}}$</w:t>
      </w:r>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14</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90</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w:r>
        <w:t xml:space="preserve">$$
    \begin{aligned}
    \hat{\mathord{\smash[b]{\underset{\raise.3ex\hbox{$\scriptstyle\sim$}}{x}}\vphantom{x}}}
    &amp;= \mathbf{I}_n\,\hat{\mathord{\smash[b]{\underset{\raise.3ex\hbox{$\scriptstyle\sim$}}{x}}\vphantom{x}}}
    &amp;&amp; \text{(}\text{Theorem~11}\text{)}
    \\
    &amp;= (\mathbf{M}^{-1} \mathbf{M})\,\hat{\mathord{\smash[b]{\underset{\raise.3ex\hbox{$\scriptstyle\sim$}}{x}}\vphantom{x}}}
    &amp;&amp; \text{(}\text{Definition~84}\text{)}
    \\
    &amp;= \mathbf{M}^{-1}\,(\mathbf{M} \hat{\mathord{\smash[b]{\underset{\raise.3ex\hbox{$\scriptstyle\sim$}}{x}}\vphantom{x}}})
    &amp;&amp; \text{(}\text{Theorem~8}\text{)}
    \\
    &amp;= \mathbf{M}^{-1}\,{\mathbf{A}}^{\top} \mathord{\smash[b]{\underset{\raise.3ex\hbox{$\scriptstyle\sim$}}{b}}\vphantom{b}}.
    &amp;&amp; \text{(the normal equations)}
    \end{aligned}
    $$</w:t>
      </w:r>
    </w:p>
    <w:bookmarkStart w:id="614" w:name="exm-normal-equations"/>
    <w:p>
      <w:pPr>
        <w:pStyle w:val="FirstParagraph"/>
      </w:pPr>
      <w:r>
        <w:rPr>
          <w:b/>
          <w:bCs/>
        </w:rPr>
        <w:t xml:space="preserve">Example 191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165</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37</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and</w:t>
      </w:r>
    </w:p>
    <w:p>
      <w:pPr>
        <w:pStyle w:val="BodyText"/>
      </w:pPr>
      <w:r>
        <w:t xml:space="preserve">$$
    \begin{aligned}
    {\mathbf{A}}^{\top} \mathord{\smash[b]{\underset{\raise.3ex\hbox{$\scriptstyle\sim$}}{b}}\vphantom{b}} &amp;= (1 + 2 + 2,\; 1 + 4 + 6) \\
    &amp;= (5, 11),
    \end{aligned}
    $$</w:t>
      </w:r>
    </w:p>
    <w:p>
      <w:pPr>
        <w:pStyle w:val="FirstParagraph"/>
      </w:pPr>
      <w:r>
        <w:t xml:space="preserve">so</w:t>
      </w:r>
    </w:p>
    <w:p>
      <w:pPr>
        <w:pStyle w:val="BodyText"/>
      </w:pPr>
      <w:r>
        <w:t xml:space="preserve">$$
    \begin{aligned}
    \hat{\mathord{\smash[b]{\underset{\raise.3ex\hbox{$\scriptstyle\sim$}}{x}}\vphantom{x}}}
    &amp;= \frac{1}{6} \mathopen{}\left(14 \cdot 5 - 6 \cdot 11,\; -6 \cdot 5 + 3 \cdot 11\right)\mathclose{} \\
    &amp;= \frac{1}{6}\,(4, 3) \\
    &amp;= \mathopen{}\left(\tfrac{2}{3}, \tfrac{1}{2}\right)\mathclose{}.
    \end{aligned}
    $$</w:t>
      </w:r>
    </w:p>
    <w:p>
      <w:pPr>
        <w:pStyle w:val="FirstParagraph"/>
      </w:pPr>
      <w:r>
        <w:t xml:space="preserve">The fitted values are</w:t>
      </w:r>
      <w:r>
        <w:t xml:space="preserve"> </w:t>
      </w:r>
      <w:r>
        <w:t xml:space="preserve">$\mathbf{A} \hat{\mathord{\smash[b]{\underset{\raise.3ex\hbox{$\scriptstyle\sim$}}{x}}\vphantom{x}}} = \mathopen{}\left(\tfrac{7}{6}, \tfrac{5}{3}, \tfrac{13}{6}\right)\mathclose{}$</w:t>
      </w:r>
      <w:r>
        <w:t xml:space="preserve">,</w:t>
      </w:r>
      <w:r>
        <w:t xml:space="preserve"> </w:t>
      </w:r>
      <w:r>
        <w:t xml:space="preserve">and the residuals</w:t>
      </w:r>
      <w:r>
        <w:t xml:space="preserve"> </w:t>
      </w:r>
      <w:r>
        <w:t xml:space="preserve">$\mathord{\smash[b]{\underset{\raise.3ex\hbox{$\scriptstyle\sim$}}{b}}\vphantom{b}} - \mathbf{A} \hat{\mathord{\smash[b]{\underset{\raise.3ex\hbox{$\scriptstyle\sim$}}{x}}\vphantom{x}}} = \mathopen{}\left(-\tfrac{1}{6}, \tfrac{1}{3}, -\tfrac{1}{6}\right)\mathclose{}$</w:t>
      </w:r>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14"/>
    <w:bookmarkStart w:id="615" w:name="exm-normal-equations-rank-deficient"/>
    <w:p>
      <w:pPr>
        <w:pStyle w:val="BodyText"/>
      </w:pPr>
      <w:r>
        <w:rPr>
          <w:b/>
          <w:bCs/>
        </w:rPr>
        <w:t xml:space="preserve">Example 192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37</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w:r>
        <w:t xml:space="preserve">${\mathbf{A}}^{\top} \mathord{\smash[b]{\underset{\raise.3ex\hbox{$\scriptstyle\sim$}}{b}}\vphantom{b}} = (5, 10)$</w:t>
      </w:r>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w:r>
        <w:t xml:space="preserve">$$
    \begin{aligned}
    \mathbf{A} \hat{\mathord{\smash[b]{\underset{\raise.3ex\hbox{$\scriptstyle\sim$}}{x}}\vphantom{x}}} &amp;= (x_1 + 2 x_2)\,(1, 1, 1) \\
    &amp;= \tfrac{5}{3}\,(1, 1, 1),
    \end{aligned}
    $$</w:t>
      </w:r>
    </w:p>
    <w:p>
      <w:pPr>
        <w:pStyle w:val="FirstParagraph"/>
      </w:pPr>
      <w:r>
        <w:t xml:space="preserve">as part 3 says.</w:t>
      </w:r>
    </w:p>
    <w:bookmarkEnd w:id="615"/>
    <w:bookmarkStart w:id="616" w:name="thm-qr-least-squares"/>
    <w:p>
      <w:pPr>
        <w:pStyle w:val="BodyText"/>
      </w:pPr>
      <w:r>
        <w:rPr>
          <w:b/>
          <w:bCs/>
        </w:rPr>
        <w:t xml:space="preserve">Theorem 108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106</w:t>
        </w:r>
      </w:hyperlink>
      <w:r>
        <w:t xml:space="preserve">), and let</w:t>
      </w:r>
      <w:r>
        <w:t xml:space="preserve"> </w:t>
      </w:r>
      <w:r>
        <w:t xml:space="preserve">$\mathord{\smash[b]{\underset{\raise.3ex\hbox{$\scriptstyle\sim$}}{b}}\vphantom{b}} \in \mathbb{R}^m$</w:t>
      </w:r>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w:r>
        <w:t xml:space="preserve">$$
    \underbrace{\mathbf{R}}_{n \times n}\,\hat{\mathord{\smash[b]{\underset{\raise.3ex\hbox{$\scriptstyle\sim$}}{x}}\vphantom{x}}} = \underbrace{{\mathbf{Q}}^{\top}}_{n \times m}\,\mathord{\smash[b]{\underset{\raise.3ex\hbox{$\scriptstyle\sim$}}{b}}\vphantom{b}},
    $$</w:t>
      </w:r>
    </w:p>
    <w:p>
      <w:pPr>
        <w:pStyle w:val="FirstParagraph"/>
      </w:pPr>
      <w:r>
        <w:t xml:space="preserve">which back substitution computes (</w:t>
      </w:r>
      <w:hyperlink w:anchor="thm-back-substitution">
        <w:r>
          <w:rPr>
            <w:rStyle w:val="Hyperlink"/>
          </w:rPr>
          <w:t xml:space="preserve">Theorem 105</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w:r>
        <w:t xml:space="preserve">$\mathbf{A} \mathord{\smash[b]{\underset{\raise.3ex\hbox{$\scriptstyle\sim$}}{x}}\vphantom{x}} = \mathord{\smash[b]{\underset{\raise.3ex\hbox{$\scriptstyle\sim$}}{b}}\vphantom{b}}$</w:t>
      </w:r>
      <w:r>
        <w:t xml:space="preserve">.</w:t>
      </w:r>
    </w:p>
    <w:bookmarkEnd w:id="616"/>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w:r>
        <w:t xml:space="preserve">$\mathbf{R} \mathord{\smash[b]{\underset{\raise.3ex\hbox{$\scriptstyle\sim$}}{x}}\vphantom{x}} = {\mathbf{Q}}^{\top} \mathord{\smash[b]{\underset{\raise.3ex\hbox{$\scriptstyle\sim$}}{b}}\vphantom{b}}$</w:t>
      </w:r>
      <w:r>
        <w:t xml:space="preserve"> </w:t>
      </w:r>
      <w:r>
        <w:t xml:space="preserve">has exactly one solution</w:t>
      </w:r>
      <w:r>
        <w:t xml:space="preserve"> </w:t>
      </w:r>
      <w:r>
        <w:t xml:space="preserve">$\hat{\mathord{\smash[b]{\underset{\raise.3ex\hbox{$\scriptstyle\sim$}}{x}}\vphantom{x}}}$</w:t>
      </w:r>
      <w:r>
        <w:t xml:space="preserve"> </w:t>
      </w:r>
      <w:r>
        <w:t xml:space="preserve">(</w:t>
      </w:r>
      <w:hyperlink w:anchor="thm-back-substitution">
        <w:r>
          <w:rPr>
            <w:rStyle w:val="Hyperlink"/>
          </w:rPr>
          <w:t xml:space="preserve">Theorem 105</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93</w:t>
        </w:r>
      </w:hyperlink>
      <w:r>
        <w:t xml:space="preserve">.</w:t>
      </w:r>
      <w:r>
        <w:t xml:space="preserve"> </w:t>
      </w:r>
      <w:r>
        <w:t xml:space="preserve">Then</w:t>
      </w:r>
    </w:p>
    <w:p>
      <w:pPr>
        <w:pStyle w:val="BodyText"/>
      </w:pPr>
      <w:r>
        <w:t xml:space="preserve">$$
    \begin{aligned}
    {\mathbf{A}}^{\top} \mathbf{A} \hat{\mathord{\smash[b]{\underset{\raise.3ex\hbox{$\scriptstyle\sim$}}{x}}\vphantom{x}}}
    &amp;= {(\mathbf{Q} \mathbf{R})}^{\top}\,(\mathbf{Q} \mathbf{R})\,\hat{\mathord{\smash[b]{\underset{\raise.3ex\hbox{$\scriptstyle\sim$}}{x}}\vphantom{x}}}
    &amp;&amp; \text{(substitute } \mathbf{A} = \mathbf{Q} \mathbf{R} \text{)}
    \\
    &amp;= {\mathbf{R}}^{\top}\,{\mathbf{Q}}^{\top}\,(\mathbf{Q} \mathbf{R})\,\hat{\mathord{\smash[b]{\underset{\raise.3ex\hbox{$\scriptstyle\sim$}}{x}}\vphantom{x}}}
    &amp;&amp; \text{(}\text{Theorem~20}\text{)}
    \\
    &amp;= {\mathbf{R}}^{\top}\,({\mathbf{Q}}^{\top} \mathbf{Q})\,(\mathbf{R} \hat{\mathord{\smash[b]{\underset{\raise.3ex\hbox{$\scriptstyle\sim$}}{x}}\vphantom{x}}})
    &amp;&amp; \text{(}\text{Theorem~8}\text{)}
    \\
    &amp;= {\mathbf{R}}^{\top}\,\mathbf{I}_n\,(\mathbf{R} \hat{\mathord{\smash[b]{\underset{\raise.3ex\hbox{$\scriptstyle\sim$}}{x}}\vphantom{x}}})
    &amp;&amp; \text{(} {\mathbf{Q}}^{\top} \mathbf{Q} = \mathbf{I}_n \text{)}
    \\
    &amp;= {\mathbf{R}}^{\top}\,(\mathbf{R} \hat{\mathord{\smash[b]{\underset{\raise.3ex\hbox{$\scriptstyle\sim$}}{x}}\vphantom{x}}})
    &amp;&amp; \text{(}\text{Theorem~11}\text{)}
    \\
    &amp;= {\mathbf{R}}^{\top}\,({\mathbf{Q}}^{\top} \mathord{\smash[b]{\underset{\raise.3ex\hbox{$\scriptstyle\sim$}}{b}}\vphantom{b}})
    &amp;&amp; \text{(} \mathbf{R} \hat{\mathord{\smash[b]{\underset{\raise.3ex\hbox{$\scriptstyle\sim$}}{x}}\vphantom{x}}} = {\mathbf{Q}}^{\top} \mathord{\smash[b]{\underset{\raise.3ex\hbox{$\scriptstyle\sim$}}{b}}\vphantom{b}} \text{)}
    \\
    &amp;= ({\mathbf{R}}^{\top}\,{\mathbf{Q}}^{\top})\,\mathord{\smash[b]{\underset{\raise.3ex\hbox{$\scriptstyle\sim$}}{b}}\vphantom{b}}
    &amp;&amp; \text{(}\text{Theorem~8}\text{)}
    \\
    &amp;= {(\mathbf{Q} \mathbf{R})}^{\top}\,\mathord{\smash[b]{\underset{\raise.3ex\hbox{$\scriptstyle\sim$}}{b}}\vphantom{b}}
    &amp;&amp; \text{(}\text{Theorem~20}\text{)}
    \\
    &amp;= {\mathbf{A}}^{\top} \mathord{\smash[b]{\underset{\raise.3ex\hbox{$\scriptstyle\sim$}}{b}}\vphantom{b}},
    &amp;&amp; \text{(} \mathbf{A} = \mathbf{Q} \mathbf{R} \text{)}
    \end{aligned}
    $$</w:t>
      </w:r>
    </w:p>
    <w:p>
      <w:pPr>
        <w:pStyle w:val="FirstParagraph"/>
      </w:pPr>
      <w:r>
        <w:t xml:space="preserve">so</w:t>
      </w:r>
      <w:r>
        <w:t xml:space="preserve"> </w:t>
      </w:r>
      <w:r>
        <w:t xml:space="preserve">$\hat{\mathord{\smash[b]{\underset{\raise.3ex\hbox{$\scriptstyle\sim$}}{x}}\vphantom{x}}}$</w:t>
      </w:r>
      <w:r>
        <w:t xml:space="preserve"> </w:t>
      </w:r>
      <w:r>
        <w:t xml:space="preserve">solves the normal equations and is the least squares solution</w:t>
      </w:r>
      <w:r>
        <w:t xml:space="preserve"> </w:t>
      </w:r>
      <w:r>
        <w:t xml:space="preserve">(</w:t>
      </w:r>
      <w:hyperlink w:anchor="thm-normal-equations">
        <w:r>
          <w:rPr>
            <w:rStyle w:val="Hyperlink"/>
          </w:rPr>
          <w:t xml:space="preserve">Theorem 107</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w:t>
      </w:r>
      <w:r>
        <w:t xml:space="preserve"> </w:t>
      </w:r>
      <w:r>
        <w:t xml:space="preserve">(</w:t>
      </w:r>
      <w:hyperlink w:anchor="cor-solution-unique">
        <w:r>
          <w:rPr>
            <w:rStyle w:val="Hyperlink"/>
          </w:rPr>
          <w:t xml:space="preserve">Corollary 14</w:t>
        </w:r>
      </w:hyperlink>
      <w:r>
        <w:t xml:space="preserve">, part 1),</w:t>
      </w:r>
      <w:r>
        <w:t xml:space="preserve"> </w:t>
      </w:r>
      <w:r>
        <w:t xml:space="preserve">so its solution leaves residual</w:t>
      </w:r>
      <w:r>
        <w:t xml:space="preserve"> </w:t>
      </w:r>
      <w:r>
        <w:t xml:space="preserve">$\mathord{\smash[b]{\underset{\raise.3ex\hbox{$\scriptstyle\sim$}}{0}}\vphantom{0}}$</w:t>
      </w:r>
      <w:r>
        <w:t xml:space="preserve">, is a least squares solution,</w:t>
      </w:r>
      <w:r>
        <w:t xml:space="preserve"> </w:t>
      </w:r>
      <w:r>
        <w:t xml:space="preserve">and is therefore</w:t>
      </w:r>
      <w:r>
        <w:t xml:space="preserve"> </w:t>
      </w:r>
      <w:r>
        <w:t xml:space="preserve">$\hat{\mathord{\smash[b]{\underset{\raise.3ex\hbox{$\scriptstyle\sim$}}{x}}\vphantom{x}}}$</w:t>
      </w:r>
      <w:r>
        <w:t xml:space="preserve">.</w:t>
      </w:r>
    </w:p>
    <w:bookmarkStart w:id="617" w:name="exm-qr-least-squares"/>
    <w:p>
      <w:pPr>
        <w:pStyle w:val="BodyText"/>
      </w:pPr>
      <w:r>
        <w:rPr>
          <w:b/>
          <w:bCs/>
        </w:rPr>
        <w:t xml:space="preserve">Example 193 (The least squares line by QR)</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of</w:t>
      </w:r>
      <w:r>
        <w:t xml:space="preserve"> </w:t>
      </w:r>
      <w:hyperlink w:anchor="exm-normal-equations">
        <w:r>
          <w:rPr>
            <w:rStyle w:val="Hyperlink"/>
          </w:rPr>
          <w:t xml:space="preserve">Example 191</w:t>
        </w:r>
      </w:hyperlink>
      <w:r>
        <w:t xml:space="preserve">,</w:t>
      </w:r>
      <w:r>
        <w:t xml:space="preserve"> </w:t>
      </w:r>
      <w:r>
        <w:t xml:space="preserve">Gram-Schmidt gives</w:t>
      </w:r>
      <w:r>
        <w:t xml:space="preserve"> </w:t>
      </w:r>
      <w:r>
        <w:t xml:space="preserve">$\mathord{\smash[b]{\underset{\raise.3ex\hbox{$\scriptstyle\sim$}}{q}}\vphantom{q}}_1 = \tfrac{1}{\sqrt{3}}\,(1, 1, 1)$</w:t>
      </w:r>
      <w:r>
        <w:t xml:space="preserve">;</w:t>
      </w:r>
      <w:r>
        <w:t xml:space="preserve"> </w:t>
      </w:r>
      <w:r>
        <w:t xml:space="preserve">then</w:t>
      </w:r>
    </w:p>
    <w:p>
      <w:pPr>
        <w:pStyle w:val="BodyText"/>
      </w:pPr>
      <w:r>
        <w:t xml:space="preserve">$$
    \begin{aligned}
    \mathord{\smash[b]{\underset{\raise.3ex\hbox{$\scriptstyle\sim$}}{q}}\vphantom{q}}_1 \cdot (1, 2, 3) &amp;= \tfrac{6}{\sqrt{3}} \\
    &amp;= 2\sqrt{3},
    \end{aligned}
    $$</w:t>
      </w:r>
    </w:p>
    <w:p>
      <w:pPr>
        <w:pStyle w:val="FirstParagraph"/>
      </w:pPr>
      <w:r>
        <w:t xml:space="preserve">$$
    \begin{aligned}
    \mathord{\smash[b]{\underset{\raise.3ex\hbox{$\scriptstyle\sim$}}{q}}\vphantom{q}}'_2 &amp;= (1, 2, 3) - 2\,(1, 1, 1) \\
    &amp;= (-1, 0, 1)
    \end{aligned}
    $$</w:t>
      </w:r>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w:r>
        <w:t xml:space="preserve">$\mathord{\smash[b]{\underset{\raise.3ex\hbox{$\scriptstyle\sim$}}{q}}\vphantom{q}}_2 = \tfrac{1}{\sqrt{2}}\,(-1, 0, 1)$</w:t>
      </w:r>
      <w:r>
        <w:t xml:space="preserve">. So</w:t>
      </w:r>
    </w:p>
    <w:p>
      <w:pPr>
        <w:pStyle w:val="BodyText"/>
      </w:pPr>
      <w:r>
        <w:t xml:space="preserve">$$
    \begin{aligned}
    \mathbf{R}
    &amp;= \begin{bmatrix} \sqrt{3} &amp; 2\sqrt{3} \\ 0 &amp; \sqrt{2} \end{bmatrix}, \\
    {\mathbf{Q}}^{\top} \mathord{\smash[b]{\underset{\raise.3ex\hbox{$\scriptstyle\sim$}}{b}}\vphantom{b}}
    &amp;= \mathopen{}\left(\tfrac{1 + 2 + 2}{\sqrt{3}},\; \tfrac{-1 + 0 + 2}{\sqrt{2}}\right)\mathclose{} \\
    &amp;= \mathopen{}\left(\tfrac{5}{\sqrt{3}}, \tfrac{1}{\sqrt{2}}\right)\mathclose{}.
    \end{aligned}
    $$</w:t>
      </w:r>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191</w:t>
        </w:r>
      </w:hyperlink>
      <w:r>
        <w:t xml:space="preserve">.</w:t>
      </w:r>
    </w:p>
    <w:bookmarkEnd w:id="617"/>
    <w:bookmarkStart w:id="618"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[86]</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18"/>
    <w:bookmarkStart w:id="619" w:name="exm-lu"/>
    <w:p>
      <w:pPr>
        <w:pStyle w:val="BodyText"/>
      </w:pPr>
      <w:r>
        <w:rPr>
          <w:b/>
          <w:bCs/>
        </w:rPr>
        <w:t xml:space="preserve">Example 194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19"/>
    <w:bookmarkStart w:id="620" w:name="exm-not-lu"/>
    <w:p>
      <w:pPr>
        <w:pStyle w:val="BodyText"/>
      </w:pPr>
      <w:r>
        <w:rPr>
          <w:b/>
          <w:bCs/>
        </w:rPr>
        <w:t xml:space="preserve">Example 195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20"/>
    <w:bookmarkStart w:id="621" w:name="thm-lu-solve"/>
    <w:p>
      <w:pPr>
        <w:pStyle w:val="BodyText"/>
      </w:pPr>
      <w:r>
        <w:rPr>
          <w:b/>
          <w:bCs/>
        </w:rPr>
        <w:t xml:space="preserve">Theorem 109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w:r>
        <w:t xml:space="preserve">$\mathord{\smash[b]{\underset{\raise.3ex\hbox{$\scriptstyle\sim$}}{b}}\vphantom{b}} \in \mathbb{R}^n$</w:t>
      </w:r>
      <w:r>
        <w:t xml:space="preserve"> </w:t>
      </w:r>
      <w:r>
        <w:t xml:space="preserve">the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solve</w:t>
      </w:r>
      <w:r>
        <w:t xml:space="preserve"> </w:t>
      </w:r>
      <w:r>
        <w:t xml:space="preserve">$\mathbf{L} \mathord{\smash[b]{\underset{\raise.3ex\hbox{$\scriptstyle\sim$}}{y}}\vphantom{y}} = \mathord{\smash[b]{\underset{\raise.3ex\hbox{$\scriptstyle\sim$}}{b}}\vphantom{b}}$</w:t>
      </w:r>
      <w:r>
        <w:t xml:space="preserve"> </w:t>
      </w:r>
      <w:r>
        <w:t xml:space="preserve">by forward substitution,</w:t>
      </w:r>
      <w:r>
        <w:t xml:space="preserve"> </w:t>
      </w:r>
      <w:r>
        <w:t xml:space="preserve">then</w:t>
      </w:r>
      <w:r>
        <w:t xml:space="preserve"> </w:t>
      </w:r>
      <w:r>
        <w:t xml:space="preserve">$\mathbf{U} \mathord{\smash[b]{\underset{\raise.3ex\hbox{$\scriptstyle\sim$}}{x}}\vphantom{x}} = \mathord{\smash[b]{\underset{\raise.3ex\hbox{$\scriptstyle\sim$}}{y}}\vphantom{y}}$</w:t>
      </w:r>
      <w:r>
        <w:t xml:space="preserve"> </w:t>
      </w:r>
      <w:r>
        <w:t xml:space="preserve">by back substitution (</w:t>
      </w:r>
      <w:hyperlink w:anchor="thm-back-substitution">
        <w:r>
          <w:rPr>
            <w:rStyle w:val="Hyperlink"/>
          </w:rPr>
          <w:t xml:space="preserve">Theorem 105</w:t>
        </w:r>
      </w:hyperlink>
      <w:r>
        <w:t xml:space="preserve">).</w:t>
      </w:r>
    </w:p>
    <w:bookmarkEnd w:id="621"/>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105</w:t>
        </w:r>
      </w:hyperlink>
      <w:r>
        <w:t xml:space="preserve">).</w:t>
      </w:r>
      <w:r>
        <w:t xml:space="preserve"> </w:t>
      </w:r>
      <w:r>
        <w:t xml:space="preserve">If</w:t>
      </w:r>
      <w:r>
        <w:t xml:space="preserve"> </w:t>
      </w:r>
      <w:r>
        <w:t xml:space="preserve">$\mathord{\smash[b]{\underset{\raise.3ex\hbox{$\scriptstyle\sim$}}{y}}\vphantom{y}}$</w:t>
      </w:r>
      <w:r>
        <w:t xml:space="preserve"> </w:t>
      </w:r>
      <w:r>
        <w:t xml:space="preserve">and</w:t>
      </w:r>
      <w:r>
        <w:t xml:space="preserve"> </w:t>
      </w:r>
      <w:r>
        <w:t xml:space="preserve">$\mathord{\smash[b]{\underset{\raise.3ex\hbox{$\scriptstyle\sim$}}{x}}\vphantom{x}}$</w:t>
      </w:r>
      <w:r>
        <w:t xml:space="preserve"> </w:t>
      </w:r>
      <w:r>
        <w:t xml:space="preserve">are those solutions, then</w:t>
      </w:r>
    </w:p>
    <w:p>
      <w:pPr>
        <w:pStyle w:val="BodyText"/>
      </w:pPr>
      <w:r>
        <w:t xml:space="preserve">$$
    \begin{aligned}
    \mathbf{A} \mathord{\smash[b]{\underset{\raise.3ex\hbox{$\scriptstyle\sim$}}{x}}\vphantom{x}} &amp;= \mathbf{L}\,(\mathbf{U} \mathord{\smash[b]{\underset{\raise.3ex\hbox{$\scriptstyle\sim$}}{x}}\vphantom{x}}) \\
    &amp;= \mathbf{L} \mathord{\smash[b]{\underset{\raise.3ex\hbox{$\scriptstyle\sim$}}{y}}\vphantom{y}}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$\mathord{\smash[b]{\underset{\raise.3ex\hbox{$\scriptstyle\sim$}}{x}}\vphantom{x}}$</w:t>
      </w:r>
      <w:r>
        <w:t xml:space="preserve"> </w:t>
      </w:r>
      <w:r>
        <w:t xml:space="preserve">is a solution.</w:t>
      </w:r>
      <w:r>
        <w:t xml:space="preserve"> </w:t>
      </w:r>
      <w:r>
        <w:t xml:space="preserve">Conversely, if</w:t>
      </w:r>
      <w:r>
        <w:t xml:space="preserve"> </w:t>
      </w:r>
      <w:r>
        <w:t xml:space="preserve">$\mathbf{A} \mathord{\smash[b]{\underset{\raise.3ex\hbox{$\scriptstyle\sim$}}{x}}\vphantom{x}} = \mathord{\smash[b]{\underset{\raise.3ex\hbox{$\scriptstyle\sim$}}{b}}\vphantom{b}}$</w:t>
      </w:r>
      <w:r>
        <w:t xml:space="preserve">, then</w:t>
      </w:r>
      <w:r>
        <w:t xml:space="preserve"> </w:t>
      </w:r>
      <w:r>
        <w:t xml:space="preserve">$\mathord{\smash[b]{\underset{\raise.3ex\hbox{$\scriptstyle\sim$}}{y}}\vphantom{y}} \stackrel{\text{def}}{=}\mathbf{U} \mathord{\smash[b]{\underset{\raise.3ex\hbox{$\scriptstyle\sim$}}{x}}\vphantom{x}}$</w:t>
      </w:r>
      <w:r>
        <w:t xml:space="preserve"> </w:t>
      </w:r>
      <w:r>
        <w:t xml:space="preserve">satisfies</w:t>
      </w:r>
    </w:p>
    <w:p>
      <w:pPr>
        <w:pStyle w:val="BodyText"/>
      </w:pPr>
      <w:r>
        <w:t xml:space="preserve">$$
    \begin{aligned}
    \mathbf{L} \mathord{\smash[b]{\underset{\raise.3ex\hbox{$\scriptstyle\sim$}}{y}}\vphantom{y}} &amp;= \mathbf{L}\,(\mathbf{U} \mathord{\smash[b]{\underset{\raise.3ex\hbox{$\scriptstyle\sim$}}{x}}\vphantom{x}}) \\
    &amp;= (\mathbf{L} \mathbf{U})\,\mathord{\smash[b]{\underset{\raise.3ex\hbox{$\scriptstyle\sim$}}{x}}\vphantom{x}} \\
    &amp;= \mathbf{A} \mathord{\smash[b]{\underset{\raise.3ex\hbox{$\scriptstyle\sim$}}{x}}\vphantom{x}}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$\mathord{\smash[b]{\underset{\raise.3ex\hbox{$\scriptstyle\sim$}}{y}}\vphantom{y}}$</w:t>
      </w:r>
      <w:r>
        <w:t xml:space="preserve"> </w:t>
      </w:r>
      <w:r>
        <w:t xml:space="preserve">is the unique solution of that system,</w:t>
      </w:r>
      <w:r>
        <w:t xml:space="preserve"> </w:t>
      </w:r>
      <w:r>
        <w:t xml:space="preserve">and</w:t>
      </w:r>
      <w:r>
        <w:t xml:space="preserve"> </w:t>
      </w:r>
      <w:r>
        <w:t xml:space="preserve">$\mathord{\smash[b]{\underset{\raise.3ex\hbox{$\scriptstyle\sim$}}{x}}\vphantom{x}}$</w:t>
      </w:r>
      <w:r>
        <w:t xml:space="preserve"> </w:t>
      </w:r>
      <w:r>
        <w:t xml:space="preserve">is then the unique solution of</w:t>
      </w:r>
      <w:r>
        <w:t xml:space="preserve"> </w:t>
      </w:r>
      <w:r>
        <w:t xml:space="preserve">$\mathbf{U} \mathord{\smash[b]{\underset{\raise.3ex\hbox{$\scriptstyle\sim$}}{x}}\vphantom{x}} = \mathord{\smash[b]{\underset{\raise.3ex\hbox{$\scriptstyle\sim$}}{y}}\vphantom{y}}$</w:t>
      </w:r>
      <w:r>
        <w:t xml:space="preserve">.</w:t>
      </w:r>
    </w:p>
    <w:bookmarkStart w:id="622" w:name="exm-lu-solve"/>
    <w:p>
      <w:pPr>
        <w:pStyle w:val="BodyText"/>
      </w:pPr>
      <w:r>
        <w:rPr>
          <w:b/>
          <w:bCs/>
        </w:rPr>
        <w:t xml:space="preserve">Example 196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194</w:t>
        </w:r>
      </w:hyperlink>
      <w:r>
        <w:t xml:space="preserve">, solve</w:t>
      </w:r>
      <w:r>
        <w:t xml:space="preserve"> </w:t>
      </w:r>
      <w:r>
        <w:t xml:space="preserve">$\mathbf{A} \mathord{\smash[b]{\underset{\raise.3ex\hbox{$\scriptstyle\sim$}}{x}}\vphantom{x}} = (8, -11, -3)$</w:t>
      </w:r>
      <w:r>
        <w:t xml:space="preserve">.</w:t>
      </w:r>
      <w:r>
        <w:t xml:space="preserve"> </w:t>
      </w:r>
      <w:r>
        <w:t xml:space="preserve">Forward substitution on</w:t>
      </w:r>
      <w:r>
        <w:t xml:space="preserve"> </w:t>
      </w:r>
      <w:r>
        <w:t xml:space="preserve">$\mathbf{L} \mathord{\smash[b]{\underset{\raise.3ex\hbox{$\scriptstyle\sim$}}{y}}\vphantom{y}} = (8, -11, -3)$</w:t>
      </w:r>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w:r>
        <w:t xml:space="preserve">$\mathbf{U} \mathord{\smash[b]{\underset{\raise.3ex\hbox{$\scriptstyle\sim$}}{x}}\vphantom{x}} = (8, 1, 1)$</w:t>
      </w:r>
      <w:r>
        <w:t xml:space="preserve"> </w:t>
      </w:r>
      <w:r>
        <w:t xml:space="preserve">is</w:t>
      </w:r>
      <w:r>
        <w:t xml:space="preserve"> </w:t>
      </w:r>
      <w:hyperlink w:anchor="exm-back-substitution">
        <w:r>
          <w:rPr>
            <w:rStyle w:val="Hyperlink"/>
          </w:rPr>
          <w:t xml:space="preserve">Example 188</w:t>
        </w:r>
      </w:hyperlink>
      <w:r>
        <w:t xml:space="preserve">,</w:t>
      </w:r>
      <w:r>
        <w:t xml:space="preserve"> </w:t>
      </w:r>
      <w:r>
        <w:t xml:space="preserve">which gives</w:t>
      </w:r>
      <w:r>
        <w:t xml:space="preserve"> </w:t>
      </w:r>
      <w:r>
        <w:t xml:space="preserve">$\mathord{\smash[b]{\underset{\raise.3ex\hbox{$\scriptstyle\sim$}}{x}}\vphantom{x}} = (2, 3, -1)$</w:t>
      </w:r>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22"/>
    <w:bookmarkEnd w:id="623"/>
    <w:bookmarkEnd w:id="624"/>
    <w:bookmarkStart w:id="657"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5" name="Picture"/>
                  <a:graphic>
                    <a:graphicData uri="http://schemas.openxmlformats.org/drawingml/2006/picture">
                      <pic:pic>
                        <pic:nvPicPr>
                          <pic:cNvPr descr="/opt/quarto/share/formats/docx/note.png" id="62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[87]</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80</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27" w:name="thm-invertible-rank"/>
    <w:p>
      <w:pPr>
        <w:pStyle w:val="BodyText"/>
      </w:pPr>
      <w:r>
        <w:rPr>
          <w:b/>
          <w:bCs/>
        </w:rPr>
        <w:t xml:space="preserve">Theorem 110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w:r>
        <w:t xml:space="preserve">$\mathcal{N}(\mathbf{A}) = \mathopen{}\left\{\mathord{\smash[b]{\underset{\raise.3ex\hbox{$\scriptstyle\sim$}}{0}}\vphantom{0}}_n\right\}\mathclose{}$</w:t>
      </w:r>
      <w:r>
        <w:t xml:space="preserve">.</w:t>
      </w:r>
    </w:p>
    <w:bookmarkEnd w:id="627"/>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\mathord{\smash[b]{\underset{\raise.3ex\hbox{$\scriptstyle\sim$}}{0}}\vphantom{0}}_n$</w:t>
      </w:r>
      <w:r>
        <w:t xml:space="preserve">, then</w:t>
      </w:r>
    </w:p>
    <w:p>
      <w:pPr>
        <w:pStyle w:val="BodyText"/>
      </w:pPr>
      <w:r>
        <w:t xml:space="preserve">$$
    \begin{aligned}
    \mathord{\smash[b]{\underset{\raise.3ex\hbox{$\scriptstyle\sim$}}{x}}\vphantom{x}}
    &amp;= \mathbf{I}_n \mathord{\smash[b]{\underset{\raise.3ex\hbox{$\scriptstyle\sim$}}{x}}\vphantom{x}}
    &amp;&amp; \text{(}\text{Theorem~11}\text{)}
    \\
    &amp;= (\mathbf{A}^{-1} \mathbf{A})\,\mathord{\smash[b]{\underset{\raise.3ex\hbox{$\scriptstyle\sim$}}{x}}\vphantom{x}}
    &amp;&amp; \text{(}\text{Definition~84}\text{)}
    \\
    &amp;= \mathbf{A}^{-1}\,(\mathbf{A} \mathord{\smash[b]{\underset{\raise.3ex\hbox{$\scriptstyle\sim$}}{x}}\vphantom{x}})
    &amp;&amp; \text{(}\text{Theorem~8}\text{)}
    \\
    &amp;= \mathbf{A}^{-1}\,\mathord{\smash[b]{\underset{\raise.3ex\hbox{$\scriptstyle\sim$}}{0}}\vphantom{0}}_n
    &amp;&amp; \text{(} \mathbf{A} \mathord{\smash[b]{\underset{\raise.3ex\hbox{$\scriptstyle\sim$}}{x}}\vphantom{x}} = \mathord{\smash[b]{\underset{\raise.3ex\hbox{$\scriptstyle\sim$}}{0}}\vphantom{0}}_n \text{)}
    \\
    &amp;= \mathord{\smash[b]{\underset{\raise.3ex\hbox{$\scriptstyle\sim$}}{0}}\vphantom{0}}_n,
    &amp;&amp; \text{(}\text{Definition~32}\text{)}
    \end{aligned}
    $$</w:t>
      </w:r>
    </w:p>
    <w:p>
      <w:pPr>
        <w:pStyle w:val="FirstParagraph"/>
      </w:pPr>
      <w:r>
        <w:t xml:space="preserve">so</w:t>
      </w:r>
      <w:r>
        <w:t xml:space="preserve"> </w:t>
      </w:r>
      <w:r>
        <w:t xml:space="preserve">$\mathcal{N}(\mathbf{A}) = \mathopen{}\left\{\mathord{\smash[b]{\underset{\raise.3ex\hbox{$\scriptstyle\sim$}}{0}}\vphantom{0}}_n\right\}\mathclose{}$</w:t>
      </w:r>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40</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w:r>
        <w:t xml:space="preserve">$\mathbf{A} \mathord{\smash[b]{\underset{\raise.3ex\hbox{$\scriptstyle\sim$}}{y}}\vphantom{y}} = \mathord{\smash[b]{\underset{\raise.3ex\hbox{$\scriptstyle\sim$}}{b}}\vphantom{b}}$</w:t>
      </w:r>
      <w:r>
        <w:t xml:space="preserve"> </w:t>
      </w:r>
      <w:r>
        <w:t xml:space="preserve">has exactly one solution</w:t>
      </w:r>
      <w:r>
        <w:t xml:space="preserve"> </w:t>
      </w:r>
      <w:r>
        <w:t xml:space="preserve">(</w:t>
      </w:r>
      <w:hyperlink w:anchor="cor-solution-unique">
        <w:r>
          <w:rPr>
            <w:rStyle w:val="Hyperlink"/>
          </w:rPr>
          <w:t xml:space="preserve">Corollary 14</w:t>
        </w:r>
      </w:hyperlink>
      <w:r>
        <w:t xml:space="preserve">, both parts, with</w:t>
      </w:r>
      <w:r>
        <w:t xml:space="preserve"> </w:t>
      </w:r>
      <m:oMath>
        <m:r>
          <m:t>m</m:t>
        </m:r>
        <m:r>
          <m:rPr>
            <m:sty m:val="p"/>
          </m:rPr>
          <m:t>=</m:t>
        </m:r>
        <m:r>
          <m:t>n</m:t>
        </m:r>
      </m:oMath>
      <w:r>
        <w:t xml:space="preserve">).</w:t>
      </w:r>
      <w:r>
        <w:t xml:space="preserve"> </w:t>
      </w:r>
      <w:r>
        <w:t xml:space="preserve">Let</w:t>
      </w:r>
      <w:r>
        <w:t xml:space="preserve"> </w:t>
      </w:r>
      <w:r>
        <w:t xml:space="preserve">$\mathord{\smash[b]{\underset{\raise.3ex\hbox{$\scriptstyle\sim$}}{y}}\vphantom{y}}_j$</w:t>
      </w:r>
      <w:r>
        <w:t xml:space="preserve"> </w:t>
      </w:r>
      <w:r>
        <w:t xml:space="preserve">solve</w:t>
      </w:r>
      <w:r>
        <w:t xml:space="preserve"> </w:t>
      </w:r>
      <w:r>
        <w:t xml:space="preserve">$\mathbf{A} \mathord{\smash[b]{\underset{\raise.3ex\hbox{$\scriptstyle\sim$}}{y}}\vphantom{y}}_j = \mathord{\smash[b]{\underset{\raise.3ex\hbox{$\scriptstyle\sim$}}{e}}\vphantom{e}}_j$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w:r>
        <w:t xml:space="preserve">$\mathord{\smash[b]{\underset{\raise.3ex\hbox{$\scriptstyle\sim$}}{y}}\vphantom{y}}_1, \ldots, \mathord{\smash[b]{\underset{\raise.3ex\hbox{$\scriptstyle\sim$}}{y}}\vphantom{y}}_n$</w:t>
      </w:r>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w:r>
        <w:t xml:space="preserve">$\mathbf{A} \mathord{\smash[b]{\underset{\raise.3ex\hbox{$\scriptstyle\sim$}}{y}}\vphantom{y}}_j = \mathord{\smash[b]{\underset{\raise.3ex\hbox{$\scriptstyle\sim$}}{e}}\vphantom{e}}_j$</w:t>
      </w:r>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96</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11</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w:r>
        <w:t xml:space="preserve">$\mathcal{N}(\mathbf{A}) = \mathopen{}\left\{\mathord{\smash[b]{\underset{\raise.3ex\hbox{$\scriptstyle\sim$}}{0}}\vphantom{0}}_n\right\}\mathclose{}$</w:t>
      </w:r>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40</w:t>
        </w:r>
      </w:hyperlink>
      <w:r>
        <w:t xml:space="preserve">:</w:t>
      </w:r>
      <w:r>
        <w:t xml:space="preserve"> </w:t>
      </w:r>
      <w:r>
        <w:t xml:space="preserve">the nullity is</w:t>
      </w:r>
      <w:r>
        <w:t xml:space="preserve"> </w:t>
      </w:r>
      <m:oMath>
        <m:r>
          <m:t>0</m:t>
        </m:r>
      </m:oMath>
      <w:r>
        <w:t xml:space="preserve"> </w:t>
      </w:r>
      <w:r>
        <w:t xml:space="preserve">exactly when</w:t>
      </w:r>
      <w:r>
        <w:t xml:space="preserve"> </w:t>
      </w:r>
      <w:r>
        <w:t xml:space="preserve">$\mathcal{N}(\mathbf{A}) = \mathopen{}\left\{\mathord{\smash[b]{\underset{\raise.3ex\hbox{$\scriptstyle\sim$}}{0}}\vphantom{0}}_n\right\}\mathclose{}$</w:t>
      </w:r>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w:t>
      </w:r>
      <w:r>
        <w:t xml:space="preserve">(</w:t>
      </w:r>
      <w:hyperlink w:anchor="exm-dimension">
        <w:r>
          <w:rPr>
            <w:rStyle w:val="Hyperlink"/>
          </w:rPr>
          <w:t xml:space="preserve">Example 51</w:t>
        </w:r>
      </w:hyperlink>
      <w:r>
        <w:t xml:space="preserve">).</w:t>
      </w:r>
    </w:p>
    <w:bookmarkStart w:id="628" w:name="exm-invertible-rank"/>
    <w:p>
      <w:pPr>
        <w:pStyle w:val="BodyText"/>
      </w:pPr>
      <w:r>
        <w:rPr>
          <w:b/>
          <w:bCs/>
        </w:rPr>
        <w:t xml:space="preserve">Example 197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130</w:t>
        </w:r>
      </w:hyperlink>
      <w:r>
        <w:t xml:space="preserve"> </w:t>
      </w:r>
      <w:r>
        <w:t xml:space="preserve">found.</w:t>
      </w:r>
    </w:p>
    <w:bookmarkEnd w:id="628"/>
    <w:bookmarkStart w:id="629"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[88]</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34</w:t>
        </w:r>
      </w:hyperlink>
      <w:r>
        <w:t xml:space="preserve">).</w:t>
      </w:r>
    </w:p>
    <w:bookmarkEnd w:id="629"/>
    <w:bookmarkStart w:id="630"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30"/>
    <w:bookmarkStart w:id="631" w:name="exm-eigenspace"/>
    <w:p>
      <w:pPr>
        <w:pStyle w:val="BodyText"/>
      </w:pPr>
      <w:r>
        <w:rPr>
          <w:b/>
          <w:bCs/>
        </w:rPr>
        <w:t xml:space="preserve">Example 198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w:r>
        <w:t xml:space="preserve">$\mathbf{J} \mathord{\smash[b]{\underset{\raise.3ex\hbox{$\scriptstyle\sim$}}{v}}\vphantom{v}} = (v_2, 0)$</w:t>
      </w:r>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w:r>
        <w:t xml:space="preserve">$\mathbf{J} \mathord{\smash[b]{\underset{\raise.3ex\hbox{$\scriptstyle\sim$}}{v}}\vphantom{v}} = \lambda\mathord{\smash[b]{\underset{\raise.3ex\hbox{$\scriptstyle\sim$}}{v}}\vphantom{v}}$</w:t>
      </w:r>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31"/>
    <w:bookmarkStart w:id="632" w:name="exm-not-eigenspace"/>
    <w:p>
      <w:pPr>
        <w:pStyle w:val="FirstParagraph"/>
      </w:pPr>
      <w:r>
        <w:rPr>
          <w:b/>
          <w:bCs/>
        </w:rPr>
        <w:t xml:space="preserve">Example 199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w:r>
        <w:t xml:space="preserve">$\mathord{\smash[b]{\underset{\raise.3ex\hbox{$\scriptstyle\sim$}}{0}}\vphantom{0}}$</w:t>
      </w:r>
      <w:r>
        <w:t xml:space="preserve"> </w:t>
      </w:r>
      <w:r>
        <w:t xml:space="preserve">only for</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w:r>
        <w:t xml:space="preserve">$\mathcal{N}(\mathbf{A} - 2\,\mathbf{I}_2) = \mathopen{}\left\{\mathord{\smash[b]{\underset{\raise.3ex\hbox{$\scriptstyle\sim$}}{0}}\vphantom{0}}\right\}\mathclose{}$</w:t>
      </w:r>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w:r>
        <w:t xml:space="preserve">$\mathbf{A} \mathord{\smash[b]{\underset{\raise.3ex\hbox{$\scriptstyle\sim$}}{v}}\vphantom{v}} = 2\mathord{\smash[b]{\underset{\raise.3ex\hbox{$\scriptstyle\sim$}}{v}}\vphantom{v}}$</w:t>
      </w:r>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32"/>
    <w:bookmarkStart w:id="633" w:name="thm-eigenvalue-singular"/>
    <w:p>
      <w:pPr>
        <w:pStyle w:val="BodyText"/>
      </w:pPr>
      <w:r>
        <w:rPr>
          <w:b/>
          <w:bCs/>
        </w:rPr>
        <w:t xml:space="preserve">Theorem 111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w:r>
        <w:t xml:space="preserve">$\mathord{\smash[b]{\underset{\raise.3ex\hbox{$\scriptstyle\sim$}}{0}}\vphantom{0}}$</w:t>
      </w:r>
      <w:r>
        <w:t xml:space="preserve"> </w:t>
      </w:r>
      <w:r>
        <w:t xml:space="preserve">and the eigenvectors for</w:t>
      </w:r>
      <w:r>
        <w:t xml:space="preserve"> </w:t>
      </w:r>
      <m:oMath>
        <m:r>
          <m:t>λ</m:t>
        </m:r>
      </m:oMath>
      <w:r>
        <w:t xml:space="preserve">.</w:t>
      </w:r>
    </w:p>
    <w:bookmarkEnd w:id="633"/>
    <w:p>
      <w:pPr>
        <w:pStyle w:val="BodyText"/>
      </w:pPr>
      <w:r>
        <w:rPr>
          <w:i/>
          <w:iCs/>
        </w:rPr>
        <w:t xml:space="preserve">Proof</w:t>
      </w:r>
      <w:r>
        <w:t xml:space="preserve">. </w:t>
      </w:r>
      <w:r>
        <w:t xml:space="preserve">For any</w:t>
      </w:r>
      <w:r>
        <w:t xml:space="preserve"> </w:t>
      </w:r>
      <w:r>
        <w:t xml:space="preserve">$\mathord{\smash[b]{\underset{\raise.3ex\hbox{$\scriptstyle\sim$}}{v}}\vphantom{v}} \in \mathbb{R}^p$</w:t>
      </w:r>
      <w:r>
        <w:t xml:space="preserve">,</w:t>
      </w:r>
    </w:p>
    <w:p>
      <w:pPr>
        <w:pStyle w:val="BodyText"/>
      </w:pPr>
      <w:r>
        <w:t xml:space="preserve">$$
    \begin{aligned}
    (\mathbf{A} - \lambda\,\mathbf{I}_p)\,\mathord{\smash[b]{\underset{\raise.3ex\hbox{$\scriptstyle\sim$}}{v}}\vphantom{v}}
    &amp;= \mathbf{A} \mathord{\smash[b]{\underset{\raise.3ex\hbox{$\scriptstyle\sim$}}{v}}\vphantom{v}} - (\lambda\,\mathbf{I}_p)\,\mathord{\smash[b]{\underset{\raise.3ex\hbox{$\scriptstyle\sim$}}{v}}\vphantom{v}}
    &amp;&amp; \text{(}\text{Theorem~96}\text{, the difference law)}
    \\
    &amp;= \mathbf{A} \mathord{\smash[b]{\underset{\raise.3ex\hbox{$\scriptstyle\sim$}}{v}}\vphantom{v}} - \lambda\,(\mathbf{I}_p \mathord{\smash[b]{\underset{\raise.3ex\hbox{$\scriptstyle\sim$}}{v}}\vphantom{v}})
    &amp;&amp; \text{(}\text{Theorem~96}\text{, the scalar factor)}
    \\
    &amp;= \mathbf{A} \mathord{\smash[b]{\underset{\raise.3ex\hbox{$\scriptstyle\sim$}}{v}}\vphantom{v}} - \lambda\mathord{\smash[b]{\underset{\raise.3ex\hbox{$\scriptstyle\sim$}}{v}}\vphantom{v}},
    &amp;&amp; \text{(}\text{Theorem~11}\text{)}
    \end{aligned}
    $$</w:t>
      </w:r>
    </w:p>
    <w:p>
      <w:pPr>
        <w:pStyle w:val="FirstParagraph"/>
      </w:pPr>
      <w:r>
        <w:t xml:space="preserve">so</w:t>
      </w:r>
      <w:r>
        <w:t xml:space="preserve"> </w:t>
      </w:r>
      <w:r>
        <w:t xml:space="preserve">$\mathbf{A} \mathord{\smash[b]{\underset{\raise.3ex\hbox{$\scriptstyle\sim$}}{v}}\vphantom{v}} = \lambda\mathord{\smash[b]{\underset{\raise.3ex\hbox{$\scriptstyle\sim$}}{v}}\vphantom{v}}$</w:t>
      </w:r>
      <w:r>
        <w:t xml:space="preserve"> </w:t>
      </w:r>
      <w:r>
        <w:t xml:space="preserve">exactly when</w:t>
      </w:r>
      <w:r>
        <w:t xml:space="preserve"> </w:t>
      </w:r>
      <w:r>
        <w:t xml:space="preserve">$\mathord{\smash[b]{\underset{\raise.3ex\hbox{$\scriptstyle\sim$}}{v}}\vphantom{v}} \in \mathcal{N}(\mathbf{A} - \lambda\,\mathbf{I}_p)$</w:t>
      </w:r>
      <w:r>
        <w:t xml:space="preserve">;</w:t>
      </w:r>
      <w:r>
        <w:t xml:space="preserve"> </w:t>
      </w:r>
      <w:r>
        <w:t xml:space="preserve">the nonzero such</w:t>
      </w:r>
      <w:r>
        <w:t xml:space="preserve"> </w:t>
      </w:r>
      <w:r>
        <w:t xml:space="preserve">$\mathord{\smash[b]{\underset{\raise.3ex\hbox{$\scriptstyle\sim$}}{v}}\vphantom{v}}$</w:t>
      </w:r>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34</w:t>
        </w:r>
      </w:hyperlink>
      <w:r>
        <w:t xml:space="preserve">).</w:t>
      </w:r>
    </w:p>
    <w:bookmarkStart w:id="634" w:name="exm-eigenvalue-singular"/>
    <w:p>
      <w:pPr>
        <w:pStyle w:val="BodyText"/>
      </w:pPr>
      <w:r>
        <w:rPr>
          <w:b/>
          <w:bCs/>
        </w:rPr>
        <w:t xml:space="preserve">Example 200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110</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34"/>
    <w:bookmarkStart w:id="635" w:name="thm-eigen-shift-power"/>
    <w:p>
      <w:pPr>
        <w:pStyle w:val="BodyText"/>
      </w:pPr>
      <w:r>
        <w:rPr>
          <w:b/>
          <w:bCs/>
        </w:rPr>
        <w:t xml:space="preserve">Theorem 112 (Eigenvalues of shifts and powers)</w:t>
      </w:r>
      <w:r>
        <w:t xml:space="preserve"> </w:t>
      </w:r>
      <w:r>
        <w:t xml:space="preserve">Let</w:t>
      </w:r>
      <w:r>
        <w:t xml:space="preserve"> </w:t>
      </w:r>
      <w:r>
        <w:t xml:space="preserve">$\mathord{\smash[b]{\underset{\raise.3ex\hbox{$\scriptstyle\sim$}}{v}}\vphantom{v}}$</w:t>
      </w:r>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35"/>
    <w:p>
      <w:pPr>
        <w:pStyle w:val="FirstParagraph"/>
      </w:pPr>
      <w:r>
        <w:rPr>
          <w:i/>
          <w:iCs/>
        </w:rPr>
        <w:t xml:space="preserve">Proof</w:t>
      </w:r>
      <w:r>
        <w:t xml:space="preserve">. </w:t>
      </w:r>
      <w:r>
        <w:rPr>
          <w:b/>
          <w:bCs/>
        </w:rPr>
        <w:t xml:space="preserve">Part 1.</w:t>
      </w:r>
    </w:p>
    <w:p>
      <w:pPr>
        <w:pStyle w:val="BodyText"/>
      </w:pPr>
      <w:r>
        <w:t xml:space="preserve">$$
    \begin{aligned}
    (\mathbf{A} + s\,\mathbf{I}_p)\,\mathord{\smash[b]{\underset{\raise.3ex\hbox{$\scriptstyle\sim$}}{v}}\vphantom{v}}
    &amp;= \mathbf{A} \mathord{\smash[b]{\underset{\raise.3ex\hbox{$\scriptstyle\sim$}}{v}}\vphantom{v}} + (s\,\mathbf{I}_p)\,\mathord{\smash[b]{\underset{\raise.3ex\hbox{$\scriptstyle\sim$}}{v}}\vphantom{v}}
    &amp;&amp; \text{(}\text{Theorem~9}\text{)}
    \\
    &amp;= \mathbf{A} \mathord{\smash[b]{\underset{\raise.3ex\hbox{$\scriptstyle\sim$}}{v}}\vphantom{v}} + s\,(\mathbf{I}_p \mathord{\smash[b]{\underset{\raise.3ex\hbox{$\scriptstyle\sim$}}{v}}\vphantom{v}})
    &amp;&amp; \text{(}\text{Theorem~96}\text{)}
    \\
    &amp;= \lambda\mathord{\smash[b]{\underset{\raise.3ex\hbox{$\scriptstyle\sim$}}{v}}\vphantom{v}} + s\,(\mathbf{I}_p \mathord{\smash[b]{\underset{\raise.3ex\hbox{$\scriptstyle\sim$}}{v}}\vphantom{v}})
    &amp;&amp; \text{(eigenvector)}
    \\
    &amp;= \lambda\mathord{\smash[b]{\underset{\raise.3ex\hbox{$\scriptstyle\sim$}}{v}}\vphantom{v}} + s \mathord{\smash[b]{\underset{\raise.3ex\hbox{$\scriptstyle\sim$}}{v}}\vphantom{v}}
    &amp;&amp; \text{(}\text{Theorem~11}\text{)}
    \\
    &amp;= (\lambda+ s)\,\mathord{\smash[b]{\underset{\raise.3ex\hbox{$\scriptstyle\sim$}}{v}}\vphantom{v}}.
    &amp;&amp; \text{(add entrywise)}
    \end{aligned}
    $$</w:t>
      </w:r>
    </w:p>
    <w:p>
      <w:pPr>
        <w:pStyle w:val="FirstParagraph"/>
      </w:pPr>
      <w:r>
        <w:rPr>
          <w:b/>
          <w:bCs/>
        </w:rPr>
        <w:t xml:space="preserve">Part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w:r>
        <w:t xml:space="preserve">$\mathbf{A}^{k-1} \mathord{\smash[b]{\underset{\raise.3ex\hbox{$\scriptstyle\sim$}}{v}}\vphantom{v}} = \lambda^{k-1} \mathord{\smash[b]{\underset{\raise.3ex\hbox{$\scriptstyle\sim$}}{v}}\vphantom{v}}$</w:t>
      </w:r>
      <w:r>
        <w:t xml:space="preserve">, then</w:t>
      </w:r>
    </w:p>
    <w:p>
      <w:pPr>
        <w:pStyle w:val="BodyText"/>
      </w:pPr>
      <w:r>
        <w:t xml:space="preserve">$$
    \begin{aligned}
    \mathbf{A}^k \mathord{\smash[b]{\underset{\raise.3ex\hbox{$\scriptstyle\sim$}}{v}}\vphantom{v}}
    &amp;= \mathbf{A}\,(\mathbf{A}^{k-1} \mathord{\smash[b]{\underset{\raise.3ex\hbox{$\scriptstyle\sim$}}{v}}\vphantom{v}})
    &amp;&amp; \text{(}\text{Definition~81}\text{, }\text{Theorem~8}\text{)}
    \\
    &amp;= \mathbf{A}\,(\lambda^{k-1} \mathord{\smash[b]{\underset{\raise.3ex\hbox{$\scriptstyle\sim$}}{v}}\vphantom{v}})
    &amp;&amp; \text{(induction hypothesis)}
    \\
    &amp;= \lambda^{k-1}\,(\mathbf{A} \mathord{\smash[b]{\underset{\raise.3ex\hbox{$\scriptstyle\sim$}}{v}}\vphantom{v}})
    &amp;&amp; \text{(}\text{Theorem~96}\text{)}
    \\
    &amp;= \lambda^{k-1}\,(\lambda\mathord{\smash[b]{\underset{\raise.3ex\hbox{$\scriptstyle\sim$}}{v}}\vphantom{v}})
    &amp;&amp; \text{(eigenvector)}
    \\
    &amp;= \lambda^k \mathord{\smash[b]{\underset{\raise.3ex\hbox{$\scriptstyle\sim$}}{v}}\vphantom{v}}.
    &amp;&amp; \text{(multiply the numbers)}
    \end{aligned}
    $$</w:t>
      </w:r>
    </w:p>
    <w:p>
      <w:pPr>
        <w:pStyle w:val="FirstParagraph"/>
      </w:pPr>
      <w:r>
        <w:t xml:space="preserve">In both parts</w:t>
      </w:r>
      <w:r>
        <w:t xml:space="preserve"> </w:t>
      </w:r>
      <w:r>
        <w:t xml:space="preserve">$\mathord{\smash[b]{\underset{\raise.3ex\hbox{$\scriptstyle\sim$}}{v}}\vphantom{v}} \ne \mathord{\smash[b]{\underset{\raise.3ex\hbox{$\scriptstyle\sim$}}{0}}\vphantom{0}}$</w:t>
      </w:r>
      <w:r>
        <w:t xml:space="preserve">, so</w:t>
      </w:r>
      <w:r>
        <w:t xml:space="preserve"> </w:t>
      </w:r>
      <w:r>
        <w:t xml:space="preserve">$\mathord{\smash[b]{\underset{\raise.3ex\hbox{$\scriptstyle\sim$}}{v}}\vphantom{v}}$</w:t>
      </w:r>
      <w:r>
        <w:t xml:space="preserve"> </w:t>
      </w:r>
      <w:r>
        <w:t xml:space="preserve">is an eigenvector.</w:t>
      </w:r>
    </w:p>
    <w:bookmarkStart w:id="636" w:name="exm-eigen-shift-power"/>
    <w:p>
      <w:pPr>
        <w:pStyle w:val="BodyText"/>
      </w:pPr>
      <w:r>
        <w:rPr>
          <w:b/>
          <w:bCs/>
        </w:rPr>
        <w:t xml:space="preserve">Example 201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149</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36"/>
    <w:bookmarkStart w:id="637" w:name="thm-eigen-triangular"/>
    <w:p>
      <w:pPr>
        <w:pStyle w:val="FirstParagraph"/>
      </w:pPr>
      <w:r>
        <w:rPr>
          <w:b/>
          <w:bCs/>
        </w:rPr>
        <w:t xml:space="preserve">Theorem 113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37"/>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w:r>
        <w:t xml:space="preserve">$(\mathbf{U} - \lambda\,\mathbf{I}_p)\,\mathord{\smash[b]{\underset{\raise.3ex\hbox{$\scriptstyle\sim$}}{v}}\vphantom{v}} = \mathord{\smash[b]{\underset{\raise.3ex\hbox{$\scriptstyle\sim$}}{0}}\vphantom{0}}$</w:t>
      </w:r>
      <w:r>
        <w:t xml:space="preserve"> </w:t>
      </w:r>
      <w:r>
        <w:t xml:space="preserve">has exactly one solution,</w:t>
      </w:r>
      <w:r>
        <w:t xml:space="preserve"> </w:t>
      </w:r>
      <w:r>
        <w:t xml:space="preserve">$\mathord{\smash[b]{\underset{\raise.3ex\hbox{$\scriptstyle\sim$}}{v}}\vphantom{v}} =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111</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w:r>
        <w:t xml:space="preserve">$\mathord{\smash[b]{\underset{\raise.3ex\hbox{$\scriptstyle\sim$}}{v}}\vphantom{v}}$</w:t>
      </w:r>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w:r>
        <w:t xml:space="preserve">$\mathbf{M} \mathord{\smash[b]{\underset{\raise.3ex\hbox{$\scriptstyle\sim$}}{v}}\vphantom{v}}$</w:t>
      </w:r>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105</w:t>
        </w:r>
      </w:hyperlink>
      <w:r>
        <w:t xml:space="preserve">.</w:t>
      </w:r>
    </w:p>
    <w:p>
      <w:pPr>
        <w:pStyle w:val="FirstParagraph"/>
      </w:pPr>
      <w:r>
        <w:t xml:space="preserve">So</w:t>
      </w:r>
      <w:r>
        <w:t xml:space="preserve"> </w:t>
      </w:r>
      <w:r>
        <w:t xml:space="preserve">$\mathbf{M} \mathord{\smash[b]{\underset{\raise.3ex\hbox{$\scriptstyle\sim$}}{v}}\vphantom{v}} = \mathord{\smash[b]{\underset{\raise.3ex\hbox{$\scriptstyle\sim$}}{0}}\vphantom{0}}$</w:t>
      </w:r>
      <w:r>
        <w:t xml:space="preserve"> </w:t>
      </w:r>
      <w:r>
        <w:t xml:space="preserve">with</w:t>
      </w:r>
      <w:r>
        <w:t xml:space="preserve"> </w:t>
      </w:r>
      <m:oMath>
        <m:sSub>
          <m:e>
            <m:r>
              <m:t>v</m:t>
            </m:r>
          </m:e>
          <m:sub>
            <m:r>
              <m:t>k</m:t>
            </m:r>
          </m:sub>
        </m:sSub>
        <m:r>
          <m:rPr>
            <m:sty m:val="p"/>
          </m:rPr>
          <m:t>=</m:t>
        </m:r>
        <m:r>
          <m:t>1</m:t>
        </m:r>
      </m:oMath>
      <w:r>
        <w:t xml:space="preserve">, hence</w:t>
      </w:r>
      <w:r>
        <w:t xml:space="preserve"> </w:t>
      </w:r>
      <w:r>
        <w:t xml:space="preserve">$\mathord{\smash[b]{\underset{\raise.3ex\hbox{$\scriptstyle\sim$}}{v}}\vphantom{v}} \ne \mathord{\smash[b]{\underset{\raise.3ex\hbox{$\scriptstyle\sim$}}{0}}\vphantom{0}}$</w:t>
      </w:r>
      <w:r>
        <w:t xml:space="preserve">,</w:t>
      </w:r>
      <w:r>
        <w:t xml:space="preserve"> </w:t>
      </w:r>
      <w:r>
        <w:t xml:space="preserve">and</w:t>
      </w:r>
      <w:r>
        <w:t xml:space="preserve"> </w:t>
      </w:r>
      <m:oMath>
        <m:r>
          <m:t>λ</m:t>
        </m:r>
      </m:oMath>
      <w:r>
        <w:t xml:space="preserve"> </w:t>
      </w:r>
      <w:r>
        <w:t xml:space="preserve">is an eigenvalue.</w:t>
      </w:r>
    </w:p>
    <w:bookmarkStart w:id="638" w:name="exm-eigen-triangular"/>
    <w:p>
      <w:pPr>
        <w:pStyle w:val="BodyText"/>
      </w:pPr>
      <w:r>
        <w:rPr>
          <w:b/>
          <w:bCs/>
        </w:rPr>
        <w:t xml:space="preserve">Example 202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187</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w:r>
        <w:t xml:space="preserve">$(\mathbf{U} - \tfrac{1}{2}\,\mathbf{I}_3)\,\mathord{\smash[b]{\underset{\raise.3ex\hbox{$\scriptstyle\sim$}}{v}}\vphantom{v}}$</w:t>
      </w:r>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198</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38"/>
    <w:bookmarkStart w:id="639" w:name="thm-eigen-idempotent-orthogonal"/>
    <w:p>
      <w:pPr>
        <w:pStyle w:val="BodyText"/>
      </w:pPr>
      <w:r>
        <w:rPr>
          <w:b/>
          <w:bCs/>
        </w:rPr>
        <w:t xml:space="preserve">Theorem 114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39"/>
    <w:p>
      <w:pPr>
        <w:pStyle w:val="FirstParagraph"/>
      </w:pPr>
      <w:r>
        <w:rPr>
          <w:i/>
          <w:iCs/>
        </w:rPr>
        <w:t xml:space="preserve">Proof</w:t>
      </w:r>
      <w:r>
        <w:t xml:space="preserve">. </w:t>
      </w:r>
      <w:r>
        <w:t xml:space="preserve">Let</w:t>
      </w:r>
      <w:r>
        <w:t xml:space="preserve"> </w:t>
      </w:r>
      <w:r>
        <w:t xml:space="preserve">$\mathord{\smash[b]{\underset{\raise.3ex\hbox{$\scriptstyle\sim$}}{v}}\vphantom{v}} \ne \mathord{\smash[b]{\underset{\raise.3ex\hbox{$\scriptstyle\sim$}}{0}}\vphantom{0}}$</w:t>
      </w:r>
      <w:r>
        <w:t xml:space="preserve"> </w:t>
      </w:r>
      <w:r>
        <w:t xml:space="preserve">with</w:t>
      </w:r>
      <w:r>
        <w:t xml:space="preserve"> </w:t>
      </w:r>
      <w:r>
        <w:t xml:space="preserve">$\mathbf{A} \mathord{\smash[b]{\underset{\raise.3ex\hbox{$\scriptstyle\sim$}}{v}}\vphantom{v}} = \lambda\mathord{\smash[b]{\underset{\raise.3ex\hbox{$\scriptstyle\sim$}}{v}}\vphantom{v}}$</w:t>
      </w:r>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w:r>
        <w:t xml:space="preserve">$$
    \begin{aligned}
    \lambda\mathord{\smash[b]{\underset{\raise.3ex\hbox{$\scriptstyle\sim$}}{v}}\vphantom{v}}
    &amp;= \mathbf{A} \mathord{\smash[b]{\underset{\raise.3ex\hbox{$\scriptstyle\sim$}}{v}}\vphantom{v}}
    &amp;&amp; \text{(eigenvector)}
    \\
    &amp;= \mathbf{A}^2 \mathord{\smash[b]{\underset{\raise.3ex\hbox{$\scriptstyle\sim$}}{v}}\vphantom{v}}
    &amp;&amp; \text{(idempotent)}
    \\
    &amp;= \lambda^2 \mathord{\smash[b]{\underset{\raise.3ex\hbox{$\scriptstyle\sim$}}{v}}\vphantom{v}},
    &amp;&amp; \text{(}\text{Theorem~112}\text{, part 2)}
    \end{aligned}
    $$</w:t>
      </w:r>
    </w:p>
    <w:p>
      <w:pPr>
        <w:pStyle w:val="FirstParagraph"/>
      </w:pPr>
      <w:r>
        <w:t xml:space="preserve">and subtracting</w:t>
      </w:r>
      <w:r>
        <w:t xml:space="preserve"> </w:t>
      </w:r>
      <w:r>
        <w:t xml:space="preserve">$\lambda\mathord{\smash[b]{\underset{\raise.3ex\hbox{$\scriptstyle\sim$}}{v}}\vphantom{v}}$</w:t>
      </w:r>
      <w:r>
        <w:t xml:space="preserve"> </w:t>
      </w:r>
      <w:r>
        <w:t xml:space="preserve">from both sides gives</w:t>
      </w:r>
      <w:r>
        <w:t xml:space="preserve"> </w:t>
      </w:r>
      <w:r>
        <w:t xml:space="preserve">$(\lambda^2 - \lambda)\,\mathord{\smash[b]{\underset{\raise.3ex\hbox{$\scriptstyle\sim$}}{v}}\vphantom{v}} = \mathord{\smash[b]{\underset{\raise.3ex\hbox{$\scriptstyle\sim$}}{0}}\vphantom{0}}$</w:t>
      </w:r>
      <w:r>
        <w:t xml:space="preserve">.</w:t>
      </w:r>
      <w:r>
        <w:t xml:space="preserve"> </w:t>
      </w:r>
      <w:r>
        <w:t xml:space="preserve">Some entry of</w:t>
      </w:r>
      <w:r>
        <w:t xml:space="preserve"> </w:t>
      </w:r>
      <w:r>
        <w:t xml:space="preserve">$\mathord{\smash[b]{\underset{\raise.3ex\hbox{$\scriptstyle\sim$}}{v}}\vphantom{v}}$</w:t>
      </w:r>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w:r>
        <w:t xml:space="preserve">$$
    \begin{aligned}
    \mathopen{}\left\lVert\mathord{\smash[b]{\underset{\raise.3ex\hbox{$\scriptstyle\sim$}}{v}}\vphantom{v}}\right\rVert\mathclose{}
    &amp;= \mathopen{}\left\lVert\mathbf{A} \mathord{\smash[b]{\underset{\raise.3ex\hbox{$\scriptstyle\sim$}}{v}}\vphantom{v}}\right\rVert\mathclose{}
    &amp;&amp; \text{(}\text{Theorem~74}\text{)}
    \\
    &amp;= \mathopen{}\left\lVert\lambda\mathord{\smash[b]{\underset{\raise.3ex\hbox{$\scriptstyle\sim$}}{v}}\vphantom{v}}\right\rVert\mathclose{}
    &amp;&amp; \text{(eigenvector)}
    \\
    &amp;= \mathopen{}\left|\lambda\right|\mathclose{}\,\mathopen{}\left\lVert\mathord{\smash[b]{\underset{\raise.3ex\hbox{$\scriptstyle\sim$}}{v}}\vphantom{v}}\right\rVert\mathclose{},
    &amp;&amp; \text{(}\text{Theorem~58}\text{, part 2)}
    \end{aligned}
    $$</w:t>
      </w:r>
    </w:p>
    <w:p>
      <w:pPr>
        <w:pStyle w:val="FirstParagraph"/>
      </w:pPr>
      <w:r>
        <w:t xml:space="preserve">and</w:t>
      </w:r>
      <w:r>
        <w:t xml:space="preserve"> </w:t>
      </w:r>
      <w:r>
        <w:t xml:space="preserve">$\mathopen{}\left\lVert\mathord{\smash[b]{\underset{\raise.3ex\hbox{$\scriptstyle\sim$}}{v}}\vphantom{v}}\right\rVert\mathclose{}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so dividing by</w:t>
      </w:r>
      <w:r>
        <w:t xml:space="preserve"> </w:t>
      </w:r>
      <w:r>
        <w:t xml:space="preserve">$\mathopen{}\left\lVert\mathord{\smash[b]{\underset{\raise.3ex\hbox{$\scriptstyle\sim$}}{v}}\vphantom{v}}\right\rVert\mathclose{}$</w:t>
      </w:r>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40" w:name="exm-eigen-idempotent-orthogonal"/>
    <w:p>
      <w:pPr>
        <w:pStyle w:val="BodyText"/>
      </w:pPr>
      <w:r>
        <w:rPr>
          <w:b/>
          <w:bCs/>
        </w:rPr>
        <w:t xml:space="preserve">Example 203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167</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32</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138</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w:r>
        <w:t xml:space="preserve">$\mathord{\smash[b]{\underset{\raise.3ex\hbox{$\scriptstyle\sim$}}{v}}\vphantom{v}} = \mathord{\smash[b]{\underset{\raise.3ex\hbox{$\scriptstyle\sim$}}{0}}\vphantom{0}}$</w:t>
      </w:r>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w:r>
        <w:t xml:space="preserve">$\mathord{\smash[b]{\underset{\raise.3ex\hbox{$\scriptstyle\sim$}}{v}}\vphantom{v}} = \mathord{\smash[b]{\underset{\raise.3ex\hbox{$\scriptstyle\sim$}}{0}}\vphantom{0}}$</w:t>
      </w:r>
      <w:r>
        <w:t xml:space="preserve"> </w:t>
      </w:r>
      <w:r>
        <w:t xml:space="preserve">again.</w:t>
      </w:r>
    </w:p>
    <w:bookmarkEnd w:id="640"/>
    <w:bookmarkStart w:id="641"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[89]</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41"/>
    <w:bookmarkStart w:id="642" w:name="rem-similar-both-ways"/>
    <w:p>
      <w:pPr>
        <w:pStyle w:val="BodyText"/>
      </w:pPr>
      <w:r>
        <w:rPr>
          <w:i/>
          <w:iCs/>
        </w:rPr>
        <w:t xml:space="preserve">Remark 51</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29</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42"/>
    <w:bookmarkStart w:id="643" w:name="exm-similar"/>
    <w:p>
      <w:pPr>
        <w:pStyle w:val="BodyText"/>
      </w:pPr>
      <w:r>
        <w:rPr>
          <w:b/>
          <w:bCs/>
        </w:rPr>
        <w:t xml:space="preserve">Example 204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96</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11</w:t>
        </w:r>
      </w:hyperlink>
      <w:r>
        <w:t xml:space="preserve">, 5).</w:t>
      </w:r>
    </w:p>
    <w:bookmarkEnd w:id="643"/>
    <w:bookmarkStart w:id="644" w:name="thm-similar-eigenvalues"/>
    <w:p>
      <w:pPr>
        <w:pStyle w:val="BodyText"/>
      </w:pPr>
      <w:r>
        <w:rPr>
          <w:b/>
          <w:bCs/>
        </w:rPr>
        <w:t xml:space="preserve">Theorem 115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w:r>
        <w:t xml:space="preserve">$\mathord{\smash[b]{\underset{\raise.3ex\hbox{$\scriptstyle\sim$}}{v}}\vphantom{v}}$</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w:r>
        <w:t xml:space="preserve">$\mathbf{P}^{-1}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44"/>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w:r>
        <w:t xml:space="preserve">$\mathbf{A} \mathord{\smash[b]{\underset{\raise.3ex\hbox{$\scriptstyle\sim$}}{v}}\vphantom{v}} = \lambda\mathord{\smash[b]{\underset{\raise.3ex\hbox{$\scriptstyle\sim$}}{v}}\vphantom{v}}$</w:t>
      </w:r>
      <w:r>
        <w:t xml:space="preserve"> </w:t>
      </w:r>
      <w:r>
        <w:t xml:space="preserve">with</w:t>
      </w:r>
      <w:r>
        <w:t xml:space="preserve"> </w:t>
      </w:r>
      <w:r>
        <w:t xml:space="preserve">$\mathord{\smash[b]{\underset{\raise.3ex\hbox{$\scriptstyle\sim$}}{v}}\vphantom{v}} \ne \mathord{\smash[b]{\underset{\raise.3ex\hbox{$\scriptstyle\sim$}}{0}}\vphantom{0}}$</w:t>
      </w:r>
      <w:r>
        <w:t xml:space="preserve">, and</w:t>
      </w:r>
      <w:r>
        <w:t xml:space="preserve"> </w:t>
      </w:r>
      <w:r>
        <w:t xml:space="preserve">$\mathord{\smash[b]{\underset{\raise.3ex\hbox{$\scriptstyle\sim$}}{w}}\vphantom{w}} = \mathbf{P}^{-1} \mathord{\smash[b]{\underset{\raise.3ex\hbox{$\scriptstyle\sim$}}{v}}\vphantom{v}}$</w:t>
      </w:r>
      <w:r>
        <w:t xml:space="preserve">. Then</w:t>
      </w:r>
    </w:p>
    <w:p>
      <w:pPr>
        <w:pStyle w:val="BodyText"/>
      </w:pPr>
      <w:r>
        <w:t xml:space="preserve">$$
    \begin{aligned}
    \mathbf{B} \mathord{\smash[b]{\underset{\raise.3ex\hbox{$\scriptstyle\sim$}}{w}}\vphantom{w}}
    &amp;= (\mathbf{P}^{-1} \mathbf{A} \mathbf{P})\,(\mathbf{P}^{-1} \mathord{\smash[b]{\underset{\raise.3ex\hbox{$\scriptstyle\sim$}}{v}}\vphantom{v}})
    &amp;&amp; \text{(substitute } \mathbf{B} \text{ and } \mathord{\smash[b]{\underset{\raise.3ex\hbox{$\scriptstyle\sim$}}{w}}\vphantom{w}} \text{)}
    \\
    &amp;= \mathbf{P}^{-1} \mathbf{A}\,(\mathbf{P} \mathbf{P}^{-1})\,\mathord{\smash[b]{\underset{\raise.3ex\hbox{$\scriptstyle\sim$}}{v}}\vphantom{v}}
    &amp;&amp; \text{(}\text{Theorem~8}\text{)}
    \\
    &amp;= \mathbf{P}^{-1} \mathbf{A}\,\mathbf{I}_p\,\mathord{\smash[b]{\underset{\raise.3ex\hbox{$\scriptstyle\sim$}}{v}}\vphantom{v}}
    &amp;&amp; \text{(}\text{Definition~84}\text{)}
    \\
    &amp;= \mathbf{P}^{-1} \mathbf{A} \mathord{\smash[b]{\underset{\raise.3ex\hbox{$\scriptstyle\sim$}}{v}}\vphantom{v}}
    &amp;&amp; \text{(}\text{Theorem~11}\text{)}
    \\
    &amp;= \mathbf{P}^{-1}\,(\mathbf{A} \mathord{\smash[b]{\underset{\raise.3ex\hbox{$\scriptstyle\sim$}}{v}}\vphantom{v}})
    &amp;&amp; \text{(}\text{Theorem~8}\text{)}
    \\
    &amp;= \mathbf{P}^{-1}\,(\lambda\mathord{\smash[b]{\underset{\raise.3ex\hbox{$\scriptstyle\sim$}}{v}}\vphantom{v}})
    &amp;&amp; \text{(eigenvector)}
    \\
    &amp;= \lambda\,\mathord{\smash[b]{\underset{\raise.3ex\hbox{$\scriptstyle\sim$}}{w}}\vphantom{w}}.
    &amp;&amp; \text{(}\text{Theorem~96}\text{)}
    \end{aligned}
    $$</w:t>
      </w:r>
    </w:p>
    <w:p>
      <w:pPr>
        <w:pStyle w:val="FirstParagraph"/>
      </w:pPr>
      <w:r>
        <w:t xml:space="preserve">And</w:t>
      </w:r>
      <w:r>
        <w:t xml:space="preserve"> </w:t>
      </w:r>
      <w:r>
        <w:t xml:space="preserve">$\mathord{\smash[b]{\underset{\raise.3ex\hbox{$\scriptstyle\sim$}}{w}}\vphantom{w}} \ne \mathord{\smash[b]{\underset{\raise.3ex\hbox{$\scriptstyle\sim$}}{0}}\vphantom{0}}$</w:t>
      </w:r>
      <w:r>
        <w:t xml:space="preserve">: if</w:t>
      </w:r>
      <w:r>
        <w:t xml:space="preserve"> </w:t>
      </w:r>
      <w:r>
        <w:t xml:space="preserve">$\mathord{\smash[b]{\underset{\raise.3ex\hbox{$\scriptstyle\sim$}}{w}}\vphantom{w}} = \mathord{\smash[b]{\underset{\raise.3ex\hbox{$\scriptstyle\sim$}}{0}}\vphantom{0}}$</w:t>
      </w:r>
      <w:r>
        <w:t xml:space="preserve">, then</w:t>
      </w:r>
    </w:p>
    <w:p>
      <w:pPr>
        <w:pStyle w:val="BodyText"/>
      </w:pPr>
      <w:r>
        <w:t xml:space="preserve">$$
    \begin{aligned}
    \mathord{\smash[b]{\underset{\raise.3ex\hbox{$\scriptstyle\sim$}}{v}}\vphantom{v}} &amp;= \mathbf{I}_p \mathord{\smash[b]{\underset{\raise.3ex\hbox{$\scriptstyle\sim$}}{v}}\vphantom{v}} \\
    &amp;= \mathbf{P}\,(\mathbf{P}^{-1} \mathord{\smash[b]{\underset{\raise.3ex\hbox{$\scriptstyle\sim$}}{v}}\vphantom{v}}) \\
    &amp;= \mathbf{P}\,\mathord{\smash[b]{\underset{\raise.3ex\hbox{$\scriptstyle\sim$}}{0}}\vphantom{0}}\\
    &amp;= \mathord{\smash[b]{\underset{\raise.3ex\hbox{$\scriptstyle\sim$}}{0}}\vphantom{0}}
    \end{aligned}
    $$</w:t>
      </w:r>
    </w:p>
    <w:p>
      <w:pPr>
        <w:pStyle w:val="FirstParagraph"/>
      </w:pPr>
      <w:r>
        <w:t xml:space="preserve">(</w:t>
      </w:r>
      <w:hyperlink w:anchor="thm-identity">
        <w:r>
          <w:rPr>
            <w:rStyle w:val="Hyperlink"/>
          </w:rPr>
          <w:t xml:space="preserve">Theorem 11</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51</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w:r>
        <w:t xml:space="preserve">$\mathord{\smash[b]{\underset{\raise.3ex\hbox{$\scriptstyle\sim$}}{w}}\vphantom{w}} = \mathbf{P}^{-1}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w:r>
        <w:t xml:space="preserve">$\mathbf{P} \mathord{\smash[b]{\underset{\raise.3ex\hbox{$\scriptstyle\sim$}}{w}}\vphantom{w}}$</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w:r>
        <w:t xml:space="preserve">$$
    \begin{aligned}
    \mathbf{P} \mathord{\smash[b]{\underset{\raise.3ex\hbox{$\scriptstyle\sim$}}{w}}\vphantom{w}} &amp;= \mathbf{P} \mathbf{P}^{-1} \mathord{\smash[b]{\underset{\raise.3ex\hbox{$\scriptstyle\sim$}}{v}}\vphantom{v}} \\
    &amp;= \mathord{\smash[b]{\underset{\raise.3ex\hbox{$\scriptstyle\sim$}}{v}}\vphantom{v}}
    \end{aligned}
    $$</w:t>
      </w:r>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p>
    <w:bookmarkStart w:id="645" w:name="exm-similar-eigenvalues"/>
    <w:p>
      <w:pPr>
        <w:pStyle w:val="BodyText"/>
      </w:pPr>
      <w:r>
        <w:rPr>
          <w:b/>
          <w:bCs/>
        </w:rPr>
        <w:t xml:space="preserve">Example 205 (Eigenvectors carried across a similarity)</w:t>
      </w:r>
      <w:r>
        <w:t xml:space="preserve"> </w:t>
      </w:r>
      <w:r>
        <w:t xml:space="preserve">In</w:t>
      </w:r>
      <w:r>
        <w:t xml:space="preserve"> </w:t>
      </w:r>
      <w:hyperlink w:anchor="exm-similar">
        <w:r>
          <w:rPr>
            <w:rStyle w:val="Hyperlink"/>
          </w:rPr>
          <w:t xml:space="preserve">Example 204</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149</w:t>
        </w:r>
      </w:hyperlink>
      <w:r>
        <w:t xml:space="preserve">.</w:t>
      </w:r>
    </w:p>
    <w:bookmarkEnd w:id="645"/>
    <w:bookmarkStart w:id="646" w:name="thm-eigenvectors-independent"/>
    <w:p>
      <w:pPr>
        <w:pStyle w:val="BodyText"/>
      </w:pPr>
      <w:r>
        <w:rPr>
          <w:b/>
          <w:bCs/>
        </w:rPr>
        <w:t xml:space="preserve">Theorem 116 (Eigenvectors for distinct eigenvalues are linearly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w:r>
        <w:t xml:space="preserve">$\mathord{\smash[b]{\underset{\raise.3ex\hbox{$\scriptstyle\sim$}}{v}}\vphantom{v}}_1, \ldots, \mathord{\smash[b]{\underset{\raise.3ex\hbox{$\scriptstyle\sim$}}{v}}\vphantom{v}}_k$</w:t>
      </w:r>
      <w:r>
        <w:t xml:space="preserve"> </w:t>
      </w:r>
      <w:r>
        <w:t xml:space="preserve">are linearly independent (</w:t>
      </w:r>
      <w:hyperlink w:anchor="def-linearly-independent">
        <w:r>
          <w:rPr>
            <w:rStyle w:val="Hyperlink"/>
          </w:rPr>
          <w:t xml:space="preserve">Definition 43</w:t>
        </w:r>
      </w:hyperlink>
      <w:r>
        <w:t xml:space="preserve">).</w:t>
      </w:r>
    </w:p>
    <w:bookmarkEnd w:id="646"/>
    <w:p>
      <w:pPr>
        <w:pStyle w:val="BodyText"/>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w:r>
        <w:t xml:space="preserve">$\mathord{\smash[b]{\underset{\raise.3ex\hbox{$\scriptstyle\sim$}}{v}}\vphantom{v}}_1 \ne \mathord{\smash[b]{\underset{\raise.3ex\hbox{$\scriptstyle\sim$}}{0}}\vphantom{0}}$</w:t>
      </w:r>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w:r>
        <w:t xml:space="preserve">$\sum_{i=1}^{k} c_i \mathord{\smash[b]{\underset{\raise.3ex\hbox{$\scriptstyle\sim$}}{v}}\vphantom{v}}_i = \mathord{\smash[b]{\underset{\raise.3ex\hbox{$\scriptstyle\sim$}}{0}}\vphantom{0}}$</w:t>
      </w:r>
      <w:r>
        <w:t xml:space="preserve">. Then</w:t>
      </w:r>
    </w:p>
    <w:p>
      <w:pPr>
        <w:pStyle w:val="BodyText"/>
      </w:pPr>
      <w:r>
        <w:t xml:space="preserve">$$
    \begin{aligned}
    \mathord{\smash[b]{\underset{\raise.3ex\hbox{$\scriptstyle\sim$}}{0}}\vphantom{0}}
    &amp;= (\mathbf{A} - \lambda_k \mathbf{I}_p) \sum_{i=1}^{k} c_i \mathord{\smash[b]{\underset{\raise.3ex\hbox{$\scriptstyle\sim$}}{v}}\vphantom{v}}_i
    &amp;&amp; \text{(multiply the supposed equation by } \mathbf{A} - \lambda_k \mathbf{I}_p \text{)}
    \\
    &amp;= \sum_{i=1}^{k} c_i\,(\mathbf{A} - \lambda_k \mathbf{I}_p)\,\mathord{\smash[b]{\underset{\raise.3ex\hbox{$\scriptstyle\sim$}}{v}}\vphantom{v}}_i
    &amp;&amp; \text{(}\text{Theorem~25}\text{)}
    \\
    &amp;= \sum_{i=1}^{k} c_i\,(\lambda_i - \lambda_k)\,\mathord{\smash[b]{\underset{\raise.3ex\hbox{$\scriptstyle\sim$}}{v}}\vphantom{v}}_i
    &amp;&amp; \text{(}\text{Theorem~112}\text{, part 1, with } s = -\lambda_k \text{)}
    \\
    &amp;= \sum_{i=1}^{k-1} c_i\,(\lambda_i - \lambda_k)\,\mathord{\smash[b]{\underset{\raise.3ex\hbox{$\scriptstyle\sim$}}{v}}\vphantom{v}}_i.
    &amp;&amp; \text{(the } i = k \text{ term is } \mathord{\smash[b]{\underset{\raise.3ex\hbox{$\scriptstyle\sim$}}{0}}\vphantom{0}}\text{)}
    \end{aligned}
    $$</w:t>
      </w:r>
    </w:p>
    <w:p>
      <w:pPr>
        <w:pStyle w:val="FirstParagraph"/>
      </w:pPr>
      <w:r>
        <w:t xml:space="preserve">By the induction hypothesis</w:t>
      </w:r>
      <w:r>
        <w:t xml:space="preserve"> </w:t>
      </w:r>
      <w:r>
        <w:t xml:space="preserve">$\mathord{\smash[b]{\underset{\raise.3ex\hbox{$\scriptstyle\sim$}}{v}}\vphantom{v}}_1, \ldots, \mathord{\smash[b]{\underset{\raise.3ex\hbox{$\scriptstyle\sim$}}{v}}\vphantom{v}}_{k-1}$</w:t>
      </w:r>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w:r>
        <w:t xml:space="preserve">$c_k \mathord{\smash[b]{\underset{\raise.3ex\hbox{$\scriptstyle\sim$}}{v}}\vphantom{v}}_k = \mathord{\smash[b]{\underset{\raise.3ex\hbox{$\scriptstyle\sim$}}{0}}\vphantom{0}}$</w:t>
      </w:r>
      <w:r>
        <w:t xml:space="preserve"> </w:t>
      </w:r>
      <w:r>
        <w:t xml:space="preserve">with</w:t>
      </w:r>
      <w:r>
        <w:t xml:space="preserve"> </w:t>
      </w:r>
      <w:r>
        <w:t xml:space="preserve">$\mathord{\smash[b]{\underset{\raise.3ex\hbox{$\scriptstyle\sim$}}{v}}\vphantom{v}}_k \ne \mathord{\smash[b]{\underset{\raise.3ex\hbox{$\scriptstyle\sim$}}{0}}\vphantom{0}}$</w:t>
      </w:r>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47" w:name="exm-eigenvectors-independent"/>
    <w:p>
      <w:pPr>
        <w:pStyle w:val="BodyText"/>
      </w:pPr>
      <w:r>
        <w:rPr>
          <w:b/>
          <w:bCs/>
        </w:rPr>
        <w:t xml:space="preserve">Example 206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149</w:t>
        </w:r>
      </w:hyperlink>
      <w:r>
        <w:t xml:space="preserve"> </w:t>
      </w:r>
      <w:r>
        <w:t xml:space="preserve">are linearly independent, as</w:t>
      </w:r>
      <w:r>
        <w:t xml:space="preserve"> </w:t>
      </w:r>
      <w:hyperlink w:anchor="thm-eigenvectors-independent">
        <w:r>
          <w:rPr>
            <w:rStyle w:val="Hyperlink"/>
          </w:rPr>
          <w:t xml:space="preserve">Theorem 116</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47"/>
    <w:bookmarkStart w:id="648"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[90]</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51</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48"/>
    <w:bookmarkStart w:id="649" w:name="exm-diagonalizable"/>
    <w:p>
      <w:pPr>
        <w:pStyle w:val="BodyText"/>
      </w:pPr>
      <w:r>
        <w:rPr>
          <w:b/>
          <w:bCs/>
        </w:rPr>
        <w:t xml:space="preserve">Example 207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204</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51</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113</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115</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198</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49"/>
    <w:bookmarkStart w:id="650" w:name="thm-diagonalizable"/>
    <w:p>
      <w:pPr>
        <w:pStyle w:val="FirstParagraph"/>
      </w:pPr>
      <w:r>
        <w:rPr>
          <w:b/>
          <w:bCs/>
        </w:rPr>
        <w:t xml:space="preserve">Theorem 117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50"/>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w:r>
        <w:t xml:space="preserve">$\mathord{\smash[b]{\underset{\raise.3ex\hbox{$\scriptstyle\sim$}}{x}}\vphantom{x}}_1, \ldots, \mathord{\smash[b]{\underset{\raise.3ex\hbox{$\scriptstyle\sim$}}{x}}\vphantom{x}}_p$</w:t>
      </w:r>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w:r>
        <w:t xml:space="preserve">$\mathbf{A} \mathord{\smash[b]{\underset{\raise.3ex\hbox{$\scriptstyle\sim$}}{x}}\vphantom{x}}_j$</w:t>
      </w:r>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w:r>
        <w:t xml:space="preserve">$$
    \begin{aligned}
    \mathbf{X}\,(\lambda_j \mathord{\smash[b]{\underset{\raise.3ex\hbox{$\scriptstyle\sim$}}{e}}\vphantom{e}}_j) &amp;= \lambda_j\,(\mathbf{X} \mathord{\smash[b]{\underset{\raise.3ex\hbox{$\scriptstyle\sim$}}{e}}\vphantom{e}}_j) \\
    &amp;= \lambda_j \mathord{\smash[b]{\underset{\raise.3ex\hbox{$\scriptstyle\sim$}}{x}}\vphantom{x}}_j
    \end{aligned}
    $$</w:t>
      </w:r>
    </w:p>
    <w:p>
      <w:pPr>
        <w:pStyle w:val="FirstParagraph"/>
      </w:pPr>
      <w:r>
        <w:t xml:space="preserve">(</w:t>
      </w:r>
      <w:hyperlink w:anchor="thm-scalar-matmul">
        <w:r>
          <w:rPr>
            <w:rStyle w:val="Hyperlink"/>
          </w:rPr>
          <w:t xml:space="preserve">Theorem 96</w:t>
        </w:r>
      </w:hyperlink>
      <w:r>
        <w:t xml:space="preserve">,</w:t>
      </w:r>
      <w:r>
        <w:t xml:space="preserve"> </w:t>
      </w:r>
      <w:hyperlink w:anchor="thm-matvec-columns">
        <w:r>
          <w:rPr>
            <w:rStyle w:val="Hyperlink"/>
          </w:rPr>
          <w:t xml:space="preserve">Theorem 24</w:t>
        </w:r>
      </w:hyperlink>
      <w:r>
        <w:t xml:space="preserve">),</w:t>
      </w:r>
      <w:r>
        <w:t xml:space="preserve"> </w:t>
      </w:r>
      <w:r>
        <w:t xml:space="preserve">so</w:t>
      </w:r>
    </w:p>
    <w:p>
      <w:pPr>
        <w:pStyle w:val="BodyText"/>
      </w:pPr>
      <w:bookmarkStart w:id="651" w:name="eq-ax-xlambda"/>
      <w:r>
        <w:t xml:space="preserve">$$
    \mathbf{A} \mathbf{X} = \mathbf{X} \mathbf{\Lambda}
    \iff \mathbf{A} \mathord{\smash[b]{\underset{\raise.3ex\hbox{$\scriptstyle\sim$}}{x}}\vphantom{x}}_j = \lambda_j \mathord{\smash[b]{\underset{\raise.3ex\hbox{$\scriptstyle\sim$}}{x}}\vphantom{x}}_j \text{ for every } j.
     \qquad(7)$$</w:t>
      </w:r>
      <w:bookmarkEnd w:id="651"/>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w:r>
        <w:t xml:space="preserve">$\mathord{\smash[b]{\underset{\raise.3ex\hbox{$\scriptstyle\sim$}}{x}}\vphantom{x}}_1, \ldots, \mathord{\smash[b]{\underset{\raise.3ex\hbox{$\scriptstyle\sim$}}{x}}\vphantom{x}}_p$</w:t>
      </w:r>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each column satisfies</w:t>
      </w:r>
      <w:r>
        <w:t xml:space="preserve"> </w:t>
      </w:r>
      <w:r>
        <w:t xml:space="preserve">$\mathbf{A} \mathord{\smash[b]{\underset{\raise.3ex\hbox{$\scriptstyle\sim$}}{x}}\vphantom{x}}_j = \lambda_j \mathord{\smash[b]{\underset{\raise.3ex\hbox{$\scriptstyle\sim$}}{x}}\vphantom{x}}_j$</w:t>
      </w:r>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52" w:name="exm-thm-diagonalizable"/>
    <w:p>
      <w:pPr>
        <w:pStyle w:val="BodyText"/>
      </w:pPr>
      <w:r>
        <w:rPr>
          <w:b/>
          <w:bCs/>
        </w:rPr>
        <w:t xml:space="preserve">Example 208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206</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51</w:t>
        </w:r>
      </w:hyperlink>
      <w:r>
        <w:t xml:space="preserve"> </w:t>
      </w:r>
      <w:r>
        <w:t xml:space="preserve">this is the similarity of</w:t>
      </w:r>
      <w:r>
        <w:t xml:space="preserve"> </w:t>
      </w:r>
      <w:hyperlink w:anchor="exm-similar">
        <w:r>
          <w:rPr>
            <w:rStyle w:val="Hyperlink"/>
          </w:rPr>
          <w:t xml:space="preserve">Example 204</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80</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198</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52"/>
    <w:bookmarkStart w:id="653" w:name="cor-distinct-diagonalizable"/>
    <w:p>
      <w:pPr>
        <w:pStyle w:val="BodyText"/>
      </w:pPr>
      <w:r>
        <w:rPr>
          <w:b/>
          <w:bCs/>
        </w:rPr>
        <w:t xml:space="preserve">Corollary 15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53"/>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116</w:t>
        </w:r>
      </w:hyperlink>
      <w:r>
        <w:t xml:space="preserve">),</w:t>
      </w:r>
      <w:r>
        <w:t xml:space="preserve"> </w:t>
      </w:r>
      <w:r>
        <w:t xml:space="preserve">so the matrix is diagonalizable (</w:t>
      </w:r>
      <w:hyperlink w:anchor="thm-diagonalizable">
        <w:r>
          <w:rPr>
            <w:rStyle w:val="Hyperlink"/>
          </w:rPr>
          <w:t xml:space="preserve">Theorem 117</w:t>
        </w:r>
      </w:hyperlink>
      <w:r>
        <w:t xml:space="preserve">).</w:t>
      </w:r>
    </w:p>
    <w:bookmarkStart w:id="654" w:name="exm-distinct-diagonalizable"/>
    <w:p>
      <w:pPr>
        <w:pStyle w:val="BodyText"/>
      </w:pPr>
      <w:r>
        <w:rPr>
          <w:b/>
          <w:bCs/>
        </w:rPr>
        <w:t xml:space="preserve">Example 209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202</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113</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80</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54"/>
    <w:bookmarkStart w:id="655" w:name="thm-diagonalizable-powers"/>
    <w:p>
      <w:pPr>
        <w:pStyle w:val="BodyText"/>
      </w:pPr>
      <w:r>
        <w:rPr>
          <w:b/>
          <w:bCs/>
        </w:rPr>
        <w:t xml:space="preserve">Theorem 118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55"/>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6">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11</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56" w:name="exm-diagonalizable-powers"/>
    <w:p>
      <w:pPr>
        <w:pStyle w:val="FirstParagraph"/>
      </w:pPr>
      <w:r>
        <w:rPr>
          <w:b/>
          <w:bCs/>
        </w:rPr>
        <w:t xml:space="preserve">Example 210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208</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204</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118</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201</w:t>
        </w:r>
      </w:hyperlink>
      <w:r>
        <w:t xml:space="preserve">.</w:t>
      </w:r>
    </w:p>
    <w:bookmarkEnd w:id="656"/>
    <w:bookmarkEnd w:id="657"/>
    <w:bookmarkStart w:id="684"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8" name="Picture"/>
                  <a:graphic>
                    <a:graphicData uri="http://schemas.openxmlformats.org/drawingml/2006/picture">
                      <pic:pic>
                        <pic:nvPicPr>
                          <pic:cNvPr descr="/opt/quarto/share/formats/docx/note.png" id="65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[91]</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83</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60" w:name="thm-pd-gram"/>
    <w:p>
      <w:pPr>
        <w:pStyle w:val="BodyText"/>
      </w:pPr>
      <w:r>
        <w:rPr>
          <w:b/>
          <w:bCs/>
        </w:rPr>
        <w:t xml:space="preserve">Theorem 119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60"/>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\mathbf{A} \mathord{\smash[b]{\underset{\raise.3ex\hbox{$\scriptstyle\sim$}}{x}}\vphantom{x}}
    &amp;= {\mathord{\smash[b]{\underset{\raise.3ex\hbox{$\scriptstyle\sim$}}{x}}\vphantom{x}}}^{\top}\,{\mathbf{B}}^{\top}\,\mathbf{B} \mathord{\smash[b]{\underset{\raise.3ex\hbox{$\scriptstyle\sim$}}{x}}\vphantom{x}}
    &amp;&amp; \text{(substitute } \mathbf{A} \text{)}
    \\
    &amp;= {(\mathbf{B} \mathord{\smash[b]{\underset{\raise.3ex\hbox{$\scriptstyle\sim$}}{x}}\vphantom{x}})}^{\top}\,(\mathbf{B} \mathord{\smash[b]{\underset{\raise.3ex\hbox{$\scriptstyle\sim$}}{x}}\vphantom{x}})
    &amp;&amp; \text{(}\text{Theorem~20}\text{, }\text{Theorem~8}\text{)}
    \\
    &amp;= \mathopen{}\left\lVert\mathbf{B} \mathord{\smash[b]{\underset{\raise.3ex\hbox{$\scriptstyle\sim$}}{x}}\vphantom{x}}\right\rVert\mathclose{}^2
    &amp;&amp; \text{(}\text{Equation~2}\text{, squared)}
    \\
    &amp;\ge 0.
    &amp;&amp; \text{(}\text{Theorem~58}\text{)}
    \end{aligned}
    $$</w:t>
      </w:r>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w:r>
        <w:t xml:space="preserve">$\mathcal{N}(\mathbf{B}) = \mathopen{}\left\{\mathord{\smash[b]{\underset{\raise.3ex\hbox{$\scriptstyle\sim$}}{0}}\vphantom{0}}\right\}\mathclose{}$</w:t>
      </w:r>
      <w:r>
        <w:t xml:space="preserve"> </w:t>
      </w:r>
      <w:r>
        <w:t xml:space="preserve">(</w:t>
      </w:r>
      <w:r>
        <w:t xml:space="preserve">$\mathbf{B} \mathord{\smash[b]{\underset{\raise.3ex\hbox{$\scriptstyle\sim$}}{x}}\vphantom{x}}$</w:t>
      </w:r>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24</w:t>
        </w:r>
      </w:hyperlink>
      <w:r>
        <w:t xml:space="preserve">,</w:t>
      </w:r>
      <w:r>
        <w:t xml:space="preserve"> </w:t>
      </w:r>
      <w:r>
        <w:t xml:space="preserve">and only the zero combination is</w:t>
      </w:r>
      <w:r>
        <w:t xml:space="preserve"> </w:t>
      </w:r>
      <w:r>
        <w:t xml:space="preserve">$\mathord{\smash[b]{\underset{\raise.3ex\hbox{$\scriptstyle\sim$}}{0}}\vphantom{0}}$</w:t>
      </w:r>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w:r>
        <w:t xml:space="preserve">$\mathord{\smash[b]{\underset{\raise.3ex\hbox{$\scriptstyle\sim$}}{x}}\vphantom{x}}\ne \mathord{\smash[b]{\underset{\raise.3ex\hbox{$\scriptstyle\sim$}}{0}}\vphantom{0}}$</w:t>
      </w:r>
      <w:r>
        <w:t xml:space="preserve">,</w:t>
      </w:r>
      <w:r>
        <w:t xml:space="preserve"> </w:t>
      </w:r>
      <w:r>
        <w:t xml:space="preserve">$\mathbf{B} \mathord{\smash[b]{\underset{\raise.3ex\hbox{$\scriptstyle\sim$}}{x}}\vphantom{x}}\ne \mathord{\smash[b]{\underset{\raise.3ex\hbox{$\scriptstyle\sim$}}{0}}\vphantom{0}}$</w:t>
      </w:r>
      <w:r>
        <w:t xml:space="preserve"> </w:t>
      </w:r>
      <w:r>
        <w:t xml:space="preserve">and</w:t>
      </w:r>
      <w:r>
        <w:t xml:space="preserve"> </w:t>
      </w:r>
      <w:r>
        <w:t xml:space="preserve">$\mathopen{}\left\lVert\mathbf{B} \mathord{\smash[b]{\underset{\raise.3ex\hbox{$\scriptstyle\sim$}}{x}}\vphantom{x}}\right\rVert\mathclose{}^2 &gt; 0$</w:t>
      </w:r>
      <w:r>
        <w:t xml:space="preserve"> </w:t>
      </w:r>
      <w:r>
        <w:t xml:space="preserve">(</w:t>
      </w:r>
      <w:hyperlink w:anchor="thm-norm-properties">
        <w:r>
          <w:rPr>
            <w:rStyle w:val="Hyperlink"/>
          </w:rPr>
          <w:t xml:space="preserve">Theorem 58</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80</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118</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80</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45</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32</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69</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110</w:t>
        </w:r>
      </w:hyperlink>
      <w:r>
        <w:t xml:space="preserve">,</w:t>
      </w:r>
      <w:r>
        <w:t xml:space="preserve"> </w:t>
      </w:r>
      <w:hyperlink w:anchor="def-rank">
        <w:r>
          <w:rPr>
            <w:rStyle w:val="Hyperlink"/>
          </w:rPr>
          <w:t xml:space="preserve">Definition 44</w:t>
        </w:r>
      </w:hyperlink>
      <w:r>
        <w:t xml:space="preserve">).</w:t>
      </w:r>
    </w:p>
    <w:bookmarkStart w:id="661" w:name="exm-pd-gram"/>
    <w:p>
      <w:pPr>
        <w:pStyle w:val="BodyText"/>
      </w:pPr>
      <w:r>
        <w:rPr>
          <w:b/>
          <w:bCs/>
        </w:rPr>
        <w:t xml:space="preserve">Example 211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154</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155</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37</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61"/>
    <w:bookmarkStart w:id="662" w:name="thm-pd-operations"/>
    <w:p>
      <w:pPr>
        <w:pStyle w:val="FirstParagraph"/>
      </w:pPr>
      <w:r>
        <w:rPr>
          <w:b/>
          <w:bCs/>
        </w:rPr>
        <w:t xml:space="preserve">Theorem 120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62"/>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20</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\mathord{\smash[b]{\underset{\raise.3ex\hbox{$\scriptstyle\sim$}}{0}}\vphantom{0}}_k$</w:t>
      </w:r>
      <w:r>
        <w:t xml:space="preserve">,</w:t>
      </w:r>
      <w:r>
        <w:t xml:space="preserve"> </w:t>
      </w:r>
      <w:r>
        <w:t xml:space="preserve">$\mathbf{A} \mathord{\smash[b]{\underset{\raise.3ex\hbox{$\scriptstyle\sim$}}{x}}\vphantom{x}}\ne \mathord{\smash[b]{\underset{\raise.3ex\hbox{$\scriptstyle\sim$}}{0}}\vphantom{0}}_p$</w:t>
      </w:r>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 and</w:t>
      </w:r>
    </w:p>
    <w:p>
      <w:pPr>
        <w:pStyle w:val="BodyText"/>
      </w:pPr>
      <w:r>
        <w:t xml:space="preserve">$$
    \begin{aligned}
    {\mathord{\smash[b]{\underset{\raise.3ex\hbox{$\scriptstyle\sim$}}{x}}\vphantom{x}}}^{\top}\,({\mathbf{A}}^{\top} \mathbf{C} \mathbf{A})\,\mathord{\smash[b]{\underset{\raise.3ex\hbox{$\scriptstyle\sim$}}{x}}\vphantom{x}}
    &amp;= {(\mathbf{A} \mathord{\smash[b]{\underset{\raise.3ex\hbox{$\scriptstyle\sim$}}{x}}\vphantom{x}})}^{\top}\,\mathbf{C}\,(\mathbf{A} \mathord{\smash[b]{\underset{\raise.3ex\hbox{$\scriptstyle\sim$}}{x}}\vphantom{x}})
    &amp;&amp; \text{(}\text{Theorem~20}\text{, }\text{Theorem~8}\text{)}
    \\
    &amp;&gt; 0.
    &amp;&amp; \text{(} \mathbf{C} \text{ positive definite, } \mathbf{A} \mathord{\smash[b]{\underset{\raise.3ex\hbox{$\scriptstyle\sim$}}{x}}\vphantom{x}}\ne \mathord{\smash[b]{\underset{\raise.3ex\hbox{$\scriptstyle\sim$}}{0}}\vphantom{0}}\text{)}
    \end{aligned}
    $$</w:t>
      </w:r>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w:t>
      </w:r>
      <w:r>
        <w:t xml:space="preserve">,</w:t>
      </w:r>
    </w:p>
    <w:p>
      <w:pPr>
        <w:pStyle w:val="BodyText"/>
      </w:pPr>
      <w:r>
        <w:t xml:space="preserve">$$
    \begin{aligned}
    {\mathord{\smash[b]{\underset{\raise.3ex\hbox{$\scriptstyle\sim$}}{x}}\vphantom{x}}}^{\top}\,(\alpha_1 \mathbf{A}_1 + \alpha_2 \mathbf{A}_2)\,\mathord{\smash[b]{\underset{\raise.3ex\hbox{$\scriptstyle\sim$}}{x}}\vphantom{x}}
    &amp;= {\mathord{\smash[b]{\underset{\raise.3ex\hbox{$\scriptstyle\sim$}}{x}}\vphantom{x}}}^{\top}\,(\alpha_1 \mathbf{A}_1)\,\mathord{\smash[b]{\underset{\raise.3ex\hbox{$\scriptstyle\sim$}}{x}}\vphantom{x}}+ {\mathord{\smash[b]{\underset{\raise.3ex\hbox{$\scriptstyle\sim$}}{x}}\vphantom{x}}}^{\top}\,(\alpha_2 \mathbf{A}_2)\,\mathord{\smash[b]{\underset{\raise.3ex\hbox{$\scriptstyle\sim$}}{x}}\vphantom{x}}
    &amp;&amp; \text{(}\text{Theorem~9}\text{, twice)}
    \\
    &amp;= \alpha_1\,{\mathord{\smash[b]{\underset{\raise.3ex\hbox{$\scriptstyle\sim$}}{x}}\vphantom{x}}}^{\top} \mathbf{A}_1 \mathord{\smash[b]{\underset{\raise.3ex\hbox{$\scriptstyle\sim$}}{x}}\vphantom{x}} + \alpha_2\,{\mathord{\smash[b]{\underset{\raise.3ex\hbox{$\scriptstyle\sim$}}{x}}\vphantom{x}}}^{\top} \mathbf{A}_2 \mathord{\smash[b]{\underset{\raise.3ex\hbox{$\scriptstyle\sim$}}{x}}\vphantom{x}}
    &amp;&amp; \text{(}\text{Theorem~96}\text{)}
    \\
    &amp;&gt; 0.
    &amp;&amp; \text{(each term is positive)}
    \end{aligned}
    $$</w:t>
      </w:r>
    </w:p>
    <w:bookmarkStart w:id="663" w:name="exm-pd-operations"/>
    <w:p>
      <w:pPr>
        <w:pStyle w:val="FirstParagraph"/>
      </w:pPr>
      <w:r>
        <w:rPr>
          <w:b/>
          <w:bCs/>
        </w:rPr>
        <w:t xml:space="preserve">Example 212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211</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155</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211</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w:r>
        <w:t xml:space="preserve">$\mathord{\smash[b]{\underset{\raise.3ex\hbox{$\scriptstyle\sim$}}{x}}\vphantom{x}}\ne \mathord{\smash[b]{\underset{\raise.3ex\hbox{$\scriptstyle\sim$}}{0}}\vphantom{0}}$</w:t>
      </w:r>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63"/>
    <w:bookmarkStart w:id="664" w:name="thm-pd-invertible"/>
    <w:p>
      <w:pPr>
        <w:pStyle w:val="FirstParagraph"/>
      </w:pPr>
      <w:r>
        <w:rPr>
          <w:b/>
          <w:bCs/>
        </w:rPr>
        <w:t xml:space="preserve">Theorem 121 (A positive definite matrix is invertible)</w:t>
      </w:r>
      <w:r>
        <w:t xml:space="preserve"> </w:t>
      </w:r>
      <w:r>
        <w:t xml:space="preserve">Every positive definite matrix (</w:t>
      </w:r>
      <w:hyperlink w:anchor="def-positive-definite">
        <w:r>
          <w:rPr>
            <w:rStyle w:val="Hyperlink"/>
          </w:rPr>
          <w:t xml:space="preserve">Definition 101</w:t>
        </w:r>
      </w:hyperlink>
      <w:r>
        <w:t xml:space="preserve">) is invertible (</w:t>
      </w:r>
      <w:hyperlink w:anchor="def-invertible-matrix">
        <w:r>
          <w:rPr>
            <w:rStyle w:val="Hyperlink"/>
          </w:rPr>
          <w:t xml:space="preserve">Definition 85</w:t>
        </w:r>
      </w:hyperlink>
      <w:r>
        <w:t xml:space="preserve">).</w:t>
      </w:r>
    </w:p>
    <w:bookmarkEnd w:id="664"/>
    <w:p>
      <w:pPr>
        <w:pStyle w:val="BodyText"/>
      </w:pPr>
      <w:r>
        <w:rPr>
          <w:i/>
          <w:iCs/>
        </w:rPr>
        <w:t xml:space="preserve">Proof</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and let</w:t>
      </w:r>
      <w:r>
        <w:t xml:space="preserve"> </w:t>
      </w:r>
      <w:r>
        <w:t xml:space="preserve">$\mathord{\smash[b]{\underset{\raise.3ex\hbox{$\scriptstyle\sim$}}{x}}\vphantom{x}}$</w:t>
      </w:r>
      <w:r>
        <w:t xml:space="preserve"> </w:t>
      </w:r>
      <w:r>
        <w:t xml:space="preserve">be a vector of length</w:t>
      </w:r>
      <w:r>
        <w:t xml:space="preserve"> </w:t>
      </w:r>
      <m:oMath>
        <m:r>
          <m:t>p</m:t>
        </m:r>
      </m:oMath>
      <w:r>
        <w:t xml:space="preserve"> </w:t>
      </w:r>
      <w:r>
        <w:t xml:space="preserve">with</w:t>
      </w:r>
      <w:r>
        <w:t xml:space="preserve"> </w:t>
      </w:r>
      <w:r>
        <w:t xml:space="preserve">$\mathbf{A} \mathord{\smash[b]{\underset{\raise.3ex\hbox{$\scriptstyle\sim$}}{x}}\vphantom{x}}= \mathord{\smash[b]{\underset{\raise.3ex\hbox{$\scriptstyle\sim$}}{0}}\vphantom{0}}_p$</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{\mathord{\smash[b]{\underset{\raise.3ex\hbox{$\scriptstyle\sim$}}{x}}\vphantom{x}}}^{\top}\,(\mathbf{A} \mathord{\smash[b]{\underset{\raise.3ex\hbox{$\scriptstyle\sim$}}{x}}\vphantom{x}})
    &amp;&amp; \text{(}\text{Definition~90}\text{)}
    \\
    &amp;= {\mathord{\smash[b]{\underset{\raise.3ex\hbox{$\scriptstyle\sim$}}{x}}\vphantom{x}}}^{\top}\,\mathord{\smash[b]{\underset{\raise.3ex\hbox{$\scriptstyle\sim$}}{0}}\vphantom{0}}_p
    &amp;&amp; \text{(} \mathbf{A} \mathord{\smash[b]{\underset{\raise.3ex\hbox{$\scriptstyle\sim$}}{x}}\vphantom{x}}= \mathord{\smash[b]{\underset{\raise.3ex\hbox{$\scriptstyle\sim$}}{0}}\vphantom{0}}_p \text{)}
    \\
    &amp;= 0.
    &amp;&amp; \text{(every term of the inner product is } 0 \text{)}
    \end{aligned}
    $$</w:t>
      </w:r>
    </w:p>
    <w:p>
      <w:pPr>
        <w:pStyle w:val="FirstParagraph"/>
      </w:pPr>
      <w:r>
        <w:t xml:space="preserve">If</w:t>
      </w:r>
      <w:r>
        <w:t xml:space="preserve"> </w:t>
      </w:r>
      <w:r>
        <w:t xml:space="preserve">$\mathord{\smash[b]{\underset{\raise.3ex\hbox{$\scriptstyle\sim$}}{x}}\vphantom{x}}\ne \mathord{\smash[b]{\underset{\raise.3ex\hbox{$\scriptstyle\sim$}}{0}}\vphantom{0}}_p$</w:t>
      </w:r>
      <w:r>
        <w:t xml:space="preserve">, then</w:t>
      </w:r>
      <w:r>
        <w:t xml:space="preserve"> </w:t>
      </w:r>
      <w:r>
        <w:t xml:space="preserve">${\mathord{\smash[b]{\underset{\raise.3ex\hbox{$\scriptstyle\sim$}}{x}}\vphantom{x}}}^{\top} \mathbf{A} \mathord{\smash[b]{\underset{\raise.3ex\hbox{$\scriptstyle\sim$}}{x}}\vphantom{x}} &gt; 0$</w:t>
      </w:r>
      <w:r>
        <w:t xml:space="preserve"> </w:t>
      </w:r>
      <w:r>
        <w:t xml:space="preserve">because</w:t>
      </w:r>
      <w:r>
        <w:t xml:space="preserve"> </w:t>
      </w:r>
      <m:oMath>
        <m:r>
          <m:rPr>
            <m:sty m:val="bi"/>
          </m:rPr>
          <m:t>A</m:t>
        </m:r>
      </m:oMath>
      <w:r>
        <w:t xml:space="preserve"> </w:t>
      </w:r>
      <w:r>
        <w:t xml:space="preserve">is positive definite,</w:t>
      </w:r>
      <w:r>
        <w:t xml:space="preserve"> </w:t>
      </w:r>
      <w:r>
        <w:t xml:space="preserve">which contradicts</w:t>
      </w:r>
      <w:r>
        <w:t xml:space="preserve"> </w:t>
      </w:r>
      <w:r>
        <w:t xml:space="preserve">${\mathord{\smash[b]{\underset{\raise.3ex\hbox{$\scriptstyle\sim$}}{x}}\vphantom{x}}}^{\top} \mathbf{A} \mathord{\smash[b]{\underset{\raise.3ex\hbox{$\scriptstyle\sim$}}{x}}\vphantom{x}} = 0$</w:t>
      </w:r>
      <w:r>
        <w:t xml:space="preserve">.</w:t>
      </w:r>
      <w:r>
        <w:t xml:space="preserve"> </w:t>
      </w:r>
      <w:r>
        <w:t xml:space="preserve">So</w:t>
      </w:r>
      <w:r>
        <w:t xml:space="preserve"> </w:t>
      </w:r>
      <w:r>
        <w:t xml:space="preserve">$\mathord{\smash[b]{\underset{\raise.3ex\hbox{$\scriptstyle\sim$}}{x}}\vphantom{x}}= \mathord{\smash[b]{\underset{\raise.3ex\hbox{$\scriptstyle\sim$}}{0}}\vphantom{0}}_p$</w:t>
      </w:r>
      <w:r>
        <w:t xml:space="preserve">, the null space</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$\mathopen{}\left\{\mathord{\smash[b]{\underset{\raise.3ex\hbox{$\scriptstyle\sim$}}{0}}\vphantom{0}}_p\right\}\mathclose{}$</w:t>
      </w:r>
      <w:r>
        <w:t xml:space="preserve">,</w:t>
      </w:r>
      <w:r>
        <w:t xml:space="preserve"> </w:t>
      </w:r>
      <w:r>
        <w:t xml:space="preserve">and</w:t>
      </w:r>
      <w:r>
        <w:t xml:space="preserve"> </w:t>
      </w:r>
      <m:oMath>
        <m:r>
          <m:rPr>
            <m:sty m:val="bi"/>
          </m:rPr>
          <m:t>A</m:t>
        </m:r>
      </m:oMath>
      <w:r>
        <w:t xml:space="preserve"> </w:t>
      </w:r>
      <w:r>
        <w:t xml:space="preserve">is invertible by</w:t>
      </w:r>
      <w:r>
        <w:t xml:space="preserve"> </w:t>
      </w:r>
      <w:hyperlink w:anchor="thm-invertible-rank">
        <w:r>
          <w:rPr>
            <w:rStyle w:val="Hyperlink"/>
          </w:rPr>
          <w:t xml:space="preserve">Theorem 110</w:t>
        </w:r>
      </w:hyperlink>
      <w:r>
        <w:t xml:space="preserve">.</w:t>
      </w:r>
    </w:p>
    <w:bookmarkStart w:id="665" w:name="exm-pd-invertible"/>
    <w:p>
      <w:pPr>
        <w:pStyle w:val="BodyText"/>
      </w:pPr>
      <w:r>
        <w:rPr>
          <w:b/>
          <w:bCs/>
        </w:rPr>
        <w:t xml:space="preserve">Example 213 (Positive definite matrices are invertible; the converse fails)</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since</w:t>
      </w:r>
    </w:p>
    <w:p>
      <w:pPr>
        <w:pStyle w:val="BodyText"/>
      </w:pPr>
      <w:r>
        <w:t xml:space="preserve">$$
    \begin{aligned}
    {\mathord{\smash[b]{\underset{\raise.3ex\hbox{$\scriptstyle\sim$}}{x}}\vphantom{x}}}^{\top} \mathbf{A} \mathord{\smash[b]{\underset{\raise.3ex\hbox{$\scriptstyle\sim$}}{x}}\vphantom{x}}
    &amp;= 2 x_1^2 + 2 x_1 x_2 + 2 x_2^2
    &amp;&amp; \text{(multiply out)}
    \\
    &amp;= x_1^2 + x_2^2 + (x_1 + x_2)^2,
    &amp;&amp; \text{(expand the square)}
    \end{aligned}
    $$</w:t>
      </w:r>
    </w:p>
    <w:p>
      <w:pPr>
        <w:pStyle w:val="FirstParagraph"/>
      </w:pPr>
      <w:r>
        <w:t xml:space="preserve">which is</w:t>
      </w:r>
      <w:r>
        <w:t xml:space="preserve"> </w:t>
      </w:r>
      <m:oMath>
        <m:r>
          <m:t>0</m:t>
        </m:r>
      </m:oMath>
      <w:r>
        <w:t xml:space="preserve"> </w:t>
      </w:r>
      <w:r>
        <w:t xml:space="preserve">only when</w:t>
      </w:r>
      <w:r>
        <w:t xml:space="preserve"> </w:t>
      </w:r>
      <m:oMath>
        <m:sSub>
          <m:e>
            <m:r>
              <m:t>x</m:t>
            </m:r>
          </m:e>
          <m:sub>
            <m:r>
              <m:t>1</m:t>
            </m:r>
          </m:sub>
        </m:sSub>
        <m:r>
          <m:rPr>
            <m:sty m:val="p"/>
          </m:rPr>
          <m:t>=</m:t>
        </m:r>
        <m:sSub>
          <m:e>
            <m:r>
              <m:t>x</m:t>
            </m:r>
          </m:e>
          <m:sub>
            <m:r>
              <m:t>2</m:t>
            </m:r>
          </m:sub>
        </m:sSub>
        <m:r>
          <m:rPr>
            <m:sty m:val="p"/>
          </m:rPr>
          <m:t>=</m:t>
        </m:r>
        <m:r>
          <m:t>0</m:t>
        </m:r>
      </m:oMath>
      <w:r>
        <w:t xml:space="preserve">.</w:t>
      </w:r>
      <w:r>
        <w:t xml:space="preserve"> </w:t>
      </w:r>
      <w:r>
        <w:t xml:space="preserve">It is invertible, with</w:t>
      </w:r>
      <w:r>
        <w:t xml:space="preserve"> </w:t>
      </w:r>
      <m:oMath>
        <m:sSup>
          <m:e>
            <m:r>
              <m:t>​</m:t>
            </m:r>
            <m:d>
              <m:dPr>
                <m:begChr m:val="("/>
                <m:sepChr m:val=""/>
                <m:endChr m:val=")"/>
                <m:grow/>
              </m:dPr>
              <m:e>
                <m:r>
                  <m:rPr>
                    <m:sty m:val="bi"/>
                  </m:rPr>
                  <m:t>A</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oMath>
      <w:r>
        <w:t xml:space="preserve">.</w:t>
      </w:r>
    </w:p>
    <w:p>
      <w:pPr>
        <w:pStyle w:val="BodyText"/>
      </w:pPr>
      <w:r>
        <w:t xml:space="preserve">The converse fails.</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not positive definite,</w:t>
      </w:r>
      <w:r>
        <w:t xml:space="preserve"> </w:t>
      </w:r>
      <w:r>
        <w:t xml:space="preserve">yet it is invertible:</w:t>
      </w:r>
      <w:r>
        <w:t xml:space="preserve"> </w:t>
      </w:r>
      <m:oMath>
        <m:sSup>
          <m:e>
            <m:r>
              <m:t>​</m:t>
            </m:r>
            <m:d>
              <m:dPr>
                <m:begChr m:val="("/>
                <m:sepChr m:val=""/>
                <m:endChr m:val=")"/>
                <m:grow/>
              </m:dPr>
              <m:e>
                <m:r>
                  <m:rPr>
                    <m:sty m:val="bi"/>
                  </m:rPr>
                  <m:t>D</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2</m:t>
                  </m:r>
                </m:e>
              </m:mr>
              <m:mr>
                <m:e>
                  <m:r>
                    <m:t>2</m:t>
                  </m:r>
                </m:e>
                <m:e>
                  <m:r>
                    <m:rPr>
                      <m:sty m:val="p"/>
                    </m:rPr>
                    <m:t>−</m:t>
                  </m:r>
                  <m:r>
                    <m:t>1</m:t>
                  </m:r>
                </m:e>
              </m:mr>
            </m:m>
          </m:e>
        </m:d>
      </m:oMath>
      <w:r>
        <w:t xml:space="preserve">.</w:t>
      </w:r>
    </w:p>
    <w:bookmarkEnd w:id="665"/>
    <w:bookmarkStart w:id="666" w:name="thm-psd-plus-multiple-identity"/>
    <w:p>
      <w:pPr>
        <w:pStyle w:val="BodyText"/>
      </w:pPr>
      <w:r>
        <w:rPr>
          <w:b/>
          <w:bCs/>
        </w:rPr>
        <w:t xml:space="preserve">Theorem 122 (Adding a positive multiple of the identity makes a matrix positive definite)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semidefinite matrix (</w:t>
      </w:r>
      <w:hyperlink w:anchor="def-positive-semidefinite">
        <w:r>
          <w:rPr>
            <w:rStyle w:val="Hyperlink"/>
          </w:rPr>
          <w:t xml:space="preserve">Definition 100</w:t>
        </w:r>
      </w:hyperlink>
      <w:r>
        <w:t xml:space="preserve">)</w:t>
      </w:r>
      <w:r>
        <w:t xml:space="preserve"> </w:t>
      </w:r>
      <w:r>
        <w:t xml:space="preserve">and let</w:t>
      </w:r>
      <w:r>
        <w:t xml:space="preserve"> </w:t>
      </w:r>
      <m:oMath>
        <m:r>
          <m:t>α</m:t>
        </m:r>
        <m:r>
          <m:rPr>
            <m:sty m:val="p"/>
          </m:rPr>
          <m:t>&gt;</m:t>
        </m:r>
        <m:r>
          <m:t>0</m:t>
        </m:r>
      </m:oMath>
      <w:r>
        <w:t xml:space="preserve">.</w:t>
      </w:r>
      <w:r>
        <w:t xml:space="preserve"> </w:t>
      </w:r>
      <w:r>
        <w:t xml:space="preserve">Then</w:t>
      </w:r>
      <w:r>
        <w:t xml:space="preserve"> </w:t>
      </w:r>
      <m:oMath>
        <m:r>
          <m:rPr>
            <m:sty m:val="bi"/>
          </m:rPr>
          <m:t>A</m:t>
        </m:r>
        <m:r>
          <m:rPr>
            <m:sty m:val="p"/>
          </m:rPr>
          <m:t>+</m:t>
        </m:r>
        <m:r>
          <m:t>α</m:t>
        </m:r>
        <m:sSub>
          <m:e>
            <m:r>
              <m:rPr>
                <m:sty m:val="bi"/>
              </m:rPr>
              <m:t>I</m:t>
            </m:r>
          </m:e>
          <m:sub>
            <m:r>
              <m:t>p</m:t>
            </m:r>
          </m:sub>
        </m:sSub>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so it is invertible (</w:t>
      </w:r>
      <w:hyperlink w:anchor="thm-pd-invertible">
        <w:r>
          <w:rPr>
            <w:rStyle w:val="Hyperlink"/>
          </w:rPr>
          <w:t xml:space="preserve">Theorem 121</w:t>
        </w:r>
      </w:hyperlink>
      <w:r>
        <w:t xml:space="preserve">).</w:t>
      </w:r>
    </w:p>
    <w:bookmarkEnd w:id="666"/>
    <w:p>
      <w:pPr>
        <w:pStyle w:val="BodyText"/>
      </w:pPr>
      <w:r>
        <w:rPr>
          <w:i/>
          <w:iCs/>
        </w:rPr>
        <w:t xml:space="preserve">Proof</w:t>
      </w:r>
      <w:r>
        <w:t xml:space="preserve">. </w:t>
      </w:r>
      <m:oMath>
        <m:r>
          <m:rPr>
            <m:sty m:val="bi"/>
          </m:rPr>
          <m:t>A</m:t>
        </m:r>
        <m:r>
          <m:rPr>
            <m:sty m:val="p"/>
          </m:rPr>
          <m:t>+</m:t>
        </m:r>
        <m:r>
          <m:t>α</m:t>
        </m:r>
        <m:sSub>
          <m:e>
            <m:r>
              <m:rPr>
                <m:sty m:val="bi"/>
              </m:rPr>
              <m:t>I</m:t>
            </m:r>
          </m:e>
          <m:sub>
            <m:r>
              <m:t>p</m:t>
            </m:r>
          </m:sub>
        </m:sSub>
      </m:oMath>
      <w:r>
        <w:t xml:space="preserve"> </w:t>
      </w:r>
      <w:r>
        <w:t xml:space="preserve">is symmetric:</w:t>
      </w:r>
      <w:r>
        <w:t xml:space="preserve"> </w:t>
      </w:r>
      <w:r>
        <w:t xml:space="preserve">its transpose is</w:t>
      </w:r>
      <w:r>
        <w:t xml:space="preserve"> </w:t>
      </w:r>
      <m:oMath>
        <m:sSup>
          <m:e>
            <m:r>
              <m:rPr>
                <m:sty m:val="bi"/>
              </m:rPr>
              <m:t>A</m:t>
            </m:r>
          </m:e>
          <m:sup>
            <m:r>
              <m:rPr>
                <m:sty m:val="p"/>
              </m:rPr>
              <m:t>⊤</m:t>
            </m:r>
          </m:sup>
        </m:sSup>
        <m:r>
          <m:rPr>
            <m:sty m:val="p"/>
          </m:rPr>
          <m:t>+</m:t>
        </m:r>
        <m:r>
          <m:t>α</m:t>
        </m:r>
        <m:sSub>
          <m:e>
            <m:r>
              <m:rPr>
                <m:sty m:val="bi"/>
              </m:rPr>
              <m:t>I</m:t>
            </m:r>
          </m:e>
          <m:sub>
            <m:r>
              <m:t>p</m:t>
            </m:r>
          </m:sub>
        </m:sSub>
        <m:r>
          <m:rPr>
            <m:sty m:val="p"/>
          </m:rPr>
          <m:t>=</m:t>
        </m:r>
        <m:r>
          <m:rPr>
            <m:sty m:val="bi"/>
          </m:rPr>
          <m:t>A</m:t>
        </m:r>
        <m:r>
          <m:rPr>
            <m:sty m:val="p"/>
          </m:rPr>
          <m:t>+</m:t>
        </m:r>
        <m:r>
          <m:t>α</m:t>
        </m:r>
        <m:sSub>
          <m:e>
            <m:r>
              <m:rPr>
                <m:sty m:val="bi"/>
              </m:rPr>
              <m:t>I</m:t>
            </m:r>
          </m:e>
          <m:sub>
            <m:r>
              <m:t>p</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\mathord{\smash[b]{\underset{\raise.3ex\hbox{$\scriptstyle\sim$}}{0}}\vphantom{0}}_p$</w:t>
      </w:r>
      <w:r>
        <w:t xml:space="preserve">,</w:t>
      </w:r>
    </w:p>
    <w:p>
      <w:pPr>
        <w:pStyle w:val="BodyText"/>
      </w:pPr>
      <w:r>
        <w:t xml:space="preserve">$$
    \begin{aligned}
    {\mathord{\smash[b]{\underset{\raise.3ex\hbox{$\scriptstyle\sim$}}{x}}\vphantom{x}}}^{\top}\,(\mathbf{A} + \alpha\mathbf{I}_p)\,\mathord{\smash[b]{\underset{\raise.3ex\hbox{$\scriptstyle\sim$}}{x}}\vphantom{x}}
    &amp;= {\mathord{\smash[b]{\underset{\raise.3ex\hbox{$\scriptstyle\sim$}}{x}}\vphantom{x}}}^{\top} \mathbf{A} \mathord{\smash[b]{\underset{\raise.3ex\hbox{$\scriptstyle\sim$}}{x}}\vphantom{x}} + \alpha\,{\mathord{\smash[b]{\underset{\raise.3ex\hbox{$\scriptstyle\sim$}}{x}}\vphantom{x}}}^{\top}\,\mathbf{I}_p\,\mathord{\smash[b]{\underset{\raise.3ex\hbox{$\scriptstyle\sim$}}{x}}\vphantom{x}}
    &amp;&amp; \text{(}\text{Theorem~9}\text{, }\text{Theorem~96}\text{)}
    \\
    &amp;= {\mathord{\smash[b]{\underset{\raise.3ex\hbox{$\scriptstyle\sim$}}{x}}\vphantom{x}}}^{\top} \mathbf{A} \mathord{\smash[b]{\underset{\raise.3ex\hbox{$\scriptstyle\sim$}}{x}}\vphantom{x}} + \alpha\,\mathopen{}\left\lVert\mathord{\smash[b]{\underset{\raise.3ex\hbox{$\scriptstyle\sim$}}{x}}\vphantom{x}}\right\rVert\mathclose{}^2
    &amp;&amp; \text{(}\text{Theorem~11}\text{, }\text{Equation~2}\text{, squared)}
    \\
    &amp;&gt; 0.
    &amp;&amp; \text{(} {\mathord{\smash[b]{\underset{\raise.3ex\hbox{$\scriptstyle\sim$}}{x}}\vphantom{x}}}^{\top} \mathbf{A} \mathord{\smash[b]{\underset{\raise.3ex\hbox{$\scriptstyle\sim$}}{x}}\vphantom{x}} \ge 0, \; \alpha&gt; 0, \; \mathord{\smash[b]{\underset{\raise.3ex\hbox{$\scriptstyle\sim$}}{x}}\vphantom{x}}\ne \mathord{\smash[b]{\underset{\raise.3ex\hbox{$\scriptstyle\sim$}}{0}}\vphantom{0}}_p \text{)}
    \end{aligned}
    $$</w:t>
      </w:r>
    </w:p>
    <w:bookmarkStart w:id="667" w:name="exm-psd-plus-multiple-identity"/>
    <w:p>
      <w:pPr>
        <w:pStyle w:val="FirstParagraph"/>
      </w:pPr>
      <w:r>
        <w:rPr>
          <w:b/>
          <w:bCs/>
        </w:rPr>
        <w:t xml:space="preserve">Example 214 (Repairing a singular 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of</w:t>
      </w:r>
      <w:r>
        <w:t xml:space="preserve"> </w:t>
      </w:r>
      <w:hyperlink w:anchor="exm-positive-semidefinite">
        <w:r>
          <w:rPr>
            <w:rStyle w:val="Hyperlink"/>
          </w:rPr>
          <w:t xml:space="preserve">Example 154</w:t>
        </w:r>
      </w:hyperlink>
      <w:r>
        <w:t xml:space="preserve"> </w:t>
      </w:r>
      <w:r>
        <w:t xml:space="preserve">is positive semidefinite and singular:</w:t>
      </w:r>
      <w:r>
        <w:t xml:space="preserve"> </w:t>
      </w:r>
      <w:r>
        <w:t xml:space="preserve">$\mathbf{B} (1, -1) = \mathord{\smash[b]{\underset{\raise.3ex\hbox{$\scriptstyle\sim$}}{0}}\vphantom{0}}_2$</w:t>
      </w:r>
      <w:r>
        <w:t xml:space="preserve">.</w:t>
      </w:r>
      <w:r>
        <w:t xml:space="preserve"> </w:t>
      </w:r>
      <w:r>
        <w:t xml:space="preserve">With</w:t>
      </w:r>
      <w:r>
        <w:t xml:space="preserve"> </w:t>
      </w:r>
      <m:oMath>
        <m:r>
          <m:t>α</m:t>
        </m:r>
        <m:r>
          <m:rPr>
            <m:sty m:val="p"/>
          </m:rPr>
          <m:t>=</m:t>
        </m:r>
        <m:r>
          <m:t>1</m:t>
        </m:r>
      </m:oMath>
      <w:r>
        <w:t xml:space="preserve">,</w:t>
      </w:r>
    </w:p>
    <w:p>
      <w:pPr>
        <w:pStyle w:val="BodyText"/>
      </w:pPr>
      <m:oMathPara>
        <m:oMathParaPr>
          <m:jc m:val="center"/>
        </m:oMathParaPr>
        <m:oMath>
          <m:r>
            <m:rPr>
              <m:sty m:val="bi"/>
            </m:rPr>
            <m:t>B</m:t>
          </m:r>
          <m:r>
            <m:rPr>
              <m:sty m:val="p"/>
            </m:rPr>
            <m:t>+</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which is positive definite and invertible by</w:t>
      </w:r>
      <w:r>
        <w:t xml:space="preserve"> </w:t>
      </w:r>
      <w:hyperlink w:anchor="exm-pd-invertible">
        <w:r>
          <w:rPr>
            <w:rStyle w:val="Hyperlink"/>
          </w:rPr>
          <w:t xml:space="preserve">Example 213</w:t>
        </w:r>
      </w:hyperlink>
      <w:r>
        <w:t xml:space="preserve">.</w:t>
      </w:r>
    </w:p>
    <w:bookmarkEnd w:id="667"/>
    <w:bookmarkStart w:id="668" w:name="cor-gram-invertible-iff"/>
    <w:p>
      <w:pPr>
        <w:pStyle w:val="BodyText"/>
      </w:pPr>
      <w:r>
        <w:rPr>
          <w:b/>
          <w:bCs/>
        </w:rPr>
        <w:t xml:space="preserve">Corollary 16 (</w:t>
      </w:r>
      <m:oMath>
        <m:sSup>
          <m:e>
            <m:r>
              <m:rPr>
                <m:sty m:val="bi"/>
              </m:rPr>
              <m:t>X</m:t>
            </m:r>
          </m:e>
          <m:sup>
            <m:r>
              <m:rPr>
                <m:sty m:val="p"/>
              </m:rPr>
              <m:t>⊤</m:t>
            </m:r>
          </m:sup>
        </m:sSup>
        <m:r>
          <m:rPr>
            <m:sty m:val="bi"/>
          </m:rPr>
          <m:t>X</m:t>
        </m:r>
      </m:oMath>
      <w:r>
        <w:rPr>
          <w:b/>
          <w:bCs/>
        </w:rPr>
        <w:t xml:space="preserve"> </w:t>
      </w:r>
      <w:r>
        <w:rPr>
          <w:b/>
          <w:bCs/>
        </w:rPr>
        <w:t xml:space="preserve">is invertible exactly when</w:t>
      </w:r>
      <w:r>
        <w:rPr>
          <w:b/>
          <w:bCs/>
        </w:rPr>
        <w:t xml:space="preserve"> </w:t>
      </w:r>
      <m:oMath>
        <m:r>
          <m:rPr>
            <m:sty m:val="bi"/>
          </m:rPr>
          <m:t>X</m:t>
        </m:r>
      </m:oMath>
      <w:r>
        <w:rPr>
          <w:b/>
          <w:bCs/>
        </w:rPr>
        <w:t xml:space="preserve"> </w:t>
      </w:r>
      <w:r>
        <w:rPr>
          <w:b/>
          <w:bCs/>
        </w:rPr>
        <w:t xml:space="preserve">has full column rank)</w:t>
      </w:r>
      <w:r>
        <w:t xml:space="preserve"> </w:t>
      </w:r>
      <w:r>
        <w:t xml:space="preserve">For an</w:t>
      </w:r>
      <w:r>
        <w:t xml:space="preserve"> </w:t>
      </w:r>
      <m:oMath>
        <m:r>
          <m:t>n</m:t>
        </m:r>
        <m:r>
          <m:rPr>
            <m:sty m:val="p"/>
          </m:rPr>
          <m:t>×</m:t>
        </m:r>
        <m:r>
          <m:t>p</m:t>
        </m:r>
      </m:oMath>
      <w:r>
        <w:t xml:space="preserve"> </w:t>
      </w:r>
      <w:r>
        <w:t xml:space="preserve">matrix</w:t>
      </w:r>
      <w:r>
        <w:t xml:space="preserve"> </w:t>
      </w:r>
      <m:oMath>
        <m:r>
          <m:rPr>
            <m:sty m:val="bi"/>
          </m:rPr>
          <m:t>X</m:t>
        </m:r>
      </m:oMath>
      <w:r>
        <w:t xml:space="preserve">,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full-column-rank">
        <w:r>
          <w:rPr>
            <w:rStyle w:val="Hyperlink"/>
          </w:rPr>
          <w:t xml:space="preserve">Definition 45</w:t>
        </w:r>
      </w:hyperlink>
      <w:r>
        <w:t xml:space="preserve">).</w:t>
      </w:r>
    </w:p>
    <w:bookmarkEnd w:id="668"/>
    <w:p>
      <w:pPr>
        <w:pStyle w:val="BodyText"/>
      </w:pPr>
      <w:r>
        <w:rPr>
          <w:i/>
          <w:iCs/>
        </w:rPr>
        <w:t xml:space="preserve">Proof</w:t>
      </w:r>
      <w:r>
        <w:t xml:space="preserve">. </w:t>
      </w:r>
      <w:r>
        <w:t xml:space="preserve">The following statements are equivalent:</w:t>
      </w:r>
    </w:p>
    <w:p>
      <w:pPr>
        <w:pStyle w:val="BodyText"/>
      </w:pPr>
      <w:r>
        <w:t xml:space="preserve">$$
    \begin{aligned}
    {\mathbf{X}}^{\top}\mathbf{X}\text{ is invertible}
    &amp;\iff \mathcal{N}({\mathbf{X}}^{\top}\mathbf{X}) = \mathopen{}\left\{\mathord{\smash[b]{\underset{\raise.3ex\hbox{$\scriptstyle\sim$}}{0}}\vphantom{0}}_p\right\}\mathclose{}
    &amp;&amp; \text{(}\text{Theorem~110}\text{)}
    \\
    &amp;\iff \mathcal{N}(\mathbf{X}) = \mathopen{}\left\{\mathord{\smash[b]{\underset{\raise.3ex\hbox{$\scriptstyle\sim$}}{0}}\vphantom{0}}_p\right\}\mathclose{}
    &amp;&amp; \text{(}\text{Theorem~38}\text{)}
    \\
    &amp;\iff \mathbf{X}\text{ has full column rank.}
    &amp;&amp; \text{(}\text{Theorem~35}\text{)}
    \end{aligned}
    $$</w:t>
      </w:r>
    </w:p>
    <w:bookmarkStart w:id="669" w:name="exm-gram-invertible-iff"/>
    <w:p>
      <w:pPr>
        <w:pStyle w:val="FirstParagraph"/>
      </w:pPr>
      <w:r>
        <w:rPr>
          <w:b/>
          <w:bCs/>
        </w:rPr>
        <w:t xml:space="preserve">Example 215 (A design matrix with a repeated column)</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of</w:t>
      </w:r>
      <w:r>
        <w:t xml:space="preserve"> </w:t>
      </w:r>
      <w:hyperlink w:anchor="exm-rank">
        <w:r>
          <w:rPr>
            <w:rStyle w:val="Hyperlink"/>
          </w:rPr>
          <w:t xml:space="preserve">Example 37</w:t>
        </w:r>
      </w:hyperlink>
      <w:r>
        <w:t xml:space="preserve"> </w:t>
      </w:r>
      <w:r>
        <w:t xml:space="preserve">has rank</w:t>
      </w:r>
      <w:r>
        <w:t xml:space="preserve"> </w:t>
      </w:r>
      <m:oMath>
        <m:r>
          <m:t>1</m:t>
        </m:r>
        <m:r>
          <m:rPr>
            <m:sty m:val="p"/>
          </m:rPr>
          <m:t>&lt;</m:t>
        </m:r>
        <m:r>
          <m:t>2</m:t>
        </m:r>
      </m:oMath>
      <w:r>
        <w:t xml:space="preserve">.</w:t>
      </w:r>
      <w:r>
        <w:t xml:space="preserve"> </w:t>
      </w:r>
      <w:r>
        <w:t xml:space="preserve">Its cross-product matrix is</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r>
            <m:rPr>
              <m:sty m:val="p"/>
            </m:rPr>
            <m:t>,</m:t>
          </m:r>
        </m:oMath>
      </m:oMathPara>
    </w:p>
    <w:p>
      <w:pPr>
        <w:pStyle w:val="FirstParagraph"/>
      </w:pPr>
      <w:r>
        <w:t xml:space="preserve">which is singular:</w:t>
      </w:r>
      <w:r>
        <w:t xml:space="preserve"> </w:t>
      </w:r>
      <m:oMath>
        <m:r>
          <m:rPr>
            <m:sty m:val="p"/>
          </m:rPr>
          <m:t>(</m:t>
        </m:r>
        <m:r>
          <m:t>2</m:t>
        </m:r>
        <m:r>
          <m:rPr>
            <m:sty m:val="p"/>
          </m:rPr>
          <m:t>,</m:t>
        </m:r>
        <m:r>
          <m:rPr>
            <m:sty m:val="p"/>
          </m:rPr>
          <m:t>−</m:t>
        </m:r>
        <m:r>
          <m:t>1</m:t>
        </m:r>
        <m:r>
          <m:rPr>
            <m:sty m:val="p"/>
          </m:rPr>
          <m:t>)</m:t>
        </m:r>
      </m:oMath>
      <w:r>
        <w:t xml:space="preserve"> </w:t>
      </w:r>
      <w:r>
        <w:t xml:space="preserve">is in its null space,</w:t>
      </w:r>
      <w:r>
        <w:t xml:space="preserve"> </w:t>
      </w:r>
      <w:r>
        <w:t xml:space="preserve">because</w:t>
      </w:r>
      <w:r>
        <w:t xml:space="preserve"> </w:t>
      </w:r>
      <w:r>
        <w:t xml:space="preserve">$\mathbf{X}(2, -1) = \mathord{\smash[b]{\underset{\raise.3ex\hbox{$\scriptstyle\sim$}}{0}}\vphantom{0}}_3$</w:t>
      </w:r>
      <w:r>
        <w:t xml:space="preserve"> </w:t>
      </w:r>
      <w:r>
        <w:t xml:space="preserve">(</w:t>
      </w:r>
      <w:hyperlink w:anchor="exm-independent-null-space">
        <w:r>
          <w:rPr>
            <w:rStyle w:val="Hyperlink"/>
          </w:rPr>
          <w:t xml:space="preserve">Example 61</w:t>
        </w:r>
      </w:hyperlink>
      <w:r>
        <w:t xml:space="preserve">).</w:t>
      </w:r>
      <w:r>
        <w:t xml:space="preserve"> </w:t>
      </w:r>
      <w:r>
        <w:t xml:space="preserve">For the full-column-rank matrix of</w:t>
      </w:r>
      <w:r>
        <w:t xml:space="preserve"> </w:t>
      </w:r>
      <w:hyperlink w:anchor="exm-gram-invertible">
        <w:r>
          <w:rPr>
            <w:rStyle w:val="Hyperlink"/>
          </w:rPr>
          <w:t xml:space="preserve">Example 165</w:t>
        </w:r>
      </w:hyperlink>
      <w:r>
        <w:t xml:space="preserve">,</w:t>
      </w:r>
      <w:r>
        <w:t xml:space="preserve"> </w:t>
      </w:r>
      <m:oMath>
        <m:sSup>
          <m:e>
            <m:r>
              <m:rPr>
                <m:sty m:val="bi"/>
              </m:rPr>
              <m:t>X</m:t>
            </m:r>
          </m:e>
          <m:sup>
            <m:r>
              <m:rPr>
                <m:sty m:val="p"/>
              </m:rPr>
              <m:t>⊤</m:t>
            </m:r>
          </m:sup>
        </m:sSup>
        <m:r>
          <m:rPr>
            <m:sty m:val="bi"/>
          </m:rPr>
          <m:t>X</m:t>
        </m:r>
      </m:oMath>
      <w:r>
        <w:t xml:space="preserve"> </w:t>
      </w:r>
      <w:r>
        <w:t xml:space="preserve">is invertible.</w:t>
      </w:r>
    </w:p>
    <w:bookmarkEnd w:id="669"/>
    <w:bookmarkStart w:id="670" w:name="def-block-matrix"/>
    <w:p>
      <w:pPr>
        <w:pStyle w:val="BodyText"/>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 </w:t>
      </w:r>
      <w:r>
        <w:t xml:space="preserve">[92]</w:t>
      </w:r>
      <w:r>
        <w:t xml:space="preserve">.</w:t>
      </w:r>
    </w:p>
    <w:bookmarkEnd w:id="670"/>
    <w:bookmarkStart w:id="671" w:name="exm-block-matrix"/>
    <w:p>
      <w:pPr>
        <w:pStyle w:val="BodyText"/>
      </w:pPr>
      <w:r>
        <w:rPr>
          <w:b/>
          <w:bCs/>
        </w:rPr>
        <w:t xml:space="preserve">Example 216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71"/>
    <w:bookmarkStart w:id="672"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72"/>
    <w:bookmarkStart w:id="673" w:name="thm-pd-submatrix"/>
    <w:p>
      <w:pPr>
        <w:pStyle w:val="BodyText"/>
      </w:pPr>
      <w:r>
        <w:rPr>
          <w:b/>
          <w:bCs/>
        </w:rPr>
        <w:t xml:space="preserve">Theorem 123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73"/>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w:r>
        <w:t xml:space="preserve">$\mathord{\smash[b]{\underset{\raise.3ex\hbox{$\scriptstyle\sim$}}{u}}\vphantom{u}} \in \mathbb{R}^k$</w:t>
      </w:r>
      <w:r>
        <w:t xml:space="preserve"> </w:t>
      </w:r>
      <w:r>
        <w:t xml:space="preserve">with</w:t>
      </w:r>
      <w:r>
        <w:t xml:space="preserve"> </w:t>
      </w:r>
      <w:r>
        <w:t xml:space="preserve">$\mathord{\smash[b]{\underset{\raise.3ex\hbox{$\scriptstyle\sim$}}{u}}\vphantom{u}} \ne \mathord{\smash[b]{\underset{\raise.3ex\hbox{$\scriptstyle\sim$}}{0}}\vphantom{0}}$</w:t>
      </w:r>
      <w:r>
        <w:t xml:space="preserve">,</w:t>
      </w:r>
      <w:r>
        <w:t xml:space="preserve"> </w:t>
      </w:r>
      <w:r>
        <w:t xml:space="preserve">let</w:t>
      </w:r>
      <w:r>
        <w:t xml:space="preserve"> </w:t>
      </w:r>
      <w:r>
        <w:t xml:space="preserve">$\mathord{\smash[b]{\underset{\raise.3ex\hbox{$\scriptstyle\sim$}}{y}}\vphantom{y}} = (u_1, \ldots, u_k, 0, \ldots, 0) \in \mathbb{R}^p$</w:t>
      </w:r>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w:r>
        <w:t xml:space="preserve">$$
    \begin{aligned}
    {\mathord{\smash[b]{\underset{\raise.3ex\hbox{$\scriptstyle\sim$}}{u}}\vphantom{u}}}^{\top} \mathbf{X}_k \mathord{\smash[b]{\underset{\raise.3ex\hbox{$\scriptstyle\sim$}}{u}}\vphantom{u}}
    &amp;= \sum_{i=1}^{k} \sum_{j=1}^{k} u_i\,x_{ij}\,u_j
    &amp;&amp; \text{(}\text{Definition~32}\text{, }\text{Definition~8}\text{)}
    \\
    &amp;= \sum_{i=1}^{k} \sum_{j=1}^{k} y_i\,x_{ij}\,y_j
    &amp;&amp; \text{(} y_i = u_i \text{ for } i \le k \text{)}
    \\
    &amp;= \sum_{i=1}^p\sum_{j=1}^py_i\,x_{ij}\,y_j
    &amp;&amp; \text{(each added term has a factor } y_i = 0 \text{ or } y_j = 0 \text{)}
    \\
    &amp;= {\mathord{\smash[b]{\underset{\raise.3ex\hbox{$\scriptstyle\sim$}}{y}}\vphantom{y}}}^{\top} \mathbf{X} \mathord{\smash[b]{\underset{\raise.3ex\hbox{$\scriptstyle\sim$}}{y}}\vphantom{y}}
    &amp;&amp; \text{(}\text{Definition~32}\text{, }\text{Definition~8}\text{)}
    \\
    &amp;&gt; 0.
    &amp;&amp; \text{(} \mathbf{X} \text{ positive definite, } \mathord{\smash[b]{\underset{\raise.3ex\hbox{$\scriptstyle\sim$}}{y}}\vphantom{y}} \ne \mathord{\smash[b]{\underset{\raise.3ex\hbox{$\scriptstyle\sim$}}{0}}\vphantom{0}}\text{)}
    \end{aligned}
    $$</w:t>
      </w:r>
    </w:p>
    <w:p>
      <w:pPr>
        <w:pStyle w:val="FirstParagraph"/>
      </w:pPr>
      <w:r>
        <w:t xml:space="preserve">For the diagonal entry</w:t>
      </w:r>
      <w:r>
        <w:t xml:space="preserve"> </w:t>
      </w:r>
      <m:oMath>
        <m:sSub>
          <m:e>
            <m:r>
              <m:t>x</m:t>
            </m:r>
          </m:e>
          <m:sub>
            <m:r>
              <m:t>i</m:t>
            </m:r>
            <m:r>
              <m:t>i</m:t>
            </m:r>
          </m:sub>
        </m:sSub>
      </m:oMath>
      <w:r>
        <w:t xml:space="preserve">, take</w:t>
      </w:r>
      <w:r>
        <w:t xml:space="preserve"> </w:t>
      </w:r>
      <w:r>
        <w:t xml:space="preserve">$\mathord{\smash[b]{\underset{\raise.3ex\hbox{$\scriptstyle\sim$}}{e}}\vphantom{e}}_i$</w:t>
      </w:r>
      <w:r>
        <w:t xml:space="preserve"> </w:t>
      </w:r>
      <w:r>
        <w:t xml:space="preserve">(</w:t>
      </w:r>
      <w:hyperlink w:anchor="def-indicator-vector">
        <w:r>
          <w:rPr>
            <w:rStyle w:val="Hyperlink"/>
          </w:rPr>
          <w:t xml:space="preserve">Definition 14</w:t>
        </w:r>
      </w:hyperlink>
      <w:r>
        <w:t xml:space="preserve">), which is nonzero:</w:t>
      </w:r>
    </w:p>
    <w:p>
      <w:pPr>
        <w:pStyle w:val="BodyText"/>
      </w:pPr>
      <w:r>
        <w:t xml:space="preserve">$$
    \begin{aligned}
    {\mathord{\smash[b]{\underset{\raise.3ex\hbox{$\scriptstyle\sim$}}{e}}\vphantom{e}}_i}^{\top} \mathbf{X} \mathord{\smash[b]{\underset{\raise.3ex\hbox{$\scriptstyle\sim$}}{e}}\vphantom{e}}_i
    &amp;= \sum_{r=1}^{p} \sum_{s=1}^{p} (\mathord{\smash[b]{\underset{\raise.3ex\hbox{$\scriptstyle\sim$}}{e}}\vphantom{e}}_i)_r\,x_{rs}\,(\mathord{\smash[b]{\underset{\raise.3ex\hbox{$\scriptstyle\sim$}}{e}}\vphantom{e}}_i)_s
    &amp;&amp; \text{(}\text{Definition~32}\text{, }\text{Definition~8}\text{)}
    \\
    &amp;= x_{ii}
    &amp;&amp; \text{(only the term with } r \text{ and } s \text{ both equal to } i \text{ is nonzero)}
    \\
    &amp;&gt; 0.
    &amp;&amp; \text{(} \mathbf{X} \text{ positive definite)}
    \end{aligned}
    $$</w:t>
      </w:r>
    </w:p>
    <w:bookmarkStart w:id="674" w:name="exm-pd-submatrix"/>
    <w:p>
      <w:pPr>
        <w:pStyle w:val="FirstParagraph"/>
      </w:pPr>
      <w:r>
        <w:rPr>
          <w:b/>
          <w:bCs/>
        </w:rPr>
        <w:t xml:space="preserve">Example 217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212</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has them</w:t>
      </w:r>
      <w:r>
        <w:t xml:space="preserve"> </w:t>
      </w:r>
      <w:r>
        <w:t xml:space="preserve">but is not positive definite.</w:t>
      </w:r>
    </w:p>
    <w:bookmarkEnd w:id="674"/>
    <w:bookmarkStart w:id="676" w:name="thm-block-quadratic"/>
    <w:p>
      <w:pPr>
        <w:pStyle w:val="BodyText"/>
      </w:pPr>
      <w:r>
        <w:rPr>
          <w:b/>
          <w:bCs/>
        </w:rPr>
        <w:t xml:space="preserve">Theorem 124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w:r>
        <w:t xml:space="preserve">$\mathord{\smash[b]{\underset{\raise.3ex\hbox{$\scriptstyle\sim$}}{v}}\vphantom{v}} \in \mathbb{R}^{k + m}$</w:t>
      </w:r>
      <w:r>
        <w:t xml:space="preserve"> </w:t>
      </w:r>
      <w:r>
        <w:t xml:space="preserve">as</w:t>
      </w:r>
      <w:r>
        <w:t xml:space="preserve"> </w:t>
      </w:r>
      <w:r>
        <w:t xml:space="preserve">$\mathord{\smash[b]{\underset{\raise.3ex\hbox{$\scriptstyle\sim$}}{v}}\vphantom{v}} = (\mathord{\smash[b]{\underset{\raise.3ex\hbox{$\scriptstyle\sim$}}{u}}\vphantom{u}}, \mathord{\smash[b]{\underset{\raise.3ex\hbox{$\scriptstyle\sim$}}{w}}\vphantom{w}})$</w:t>
      </w:r>
      <w:r>
        <w:t xml:space="preserve">,</w:t>
      </w:r>
      <w:r>
        <w:t xml:space="preserve"> </w:t>
      </w:r>
      <w:r>
        <w:t xml:space="preserve">with</w:t>
      </w:r>
      <w:r>
        <w:t xml:space="preserve"> </w:t>
      </w:r>
      <w:r>
        <w:t xml:space="preserve">$\mathord{\smash[b]{\underset{\raise.3ex\hbox{$\scriptstyle\sim$}}{u}}\vphantom{u}} \in \mathbb{R}^k$</w:t>
      </w:r>
      <w:r>
        <w:t xml:space="preserve"> </w:t>
      </w:r>
      <w:r>
        <w:t xml:space="preserve">its first</w:t>
      </w:r>
      <w:r>
        <w:t xml:space="preserve"> </w:t>
      </w:r>
      <m:oMath>
        <m:r>
          <m:t>k</m:t>
        </m:r>
      </m:oMath>
      <w:r>
        <w:t xml:space="preserve"> </w:t>
      </w:r>
      <w:r>
        <w:t xml:space="preserve">entries and</w:t>
      </w:r>
      <w:r>
        <w:t xml:space="preserve"> </w:t>
      </w:r>
      <w:r>
        <w:t xml:space="preserve">$\mathord{\smash[b]{\underset{\raise.3ex\hbox{$\scriptstyle\sim$}}{w}}\vphantom{w}} \in \mathbb{R}^m$</w:t>
      </w:r>
      <w:r>
        <w:t xml:space="preserve"> </w:t>
      </w:r>
      <w:r>
        <w:t xml:space="preserve">the rest. Then</w:t>
      </w:r>
    </w:p>
    <w:p>
      <w:pPr>
        <w:pStyle w:val="BodyText"/>
      </w:pPr>
      <w:bookmarkStart w:id="675" w:name="eq-block-quadratic"/>
      <w:r>
        <w:t xml:space="preserve">$$
    {\mathord{\smash[b]{\underset{\raise.3ex\hbox{$\scriptstyle\sim$}}{v}}\vphantom{v}}}^{\top} \mathbf{X} \mathord{\smash[b]{\underset{\raise.3ex\hbox{$\scriptstyle\sim$}}{v}}\vphantom{v}}
    =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\qquad(8)$$</w:t>
      </w:r>
      <w:bookmarkEnd w:id="675"/>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w:r>
        <w:t xml:space="preserve">$\mathord{\smash[b]{\underset{\raise.3ex\hbox{$\scriptstyle\sim$}}{z}}\vphantom{z}} \stackrel{\text{def}}{=}\mathord{\smash[b]{\underset{\raise.3ex\hbox{$\scriptstyle\sim$}}{u}}\vphantom{u}} + \mathbf{A}^{-1} \mathbf{B} \mathord{\smash[b]{\underset{\raise.3ex\hbox{$\scriptstyle\sim$}}{w}}\vphantom{w}}$</w:t>
      </w:r>
      <w:r>
        <w:t xml:space="preserve">,</w:t>
      </w:r>
    </w:p>
    <w:p>
      <w:pPr>
        <w:pStyle w:val="BodyText"/>
      </w:pPr>
      <w:r>
        <w:t xml:space="preserve">$$
    {\mathord{\smash[b]{\underset{\raise.3ex\hbox{$\scriptstyle\sim$}}{v}}\vphantom{v}}}^{\top}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
    $$</w:t>
      </w:r>
    </w:p>
    <w:bookmarkEnd w:id="676"/>
    <w:p>
      <w:pPr>
        <w:pStyle w:val="FirstParagraph"/>
      </w:pPr>
      <w:r>
        <w:rPr>
          <w:i/>
          <w:iCs/>
        </w:rPr>
        <w:t xml:space="preserve">Proof</w:t>
      </w:r>
      <w:r>
        <w:t xml:space="preserve">. </w:t>
      </w:r>
      <w:r>
        <w:rPr>
          <w:b/>
          <w:bCs/>
        </w:rPr>
        <w:t xml:space="preserve">$\mathbf{X} \mathord{\smash[b]{\underset{\raise.3ex\hbox{$\scriptstyle\sim$}}{v}}\vphantom{v}}$</w:t>
      </w:r>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w:r>
        <w:t xml:space="preserve">$$
    \begin{aligned}
    (\mathbf{X} \mathord{\smash[b]{\underset{\raise.3ex\hbox{$\scriptstyle\sim$}}{v}}\vphantom{v}})_i
    &amp;= \sum_{j=1}^{k+m} x_{ij}\,v_j
    &amp;&amp; \text{(}\text{Definition~32}\text{)}
    \\
    &amp;= \sum_{j=1}^{k} x_{ij}\,v_j + \sum_{j=1}^{m} x_{i, k+j}\,v_{k+j}
    &amp;&amp; \text{(split the sum at } j = k \text{)}
    \\
    &amp;= \sum_{j=1}^{k} a_{ij}\,u_j + \sum_{j=1}^{m} b_{ij}\,w_j
    &amp;&amp; \text{(the blocks of } \mathbf{X} \text{ and of } \mathord{\smash[b]{\underset{\raise.3ex\hbox{$\scriptstyle\sim$}}{v}}\vphantom{v}} \text{)}
    \\
    &amp;= (\mathbf{A} \mathord{\smash[b]{\underset{\raise.3ex\hbox{$\scriptstyle\sim$}}{u}}\vphantom{u}})_i + (\mathbf{B} \mathord{\smash[b]{\underset{\raise.3ex\hbox{$\scriptstyle\sim$}}{w}}\vphantom{w}})_i,
    &amp;&amp; \text{(}\text{Definition~32}\text{)}
    \end{aligned}
    $$</w:t>
      </w:r>
    </w:p>
    <w:p>
      <w:pPr>
        <w:pStyle w:val="FirstParagraph"/>
      </w:pPr>
      <w:r>
        <w:t xml:space="preserve">and in the same way</w:t>
      </w:r>
      <w:r>
        <w:t xml:space="preserve"> </w:t>
      </w:r>
      <w:r>
        <w:t xml:space="preserve">$(\mathbf{X} \mathord{\smash[b]{\underset{\raise.3ex\hbox{$\scriptstyle\sim$}}{v}}\vphantom{v}})_{k+i} = ({\mathbf{B}}^{\top} \mathord{\smash[b]{\underset{\raise.3ex\hbox{$\scriptstyle\sim$}}{u}}\vphantom{u}})_i + (\mathbf{C} \mathord{\smash[b]{\underset{\raise.3ex\hbox{$\scriptstyle\sim$}}{w}}\vphantom{w}})_i$</w:t>
      </w:r>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w:r>
        <w:t xml:space="preserve">$$
    \begin{aligned}
    {\mathord{\smash[b]{\underset{\raise.3ex\hbox{$\scriptstyle\sim$}}{v}}\vphantom{v}}}^{\top} \mathbf{X} \mathord{\smash[b]{\underset{\raise.3ex\hbox{$\scriptstyle\sim$}}{v}}\vphantom{v}}
    &amp;= \sum_{i=1}^{k} u_i\,(\mathbf{X} \mathord{\smash[b]{\underset{\raise.3ex\hbox{$\scriptstyle\sim$}}{v}}\vphantom{v}})_i + \sum_{i=1}^{m} w_i\,(\mathbf{X} \mathord{\smash[b]{\underset{\raise.3ex\hbox{$\scriptstyle\sim$}}{v}}\vphantom{v}})_{k+i}
    &amp;&amp; \text{(}\text{Definition~8}\text{, split the sum at } k \text{)}
    \\
    &amp;= \mathord{\smash[b]{\underset{\raise.3ex\hbox{$\scriptstyle\sim$}}{u}}\vphantom{u}} \cdot (\mathbf{A} \mathord{\smash[b]{\underset{\raise.3ex\hbox{$\scriptstyle\sim$}}{u}}\vphantom{u}} + \mathbf{B} \mathord{\smash[b]{\underset{\raise.3ex\hbox{$\scriptstyle\sim$}}{w}}\vphantom{w}}) + \mathord{\smash[b]{\underset{\raise.3ex\hbox{$\scriptstyle\sim$}}{w}}\vphantom{w}} \cdot ({\mathbf{B}}^{\top} \mathord{\smash[b]{\underset{\raise.3ex\hbox{$\scriptstyle\sim$}}{u}}\vphantom{u}} + \mathbf{C} \mathord{\smash[b]{\underset{\raise.3ex\hbox{$\scriptstyle\sim$}}{w}}\vphantom{w}})
    &amp;&amp; \text{(the blocks of } \mathbf{X} \mathord{\smash[b]{\underset{\raise.3ex\hbox{$\scriptstyle\sim$}}{v}}\vphantom{v}} \text{)}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{\mathord{\smash[b]{\underset{\raise.3ex\hbox{$\scriptstyle\sim$}}{w}}\vphantom{w}}}^{\top} {\mathbf{B}}^{\top} \mathord{\smash[b]{\underset{\raise.3ex\hbox{$\scriptstyle\sim$}}{u}}\vphantom{u}} + {\mathord{\smash[b]{\underset{\raise.3ex\hbox{$\scriptstyle\sim$}}{w}}\vphantom{w}}}^{\top} \mathbf{C} \mathord{\smash[b]{\underset{\raise.3ex\hbox{$\scriptstyle\sim$}}{w}}\vphantom{w}}
    &amp;&amp; \text{(}\text{Theorem~52}\text{)}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{\mathord{\smash[b]{\underset{\raise.3ex\hbox{$\scriptstyle\sim$}}{u}}\vphantom{u}}}^{\top} \mathbf{B} \mathord{\smash[b]{\underset{\raise.3ex\hbox{$\scriptstyle\sim$}}{w}}\vphantom{w}} + {\mathord{\smash[b]{\underset{\raise.3ex\hbox{$\scriptstyle\sim$}}{w}}\vphantom{w}}}^{\top} \mathbf{C} \mathord{\smash[b]{\underset{\raise.3ex\hbox{$\scriptstyle\sim$}}{w}}\vphantom{w}}
    &amp;&amp; \text{(} {\mathord{\smash[b]{\underset{\raise.3ex\hbox{$\scriptstyle\sim$}}{w}}\vphantom{w}}}^{\top} {\mathbf{B}}^{\top} \mathord{\smash[b]{\underset{\raise.3ex\hbox{$\scriptstyle\sim$}}{u}}\vphantom{u}} = {\mathopen{}\left({\mathord{\smash[b]{\underset{\raise.3ex\hbox{$\scriptstyle\sim$}}{w}}\vphantom{w}}}^{\top} {\mathbf{B}}^{\top} \mathord{\smash[b]{\underset{\raise.3ex\hbox{$\scriptstyle\sim$}}{u}}\vphantom{u}}\right)\mathclose{}}^{\top} \text{, which equals } {\mathord{\smash[b]{\underset{\raise.3ex\hbox{$\scriptstyle\sim$}}{u}}\vphantom{u}}}^{\top} \mathbf{B} \mathord{\smash[b]{\underset{\raise.3ex\hbox{$\scriptstyle\sim$}}{w}}\vphantom{w}} \text{; } 1 \times 1 \text{, }\text{Definition~22}\text{, }\text{Theorem~20}\text{)}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&amp;&amp; \text{(combine like terms)}
    \end{aligned}
    $$</w:t>
      </w:r>
    </w:p>
    <w:p>
      <w:pPr>
        <w:pStyle w:val="FirstParagraph"/>
      </w:pPr>
      <w:r>
        <w:rPr>
          <w:b/>
          <w:bCs/>
        </w:rPr>
        <w:t xml:space="preserve">Completing the square.</w:t>
      </w:r>
      <w:r>
        <w:t xml:space="preserve"> </w:t>
      </w:r>
      <w:r>
        <w:t xml:space="preserve">Write</w:t>
      </w:r>
      <w:r>
        <w:t xml:space="preserve"> </w:t>
      </w:r>
      <w:r>
        <w:t xml:space="preserve">$\mathord{\smash[b]{\underset{\raise.3ex\hbox{$\scriptstyle\sim$}}{d}}\vphantom{d}} \stackrel{\text{def}}{=}\mathbf{A}^{-1} \mathbf{B} \mathord{\smash[b]{\underset{\raise.3ex\hbox{$\scriptstyle\sim$}}{w}}\vphantom{w}}$</w:t>
      </w:r>
      <w:r>
        <w:t xml:space="preserve">, so</w:t>
      </w:r>
      <w:r>
        <w:t xml:space="preserve"> </w:t>
      </w:r>
      <w:r>
        <w:t xml:space="preserve">$\mathord{\smash[b]{\underset{\raise.3ex\hbox{$\scriptstyle\sim$}}{z}}\vphantom{z}} = \mathord{\smash[b]{\underset{\raise.3ex\hbox{$\scriptstyle\sim$}}{u}}\vphantom{u}} + \mathord{\smash[b]{\underset{\raise.3ex\hbox{$\scriptstyle\sim$}}{d}}\vphantom{d}}$</w:t>
      </w:r>
      <w:r>
        <w:t xml:space="preserve"> </w:t>
      </w:r>
      <w:r>
        <w:t xml:space="preserve">and</w:t>
      </w:r>
      <w:r>
        <w:t xml:space="preserve"> </w:t>
      </w:r>
      <w:r>
        <w:t xml:space="preserve">$\mathbf{A} \mathord{\smash[b]{\underset{\raise.3ex\hbox{$\scriptstyle\sim$}}{d}}\vphantom{d}} = \mathbf{B} \mathord{\smash[b]{\underset{\raise.3ex\hbox{$\scriptstyle\sim$}}{w}}\vphantom{w}}$</w:t>
      </w:r>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10</w:t>
        </w:r>
      </w:hyperlink>
      <w:r>
        <w:t xml:space="preserve">). Then</w:t>
      </w:r>
    </w:p>
    <w:p>
      <w:pPr>
        <w:pStyle w:val="BodyText"/>
      </w:pPr>
      <w:r>
        <w:t xml:space="preserve">$$
    \begin{aligned}
    {\mathord{\smash[b]{\underset{\raise.3ex\hbox{$\scriptstyle\sim$}}{z}}\vphantom{z}}}^{\top} \mathbf{A} \mathord{\smash[b]{\underset{\raise.3ex\hbox{$\scriptstyle\sim$}}{z}}\vphantom{z}}
    &amp;= (\mathord{\smash[b]{\underset{\raise.3ex\hbox{$\scriptstyle\sim$}}{u}}\vphantom{u}} + \mathord{\smash[b]{\underset{\raise.3ex\hbox{$\scriptstyle\sim$}}{d}}\vphantom{d}}) \cdot \mathbf{A}\,(\mathord{\smash[b]{\underset{\raise.3ex\hbox{$\scriptstyle\sim$}}{u}}\vphantom{u}} + \mathord{\smash[b]{\underset{\raise.3ex\hbox{$\scriptstyle\sim$}}{d}}\vphantom{d}})
    &amp;&amp; \text{(substitute } \mathord{\smash[b]{\underset{\raise.3ex\hbox{$\scriptstyle\sim$}}{z}}\vphantom{z}} = \mathord{\smash[b]{\underset{\raise.3ex\hbox{$\scriptstyle\sim$}}{u}}\vphantom{u}} + \mathord{\smash[b]{\underset{\raise.3ex\hbox{$\scriptstyle\sim$}}{d}}\vphantom{d}} \text{)}
    \\
    &amp;= (\mathord{\smash[b]{\underset{\raise.3ex\hbox{$\scriptstyle\sim$}}{u}}\vphantom{u}} + \mathord{\smash[b]{\underset{\raise.3ex\hbox{$\scriptstyle\sim$}}{d}}\vphantom{d}}) \cdot (\mathbf{A} \mathord{\smash[b]{\underset{\raise.3ex\hbox{$\scriptstyle\sim$}}{u}}\vphantom{u}} + \mathbf{A} \mathord{\smash[b]{\underset{\raise.3ex\hbox{$\scriptstyle\sim$}}{d}}\vphantom{d}})
    &amp;&amp; \text{(}\text{Theorem~9}\text{)}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{\mathord{\smash[b]{\underset{\raise.3ex\hbox{$\scriptstyle\sim$}}{d}}\vphantom{d}}}^{\top} \mathbf{A} \mathord{\smash[b]{\underset{\raise.3ex\hbox{$\scriptstyle\sim$}}{u}}\vphantom{u}} + {\mathord{\smash[b]{\underset{\raise.3ex\hbox{$\scriptstyle\sim$}}{d}}\vphantom{d}}}^{\top} \mathbf{A} \mathord{\smash[b]{\underset{\raise.3ex\hbox{$\scriptstyle\sim$}}{d}}\vphantom{d}}
    &amp;&amp; \text{(}\text{Theorem~52}\text{, both slots)}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{\mathord{\smash[b]{\underset{\raise.3ex\hbox{$\scriptstyle\sim$}}{u}}\vphantom{u}}}^{\top} \mathbf{A} \mathord{\smash[b]{\underset{\raise.3ex\hbox{$\scriptstyle\sim$}}{d}}\vphantom{d}} + {\mathord{\smash[b]{\underset{\raise.3ex\hbox{$\scriptstyle\sim$}}{d}}\vphantom{d}}}^{\top} \mathbf{A} \mathord{\smash[b]{\underset{\raise.3ex\hbox{$\scriptstyle\sim$}}{d}}\vphantom{d}}
    &amp;&amp; \text{(as in the expansion, with } {\mathbf{A}}^{\top} = \mathbf{A} \text{)}
    \\
    &amp;= {\mathord{\smash[b]{\underset{\raise.3ex\hbox{$\scriptstyle\sim$}}{u}}\vphantom{u}}}^{\top} \mathbf{A} \mathord{\smash[b]{\underset{\raise.3ex\hbox{$\scriptstyle\sim$}}{u}}\vphantom{u}} + 2\,{\mathord{\smash[b]{\underset{\raise.3ex\hbox{$\scriptstyle\sim$}}{u}}\vphantom{u}}}^{\top} \mathbf{A} \mathord{\smash[b]{\underset{\raise.3ex\hbox{$\scriptstyle\sim$}}{d}}\vphantom{d}} + {\mathord{\smash[b]{\underset{\raise.3ex\hbox{$\scriptstyle\sim$}}{d}}\vphantom{d}}}^{\top} \mathbf{A} \mathord{\smash[b]{\underset{\raise.3ex\hbox{$\scriptstyle\sim$}}{d}}\vphantom{d}}
    &amp;&amp; \text{(combine like terms)}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{\mathord{\smash[b]{\underset{\raise.3ex\hbox{$\scriptstyle\sim$}}{d}}\vphantom{d}}}^{\top} \mathbf{B} \mathord{\smash[b]{\underset{\raise.3ex\hbox{$\scriptstyle\sim$}}{w}}\vphantom{w}}
    &amp;&amp; \text{(} \mathbf{A} \mathord{\smash[b]{\underset{\raise.3ex\hbox{$\scriptstyle\sim$}}{d}}\vphantom{d}} = \mathbf{B} \mathord{\smash[b]{\underset{\raise.3ex\hbox{$\scriptstyle\sim$}}{w}}\vphantom{w}} \text{, twice)}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{\mathord{\smash[b]{\underset{\raise.3ex\hbox{$\scriptstyle\sim$}}{w}}\vphantom{w}}}^{\top}\,{\mathbf{B}}^{\top} \mathbf{A}^{-1} \mathbf{B} \mathord{\smash[b]{\underset{\raise.3ex\hbox{$\scriptstyle\sim$}}{w}}\vphantom{w}},
    &amp;&amp; \text{(} {\mathord{\smash[b]{\underset{\raise.3ex\hbox{$\scriptstyle\sim$}}{d}}\vphantom{d}}}^{\top} = {\mathord{\smash[b]{\underset{\raise.3ex\hbox{$\scriptstyle\sim$}}{w}}\vphantom{w}}}^{\top} {\mathbf{B}}^{\top} \mathbf{A}^{-1} \text{, }\text{Theorem~20}\text{, }\text{Corollary~10}\text{)}
    \end{aligned}
    $$</w:t>
      </w:r>
    </w:p>
    <w:p>
      <w:pPr>
        <w:pStyle w:val="FirstParagraph"/>
      </w:pPr>
      <w:r>
        <w:t xml:space="preserve">and</w:t>
      </w:r>
    </w:p>
    <w:p>
      <w:pPr>
        <w:pStyle w:val="BodyText"/>
      </w:pPr>
      <w:r>
        <w:t xml:space="preserve">$$
    \begin{aligned}
    {\mathord{\smash[b]{\underset{\raise.3ex\hbox{$\scriptstyle\sim$}}{w}}\vphantom{w}}}^{\top} \mathbf{S} \mathord{\smash[b]{\underset{\raise.3ex\hbox{$\scriptstyle\sim$}}{w}}\vphantom{w}}
    &amp;= {\mathord{\smash[b]{\underset{\raise.3ex\hbox{$\scriptstyle\sim$}}{w}}\vphantom{w}}}^{\top}\,(\mathbf{C} - {\mathbf{B}}^{\top} \mathbf{A}^{-1} \mathbf{B})\,\mathord{\smash[b]{\underset{\raise.3ex\hbox{$\scriptstyle\sim$}}{w}}\vphantom{w}}
    &amp;&amp; \text{(substitute } \mathbf{S} \text{)}
    \\
    &amp;= {\mathord{\smash[b]{\underset{\raise.3ex\hbox{$\scriptstyle\sim$}}{w}}\vphantom{w}}}^{\top}\,(\mathbf{C} \mathord{\smash[b]{\underset{\raise.3ex\hbox{$\scriptstyle\sim$}}{w}}\vphantom{w}} - {\mathbf{B}}^{\top} \mathbf{A}^{-1} \mathbf{B} \mathord{\smash[b]{\underset{\raise.3ex\hbox{$\scriptstyle\sim$}}{w}}\vphantom{w}})
    &amp;&amp; \text{(}\text{Theorem~96}\text{, difference rule on the right)}
    \\
    &amp;= {\mathord{\smash[b]{\underset{\raise.3ex\hbox{$\scriptstyle\sim$}}{w}}\vphantom{w}}}^{\top} \mathbf{C} \mathord{\smash[b]{\underset{\raise.3ex\hbox{$\scriptstyle\sim$}}{w}}\vphantom{w}} - {\mathord{\smash[b]{\underset{\raise.3ex\hbox{$\scriptstyle\sim$}}{w}}\vphantom{w}}}^{\top}\,{\mathbf{B}}^{\top} \mathbf{A}^{-1} \mathbf{B} \mathord{\smash[b]{\underset{\raise.3ex\hbox{$\scriptstyle\sim$}}{w}}\vphantom{w}}.
    &amp;&amp; \text{(}\text{Theorem~96}\text{, difference rule on the left)}
    \end{aligned}
    $$</w:t>
      </w:r>
    </w:p>
    <w:p>
      <w:pPr>
        <w:pStyle w:val="FirstParagraph"/>
      </w:pPr>
      <w:r>
        <w:t xml:space="preserve">Adding the two displays, the</w:t>
      </w:r>
      <w:r>
        <w:t xml:space="preserve"> </w:t>
      </w:r>
      <w:r>
        <w:t xml:space="preserve">${\mathord{\smash[b]{\underset{\raise.3ex\hbox{$\scriptstyle\sim$}}{w}}\vphantom{w}}}^{\top}\,{\mathbf{B}}^{\top} \mathbf{A}^{-1} \mathbf{B} \mathord{\smash[b]{\underset{\raise.3ex\hbox{$\scriptstyle\sim$}}{w}}\vphantom{w}}$</w:t>
      </w:r>
      <w:r>
        <w:t xml:space="preserve"> </w:t>
      </w:r>
      <w:r>
        <w:t xml:space="preserve">terms cancel, leaving</w:t>
      </w:r>
      <w:r>
        <w:t xml:space="preserve"> </w:t>
      </w:r>
      <w:r>
        <w:t xml:space="preserve">${\mathord{\smash[b]{\underset{\raise.3ex\hbox{$\scriptstyle\sim$}}{u}}\vphantom{u}}}^{\top}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w:t>
      </w:r>
      <w:r>
        <w:t xml:space="preserve">,</w:t>
      </w:r>
      <w:r>
        <w:t xml:space="preserve"> </w:t>
      </w:r>
      <w:r>
        <w:t xml:space="preserve">which is</w:t>
      </w:r>
      <w:r>
        <w:t xml:space="preserve"> </w:t>
      </w:r>
      <w:r>
        <w:t xml:space="preserve">${\mathord{\smash[b]{\underset{\raise.3ex\hbox{$\scriptstyle\sim$}}{v}}\vphantom{v}}}^{\top} \mathbf{X} \mathord{\smash[b]{\underset{\raise.3ex\hbox{$\scriptstyle\sim$}}{v}}\vphantom{v}}$</w:t>
      </w:r>
      <w:r>
        <w:t xml:space="preserve"> </w:t>
      </w:r>
      <w:r>
        <w:t xml:space="preserve">by</w:t>
      </w:r>
      <w:r>
        <w:t xml:space="preserve"> </w:t>
      </w:r>
      <w:hyperlink w:anchor="eq-block-quadratic">
        <w:r>
          <w:rPr>
            <w:rStyle w:val="Hyperlink"/>
          </w:rPr>
          <w:t xml:space="preserve">Equation 8</w:t>
        </w:r>
      </w:hyperlink>
      <w:r>
        <w:t xml:space="preserve">.</w:t>
      </w:r>
    </w:p>
    <w:bookmarkStart w:id="677" w:name="exm-block-quadratic"/>
    <w:p>
      <w:pPr>
        <w:pStyle w:val="BodyText"/>
      </w:pPr>
      <w:r>
        <w:rPr>
          <w:b/>
          <w:bCs/>
        </w:rPr>
        <w:t xml:space="preserve">Example 218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w:r>
        <w:t xml:space="preserve">$\mathord{\smash[b]{\underset{\raise.3ex\hbox{$\scriptstyle\sim$}}{v}}\vphantom{v}} = (u, w)$</w:t>
      </w:r>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77"/>
    <w:bookmarkStart w:id="678"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124</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[93]</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124</w:t>
        </w:r>
      </w:hyperlink>
      <w:r>
        <w:t xml:space="preserve">.</w:t>
      </w:r>
    </w:p>
    <w:bookmarkEnd w:id="678"/>
    <w:bookmarkStart w:id="679" w:name="exm-schur-complement"/>
    <w:p>
      <w:pPr>
        <w:pStyle w:val="BodyText"/>
      </w:pPr>
      <w:r>
        <w:rPr>
          <w:b/>
          <w:bCs/>
        </w:rPr>
        <w:t xml:space="preserve">Example 219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79"/>
    <w:bookmarkStart w:id="680" w:name="thm-schur-test"/>
    <w:p>
      <w:pPr>
        <w:pStyle w:val="FirstParagraph"/>
      </w:pPr>
      <w:r>
        <w:rPr>
          <w:b/>
          <w:bCs/>
        </w:rPr>
        <w:t xml:space="preserve">Theorem 125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124</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80"/>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84</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 + \mathbf{A}^{-1} \mathbf{B} \mathord{\smash[b]{\underset{\raise.3ex\hbox{$\scriptstyle\sim$}}{w}}\vphantom{w}}$</w:t>
      </w:r>
      <w:r>
        <w:t xml:space="preserve">.</w:t>
      </w:r>
      <w:r>
        <w:t xml:space="preserve"> </w:t>
      </w:r>
      <w:r>
        <w:t xml:space="preserve">By</w:t>
      </w:r>
      <w:r>
        <w:t xml:space="preserve"> </w:t>
      </w:r>
      <w:hyperlink w:anchor="thm-block-quadratic">
        <w:r>
          <w:rPr>
            <w:rStyle w:val="Hyperlink"/>
          </w:rPr>
          <w:t xml:space="preserve">Theorem 124</w:t>
        </w:r>
      </w:hyperlink>
      <w:r>
        <w:t xml:space="preserve">,</w:t>
      </w:r>
      <w:r>
        <w:t xml:space="preserve"> </w:t>
      </w:r>
      <w:r>
        <w:t xml:space="preserve">${\mathord{\smash[b]{\underset{\raise.3ex\hbox{$\scriptstyle\sim$}}{v}}\vphantom{v}}}^{\top}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w:t>
      </w:r>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w:r>
        <w:t xml:space="preserve">$\mathord{\smash[b]{\underset{\raise.3ex\hbox{$\scriptstyle\sim$}}{w}}\vphantom{w}} \ne \mathord{\smash[b]{\underset{\raise.3ex\hbox{$\scriptstyle\sim$}}{0}}\vphantom{0}}$</w:t>
      </w:r>
      <w:r>
        <w:t xml:space="preserve">, the second term is positive.</w:t>
      </w:r>
      <w:r>
        <w:t xml:space="preserve"> </w:t>
      </w:r>
      <w:r>
        <w:t xml:space="preserve">If</w:t>
      </w:r>
      <w:r>
        <w:t xml:space="preserve"> </w:t>
      </w:r>
      <w:r>
        <w:t xml:space="preserve">$\mathord{\smash[b]{\underset{\raise.3ex\hbox{$\scriptstyle\sim$}}{w}}\vphantom{w}} = \mathord{\smash[b]{\underset{\raise.3ex\hbox{$\scriptstyle\sim$}}{0}}\vphantom{0}}$</w:t>
      </w:r>
      <w:r>
        <w:t xml:space="preserve">, then</w:t>
      </w:r>
      <w:r>
        <w:t xml:space="preserve"> </w:t>
      </w:r>
      <w:r>
        <w:t xml:space="preserve">$\mathord{\smash[b]{\underset{\raise.3ex\hbox{$\scriptstyle\sim$}}{u}}\vphantom{u}}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w:t>
      </w:r>
      <w:r>
        <w:t xml:space="preserve">, so the first term is positive.</w:t>
      </w:r>
      <w:r>
        <w:t xml:space="preserve"> </w:t>
      </w:r>
      <w:r>
        <w:t xml:space="preserve">Either way</w:t>
      </w:r>
      <w:r>
        <w:t xml:space="preserve"> </w:t>
      </w:r>
      <w:r>
        <w:t xml:space="preserve">${\mathord{\smash[b]{\underset{\raise.3ex\hbox{$\scriptstyle\sim$}}{v}}\vphantom{v}}}^{\top} \mathbf{X} \mathord{\smash[b]{\underset{\raise.3ex\hbox{$\scriptstyle\sim$}}{v}}\vphantom{v}} &gt; 0$</w:t>
      </w:r>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123</w:t>
        </w:r>
      </w:hyperlink>
      <w:r>
        <w:t xml:space="preserve">),</w:t>
      </w:r>
      <w:r>
        <w:t xml:space="preserve"> </w:t>
      </w:r>
      <w:r>
        <w:t xml:space="preserve">and invertible (</w:t>
      </w:r>
      <w:hyperlink w:anchor="thm-pd-inverse">
        <w:r>
          <w:rPr>
            <w:rStyle w:val="Hyperlink"/>
          </w:rPr>
          <w:t xml:space="preserve">Theorem 84</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10</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$\mathord{\smash[b]{\underset{\raise.3ex\hbox{$\scriptstyle\sim$}}{w}}\vphantom{w}} \ne \mathord{\smash[b]{\underset{\raise.3ex\hbox{$\scriptstyle\sim$}}{0}}\vphantom{0}}$</w:t>
      </w:r>
      <w:r>
        <w:t xml:space="preserve">, take</w:t>
      </w:r>
      <w:r>
        <w:t xml:space="preserve"> </w:t>
      </w:r>
      <w:r>
        <w:t xml:space="preserve">$\mathord{\smash[b]{\underset{\raise.3ex\hbox{$\scriptstyle\sim$}}{u}}\vphantom{u}} = -\mathbf{A}^{-1} \mathbf{B} \mathord{\smash[b]{\underset{\raise.3ex\hbox{$\scriptstyle\sim$}}{w}}\vphantom{w}}$</w:t>
      </w:r>
      <w:r>
        <w:t xml:space="preserve">, so</w:t>
      </w:r>
      <w:r>
        <w:t xml:space="preserve"> </w:t>
      </w:r>
      <w:r>
        <w:t xml:space="preserve">$\mathord{\smash[b]{\underset{\raise.3ex\hbox{$\scriptstyle\sim$}}{z}}\vphantom{z}} = \mathord{\smash[b]{\underset{\raise.3ex\hbox{$\scriptstyle\sim$}}{0}}\vphantom{0}}$</w:t>
      </w:r>
      <w:r>
        <w:t xml:space="preserve"> </w:t>
      </w:r>
      <w:r>
        <w:t xml:space="preserve">and</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then</w:t>
      </w:r>
      <w:r>
        <w:t xml:space="preserve"> </w:t>
      </w:r>
      <w:r>
        <w:t xml:space="preserve">${\mathord{\smash[b]{\underset{\raise.3ex\hbox{$\scriptstyle\sim$}}{w}}\vphantom{w}}}^{\top} \mathbf{S} \mathord{\smash[b]{\underset{\raise.3ex\hbox{$\scriptstyle\sim$}}{w}}\vphantom{w}} = {\mathord{\smash[b]{\underset{\raise.3ex\hbox{$\scriptstyle\sim$}}{v}}\vphantom{v}}}^{\top} \mathbf{X} \mathord{\smash[b]{\underset{\raise.3ex\hbox{$\scriptstyle\sim$}}{v}}\vphantom{v}} &gt; 0$</w:t>
      </w:r>
      <w:r>
        <w:t xml:space="preserve"> </w:t>
      </w:r>
      <w:r>
        <w:t xml:space="preserve">(</w:t>
      </w:r>
      <w:hyperlink w:anchor="thm-block-quadratic">
        <w:r>
          <w:rPr>
            <w:rStyle w:val="Hyperlink"/>
          </w:rPr>
          <w:t xml:space="preserve">Theorem 124</w:t>
        </w:r>
      </w:hyperlink>
      <w:r>
        <w:t xml:space="preserve">).</w:t>
      </w:r>
    </w:p>
    <w:bookmarkStart w:id="681" w:name="exm-schur-test"/>
    <w:p>
      <w:pPr>
        <w:pStyle w:val="BodyText"/>
      </w:pPr>
      <w:r>
        <w:rPr>
          <w:b/>
          <w:bCs/>
        </w:rPr>
        <w:t xml:space="preserve">Example 220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219</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155</w:t>
        </w:r>
      </w:hyperlink>
      <w:r>
        <w:t xml:space="preserve"> </w:t>
      </w:r>
      <w:r>
        <w:t xml:space="preserve">found directly.</w:t>
      </w:r>
    </w:p>
    <w:bookmarkEnd w:id="681"/>
    <w:bookmarkStart w:id="682" w:name="thm-cholesky"/>
    <w:p>
      <w:pPr>
        <w:pStyle w:val="FirstParagraph"/>
      </w:pPr>
      <w:r>
        <w:rPr>
          <w:b/>
          <w:bCs/>
        </w:rPr>
        <w:t xml:space="preserve">Theorem 126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[94]</w:t>
      </w:r>
      <w:r>
        <w:t xml:space="preserve"> </w:t>
      </w:r>
      <w:r>
        <w:t xml:space="preserve">of</w:t>
      </w:r>
      <w:r>
        <w:t xml:space="preserve"> </w:t>
      </w:r>
      <m:oMath>
        <m:r>
          <m:rPr>
            <m:sty m:val="bi"/>
          </m:rPr>
          <m:t>A</m:t>
        </m:r>
      </m:oMath>
      <w:r>
        <w:t xml:space="preserve">.</w:t>
      </w:r>
    </w:p>
    <w:bookmarkEnd w:id="682"/>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w:r>
        <w:t xml:space="preserve">${\mathbf{L}}^{\top} \mathord{\smash[b]{\underset{\raise.3ex\hbox{$\scriptstyle\sim$}}{x}}\vphantom{x}}= \mathord{\smash[b]{\underset{\raise.3ex\hbox{$\scriptstyle\sim$}}{0}}\vphantom{0}}$</w:t>
      </w:r>
      <w:r>
        <w:t xml:space="preserve"> </w:t>
      </w:r>
      <w:r>
        <w:t xml:space="preserve">only for</w:t>
      </w:r>
      <w:r>
        <w:t xml:space="preserve"> </w:t>
      </w:r>
      <w:r>
        <w:t xml:space="preserve">$\mathord{\smash[b]{\underset{\raise.3ex\hbox{$\scriptstyle\sim$}}{x}}\vphantom{x}}=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119</w:t>
        </w:r>
      </w:hyperlink>
      <w:r>
        <w:t xml:space="preserve">, part 2).</w:t>
      </w:r>
    </w:p>
    <w:p>
      <w:pPr>
        <w:pStyle w:val="BodyText"/>
      </w:pPr>
      <w:r>
        <w:rPr>
          <w:b/>
          <w:bCs/>
        </w:rPr>
        <w:t xml:space="preserve">Only if, with uniqueness,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123</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w:r>
        <w:t xml:space="preserve">$$
    \mathbf{A} = \begin{bmatrix} a_{11} &amp; {\mathord{\smash[b]{\underset{\raise.3ex\hbox{$\scriptstyle\sim$}}{b}}\vphantom{b}}}^{\top} \\ \mathord{\smash[b]{\underset{\raise.3ex\hbox{$\scriptstyle\sim$}}{b}}\vphantom{b}} &amp; \mathbf{A}_{22} \end{bmatrix},
    \qquad
    \mathbf{L} = \begin{bmatrix} \ell_{11} &amp; \mathord{\smash[b]{\underset{\raise.3ex\hbox{$\scriptstyle\sim$}}{0}}\vphantom{0}}_{1 \times (p-1)} \\ \mathord{\smash[b]{\underset{\raise.3ex\hbox{$\scriptstyle\sim$}}{g}}\vphantom{g}} &amp; \mathbf{L}_{22} \end{bmatrix},
    \qquad
    {\mathbf{L}}^{\top} = \begin{bmatrix} \ell_{11} &amp; {\mathord{\smash[b]{\underset{\raise.3ex\hbox{$\scriptstyle\sim$}}{g}}\vphantom{g}}}^{\top} \\ \mathord{\smash[b]{\underset{\raise.3ex\hbox{$\scriptstyle\sim$}}{0}}\vphantom{0}}_{(p-1) \times 1} &amp; {\mathbf{L}_{22}}^{\top} \end{bmatrix},
    $$</w:t>
      </w:r>
    </w:p>
    <w:p>
      <w:pPr>
        <w:pStyle w:val="FirstParagraph"/>
      </w:pPr>
      <w:r>
        <w:t xml:space="preserve">with</w:t>
      </w:r>
      <w:r>
        <w:t xml:space="preserve"> </w:t>
      </w:r>
      <w:r>
        <w:t xml:space="preserve">$\mathord{\smash[b]{\underset{\raise.3ex\hbox{$\scriptstyle\sim$}}{b}}\vphantom{b}}, \mathord{\smash[b]{\underset{\raise.3ex\hbox{$\scriptstyle\sim$}}{g}}\vphantom{g}} \in \mathbb{R}^{p-1}$</w:t>
      </w:r>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w:r>
        <w:t xml:space="preserve">$\mathord{\smash[b]{\underset{\raise.3ex\hbox{$\scriptstyle\sim$}}{g}}\vphantom{g}}$</w:t>
      </w:r>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w:r>
        <w:t xml:space="preserve">$\mathord{\smash[b]{\underset{\raise.3ex\hbox{$\scriptstyle\sim$}}{g}}\vphantom{g}}$</w:t>
      </w:r>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w:r>
        <w:t xml:space="preserve">$$
    \begin{aligned}
    (\mathbf{L} {\mathbf{L}}^{\top})_{11}
    &amp;= \ell_{11}\,\ell_{11} + \sum_{r=2}^{p} 0 \cdot 0 \\
    &amp;= \ell_{11}^2,
    &amp;&amp; \text{(rows 1 and 1)}
    \\
    (\mathbf{L} {\mathbf{L}}^{\top})_{i+1,1}
    &amp;= g_i\,\ell_{11} + \sum_{r=2}^{p} (\mathbf{L}_{22})_{i,r-1} \cdot 0 \\
    &amp;= \ell_{11}\,g_i,
    &amp;&amp; \text{(rows } i + 1 \text{ and } 1 \text{)}
    \\
    (\mathbf{L} {\mathbf{L}}^{\top})_{i+1,j+1}
    &amp;= g_i\,g_j + \sum_{r=2}^{p} (\mathbf{L}_{22})_{i,r-1}\,(\mathbf{L}_{22})_{j,r-1}
    &amp;&amp; \text{(rows } i + 1 \text{ and } j + 1 \text{)}
    \\
    &amp;= (\mathord{\smash[b]{\underset{\raise.3ex\hbox{$\scriptstyle\sim$}}{g}}\vphantom{g}} {\mathord{\smash[b]{\underset{\raise.3ex\hbox{$\scriptstyle\sim$}}{g}}\vphantom{g}}}^{\top})_{ij} + (\mathbf{L}_{22} {\mathbf{L}_{22}}^{\top})_{ij}.
    &amp;&amp; \text{(}\text{Definition~26}\text{, with } s = r - 1 \text{)}
    \end{aligned}
    $$</w:t>
      </w:r>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w:r>
        <w:t xml:space="preserve">${\mathord{\smash[b]{\underset{\raise.3ex\hbox{$\scriptstyle\sim$}}{b}}\vphantom{b}}}^{\top}$</w:t>
      </w:r>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w:r>
        <w:t xml:space="preserve">$\mathord{\smash[b]{\underset{\raise.3ex\hbox{$\scriptstyle\sim$}}{b}}\vphantom{b}}$</w:t>
      </w:r>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w:r>
        <w:t xml:space="preserve">$$
    \ell_{11}^2 = a_{11}, \qquad
    \ell_{11}\,\mathord{\smash[b]{\underset{\raise.3ex\hbox{$\scriptstyle\sim$}}{g}}\vphantom{g}} = \mathord{\smash[b]{\underset{\raise.3ex\hbox{$\scriptstyle\sim$}}{b}}\vphantom{b}}, \qquad
    \mathord{\smash[b]{\underset{\raise.3ex\hbox{$\scriptstyle\sim$}}{g}}\vphantom{g}} {\mathord{\smash[b]{\underset{\raise.3ex\hbox{$\scriptstyle\sim$}}{g}}\vphantom{g}}}^{\top} + \mathbf{L}_{22} {\mathbf{L}_{22}}^{\top} = \mathbf{A}_{22}.
    $$</w:t>
      </w:r>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123</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w:r>
        <w:t xml:space="preserve">$\mathord{\smash[b]{\underset{\raise.3ex\hbox{$\scriptstyle\sim$}}{g}}\vphantom{g}} = \tfrac{1}{\ell_{11}}\,\mathord{\smash[b]{\underset{\raise.3ex\hbox{$\scriptstyle\sim$}}{b}}\vphantom{b}}$</w:t>
      </w:r>
      <w:r>
        <w:t xml:space="preserve">;</w:t>
      </w:r>
      <w:r>
        <w:t xml:space="preserve"> </w:t>
      </w:r>
      <w:r>
        <w:t xml:space="preserve">and the third becomes</w:t>
      </w:r>
    </w:p>
    <w:p>
      <w:pPr>
        <w:pStyle w:val="BodyText"/>
      </w:pPr>
      <w:r>
        <w:t xml:space="preserve">$$
    \begin{aligned}
    \mathbf{L}_{22} {\mathbf{L}_{22}}^{\top}
    &amp;= \mathbf{A}_{22} - \mathord{\smash[b]{\underset{\raise.3ex\hbox{$\scriptstyle\sim$}}{g}}\vphantom{g}} {\mathord{\smash[b]{\underset{\raise.3ex\hbox{$\scriptstyle\sim$}}{g}}\vphantom{g}}}^{\top}
    &amp;&amp; \text{(subtract } \mathord{\smash[b]{\underset{\raise.3ex\hbox{$\scriptstyle\sim$}}{g}}\vphantom{g}} {\mathord{\smash[b]{\underset{\raise.3ex\hbox{$\scriptstyle\sim$}}{g}}\vphantom{g}}}^{\top} \text{)}
    \\
    &amp;= \mathbf{A}_{22} - \mathopen{}\left(\tfrac{1}{\ell_{11}}\,\mathord{\smash[b]{\underset{\raise.3ex\hbox{$\scriptstyle\sim$}}{b}}\vphantom{b}}\right)\mathclose{} {\mathopen{}\left(\tfrac{1}{\ell_{11}}\,\mathord{\smash[b]{\underset{\raise.3ex\hbox{$\scriptstyle\sim$}}{b}}\vphantom{b}}\right)\mathclose{}}^{\top}
    &amp;&amp; \text{(substitute } \mathord{\smash[b]{\underset{\raise.3ex\hbox{$\scriptstyle\sim$}}{g}}\vphantom{g}} \text{)}
    \\
    &amp;= \mathbf{A}_{22} - \tfrac{1}{\ell_{11}^2}\,\mathord{\smash[b]{\underset{\raise.3ex\hbox{$\scriptstyle\sim$}}{b}}\vphantom{b}} {\mathord{\smash[b]{\underset{\raise.3ex\hbox{$\scriptstyle\sim$}}{b}}\vphantom{b}}}^{\top}
    &amp;&amp; \text{(}\text{Definition~22}\text{, }\text{Theorem~96}\text{)}
    \\
    &amp;= \mathbf{A}_{22} - \tfrac{1}{a_{11}}\,\mathord{\smash[b]{\underset{\raise.3ex\hbox{$\scriptstyle\sim$}}{b}}\vphantom{b}} {\mathord{\smash[b]{\underset{\raise.3ex\hbox{$\scriptstyle\sim$}}{b}}\vphantom{b}}}^{\top}.
    &amp;&amp; \text{(} \ell_{11}^2 = a_{11} \text{)}
    \end{aligned}
    $$</w:t>
      </w:r>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w:r>
        <w:t xml:space="preserve">$\mathbf{B} = {\mathord{\smash[b]{\underset{\raise.3ex\hbox{$\scriptstyle\sim$}}{b}}\vphantom{b}}}^{\top}$</w:t>
      </w:r>
      <w:r>
        <w:t xml:space="preserve"> </w:t>
      </w:r>
      <w:r>
        <w:t xml:space="preserve">in</w:t>
      </w:r>
      <w:r>
        <w:t xml:space="preserve"> </w:t>
      </w:r>
      <w:hyperlink w:anchor="def-schur-complement">
        <w:r>
          <w:rPr>
            <w:rStyle w:val="Hyperlink"/>
          </w:rPr>
          <w:t xml:space="preserve">Definition 124</w:t>
        </w:r>
      </w:hyperlink>
      <w:r>
        <w:t xml:space="preserve">,</w:t>
      </w:r>
    </w:p>
    <w:p>
      <w:pPr>
        <w:pStyle w:val="BodyText"/>
      </w:pPr>
      <w:r>
        <w:t xml:space="preserve">$$
    \begin{aligned}
    {\mathbf{B}}^{\top}\,[a_{11}]^{-1} \mathbf{B} &amp;= \mathord{\smash[b]{\underset{\raise.3ex\hbox{$\scriptstyle\sim$}}{b}}\vphantom{b}}\,\tfrac{1}{a_{11}}\,{\mathord{\smash[b]{\underset{\raise.3ex\hbox{$\scriptstyle\sim$}}{b}}\vphantom{b}}}^{\top} \\
    &amp;= \tfrac{1}{a_{11}}\,\mathord{\smash[b]{\underset{\raise.3ex\hbox{$\scriptstyle\sim$}}{b}}\vphantom{b}} {\mathord{\smash[b]{\underset{\raise.3ex\hbox{$\scriptstyle\sim$}}{b}}\vphantom{b}}}^{\top}
    \end{aligned}
    $$</w:t>
      </w:r>
    </w:p>
    <w:p>
      <w:pPr>
        <w:pStyle w:val="FirstParagraph"/>
      </w:pPr>
      <w:r>
        <w:t xml:space="preserve">(</w:t>
      </w:r>
      <w:hyperlink w:anchor="thm-scalar-matmul">
        <w:r>
          <w:rPr>
            <w:rStyle w:val="Hyperlink"/>
          </w:rPr>
          <w:t xml:space="preserve">Theorem 96</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125</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83" w:name="exm-cholesky"/>
    <w:p>
      <w:pPr>
        <w:pStyle w:val="BodyText"/>
      </w:pPr>
      <w:r>
        <w:rPr>
          <w:b/>
          <w:bCs/>
        </w:rPr>
        <w:t xml:space="preserve">Example 221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219</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220</w:t>
        </w:r>
      </w:hyperlink>
      <w:r>
        <w:t xml:space="preserve">).</w:t>
      </w:r>
    </w:p>
    <w:bookmarkEnd w:id="683"/>
    <w:bookmarkEnd w:id="684"/>
    <w:bookmarkStart w:id="710" w:name="sec-complex-vectors-matrices"/>
    <w:p>
      <w:pPr>
        <w:pStyle w:val="Heading2"/>
      </w:pPr>
      <w:r>
        <w:t xml:space="preserve">23 Complex vectors and matrices</w:t>
      </w:r>
    </w:p>
    <w:bookmarkStart w:id="685"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91">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85"/>
    <w:bookmarkStart w:id="686"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86"/>
    <w:bookmarkStart w:id="687" w:name="exm-complex-vector"/>
    <w:p>
      <w:pPr>
        <w:pStyle w:val="BodyText"/>
      </w:pPr>
      <w:r>
        <w:rPr>
          <w:b/>
          <w:bCs/>
        </w:rPr>
        <w:t xml:space="preserve">Example 222 (A complex vector and its conjugate)</w:t>
      </w:r>
    </w:p>
    <w:p>
      <w:pPr>
        <w:pStyle w:val="BodyText"/>
      </w:pPr>
      <w:r>
        <w:t xml:space="preserve">$$
    \underbrace{\mathord{\smash[b]{\underset{\raise.3ex\hbox{$\scriptstyle\sim$}}{z}}\vphantom{z}}}_{3 \times 1} = \begin{bmatrix} 1 + i \\ 2 \\ -3\,i \end{bmatrix} \in \mathbb{C}^3,
    \qquad
    \underbrace{\overline{\mathord{\smash[b]{\underset{\raise.3ex\hbox{$\scriptstyle\sim$}}{z}}\vphantom{z}}}}_{3 \times 1} = \begin{bmatrix} 1 - i \\ 2 \\ 3\,i \end{bmatrix}.
    $$</w:t>
      </w:r>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87"/>
    <w:bookmarkStart w:id="689"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88">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89"/>
    <w:bookmarkStart w:id="690"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[95]</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90"/>
    <w:bookmarkStart w:id="691" w:name="rem-conjugate-transpose-notation"/>
    <w:p>
      <w:pPr>
        <w:pStyle w:val="FirstParagraph"/>
      </w:pPr>
      <w:r>
        <w:rPr>
          <w:i/>
          <w:iCs/>
        </w:rPr>
        <w:t xml:space="preserve">Remark 52</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[51],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w:r>
        <w:t xml:space="preserve">$\mathord{\smash[b]{\underset{\raise.3ex\hbox{$\scriptstyle\sim$}}{x}}\vphantom{x}}^*$</w:t>
      </w:r>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91"/>
    <w:bookmarkStart w:id="692" w:name="exm-conjugate-transpose"/>
    <w:p>
      <w:pPr>
        <w:pStyle w:val="BodyText"/>
      </w:pPr>
      <w:r>
        <w:rPr>
          <w:b/>
          <w:bCs/>
        </w:rPr>
        <w:t xml:space="preserve">Example 223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92"/>
    <w:bookmarkStart w:id="693" w:name="rem-conjugate-transpose-vector"/>
    <w:p>
      <w:pPr>
        <w:pStyle w:val="BodyText"/>
      </w:pPr>
      <w:r>
        <w:rPr>
          <w:i/>
          <w:iCs/>
        </w:rPr>
        <w:t xml:space="preserve">Remark 53</w:t>
      </w:r>
      <w:r>
        <w:t xml:space="preserve"> (Conjugate transpose of a complex vector). </w:t>
      </w:r>
      <w:r>
        <w:t xml:space="preserve">The conjugate transpose of a column vector</w:t>
      </w:r>
      <w:r>
        <w:t xml:space="preserve"> </w:t>
      </w:r>
      <w:r>
        <w:t xml:space="preserve">$\mathord{\smash[b]{\underset{\raise.3ex\hbox{$\scriptstyle\sim$}}{z}}\vphantom{z}} \in \mathbb{C}^p$</w:t>
      </w:r>
      <w:r>
        <w:t xml:space="preserve"> </w:t>
      </w:r>
      <w:r>
        <w:t xml:space="preserve">is the</w:t>
      </w:r>
      <w:r>
        <w:t xml:space="preserve"> </w:t>
      </w:r>
      <m:oMath>
        <m:r>
          <m:t>1</m:t>
        </m:r>
        <m:r>
          <m:rPr>
            <m:sty m:val="p"/>
          </m:rPr>
          <m:t>×</m:t>
        </m:r>
        <m:r>
          <m:t>p</m:t>
        </m:r>
      </m:oMath>
      <w:r>
        <w:t xml:space="preserve"> </w:t>
      </w:r>
      <w:r>
        <w:t xml:space="preserve">row vector</w:t>
      </w:r>
      <w:r>
        <w:t xml:space="preserve"> </w:t>
      </w:r>
      <w:r>
        <w:t xml:space="preserve">$\mathord{\smash[b]{\underset{\raise.3ex\hbox{$\scriptstyle\sim$}}{z}}\vphantom{z}}^{\mathsf{H}} = [\overline{z_1},\; \ldots,\; \overline{z_p}]$</w:t>
      </w:r>
      <w:r>
        <w:t xml:space="preserve">.</w:t>
      </w:r>
    </w:p>
    <w:bookmarkEnd w:id="693"/>
    <w:bookmarkStart w:id="694" w:name="thm-hermitian-adjoint-properties"/>
    <w:p>
      <w:pPr>
        <w:pStyle w:val="BodyText"/>
      </w:pPr>
      <w:r>
        <w:rPr>
          <w:b/>
          <w:bCs/>
        </w:rPr>
        <w:t xml:space="preserve">Theorem 127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94"/>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95" w:name="thm-adjoint-inner-product"/>
    <w:p>
      <w:pPr>
        <w:pStyle w:val="BodyText"/>
      </w:pPr>
      <w:r>
        <w:rPr>
          <w:b/>
          <w:bCs/>
        </w:rPr>
        <w:t xml:space="preserve">Theorem 128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w:r>
        <w:t xml:space="preserve">$\mathopen{}\left\langle \mathord{\smash[b]{\underset{\raise.3ex\hbox{$\scriptstyle\sim$}}{u}}\vphantom{u}}, \mathord{\smash[b]{\underset{\raise.3ex\hbox{$\scriptstyle\sim$}}{v}}\vphantom{v}}\right\rangle\mathclose{} \stackrel{\text{def}}{=}\mathord{\smash[b]{\underset{\raise.3ex\hbox{$\scriptstyle\sim$}}{u}}\vphantom{u}}^{\mathsf{H}}\mathord{\smash[b]{\underset{\raise.3ex\hbox{$\scriptstyle\sim$}}{v}}\vphantom{v}}$</w:t>
      </w:r>
      <w:r>
        <w:t xml:space="preserve">,</w:t>
      </w:r>
    </w:p>
    <w:p>
      <w:pPr>
        <w:pStyle w:val="BodyText"/>
      </w:pPr>
      <w:r>
        <w:t xml:space="preserve">$$\mathopen{}\left\langle \mathbf{A}\mathord{\smash[b]{\underset{\raise.3ex\hbox{$\scriptstyle\sim$}}{u}}\vphantom{u}}, \mathord{\smash[b]{\underset{\raise.3ex\hbox{$\scriptstyle\sim$}}{v}}\vphantom{v}}\right\rangle\mathclose{} = \mathopen{}\left\langle \mathord{\smash[b]{\underset{\raise.3ex\hbox{$\scriptstyle\sim$}}{u}}\vphantom{u}}, \mathbf{A}^{\mathsf{H}}\mathord{\smash[b]{\underset{\raise.3ex\hbox{$\scriptstyle\sim$}}{v}}\vphantom{v}}\right\rangle\mathclose{}
    \quad \text{for all } \mathord{\smash[b]{\underset{\raise.3ex\hbox{$\scriptstyle\sim$}}{u}}\vphantom{u}} \in \mathbb{C}^n \text{ and } \mathord{\smash[b]{\underset{\raise.3ex\hbox{$\scriptstyle\sim$}}{v}}\vphantom{v}} \in \mathbb{C}^m.$$</w:t>
      </w:r>
    </w:p>
    <w:bookmarkEnd w:id="695"/>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127</w:t>
        </w:r>
      </w:hyperlink>
      <w:r>
        <w:t xml:space="preserve">):</w:t>
      </w:r>
    </w:p>
    <w:p>
      <w:pPr>
        <w:pStyle w:val="BodyText"/>
      </w:pPr>
      <w:r>
        <w:t xml:space="preserve">$$
    \begin{aligned}
    \mathopen{}\left\langle \mathbf{A}\mathord{\smash[b]{\underset{\raise.3ex\hbox{$\scriptstyle\sim$}}{u}}\vphantom{u}}, \mathord{\smash[b]{\underset{\raise.3ex\hbox{$\scriptstyle\sim$}}{v}}\vphantom{v}}\right\rangle\mathclose{}
    &amp;= (\mathbf{A}\mathord{\smash[b]{\underset{\raise.3ex\hbox{$\scriptstyle\sim$}}{u}}\vphantom{u}})^{\mathsf{H}}\mathord{\smash[b]{\underset{\raise.3ex\hbox{$\scriptstyle\sim$}}{v}}\vphantom{v}}
    &amp;&amp; \text{(definition of standard inner product)}
    \\
    &amp;= (\mathord{\smash[b]{\underset{\raise.3ex\hbox{$\scriptstyle\sim$}}{u}}\vphantom{u}}^{\mathsf{H}}\mathbf{A}^{\mathsf{H}})\mathord{\smash[b]{\underset{\raise.3ex\hbox{$\scriptstyle\sim$}}{v}}\vphantom{v}}
    &amp;&amp; \text{(}\text{Theorem~127}\text{, reversal of products)}
    \\
    &amp;= \mathord{\smash[b]{\underset{\raise.3ex\hbox{$\scriptstyle\sim$}}{u}}\vphantom{u}}^{\mathsf{H}}(\mathbf{A}^{\mathsf{H}}\mathord{\smash[b]{\underset{\raise.3ex\hbox{$\scriptstyle\sim$}}{v}}\vphantom{v}})
    &amp;&amp; \text{(associativity of matrix multiplication)}
    \\
    &amp;= \mathopen{}\left\langle \mathord{\smash[b]{\underset{\raise.3ex\hbox{$\scriptstyle\sim$}}{u}}\vphantom{u}}, \mathbf{A}^{\mathsf{H}}\mathord{\smash[b]{\underset{\raise.3ex\hbox{$\scriptstyle\sim$}}{v}}\vphantom{v}}\right\rangle\mathclose{}
    &amp;&amp; \text{(definition of standard inner product)}.
    \end{aligned}
    $$</w:t>
      </w:r>
    </w:p>
    <w:bookmarkStart w:id="696" w:name="rem-adjoint-name"/>
    <w:p>
      <w:pPr>
        <w:pStyle w:val="FirstParagraph"/>
      </w:pPr>
      <w:r>
        <w:rPr>
          <w:i/>
          <w:iCs/>
        </w:rPr>
        <w:t xml:space="preserve">Remark 54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w:r>
        <w:t xml:space="preserve">$\mathopen{}\left\langle T\mathord{\smash[b]{\underset{\raise.3ex\hbox{$\scriptstyle\sim$}}{u}}\vphantom{u}}, \mathord{\smash[b]{\underset{\raise.3ex\hbox{$\scriptstyle\sim$}}{v}}\vphantom{v}}\right\rangle\mathclose{} = \mathopen{}\left\langle \mathord{\smash[b]{\underset{\raise.3ex\hbox{$\scriptstyle\sim$}}{u}}\vphantom{u}}, T^*\mathord{\smash[b]{\underset{\raise.3ex\hbox{$\scriptstyle\sim$}}{v}}\vphantom{v}}\right\rangle\mathclose{}$</w:t>
      </w:r>
      <w:r>
        <w:t xml:space="preserve"> </w:t>
      </w:r>
      <w:r>
        <w:t xml:space="preserve">(</w:t>
      </w:r>
      <w:r>
        <w:t xml:space="preserve">Axler [51],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[51], Proposition 7.9, p. 231</w:t>
      </w:r>
      <w:r>
        <w:t xml:space="preserve">).</w:t>
      </w:r>
    </w:p>
    <w:bookmarkEnd w:id="696"/>
    <w:bookmarkStart w:id="697" w:name="thm-zhz-sum-squares"/>
    <w:p>
      <w:pPr>
        <w:pStyle w:val="BodyText"/>
      </w:pPr>
      <w:r>
        <w:rPr>
          <w:b/>
          <w:bCs/>
        </w:rPr>
        <w:t xml:space="preserve">Theorem 129 (</w:t>
      </w:r>
      <w:r>
        <w:rPr>
          <w:b/>
          <w:bCs/>
        </w:rPr>
        <w:t xml:space="preserve">$\mathord{\smash[b]{\underset{\raise.3ex\hbox{$\scriptstyle\sim$}}{z}}\vphantom{z}}^{\mathsf{H}}\mathord{\smash[b]{\underset{\raise.3ex\hbox{$\scriptstyle\sim$}}{z}}\vphantom{z}}$</w:t>
      </w:r>
      <w:r>
        <w:rPr>
          <w:b/>
          <w:bCs/>
        </w:rPr>
        <w:t xml:space="preserve"> </w:t>
      </w:r>
      <w:r>
        <w:rPr>
          <w:b/>
          <w:bCs/>
        </w:rPr>
        <w:t xml:space="preserve">is a sum of squared absolute values)</w:t>
      </w:r>
      <w:r>
        <w:t xml:space="preserve"> </w:t>
      </w:r>
      <w:r>
        <w:t xml:space="preserve">For every</w:t>
      </w:r>
      <w:r>
        <w:t xml:space="preserve"> </w:t>
      </w:r>
      <w:r>
        <w:t xml:space="preserve">$\mathord{\smash[b]{\underset{\raise.3ex\hbox{$\scriptstyle\sim$}}{z}}\vphantom{z}} \in \mathbb{C}^p$</w:t>
      </w:r>
      <w:r>
        <w:t xml:space="preserve">,</w:t>
      </w:r>
    </w:p>
    <w:p>
      <w:pPr>
        <w:pStyle w:val="BodyText"/>
      </w:pPr>
      <w:r>
        <w:t xml:space="preserve">$$\underbrace{\mathord{\smash[b]{\underset{\raise.3ex\hbox{$\scriptstyle\sim$}}{z}}\vphantom{z}}^{\mathsf{H}}}_{1 \times p}\,\underbrace{\mathord{\smash[b]{\underset{\raise.3ex\hbox{$\scriptstyle\sim$}}{z}}\vphantom{z}}}_{p \times 1} = \sum_{j=1}^p\mathopen{}\left|z_j\right|\mathclose{}^2,$$</w:t>
      </w:r>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w:r>
        <w:t xml:space="preserve">$\mathord{\smash[b]{\underset{\raise.3ex\hbox{$\scriptstyle\sim$}}{z}}\vphantom{z}} = \mathord{\smash[b]{\underset{\raise.3ex\hbox{$\scriptstyle\sim$}}{0}}\vphantom{0}}_{p \times 1}$</w:t>
      </w:r>
      <w:r>
        <w:t xml:space="preserve">.</w:t>
      </w:r>
    </w:p>
    <w:bookmarkEnd w:id="697"/>
    <w:p>
      <w:pPr>
        <w:pStyle w:val="BodyText"/>
      </w:pPr>
      <w:r>
        <w:rPr>
          <w:i/>
          <w:iCs/>
        </w:rPr>
        <w:t xml:space="preserve">Proof</w:t>
      </w:r>
      <w:r>
        <w:t xml:space="preserve">. </w:t>
      </w:r>
      <w:r>
        <w:t xml:space="preserve">The last step uses the</w:t>
      </w:r>
      <w:r>
        <w:t xml:space="preserve"> </w:t>
      </w:r>
      <w:hyperlink r:id="rId698">
        <w:r>
          <w:rPr>
            <w:rStyle w:val="Hyperlink"/>
          </w:rPr>
          <w:t xml:space="preserve">identity for a complex number times its conjugate</w:t>
        </w:r>
      </w:hyperlink>
      <w:r>
        <w:t xml:space="preserve">.</w:t>
      </w:r>
    </w:p>
    <w:p>
      <w:pPr>
        <w:pStyle w:val="BodyText"/>
      </w:pPr>
      <w:r>
        <w:t xml:space="preserve">$$
    \begin{aligned}
    \mathord{\smash[b]{\underset{\raise.3ex\hbox{$\scriptstyle\sim$}}{z}}\vphantom{z}}^{\mathsf{H}}\mathord{\smash[b]{\underset{\raise.3ex\hbox{$\scriptstyle\sim$}}{z}}\vphantom{z}}
    &amp;= \sum_{j=1}^p\overline{z_j}\,z_j
    &amp;&amp; \text{(}\text{Definition~128}\text{, and the row-times-column product)}
    \\
    &amp;= \sum_{j=1}^pz_j\,\overline{z_j}
    &amp;&amp; \text{(complex multiplication is commutative)}
    \\
    &amp;= \sum_{j=1}^p\mathopen{}\left|z_j\right|\mathclose{}^2
    &amp;&amp; \text{(a number times its conjugate)}
    \end{aligned}
    $$</w:t>
      </w:r>
    </w:p>
    <w:p>
      <w:pPr>
        <w:pStyle w:val="FirstParagraph"/>
      </w:pPr>
      <w:r>
        <w:t xml:space="preserve">By the definition of the</w:t>
      </w:r>
      <w:r>
        <w:t xml:space="preserve"> </w:t>
      </w:r>
      <w:hyperlink r:id="rId699">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700" w:name="exm-zhz-sum-squares"/>
    <w:p>
      <w:pPr>
        <w:pStyle w:val="BodyText"/>
      </w:pPr>
      <w:r>
        <w:rPr>
          <w:b/>
          <w:bCs/>
        </w:rPr>
        <w:t xml:space="preserve">Example 224 (Computing</w:t>
      </w:r>
      <w:r>
        <w:rPr>
          <w:b/>
          <w:bCs/>
        </w:rPr>
        <w:t xml:space="preserve"> </w:t>
      </w:r>
      <w:r>
        <w:rPr>
          <w:b/>
          <w:bCs/>
        </w:rPr>
        <w:t xml:space="preserve">$\mathord{\smash[b]{\underset{\raise.3ex\hbox{$\scriptstyle\sim$}}{z}}\vphantom{z}}^{\mathsf{H}}\mathord{\smash[b]{\underset{\raise.3ex\hbox{$\scriptstyle\sim$}}{z}}\vphantom{z}}$</w:t>
      </w:r>
      <w:r>
        <w:rPr>
          <w:b/>
          <w:bCs/>
        </w:rPr>
        <w:t xml:space="preserve">)</w:t>
      </w:r>
      <w:r>
        <w:t xml:space="preserve"> </w:t>
      </w:r>
      <w:r>
        <w:t xml:space="preserve">Let</w:t>
      </w:r>
      <w:r>
        <w:t xml:space="preserve"> </w:t>
      </w:r>
      <w:r>
        <w:t xml:space="preserve">$\mathord{\smash[b]{\underset{\raise.3ex\hbox{$\scriptstyle\sim$}}{z}}\vphantom{z}} = {(1 + i, 2)}^{\top}$</w:t>
      </w:r>
      <w:r>
        <w:t xml:space="preserve">.</w:t>
      </w:r>
      <w:r>
        <w:t xml:space="preserve"> </w:t>
      </w:r>
      <w:r>
        <w:t xml:space="preserve">By</w:t>
      </w:r>
      <w:r>
        <w:t xml:space="preserve"> </w:t>
      </w:r>
      <w:hyperlink w:anchor="thm-zhz-sum-squares">
        <w:r>
          <w:rPr>
            <w:rStyle w:val="Hyperlink"/>
          </w:rPr>
          <w:t xml:space="preserve">Theorem 129</w:t>
        </w:r>
      </w:hyperlink>
      <w:r>
        <w:t xml:space="preserve">,</w:t>
      </w:r>
    </w:p>
    <w:p>
      <w:pPr>
        <w:pStyle w:val="BodyText"/>
      </w:pPr>
      <w:r>
        <w:t xml:space="preserve">$$
    \begin{aligned}
    \underbrace{\mathord{\smash[b]{\underset{\raise.3ex\hbox{$\scriptstyle\sim$}}{z}}\vphantom{z}}^{\mathsf{H}}}_{1 \times 2}\,\underbrace{\mathord{\smash[b]{\underset{\raise.3ex\hbox{$\scriptstyle\sim$}}{z}}\vphantom{z}}}_{2 \times 1}
    &amp;= \mathopen{}\left|1 + i\right|\mathclose{}^2 + \mathopen{}\left|2\right|\mathclose{}^2
    &amp;&amp; \text{(}\text{Theorem~129}\text{)}
    \\
    &amp;= (1^2 + 1^2) + (2^2 + 0^2)
    &amp;&amp; \text{(definition of the absolute value, squared)}
    \\
    &amp;= 2 + 4
    &amp;&amp; \text{(add inside each group)}
    \\
    &amp;= 6
    &amp;&amp; \text{(add)}
    \end{aligned}
    $$</w:t>
      </w:r>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700"/>
    <w:bookmarkStart w:id="701" w:name="exm-transpose-not-enough"/>
    <w:p>
      <w:pPr>
        <w:pStyle w:val="FirstParagraph"/>
      </w:pPr>
      <w:r>
        <w:rPr>
          <w:b/>
          <w:bCs/>
        </w:rPr>
        <w:t xml:space="preserve">Example 225 (Why complex vectors use the conjugate transpose)</w:t>
      </w:r>
      <w:r>
        <w:t xml:space="preserve"> </w:t>
      </w:r>
      <w:r>
        <w:t xml:space="preserve">For a real vector</w:t>
      </w:r>
      <w:r>
        <w:t xml:space="preserve"> </w:t>
      </w:r>
      <w:r>
        <w:t xml:space="preserve">$\mathord{\smash[b]{\underset{\raise.3ex\hbox{$\scriptstyle\sim$}}{x}}\vphantom{x}}$</w:t>
      </w:r>
      <w:r>
        <w:t xml:space="preserve">,</w:t>
      </w:r>
      <w:r>
        <w:t xml:space="preserve"> </w:t>
      </w:r>
      <w:r>
        <w:t xml:space="preserve">${\mathord{\smash[b]{\underset{\raise.3ex\hbox{$\scriptstyle\sim$}}{x}}\vphantom{x}}}^{\top}\mathord{\smash[b]{\underset{\raise.3ex\hbox{$\scriptstyle\sim$}}{x}}\vphantom{x}}= \sum_{j=1}^px_j^2$</w:t>
      </w:r>
      <w:r>
        <w:t xml:space="preserve"> </w:t>
      </w:r>
      <w:r>
        <w:t xml:space="preserve">is</w:t>
      </w:r>
      <w:r>
        <w:t xml:space="preserve"> </w:t>
      </w:r>
      <m:oMath>
        <m:r>
          <m:t>0</m:t>
        </m:r>
      </m:oMath>
      <w:r>
        <w:t xml:space="preserve"> </w:t>
      </w:r>
      <w:r>
        <w:t xml:space="preserve">only when</w:t>
      </w:r>
      <w:r>
        <w:t xml:space="preserve"> </w:t>
      </w:r>
      <w:r>
        <w:t xml:space="preserve">$\mathord{\smash[b]{\underset{\raise.3ex\hbox{$\scriptstyle\sim$}}{x}}\vphantom{x}}$</w:t>
      </w:r>
      <w:r>
        <w:t xml:space="preserve"> </w:t>
      </w:r>
      <w:r>
        <w:t xml:space="preserve">is the zero vector.</w:t>
      </w:r>
      <w:r>
        <w:t xml:space="preserve"> </w:t>
      </w:r>
      <w:r>
        <w:t xml:space="preserve">The same formula fails for complex vectors.</w:t>
      </w:r>
      <w:r>
        <w:t xml:space="preserve"> </w:t>
      </w:r>
      <w:r>
        <w:t xml:space="preserve">Let</w:t>
      </w:r>
      <w:r>
        <w:t xml:space="preserve"> </w:t>
      </w:r>
      <w:r>
        <w:t xml:space="preserve">$\mathord{\smash[b]{\underset{\raise.3ex\hbox{$\scriptstyle\sim$}}{z}}\vphantom{z}} = {(1, i)}^{\top}$</w:t>
      </w:r>
      <w:r>
        <w:t xml:space="preserve">. Then</w:t>
      </w:r>
    </w:p>
    <w:p>
      <w:pPr>
        <w:pStyle w:val="BodyText"/>
      </w:pPr>
      <w:r>
        <w:t xml:space="preserve">$$
    \begin{aligned}
    \underbrace{{\mathord{\smash[b]{\underset{\raise.3ex\hbox{$\scriptstyle\sim$}}{z}}\vphantom{z}}}^{\top}}_{1 \times 2}\,\underbrace{\mathord{\smash[b]{\underset{\raise.3ex\hbox{$\scriptstyle\sim$}}{z}}\vphantom{z}}}_{2 \times 1}
    &amp;= 1 \cdot 1 + i \cdot i
    &amp;&amp; \text{(multiply entry by entry and add)}
    \\
    &amp;= 1 + i^2
    &amp;&amp; \text{(multiply)}
    \\
    &amp;= 0
    &amp;&amp; \text{(} i^2 = -1 \text{)}
    \end{aligned}
    $$</w:t>
      </w:r>
    </w:p>
    <w:p>
      <w:pPr>
        <w:pStyle w:val="FirstParagraph"/>
      </w:pPr>
      <w:r>
        <w:t xml:space="preserve">although</w:t>
      </w:r>
      <w:r>
        <w:t xml:space="preserve"> </w:t>
      </w:r>
      <w:r>
        <w:t xml:space="preserve">$\mathord{\smash[b]{\underset{\raise.3ex\hbox{$\scriptstyle\sim$}}{z}}\vphantom{z}} \neq \mathord{\smash[b]{\underset{\raise.3ex\hbox{$\scriptstyle\sim$}}{0}}\vphantom{0}}_{2 \times 1}$</w:t>
      </w:r>
      <w:r>
        <w:t xml:space="preserve">.</w:t>
      </w:r>
      <w:r>
        <w:t xml:space="preserve"> </w:t>
      </w:r>
      <w:r>
        <w:t xml:space="preserve">Using the conjugate transpose instead,</w:t>
      </w:r>
    </w:p>
    <w:p>
      <w:pPr>
        <w:pStyle w:val="BodyText"/>
      </w:pPr>
      <w:r>
        <w:t xml:space="preserve">$$
    \begin{aligned}
    \underbrace{\mathord{\smash[b]{\underset{\raise.3ex\hbox{$\scriptstyle\sim$}}{z}}\vphantom{z}}^{\mathsf{H}}}_{1 \times 2}\,\underbrace{\mathord{\smash[b]{\underset{\raise.3ex\hbox{$\scriptstyle\sim$}}{z}}\vphantom{z}}}_{2 \times 1}
    &amp;= \overline{1} \cdot 1 + \overline{i} \cdot i
    &amp;&amp; \text{(}\text{Definition~128}\text{)}
    \\
    &amp;= 1 + (-i) \cdot i
    &amp;&amp; \text{(conjugate each entry)}
    \\
    &amp;= 1 - i^2
    &amp;&amp; \text{(multiply)}
    \\
    &amp;= 2
    &amp;&amp; \text{(} i^2 = -1 \text{)}
    \end{aligned}
    $$</w:t>
      </w:r>
    </w:p>
    <w:p>
      <w:pPr>
        <w:pStyle w:val="FirstParagraph"/>
      </w:pPr>
      <w:r>
        <w:t xml:space="preserve">which is positive, as</w:t>
      </w:r>
      <w:r>
        <w:t xml:space="preserve"> </w:t>
      </w:r>
      <w:hyperlink w:anchor="thm-zhz-sum-squares">
        <w:r>
          <w:rPr>
            <w:rStyle w:val="Hyperlink"/>
          </w:rPr>
          <w:t xml:space="preserve">Theorem 129</w:t>
        </w:r>
      </w:hyperlink>
      <w:r>
        <w:t xml:space="preserve"> </w:t>
      </w:r>
      <w:r>
        <w:t xml:space="preserve">guarantees.</w:t>
      </w:r>
    </w:p>
    <w:bookmarkEnd w:id="701"/>
    <w:bookmarkStart w:id="702"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[96]</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702"/>
    <w:bookmarkStart w:id="703" w:name="rem-hermitian-self-adjoint"/>
    <w:p>
      <w:pPr>
        <w:pStyle w:val="FirstParagraph"/>
      </w:pPr>
      <w:r>
        <w:rPr>
          <w:i/>
          <w:iCs/>
        </w:rPr>
        <w:t xml:space="preserve">Remark 55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128</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w:r>
        <w:t xml:space="preserve">$\mathopen{}\left\langle \mathbf{A}\mathord{\smash[b]{\underset{\raise.3ex\hbox{$\scriptstyle\sim$}}{u}}\vphantom{u}}, \mathord{\smash[b]{\underset{\raise.3ex\hbox{$\scriptstyle\sim$}}{v}}\vphantom{v}}\right\rangle\mathclose{} = \mathopen{}\left\langle \mathord{\smash[b]{\underset{\raise.3ex\hbox{$\scriptstyle\sim$}}{u}}\vphantom{u}}, \mathbf{A}\mathord{\smash[b]{\underset{\raise.3ex\hbox{$\scriptstyle\sim$}}{v}}\vphantom{v}}\right\rangle\mathclose{}$</w:t>
      </w:r>
      <w:r>
        <w:t xml:space="preserve"> </w:t>
      </w:r>
      <w:r>
        <w:t xml:space="preserve">for all</w:t>
      </w:r>
      <w:r>
        <w:t xml:space="preserve"> </w:t>
      </w:r>
      <w:r>
        <w:t xml:space="preserve">$\mathord{\smash[b]{\underset{\raise.3ex\hbox{$\scriptstyle\sim$}}{u}}\vphantom{u}}, \mathord{\smash[b]{\underset{\raise.3ex\hbox{$\scriptstyle\sim$}}{v}}\vphantom{v}} \in \mathbb{C}^n$</w:t>
      </w:r>
      <w:r>
        <w:t xml:space="preserve">.</w:t>
      </w:r>
      <w:r>
        <w:t xml:space="preserve"> </w:t>
      </w:r>
      <w:r>
        <w:t xml:space="preserve">The linear operator moves across the inner product without change.</w:t>
      </w:r>
    </w:p>
    <w:bookmarkEnd w:id="703"/>
    <w:bookmarkStart w:id="704" w:name="exm-hermitian-matrix"/>
    <w:p>
      <w:pPr>
        <w:pStyle w:val="BodyText"/>
      </w:pPr>
      <w:r>
        <w:rPr>
          <w:b/>
          <w:bCs/>
        </w:rPr>
        <w:t xml:space="preserve">Example 226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704"/>
    <w:bookmarkStart w:id="705" w:name="exm-not-hermitian"/>
    <w:p>
      <w:pPr>
        <w:pStyle w:val="BodyText"/>
      </w:pPr>
      <w:r>
        <w:rPr>
          <w:b/>
          <w:bCs/>
        </w:rPr>
        <w:t xml:space="preserve">Example 227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705"/>
    <w:bookmarkStart w:id="706"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[97]</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706"/>
    <w:bookmarkStart w:id="707" w:name="rem-skew-hermitian-diagonal"/>
    <w:p>
      <w:pPr>
        <w:pStyle w:val="FirstParagraph"/>
      </w:pPr>
      <w:r>
        <w:rPr>
          <w:i/>
          <w:iCs/>
        </w:rPr>
        <w:t xml:space="preserve">Remark 56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707"/>
    <w:bookmarkStart w:id="708" w:name="exm-skew-hermitian-matrix"/>
    <w:p>
      <w:pPr>
        <w:pStyle w:val="BodyText"/>
      </w:pPr>
      <w:r>
        <w:rPr>
          <w:b/>
          <w:bCs/>
        </w:rPr>
        <w:t xml:space="preserve">Example 228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708"/>
    <w:bookmarkStart w:id="709" w:name="X4e376dfe4195dd67571b7cde9ab8c2999dabc4a"/>
    <w:p>
      <w:pPr>
        <w:pStyle w:val="BodyText"/>
      </w:pPr>
      <w:r>
        <w:rPr>
          <w:b/>
          <w:bCs/>
        </w:rPr>
        <w:t xml:space="preserve">Theorem 130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709"/>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127</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710"/>
    <w:bookmarkStart w:id="714" w:name="sec-additional-resources"/>
    <w:p>
      <w:pPr>
        <w:pStyle w:val="Heading2"/>
      </w:pPr>
      <w:r>
        <w:t xml:space="preserve">24 Further reading</w:t>
      </w:r>
    </w:p>
    <w:p>
      <w:pPr>
        <w:pStyle w:val="Compact"/>
        <w:numPr>
          <w:ilvl w:val="0"/>
          <w:numId w:val="1114"/>
        </w:numPr>
      </w:pPr>
      <w:r>
        <w:t xml:space="preserve">Strang [98]</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[51]</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[99]</w:t>
      </w:r>
    </w:p>
    <w:p>
      <w:pPr>
        <w:pStyle w:val="Compact"/>
        <w:numPr>
          <w:ilvl w:val="0"/>
          <w:numId w:val="1114"/>
        </w:numPr>
      </w:pPr>
      <w:r>
        <w:t xml:space="preserve">Banerjee and Roy [47]</w:t>
      </w:r>
    </w:p>
    <w:p>
      <w:pPr>
        <w:pStyle w:val="Compact"/>
        <w:numPr>
          <w:ilvl w:val="0"/>
          <w:numId w:val="1114"/>
        </w:numPr>
      </w:pPr>
      <w:r>
        <w:t xml:space="preserve">Searle and Khuri [100]</w:t>
      </w:r>
    </w:p>
    <w:p>
      <w:pPr>
        <w:pStyle w:val="Compact"/>
        <w:numPr>
          <w:ilvl w:val="0"/>
          <w:numId w:val="1114"/>
        </w:numPr>
      </w:pPr>
      <w:r>
        <w:t xml:space="preserve">Petersen and Pedersen [101]</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711">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r>
        <w:t xml:space="preserve">Stanford University [102]</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712">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713">
        <w:r>
          <w:rPr>
            <w:rStyle w:val="Hyperlink"/>
          </w:rPr>
          <w:t xml:space="preserve">diagonalization</w:t>
        </w:r>
      </w:hyperlink>
      <w:r>
        <w:t xml:space="preserve"> </w:t>
      </w:r>
      <w:r>
        <w:t xml:space="preserve">of a covariance matrix.</w:t>
      </w:r>
    </w:p>
    <w:p>
      <w:pPr>
        <w:pStyle w:val="Compact"/>
        <w:numPr>
          <w:ilvl w:val="0"/>
          <w:numId w:val="1114"/>
        </w:numPr>
      </w:pPr>
      <w:hyperlink r:id="rId154">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714"/>
    <w:bookmarkStart w:id="919" w:name="references"/>
    <w:p>
      <w:pPr>
        <w:pStyle w:val="Heading2"/>
      </w:pPr>
      <w:r>
        <w:t xml:space="preserve">References</w:t>
      </w:r>
    </w:p>
    <w:bookmarkStart w:id="918" w:name="refs"/>
    <w:bookmarkStart w:id="716" w:name="ref-wikipedia_row_and_column_vectors"/>
    <w:p>
      <w:pPr>
        <w:pStyle w:val="Bibliography"/>
      </w:pPr>
      <w:r>
        <w:t xml:space="preserve">[1]</w:t>
      </w:r>
      <w:r>
        <w:t xml:space="preserve"> </w:t>
      </w:r>
      <w:r>
        <w:t xml:space="preserve">	</w:t>
      </w:r>
      <w:r>
        <w:t xml:space="preserve">Wikipedia contributors,</w:t>
      </w:r>
      <w:r>
        <w:t xml:space="preserve"> </w:t>
      </w:r>
      <w:r>
        <w:t xml:space="preserve">“Row and column 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5">
        <w:r>
          <w:rPr>
            <w:rStyle w:val="Hyperlink"/>
          </w:rPr>
          <w:t xml:space="preserve">https://en.wikipedia.org/wiki/Row_and_column_vectors</w:t>
        </w:r>
      </w:hyperlink>
    </w:p>
    <w:bookmarkEnd w:id="716"/>
    <w:bookmarkStart w:id="718" w:name="ref-wikipedia_scalar_mathematics"/>
    <w:p>
      <w:pPr>
        <w:pStyle w:val="Bibliography"/>
      </w:pPr>
      <w:r>
        <w:t xml:space="preserve">[2]</w:t>
      </w:r>
      <w:r>
        <w:t xml:space="preserve"> </w:t>
      </w:r>
      <w:r>
        <w:t xml:space="preserve">	</w:t>
      </w:r>
      <w:r>
        <w:t xml:space="preserve">Wikipedia contributors,</w:t>
      </w:r>
      <w:r>
        <w:t xml:space="preserve"> </w:t>
      </w:r>
      <w:r>
        <w:t xml:space="preserve">“Scalar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7">
        <w:r>
          <w:rPr>
            <w:rStyle w:val="Hyperlink"/>
          </w:rPr>
          <w:t xml:space="preserve">https://en.wikipedia.org/wiki/Scalar_(mathematics)</w:t>
        </w:r>
      </w:hyperlink>
    </w:p>
    <w:bookmarkEnd w:id="718"/>
    <w:bookmarkStart w:id="720" w:name="ref-dobson4e"/>
    <w:p>
      <w:pPr>
        <w:pStyle w:val="Bibliography"/>
      </w:pPr>
      <w:r>
        <w:t xml:space="preserve">[3]</w:t>
      </w:r>
      <w:r>
        <w:t xml:space="preserve"> </w:t>
      </w:r>
      <w:r>
        <w:t xml:space="preserve">	</w:t>
      </w:r>
      <w:r>
        <w:t xml:space="preserve">A. J. Dobson and A. G. Barnett,</w:t>
      </w:r>
      <w:r>
        <w:t xml:space="preserve"> </w:t>
      </w:r>
      <w:r>
        <w:rPr>
          <w:i/>
          <w:iCs/>
        </w:rPr>
        <w:t xml:space="preserve">An introduction to generalized linear models</w:t>
      </w:r>
      <w:r>
        <w:t xml:space="preserve">, 4th ed. CRC press, 2018. doi:</w:t>
      </w:r>
      <w:r>
        <w:t xml:space="preserve"> </w:t>
      </w:r>
      <w:hyperlink r:id="rId719">
        <w:r>
          <w:rPr>
            <w:rStyle w:val="Hyperlink"/>
          </w:rPr>
          <w:t xml:space="preserve">10.1201/9781315182780</w:t>
        </w:r>
      </w:hyperlink>
      <w:r>
        <w:t xml:space="preserve">.</w:t>
      </w:r>
    </w:p>
    <w:bookmarkEnd w:id="720"/>
    <w:bookmarkStart w:id="722" w:name="ref-mosaiccalc"/>
    <w:p>
      <w:pPr>
        <w:pStyle w:val="Bibliography"/>
      </w:pPr>
      <w:r>
        <w:t xml:space="preserve">[4]</w:t>
      </w:r>
      <w:r>
        <w:t xml:space="preserve"> </w:t>
      </w:r>
      <w:r>
        <w:t xml:space="preserve">	</w:t>
      </w:r>
      <w:r>
        <w:t xml:space="preserve">D. Kaplan,</w:t>
      </w:r>
      <w:r>
        <w:t xml:space="preserve"> </w:t>
      </w:r>
      <w:r>
        <w:rPr>
          <w:i/>
          <w:iCs/>
        </w:rPr>
        <w:t xml:space="preserve">MOSAIC calculus</w:t>
      </w:r>
      <w:r>
        <w:t xml:space="preserve">. www.mosaic-web.org, 2022. Available:</w:t>
      </w:r>
      <w:r>
        <w:t xml:space="preserve"> </w:t>
      </w:r>
      <w:hyperlink r:id="rId721">
        <w:r>
          <w:rPr>
            <w:rStyle w:val="Hyperlink"/>
          </w:rPr>
          <w:t xml:space="preserve">www.mosaic-web.org</w:t>
        </w:r>
      </w:hyperlink>
    </w:p>
    <w:bookmarkEnd w:id="722"/>
    <w:bookmarkStart w:id="724" w:name="ref-wikipedia_arithmetic_mean"/>
    <w:p>
      <w:pPr>
        <w:pStyle w:val="Bibliography"/>
      </w:pPr>
      <w:r>
        <w:t xml:space="preserve">[5]</w:t>
      </w:r>
      <w:r>
        <w:t xml:space="preserve"> </w:t>
      </w:r>
      <w:r>
        <w:t xml:space="preserve">	</w:t>
      </w:r>
      <w:r>
        <w:t xml:space="preserve">Wikipedia contributors,</w:t>
      </w:r>
      <w:r>
        <w:t xml:space="preserve"> </w:t>
      </w:r>
      <w:r>
        <w:t xml:space="preserve">“Arithmetic mean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3">
        <w:r>
          <w:rPr>
            <w:rStyle w:val="Hyperlink"/>
          </w:rPr>
          <w:t xml:space="preserve">https://en.wikipedia.org/wiki/Arithmetic_mean</w:t>
        </w:r>
      </w:hyperlink>
    </w:p>
    <w:bookmarkEnd w:id="724"/>
    <w:bookmarkStart w:id="726" w:name="ref-wikipedia_standard_basis"/>
    <w:p>
      <w:pPr>
        <w:pStyle w:val="Bibliography"/>
      </w:pPr>
      <w:r>
        <w:t xml:space="preserve">[6]</w:t>
      </w:r>
      <w:r>
        <w:t xml:space="preserve"> </w:t>
      </w:r>
      <w:r>
        <w:t xml:space="preserve">	</w:t>
      </w:r>
      <w:r>
        <w:t xml:space="preserve">Wikipedia contributors,</w:t>
      </w:r>
      <w:r>
        <w:t xml:space="preserve"> </w:t>
      </w:r>
      <w:r>
        <w:t xml:space="preserve">“Standard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5">
        <w:r>
          <w:rPr>
            <w:rStyle w:val="Hyperlink"/>
          </w:rPr>
          <w:t xml:space="preserve">https://en.wikipedia.org/wiki/Standard_basis</w:t>
        </w:r>
      </w:hyperlink>
    </w:p>
    <w:bookmarkEnd w:id="726"/>
    <w:bookmarkStart w:id="728" w:name="ref-wikipedia_orthogonality"/>
    <w:p>
      <w:pPr>
        <w:pStyle w:val="Bibliography"/>
      </w:pPr>
      <w:r>
        <w:t xml:space="preserve">[7]</w:t>
      </w:r>
      <w:r>
        <w:t xml:space="preserve"> </w:t>
      </w:r>
      <w:r>
        <w:t xml:space="preserve">	</w:t>
      </w:r>
      <w:r>
        <w:t xml:space="preserve">Wikipedia contributors,</w:t>
      </w:r>
      <w:r>
        <w:t xml:space="preserve"> </w:t>
      </w:r>
      <w:r>
        <w:t xml:space="preserve">“Orthogonality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7">
        <w:r>
          <w:rPr>
            <w:rStyle w:val="Hyperlink"/>
          </w:rPr>
          <w:t xml:space="preserve">https://en.wikipedia.org/wiki/Orthogonality</w:t>
        </w:r>
      </w:hyperlink>
    </w:p>
    <w:bookmarkEnd w:id="728"/>
    <w:bookmarkStart w:id="730" w:name="ref-wikipedia_euclidean_vector"/>
    <w:p>
      <w:pPr>
        <w:pStyle w:val="Bibliography"/>
      </w:pPr>
      <w:r>
        <w:t xml:space="preserve">[8]</w:t>
      </w:r>
      <w:r>
        <w:t xml:space="preserve"> </w:t>
      </w:r>
      <w:r>
        <w:t xml:space="preserve">	</w:t>
      </w:r>
      <w:r>
        <w:t xml:space="preserve">Wikipedia contributors,</w:t>
      </w:r>
      <w:r>
        <w:t xml:space="preserve"> </w:t>
      </w:r>
      <w:r>
        <w:t xml:space="preserve">“Euclidean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9">
        <w:r>
          <w:rPr>
            <w:rStyle w:val="Hyperlink"/>
          </w:rPr>
          <w:t xml:space="preserve">https://en.wikipedia.org/wiki/Euclidean_vector</w:t>
        </w:r>
      </w:hyperlink>
    </w:p>
    <w:bookmarkEnd w:id="730"/>
    <w:bookmarkStart w:id="732" w:name="ref-wikipedia_unit_vector"/>
    <w:p>
      <w:pPr>
        <w:pStyle w:val="Bibliography"/>
      </w:pPr>
      <w:r>
        <w:t xml:space="preserve">[9]</w:t>
      </w:r>
      <w:r>
        <w:t xml:space="preserve"> </w:t>
      </w:r>
      <w:r>
        <w:t xml:space="preserve">	</w:t>
      </w:r>
      <w:r>
        <w:t xml:space="preserve">Wikipedia contributors,</w:t>
      </w:r>
      <w:r>
        <w:t xml:space="preserve"> </w:t>
      </w:r>
      <w:r>
        <w:t xml:space="preserve">“Unit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1">
        <w:r>
          <w:rPr>
            <w:rStyle w:val="Hyperlink"/>
          </w:rPr>
          <w:t xml:space="preserve">https://en.wikipedia.org/wiki/Unit_vector</w:t>
        </w:r>
      </w:hyperlink>
    </w:p>
    <w:bookmarkEnd w:id="732"/>
    <w:bookmarkStart w:id="734" w:name="ref-wikipedia_euclidean_distance"/>
    <w:p>
      <w:pPr>
        <w:pStyle w:val="Bibliography"/>
      </w:pPr>
      <w:r>
        <w:t xml:space="preserve">[10]</w:t>
      </w:r>
      <w:r>
        <w:t xml:space="preserve"> </w:t>
      </w:r>
      <w:r>
        <w:t xml:space="preserve">	</w:t>
      </w:r>
      <w:r>
        <w:t xml:space="preserve">Wikipedia contributors,</w:t>
      </w:r>
      <w:r>
        <w:t xml:space="preserve"> </w:t>
      </w:r>
      <w:r>
        <w:t xml:space="preserve">“Euclidean distance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3">
        <w:r>
          <w:rPr>
            <w:rStyle w:val="Hyperlink"/>
          </w:rPr>
          <w:t xml:space="preserve">https://en.wikipedia.org/wiki/Euclidean_distance</w:t>
        </w:r>
      </w:hyperlink>
    </w:p>
    <w:bookmarkEnd w:id="734"/>
    <w:bookmarkStart w:id="736" w:name="ref-goodfellow2016deep"/>
    <w:p>
      <w:pPr>
        <w:pStyle w:val="Bibliography"/>
      </w:pPr>
      <w:r>
        <w:t xml:space="preserve">[11]</w:t>
      </w:r>
      <w:r>
        <w:t xml:space="preserve"> </w:t>
      </w:r>
      <w:r>
        <w:t xml:space="preserve">	</w:t>
      </w:r>
      <w:r>
        <w:t xml:space="preserve">I. Goodfellow, Y. Bengio, and A. Courville,</w:t>
      </w:r>
      <w:r>
        <w:t xml:space="preserve"> </w:t>
      </w:r>
      <w:r>
        <w:rPr>
          <w:i/>
          <w:iCs/>
        </w:rPr>
        <w:t xml:space="preserve">Deep learning</w:t>
      </w:r>
      <w:r>
        <w:t xml:space="preserve">. MIT Press, 2016. Available:</w:t>
      </w:r>
      <w:r>
        <w:t xml:space="preserve"> </w:t>
      </w:r>
      <w:hyperlink r:id="rId735">
        <w:r>
          <w:rPr>
            <w:rStyle w:val="Hyperlink"/>
          </w:rPr>
          <w:t xml:space="preserve">https://www.deeplearningbook.org/</w:t>
        </w:r>
      </w:hyperlink>
    </w:p>
    <w:bookmarkEnd w:id="736"/>
    <w:bookmarkStart w:id="738" w:name="ref-hutchinson_wwu_ml_videos"/>
    <w:p>
      <w:pPr>
        <w:pStyle w:val="Bibliography"/>
      </w:pPr>
      <w:r>
        <w:t xml:space="preserve">[12]</w:t>
      </w:r>
      <w:r>
        <w:t xml:space="preserve"> </w:t>
      </w:r>
      <w:r>
        <w:t xml:space="preserve">	</w:t>
      </w:r>
      <w:r>
        <w:t xml:space="preserve">B. Hutchinson,</w:t>
      </w:r>
      <w:r>
        <w:t xml:space="preserve"> </w:t>
      </w:r>
      <w:r>
        <w:t xml:space="preserve">“</w:t>
      </w:r>
      <w:r>
        <w:t xml:space="preserve">DATA</w:t>
      </w:r>
      <w:r>
        <w:t xml:space="preserve"> </w:t>
      </w:r>
      <w:r>
        <w:t xml:space="preserve">471/571 (machine learning) and</w:t>
      </w:r>
      <w:r>
        <w:t xml:space="preserve"> </w:t>
      </w:r>
      <w:r>
        <w:t xml:space="preserve">CSCI</w:t>
      </w:r>
      <w:r>
        <w:t xml:space="preserve"> </w:t>
      </w:r>
      <w:r>
        <w:t xml:space="preserve">481/581 (deep learning) video lectures.”</w:t>
      </w:r>
      <w:r>
        <w:t xml:space="preserve"> </w:t>
      </w:r>
      <w:r>
        <w:t xml:space="preserve">Western Washington University. Accessed: Sep. 28, 2026. [Online]. Available:</w:t>
      </w:r>
      <w:r>
        <w:t xml:space="preserve"> </w:t>
      </w:r>
      <w:hyperlink r:id="rId737">
        <w:r>
          <w:rPr>
            <w:rStyle w:val="Hyperlink"/>
          </w:rPr>
          <w:t xml:space="preserve">https://facultyweb.cs.wwu.edu/~hutchib2/video_lectures/data371/</w:t>
        </w:r>
      </w:hyperlink>
    </w:p>
    <w:bookmarkEnd w:id="738"/>
    <w:bookmarkStart w:id="740" w:name="ref-wikipedia_matrix_mathematics"/>
    <w:p>
      <w:pPr>
        <w:pStyle w:val="Bibliography"/>
      </w:pPr>
      <w:r>
        <w:t xml:space="preserve">[13]</w:t>
      </w:r>
      <w:r>
        <w:t xml:space="preserve"> </w:t>
      </w:r>
      <w:r>
        <w:t xml:space="preserve">	</w:t>
      </w:r>
      <w:r>
        <w:t xml:space="preserve">Wikipedia contributors,</w:t>
      </w:r>
      <w:r>
        <w:t xml:space="preserve"> </w:t>
      </w:r>
      <w:r>
        <w:t xml:space="preserve">“Matrix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9">
        <w:r>
          <w:rPr>
            <w:rStyle w:val="Hyperlink"/>
          </w:rPr>
          <w:t xml:space="preserve">https://en.wikipedia.org/wiki/Matrix_(mathematics)</w:t>
        </w:r>
      </w:hyperlink>
    </w:p>
    <w:bookmarkEnd w:id="740"/>
    <w:bookmarkStart w:id="742" w:name="ref-wikipedia_tensor"/>
    <w:p>
      <w:pPr>
        <w:pStyle w:val="Bibliography"/>
      </w:pPr>
      <w:r>
        <w:t xml:space="preserve">[14]</w:t>
      </w:r>
      <w:r>
        <w:t xml:space="preserve"> </w:t>
      </w:r>
      <w:r>
        <w:t xml:space="preserve">	</w:t>
      </w:r>
      <w:r>
        <w:t xml:space="preserve">Wikipedia contributors,</w:t>
      </w:r>
      <w:r>
        <w:t xml:space="preserve"> </w:t>
      </w:r>
      <w:r>
        <w:t xml:space="preserve">“Tensor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1">
        <w:r>
          <w:rPr>
            <w:rStyle w:val="Hyperlink"/>
          </w:rPr>
          <w:t xml:space="preserve">https://en.wikipedia.org/wiki/Tensor</w:t>
        </w:r>
      </w:hyperlink>
    </w:p>
    <w:bookmarkEnd w:id="742"/>
    <w:bookmarkStart w:id="744" w:name="ref-wikipedia_transpose"/>
    <w:p>
      <w:pPr>
        <w:pStyle w:val="Bibliography"/>
      </w:pPr>
      <w:r>
        <w:t xml:space="preserve">[15]</w:t>
      </w:r>
      <w:r>
        <w:t xml:space="preserve"> </w:t>
      </w:r>
      <w:r>
        <w:t xml:space="preserve">	</w:t>
      </w:r>
      <w:r>
        <w:t xml:space="preserve">Wikipedia contributors,</w:t>
      </w:r>
      <w:r>
        <w:t xml:space="preserve"> </w:t>
      </w:r>
      <w:r>
        <w:t xml:space="preserve">“Transpose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3">
        <w:r>
          <w:rPr>
            <w:rStyle w:val="Hyperlink"/>
          </w:rPr>
          <w:t xml:space="preserve">https://en.wikipedia.org/wiki/Transpose</w:t>
        </w:r>
      </w:hyperlink>
    </w:p>
    <w:bookmarkEnd w:id="744"/>
    <w:bookmarkStart w:id="746" w:name="ref-wikipedia_zero_matrix"/>
    <w:p>
      <w:pPr>
        <w:pStyle w:val="Bibliography"/>
      </w:pPr>
      <w:r>
        <w:t xml:space="preserve">[16]</w:t>
      </w:r>
      <w:r>
        <w:t xml:space="preserve"> </w:t>
      </w:r>
      <w:r>
        <w:t xml:space="preserve">	</w:t>
      </w:r>
      <w:r>
        <w:t xml:space="preserve">Wikipedia contributors,</w:t>
      </w:r>
      <w:r>
        <w:t xml:space="preserve"> </w:t>
      </w:r>
      <w:r>
        <w:t xml:space="preserve">“Zero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5">
        <w:r>
          <w:rPr>
            <w:rStyle w:val="Hyperlink"/>
          </w:rPr>
          <w:t xml:space="preserve">https://en.wikipedia.org/wiki/Zero_matrix</w:t>
        </w:r>
      </w:hyperlink>
    </w:p>
    <w:bookmarkEnd w:id="746"/>
    <w:bookmarkStart w:id="748" w:name="ref-wikipedia_matrix_addition"/>
    <w:p>
      <w:pPr>
        <w:pStyle w:val="Bibliography"/>
      </w:pPr>
      <w:r>
        <w:t xml:space="preserve">[17]</w:t>
      </w:r>
      <w:r>
        <w:t xml:space="preserve"> </w:t>
      </w:r>
      <w:r>
        <w:t xml:space="preserve">	</w:t>
      </w:r>
      <w:r>
        <w:t xml:space="preserve">Wikipedia contributors,</w:t>
      </w:r>
      <w:r>
        <w:t xml:space="preserve"> </w:t>
      </w:r>
      <w:r>
        <w:t xml:space="preserve">“Matrix addition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7">
        <w:r>
          <w:rPr>
            <w:rStyle w:val="Hyperlink"/>
          </w:rPr>
          <w:t xml:space="preserve">https://en.wikipedia.org/wiki/Matrix_addition</w:t>
        </w:r>
      </w:hyperlink>
    </w:p>
    <w:bookmarkEnd w:id="748"/>
    <w:bookmarkStart w:id="750" w:name="ref-wikipedia_scalar_multiplication"/>
    <w:p>
      <w:pPr>
        <w:pStyle w:val="Bibliography"/>
      </w:pPr>
      <w:r>
        <w:t xml:space="preserve">[18]</w:t>
      </w:r>
      <w:r>
        <w:t xml:space="preserve"> </w:t>
      </w:r>
      <w:r>
        <w:t xml:space="preserve">	</w:t>
      </w:r>
      <w:r>
        <w:t xml:space="preserve">Wikipedia contributors,</w:t>
      </w:r>
      <w:r>
        <w:t xml:space="preserve"> </w:t>
      </w:r>
      <w:r>
        <w:t xml:space="preserve">“Scalar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9">
        <w:r>
          <w:rPr>
            <w:rStyle w:val="Hyperlink"/>
          </w:rPr>
          <w:t xml:space="preserve">https://en.wikipedia.org/wiki/Scalar_multiplication</w:t>
        </w:r>
      </w:hyperlink>
    </w:p>
    <w:bookmarkEnd w:id="750"/>
    <w:bookmarkStart w:id="752" w:name="ref-wikipedia_matrix_multiplication"/>
    <w:p>
      <w:pPr>
        <w:pStyle w:val="Bibliography"/>
      </w:pPr>
      <w:r>
        <w:t xml:space="preserve">[19]</w:t>
      </w:r>
      <w:r>
        <w:t xml:space="preserve"> </w:t>
      </w:r>
      <w:r>
        <w:t xml:space="preserve">	</w:t>
      </w:r>
      <w:r>
        <w:t xml:space="preserve">Wikipedia contributors,</w:t>
      </w:r>
      <w:r>
        <w:t xml:space="preserve"> </w:t>
      </w:r>
      <w:r>
        <w:t xml:space="preserve">“Matrix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1">
        <w:r>
          <w:rPr>
            <w:rStyle w:val="Hyperlink"/>
          </w:rPr>
          <w:t xml:space="preserve">https://en.wikipedia.org/wiki/Matrix_multiplication</w:t>
        </w:r>
      </w:hyperlink>
    </w:p>
    <w:bookmarkEnd w:id="752"/>
    <w:bookmarkStart w:id="754" w:name="ref-wikipedia_square_matrix"/>
    <w:p>
      <w:pPr>
        <w:pStyle w:val="Bibliography"/>
      </w:pPr>
      <w:r>
        <w:t xml:space="preserve">[20]</w:t>
      </w:r>
      <w:r>
        <w:t xml:space="preserve"> </w:t>
      </w:r>
      <w:r>
        <w:t xml:space="preserve">	</w:t>
      </w:r>
      <w:r>
        <w:t xml:space="preserve">Wikipedia contributors,</w:t>
      </w:r>
      <w:r>
        <w:t xml:space="preserve"> </w:t>
      </w:r>
      <w:r>
        <w:t xml:space="preserve">“Square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3">
        <w:r>
          <w:rPr>
            <w:rStyle w:val="Hyperlink"/>
          </w:rPr>
          <w:t xml:space="preserve">https://en.wikipedia.org/wiki/Square_matrix</w:t>
        </w:r>
      </w:hyperlink>
    </w:p>
    <w:bookmarkEnd w:id="754"/>
    <w:bookmarkStart w:id="756" w:name="ref-wikipedia_main_diagonal"/>
    <w:p>
      <w:pPr>
        <w:pStyle w:val="Bibliography"/>
      </w:pPr>
      <w:r>
        <w:t xml:space="preserve">[21]</w:t>
      </w:r>
      <w:r>
        <w:t xml:space="preserve"> </w:t>
      </w:r>
      <w:r>
        <w:t xml:space="preserve">	</w:t>
      </w:r>
      <w:r>
        <w:t xml:space="preserve">Wikipedia contributors,</w:t>
      </w:r>
      <w:r>
        <w:t xml:space="preserve"> </w:t>
      </w:r>
      <w:r>
        <w:t xml:space="preserve">“Main diagonal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5">
        <w:r>
          <w:rPr>
            <w:rStyle w:val="Hyperlink"/>
          </w:rPr>
          <w:t xml:space="preserve">https://en.wikipedia.org/wiki/Main_diagonal</w:t>
        </w:r>
      </w:hyperlink>
    </w:p>
    <w:bookmarkEnd w:id="756"/>
    <w:bookmarkStart w:id="758" w:name="ref-wikipedia_identity_matrix"/>
    <w:p>
      <w:pPr>
        <w:pStyle w:val="Bibliography"/>
      </w:pPr>
      <w:r>
        <w:t xml:space="preserve">[22]</w:t>
      </w:r>
      <w:r>
        <w:t xml:space="preserve"> </w:t>
      </w:r>
      <w:r>
        <w:t xml:space="preserve">	</w:t>
      </w:r>
      <w:r>
        <w:t xml:space="preserve">Wikipedia contributors,</w:t>
      </w:r>
      <w:r>
        <w:t xml:space="preserve"> </w:t>
      </w:r>
      <w:r>
        <w:t xml:space="preserve">“Identity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7">
        <w:r>
          <w:rPr>
            <w:rStyle w:val="Hyperlink"/>
          </w:rPr>
          <w:t xml:space="preserve">https://en.wikipedia.org/wiki/Identity_matrix</w:t>
        </w:r>
      </w:hyperlink>
    </w:p>
    <w:bookmarkEnd w:id="758"/>
    <w:bookmarkStart w:id="760" w:name="ref-wikipedia_system_of_linear_equations"/>
    <w:p>
      <w:pPr>
        <w:pStyle w:val="Bibliography"/>
      </w:pPr>
      <w:r>
        <w:t xml:space="preserve">[23]</w:t>
      </w:r>
      <w:r>
        <w:t xml:space="preserve"> </w:t>
      </w:r>
      <w:r>
        <w:t xml:space="preserve">	</w:t>
      </w:r>
      <w:r>
        <w:t xml:space="preserve">Wikipedia contributors,</w:t>
      </w:r>
      <w:r>
        <w:t xml:space="preserve"> </w:t>
      </w:r>
      <w:r>
        <w:t xml:space="preserve">“System of linear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9">
        <w:r>
          <w:rPr>
            <w:rStyle w:val="Hyperlink"/>
          </w:rPr>
          <w:t xml:space="preserve">https://en.wikipedia.org/wiki/System_of_linear_equations</w:t>
        </w:r>
      </w:hyperlink>
    </w:p>
    <w:bookmarkEnd w:id="760"/>
    <w:bookmarkStart w:id="762" w:name="ref-wikipedia_linear_map"/>
    <w:p>
      <w:pPr>
        <w:pStyle w:val="Bibliography"/>
      </w:pPr>
      <w:r>
        <w:t xml:space="preserve">[24]</w:t>
      </w:r>
      <w:r>
        <w:t xml:space="preserve"> </w:t>
      </w:r>
      <w:r>
        <w:t xml:space="preserve">	</w:t>
      </w:r>
      <w:r>
        <w:t xml:space="preserve">Wikipedia contributors,</w:t>
      </w:r>
      <w:r>
        <w:t xml:space="preserve"> </w:t>
      </w:r>
      <w:r>
        <w:t xml:space="preserve">“Linear map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1">
        <w:r>
          <w:rPr>
            <w:rStyle w:val="Hyperlink"/>
          </w:rPr>
          <w:t xml:space="preserve">https://en.wikipedia.org/wiki/Linear_map</w:t>
        </w:r>
      </w:hyperlink>
    </w:p>
    <w:bookmarkEnd w:id="762"/>
    <w:bookmarkStart w:id="764" w:name="ref-wikipedia_translation_geometry"/>
    <w:p>
      <w:pPr>
        <w:pStyle w:val="Bibliography"/>
      </w:pPr>
      <w:r>
        <w:t xml:space="preserve">[25]</w:t>
      </w:r>
      <w:r>
        <w:t xml:space="preserve"> </w:t>
      </w:r>
      <w:r>
        <w:t xml:space="preserve">	</w:t>
      </w:r>
      <w:r>
        <w:t xml:space="preserve">Wikipedia contributors,</w:t>
      </w:r>
      <w:r>
        <w:t xml:space="preserve"> </w:t>
      </w:r>
      <w:r>
        <w:t xml:space="preserve">“Translation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3">
        <w:r>
          <w:rPr>
            <w:rStyle w:val="Hyperlink"/>
          </w:rPr>
          <w:t xml:space="preserve">https://en.wikipedia.org/wiki/Translation_(geometry)</w:t>
        </w:r>
      </w:hyperlink>
    </w:p>
    <w:bookmarkEnd w:id="764"/>
    <w:bookmarkStart w:id="766" w:name="ref-zhou2024matrix"/>
    <w:p>
      <w:pPr>
        <w:pStyle w:val="Bibliography"/>
      </w:pPr>
      <w:r>
        <w:t xml:space="preserve">[26]</w:t>
      </w:r>
      <w:r>
        <w:t xml:space="preserve"> </w:t>
      </w:r>
      <w:r>
        <w:t xml:space="preserve">	</w:t>
      </w:r>
      <w:r>
        <w:t xml:space="preserve">H. Zhou,</w:t>
      </w:r>
      <w:r>
        <w:t xml:space="preserve"> </w:t>
      </w:r>
      <w:r>
        <w:t xml:space="preserve">“Matrices.”</w:t>
      </w:r>
      <w:r>
        <w:t xml:space="preserve"> </w:t>
      </w:r>
      <w:r>
        <w:t xml:space="preserve">Lecture notes for Biostat 216, Mathematical Methods for Biostatistics, University of California, Los Angeles, 2024. Accessed: Oct. 05, 2026. [Online]. Available:</w:t>
      </w:r>
      <w:r>
        <w:t xml:space="preserve"> </w:t>
      </w:r>
      <w:hyperlink r:id="rId765">
        <w:r>
          <w:rPr>
            <w:rStyle w:val="Hyperlink"/>
          </w:rPr>
          <w:t xml:space="preserve">https://ucla-biostat-216.github.io/2024fall/slides/03-matrix/03-matrix.html</w:t>
        </w:r>
      </w:hyperlink>
    </w:p>
    <w:bookmarkEnd w:id="766"/>
    <w:bookmarkStart w:id="768" w:name="ref-boyd2018vmls"/>
    <w:p>
      <w:pPr>
        <w:pStyle w:val="Bibliography"/>
      </w:pPr>
      <w:r>
        <w:t xml:space="preserve">[27]</w:t>
      </w:r>
      <w:r>
        <w:t xml:space="preserve"> </w:t>
      </w:r>
      <w:r>
        <w:t xml:space="preserve">	</w:t>
      </w:r>
      <w:r>
        <w:t xml:space="preserve">S. Boyd and L. Vandenberghe,</w:t>
      </w:r>
      <w:r>
        <w:t xml:space="preserve"> </w:t>
      </w:r>
      <w:r>
        <w:rPr>
          <w:i/>
          <w:iCs/>
        </w:rPr>
        <w:t xml:space="preserve">Introduction to applied linear algebra: Vectors, matrices, and least squares</w:t>
      </w:r>
      <w:r>
        <w:t xml:space="preserve">. Cambridge University Press, 2018. doi:</w:t>
      </w:r>
      <w:r>
        <w:t xml:space="preserve"> </w:t>
      </w:r>
      <w:hyperlink r:id="rId767">
        <w:r>
          <w:rPr>
            <w:rStyle w:val="Hyperlink"/>
          </w:rPr>
          <w:t xml:space="preserve">10.1017/9781108583664</w:t>
        </w:r>
      </w:hyperlink>
      <w:r>
        <w:t xml:space="preserve">.</w:t>
      </w:r>
    </w:p>
    <w:bookmarkEnd w:id="768"/>
    <w:bookmarkStart w:id="770" w:name="ref-wikipedia_hyperplane"/>
    <w:p>
      <w:pPr>
        <w:pStyle w:val="Bibliography"/>
      </w:pPr>
      <w:r>
        <w:t xml:space="preserve">[28]</w:t>
      </w:r>
      <w:r>
        <w:t xml:space="preserve"> </w:t>
      </w:r>
      <w:r>
        <w:t xml:space="preserve">	</w:t>
      </w:r>
      <w:r>
        <w:t xml:space="preserve">Wikipedia contributors,</w:t>
      </w:r>
      <w:r>
        <w:t xml:space="preserve"> </w:t>
      </w:r>
      <w:r>
        <w:t xml:space="preserve">“Hyperplane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9">
        <w:r>
          <w:rPr>
            <w:rStyle w:val="Hyperlink"/>
          </w:rPr>
          <w:t xml:space="preserve">https://en.wikipedia.org/wiki/Hyperplane</w:t>
        </w:r>
      </w:hyperlink>
    </w:p>
    <w:bookmarkEnd w:id="770"/>
    <w:bookmarkStart w:id="772" w:name="ref-wikipedia_normal_geometry"/>
    <w:p>
      <w:pPr>
        <w:pStyle w:val="Bibliography"/>
      </w:pPr>
      <w:r>
        <w:t xml:space="preserve">[29]</w:t>
      </w:r>
      <w:r>
        <w:t xml:space="preserve"> </w:t>
      </w:r>
      <w:r>
        <w:t xml:space="preserve">	</w:t>
      </w:r>
      <w:r>
        <w:t xml:space="preserve">Wikipedia contributors,</w:t>
      </w:r>
      <w:r>
        <w:t xml:space="preserve"> </w:t>
      </w:r>
      <w:r>
        <w:t xml:space="preserve">“Normal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1">
        <w:r>
          <w:rPr>
            <w:rStyle w:val="Hyperlink"/>
          </w:rPr>
          <w:t xml:space="preserve">https://en.wikipedia.org/wiki/Normal_(geometry)</w:t>
        </w:r>
      </w:hyperlink>
    </w:p>
    <w:bookmarkEnd w:id="772"/>
    <w:bookmarkStart w:id="774" w:name="ref-wikipedia_linear_independence"/>
    <w:p>
      <w:pPr>
        <w:pStyle w:val="Bibliography"/>
      </w:pPr>
      <w:r>
        <w:t xml:space="preserve">[30]</w:t>
      </w:r>
      <w:r>
        <w:t xml:space="preserve"> </w:t>
      </w:r>
      <w:r>
        <w:t xml:space="preserve">	</w:t>
      </w:r>
      <w:r>
        <w:t xml:space="preserve">Wikipedia contributors,</w:t>
      </w:r>
      <w:r>
        <w:t xml:space="preserve"> </w:t>
      </w:r>
      <w:r>
        <w:t xml:space="preserve">“Linear independence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3">
        <w:r>
          <w:rPr>
            <w:rStyle w:val="Hyperlink"/>
          </w:rPr>
          <w:t xml:space="preserve">https://en.wikipedia.org/wiki/Linear_independence</w:t>
        </w:r>
      </w:hyperlink>
    </w:p>
    <w:bookmarkEnd w:id="774"/>
    <w:bookmarkStart w:id="776" w:name="ref-wikipedia_rank_linear_algebra"/>
    <w:p>
      <w:pPr>
        <w:pStyle w:val="Bibliography"/>
      </w:pPr>
      <w:r>
        <w:t xml:space="preserve">[31]</w:t>
      </w:r>
      <w:r>
        <w:t xml:space="preserve"> </w:t>
      </w:r>
      <w:r>
        <w:t xml:space="preserve">	</w:t>
      </w:r>
      <w:r>
        <w:t xml:space="preserve">Wikipedia contributors,</w:t>
      </w:r>
      <w:r>
        <w:t xml:space="preserve"> </w:t>
      </w:r>
      <w:r>
        <w:t xml:space="preserve">“Rank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5">
        <w:r>
          <w:rPr>
            <w:rStyle w:val="Hyperlink"/>
          </w:rPr>
          <w:t xml:space="preserve">https://en.wikipedia.org/wiki/Rank_(linear_algebra)</w:t>
        </w:r>
      </w:hyperlink>
    </w:p>
    <w:bookmarkEnd w:id="776"/>
    <w:bookmarkStart w:id="778" w:name="ref-zhou2024vecsp"/>
    <w:p>
      <w:pPr>
        <w:pStyle w:val="Bibliography"/>
      </w:pPr>
      <w:r>
        <w:t xml:space="preserve">[32]</w:t>
      </w:r>
      <w:r>
        <w:t xml:space="preserve"> </w:t>
      </w:r>
      <w:r>
        <w:t xml:space="preserve">	</w:t>
      </w:r>
      <w:r>
        <w:t xml:space="preserve">H. Zhou,</w:t>
      </w:r>
      <w:r>
        <w:t xml:space="preserve"> </w:t>
      </w:r>
      <w:r>
        <w:t xml:space="preserve">“Vector space.”</w:t>
      </w:r>
      <w:r>
        <w:t xml:space="preserve"> </w:t>
      </w:r>
      <w:r>
        <w:t xml:space="preserve">Lecture notes for Biostat 216, Mathematical Methods for Biostatistics, University of California, Los Angeles, 2024. Accessed: Oct. 05, 2026. [Online]. Available:</w:t>
      </w:r>
      <w:r>
        <w:t xml:space="preserve"> </w:t>
      </w:r>
      <w:hyperlink r:id="rId777">
        <w:r>
          <w:rPr>
            <w:rStyle w:val="Hyperlink"/>
          </w:rPr>
          <w:t xml:space="preserve">https://ucla-biostat-216.github.io/2024fall/slides/04-vecsp/04-vecsp.html</w:t>
        </w:r>
      </w:hyperlink>
    </w:p>
    <w:bookmarkEnd w:id="778"/>
    <w:bookmarkStart w:id="780" w:name="ref-wikipedia_linear_subspace"/>
    <w:p>
      <w:pPr>
        <w:pStyle w:val="Bibliography"/>
      </w:pPr>
      <w:r>
        <w:t xml:space="preserve">[33]</w:t>
      </w:r>
      <w:r>
        <w:t xml:space="preserve"> </w:t>
      </w:r>
      <w:r>
        <w:t xml:space="preserve">	</w:t>
      </w:r>
      <w:r>
        <w:t xml:space="preserve">Wikipedia contributors,</w:t>
      </w:r>
      <w:r>
        <w:t xml:space="preserve"> </w:t>
      </w:r>
      <w:r>
        <w:t xml:space="preserve">“Linear subspace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9">
        <w:r>
          <w:rPr>
            <w:rStyle w:val="Hyperlink"/>
          </w:rPr>
          <w:t xml:space="preserve">https://en.wikipedia.org/wiki/Linear_subspace</w:t>
        </w:r>
      </w:hyperlink>
    </w:p>
    <w:bookmarkEnd w:id="780"/>
    <w:bookmarkStart w:id="782" w:name="ref-wikipedia_linear_span"/>
    <w:p>
      <w:pPr>
        <w:pStyle w:val="Bibliography"/>
      </w:pPr>
      <w:r>
        <w:t xml:space="preserve">[34]</w:t>
      </w:r>
      <w:r>
        <w:t xml:space="preserve"> </w:t>
      </w:r>
      <w:r>
        <w:t xml:space="preserve">	</w:t>
      </w:r>
      <w:r>
        <w:t xml:space="preserve">Wikipedia contributors,</w:t>
      </w:r>
      <w:r>
        <w:t xml:space="preserve"> </w:t>
      </w:r>
      <w:r>
        <w:t xml:space="preserve">“Linear span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1">
        <w:r>
          <w:rPr>
            <w:rStyle w:val="Hyperlink"/>
          </w:rPr>
          <w:t xml:space="preserve">https://en.wikipedia.org/wiki/Linear_span</w:t>
        </w:r>
      </w:hyperlink>
    </w:p>
    <w:bookmarkEnd w:id="782"/>
    <w:bookmarkStart w:id="784" w:name="ref-wikipedia_basis_linear_algebra"/>
    <w:p>
      <w:pPr>
        <w:pStyle w:val="Bibliography"/>
      </w:pPr>
      <w:r>
        <w:t xml:space="preserve">[35]</w:t>
      </w:r>
      <w:r>
        <w:t xml:space="preserve"> </w:t>
      </w:r>
      <w:r>
        <w:t xml:space="preserve">	</w:t>
      </w:r>
      <w:r>
        <w:t xml:space="preserve">Wikipedia contributors,</w:t>
      </w:r>
      <w:r>
        <w:t xml:space="preserve"> </w:t>
      </w:r>
      <w:r>
        <w:t xml:space="preserve">“Basis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3">
        <w:r>
          <w:rPr>
            <w:rStyle w:val="Hyperlink"/>
          </w:rPr>
          <w:t xml:space="preserve">https://en.wikipedia.org/wiki/Basis_(linear_algebra)</w:t>
        </w:r>
      </w:hyperlink>
    </w:p>
    <w:bookmarkEnd w:id="784"/>
    <w:bookmarkStart w:id="786" w:name="ref-wikipedia_coordinate_vector"/>
    <w:p>
      <w:pPr>
        <w:pStyle w:val="Bibliography"/>
      </w:pPr>
      <w:r>
        <w:t xml:space="preserve">[36]</w:t>
      </w:r>
      <w:r>
        <w:t xml:space="preserve"> </w:t>
      </w:r>
      <w:r>
        <w:t xml:space="preserve">	</w:t>
      </w:r>
      <w:r>
        <w:t xml:space="preserve">Wikipedia contributors,</w:t>
      </w:r>
      <w:r>
        <w:t xml:space="preserve"> </w:t>
      </w:r>
      <w:r>
        <w:t xml:space="preserve">“Coordinate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5">
        <w:r>
          <w:rPr>
            <w:rStyle w:val="Hyperlink"/>
          </w:rPr>
          <w:t xml:space="preserve">https://en.wikipedia.org/wiki/Coordinate_vector</w:t>
        </w:r>
      </w:hyperlink>
    </w:p>
    <w:bookmarkEnd w:id="786"/>
    <w:bookmarkStart w:id="788" w:name="ref-wikipedia_row_and_column_spaces"/>
    <w:p>
      <w:pPr>
        <w:pStyle w:val="Bibliography"/>
      </w:pPr>
      <w:r>
        <w:t xml:space="preserve">[37]</w:t>
      </w:r>
      <w:r>
        <w:t xml:space="preserve"> </w:t>
      </w:r>
      <w:r>
        <w:t xml:space="preserve">	</w:t>
      </w:r>
      <w:r>
        <w:t xml:space="preserve">Wikipedia contributors,</w:t>
      </w:r>
      <w:r>
        <w:t xml:space="preserve"> </w:t>
      </w:r>
      <w:r>
        <w:t xml:space="preserve">“Row and column spaces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7">
        <w:r>
          <w:rPr>
            <w:rStyle w:val="Hyperlink"/>
          </w:rPr>
          <w:t xml:space="preserve">https://en.wikipedia.org/wiki/Row_and_column_spaces</w:t>
        </w:r>
      </w:hyperlink>
    </w:p>
    <w:bookmarkEnd w:id="788"/>
    <w:bookmarkStart w:id="790" w:name="ref-wikipedia_gram_matrix"/>
    <w:p>
      <w:pPr>
        <w:pStyle w:val="Bibliography"/>
      </w:pPr>
      <w:r>
        <w:t xml:space="preserve">[38]</w:t>
      </w:r>
      <w:r>
        <w:t xml:space="preserve"> </w:t>
      </w:r>
      <w:r>
        <w:t xml:space="preserve">	</w:t>
      </w:r>
      <w:r>
        <w:t xml:space="preserve">Wikipedia contributors,</w:t>
      </w:r>
      <w:r>
        <w:t xml:space="preserve"> </w:t>
      </w:r>
      <w:r>
        <w:t xml:space="preserve">“Gram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9">
        <w:r>
          <w:rPr>
            <w:rStyle w:val="Hyperlink"/>
          </w:rPr>
          <w:t xml:space="preserve">https://en.wikipedia.org/wiki/Gram_matrix</w:t>
        </w:r>
      </w:hyperlink>
    </w:p>
    <w:bookmarkEnd w:id="790"/>
    <w:bookmarkStart w:id="792" w:name="ref-zhou2024rank"/>
    <w:p>
      <w:pPr>
        <w:pStyle w:val="Bibliography"/>
      </w:pPr>
      <w:r>
        <w:t xml:space="preserve">[39]</w:t>
      </w:r>
      <w:r>
        <w:t xml:space="preserve"> </w:t>
      </w:r>
      <w:r>
        <w:t xml:space="preserve">	</w:t>
      </w:r>
      <w:r>
        <w:t xml:space="preserve">H. Zhou,</w:t>
      </w:r>
      <w:r>
        <w:t xml:space="preserve"> </w:t>
      </w:r>
      <w:r>
        <w:t xml:space="preserve">“Rank and nullity.”</w:t>
      </w:r>
      <w:r>
        <w:t xml:space="preserve"> </w:t>
      </w:r>
      <w:r>
        <w:t xml:space="preserve">Lecture notes for Biostat 216, Mathematical Methods for Biostatistics, University of California, Los Angeles, 2024. Accessed: Oct. 05, 2026. [Online]. Available:</w:t>
      </w:r>
      <w:r>
        <w:t xml:space="preserve"> </w:t>
      </w:r>
      <w:hyperlink r:id="rId791">
        <w:r>
          <w:rPr>
            <w:rStyle w:val="Hyperlink"/>
          </w:rPr>
          <w:t xml:space="preserve">https://ucla-biostat-216.github.io/2024fall/slides/05-rank/05-rank.html</w:t>
        </w:r>
      </w:hyperlink>
    </w:p>
    <w:bookmarkEnd w:id="792"/>
    <w:bookmarkStart w:id="794" w:name="ref-wikipedia_rank_nullity_theorem"/>
    <w:p>
      <w:pPr>
        <w:pStyle w:val="Bibliography"/>
      </w:pPr>
      <w:r>
        <w:t xml:space="preserve">[40]</w:t>
      </w:r>
      <w:r>
        <w:t xml:space="preserve"> </w:t>
      </w:r>
      <w:r>
        <w:t xml:space="preserve">	</w:t>
      </w:r>
      <w:r>
        <w:t xml:space="preserve">Wikipedia contributors,</w:t>
      </w:r>
      <w:r>
        <w:t xml:space="preserve"> </w:t>
      </w:r>
      <w:r>
        <w:t xml:space="preserve">“Rank–nullity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3">
        <w:r>
          <w:rPr>
            <w:rStyle w:val="Hyperlink"/>
          </w:rPr>
          <w:t xml:space="preserve">https://en.wikipedia.org/wiki/Rank%E2%80%93nullity_theorem</w:t>
        </w:r>
      </w:hyperlink>
    </w:p>
    <w:bookmarkEnd w:id="794"/>
    <w:bookmarkStart w:id="796" w:name="ref-wikipedia_affine_space"/>
    <w:p>
      <w:pPr>
        <w:pStyle w:val="Bibliography"/>
      </w:pPr>
      <w:r>
        <w:t xml:space="preserve">[41]</w:t>
      </w:r>
      <w:r>
        <w:t xml:space="preserve"> </w:t>
      </w:r>
      <w:r>
        <w:t xml:space="preserve">	</w:t>
      </w:r>
      <w:r>
        <w:t xml:space="preserve">Wikipedia contributors,</w:t>
      </w:r>
      <w:r>
        <w:t xml:space="preserve"> </w:t>
      </w:r>
      <w:r>
        <w:t xml:space="preserve">“Affine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5">
        <w:r>
          <w:rPr>
            <w:rStyle w:val="Hyperlink"/>
          </w:rPr>
          <w:t xml:space="preserve">https://en.wikipedia.org/wiki/Affine_space</w:t>
        </w:r>
      </w:hyperlink>
    </w:p>
    <w:bookmarkEnd w:id="796"/>
    <w:bookmarkStart w:id="798" w:name="ref-wikipedia_half_space_geometry"/>
    <w:p>
      <w:pPr>
        <w:pStyle w:val="Bibliography"/>
      </w:pPr>
      <w:r>
        <w:t xml:space="preserve">[42]</w:t>
      </w:r>
      <w:r>
        <w:t xml:space="preserve"> </w:t>
      </w:r>
      <w:r>
        <w:t xml:space="preserve">	</w:t>
      </w:r>
      <w:r>
        <w:t xml:space="preserve">Wikipedia contributors,</w:t>
      </w:r>
      <w:r>
        <w:t xml:space="preserve"> </w:t>
      </w:r>
      <w:r>
        <w:t xml:space="preserve">“Half-space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7">
        <w:r>
          <w:rPr>
            <w:rStyle w:val="Hyperlink"/>
          </w:rPr>
          <w:t xml:space="preserve">https://en.wikipedia.org/wiki/Half-space_(geometry)</w:t>
        </w:r>
      </w:hyperlink>
    </w:p>
    <w:bookmarkEnd w:id="798"/>
    <w:bookmarkStart w:id="800" w:name="ref-wikipedia_rank_factorization"/>
    <w:p>
      <w:pPr>
        <w:pStyle w:val="Bibliography"/>
      </w:pPr>
      <w:r>
        <w:t xml:space="preserve">[43]</w:t>
      </w:r>
      <w:r>
        <w:t xml:space="preserve"> </w:t>
      </w:r>
      <w:r>
        <w:t xml:space="preserve">	</w:t>
      </w:r>
      <w:r>
        <w:t xml:space="preserve">Wikipedia contributors,</w:t>
      </w:r>
      <w:r>
        <w:t xml:space="preserve"> </w:t>
      </w:r>
      <w:r>
        <w:t xml:space="preserve">“Rank factorization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9">
        <w:r>
          <w:rPr>
            <w:rStyle w:val="Hyperlink"/>
          </w:rPr>
          <w:t xml:space="preserve">https://en.wikipedia.org/wiki/Rank_factorization</w:t>
        </w:r>
      </w:hyperlink>
    </w:p>
    <w:bookmarkEnd w:id="800"/>
    <w:bookmarkStart w:id="802" w:name="ref-zhou2024orthproj"/>
    <w:p>
      <w:pPr>
        <w:pStyle w:val="Bibliography"/>
      </w:pPr>
      <w:r>
        <w:t xml:space="preserve">[44]</w:t>
      </w:r>
      <w:r>
        <w:t xml:space="preserve"> </w:t>
      </w:r>
      <w:r>
        <w:t xml:space="preserve">	</w:t>
      </w:r>
      <w:r>
        <w:t xml:space="preserve">H. Zhou,</w:t>
      </w:r>
      <w:r>
        <w:t xml:space="preserve"> </w:t>
      </w:r>
      <w:r>
        <w:t xml:space="preserve">“Orthogonal projections.”</w:t>
      </w:r>
      <w:r>
        <w:t xml:space="preserve"> </w:t>
      </w:r>
      <w:r>
        <w:t xml:space="preserve">Lecture notes for Biostat 216, Mathematical Methods for Biostatistics, University of California, Los Angeles, 2024. Accessed: Oct. 05, 2026. [Online]. Available:</w:t>
      </w:r>
      <w:r>
        <w:t xml:space="preserve"> </w:t>
      </w:r>
      <w:hyperlink r:id="rId801">
        <w:r>
          <w:rPr>
            <w:rStyle w:val="Hyperlink"/>
          </w:rPr>
          <w:t xml:space="preserve">https://ucla-biostat-216.github.io/2024fall/slides/06-orthproj/06-orthproj.html</w:t>
        </w:r>
      </w:hyperlink>
    </w:p>
    <w:bookmarkEnd w:id="802"/>
    <w:bookmarkStart w:id="804" w:name="ref-wikipedia_direct_sum"/>
    <w:p>
      <w:pPr>
        <w:pStyle w:val="Bibliography"/>
      </w:pPr>
      <w:r>
        <w:t xml:space="preserve">[45]</w:t>
      </w:r>
      <w:r>
        <w:t xml:space="preserve"> </w:t>
      </w:r>
      <w:r>
        <w:t xml:space="preserve">	</w:t>
      </w:r>
      <w:r>
        <w:t xml:space="preserve">Wikipedia contributors,</w:t>
      </w:r>
      <w:r>
        <w:t xml:space="preserve"> </w:t>
      </w:r>
      <w:r>
        <w:t xml:space="preserve">“Direct sum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3">
        <w:r>
          <w:rPr>
            <w:rStyle w:val="Hyperlink"/>
          </w:rPr>
          <w:t xml:space="preserve">https://en.wikipedia.org/wiki/Direct_sum</w:t>
        </w:r>
      </w:hyperlink>
    </w:p>
    <w:bookmarkEnd w:id="804"/>
    <w:bookmarkStart w:id="806" w:name="ref-wikipedia_projection_linear_algebra"/>
    <w:p>
      <w:pPr>
        <w:pStyle w:val="Bibliography"/>
      </w:pPr>
      <w:r>
        <w:t xml:space="preserve">[46]</w:t>
      </w:r>
      <w:r>
        <w:t xml:space="preserve"> </w:t>
      </w:r>
      <w:r>
        <w:t xml:space="preserve">	</w:t>
      </w:r>
      <w:r>
        <w:t xml:space="preserve">Wikipedia contributors,</w:t>
      </w:r>
      <w:r>
        <w:t xml:space="preserve"> </w:t>
      </w:r>
      <w:r>
        <w:t xml:space="preserve">“Projection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5">
        <w:r>
          <w:rPr>
            <w:rStyle w:val="Hyperlink"/>
          </w:rPr>
          <w:t xml:space="preserve">https://en.wikipedia.org/wiki/Projection_(linear_algebra)</w:t>
        </w:r>
      </w:hyperlink>
    </w:p>
    <w:bookmarkEnd w:id="806"/>
    <w:bookmarkStart w:id="808" w:name="ref-banerjee2014linear"/>
    <w:p>
      <w:pPr>
        <w:pStyle w:val="Bibliography"/>
      </w:pPr>
      <w:r>
        <w:t xml:space="preserve">[47]</w:t>
      </w:r>
      <w:r>
        <w:t xml:space="preserve"> </w:t>
      </w:r>
      <w:r>
        <w:t xml:space="preserve">	</w:t>
      </w:r>
      <w:r>
        <w:t xml:space="preserve">S. Banerjee and A. Roy,</w:t>
      </w:r>
      <w:r>
        <w:t xml:space="preserve"> </w:t>
      </w:r>
      <w:r>
        <w:rPr>
          <w:i/>
          <w:iCs/>
        </w:rPr>
        <w:t xml:space="preserve">Linear algebra and matrix analysis for statistics</w:t>
      </w:r>
      <w:r>
        <w:t xml:space="preserve">, vol. 181. Crc Press Boca Raton, 2014. Available:</w:t>
      </w:r>
      <w:r>
        <w:t xml:space="preserve"> </w:t>
      </w:r>
      <w:hyperlink r:id="rId807">
        <w:r>
          <w:rPr>
            <w:rStyle w:val="Hyperlink"/>
          </w:rPr>
          <w:t xml:space="preserve">https://www.routledge.com/Linear-Algebra-and-Matrix-Analysis-for-Statistics/Banerjee-Roy/p/book/9781420095388</w:t>
        </w:r>
      </w:hyperlink>
    </w:p>
    <w:bookmarkEnd w:id="808"/>
    <w:bookmarkStart w:id="810" w:name="ref-wikipedia_orthogonal_complement"/>
    <w:p>
      <w:pPr>
        <w:pStyle w:val="Bibliography"/>
      </w:pPr>
      <w:r>
        <w:t xml:space="preserve">[48]</w:t>
      </w:r>
      <w:r>
        <w:t xml:space="preserve"> </w:t>
      </w:r>
      <w:r>
        <w:t xml:space="preserve">	</w:t>
      </w:r>
      <w:r>
        <w:t xml:space="preserve">Wikipedia contributors,</w:t>
      </w:r>
      <w:r>
        <w:t xml:space="preserve"> </w:t>
      </w:r>
      <w:r>
        <w:t xml:space="preserve">“Orthogonal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9">
        <w:r>
          <w:rPr>
            <w:rStyle w:val="Hyperlink"/>
          </w:rPr>
          <w:t xml:space="preserve">https://en.wikipedia.org/wiki/Orthogonal_complement</w:t>
        </w:r>
      </w:hyperlink>
    </w:p>
    <w:bookmarkEnd w:id="810"/>
    <w:bookmarkStart w:id="812" w:name="X6db1b3a473bb23b810c62bff97828170c502335"/>
    <w:p>
      <w:pPr>
        <w:pStyle w:val="Bibliography"/>
      </w:pPr>
      <w:r>
        <w:t xml:space="preserve">[49]</w:t>
      </w:r>
      <w:r>
        <w:t xml:space="preserve"> </w:t>
      </w:r>
      <w:r>
        <w:t xml:space="preserve">	</w:t>
      </w:r>
      <w:r>
        <w:t xml:space="preserve">Wikipedia contributors,</w:t>
      </w:r>
      <w:r>
        <w:t xml:space="preserve"> </w:t>
      </w:r>
      <w:r>
        <w:t xml:space="preserve">“Fundamental theorem of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1">
        <w:r>
          <w:rPr>
            <w:rStyle w:val="Hyperlink"/>
          </w:rPr>
          <w:t xml:space="preserve">https://en.wikipedia.org/wiki/Fundamental_theorem_of_linear_algebra</w:t>
        </w:r>
      </w:hyperlink>
    </w:p>
    <w:bookmarkEnd w:id="812"/>
    <w:bookmarkStart w:id="814" w:name="ref-wikipedia_inner_product_space"/>
    <w:p>
      <w:pPr>
        <w:pStyle w:val="Bibliography"/>
      </w:pPr>
      <w:r>
        <w:t xml:space="preserve">[50]</w:t>
      </w:r>
      <w:r>
        <w:t xml:space="preserve"> </w:t>
      </w:r>
      <w:r>
        <w:t xml:space="preserve">	</w:t>
      </w:r>
      <w:r>
        <w:t xml:space="preserve">Wikipedia contributors,</w:t>
      </w:r>
      <w:r>
        <w:t xml:space="preserve"> </w:t>
      </w:r>
      <w:r>
        <w:t xml:space="preserve">“Inner product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3">
        <w:r>
          <w:rPr>
            <w:rStyle w:val="Hyperlink"/>
          </w:rPr>
          <w:t xml:space="preserve">https://en.wikipedia.org/wiki/Inner_product_space</w:t>
        </w:r>
      </w:hyperlink>
    </w:p>
    <w:bookmarkEnd w:id="814"/>
    <w:bookmarkStart w:id="816" w:name="ref-axler2024linear"/>
    <w:p>
      <w:pPr>
        <w:pStyle w:val="Bibliography"/>
      </w:pPr>
      <w:r>
        <w:t xml:space="preserve">[51]</w:t>
      </w:r>
      <w:r>
        <w:t xml:space="preserve"> </w:t>
      </w:r>
      <w:r>
        <w:t xml:space="preserve">	</w:t>
      </w:r>
      <w:r>
        <w:t xml:space="preserve">S. Axler,</w:t>
      </w:r>
      <w:r>
        <w:t xml:space="preserve"> </w:t>
      </w:r>
      <w:r>
        <w:rPr>
          <w:i/>
          <w:iCs/>
        </w:rPr>
        <w:t xml:space="preserve">Linear algebra done right</w:t>
      </w:r>
      <w:r>
        <w:t xml:space="preserve">, 4th ed. in Undergraduate texts in mathematics. Springer, 2024. doi:</w:t>
      </w:r>
      <w:r>
        <w:t xml:space="preserve"> </w:t>
      </w:r>
      <w:hyperlink r:id="rId815">
        <w:r>
          <w:rPr>
            <w:rStyle w:val="Hyperlink"/>
          </w:rPr>
          <w:t xml:space="preserve">10.1007/978-3-031-41026-0</w:t>
        </w:r>
      </w:hyperlink>
      <w:r>
        <w:t xml:space="preserve">.</w:t>
      </w:r>
    </w:p>
    <w:bookmarkEnd w:id="816"/>
    <w:bookmarkStart w:id="818" w:name="ref-zhou2024vector"/>
    <w:p>
      <w:pPr>
        <w:pStyle w:val="Bibliography"/>
      </w:pPr>
      <w:r>
        <w:t xml:space="preserve">[52]</w:t>
      </w:r>
      <w:r>
        <w:t xml:space="preserve"> </w:t>
      </w:r>
      <w:r>
        <w:t xml:space="preserve">	</w:t>
      </w:r>
      <w:r>
        <w:t xml:space="preserve">H. Zhou,</w:t>
      </w:r>
      <w:r>
        <w:t xml:space="preserve"> </w:t>
      </w:r>
      <w:r>
        <w:t xml:space="preserve">“Vectors.”</w:t>
      </w:r>
      <w:r>
        <w:t xml:space="preserve"> </w:t>
      </w:r>
      <w:r>
        <w:t xml:space="preserve">Lecture notes for Biostat 216, Mathematical Methods for Biostatistics, University of California, Los Angeles, 2024. Accessed: Oct. 05, 2026. [Online]. Available:</w:t>
      </w:r>
      <w:r>
        <w:t xml:space="preserve"> </w:t>
      </w:r>
      <w:hyperlink r:id="rId817">
        <w:r>
          <w:rPr>
            <w:rStyle w:val="Hyperlink"/>
          </w:rPr>
          <w:t xml:space="preserve">https://ucla-biostat-216.github.io/2024fall/slides/02-vector/02-vector.html</w:t>
        </w:r>
      </w:hyperlink>
    </w:p>
    <w:bookmarkEnd w:id="818"/>
    <w:bookmarkStart w:id="820" w:name="ref-wikipedia_pythagorean_theorem"/>
    <w:p>
      <w:pPr>
        <w:pStyle w:val="Bibliography"/>
      </w:pPr>
      <w:r>
        <w:t xml:space="preserve">[53]</w:t>
      </w:r>
      <w:r>
        <w:t xml:space="preserve"> </w:t>
      </w:r>
      <w:r>
        <w:t xml:space="preserve">	</w:t>
      </w:r>
      <w:r>
        <w:t xml:space="preserve">Wikipedia contributors,</w:t>
      </w:r>
      <w:r>
        <w:t xml:space="preserve"> </w:t>
      </w:r>
      <w:r>
        <w:t xml:space="preserve">“Pythagorean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9">
        <w:r>
          <w:rPr>
            <w:rStyle w:val="Hyperlink"/>
          </w:rPr>
          <w:t xml:space="preserve">https://en.wikipedia.org/wiki/Pythagorean_theorem</w:t>
        </w:r>
      </w:hyperlink>
    </w:p>
    <w:bookmarkEnd w:id="820"/>
    <w:bookmarkStart w:id="822" w:name="ref-wikipedia_cauchy_schwarz_inequality"/>
    <w:p>
      <w:pPr>
        <w:pStyle w:val="Bibliography"/>
      </w:pPr>
      <w:r>
        <w:t xml:space="preserve">[54]</w:t>
      </w:r>
      <w:r>
        <w:t xml:space="preserve"> </w:t>
      </w:r>
      <w:r>
        <w:t xml:space="preserve">	</w:t>
      </w:r>
      <w:r>
        <w:t xml:space="preserve">Wikipedia contributors,</w:t>
      </w:r>
      <w:r>
        <w:t xml:space="preserve"> </w:t>
      </w:r>
      <w:r>
        <w:t xml:space="preserve">“Cauchy–schwarz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1">
        <w:r>
          <w:rPr>
            <w:rStyle w:val="Hyperlink"/>
          </w:rPr>
          <w:t xml:space="preserve">https://en.wikipedia.org/wiki/Cauchy%E2%80%93Schwarz_inequality</w:t>
        </w:r>
      </w:hyperlink>
    </w:p>
    <w:bookmarkEnd w:id="822"/>
    <w:bookmarkStart w:id="824" w:name="ref-wikipedia_norm_mathematics"/>
    <w:p>
      <w:pPr>
        <w:pStyle w:val="Bibliography"/>
      </w:pPr>
      <w:r>
        <w:t xml:space="preserve">[55]</w:t>
      </w:r>
      <w:r>
        <w:t xml:space="preserve"> </w:t>
      </w:r>
      <w:r>
        <w:t xml:space="preserve">	</w:t>
      </w:r>
      <w:r>
        <w:t xml:space="preserve">Wikipedia contributors,</w:t>
      </w:r>
      <w:r>
        <w:t xml:space="preserve"> </w:t>
      </w:r>
      <w:r>
        <w:t xml:space="preserve">“Norm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3">
        <w:r>
          <w:rPr>
            <w:rStyle w:val="Hyperlink"/>
          </w:rPr>
          <w:t xml:space="preserve">https://en.wikipedia.org/wiki/Norm_(mathematics)</w:t>
        </w:r>
      </w:hyperlink>
    </w:p>
    <w:bookmarkEnd w:id="824"/>
    <w:bookmarkStart w:id="826" w:name="ref-wikipedia_triangle_inequality"/>
    <w:p>
      <w:pPr>
        <w:pStyle w:val="Bibliography"/>
      </w:pPr>
      <w:r>
        <w:t xml:space="preserve">[56]</w:t>
      </w:r>
      <w:r>
        <w:t xml:space="preserve"> </w:t>
      </w:r>
      <w:r>
        <w:t xml:space="preserve">	</w:t>
      </w:r>
      <w:r>
        <w:t xml:space="preserve">Wikipedia contributors,</w:t>
      </w:r>
      <w:r>
        <w:t xml:space="preserve"> </w:t>
      </w:r>
      <w:r>
        <w:t xml:space="preserve">“Triangle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5">
        <w:r>
          <w:rPr>
            <w:rStyle w:val="Hyperlink"/>
          </w:rPr>
          <w:t xml:space="preserve">https://en.wikipedia.org/wiki/Triangle_inequality</w:t>
        </w:r>
      </w:hyperlink>
    </w:p>
    <w:bookmarkEnd w:id="826"/>
    <w:bookmarkStart w:id="828" w:name="ref-wikipedia_lp_space"/>
    <w:p>
      <w:pPr>
        <w:pStyle w:val="Bibliography"/>
      </w:pPr>
      <w:r>
        <w:t xml:space="preserve">[57]</w:t>
      </w:r>
      <w:r>
        <w:t xml:space="preserve"> </w:t>
      </w:r>
      <w:r>
        <w:t xml:space="preserve">	</w:t>
      </w:r>
      <w:r>
        <w:t xml:space="preserve">Wikipedia contributors,</w:t>
      </w:r>
      <w:r>
        <w:t xml:space="preserve"> </w:t>
      </w:r>
      <w:r>
        <w:t xml:space="preserve">“Lp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7">
        <w:r>
          <w:rPr>
            <w:rStyle w:val="Hyperlink"/>
          </w:rPr>
          <w:t xml:space="preserve">https://en.wikipedia.org/wiki/Lp_space</w:t>
        </w:r>
      </w:hyperlink>
    </w:p>
    <w:bookmarkEnd w:id="828"/>
    <w:bookmarkStart w:id="830" w:name="ref-wikipedia_uniform_norm"/>
    <w:p>
      <w:pPr>
        <w:pStyle w:val="Bibliography"/>
      </w:pPr>
      <w:r>
        <w:t xml:space="preserve">[58]</w:t>
      </w:r>
      <w:r>
        <w:t xml:space="preserve"> </w:t>
      </w:r>
      <w:r>
        <w:t xml:space="preserve">	</w:t>
      </w:r>
      <w:r>
        <w:t xml:space="preserve">Wikipedia contributors,</w:t>
      </w:r>
      <w:r>
        <w:t xml:space="preserve"> </w:t>
      </w:r>
      <w:r>
        <w:t xml:space="preserve">“Uniform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9">
        <w:r>
          <w:rPr>
            <w:rStyle w:val="Hyperlink"/>
          </w:rPr>
          <w:t xml:space="preserve">https://en.wikipedia.org/wiki/Uniform_norm</w:t>
        </w:r>
      </w:hyperlink>
    </w:p>
    <w:bookmarkEnd w:id="830"/>
    <w:bookmarkStart w:id="832" w:name="ref-wikipedia_cosine_similarity"/>
    <w:p>
      <w:pPr>
        <w:pStyle w:val="Bibliography"/>
      </w:pPr>
      <w:r>
        <w:t xml:space="preserve">[59]</w:t>
      </w:r>
      <w:r>
        <w:t xml:space="preserve"> </w:t>
      </w:r>
      <w:r>
        <w:t xml:space="preserve">	</w:t>
      </w:r>
      <w:r>
        <w:t xml:space="preserve">Wikipedia contributors,</w:t>
      </w:r>
      <w:r>
        <w:t xml:space="preserve"> </w:t>
      </w:r>
      <w:r>
        <w:t xml:space="preserve">“Cosine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1">
        <w:r>
          <w:rPr>
            <w:rStyle w:val="Hyperlink"/>
          </w:rPr>
          <w:t xml:space="preserve">https://en.wikipedia.org/wiki/Cosine_similarity</w:t>
        </w:r>
      </w:hyperlink>
    </w:p>
    <w:bookmarkEnd w:id="832"/>
    <w:bookmarkStart w:id="834" w:name="ref-wikipedia_orthonormal_basis"/>
    <w:p>
      <w:pPr>
        <w:pStyle w:val="Bibliography"/>
      </w:pPr>
      <w:r>
        <w:t xml:space="preserve">[60]</w:t>
      </w:r>
      <w:r>
        <w:t xml:space="preserve"> </w:t>
      </w:r>
      <w:r>
        <w:t xml:space="preserve">	</w:t>
      </w:r>
      <w:r>
        <w:t xml:space="preserve">Wikipedia contributors,</w:t>
      </w:r>
      <w:r>
        <w:t xml:space="preserve"> </w:t>
      </w:r>
      <w:r>
        <w:t xml:space="preserve">“Orthonormal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3">
        <w:r>
          <w:rPr>
            <w:rStyle w:val="Hyperlink"/>
          </w:rPr>
          <w:t xml:space="preserve">https://en.wikipedia.org/wiki/Orthonormal_basis</w:t>
        </w:r>
      </w:hyperlink>
    </w:p>
    <w:bookmarkEnd w:id="834"/>
    <w:bookmarkStart w:id="836" w:name="ref-wikipedia_gram_schmidt_process"/>
    <w:p>
      <w:pPr>
        <w:pStyle w:val="Bibliography"/>
      </w:pPr>
      <w:r>
        <w:t xml:space="preserve">[61]</w:t>
      </w:r>
      <w:r>
        <w:t xml:space="preserve"> </w:t>
      </w:r>
      <w:r>
        <w:t xml:space="preserve">	</w:t>
      </w:r>
      <w:r>
        <w:t xml:space="preserve">Wikipedia contributors,</w:t>
      </w:r>
      <w:r>
        <w:t xml:space="preserve"> </w:t>
      </w:r>
      <w:r>
        <w:t xml:space="preserve">“Gram–schmidt process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5">
        <w:r>
          <w:rPr>
            <w:rStyle w:val="Hyperlink"/>
          </w:rPr>
          <w:t xml:space="preserve">https://en.wikipedia.org/wiki/Gram%E2%80%93Schmidt_process</w:t>
        </w:r>
      </w:hyperlink>
    </w:p>
    <w:bookmarkEnd w:id="836"/>
    <w:bookmarkStart w:id="838" w:name="ref-wikipedia_outer_product"/>
    <w:p>
      <w:pPr>
        <w:pStyle w:val="Bibliography"/>
      </w:pPr>
      <w:r>
        <w:t xml:space="preserve">[62]</w:t>
      </w:r>
      <w:r>
        <w:t xml:space="preserve"> </w:t>
      </w:r>
      <w:r>
        <w:t xml:space="preserve">	</w:t>
      </w:r>
      <w:r>
        <w:t xml:space="preserve">Wikipedia contributors,</w:t>
      </w:r>
      <w:r>
        <w:t xml:space="preserve"> </w:t>
      </w:r>
      <w:r>
        <w:t xml:space="preserve">“Outer product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7">
        <w:r>
          <w:rPr>
            <w:rStyle w:val="Hyperlink"/>
          </w:rPr>
          <w:t xml:space="preserve">https://en.wikipedia.org/wiki/Outer_product</w:t>
        </w:r>
      </w:hyperlink>
    </w:p>
    <w:bookmarkEnd w:id="838"/>
    <w:bookmarkStart w:id="840" w:name="ref-wikipedia_symmetric_matrix"/>
    <w:p>
      <w:pPr>
        <w:pStyle w:val="Bibliography"/>
      </w:pPr>
      <w:r>
        <w:t xml:space="preserve">[63]</w:t>
      </w:r>
      <w:r>
        <w:t xml:space="preserve"> </w:t>
      </w:r>
      <w:r>
        <w:t xml:space="preserve">	</w:t>
      </w:r>
      <w:r>
        <w:t xml:space="preserve">Wikipedia contributors,</w:t>
      </w:r>
      <w:r>
        <w:t xml:space="preserve"> </w:t>
      </w:r>
      <w:r>
        <w:t xml:space="preserve">“Symmetric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9">
        <w:r>
          <w:rPr>
            <w:rStyle w:val="Hyperlink"/>
          </w:rPr>
          <w:t xml:space="preserve">https://en.wikipedia.org/wiki/Symmetric_matrix</w:t>
        </w:r>
      </w:hyperlink>
    </w:p>
    <w:bookmarkEnd w:id="840"/>
    <w:bookmarkStart w:id="842" w:name="ref-wikipedia_diagonal_matrix"/>
    <w:p>
      <w:pPr>
        <w:pStyle w:val="Bibliography"/>
      </w:pPr>
      <w:r>
        <w:t xml:space="preserve">[64]</w:t>
      </w:r>
      <w:r>
        <w:t xml:space="preserve"> </w:t>
      </w:r>
      <w:r>
        <w:t xml:space="preserve">	</w:t>
      </w:r>
      <w:r>
        <w:t xml:space="preserve">Wikipedia contributors,</w:t>
      </w:r>
      <w:r>
        <w:t xml:space="preserve"> </w:t>
      </w:r>
      <w:r>
        <w:t xml:space="preserve">“Diagonal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1">
        <w:r>
          <w:rPr>
            <w:rStyle w:val="Hyperlink"/>
          </w:rPr>
          <w:t xml:space="preserve">https://en.wikipedia.org/wiki/Diagonal_matrix</w:t>
        </w:r>
      </w:hyperlink>
    </w:p>
    <w:bookmarkEnd w:id="842"/>
    <w:bookmarkStart w:id="844" w:name="ref-wikipedia_invertible_matrix"/>
    <w:p>
      <w:pPr>
        <w:pStyle w:val="Bibliography"/>
      </w:pPr>
      <w:r>
        <w:t xml:space="preserve">[65]</w:t>
      </w:r>
      <w:r>
        <w:t xml:space="preserve"> </w:t>
      </w:r>
      <w:r>
        <w:t xml:space="preserve">	</w:t>
      </w:r>
      <w:r>
        <w:t xml:space="preserve">Wikipedia contributors,</w:t>
      </w:r>
      <w:r>
        <w:t xml:space="preserve"> </w:t>
      </w:r>
      <w:r>
        <w:t xml:space="preserve">“Invertible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3">
        <w:r>
          <w:rPr>
            <w:rStyle w:val="Hyperlink"/>
          </w:rPr>
          <w:t xml:space="preserve">https://en.wikipedia.org/wiki/Invertible_matrix</w:t>
        </w:r>
      </w:hyperlink>
    </w:p>
    <w:bookmarkEnd w:id="844"/>
    <w:bookmarkStart w:id="846" w:name="ref-wikipedia_idempotent_matrix"/>
    <w:p>
      <w:pPr>
        <w:pStyle w:val="Bibliography"/>
      </w:pPr>
      <w:r>
        <w:t xml:space="preserve">[66]</w:t>
      </w:r>
      <w:r>
        <w:t xml:space="preserve"> </w:t>
      </w:r>
      <w:r>
        <w:t xml:space="preserve">	</w:t>
      </w:r>
      <w:r>
        <w:t xml:space="preserve">Wikipedia contributors,</w:t>
      </w:r>
      <w:r>
        <w:t xml:space="preserve"> </w:t>
      </w:r>
      <w:r>
        <w:t xml:space="preserve">“Idempotent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5">
        <w:r>
          <w:rPr>
            <w:rStyle w:val="Hyperlink"/>
          </w:rPr>
          <w:t xml:space="preserve">https://en.wikipedia.org/wiki/Idempotent_matrix</w:t>
        </w:r>
      </w:hyperlink>
    </w:p>
    <w:bookmarkEnd w:id="846"/>
    <w:bookmarkStart w:id="848" w:name="ref-wikipedia_orthogonal_matrix"/>
    <w:p>
      <w:pPr>
        <w:pStyle w:val="Bibliography"/>
      </w:pPr>
      <w:r>
        <w:t xml:space="preserve">[67]</w:t>
      </w:r>
      <w:r>
        <w:t xml:space="preserve"> </w:t>
      </w:r>
      <w:r>
        <w:t xml:space="preserve">	</w:t>
      </w:r>
      <w:r>
        <w:t xml:space="preserve">Wikipedia contributors,</w:t>
      </w:r>
      <w:r>
        <w:t xml:space="preserve"> </w:t>
      </w:r>
      <w:r>
        <w:t xml:space="preserve">“Orthogonal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7">
        <w:r>
          <w:rPr>
            <w:rStyle w:val="Hyperlink"/>
          </w:rPr>
          <w:t xml:space="preserve">https://en.wikipedia.org/wiki/Orthogonal_matrix</w:t>
        </w:r>
      </w:hyperlink>
    </w:p>
    <w:bookmarkEnd w:id="848"/>
    <w:bookmarkStart w:id="850" w:name="ref-wikipedia_quadratic_form"/>
    <w:p>
      <w:pPr>
        <w:pStyle w:val="Bibliography"/>
      </w:pPr>
      <w:r>
        <w:t xml:space="preserve">[68]</w:t>
      </w:r>
      <w:r>
        <w:t xml:space="preserve"> </w:t>
      </w:r>
      <w:r>
        <w:t xml:space="preserve">	</w:t>
      </w:r>
      <w:r>
        <w:t xml:space="preserve">Wikipedia contributors,</w:t>
      </w:r>
      <w:r>
        <w:t xml:space="preserve"> </w:t>
      </w:r>
      <w:r>
        <w:t xml:space="preserve">“Quadratic form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9">
        <w:r>
          <w:rPr>
            <w:rStyle w:val="Hyperlink"/>
          </w:rPr>
          <w:t xml:space="preserve">https://en.wikipedia.org/wiki/Quadratic_form</w:t>
        </w:r>
      </w:hyperlink>
    </w:p>
    <w:bookmarkEnd w:id="850"/>
    <w:bookmarkStart w:id="852" w:name="ref-wikipedia_trace_linear_algebra"/>
    <w:p>
      <w:pPr>
        <w:pStyle w:val="Bibliography"/>
      </w:pPr>
      <w:r>
        <w:t xml:space="preserve">[69]</w:t>
      </w:r>
      <w:r>
        <w:t xml:space="preserve"> </w:t>
      </w:r>
      <w:r>
        <w:t xml:space="preserve">	</w:t>
      </w:r>
      <w:r>
        <w:t xml:space="preserve">Wikipedia contributors,</w:t>
      </w:r>
      <w:r>
        <w:t xml:space="preserve"> </w:t>
      </w:r>
      <w:r>
        <w:t xml:space="preserve">“Trace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1">
        <w:r>
          <w:rPr>
            <w:rStyle w:val="Hyperlink"/>
          </w:rPr>
          <w:t xml:space="preserve">https://en.wikipedia.org/wiki/Trace_(linear_algebra)</w:t>
        </w:r>
      </w:hyperlink>
    </w:p>
    <w:bookmarkEnd w:id="852"/>
    <w:bookmarkStart w:id="854" w:name="ref-wikipedia_frobenius_norm"/>
    <w:p>
      <w:pPr>
        <w:pStyle w:val="Bibliography"/>
      </w:pPr>
      <w:r>
        <w:t xml:space="preserve">[70]</w:t>
      </w:r>
      <w:r>
        <w:t xml:space="preserve"> </w:t>
      </w:r>
      <w:r>
        <w:t xml:space="preserve">	</w:t>
      </w:r>
      <w:r>
        <w:t xml:space="preserve">Wikipedia contributors,</w:t>
      </w:r>
      <w:r>
        <w:t xml:space="preserve"> </w:t>
      </w:r>
      <w:r>
        <w:t xml:space="preserve">“Frobenius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3">
        <w:r>
          <w:rPr>
            <w:rStyle w:val="Hyperlink"/>
          </w:rPr>
          <w:t xml:space="preserve">https://en.wikipedia.org/wiki/Frobenius_norm</w:t>
        </w:r>
      </w:hyperlink>
    </w:p>
    <w:bookmarkEnd w:id="854"/>
    <w:bookmarkStart w:id="856" w:name="Xb43b527953f0eee3a44673cae4da74733136085"/>
    <w:p>
      <w:pPr>
        <w:pStyle w:val="Bibliography"/>
      </w:pPr>
      <w:r>
        <w:t xml:space="preserve">[71]</w:t>
      </w:r>
      <w:r>
        <w:t xml:space="preserve"> </w:t>
      </w:r>
      <w:r>
        <w:t xml:space="preserve">	</w:t>
      </w:r>
      <w:r>
        <w:t xml:space="preserve">Wikipedia contributors,</w:t>
      </w:r>
      <w:r>
        <w:t xml:space="preserve"> </w:t>
      </w:r>
      <w:r>
        <w:t xml:space="preserve">“Eigendecomposition of a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5">
        <w:r>
          <w:rPr>
            <w:rStyle w:val="Hyperlink"/>
          </w:rPr>
          <w:t xml:space="preserve">https://en.wikipedia.org/wiki/Eigendecomposition_of_a_matrix</w:t>
        </w:r>
      </w:hyperlink>
    </w:p>
    <w:bookmarkEnd w:id="856"/>
    <w:bookmarkStart w:id="858" w:name="X3fcaea5f0d39c316e8eba753e3f1acffa30cc5e"/>
    <w:p>
      <w:pPr>
        <w:pStyle w:val="Bibliography"/>
      </w:pPr>
      <w:r>
        <w:t xml:space="preserve">[72]</w:t>
      </w:r>
      <w:r>
        <w:t xml:space="preserve"> </w:t>
      </w:r>
      <w:r>
        <w:t xml:space="preserve">	</w:t>
      </w:r>
      <w:r>
        <w:t xml:space="preserve">Wikipedia contributors,</w:t>
      </w:r>
      <w:r>
        <w:t xml:space="preserve"> </w:t>
      </w:r>
      <w:r>
        <w:t xml:space="preserve">“Singular value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7">
        <w:r>
          <w:rPr>
            <w:rStyle w:val="Hyperlink"/>
          </w:rPr>
          <w:t xml:space="preserve">https://en.wikipedia.org/wiki/Singular_value_decomposition</w:t>
        </w:r>
      </w:hyperlink>
    </w:p>
    <w:bookmarkEnd w:id="858"/>
    <w:bookmarkStart w:id="860" w:name="ref-wikipedia_definite_matrix"/>
    <w:p>
      <w:pPr>
        <w:pStyle w:val="Bibliography"/>
      </w:pPr>
      <w:r>
        <w:t xml:space="preserve">[73]</w:t>
      </w:r>
      <w:r>
        <w:t xml:space="preserve"> </w:t>
      </w:r>
      <w:r>
        <w:t xml:space="preserve">	</w:t>
      </w:r>
      <w:r>
        <w:t xml:space="preserve">Wikipedia contributors,</w:t>
      </w:r>
      <w:r>
        <w:t xml:space="preserve"> </w:t>
      </w:r>
      <w:r>
        <w:t xml:space="preserve">“Definite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9">
        <w:r>
          <w:rPr>
            <w:rStyle w:val="Hyperlink"/>
          </w:rPr>
          <w:t xml:space="preserve">https://en.wikipedia.org/wiki/Definite_matrix</w:t>
        </w:r>
      </w:hyperlink>
    </w:p>
    <w:bookmarkEnd w:id="860"/>
    <w:bookmarkStart w:id="862" w:name="ref-wikipedia_paraboloid"/>
    <w:p>
      <w:pPr>
        <w:pStyle w:val="Bibliography"/>
      </w:pPr>
      <w:r>
        <w:t xml:space="preserve">[74]</w:t>
      </w:r>
      <w:r>
        <w:t xml:space="preserve"> </w:t>
      </w:r>
      <w:r>
        <w:t xml:space="preserve">	</w:t>
      </w:r>
      <w:r>
        <w:t xml:space="preserve">Wikipedia contributors,</w:t>
      </w:r>
      <w:r>
        <w:t xml:space="preserve"> </w:t>
      </w:r>
      <w:r>
        <w:t xml:space="preserve">“Paraboloid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1">
        <w:r>
          <w:rPr>
            <w:rStyle w:val="Hyperlink"/>
          </w:rPr>
          <w:t xml:space="preserve">https://en.wikipedia.org/wiki/Paraboloid</w:t>
        </w:r>
      </w:hyperlink>
    </w:p>
    <w:bookmarkEnd w:id="862"/>
    <w:bookmarkStart w:id="864" w:name="ref-wikipedia_determinant"/>
    <w:p>
      <w:pPr>
        <w:pStyle w:val="Bibliography"/>
      </w:pPr>
      <w:r>
        <w:t xml:space="preserve">[75]</w:t>
      </w:r>
      <w:r>
        <w:t xml:space="preserve"> </w:t>
      </w:r>
      <w:r>
        <w:t xml:space="preserve">	</w:t>
      </w:r>
      <w:r>
        <w:t xml:space="preserve">Wikipedia contributors,</w:t>
      </w:r>
      <w:r>
        <w:t xml:space="preserve"> </w:t>
      </w:r>
      <w:r>
        <w:t xml:space="preserve">“Determinant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3">
        <w:r>
          <w:rPr>
            <w:rStyle w:val="Hyperlink"/>
          </w:rPr>
          <w:t xml:space="preserve">https://en.wikipedia.org/wiki/Determinant</w:t>
        </w:r>
      </w:hyperlink>
    </w:p>
    <w:bookmarkEnd w:id="864"/>
    <w:bookmarkStart w:id="866" w:name="ref-wikipedia_design_matrix"/>
    <w:p>
      <w:pPr>
        <w:pStyle w:val="Bibliography"/>
      </w:pPr>
      <w:r>
        <w:t xml:space="preserve">[76]</w:t>
      </w:r>
      <w:r>
        <w:t xml:space="preserve"> </w:t>
      </w:r>
      <w:r>
        <w:t xml:space="preserve">	</w:t>
      </w:r>
      <w:r>
        <w:t xml:space="preserve">Wikipedia contributors,</w:t>
      </w:r>
      <w:r>
        <w:t xml:space="preserve"> </w:t>
      </w:r>
      <w:r>
        <w:t xml:space="preserve">“Design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5">
        <w:r>
          <w:rPr>
            <w:rStyle w:val="Hyperlink"/>
          </w:rPr>
          <w:t xml:space="preserve">https://en.wikipedia.org/wiki/Design_matrix</w:t>
        </w:r>
      </w:hyperlink>
    </w:p>
    <w:bookmarkEnd w:id="866"/>
    <w:bookmarkStart w:id="868" w:name="ref-wikipedia_projection_matrix"/>
    <w:p>
      <w:pPr>
        <w:pStyle w:val="Bibliography"/>
      </w:pPr>
      <w:r>
        <w:t xml:space="preserve">[77]</w:t>
      </w:r>
      <w:r>
        <w:t xml:space="preserve"> </w:t>
      </w:r>
      <w:r>
        <w:t xml:space="preserve">	</w:t>
      </w:r>
      <w:r>
        <w:t xml:space="preserve">Wikipedia contributors,</w:t>
      </w:r>
      <w:r>
        <w:t xml:space="preserve"> </w:t>
      </w:r>
      <w:r>
        <w:t xml:space="preserve">“Projection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7">
        <w:r>
          <w:rPr>
            <w:rStyle w:val="Hyperlink"/>
          </w:rPr>
          <w:t xml:space="preserve">https://en.wikipedia.org/wiki/Projection_matrix</w:t>
        </w:r>
      </w:hyperlink>
    </w:p>
    <w:bookmarkEnd w:id="868"/>
    <w:bookmarkStart w:id="870" w:name="ref-zhou2024matinv"/>
    <w:p>
      <w:pPr>
        <w:pStyle w:val="Bibliography"/>
      </w:pPr>
      <w:r>
        <w:t xml:space="preserve">[78]</w:t>
      </w:r>
      <w:r>
        <w:t xml:space="preserve"> </w:t>
      </w:r>
      <w:r>
        <w:t xml:space="preserve">	</w:t>
      </w:r>
      <w:r>
        <w:t xml:space="preserve">H. Zhou,</w:t>
      </w:r>
      <w:r>
        <w:t xml:space="preserve"> </w:t>
      </w:r>
      <w:r>
        <w:t xml:space="preserve">“Linear equations and matrix inverses.”</w:t>
      </w:r>
      <w:r>
        <w:t xml:space="preserve"> </w:t>
      </w:r>
      <w:r>
        <w:t xml:space="preserve">Lecture notes for Biostat 216, Mathematical Methods for Biostatistics, University of California, Los Angeles, 2024. Accessed: Oct. 05, 2026. [Online]. Available:</w:t>
      </w:r>
      <w:r>
        <w:t xml:space="preserve"> </w:t>
      </w:r>
      <w:hyperlink r:id="rId869">
        <w:r>
          <w:rPr>
            <w:rStyle w:val="Hyperlink"/>
          </w:rPr>
          <w:t xml:space="preserve">https://ucla-biostat-216.github.io/2024fall/slides/07-matinv/07-matinv.html</w:t>
        </w:r>
      </w:hyperlink>
    </w:p>
    <w:bookmarkEnd w:id="870"/>
    <w:bookmarkStart w:id="872" w:name="ref-wikipedia_generalized_inverse"/>
    <w:p>
      <w:pPr>
        <w:pStyle w:val="Bibliography"/>
      </w:pPr>
      <w:r>
        <w:t xml:space="preserve">[79]</w:t>
      </w:r>
      <w:r>
        <w:t xml:space="preserve"> </w:t>
      </w:r>
      <w:r>
        <w:t xml:space="preserve">	</w:t>
      </w:r>
      <w:r>
        <w:t xml:space="preserve">Wikipedia contributors,</w:t>
      </w:r>
      <w:r>
        <w:t xml:space="preserve"> </w:t>
      </w:r>
      <w:r>
        <w:t xml:space="preserve">“Generalized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1">
        <w:r>
          <w:rPr>
            <w:rStyle w:val="Hyperlink"/>
          </w:rPr>
          <w:t xml:space="preserve">https://en.wikipedia.org/wiki/Generalized_inverse</w:t>
        </w:r>
      </w:hyperlink>
    </w:p>
    <w:bookmarkEnd w:id="872"/>
    <w:bookmarkStart w:id="874" w:name="ref-wikipedia_moore_penrose_inverse"/>
    <w:p>
      <w:pPr>
        <w:pStyle w:val="Bibliography"/>
      </w:pPr>
      <w:r>
        <w:t xml:space="preserve">[80]</w:t>
      </w:r>
      <w:r>
        <w:t xml:space="preserve"> </w:t>
      </w:r>
      <w:r>
        <w:t xml:space="preserve">	</w:t>
      </w:r>
      <w:r>
        <w:t xml:space="preserve">Wikipedia contributors,</w:t>
      </w:r>
      <w:r>
        <w:t xml:space="preserve"> </w:t>
      </w:r>
      <w:r>
        <w:t xml:space="preserve">“Moore–penrose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3">
        <w:r>
          <w:rPr>
            <w:rStyle w:val="Hyperlink"/>
          </w:rPr>
          <w:t xml:space="preserve">https://en.wikipedia.org/wiki/Moore%E2%80%93Penrose_inverse</w:t>
        </w:r>
      </w:hyperlink>
    </w:p>
    <w:bookmarkEnd w:id="874"/>
    <w:bookmarkStart w:id="876" w:name="X97fe57415e7e267285131d5509dc48aaa6368b8"/>
    <w:p>
      <w:pPr>
        <w:pStyle w:val="Bibliography"/>
      </w:pPr>
      <w:r>
        <w:t xml:space="preserve">[81]</w:t>
      </w:r>
      <w:r>
        <w:t xml:space="preserve"> </w:t>
      </w:r>
      <w:r>
        <w:t xml:space="preserve">	</w:t>
      </w:r>
      <w:r>
        <w:t xml:space="preserve">Wikipedia contributors,</w:t>
      </w:r>
      <w:r>
        <w:t xml:space="preserve"> </w:t>
      </w:r>
      <w:r>
        <w:t xml:space="preserve">“Consistent and inconsistent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5">
        <w:r>
          <w:rPr>
            <w:rStyle w:val="Hyperlink"/>
          </w:rPr>
          <w:t xml:space="preserve">https://en.wikipedia.org/wiki/Consistent_and_inconsistent_equations</w:t>
        </w:r>
      </w:hyperlink>
    </w:p>
    <w:bookmarkEnd w:id="876"/>
    <w:bookmarkStart w:id="878" w:name="ref-zhou2024ls"/>
    <w:p>
      <w:pPr>
        <w:pStyle w:val="Bibliography"/>
      </w:pPr>
      <w:r>
        <w:t xml:space="preserve">[82]</w:t>
      </w:r>
      <w:r>
        <w:t xml:space="preserve"> </w:t>
      </w:r>
      <w:r>
        <w:t xml:space="preserve">	</w:t>
      </w:r>
      <w:r>
        <w:t xml:space="preserve">H. Zhou,</w:t>
      </w:r>
      <w:r>
        <w:t xml:space="preserve"> </w:t>
      </w:r>
      <w:r>
        <w:t xml:space="preserve">“Least squares.”</w:t>
      </w:r>
      <w:r>
        <w:t xml:space="preserve"> </w:t>
      </w:r>
      <w:r>
        <w:t xml:space="preserve">Lecture notes for Biostat 216, Mathematical Methods for Biostatistics, University of California, Los Angeles, 2024. Accessed: Oct. 05, 2026. [Online]. Available:</w:t>
      </w:r>
      <w:r>
        <w:t xml:space="preserve"> </w:t>
      </w:r>
      <w:hyperlink r:id="rId877">
        <w:r>
          <w:rPr>
            <w:rStyle w:val="Hyperlink"/>
          </w:rPr>
          <w:t xml:space="preserve">https://ucla-biostat-216.github.io/2024fall/slides/08-ls/08-ls.html</w:t>
        </w:r>
      </w:hyperlink>
    </w:p>
    <w:bookmarkEnd w:id="878"/>
    <w:bookmarkStart w:id="880" w:name="ref-wikipedia_triangular_matrix"/>
    <w:p>
      <w:pPr>
        <w:pStyle w:val="Bibliography"/>
      </w:pPr>
      <w:r>
        <w:t xml:space="preserve">[83]</w:t>
      </w:r>
      <w:r>
        <w:t xml:space="preserve"> </w:t>
      </w:r>
      <w:r>
        <w:t xml:space="preserve">	</w:t>
      </w:r>
      <w:r>
        <w:t xml:space="preserve">Wikipedia contributors,</w:t>
      </w:r>
      <w:r>
        <w:t xml:space="preserve"> </w:t>
      </w:r>
      <w:r>
        <w:t xml:space="preserve">“Triangular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9">
        <w:r>
          <w:rPr>
            <w:rStyle w:val="Hyperlink"/>
          </w:rPr>
          <w:t xml:space="preserve">https://en.wikipedia.org/wiki/Triangular_matrix</w:t>
        </w:r>
      </w:hyperlink>
    </w:p>
    <w:bookmarkEnd w:id="880"/>
    <w:bookmarkStart w:id="882" w:name="ref-wikipedia_least_squares"/>
    <w:p>
      <w:pPr>
        <w:pStyle w:val="Bibliography"/>
      </w:pPr>
      <w:r>
        <w:t xml:space="preserve">[84]</w:t>
      </w:r>
      <w:r>
        <w:t xml:space="preserve"> </w:t>
      </w:r>
      <w:r>
        <w:t xml:space="preserve">	</w:t>
      </w:r>
      <w:r>
        <w:t xml:space="preserve">Wikipedia contributors,</w:t>
      </w:r>
      <w:r>
        <w:t xml:space="preserve"> </w:t>
      </w:r>
      <w:r>
        <w:t xml:space="preserve">“Least squares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1">
        <w:r>
          <w:rPr>
            <w:rStyle w:val="Hyperlink"/>
          </w:rPr>
          <w:t xml:space="preserve">https://en.wikipedia.org/wiki/Least_squares</w:t>
        </w:r>
      </w:hyperlink>
    </w:p>
    <w:bookmarkEnd w:id="882"/>
    <w:bookmarkStart w:id="884" w:name="ref-wikipedia_normal_equations"/>
    <w:p>
      <w:pPr>
        <w:pStyle w:val="Bibliography"/>
      </w:pPr>
      <w:r>
        <w:t xml:space="preserve">[85]</w:t>
      </w:r>
      <w:r>
        <w:t xml:space="preserve"> </w:t>
      </w:r>
      <w:r>
        <w:t xml:space="preserve">	</w:t>
      </w:r>
      <w:r>
        <w:t xml:space="preserve">Wikipedia contributors,</w:t>
      </w:r>
      <w:r>
        <w:t xml:space="preserve"> </w:t>
      </w:r>
      <w:r>
        <w:t xml:space="preserve">“Normal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3">
        <w:r>
          <w:rPr>
            <w:rStyle w:val="Hyperlink"/>
          </w:rPr>
          <w:t xml:space="preserve">https://en.wikipedia.org/wiki/Normal_equations</w:t>
        </w:r>
      </w:hyperlink>
    </w:p>
    <w:bookmarkEnd w:id="884"/>
    <w:bookmarkStart w:id="886" w:name="ref-wikipedia_lu_decomposition"/>
    <w:p>
      <w:pPr>
        <w:pStyle w:val="Bibliography"/>
      </w:pPr>
      <w:r>
        <w:t xml:space="preserve">[86]</w:t>
      </w:r>
      <w:r>
        <w:t xml:space="preserve"> </w:t>
      </w:r>
      <w:r>
        <w:t xml:space="preserve">	</w:t>
      </w:r>
      <w:r>
        <w:t xml:space="preserve">Wikipedia contributors,</w:t>
      </w:r>
      <w:r>
        <w:t xml:space="preserve"> </w:t>
      </w:r>
      <w:r>
        <w:t xml:space="preserve">“LU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5">
        <w:r>
          <w:rPr>
            <w:rStyle w:val="Hyperlink"/>
          </w:rPr>
          <w:t xml:space="preserve">https://en.wikipedia.org/wiki/LU_decomposition</w:t>
        </w:r>
      </w:hyperlink>
    </w:p>
    <w:bookmarkEnd w:id="886"/>
    <w:bookmarkStart w:id="888" w:name="ref-zhou2024eig"/>
    <w:p>
      <w:pPr>
        <w:pStyle w:val="Bibliography"/>
      </w:pPr>
      <w:r>
        <w:t xml:space="preserve">[87]</w:t>
      </w:r>
      <w:r>
        <w:t xml:space="preserve"> </w:t>
      </w:r>
      <w:r>
        <w:t xml:space="preserve">	</w:t>
      </w:r>
      <w:r>
        <w:t xml:space="preserve">H. Zhou,</w:t>
      </w:r>
      <w:r>
        <w:t xml:space="preserve"> </w:t>
      </w:r>
      <w:r>
        <w:t xml:space="preserve">“Eigen-decomposition.”</w:t>
      </w:r>
      <w:r>
        <w:t xml:space="preserve"> </w:t>
      </w:r>
      <w:r>
        <w:t xml:space="preserve">Lecture notes for Biostat 216, Mathematical Methods for Biostatistics, University of California, Los Angeles, 2024. Accessed: Oct. 05, 2026. [Online]. Available:</w:t>
      </w:r>
      <w:r>
        <w:t xml:space="preserve"> </w:t>
      </w:r>
      <w:hyperlink r:id="rId887">
        <w:r>
          <w:rPr>
            <w:rStyle w:val="Hyperlink"/>
          </w:rPr>
          <w:t xml:space="preserve">https://ucla-biostat-216.github.io/2024fall/slides/10-eig/10-eig.html</w:t>
        </w:r>
      </w:hyperlink>
    </w:p>
    <w:bookmarkEnd w:id="888"/>
    <w:bookmarkStart w:id="890" w:name="X43312e3e9ce0f6584f41a7e988a70af3618ea26"/>
    <w:p>
      <w:pPr>
        <w:pStyle w:val="Bibliography"/>
      </w:pPr>
      <w:r>
        <w:t xml:space="preserve">[88]</w:t>
      </w:r>
      <w:r>
        <w:t xml:space="preserve"> </w:t>
      </w:r>
      <w:r>
        <w:t xml:space="preserve">	</w:t>
      </w:r>
      <w:r>
        <w:t xml:space="preserve">Wikipedia contributors,</w:t>
      </w:r>
      <w:r>
        <w:t xml:space="preserve"> </w:t>
      </w:r>
      <w:r>
        <w:t xml:space="preserve">“Eigenvalues and eigenvectors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9">
        <w:r>
          <w:rPr>
            <w:rStyle w:val="Hyperlink"/>
          </w:rPr>
          <w:t xml:space="preserve">https://en.wikipedia.org/wiki/Eigenvalues_and_eigenvectors</w:t>
        </w:r>
      </w:hyperlink>
    </w:p>
    <w:bookmarkEnd w:id="890"/>
    <w:bookmarkStart w:id="892" w:name="ref-wikipedia_matrix_similarity"/>
    <w:p>
      <w:pPr>
        <w:pStyle w:val="Bibliography"/>
      </w:pPr>
      <w:r>
        <w:t xml:space="preserve">[89]</w:t>
      </w:r>
      <w:r>
        <w:t xml:space="preserve"> </w:t>
      </w:r>
      <w:r>
        <w:t xml:space="preserve">	</w:t>
      </w:r>
      <w:r>
        <w:t xml:space="preserve">Wikipedia contributors,</w:t>
      </w:r>
      <w:r>
        <w:t xml:space="preserve"> </w:t>
      </w:r>
      <w:r>
        <w:t xml:space="preserve">“Matrix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1">
        <w:r>
          <w:rPr>
            <w:rStyle w:val="Hyperlink"/>
          </w:rPr>
          <w:t xml:space="preserve">https://en.wikipedia.org/wiki/Matrix_similarity</w:t>
        </w:r>
      </w:hyperlink>
    </w:p>
    <w:bookmarkEnd w:id="892"/>
    <w:bookmarkStart w:id="894" w:name="ref-wikipedia_diagonalizable_matrix"/>
    <w:p>
      <w:pPr>
        <w:pStyle w:val="Bibliography"/>
      </w:pPr>
      <w:r>
        <w:t xml:space="preserve">[90]</w:t>
      </w:r>
      <w:r>
        <w:t xml:space="preserve"> </w:t>
      </w:r>
      <w:r>
        <w:t xml:space="preserve">	</w:t>
      </w:r>
      <w:r>
        <w:t xml:space="preserve">Wikipedia contributors,</w:t>
      </w:r>
      <w:r>
        <w:t xml:space="preserve"> </w:t>
      </w:r>
      <w:r>
        <w:t xml:space="preserve">“Diagonalizable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3">
        <w:r>
          <w:rPr>
            <w:rStyle w:val="Hyperlink"/>
          </w:rPr>
          <w:t xml:space="preserve">https://en.wikipedia.org/wiki/Diagonalizable_matrix</w:t>
        </w:r>
      </w:hyperlink>
    </w:p>
    <w:bookmarkEnd w:id="894"/>
    <w:bookmarkStart w:id="896" w:name="ref-zhou2024pd"/>
    <w:p>
      <w:pPr>
        <w:pStyle w:val="Bibliography"/>
      </w:pPr>
      <w:r>
        <w:t xml:space="preserve">[91]</w:t>
      </w:r>
      <w:r>
        <w:t xml:space="preserve"> </w:t>
      </w:r>
      <w:r>
        <w:t xml:space="preserve">	</w:t>
      </w:r>
      <w:r>
        <w:t xml:space="preserve">H. Zhou,</w:t>
      </w:r>
      <w:r>
        <w:t xml:space="preserve"> </w:t>
      </w:r>
      <w:r>
        <w:t xml:space="preserve">“Symmetric positive definite matrices.”</w:t>
      </w:r>
      <w:r>
        <w:t xml:space="preserve"> </w:t>
      </w:r>
      <w:r>
        <w:t xml:space="preserve">Lecture notes for Biostat 216, Mathematical Methods for Biostatistics, University of California, Los Angeles, 2024. Accessed: Oct. 05, 2026. [Online]. Available:</w:t>
      </w:r>
      <w:r>
        <w:t xml:space="preserve"> </w:t>
      </w:r>
      <w:hyperlink r:id="rId895">
        <w:r>
          <w:rPr>
            <w:rStyle w:val="Hyperlink"/>
          </w:rPr>
          <w:t xml:space="preserve">https://ucla-biostat-216.github.io/2024fall/slides/11-pd/11-pd.html</w:t>
        </w:r>
      </w:hyperlink>
    </w:p>
    <w:bookmarkEnd w:id="896"/>
    <w:bookmarkStart w:id="898" w:name="ref-wikipedia_block_matrix"/>
    <w:p>
      <w:pPr>
        <w:pStyle w:val="Bibliography"/>
      </w:pPr>
      <w:r>
        <w:t xml:space="preserve">[92]</w:t>
      </w:r>
      <w:r>
        <w:t xml:space="preserve"> </w:t>
      </w:r>
      <w:r>
        <w:t xml:space="preserve">	</w:t>
      </w:r>
      <w:r>
        <w:t xml:space="preserve">Wikipedia contributors,</w:t>
      </w:r>
      <w:r>
        <w:t xml:space="preserve"> </w:t>
      </w:r>
      <w:r>
        <w:t xml:space="preserve">“Block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7">
        <w:r>
          <w:rPr>
            <w:rStyle w:val="Hyperlink"/>
          </w:rPr>
          <w:t xml:space="preserve">https://en.wikipedia.org/wiki/Block_matrix</w:t>
        </w:r>
      </w:hyperlink>
    </w:p>
    <w:bookmarkEnd w:id="898"/>
    <w:bookmarkStart w:id="900" w:name="ref-wikipedia_schur_complement"/>
    <w:p>
      <w:pPr>
        <w:pStyle w:val="Bibliography"/>
      </w:pPr>
      <w:r>
        <w:t xml:space="preserve">[93]</w:t>
      </w:r>
      <w:r>
        <w:t xml:space="preserve"> </w:t>
      </w:r>
      <w:r>
        <w:t xml:space="preserve">	</w:t>
      </w:r>
      <w:r>
        <w:t xml:space="preserve">Wikipedia contributors,</w:t>
      </w:r>
      <w:r>
        <w:t xml:space="preserve"> </w:t>
      </w:r>
      <w:r>
        <w:t xml:space="preserve">“Schur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9">
        <w:r>
          <w:rPr>
            <w:rStyle w:val="Hyperlink"/>
          </w:rPr>
          <w:t xml:space="preserve">https://en.wikipedia.org/wiki/Schur_complement</w:t>
        </w:r>
      </w:hyperlink>
    </w:p>
    <w:bookmarkEnd w:id="900"/>
    <w:bookmarkStart w:id="902" w:name="ref-wikipedia_cholesky_decomposition"/>
    <w:p>
      <w:pPr>
        <w:pStyle w:val="Bibliography"/>
      </w:pPr>
      <w:r>
        <w:t xml:space="preserve">[94]</w:t>
      </w:r>
      <w:r>
        <w:t xml:space="preserve"> </w:t>
      </w:r>
      <w:r>
        <w:t xml:space="preserve">	</w:t>
      </w:r>
      <w:r>
        <w:t xml:space="preserve">Wikipedia contributors,</w:t>
      </w:r>
      <w:r>
        <w:t xml:space="preserve"> </w:t>
      </w:r>
      <w:r>
        <w:t xml:space="preserve">“Cholesky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1">
        <w:r>
          <w:rPr>
            <w:rStyle w:val="Hyperlink"/>
          </w:rPr>
          <w:t xml:space="preserve">https://en.wikipedia.org/wiki/Cholesky_decomposition</w:t>
        </w:r>
      </w:hyperlink>
    </w:p>
    <w:bookmarkEnd w:id="902"/>
    <w:bookmarkStart w:id="904" w:name="ref-wikipedia_conjugate_transpose"/>
    <w:p>
      <w:pPr>
        <w:pStyle w:val="Bibliography"/>
      </w:pPr>
      <w:r>
        <w:t xml:space="preserve">[95]</w:t>
      </w:r>
      <w:r>
        <w:t xml:space="preserve"> </w:t>
      </w:r>
      <w:r>
        <w:t xml:space="preserve">	</w:t>
      </w:r>
      <w:r>
        <w:t xml:space="preserve">Wikipedia contributors,</w:t>
      </w:r>
      <w:r>
        <w:t xml:space="preserve"> </w:t>
      </w:r>
      <w:r>
        <w:t xml:space="preserve">“Conjugate 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3">
        <w:r>
          <w:rPr>
            <w:rStyle w:val="Hyperlink"/>
          </w:rPr>
          <w:t xml:space="preserve">https://en.wikipedia.org/wiki/Conjugate_transpose</w:t>
        </w:r>
      </w:hyperlink>
    </w:p>
    <w:bookmarkEnd w:id="904"/>
    <w:bookmarkStart w:id="906" w:name="ref-wikipedia_hermitian_matrix"/>
    <w:p>
      <w:pPr>
        <w:pStyle w:val="Bibliography"/>
      </w:pPr>
      <w:r>
        <w:t xml:space="preserve">[96]</w:t>
      </w:r>
      <w:r>
        <w:t xml:space="preserve"> </w:t>
      </w:r>
      <w:r>
        <w:t xml:space="preserve">	</w:t>
      </w:r>
      <w:r>
        <w:t xml:space="preserve">Wikipedia contributors,</w:t>
      </w:r>
      <w:r>
        <w:t xml:space="preserve"> </w:t>
      </w:r>
      <w:r>
        <w:t xml:space="preserve">“Hermitian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5">
        <w:r>
          <w:rPr>
            <w:rStyle w:val="Hyperlink"/>
          </w:rPr>
          <w:t xml:space="preserve">https://en.wikipedia.org/wiki/Hermitian_matrix</w:t>
        </w:r>
      </w:hyperlink>
    </w:p>
    <w:bookmarkEnd w:id="906"/>
    <w:bookmarkStart w:id="908" w:name="ref-wikipedia_skew_hermitian_matrix"/>
    <w:p>
      <w:pPr>
        <w:pStyle w:val="Bibliography"/>
      </w:pPr>
      <w:r>
        <w:t xml:space="preserve">[97]</w:t>
      </w:r>
      <w:r>
        <w:t xml:space="preserve"> </w:t>
      </w:r>
      <w:r>
        <w:t xml:space="preserve">	</w:t>
      </w:r>
      <w:r>
        <w:t xml:space="preserve">Wikipedia contributors,</w:t>
      </w:r>
      <w:r>
        <w:t xml:space="preserve"> </w:t>
      </w:r>
      <w:r>
        <w:t xml:space="preserve">“Skew-hermitian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7">
        <w:r>
          <w:rPr>
            <w:rStyle w:val="Hyperlink"/>
          </w:rPr>
          <w:t xml:space="preserve">https://en.wikipedia.org/wiki/Skew-Hermitian_matrix</w:t>
        </w:r>
      </w:hyperlink>
    </w:p>
    <w:bookmarkEnd w:id="908"/>
    <w:bookmarkStart w:id="910" w:name="ref-strang2023linear"/>
    <w:p>
      <w:pPr>
        <w:pStyle w:val="Bibliography"/>
      </w:pPr>
      <w:r>
        <w:t xml:space="preserve">[98]</w:t>
      </w:r>
      <w:r>
        <w:t xml:space="preserve"> </w:t>
      </w:r>
      <w:r>
        <w:t xml:space="preserve">	</w:t>
      </w:r>
      <w:r>
        <w:t xml:space="preserve">G. Strang,</w:t>
      </w:r>
      <w:r>
        <w:t xml:space="preserve"> </w:t>
      </w:r>
      <w:r>
        <w:rPr>
          <w:i/>
          <w:iCs/>
        </w:rPr>
        <w:t xml:space="preserve">Introduction to linear algebra</w:t>
      </w:r>
      <w:r>
        <w:t xml:space="preserve">, 6th ed. Wellesley, MA: Wellesley-Cambridge Press, 2023. Available:</w:t>
      </w:r>
      <w:r>
        <w:t xml:space="preserve"> </w:t>
      </w:r>
      <w:hyperlink r:id="rId909">
        <w:r>
          <w:rPr>
            <w:rStyle w:val="Hyperlink"/>
          </w:rPr>
          <w:t xml:space="preserve">https://math.mit.edu/~gs/linearalgebra/</w:t>
        </w:r>
      </w:hyperlink>
    </w:p>
    <w:bookmarkEnd w:id="910"/>
    <w:bookmarkStart w:id="912" w:name="ref-fieller2018basics"/>
    <w:p>
      <w:pPr>
        <w:pStyle w:val="Bibliography"/>
      </w:pPr>
      <w:r>
        <w:t xml:space="preserve">[99]</w:t>
      </w:r>
      <w:r>
        <w:t xml:space="preserve"> </w:t>
      </w:r>
      <w:r>
        <w:t xml:space="preserve">	</w:t>
      </w:r>
      <w:r>
        <w:t xml:space="preserve">N. Fieller,</w:t>
      </w:r>
      <w:r>
        <w:t xml:space="preserve"> </w:t>
      </w:r>
      <w:r>
        <w:rPr>
          <w:i/>
          <w:iCs/>
        </w:rPr>
        <w:t xml:space="preserve">Basics of matrix algebra for statistics with</w:t>
      </w:r>
      <w:r>
        <w:rPr>
          <w:i/>
          <w:iCs/>
        </w:rPr>
        <w:t xml:space="preserve"> </w:t>
      </w:r>
      <w:r>
        <w:rPr>
          <w:i/>
          <w:iCs/>
        </w:rPr>
        <w:t xml:space="preserve">R</w:t>
      </w:r>
      <w:r>
        <w:t xml:space="preserve">. Chapman; Hall/CRC, 2016. doi:</w:t>
      </w:r>
      <w:r>
        <w:t xml:space="preserve"> </w:t>
      </w:r>
      <w:hyperlink r:id="rId911">
        <w:r>
          <w:rPr>
            <w:rStyle w:val="Hyperlink"/>
          </w:rPr>
          <w:t xml:space="preserve">10.1201/9781315370200</w:t>
        </w:r>
      </w:hyperlink>
      <w:r>
        <w:t xml:space="preserve">.</w:t>
      </w:r>
    </w:p>
    <w:bookmarkEnd w:id="912"/>
    <w:bookmarkStart w:id="913" w:name="ref-searle2017matrix"/>
    <w:p>
      <w:pPr>
        <w:pStyle w:val="Bibliography"/>
      </w:pPr>
      <w:r>
        <w:t xml:space="preserve">[100]</w:t>
      </w:r>
      <w:r>
        <w:t xml:space="preserve"> </w:t>
      </w:r>
      <w:r>
        <w:t xml:space="preserve">	</w:t>
      </w:r>
      <w:r>
        <w:t xml:space="preserve">S. R. Searle and A. I. Khuri,</w:t>
      </w:r>
      <w:r>
        <w:t xml:space="preserve"> </w:t>
      </w:r>
      <w:r>
        <w:rPr>
          <w:i/>
          <w:iCs/>
        </w:rPr>
        <w:t xml:space="preserve">Matrix algebra useful for statistics</w:t>
      </w:r>
      <w:r>
        <w:t xml:space="preserve">. John Wiley &amp; Sons, 2017.</w:t>
      </w:r>
    </w:p>
    <w:bookmarkEnd w:id="913"/>
    <w:bookmarkStart w:id="915" w:name="ref-petersen2012matrix"/>
    <w:p>
      <w:pPr>
        <w:pStyle w:val="Bibliography"/>
      </w:pPr>
      <w:r>
        <w:t xml:space="preserve">[101]</w:t>
      </w:r>
      <w:r>
        <w:t xml:space="preserve"> </w:t>
      </w:r>
      <w:r>
        <w:t xml:space="preserve">	</w:t>
      </w:r>
      <w:r>
        <w:t xml:space="preserve">K. B. Petersen and M. S. Pedersen,</w:t>
      </w:r>
      <w:r>
        <w:t xml:space="preserve"> </w:t>
      </w:r>
      <w:r>
        <w:t xml:space="preserve">“The matrix cookbook,”</w:t>
      </w:r>
      <w:r>
        <w:t xml:space="preserve"> </w:t>
      </w:r>
      <w:r>
        <w:t xml:space="preserve">Technical University of Denmark, Nov. 2012. Available:</w:t>
      </w:r>
      <w:r>
        <w:t xml:space="preserve"> </w:t>
      </w:r>
      <w:hyperlink r:id="rId914">
        <w:r>
          <w:rPr>
            <w:rStyle w:val="Hyperlink"/>
          </w:rPr>
          <w:t xml:space="preserve">https://www2.imm.dtu.dk/pubdb/edoc/imm3274.pdf</w:t>
        </w:r>
      </w:hyperlink>
    </w:p>
    <w:bookmarkEnd w:id="915"/>
    <w:bookmarkStart w:id="917" w:name="ref-stanford2024ee278notes"/>
    <w:p>
      <w:pPr>
        <w:pStyle w:val="Bibliography"/>
      </w:pPr>
      <w:r>
        <w:t xml:space="preserve">[102]</w:t>
      </w:r>
      <w:r>
        <w:t xml:space="preserve"> </w:t>
      </w:r>
      <w:r>
        <w:t xml:space="preserve">	</w:t>
      </w:r>
      <w:r>
        <w:t xml:space="preserve">Stanford University,</w:t>
      </w:r>
      <w:r>
        <w:t xml:space="preserve"> </w:t>
      </w:r>
      <w:r>
        <w:t xml:space="preserve">“</w:t>
      </w:r>
      <w:r>
        <w:t xml:space="preserve">EE</w:t>
      </w:r>
      <w:r>
        <w:t xml:space="preserve"> </w:t>
      </w:r>
      <w:r>
        <w:t xml:space="preserve">278, probability and statistical inference: Fall 2024 lecture notes.”</w:t>
      </w:r>
      <w:r>
        <w:t xml:space="preserve"> </w:t>
      </w:r>
      <w:r>
        <w:t xml:space="preserve">Handwritten lecture notes, 2024. Available:</w:t>
      </w:r>
      <w:r>
        <w:t xml:space="preserve"> </w:t>
      </w:r>
      <w:hyperlink r:id="rId916">
        <w:r>
          <w:rPr>
            <w:rStyle w:val="Hyperlink"/>
          </w:rPr>
          <w:t xml:space="preserve">https://web.stanford.edu/class/ee278/lectures.html</w:t>
        </w:r>
      </w:hyperlink>
    </w:p>
    <w:bookmarkEnd w:id="917"/>
    <w:bookmarkEnd w:id="918"/>
    <w:bookmarkEnd w:id="9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00" Type="http://schemas.openxmlformats.org/officeDocument/2006/relationships/image" Target="media/rId200.png"/><Relationship Id="rId76" Type="http://schemas.openxmlformats.org/officeDocument/2006/relationships/image" Target="media/rId76.png"/><Relationship Id="rId296" Type="http://schemas.openxmlformats.org/officeDocument/2006/relationships/image" Target="media/rId296.png"/><Relationship Id="rId355" Type="http://schemas.openxmlformats.org/officeDocument/2006/relationships/hyperlink" Target="algebra-basics.html#def-absolute-value" TargetMode="External"/><Relationship Id="rId61" Type="http://schemas.openxmlformats.org/officeDocument/2006/relationships/hyperlink" Target="algebra-basics.html#def-square-root" TargetMode="External"/><Relationship Id="rId318" Type="http://schemas.openxmlformats.org/officeDocument/2006/relationships/hyperlink" Target="algebra-basics.html#def-strict-inequality" TargetMode="External"/><Relationship Id="rId688" Type="http://schemas.openxmlformats.org/officeDocument/2006/relationships/hyperlink" Target="algebra-complex.html#def-complex-conjugate" TargetMode="External"/><Relationship Id="rId699" Type="http://schemas.openxmlformats.org/officeDocument/2006/relationships/hyperlink" Target="algebra-complex.html#def-complex-modulus" TargetMode="External"/><Relationship Id="rId491" Type="http://schemas.openxmlformats.org/officeDocument/2006/relationships/hyperlink" Target="algebra-complex.html#def-complex-number" TargetMode="External"/><Relationship Id="rId698" Type="http://schemas.openxmlformats.org/officeDocument/2006/relationships/hyperlink" Target="algebra-complex.html#thm-conj-product" TargetMode="External"/><Relationship Id="rId172" Type="http://schemas.openxmlformats.org/officeDocument/2006/relationships/hyperlink" Target="algebra-exponentials.html#def-affine-function" TargetMode="External"/><Relationship Id="rId173" Type="http://schemas.openxmlformats.org/officeDocument/2006/relationships/hyperlink" Target="algebra-exponentials.html#def-linear-function" TargetMode="External"/><Relationship Id="rId97" Type="http://schemas.openxmlformats.org/officeDocument/2006/relationships/hyperlink" Target="algebra-sums.html#def-associative" TargetMode="External"/><Relationship Id="rId95" Type="http://schemas.openxmlformats.org/officeDocument/2006/relationships/hyperlink" Target="algebra-sums.html#def-commutative" TargetMode="External"/><Relationship Id="rId109" Type="http://schemas.openxmlformats.org/officeDocument/2006/relationships/hyperlink" Target="algebra-sums.html#def-distributes-over" TargetMode="External"/><Relationship Id="rId42" Type="http://schemas.openxmlformats.org/officeDocument/2006/relationships/hyperlink" Target="algebra-sums.html#def-identity-element" TargetMode="External"/><Relationship Id="rId44" Type="http://schemas.openxmlformats.org/officeDocument/2006/relationships/hyperlink" Target="algebra-sums.html#def-summation" TargetMode="External"/><Relationship Id="rId141" Type="http://schemas.openxmlformats.org/officeDocument/2006/relationships/hyperlink" Target="algebra-sums.html#thm-mult-distr" TargetMode="External"/><Relationship Id="rId143" Type="http://schemas.openxmlformats.org/officeDocument/2006/relationships/hyperlink" Target="algebra-sums.html#thm-prod-symmetric" TargetMode="External"/><Relationship Id="rId144" Type="http://schemas.openxmlformats.org/officeDocument/2006/relationships/hyperlink" Target="algebra-sums.html#thm-sum-constant-factor" TargetMode="External"/><Relationship Id="rId142" Type="http://schemas.openxmlformats.org/officeDocument/2006/relationships/hyperlink" Target="algebra-sums.html#thm-sum-of-sums" TargetMode="External"/><Relationship Id="rId380" Type="http://schemas.openxmlformats.org/officeDocument/2006/relationships/hyperlink" Target="algebra-trigonometry.html#def-cosine-sine" TargetMode="External"/><Relationship Id="rId382" Type="http://schemas.openxmlformats.org/officeDocument/2006/relationships/hyperlink" Target="algebra-trigonometry.html#thm-cosine-bijection" TargetMode="External"/><Relationship Id="rId140" Type="http://schemas.openxmlformats.org/officeDocument/2006/relationships/hyperlink" Target="algebra.qmd" TargetMode="External"/><Relationship Id="rId711" Type="http://schemas.openxmlformats.org/officeDocument/2006/relationships/hyperlink" Target="calculus-derivatives.html#def-derivative" TargetMode="External"/><Relationship Id="rId177" Type="http://schemas.openxmlformats.org/officeDocument/2006/relationships/hyperlink" Target="calculus-derivatives.html#def-linear-approximation" TargetMode="External"/><Relationship Id="rId160" Type="http://schemas.openxmlformats.org/officeDocument/2006/relationships/hyperlink" Target="functions.qmd#def-composition" TargetMode="External"/><Relationship Id="rId21" Type="http://schemas.openxmlformats.org/officeDocument/2006/relationships/hyperlink" Target="functions.qmd#def-function" TargetMode="External"/><Relationship Id="rId283" Type="http://schemas.openxmlformats.org/officeDocument/2006/relationships/hyperlink" Target="functions.qmd#def-image" TargetMode="External"/><Relationship Id="rId25" Type="http://schemas.openxmlformats.org/officeDocument/2006/relationships/hyperlink" Target="functions.qmd#def-sequence" TargetMode="External"/><Relationship Id="rId815" Type="http://schemas.openxmlformats.org/officeDocument/2006/relationships/hyperlink" Target="https://doi.org/10.1007/978-3-031-41026-0" TargetMode="External"/><Relationship Id="rId767" Type="http://schemas.openxmlformats.org/officeDocument/2006/relationships/hyperlink" Target="https://doi.org/10.1017/9781108583664" TargetMode="External"/><Relationship Id="rId719" Type="http://schemas.openxmlformats.org/officeDocument/2006/relationships/hyperlink" Target="https://doi.org/10.1201/9781315182780" TargetMode="External"/><Relationship Id="rId911" Type="http://schemas.openxmlformats.org/officeDocument/2006/relationships/hyperlink" Target="https://doi.org/10.1201/9781315370200" TargetMode="External"/><Relationship Id="rId795" Type="http://schemas.openxmlformats.org/officeDocument/2006/relationships/hyperlink" Target="https://en.wikipedia.org/wiki/Affine_space" TargetMode="External"/><Relationship Id="rId723" Type="http://schemas.openxmlformats.org/officeDocument/2006/relationships/hyperlink" Target="https://en.wikipedia.org/wiki/Arithmetic_mean" TargetMode="External"/><Relationship Id="rId783" Type="http://schemas.openxmlformats.org/officeDocument/2006/relationships/hyperlink" Target="https://en.wikipedia.org/wiki/Basis_(linear_algebra)" TargetMode="External"/><Relationship Id="rId897" Type="http://schemas.openxmlformats.org/officeDocument/2006/relationships/hyperlink" Target="https://en.wikipedia.org/wiki/Block_matrix" TargetMode="External"/><Relationship Id="rId821" Type="http://schemas.openxmlformats.org/officeDocument/2006/relationships/hyperlink" Target="https://en.wikipedia.org/wiki/Cauchy%E2%80%93Schwarz_inequality" TargetMode="External"/><Relationship Id="rId901" Type="http://schemas.openxmlformats.org/officeDocument/2006/relationships/hyperlink" Target="https://en.wikipedia.org/wiki/Cholesky_decomposition" TargetMode="External"/><Relationship Id="rId903" Type="http://schemas.openxmlformats.org/officeDocument/2006/relationships/hyperlink" Target="https://en.wikipedia.org/wiki/Conjugate_transpose" TargetMode="External"/><Relationship Id="rId875" Type="http://schemas.openxmlformats.org/officeDocument/2006/relationships/hyperlink" Target="https://en.wikipedia.org/wiki/Consistent_and_inconsistent_equations" TargetMode="External"/><Relationship Id="rId785" Type="http://schemas.openxmlformats.org/officeDocument/2006/relationships/hyperlink" Target="https://en.wikipedia.org/wiki/Coordinate_vector" TargetMode="External"/><Relationship Id="rId831" Type="http://schemas.openxmlformats.org/officeDocument/2006/relationships/hyperlink" Target="https://en.wikipedia.org/wiki/Cosine_similarity" TargetMode="External"/><Relationship Id="rId859" Type="http://schemas.openxmlformats.org/officeDocument/2006/relationships/hyperlink" Target="https://en.wikipedia.org/wiki/Definite_matrix" TargetMode="External"/><Relationship Id="rId865" Type="http://schemas.openxmlformats.org/officeDocument/2006/relationships/hyperlink" Target="https://en.wikipedia.org/wiki/Design_matrix" TargetMode="External"/><Relationship Id="rId863" Type="http://schemas.openxmlformats.org/officeDocument/2006/relationships/hyperlink" Target="https://en.wikipedia.org/wiki/Determinant" TargetMode="External"/><Relationship Id="rId841" Type="http://schemas.openxmlformats.org/officeDocument/2006/relationships/hyperlink" Target="https://en.wikipedia.org/wiki/Diagonal_matrix" TargetMode="External"/><Relationship Id="rId893" Type="http://schemas.openxmlformats.org/officeDocument/2006/relationships/hyperlink" Target="https://en.wikipedia.org/wiki/Diagonalizable_matrix" TargetMode="External"/><Relationship Id="rId803" Type="http://schemas.openxmlformats.org/officeDocument/2006/relationships/hyperlink" Target="https://en.wikipedia.org/wiki/Direct_sum" TargetMode="External"/><Relationship Id="rId33" Type="http://schemas.openxmlformats.org/officeDocument/2006/relationships/hyperlink" Target="https://en.wikipedia.org/wiki/Dot_product#Dyadics_and_matrices" TargetMode="External"/><Relationship Id="rId855" Type="http://schemas.openxmlformats.org/officeDocument/2006/relationships/hyperlink" Target="https://en.wikipedia.org/wiki/Eigendecomposition_of_a_matrix" TargetMode="External"/><Relationship Id="rId889" Type="http://schemas.openxmlformats.org/officeDocument/2006/relationships/hyperlink" Target="https://en.wikipedia.org/wiki/Eigenvalues_and_eigenvectors" TargetMode="External"/><Relationship Id="rId733" Type="http://schemas.openxmlformats.org/officeDocument/2006/relationships/hyperlink" Target="https://en.wikipedia.org/wiki/Euclidean_distance" TargetMode="External"/><Relationship Id="rId729" Type="http://schemas.openxmlformats.org/officeDocument/2006/relationships/hyperlink" Target="https://en.wikipedia.org/wiki/Euclidean_vector" TargetMode="External"/><Relationship Id="rId853" Type="http://schemas.openxmlformats.org/officeDocument/2006/relationships/hyperlink" Target="https://en.wikipedia.org/wiki/Frobenius_norm" TargetMode="External"/><Relationship Id="rId811" Type="http://schemas.openxmlformats.org/officeDocument/2006/relationships/hyperlink" Target="https://en.wikipedia.org/wiki/Fundamental_theorem_of_linear_algebra" TargetMode="External"/><Relationship Id="rId871" Type="http://schemas.openxmlformats.org/officeDocument/2006/relationships/hyperlink" Target="https://en.wikipedia.org/wiki/Generalized_inverse" TargetMode="External"/><Relationship Id="rId835" Type="http://schemas.openxmlformats.org/officeDocument/2006/relationships/hyperlink" Target="https://en.wikipedia.org/wiki/Gram%E2%80%93Schmidt_process" TargetMode="External"/><Relationship Id="rId789" Type="http://schemas.openxmlformats.org/officeDocument/2006/relationships/hyperlink" Target="https://en.wikipedia.org/wiki/Gram_matrix" TargetMode="External"/><Relationship Id="rId797" Type="http://schemas.openxmlformats.org/officeDocument/2006/relationships/hyperlink" Target="https://en.wikipedia.org/wiki/Half-space_(geometry)" TargetMode="External"/><Relationship Id="rId905" Type="http://schemas.openxmlformats.org/officeDocument/2006/relationships/hyperlink" Target="https://en.wikipedia.org/wiki/Hermitian_matrix" TargetMode="External"/><Relationship Id="rId769" Type="http://schemas.openxmlformats.org/officeDocument/2006/relationships/hyperlink" Target="https://en.wikipedia.org/wiki/Hyperplane" TargetMode="External"/><Relationship Id="rId845" Type="http://schemas.openxmlformats.org/officeDocument/2006/relationships/hyperlink" Target="https://en.wikipedia.org/wiki/Idempotent_matrix" TargetMode="External"/><Relationship Id="rId757" Type="http://schemas.openxmlformats.org/officeDocument/2006/relationships/hyperlink" Target="https://en.wikipedia.org/wiki/Identity_matrix" TargetMode="External"/><Relationship Id="rId813" Type="http://schemas.openxmlformats.org/officeDocument/2006/relationships/hyperlink" Target="https://en.wikipedia.org/wiki/Inner_product_space" TargetMode="External"/><Relationship Id="rId843" Type="http://schemas.openxmlformats.org/officeDocument/2006/relationships/hyperlink" Target="https://en.wikipedia.org/wiki/Invertible_matrix" TargetMode="External"/><Relationship Id="rId885" Type="http://schemas.openxmlformats.org/officeDocument/2006/relationships/hyperlink" Target="https://en.wikipedia.org/wiki/LU_decomposition" TargetMode="External"/><Relationship Id="rId881" Type="http://schemas.openxmlformats.org/officeDocument/2006/relationships/hyperlink" Target="https://en.wikipedia.org/wiki/Least_squares" TargetMode="External"/><Relationship Id="rId32" Type="http://schemas.openxmlformats.org/officeDocument/2006/relationships/hyperlink" Target="https://en.wikipedia.org/wiki/Linear_combination" TargetMode="External"/><Relationship Id="rId773" Type="http://schemas.openxmlformats.org/officeDocument/2006/relationships/hyperlink" Target="https://en.wikipedia.org/wiki/Linear_independence" TargetMode="External"/><Relationship Id="rId761" Type="http://schemas.openxmlformats.org/officeDocument/2006/relationships/hyperlink" Target="https://en.wikipedia.org/wiki/Linear_map" TargetMode="External"/><Relationship Id="rId781" Type="http://schemas.openxmlformats.org/officeDocument/2006/relationships/hyperlink" Target="https://en.wikipedia.org/wiki/Linear_span" TargetMode="External"/><Relationship Id="rId779" Type="http://schemas.openxmlformats.org/officeDocument/2006/relationships/hyperlink" Target="https://en.wikipedia.org/wiki/Linear_subspace" TargetMode="External"/><Relationship Id="rId827" Type="http://schemas.openxmlformats.org/officeDocument/2006/relationships/hyperlink" Target="https://en.wikipedia.org/wiki/Lp_space" TargetMode="External"/><Relationship Id="rId755" Type="http://schemas.openxmlformats.org/officeDocument/2006/relationships/hyperlink" Target="https://en.wikipedia.org/wiki/Main_diagonal" TargetMode="External"/><Relationship Id="rId739" Type="http://schemas.openxmlformats.org/officeDocument/2006/relationships/hyperlink" Target="https://en.wikipedia.org/wiki/Matrix_(mathematics)" TargetMode="External"/><Relationship Id="rId747" Type="http://schemas.openxmlformats.org/officeDocument/2006/relationships/hyperlink" Target="https://en.wikipedia.org/wiki/Matrix_addition" TargetMode="External"/><Relationship Id="rId751" Type="http://schemas.openxmlformats.org/officeDocument/2006/relationships/hyperlink" Target="https://en.wikipedia.org/wiki/Matrix_multiplication" TargetMode="External"/><Relationship Id="rId891" Type="http://schemas.openxmlformats.org/officeDocument/2006/relationships/hyperlink" Target="https://en.wikipedia.org/wiki/Matrix_similarity" TargetMode="External"/><Relationship Id="rId873" Type="http://schemas.openxmlformats.org/officeDocument/2006/relationships/hyperlink" Target="https://en.wikipedia.org/wiki/Moore%E2%80%93Penrose_inverse" TargetMode="External"/><Relationship Id="rId823" Type="http://schemas.openxmlformats.org/officeDocument/2006/relationships/hyperlink" Target="https://en.wikipedia.org/wiki/Norm_(mathematics)" TargetMode="External"/><Relationship Id="rId771" Type="http://schemas.openxmlformats.org/officeDocument/2006/relationships/hyperlink" Target="https://en.wikipedia.org/wiki/Normal_(geometry)" TargetMode="External"/><Relationship Id="rId883" Type="http://schemas.openxmlformats.org/officeDocument/2006/relationships/hyperlink" Target="https://en.wikipedia.org/wiki/Normal_equations" TargetMode="External"/><Relationship Id="rId809" Type="http://schemas.openxmlformats.org/officeDocument/2006/relationships/hyperlink" Target="https://en.wikipedia.org/wiki/Orthogonal_complement" TargetMode="External"/><Relationship Id="rId847" Type="http://schemas.openxmlformats.org/officeDocument/2006/relationships/hyperlink" Target="https://en.wikipedia.org/wiki/Orthogonal_matrix" TargetMode="External"/><Relationship Id="rId727" Type="http://schemas.openxmlformats.org/officeDocument/2006/relationships/hyperlink" Target="https://en.wikipedia.org/wiki/Orthogonality" TargetMode="External"/><Relationship Id="rId833" Type="http://schemas.openxmlformats.org/officeDocument/2006/relationships/hyperlink" Target="https://en.wikipedia.org/wiki/Orthonormal_basis" TargetMode="External"/><Relationship Id="rId837" Type="http://schemas.openxmlformats.org/officeDocument/2006/relationships/hyperlink" Target="https://en.wikipedia.org/wiki/Outer_product" TargetMode="External"/><Relationship Id="rId861" Type="http://schemas.openxmlformats.org/officeDocument/2006/relationships/hyperlink" Target="https://en.wikipedia.org/wiki/Paraboloid" TargetMode="External"/><Relationship Id="rId805" Type="http://schemas.openxmlformats.org/officeDocument/2006/relationships/hyperlink" Target="https://en.wikipedia.org/wiki/Projection_(linear_algebra)" TargetMode="External"/><Relationship Id="rId867" Type="http://schemas.openxmlformats.org/officeDocument/2006/relationships/hyperlink" Target="https://en.wikipedia.org/wiki/Projection_matrix" TargetMode="External"/><Relationship Id="rId819" Type="http://schemas.openxmlformats.org/officeDocument/2006/relationships/hyperlink" Target="https://en.wikipedia.org/wiki/Pythagorean_theorem" TargetMode="External"/><Relationship Id="rId849" Type="http://schemas.openxmlformats.org/officeDocument/2006/relationships/hyperlink" Target="https://en.wikipedia.org/wiki/Quadratic_form" TargetMode="External"/><Relationship Id="rId793" Type="http://schemas.openxmlformats.org/officeDocument/2006/relationships/hyperlink" Target="https://en.wikipedia.org/wiki/Rank%E2%80%93nullity_theorem" TargetMode="External"/><Relationship Id="rId775" Type="http://schemas.openxmlformats.org/officeDocument/2006/relationships/hyperlink" Target="https://en.wikipedia.org/wiki/Rank_(linear_algebra)" TargetMode="External"/><Relationship Id="rId799" Type="http://schemas.openxmlformats.org/officeDocument/2006/relationships/hyperlink" Target="https://en.wikipedia.org/wiki/Rank_factorization" TargetMode="External"/><Relationship Id="rId787" Type="http://schemas.openxmlformats.org/officeDocument/2006/relationships/hyperlink" Target="https://en.wikipedia.org/wiki/Row_and_column_spaces" TargetMode="External"/><Relationship Id="rId715" Type="http://schemas.openxmlformats.org/officeDocument/2006/relationships/hyperlink" Target="https://en.wikipedia.org/wiki/Row_and_column_vectors" TargetMode="External"/><Relationship Id="rId717" Type="http://schemas.openxmlformats.org/officeDocument/2006/relationships/hyperlink" Target="https://en.wikipedia.org/wiki/Scalar_(mathematics)" TargetMode="External"/><Relationship Id="rId749" Type="http://schemas.openxmlformats.org/officeDocument/2006/relationships/hyperlink" Target="https://en.wikipedia.org/wiki/Scalar_multiplication" TargetMode="External"/><Relationship Id="rId899" Type="http://schemas.openxmlformats.org/officeDocument/2006/relationships/hyperlink" Target="https://en.wikipedia.org/wiki/Schur_complement" TargetMode="External"/><Relationship Id="rId857" Type="http://schemas.openxmlformats.org/officeDocument/2006/relationships/hyperlink" Target="https://en.wikipedia.org/wiki/Singular_value_decomposition" TargetMode="External"/><Relationship Id="rId907" Type="http://schemas.openxmlformats.org/officeDocument/2006/relationships/hyperlink" Target="https://en.wikipedia.org/wiki/Skew-Hermitian_matrix" TargetMode="External"/><Relationship Id="rId753" Type="http://schemas.openxmlformats.org/officeDocument/2006/relationships/hyperlink" Target="https://en.wikipedia.org/wiki/Square_matrix" TargetMode="External"/><Relationship Id="rId725" Type="http://schemas.openxmlformats.org/officeDocument/2006/relationships/hyperlink" Target="https://en.wikipedia.org/wiki/Standard_basis" TargetMode="External"/><Relationship Id="rId839" Type="http://schemas.openxmlformats.org/officeDocument/2006/relationships/hyperlink" Target="https://en.wikipedia.org/wiki/Symmetric_matrix" TargetMode="External"/><Relationship Id="rId759" Type="http://schemas.openxmlformats.org/officeDocument/2006/relationships/hyperlink" Target="https://en.wikipedia.org/wiki/System_of_linear_equations" TargetMode="External"/><Relationship Id="rId741" Type="http://schemas.openxmlformats.org/officeDocument/2006/relationships/hyperlink" Target="https://en.wikipedia.org/wiki/Tensor" TargetMode="External"/><Relationship Id="rId851" Type="http://schemas.openxmlformats.org/officeDocument/2006/relationships/hyperlink" Target="https://en.wikipedia.org/wiki/Trace_(linear_algebra)" TargetMode="External"/><Relationship Id="rId763" Type="http://schemas.openxmlformats.org/officeDocument/2006/relationships/hyperlink" Target="https://en.wikipedia.org/wiki/Translation_(geometry)" TargetMode="External"/><Relationship Id="rId743" Type="http://schemas.openxmlformats.org/officeDocument/2006/relationships/hyperlink" Target="https://en.wikipedia.org/wiki/Transpose" TargetMode="External"/><Relationship Id="rId825" Type="http://schemas.openxmlformats.org/officeDocument/2006/relationships/hyperlink" Target="https://en.wikipedia.org/wiki/Triangle_inequality" TargetMode="External"/><Relationship Id="rId879" Type="http://schemas.openxmlformats.org/officeDocument/2006/relationships/hyperlink" Target="https://en.wikipedia.org/wiki/Triangular_matrix" TargetMode="External"/><Relationship Id="rId829" Type="http://schemas.openxmlformats.org/officeDocument/2006/relationships/hyperlink" Target="https://en.wikipedia.org/wiki/Uniform_norm" TargetMode="External"/><Relationship Id="rId731" Type="http://schemas.openxmlformats.org/officeDocument/2006/relationships/hyperlink" Target="https://en.wikipedia.org/wiki/Unit_vector" TargetMode="External"/><Relationship Id="rId745" Type="http://schemas.openxmlformats.org/officeDocument/2006/relationships/hyperlink" Target="https://en.wikipedia.org/wiki/Zero_matrix" TargetMode="External"/><Relationship Id="rId737" Type="http://schemas.openxmlformats.org/officeDocument/2006/relationships/hyperlink" Target="https://facultyweb.cs.wwu.edu/~hutchib2/video_lectures/data371/" TargetMode="External"/><Relationship Id="rId79" Type="http://schemas.openxmlformats.org/officeDocument/2006/relationships/hyperlink" Target="https://facultyweb.cs.wwu.edu/~hutchib2/video_lectures/data371/#linear_function_basics" TargetMode="External"/><Relationship Id="rId909" Type="http://schemas.openxmlformats.org/officeDocument/2006/relationships/hyperlink" Target="https://math.mit.edu/~gs/linearalgebra/" TargetMode="External"/><Relationship Id="rId14" Type="http://schemas.openxmlformats.org/officeDocument/2006/relationships/hyperlink" Target="https://morrison-lab.github.io/macros/notation-choices.html#sec-vector-mark" TargetMode="External"/><Relationship Id="rId47" Type="http://schemas.openxmlformats.org/officeDocument/2006/relationships/hyperlink" Target="https://morrison-lab.github.io/pds/expectation.html#def-expectation" TargetMode="External"/><Relationship Id="rId462" Type="http://schemas.openxmlformats.org/officeDocument/2006/relationships/hyperlink" Target="https://morrison-lab.github.io/rme/chapters/Linear-models-overview.html#sec-infer-LMs" TargetMode="External"/><Relationship Id="rId391" Type="http://schemas.openxmlformats.org/officeDocument/2006/relationships/hyperlink" Target="https://morrison-lab.github.io/sds/exploratory-descriptive.html#def-pearson-r" TargetMode="External"/><Relationship Id="rId817" Type="http://schemas.openxmlformats.org/officeDocument/2006/relationships/hyperlink" Target="https://ucla-biostat-216.github.io/2024fall/slides/02-vector/02-vector.html" TargetMode="External"/><Relationship Id="rId765" Type="http://schemas.openxmlformats.org/officeDocument/2006/relationships/hyperlink" Target="https://ucla-biostat-216.github.io/2024fall/slides/03-matrix/03-matrix.html" TargetMode="External"/><Relationship Id="rId777" Type="http://schemas.openxmlformats.org/officeDocument/2006/relationships/hyperlink" Target="https://ucla-biostat-216.github.io/2024fall/slides/04-vecsp/04-vecsp.html" TargetMode="External"/><Relationship Id="rId791" Type="http://schemas.openxmlformats.org/officeDocument/2006/relationships/hyperlink" Target="https://ucla-biostat-216.github.io/2024fall/slides/05-rank/05-rank.html" TargetMode="External"/><Relationship Id="rId801" Type="http://schemas.openxmlformats.org/officeDocument/2006/relationships/hyperlink" Target="https://ucla-biostat-216.github.io/2024fall/slides/06-orthproj/06-orthproj.html" TargetMode="External"/><Relationship Id="rId869" Type="http://schemas.openxmlformats.org/officeDocument/2006/relationships/hyperlink" Target="https://ucla-biostat-216.github.io/2024fall/slides/07-matinv/07-matinv.html" TargetMode="External"/><Relationship Id="rId877" Type="http://schemas.openxmlformats.org/officeDocument/2006/relationships/hyperlink" Target="https://ucla-biostat-216.github.io/2024fall/slides/08-ls/08-ls.html" TargetMode="External"/><Relationship Id="rId887" Type="http://schemas.openxmlformats.org/officeDocument/2006/relationships/hyperlink" Target="https://ucla-biostat-216.github.io/2024fall/slides/10-eig/10-eig.html" TargetMode="External"/><Relationship Id="rId895" Type="http://schemas.openxmlformats.org/officeDocument/2006/relationships/hyperlink" Target="https://ucla-biostat-216.github.io/2024fall/slides/11-pd/11-pd.html" TargetMode="External"/><Relationship Id="rId916" Type="http://schemas.openxmlformats.org/officeDocument/2006/relationships/hyperlink" Target="https://web.stanford.edu/class/ee278/lectures.html" TargetMode="External"/><Relationship Id="rId81" Type="http://schemas.openxmlformats.org/officeDocument/2006/relationships/hyperlink" Target="https://wwu.instructure.com/courses/1906010/modules#module_3922392" TargetMode="External"/><Relationship Id="rId735" Type="http://schemas.openxmlformats.org/officeDocument/2006/relationships/hyperlink" Target="https://www.deeplearningbook.org/" TargetMode="External"/><Relationship Id="rId721" Type="http://schemas.openxmlformats.org/officeDocument/2006/relationships/hyperlink" Target="https://www.mosaic-web.org" TargetMode="External"/><Relationship Id="rId807" Type="http://schemas.openxmlformats.org/officeDocument/2006/relationships/hyperlink" Target="https://www.routledge.com/Linear-Algebra-and-Matrix-Analysis-for-Statistics/Banerjee-Roy/p/book/9781420095388" TargetMode="External"/><Relationship Id="rId154" Type="http://schemas.openxmlformats.org/officeDocument/2006/relationships/hyperlink" Target="https://www.youtube.com/playlist?list=PLZHQObOWTQDPD3MizzM2xVFitgF8hE_ab" TargetMode="External"/><Relationship Id="rId538" Type="http://schemas.openxmlformats.org/officeDocument/2006/relationships/hyperlink" Target="https://www.youtube.com/watch?v=Ip3X9LOh2dk" TargetMode="External"/><Relationship Id="rId156" Type="http://schemas.openxmlformats.org/officeDocument/2006/relationships/hyperlink" Target="https://www.youtube.com/watch?v=LyGKycYT2v0" TargetMode="External"/><Relationship Id="rId495" Type="http://schemas.openxmlformats.org/officeDocument/2006/relationships/hyperlink" Target="https://www.youtube.com/watch?v=PFDu9oVAE-g" TargetMode="External"/><Relationship Id="rId155" Type="http://schemas.openxmlformats.org/officeDocument/2006/relationships/hyperlink" Target="https://www.youtube.com/watch?v=kYB8IZa5AuE" TargetMode="External"/><Relationship Id="rId914" Type="http://schemas.openxmlformats.org/officeDocument/2006/relationships/hyperlink" Target="https://www2.imm.dtu.dk/pubdb/edoc/imm3274.pdf" TargetMode="External"/><Relationship Id="rId124" Type="http://schemas.openxmlformats.org/officeDocument/2006/relationships/hyperlink" Target="indicator-functions.qmd#def-kronecker-delta" TargetMode="External"/><Relationship Id="rId713" Type="http://schemas.openxmlformats.org/officeDocument/2006/relationships/hyperlink" Target="linear-algebra-diagonalization.qmd" TargetMode="External"/><Relationship Id="rId712" Type="http://schemas.openxmlformats.org/officeDocument/2006/relationships/hyperlink" Target="linear-algebra-projections.qmd" TargetMode="External"/><Relationship Id="rId16" Type="http://schemas.openxmlformats.org/officeDocument/2006/relationships/hyperlink" Target="number-systems.qmd#def-integers" TargetMode="External"/><Relationship Id="rId11" Type="http://schemas.openxmlformats.org/officeDocument/2006/relationships/hyperlink" Target="number-systems.qmd#def-real-numbers" TargetMode="External"/><Relationship Id="rId211" Type="http://schemas.openxmlformats.org/officeDocument/2006/relationships/hyperlink" Target="proof-writing.qmd#def-proof" TargetMode="External"/><Relationship Id="rId146" Type="http://schemas.openxmlformats.org/officeDocument/2006/relationships/hyperlink" Target="proof-writing.qmd#def-proof-by-induction" TargetMode="External"/><Relationship Id="rId218" Type="http://schemas.openxmlformats.org/officeDocument/2006/relationships/hyperlink" Target="proof-writing.qmd#def-theorem" TargetMode="External"/><Relationship Id="rId461" Type="http://schemas.openxmlformats.org/officeDocument/2006/relationships/hyperlink" Target="vector-calculus.qmd" TargetMode="External"/><Relationship Id="rId80"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55" Type="http://schemas.openxmlformats.org/officeDocument/2006/relationships/hyperlink" Target="algebra-basics.html#def-absolute-value" TargetMode="External"/><Relationship Id="rId61" Type="http://schemas.openxmlformats.org/officeDocument/2006/relationships/hyperlink" Target="algebra-basics.html#def-square-root" TargetMode="External"/><Relationship Id="rId318" Type="http://schemas.openxmlformats.org/officeDocument/2006/relationships/hyperlink" Target="algebra-basics.html#def-strict-inequality" TargetMode="External"/><Relationship Id="rId688" Type="http://schemas.openxmlformats.org/officeDocument/2006/relationships/hyperlink" Target="algebra-complex.html#def-complex-conjugate" TargetMode="External"/><Relationship Id="rId699" Type="http://schemas.openxmlformats.org/officeDocument/2006/relationships/hyperlink" Target="algebra-complex.html#def-complex-modulus" TargetMode="External"/><Relationship Id="rId491" Type="http://schemas.openxmlformats.org/officeDocument/2006/relationships/hyperlink" Target="algebra-complex.html#def-complex-number" TargetMode="External"/><Relationship Id="rId698" Type="http://schemas.openxmlformats.org/officeDocument/2006/relationships/hyperlink" Target="algebra-complex.html#thm-conj-product" TargetMode="External"/><Relationship Id="rId172" Type="http://schemas.openxmlformats.org/officeDocument/2006/relationships/hyperlink" Target="algebra-exponentials.html#def-affine-function" TargetMode="External"/><Relationship Id="rId173" Type="http://schemas.openxmlformats.org/officeDocument/2006/relationships/hyperlink" Target="algebra-exponentials.html#def-linear-function" TargetMode="External"/><Relationship Id="rId97" Type="http://schemas.openxmlformats.org/officeDocument/2006/relationships/hyperlink" Target="algebra-sums.html#def-associative" TargetMode="External"/><Relationship Id="rId95" Type="http://schemas.openxmlformats.org/officeDocument/2006/relationships/hyperlink" Target="algebra-sums.html#def-commutative" TargetMode="External"/><Relationship Id="rId109" Type="http://schemas.openxmlformats.org/officeDocument/2006/relationships/hyperlink" Target="algebra-sums.html#def-distributes-over" TargetMode="External"/><Relationship Id="rId42" Type="http://schemas.openxmlformats.org/officeDocument/2006/relationships/hyperlink" Target="algebra-sums.html#def-identity-element" TargetMode="External"/><Relationship Id="rId44" Type="http://schemas.openxmlformats.org/officeDocument/2006/relationships/hyperlink" Target="algebra-sums.html#def-summation" TargetMode="External"/><Relationship Id="rId141" Type="http://schemas.openxmlformats.org/officeDocument/2006/relationships/hyperlink" Target="algebra-sums.html#thm-mult-distr" TargetMode="External"/><Relationship Id="rId143" Type="http://schemas.openxmlformats.org/officeDocument/2006/relationships/hyperlink" Target="algebra-sums.html#thm-prod-symmetric" TargetMode="External"/><Relationship Id="rId144" Type="http://schemas.openxmlformats.org/officeDocument/2006/relationships/hyperlink" Target="algebra-sums.html#thm-sum-constant-factor" TargetMode="External"/><Relationship Id="rId142" Type="http://schemas.openxmlformats.org/officeDocument/2006/relationships/hyperlink" Target="algebra-sums.html#thm-sum-of-sums" TargetMode="External"/><Relationship Id="rId380" Type="http://schemas.openxmlformats.org/officeDocument/2006/relationships/hyperlink" Target="algebra-trigonometry.html#def-cosine-sine" TargetMode="External"/><Relationship Id="rId382" Type="http://schemas.openxmlformats.org/officeDocument/2006/relationships/hyperlink" Target="algebra-trigonometry.html#thm-cosine-bijection" TargetMode="External"/><Relationship Id="rId140" Type="http://schemas.openxmlformats.org/officeDocument/2006/relationships/hyperlink" Target="algebra.qmd" TargetMode="External"/><Relationship Id="rId711" Type="http://schemas.openxmlformats.org/officeDocument/2006/relationships/hyperlink" Target="calculus-derivatives.html#def-derivative" TargetMode="External"/><Relationship Id="rId177" Type="http://schemas.openxmlformats.org/officeDocument/2006/relationships/hyperlink" Target="calculus-derivatives.html#def-linear-approximation" TargetMode="External"/><Relationship Id="rId160" Type="http://schemas.openxmlformats.org/officeDocument/2006/relationships/hyperlink" Target="functions.qmd#def-composition" TargetMode="External"/><Relationship Id="rId21" Type="http://schemas.openxmlformats.org/officeDocument/2006/relationships/hyperlink" Target="functions.qmd#def-function" TargetMode="External"/><Relationship Id="rId283" Type="http://schemas.openxmlformats.org/officeDocument/2006/relationships/hyperlink" Target="functions.qmd#def-image" TargetMode="External"/><Relationship Id="rId25" Type="http://schemas.openxmlformats.org/officeDocument/2006/relationships/hyperlink" Target="functions.qmd#def-sequence" TargetMode="External"/><Relationship Id="rId815" Type="http://schemas.openxmlformats.org/officeDocument/2006/relationships/hyperlink" Target="https://doi.org/10.1007/978-3-031-41026-0" TargetMode="External"/><Relationship Id="rId767" Type="http://schemas.openxmlformats.org/officeDocument/2006/relationships/hyperlink" Target="https://doi.org/10.1017/9781108583664" TargetMode="External"/><Relationship Id="rId719" Type="http://schemas.openxmlformats.org/officeDocument/2006/relationships/hyperlink" Target="https://doi.org/10.1201/9781315182780" TargetMode="External"/><Relationship Id="rId911" Type="http://schemas.openxmlformats.org/officeDocument/2006/relationships/hyperlink" Target="https://doi.org/10.1201/9781315370200" TargetMode="External"/><Relationship Id="rId795" Type="http://schemas.openxmlformats.org/officeDocument/2006/relationships/hyperlink" Target="https://en.wikipedia.org/wiki/Affine_space" TargetMode="External"/><Relationship Id="rId723" Type="http://schemas.openxmlformats.org/officeDocument/2006/relationships/hyperlink" Target="https://en.wikipedia.org/wiki/Arithmetic_mean" TargetMode="External"/><Relationship Id="rId783" Type="http://schemas.openxmlformats.org/officeDocument/2006/relationships/hyperlink" Target="https://en.wikipedia.org/wiki/Basis_(linear_algebra)" TargetMode="External"/><Relationship Id="rId897" Type="http://schemas.openxmlformats.org/officeDocument/2006/relationships/hyperlink" Target="https://en.wikipedia.org/wiki/Block_matrix" TargetMode="External"/><Relationship Id="rId821" Type="http://schemas.openxmlformats.org/officeDocument/2006/relationships/hyperlink" Target="https://en.wikipedia.org/wiki/Cauchy%E2%80%93Schwarz_inequality" TargetMode="External"/><Relationship Id="rId901" Type="http://schemas.openxmlformats.org/officeDocument/2006/relationships/hyperlink" Target="https://en.wikipedia.org/wiki/Cholesky_decomposition" TargetMode="External"/><Relationship Id="rId903" Type="http://schemas.openxmlformats.org/officeDocument/2006/relationships/hyperlink" Target="https://en.wikipedia.org/wiki/Conjugate_transpose" TargetMode="External"/><Relationship Id="rId875" Type="http://schemas.openxmlformats.org/officeDocument/2006/relationships/hyperlink" Target="https://en.wikipedia.org/wiki/Consistent_and_inconsistent_equations" TargetMode="External"/><Relationship Id="rId785" Type="http://schemas.openxmlformats.org/officeDocument/2006/relationships/hyperlink" Target="https://en.wikipedia.org/wiki/Coordinate_vector" TargetMode="External"/><Relationship Id="rId831" Type="http://schemas.openxmlformats.org/officeDocument/2006/relationships/hyperlink" Target="https://en.wikipedia.org/wiki/Cosine_similarity" TargetMode="External"/><Relationship Id="rId859" Type="http://schemas.openxmlformats.org/officeDocument/2006/relationships/hyperlink" Target="https://en.wikipedia.org/wiki/Definite_matrix" TargetMode="External"/><Relationship Id="rId865" Type="http://schemas.openxmlformats.org/officeDocument/2006/relationships/hyperlink" Target="https://en.wikipedia.org/wiki/Design_matrix" TargetMode="External"/><Relationship Id="rId863" Type="http://schemas.openxmlformats.org/officeDocument/2006/relationships/hyperlink" Target="https://en.wikipedia.org/wiki/Determinant" TargetMode="External"/><Relationship Id="rId841" Type="http://schemas.openxmlformats.org/officeDocument/2006/relationships/hyperlink" Target="https://en.wikipedia.org/wiki/Diagonal_matrix" TargetMode="External"/><Relationship Id="rId893" Type="http://schemas.openxmlformats.org/officeDocument/2006/relationships/hyperlink" Target="https://en.wikipedia.org/wiki/Diagonalizable_matrix" TargetMode="External"/><Relationship Id="rId803" Type="http://schemas.openxmlformats.org/officeDocument/2006/relationships/hyperlink" Target="https://en.wikipedia.org/wiki/Direct_sum" TargetMode="External"/><Relationship Id="rId33" Type="http://schemas.openxmlformats.org/officeDocument/2006/relationships/hyperlink" Target="https://en.wikipedia.org/wiki/Dot_product#Dyadics_and_matrices" TargetMode="External"/><Relationship Id="rId855" Type="http://schemas.openxmlformats.org/officeDocument/2006/relationships/hyperlink" Target="https://en.wikipedia.org/wiki/Eigendecomposition_of_a_matrix" TargetMode="External"/><Relationship Id="rId889" Type="http://schemas.openxmlformats.org/officeDocument/2006/relationships/hyperlink" Target="https://en.wikipedia.org/wiki/Eigenvalues_and_eigenvectors" TargetMode="External"/><Relationship Id="rId733" Type="http://schemas.openxmlformats.org/officeDocument/2006/relationships/hyperlink" Target="https://en.wikipedia.org/wiki/Euclidean_distance" TargetMode="External"/><Relationship Id="rId729" Type="http://schemas.openxmlformats.org/officeDocument/2006/relationships/hyperlink" Target="https://en.wikipedia.org/wiki/Euclidean_vector" TargetMode="External"/><Relationship Id="rId853" Type="http://schemas.openxmlformats.org/officeDocument/2006/relationships/hyperlink" Target="https://en.wikipedia.org/wiki/Frobenius_norm" TargetMode="External"/><Relationship Id="rId811" Type="http://schemas.openxmlformats.org/officeDocument/2006/relationships/hyperlink" Target="https://en.wikipedia.org/wiki/Fundamental_theorem_of_linear_algebra" TargetMode="External"/><Relationship Id="rId871" Type="http://schemas.openxmlformats.org/officeDocument/2006/relationships/hyperlink" Target="https://en.wikipedia.org/wiki/Generalized_inverse" TargetMode="External"/><Relationship Id="rId835" Type="http://schemas.openxmlformats.org/officeDocument/2006/relationships/hyperlink" Target="https://en.wikipedia.org/wiki/Gram%E2%80%93Schmidt_process" TargetMode="External"/><Relationship Id="rId789" Type="http://schemas.openxmlformats.org/officeDocument/2006/relationships/hyperlink" Target="https://en.wikipedia.org/wiki/Gram_matrix" TargetMode="External"/><Relationship Id="rId797" Type="http://schemas.openxmlformats.org/officeDocument/2006/relationships/hyperlink" Target="https://en.wikipedia.org/wiki/Half-space_(geometry)" TargetMode="External"/><Relationship Id="rId905" Type="http://schemas.openxmlformats.org/officeDocument/2006/relationships/hyperlink" Target="https://en.wikipedia.org/wiki/Hermitian_matrix" TargetMode="External"/><Relationship Id="rId769" Type="http://schemas.openxmlformats.org/officeDocument/2006/relationships/hyperlink" Target="https://en.wikipedia.org/wiki/Hyperplane" TargetMode="External"/><Relationship Id="rId845" Type="http://schemas.openxmlformats.org/officeDocument/2006/relationships/hyperlink" Target="https://en.wikipedia.org/wiki/Idempotent_matrix" TargetMode="External"/><Relationship Id="rId757" Type="http://schemas.openxmlformats.org/officeDocument/2006/relationships/hyperlink" Target="https://en.wikipedia.org/wiki/Identity_matrix" TargetMode="External"/><Relationship Id="rId813" Type="http://schemas.openxmlformats.org/officeDocument/2006/relationships/hyperlink" Target="https://en.wikipedia.org/wiki/Inner_product_space" TargetMode="External"/><Relationship Id="rId843" Type="http://schemas.openxmlformats.org/officeDocument/2006/relationships/hyperlink" Target="https://en.wikipedia.org/wiki/Invertible_matrix" TargetMode="External"/><Relationship Id="rId885" Type="http://schemas.openxmlformats.org/officeDocument/2006/relationships/hyperlink" Target="https://en.wikipedia.org/wiki/LU_decomposition" TargetMode="External"/><Relationship Id="rId881" Type="http://schemas.openxmlformats.org/officeDocument/2006/relationships/hyperlink" Target="https://en.wikipedia.org/wiki/Least_squares" TargetMode="External"/><Relationship Id="rId32" Type="http://schemas.openxmlformats.org/officeDocument/2006/relationships/hyperlink" Target="https://en.wikipedia.org/wiki/Linear_combination" TargetMode="External"/><Relationship Id="rId773" Type="http://schemas.openxmlformats.org/officeDocument/2006/relationships/hyperlink" Target="https://en.wikipedia.org/wiki/Linear_independence" TargetMode="External"/><Relationship Id="rId761" Type="http://schemas.openxmlformats.org/officeDocument/2006/relationships/hyperlink" Target="https://en.wikipedia.org/wiki/Linear_map" TargetMode="External"/><Relationship Id="rId781" Type="http://schemas.openxmlformats.org/officeDocument/2006/relationships/hyperlink" Target="https://en.wikipedia.org/wiki/Linear_span" TargetMode="External"/><Relationship Id="rId779" Type="http://schemas.openxmlformats.org/officeDocument/2006/relationships/hyperlink" Target="https://en.wikipedia.org/wiki/Linear_subspace" TargetMode="External"/><Relationship Id="rId827" Type="http://schemas.openxmlformats.org/officeDocument/2006/relationships/hyperlink" Target="https://en.wikipedia.org/wiki/Lp_space" TargetMode="External"/><Relationship Id="rId755" Type="http://schemas.openxmlformats.org/officeDocument/2006/relationships/hyperlink" Target="https://en.wikipedia.org/wiki/Main_diagonal" TargetMode="External"/><Relationship Id="rId739" Type="http://schemas.openxmlformats.org/officeDocument/2006/relationships/hyperlink" Target="https://en.wikipedia.org/wiki/Matrix_(mathematics)" TargetMode="External"/><Relationship Id="rId747" Type="http://schemas.openxmlformats.org/officeDocument/2006/relationships/hyperlink" Target="https://en.wikipedia.org/wiki/Matrix_addition" TargetMode="External"/><Relationship Id="rId751" Type="http://schemas.openxmlformats.org/officeDocument/2006/relationships/hyperlink" Target="https://en.wikipedia.org/wiki/Matrix_multiplication" TargetMode="External"/><Relationship Id="rId891" Type="http://schemas.openxmlformats.org/officeDocument/2006/relationships/hyperlink" Target="https://en.wikipedia.org/wiki/Matrix_similarity" TargetMode="External"/><Relationship Id="rId873" Type="http://schemas.openxmlformats.org/officeDocument/2006/relationships/hyperlink" Target="https://en.wikipedia.org/wiki/Moore%E2%80%93Penrose_inverse" TargetMode="External"/><Relationship Id="rId823" Type="http://schemas.openxmlformats.org/officeDocument/2006/relationships/hyperlink" Target="https://en.wikipedia.org/wiki/Norm_(mathematics)" TargetMode="External"/><Relationship Id="rId771" Type="http://schemas.openxmlformats.org/officeDocument/2006/relationships/hyperlink" Target="https://en.wikipedia.org/wiki/Normal_(geometry)" TargetMode="External"/><Relationship Id="rId883" Type="http://schemas.openxmlformats.org/officeDocument/2006/relationships/hyperlink" Target="https://en.wikipedia.org/wiki/Normal_equations" TargetMode="External"/><Relationship Id="rId809" Type="http://schemas.openxmlformats.org/officeDocument/2006/relationships/hyperlink" Target="https://en.wikipedia.org/wiki/Orthogonal_complement" TargetMode="External"/><Relationship Id="rId847" Type="http://schemas.openxmlformats.org/officeDocument/2006/relationships/hyperlink" Target="https://en.wikipedia.org/wiki/Orthogonal_matrix" TargetMode="External"/><Relationship Id="rId727" Type="http://schemas.openxmlformats.org/officeDocument/2006/relationships/hyperlink" Target="https://en.wikipedia.org/wiki/Orthogonality" TargetMode="External"/><Relationship Id="rId833" Type="http://schemas.openxmlformats.org/officeDocument/2006/relationships/hyperlink" Target="https://en.wikipedia.org/wiki/Orthonormal_basis" TargetMode="External"/><Relationship Id="rId837" Type="http://schemas.openxmlformats.org/officeDocument/2006/relationships/hyperlink" Target="https://en.wikipedia.org/wiki/Outer_product" TargetMode="External"/><Relationship Id="rId861" Type="http://schemas.openxmlformats.org/officeDocument/2006/relationships/hyperlink" Target="https://en.wikipedia.org/wiki/Paraboloid" TargetMode="External"/><Relationship Id="rId805" Type="http://schemas.openxmlformats.org/officeDocument/2006/relationships/hyperlink" Target="https://en.wikipedia.org/wiki/Projection_(linear_algebra)" TargetMode="External"/><Relationship Id="rId867" Type="http://schemas.openxmlformats.org/officeDocument/2006/relationships/hyperlink" Target="https://en.wikipedia.org/wiki/Projection_matrix" TargetMode="External"/><Relationship Id="rId819" Type="http://schemas.openxmlformats.org/officeDocument/2006/relationships/hyperlink" Target="https://en.wikipedia.org/wiki/Pythagorean_theorem" TargetMode="External"/><Relationship Id="rId849" Type="http://schemas.openxmlformats.org/officeDocument/2006/relationships/hyperlink" Target="https://en.wikipedia.org/wiki/Quadratic_form" TargetMode="External"/><Relationship Id="rId793" Type="http://schemas.openxmlformats.org/officeDocument/2006/relationships/hyperlink" Target="https://en.wikipedia.org/wiki/Rank%E2%80%93nullity_theorem" TargetMode="External"/><Relationship Id="rId775" Type="http://schemas.openxmlformats.org/officeDocument/2006/relationships/hyperlink" Target="https://en.wikipedia.org/wiki/Rank_(linear_algebra)" TargetMode="External"/><Relationship Id="rId799" Type="http://schemas.openxmlformats.org/officeDocument/2006/relationships/hyperlink" Target="https://en.wikipedia.org/wiki/Rank_factorization" TargetMode="External"/><Relationship Id="rId787" Type="http://schemas.openxmlformats.org/officeDocument/2006/relationships/hyperlink" Target="https://en.wikipedia.org/wiki/Row_and_column_spaces" TargetMode="External"/><Relationship Id="rId715" Type="http://schemas.openxmlformats.org/officeDocument/2006/relationships/hyperlink" Target="https://en.wikipedia.org/wiki/Row_and_column_vectors" TargetMode="External"/><Relationship Id="rId717" Type="http://schemas.openxmlformats.org/officeDocument/2006/relationships/hyperlink" Target="https://en.wikipedia.org/wiki/Scalar_(mathematics)" TargetMode="External"/><Relationship Id="rId749" Type="http://schemas.openxmlformats.org/officeDocument/2006/relationships/hyperlink" Target="https://en.wikipedia.org/wiki/Scalar_multiplication" TargetMode="External"/><Relationship Id="rId899" Type="http://schemas.openxmlformats.org/officeDocument/2006/relationships/hyperlink" Target="https://en.wikipedia.org/wiki/Schur_complement" TargetMode="External"/><Relationship Id="rId857" Type="http://schemas.openxmlformats.org/officeDocument/2006/relationships/hyperlink" Target="https://en.wikipedia.org/wiki/Singular_value_decomposition" TargetMode="External"/><Relationship Id="rId907" Type="http://schemas.openxmlformats.org/officeDocument/2006/relationships/hyperlink" Target="https://en.wikipedia.org/wiki/Skew-Hermitian_matrix" TargetMode="External"/><Relationship Id="rId753" Type="http://schemas.openxmlformats.org/officeDocument/2006/relationships/hyperlink" Target="https://en.wikipedia.org/wiki/Square_matrix" TargetMode="External"/><Relationship Id="rId725" Type="http://schemas.openxmlformats.org/officeDocument/2006/relationships/hyperlink" Target="https://en.wikipedia.org/wiki/Standard_basis" TargetMode="External"/><Relationship Id="rId839" Type="http://schemas.openxmlformats.org/officeDocument/2006/relationships/hyperlink" Target="https://en.wikipedia.org/wiki/Symmetric_matrix" TargetMode="External"/><Relationship Id="rId759" Type="http://schemas.openxmlformats.org/officeDocument/2006/relationships/hyperlink" Target="https://en.wikipedia.org/wiki/System_of_linear_equations" TargetMode="External"/><Relationship Id="rId741" Type="http://schemas.openxmlformats.org/officeDocument/2006/relationships/hyperlink" Target="https://en.wikipedia.org/wiki/Tensor" TargetMode="External"/><Relationship Id="rId851" Type="http://schemas.openxmlformats.org/officeDocument/2006/relationships/hyperlink" Target="https://en.wikipedia.org/wiki/Trace_(linear_algebra)" TargetMode="External"/><Relationship Id="rId763" Type="http://schemas.openxmlformats.org/officeDocument/2006/relationships/hyperlink" Target="https://en.wikipedia.org/wiki/Translation_(geometry)" TargetMode="External"/><Relationship Id="rId743" Type="http://schemas.openxmlformats.org/officeDocument/2006/relationships/hyperlink" Target="https://en.wikipedia.org/wiki/Transpose" TargetMode="External"/><Relationship Id="rId825" Type="http://schemas.openxmlformats.org/officeDocument/2006/relationships/hyperlink" Target="https://en.wikipedia.org/wiki/Triangle_inequality" TargetMode="External"/><Relationship Id="rId879" Type="http://schemas.openxmlformats.org/officeDocument/2006/relationships/hyperlink" Target="https://en.wikipedia.org/wiki/Triangular_matrix" TargetMode="External"/><Relationship Id="rId829" Type="http://schemas.openxmlformats.org/officeDocument/2006/relationships/hyperlink" Target="https://en.wikipedia.org/wiki/Uniform_norm" TargetMode="External"/><Relationship Id="rId731" Type="http://schemas.openxmlformats.org/officeDocument/2006/relationships/hyperlink" Target="https://en.wikipedia.org/wiki/Unit_vector" TargetMode="External"/><Relationship Id="rId745" Type="http://schemas.openxmlformats.org/officeDocument/2006/relationships/hyperlink" Target="https://en.wikipedia.org/wiki/Zero_matrix" TargetMode="External"/><Relationship Id="rId737" Type="http://schemas.openxmlformats.org/officeDocument/2006/relationships/hyperlink" Target="https://facultyweb.cs.wwu.edu/~hutchib2/video_lectures/data371/" TargetMode="External"/><Relationship Id="rId79" Type="http://schemas.openxmlformats.org/officeDocument/2006/relationships/hyperlink" Target="https://facultyweb.cs.wwu.edu/~hutchib2/video_lectures/data371/#linear_function_basics" TargetMode="External"/><Relationship Id="rId909" Type="http://schemas.openxmlformats.org/officeDocument/2006/relationships/hyperlink" Target="https://math.mit.edu/~gs/linearalgebra/" TargetMode="External"/><Relationship Id="rId14" Type="http://schemas.openxmlformats.org/officeDocument/2006/relationships/hyperlink" Target="https://morrison-lab.github.io/macros/notation-choices.html#sec-vector-mark" TargetMode="External"/><Relationship Id="rId47" Type="http://schemas.openxmlformats.org/officeDocument/2006/relationships/hyperlink" Target="https://morrison-lab.github.io/pds/expectation.html#def-expectation" TargetMode="External"/><Relationship Id="rId462" Type="http://schemas.openxmlformats.org/officeDocument/2006/relationships/hyperlink" Target="https://morrison-lab.github.io/rme/chapters/Linear-models-overview.html#sec-infer-LMs" TargetMode="External"/><Relationship Id="rId391" Type="http://schemas.openxmlformats.org/officeDocument/2006/relationships/hyperlink" Target="https://morrison-lab.github.io/sds/exploratory-descriptive.html#def-pearson-r" TargetMode="External"/><Relationship Id="rId817" Type="http://schemas.openxmlformats.org/officeDocument/2006/relationships/hyperlink" Target="https://ucla-biostat-216.github.io/2024fall/slides/02-vector/02-vector.html" TargetMode="External"/><Relationship Id="rId765" Type="http://schemas.openxmlformats.org/officeDocument/2006/relationships/hyperlink" Target="https://ucla-biostat-216.github.io/2024fall/slides/03-matrix/03-matrix.html" TargetMode="External"/><Relationship Id="rId777" Type="http://schemas.openxmlformats.org/officeDocument/2006/relationships/hyperlink" Target="https://ucla-biostat-216.github.io/2024fall/slides/04-vecsp/04-vecsp.html" TargetMode="External"/><Relationship Id="rId791" Type="http://schemas.openxmlformats.org/officeDocument/2006/relationships/hyperlink" Target="https://ucla-biostat-216.github.io/2024fall/slides/05-rank/05-rank.html" TargetMode="External"/><Relationship Id="rId801" Type="http://schemas.openxmlformats.org/officeDocument/2006/relationships/hyperlink" Target="https://ucla-biostat-216.github.io/2024fall/slides/06-orthproj/06-orthproj.html" TargetMode="External"/><Relationship Id="rId869" Type="http://schemas.openxmlformats.org/officeDocument/2006/relationships/hyperlink" Target="https://ucla-biostat-216.github.io/2024fall/slides/07-matinv/07-matinv.html" TargetMode="External"/><Relationship Id="rId877" Type="http://schemas.openxmlformats.org/officeDocument/2006/relationships/hyperlink" Target="https://ucla-biostat-216.github.io/2024fall/slides/08-ls/08-ls.html" TargetMode="External"/><Relationship Id="rId887" Type="http://schemas.openxmlformats.org/officeDocument/2006/relationships/hyperlink" Target="https://ucla-biostat-216.github.io/2024fall/slides/10-eig/10-eig.html" TargetMode="External"/><Relationship Id="rId895" Type="http://schemas.openxmlformats.org/officeDocument/2006/relationships/hyperlink" Target="https://ucla-biostat-216.github.io/2024fall/slides/11-pd/11-pd.html" TargetMode="External"/><Relationship Id="rId916" Type="http://schemas.openxmlformats.org/officeDocument/2006/relationships/hyperlink" Target="https://web.stanford.edu/class/ee278/lectures.html" TargetMode="External"/><Relationship Id="rId81" Type="http://schemas.openxmlformats.org/officeDocument/2006/relationships/hyperlink" Target="https://wwu.instructure.com/courses/1906010/modules#module_3922392" TargetMode="External"/><Relationship Id="rId735" Type="http://schemas.openxmlformats.org/officeDocument/2006/relationships/hyperlink" Target="https://www.deeplearningbook.org/" TargetMode="External"/><Relationship Id="rId721" Type="http://schemas.openxmlformats.org/officeDocument/2006/relationships/hyperlink" Target="https://www.mosaic-web.org" TargetMode="External"/><Relationship Id="rId807" Type="http://schemas.openxmlformats.org/officeDocument/2006/relationships/hyperlink" Target="https://www.routledge.com/Linear-Algebra-and-Matrix-Analysis-for-Statistics/Banerjee-Roy/p/book/9781420095388" TargetMode="External"/><Relationship Id="rId154" Type="http://schemas.openxmlformats.org/officeDocument/2006/relationships/hyperlink" Target="https://www.youtube.com/playlist?list=PLZHQObOWTQDPD3MizzM2xVFitgF8hE_ab" TargetMode="External"/><Relationship Id="rId538" Type="http://schemas.openxmlformats.org/officeDocument/2006/relationships/hyperlink" Target="https://www.youtube.com/watch?v=Ip3X9LOh2dk" TargetMode="External"/><Relationship Id="rId156" Type="http://schemas.openxmlformats.org/officeDocument/2006/relationships/hyperlink" Target="https://www.youtube.com/watch?v=LyGKycYT2v0" TargetMode="External"/><Relationship Id="rId495" Type="http://schemas.openxmlformats.org/officeDocument/2006/relationships/hyperlink" Target="https://www.youtube.com/watch?v=PFDu9oVAE-g" TargetMode="External"/><Relationship Id="rId155" Type="http://schemas.openxmlformats.org/officeDocument/2006/relationships/hyperlink" Target="https://www.youtube.com/watch?v=kYB8IZa5AuE" TargetMode="External"/><Relationship Id="rId914" Type="http://schemas.openxmlformats.org/officeDocument/2006/relationships/hyperlink" Target="https://www2.imm.dtu.dk/pubdb/edoc/imm3274.pdf" TargetMode="External"/><Relationship Id="rId124" Type="http://schemas.openxmlformats.org/officeDocument/2006/relationships/hyperlink" Target="indicator-functions.qmd#def-kronecker-delta" TargetMode="External"/><Relationship Id="rId713" Type="http://schemas.openxmlformats.org/officeDocument/2006/relationships/hyperlink" Target="linear-algebra-diagonalization.qmd" TargetMode="External"/><Relationship Id="rId712" Type="http://schemas.openxmlformats.org/officeDocument/2006/relationships/hyperlink" Target="linear-algebra-projections.qmd" TargetMode="External"/><Relationship Id="rId16" Type="http://schemas.openxmlformats.org/officeDocument/2006/relationships/hyperlink" Target="number-systems.qmd#def-integers" TargetMode="External"/><Relationship Id="rId11" Type="http://schemas.openxmlformats.org/officeDocument/2006/relationships/hyperlink" Target="number-systems.qmd#def-real-numbers" TargetMode="External"/><Relationship Id="rId211" Type="http://schemas.openxmlformats.org/officeDocument/2006/relationships/hyperlink" Target="proof-writing.qmd#def-proof" TargetMode="External"/><Relationship Id="rId146" Type="http://schemas.openxmlformats.org/officeDocument/2006/relationships/hyperlink" Target="proof-writing.qmd#def-proof-by-induction" TargetMode="External"/><Relationship Id="rId218" Type="http://schemas.openxmlformats.org/officeDocument/2006/relationships/hyperlink" Target="proof-writing.qmd#def-theorem" TargetMode="External"/><Relationship Id="rId461" Type="http://schemas.openxmlformats.org/officeDocument/2006/relationships/hyperlink" Target="vector-calculus.qmd" TargetMode="External"/><Relationship Id="rId80"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2026-10-19T19:17:01Z</dcterms:created>
  <dcterms:modified xsi:type="dcterms:W3CDTF">2026-10-19T19:17:01Z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sl">
    <vt:lpwstr>latex-macros/citations/numeric-author.csl</vt:lpwstr>
  </property>
  <property fmtid="{D5CDD505-2E9C-101B-9397-08002B2CF9AE}" pid="6" name="custom-callout">
    <vt:lpwstr/>
  </property>
  <property fmtid="{D5CDD505-2E9C-101B-9397-08002B2CF9AE}" pid="7" name="date">
    <vt:lpwstr>Last modified: 2026-10-19 11:35:40 (PDT)</vt:lpwstr>
  </property>
  <property fmtid="{D5CDD505-2E9C-101B-9397-08002B2CF9AE}" pid="8" name="date-format">
    <vt:lpwstr>[Last modified:] YYYY-MM-DD HH:mm:ss (z)</vt:lpwstr>
  </property>
  <property fmtid="{D5CDD505-2E9C-101B-9397-08002B2CF9AE}" pid="9" name="editor">
    <vt:lpwstr/>
  </property>
  <property fmtid="{D5CDD505-2E9C-101B-9397-08002B2CF9AE}" pid="10" name="editor_option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knitr">
    <vt:lpwstr/>
  </property>
  <property fmtid="{D5CDD505-2E9C-101B-9397-08002B2CF9AE}" pid="15" name="labels">
    <vt:lpwstr/>
  </property>
  <property fmtid="{D5CDD505-2E9C-101B-9397-08002B2CF9AE}" pid="16" name="number-depth">
    <vt:lpwstr>3</vt:lpwstr>
  </property>
  <property fmtid="{D5CDD505-2E9C-101B-9397-08002B2CF9AE}" pid="17" name="page-xrefs">
    <vt:lpwstr/>
  </property>
  <property fmtid="{D5CDD505-2E9C-101B-9397-08002B2CF9AE}" pid="18" name="page-xrefs-math">
    <vt:lpwstr/>
  </property>
  <property fmtid="{D5CDD505-2E9C-101B-9397-08002B2CF9AE}" pid="19" name="toc-title">
    <vt:lpwstr>Table of contents</vt:lpwstr>
  </property>
</Properties>
</file>