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16:40:30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5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del w:id="3" w:author="PR Preview" w:date="2026-01-01T00:00:00Z">
        <w:r>
          <w:delText xml:space="preserve">The element</w:delText>
        </w:r>
      </w:del>
      <w:del w:id="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is called the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rPr>
            <w:b/>
            <w:bCs/>
          </w:rPr>
          <w:delText xml:space="preserve">argument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(or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rPr>
            <w:b/>
            <w:bCs/>
          </w:rPr>
          <w:delText xml:space="preserve">input</w:delText>
        </w:r>
      </w:del>
      <w:del w:id="13" w:author="PR Preview" w:date="2026-01-01T00:00:00Z">
        <w:r>
          <w:delText xml:space="preserve">) to</w:delText>
        </w:r>
      </w:del>
      <w:del w:id="14" w:author="PR Preview" w:date="2026-01-01T00:00:00Z">
        <w:r>
          <w:delText xml:space="preserve"> </w:delText>
        </w:r>
      </w:del>
      <m:oMath>
        <m:r>
          <m:t>f</m:t>
        </m:r>
      </m:oMath>
      <w:del w:id="15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1"/>
        </w:numPr>
      </w:pPr>
      <w:del w:id="16" w:author="PR Preview" w:date="2026-01-01T00:00:00Z">
        <w:r>
          <w:delText xml:space="preserve">The assigned element</w:delText>
        </w:r>
      </w:del>
      <w:del w:id="1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is called the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rPr>
            <w:b/>
            <w:bCs/>
          </w:rPr>
          <w:delText xml:space="preserve">value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(or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rPr>
            <w:b/>
            <w:bCs/>
          </w:rPr>
          <w:delText xml:space="preserve">output</w:delText>
        </w:r>
      </w:del>
      <w:del w:id="26" w:author="PR Preview" w:date="2026-01-01T00:00:00Z">
        <w:r>
          <w:delText xml:space="preserve">) of</w:delText>
        </w:r>
      </w:del>
      <w:del w:id="27" w:author="PR Preview" w:date="2026-01-01T00:00:00Z">
        <w:r>
          <w:delText xml:space="preserve"> </w:delText>
        </w:r>
      </w:del>
      <m:oMath>
        <m:r>
          <m:t>f</m:t>
        </m:r>
      </m:oMath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at</w:delText>
        </w:r>
      </w:del>
      <w:del w:id="30" w:author="PR Preview" w:date="2026-01-01T00:00:00Z">
        <w:r>
          <w:delText xml:space="preserve"> </w:delText>
        </w:r>
      </w:del>
      <m:oMath>
        <m:r>
          <m:t>a</m:t>
        </m:r>
      </m:oMath>
      <w:del w:id="31" w:author="PR Preview" w:date="2026-01-01T00:00:00Z">
        <w:r>
          <w:delText xml:space="preserve">.</w:delText>
        </w:r>
      </w:del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del w:id="32" w:author="PR Preview" w:date="2026-01-01T00:00:00Z">
        <w:r>
          <w:rPr>
            <w:b/>
            <w:bCs/>
          </w:rPr>
          <w:delText xml:space="preserve">Definition 2 (Relation)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A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rPr>
            <w:b/>
            <w:bCs/>
          </w:rPr>
          <w:delText xml:space="preserve">relation</w:delText>
        </w:r>
      </w:del>
      <w:del w:id="37" w:author="PR Preview" w:date="2026-01-01T00:00:00Z">
        <w:r>
          <w:delText xml:space="preserve"> </w:delText>
        </w:r>
      </w:del>
      <m:oMath>
        <m:r>
          <m:rPr>
            <m:sty m:val="p"/>
          </m:rPr>
          <m:t>∼</m:t>
        </m:r>
      </m:oMath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on a set</w:delText>
        </w:r>
      </w:del>
      <w:del w:id="40" w:author="PR Preview" w:date="2026-01-01T00:00:00Z">
        <w:r>
          <w:delText xml:space="preserve"> </w:delText>
        </w:r>
      </w:del>
      <m:oMath>
        <m:r>
          <m:t>S</m:t>
        </m:r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is a rule that,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for each</w:delText>
        </w:r>
      </w:del>
      <w:del w:id="45" w:author="PR Preview" w:date="2026-01-01T00:00:00Z">
        <w:r>
          <w:delText xml:space="preserve"> </w:delText>
        </w:r>
      </w:del>
      <w:hyperlink r:id="rId16">
        <w:del w:id="46" w:author="PR Preview" w:date="2026-01-01T00:00:00Z">
          <w:r>
            <w:rPr>
              <w:rStyle w:val="Hyperlink"/>
            </w:rPr>
            <w:delText xml:space="preserve">ordered pair</w:delText>
          </w:r>
        </w:del>
      </w:hyperlink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of elements</w:delText>
        </w:r>
      </w:del>
      <w:del w:id="4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del w:id="50" w:author="PR Preview" w:date="2026-01-01T00:00:00Z">
        <w:r>
          <w:delText xml:space="preserve">,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says whether</w:delText>
        </w:r>
      </w:del>
      <w:del w:id="5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∼</m:t>
        </m:r>
        <m:r>
          <m:t>b</m:t>
        </m:r>
      </m:oMath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holds (</w:delText>
        </w:r>
      </w:del>
      <w:del w:id="56" w:author="PR Preview" w:date="2026-01-01T00:00:00Z">
        <w:r>
          <w:delText xml:space="preserve">“</w:delText>
        </w:r>
      </w:del>
      <m:oMath>
        <m:r>
          <m:t>a</m:t>
        </m:r>
      </m:oMath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is related to</w:delText>
        </w:r>
      </w:del>
      <w:del w:id="59" w:author="PR Preview" w:date="2026-01-01T00:00:00Z">
        <w:r>
          <w:delText xml:space="preserve"> </w:delText>
        </w:r>
      </w:del>
      <m:oMath>
        <m:r>
          <m:t>b</m:t>
        </m:r>
      </m:oMath>
      <w:del w:id="60" w:author="PR Preview" w:date="2026-01-01T00:00:00Z">
        <w:r>
          <w:delText xml:space="preserve">”</w:delText>
        </w:r>
      </w:del>
      <w:del w:id="61" w:author="PR Preview" w:date="2026-01-01T00:00:00Z">
        <w:r>
          <w:delText xml:space="preserve">).</w:delText>
        </w:r>
      </w:del>
    </w:p>
    <w:p>
      <w:pPr>
        <w:pStyle w:val="BodyText"/>
      </w:pPr>
      <w:del w:id="62" w:author="PR Preview" w:date="2026-01-01T00:00:00Z">
        <w:r>
          <w:rPr>
            <w:b/>
            <w:bCs/>
          </w:rPr>
          <w:delText xml:space="preserve">Example 2 (Relations on the real numbers)</w:delText>
        </w:r>
      </w:del>
      <w:del w:id="63" w:author="PR Preview" w:date="2026-01-01T00:00:00Z">
        <w:r>
          <w:delText xml:space="preserve"> </w:delText>
        </w:r>
      </w:del>
      <m:oMath>
        <m:r>
          <m:rPr>
            <m:sty m:val="p"/>
          </m:rPr>
          <m:t>=</m:t>
        </m:r>
      </m:oMath>
      <w:del w:id="64" w:author="PR Preview" w:date="2026-01-01T00:00:00Z">
        <w:r>
          <w:delText xml:space="preserve">,</w:delText>
        </w:r>
      </w:del>
      <w:del w:id="65" w:author="PR Preview" w:date="2026-01-01T00:00:00Z">
        <w:r>
          <w:delText xml:space="preserve"> </w:delText>
        </w:r>
      </w:del>
      <m:oMath>
        <m:r>
          <m:rPr>
            <m:sty m:val="p"/>
          </m:rPr>
          <m:t>&lt;</m:t>
        </m:r>
      </m:oMath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and</w:delText>
        </w:r>
      </w:del>
      <w:del w:id="68" w:author="PR Preview" w:date="2026-01-01T00:00:00Z">
        <w:r>
          <w:delText xml:space="preserve"> </w:delText>
        </w:r>
      </w:del>
      <m:oMath>
        <m:r>
          <m:rPr>
            <m:sty m:val="p"/>
          </m:rPr>
          <m:t>≤</m:t>
        </m:r>
      </m:oMath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are relations on</w:delText>
        </w:r>
      </w:del>
      <w:del w:id="71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72" w:author="PR Preview" w:date="2026-01-01T00:00:00Z">
        <w:r>
          <w:delText xml:space="preserve">.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For</w:delText>
        </w:r>
      </w:del>
      <w:del w:id="75" w:author="PR Preview" w:date="2026-01-01T00:00:00Z">
        <w:r>
          <w:delText xml:space="preserve"> </w:delText>
        </w:r>
      </w:del>
      <m:oMath>
        <m:r>
          <m:rPr>
            <m:sty m:val="p"/>
          </m:rPr>
          <m:t>&lt;</m:t>
        </m:r>
      </m:oMath>
      <w:del w:id="76" w:author="PR Preview" w:date="2026-01-01T00:00:00Z">
        <w:r>
          <w:delText xml:space="preserve">, the pair</w:delText>
        </w:r>
      </w:del>
      <w:del w:id="7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is related, since</w:delText>
        </w:r>
      </w:del>
      <w:del w:id="80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&lt;</m:t>
        </m:r>
        <m:r>
          <m:t>5</m:t>
        </m:r>
      </m:oMath>
      <w:del w:id="81" w:author="PR Preview" w:date="2026-01-01T00:00:00Z">
        <w:r>
          <w:delText xml:space="preserve">,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but the pair</w:delText>
        </w:r>
      </w:del>
      <w:del w:id="8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is not, since</w:delText>
        </w:r>
      </w:del>
      <w:del w:id="87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&lt;</m:t>
        </m:r>
        <m:r>
          <m:t>2</m:t>
        </m:r>
      </m:oMath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is false: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the order of the pair matters.</w:delText>
        </w:r>
      </w:del>
    </w:p>
    <w:p>
      <w:pPr>
        <w:pStyle w:val="BodyText"/>
      </w:pPr>
      <w:del w:id="92" w:author="PR Preview" w:date="2026-01-01T00:00:00Z">
        <w:r>
          <w:rPr>
            <w:b/>
            <w:bCs/>
          </w:rPr>
          <w:delText xml:space="preserve">Definition 3 (Domain)</w:delText>
        </w:r>
      </w:del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The</w:delText>
        </w:r>
      </w:del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rPr>
            <w:b/>
            <w:bCs/>
          </w:rPr>
          <w:delText xml:space="preserve">domain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of a</w:delText>
        </w:r>
      </w:del>
      <w:del w:id="99" w:author="PR Preview" w:date="2026-01-01T00:00:00Z">
        <w:r>
          <w:delText xml:space="preserve"> </w:delText>
        </w:r>
      </w:del>
      <w:hyperlink w:anchor="def-function">
        <w:del w:id="100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0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is the set</w:delText>
        </w:r>
      </w:del>
      <w:del w:id="104" w:author="PR Preview" w:date="2026-01-01T00:00:00Z">
        <w:r>
          <w:delText xml:space="preserve"> </w:delText>
        </w:r>
      </w:del>
      <m:oMath>
        <m:r>
          <m:t>A</m:t>
        </m:r>
      </m:oMath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of elements that</w:delText>
        </w:r>
      </w:del>
      <w:del w:id="107" w:author="PR Preview" w:date="2026-01-01T00:00:00Z">
        <w:r>
          <w:delText xml:space="preserve"> </w:delText>
        </w:r>
      </w:del>
      <m:oMath>
        <m:r>
          <m:t>f</m:t>
        </m:r>
      </m:oMath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assigns values to.</w:delText>
        </w:r>
      </w:del>
    </w:p>
    <w:p>
      <w:pPr>
        <w:pStyle w:val="BodyText"/>
      </w:pPr>
      <w:del w:id="110" w:author="PR Preview" w:date="2026-01-01T00:00:00Z">
        <w:r>
          <w:rPr>
            <w:b/>
            <w:bCs/>
          </w:rPr>
          <w:delText xml:space="preserve">Definition 4 (Codomain)</w:delText>
        </w:r>
      </w:del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The</w:delText>
        </w:r>
      </w:del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rPr>
            <w:b/>
            <w:bCs/>
          </w:rPr>
          <w:delText xml:space="preserve">codomain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of a</w:delText>
        </w:r>
      </w:del>
      <w:del w:id="117" w:author="PR Preview" w:date="2026-01-01T00:00:00Z">
        <w:r>
          <w:delText xml:space="preserve"> </w:delText>
        </w:r>
      </w:del>
      <w:hyperlink w:anchor="def-function">
        <w:del w:id="118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1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is the set</w:delText>
        </w:r>
      </w:del>
      <w:del w:id="122" w:author="PR Preview" w:date="2026-01-01T00:00:00Z">
        <w:r>
          <w:delText xml:space="preserve"> </w:delText>
        </w:r>
      </w:del>
      <m:oMath>
        <m:r>
          <m:t>B</m:t>
        </m:r>
      </m:oMath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that its values are required to lie in.</w:delText>
        </w:r>
      </w:del>
    </w:p>
    <w:p>
      <w:pPr>
        <w:pStyle w:val="BodyText"/>
      </w:pPr>
      <w:del w:id="125" w:author="PR Preview" w:date="2026-01-01T00:00:00Z">
        <w:r>
          <w:rPr>
            <w:b/>
            <w:bCs/>
          </w:rPr>
          <w:delText xml:space="preserve">Definition 5 (Image)</w:delText>
        </w:r>
      </w:del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The</w:delText>
        </w:r>
      </w:del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rPr>
            <w:b/>
            <w:bCs/>
          </w:rPr>
          <w:delText xml:space="preserve">image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of a</w:delText>
        </w:r>
      </w:del>
      <w:del w:id="132" w:author="PR Preview" w:date="2026-01-01T00:00:00Z">
        <w:r>
          <w:delText xml:space="preserve"> </w:delText>
        </w:r>
      </w:del>
      <w:hyperlink w:anchor="def-function">
        <w:del w:id="133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3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is the set of values that</w:delText>
        </w:r>
      </w:del>
      <w:del w:id="137" w:author="PR Preview" w:date="2026-01-01T00:00:00Z">
        <w:r>
          <w:delText xml:space="preserve"> </w:delText>
        </w:r>
      </w:del>
      <m:oMath>
        <m:r>
          <m:t>f</m:t>
        </m:r>
      </m:oMath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actually takes:</w:delText>
        </w:r>
      </w:del>
    </w:p>
    <w:p>
      <w:pPr>
        <w:pStyle w:val="BodyText"/>
      </w:pPr>
      <w:ins w:id="140" w:author="PR Preview" w:date="2026-01-01T00:00:00Z">
        <w:r>
          <w:rPr>
            <w:b/>
            <w:bCs/>
          </w:rPr>
          <w:t xml:space="preserve">Definition 2 (Argument (input))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An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rPr>
            <w:b/>
            <w:bCs/>
          </w:rPr>
          <w:t xml:space="preserve">argument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(or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rPr>
            <w:b/>
            <w:bCs/>
          </w:rPr>
          <w:t xml:space="preserve">input</w:t>
        </w:r>
      </w:ins>
      <w:ins w:id="149" w:author="PR Preview" w:date="2026-01-01T00:00:00Z">
        <w:r>
          <w:t xml:space="preserve">) of a</w:t>
        </w:r>
      </w:ins>
      <w:ins w:id="150" w:author="PR Preview" w:date="2026-01-01T00:00:00Z">
        <w:r>
          <w:t xml:space="preserve"> </w:t>
        </w:r>
      </w:ins>
      <w:hyperlink w:anchor="def-function">
        <w:ins w:id="151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5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is an element</w:t>
        </w:r>
      </w:ins>
      <w:ins w:id="15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that</w:t>
        </w:r>
      </w:ins>
      <w:ins w:id="158" w:author="PR Preview" w:date="2026-01-01T00:00:00Z">
        <w:r>
          <w:t xml:space="preserve"> </w:t>
        </w:r>
      </w:ins>
      <m:oMath>
        <m:r>
          <m:t>f</m:t>
        </m:r>
      </m:oMath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is applied to.</w:t>
        </w:r>
      </w:ins>
    </w:p>
    <w:bookmarkEnd w:id="12"/>
    <w:bookmarkStart w:id="13" w:name="exm-argument"/>
    <w:p>
      <w:pPr>
        <w:pStyle w:val="BodyText"/>
      </w:pPr>
      <w:ins w:id="161" w:author="PR Preview" w:date="2026-01-01T00:00:00Z">
        <w:r>
          <w:rPr>
            <w:b/>
            <w:bCs/>
          </w:rPr>
          <w:t xml:space="preserve">Example 2 (Arguments of doubling a die roll)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For the function</w:t>
        </w:r>
      </w:ins>
      <w:ins w:id="16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in</w:t>
        </w:r>
      </w:ins>
      <w:ins w:id="167" w:author="PR Preview" w:date="2026-01-01T00:00:00Z">
        <w:r>
          <w:t xml:space="preserve"> </w:t>
        </w:r>
      </w:ins>
      <w:hyperlink w:anchor="exm-function">
        <w:ins w:id="168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169" w:author="PR Preview" w:date="2026-01-01T00:00:00Z">
        <w:r>
          <w:t xml:space="preserve">,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the roll</w:t>
        </w:r>
      </w:ins>
      <w:ins w:id="172" w:author="PR Preview" w:date="2026-01-01T00:00:00Z">
        <w:r>
          <w:t xml:space="preserve"> </w:t>
        </w:r>
      </w:ins>
      <m:oMath>
        <m:r>
          <m:t>3</m:t>
        </m:r>
      </m:oMath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is an argument of</w:t>
        </w:r>
      </w:ins>
      <w:ins w:id="175" w:author="PR Preview" w:date="2026-01-01T00:00:00Z">
        <w:r>
          <w:t xml:space="preserve"> </w:t>
        </w:r>
      </w:ins>
      <m:oMath>
        <m:r>
          <m:t>f</m:t>
        </m:r>
      </m:oMath>
      <w:ins w:id="176" w:author="PR Preview" w:date="2026-01-01T00:00:00Z">
        <w:r>
          <w:t xml:space="preserve">,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because</w:t>
        </w:r>
      </w:ins>
      <w:ins w:id="179" w:author="PR Preview" w:date="2026-01-01T00:00:00Z">
        <w:r>
          <w:t xml:space="preserve"> </w:t>
        </w:r>
      </w:ins>
      <m:oMath>
        <m:r>
          <m:t>f</m:t>
        </m:r>
      </m:oMath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can be applied to it.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The number</w:t>
        </w:r>
      </w:ins>
      <w:ins w:id="184" w:author="PR Preview" w:date="2026-01-01T00:00:00Z">
        <w:r>
          <w:t xml:space="preserve"> </w:t>
        </w:r>
      </w:ins>
      <m:oMath>
        <m:r>
          <m:t>7</m:t>
        </m:r>
      </m:oMath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is not an argument of</w:t>
        </w:r>
      </w:ins>
      <w:ins w:id="187" w:author="PR Preview" w:date="2026-01-01T00:00:00Z">
        <w:r>
          <w:t xml:space="preserve"> </w:t>
        </w:r>
      </w:ins>
      <m:oMath>
        <m:r>
          <m:t>f</m:t>
        </m:r>
      </m:oMath>
      <w:ins w:id="188" w:author="PR Preview" w:date="2026-01-01T00:00:00Z">
        <w:r>
          <w:t xml:space="preserve">,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because it is not an element of</w:t>
        </w:r>
      </w:ins>
      <w:ins w:id="19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92" w:author="PR Preview" w:date="2026-01-01T00:00:00Z">
        <w:r>
          <w:t xml:space="preserve">.</w:t>
        </w:r>
      </w:ins>
    </w:p>
    <w:bookmarkEnd w:id="13"/>
    <w:bookmarkStart w:id="14" w:name="def-value"/>
    <w:p>
      <w:pPr>
        <w:pStyle w:val="BodyText"/>
      </w:pPr>
      <w:ins w:id="193" w:author="PR Preview" w:date="2026-01-01T00:00:00Z">
        <w:r>
          <w:rPr>
            <w:b/>
            <w:bCs/>
          </w:rPr>
          <w:t xml:space="preserve">Definition 3 (Value (output))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The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rPr>
            <w:b/>
            <w:bCs/>
          </w:rPr>
          <w:t xml:space="preserve">value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(or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rPr>
            <w:b/>
            <w:bCs/>
          </w:rPr>
          <w:t xml:space="preserve">output</w:t>
        </w:r>
      </w:ins>
      <w:ins w:id="202" w:author="PR Preview" w:date="2026-01-01T00:00:00Z">
        <w:r>
          <w:t xml:space="preserve">) of a</w:t>
        </w:r>
      </w:ins>
      <w:ins w:id="203" w:author="PR Preview" w:date="2026-01-01T00:00:00Z">
        <w:r>
          <w:t xml:space="preserve"> </w:t>
        </w:r>
      </w:ins>
      <w:hyperlink w:anchor="def-function">
        <w:ins w:id="204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20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at an</w:t>
        </w:r>
      </w:ins>
      <w:ins w:id="208" w:author="PR Preview" w:date="2026-01-01T00:00:00Z">
        <w:r>
          <w:t xml:space="preserve"> </w:t>
        </w:r>
      </w:ins>
      <w:hyperlink w:anchor="def-argument">
        <w:ins w:id="209" w:author="PR Preview" w:date="2026-01-01T00:00:00Z">
          <w:r>
            <w:rPr>
              <w:rStyle w:val="Hyperlink"/>
            </w:rPr>
            <w:t xml:space="preserve">argument</w:t>
          </w:r>
        </w:ins>
      </w:hyperlink>
      <w:ins w:id="21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is the element</w:t>
        </w:r>
      </w:ins>
      <w:ins w:id="21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that</w:t>
        </w:r>
      </w:ins>
      <w:ins w:id="216" w:author="PR Preview" w:date="2026-01-01T00:00:00Z">
        <w:r>
          <w:t xml:space="preserve"> </w:t>
        </w:r>
      </w:ins>
      <m:oMath>
        <m:r>
          <m:t>f</m:t>
        </m:r>
      </m:oMath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assigns to</w:t>
        </w:r>
      </w:ins>
      <w:ins w:id="219" w:author="PR Preview" w:date="2026-01-01T00:00:00Z">
        <w:r>
          <w:t xml:space="preserve"> </w:t>
        </w:r>
      </w:ins>
      <m:oMath>
        <m:r>
          <m:t>a</m:t>
        </m:r>
      </m:oMath>
      <w:ins w:id="220" w:author="PR Preview" w:date="2026-01-01T00:00:00Z">
        <w:r>
          <w:t xml:space="preserve">.</w:t>
        </w:r>
      </w:ins>
    </w:p>
    <w:bookmarkEnd w:id="14"/>
    <w:bookmarkStart w:id="15" w:name="exm-value"/>
    <w:p>
      <w:pPr>
        <w:pStyle w:val="BodyText"/>
      </w:pPr>
      <w:ins w:id="221" w:author="PR Preview" w:date="2026-01-01T00:00:00Z">
        <w:r>
          <w:rPr>
            <w:b/>
            <w:bCs/>
          </w:rPr>
          <w:t xml:space="preserve">Example 3 (Values of doubling a die roll)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For the function</w:t>
        </w:r>
      </w:ins>
      <w:ins w:id="22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in</w:t>
        </w:r>
      </w:ins>
      <w:ins w:id="227" w:author="PR Preview" w:date="2026-01-01T00:00:00Z">
        <w:r>
          <w:t xml:space="preserve"> </w:t>
        </w:r>
      </w:ins>
      <w:hyperlink w:anchor="exm-function">
        <w:ins w:id="228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229" w:author="PR Preview" w:date="2026-01-01T00:00:00Z">
        <w:r>
          <w:t xml:space="preserve">,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the value of</w:t>
        </w:r>
      </w:ins>
      <w:ins w:id="232" w:author="PR Preview" w:date="2026-01-01T00:00:00Z">
        <w:r>
          <w:t xml:space="preserve"> </w:t>
        </w:r>
      </w:ins>
      <m:oMath>
        <m:r>
          <m:t>f</m:t>
        </m:r>
      </m:oMath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at the argument</w:t>
        </w:r>
      </w:ins>
      <w:ins w:id="235" w:author="PR Preview" w:date="2026-01-01T00:00:00Z">
        <w:r>
          <w:t xml:space="preserve"> </w:t>
        </w:r>
      </w:ins>
      <m:oMath>
        <m:r>
          <m:t>3</m:t>
        </m:r>
      </m:oMath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is</w:t>
        </w:r>
      </w:ins>
      <w:ins w:id="23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ins w:id="239" w:author="PR Preview" w:date="2026-01-01T00:00:00Z">
        <w:r>
          <w:t xml:space="preserve">,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and the value at the argument</w:t>
        </w:r>
      </w:ins>
      <w:ins w:id="242" w:author="PR Preview" w:date="2026-01-01T00:00:00Z">
        <w:r>
          <w:t xml:space="preserve"> </w:t>
        </w:r>
      </w:ins>
      <m:oMath>
        <m:r>
          <m:t>5</m:t>
        </m:r>
      </m:oMath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is</w:t>
        </w:r>
      </w:ins>
      <w:ins w:id="24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ins w:id="246" w:author="PR Preview" w:date="2026-01-01T00:00:00Z">
        <w:r>
          <w:t xml:space="preserve">.</w:t>
        </w:r>
      </w:ins>
    </w:p>
    <w:bookmarkEnd w:id="15"/>
    <w:bookmarkStart w:id="17" w:name="def-relation"/>
    <w:p>
      <w:pPr>
        <w:pStyle w:val="BodyText"/>
      </w:pPr>
      <w:ins w:id="247" w:author="PR Preview" w:date="2026-01-01T00:00:00Z">
        <w:r>
          <w:rPr>
            <w:b/>
            <w:bCs/>
          </w:rPr>
          <w:t xml:space="preserve">Definition 4 (Relation)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A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rPr>
            <w:b/>
            <w:bCs/>
          </w:rPr>
          <w:t xml:space="preserve">relation</w:t>
        </w:r>
      </w:ins>
      <w:ins w:id="252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</m:oMath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on a set</w:t>
        </w:r>
      </w:ins>
      <w:ins w:id="255" w:author="PR Preview" w:date="2026-01-01T00:00:00Z">
        <w:r>
          <w:t xml:space="preserve"> </w:t>
        </w:r>
      </w:ins>
      <m:oMath>
        <m:r>
          <m:t>S</m:t>
        </m:r>
      </m:oMath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is a rule that,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for each</w:t>
        </w:r>
      </w:ins>
      <w:ins w:id="260" w:author="PR Preview" w:date="2026-01-01T00:00:00Z">
        <w:r>
          <w:t xml:space="preserve"> </w:t>
        </w:r>
      </w:ins>
      <w:hyperlink r:id="rId16">
        <w:ins w:id="261" w:author="PR Preview" w:date="2026-01-01T00:00:00Z">
          <w:r>
            <w:rPr>
              <w:rStyle w:val="Hyperlink"/>
            </w:rPr>
            <w:t xml:space="preserve">ordered pair</w:t>
          </w:r>
        </w:ins>
      </w:hyperlink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of elements</w:t>
        </w:r>
      </w:ins>
      <w:ins w:id="26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ins w:id="265" w:author="PR Preview" w:date="2026-01-01T00:00:00Z">
        <w:r>
          <w:t xml:space="preserve">,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says whether</w:t>
        </w:r>
      </w:ins>
      <w:ins w:id="26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r>
          <m:t>b</m:t>
        </m:r>
      </m:oMath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holds (</w:t>
        </w:r>
      </w:ins>
      <w:ins w:id="271" w:author="PR Preview" w:date="2026-01-01T00:00:00Z">
        <w:r>
          <w:t xml:space="preserve">“</w:t>
        </w:r>
      </w:ins>
      <m:oMath>
        <m:r>
          <m:t>a</m:t>
        </m:r>
      </m:oMath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is related to</w:t>
        </w:r>
      </w:ins>
      <w:ins w:id="274" w:author="PR Preview" w:date="2026-01-01T00:00:00Z">
        <w:r>
          <w:t xml:space="preserve"> </w:t>
        </w:r>
      </w:ins>
      <m:oMath>
        <m:r>
          <m:t>b</m:t>
        </m:r>
      </m:oMath>
      <w:ins w:id="275" w:author="PR Preview" w:date="2026-01-01T00:00:00Z">
        <w:r>
          <w:t xml:space="preserve">”</w:t>
        </w:r>
      </w:ins>
      <w:ins w:id="276" w:author="PR Preview" w:date="2026-01-01T00:00:00Z">
        <w:r>
          <w:t xml:space="preserve">).</w:t>
        </w:r>
      </w:ins>
    </w:p>
    <w:bookmarkEnd w:id="17"/>
    <w:bookmarkStart w:id="18" w:name="exm-relation"/>
    <w:p>
      <w:pPr>
        <w:pStyle w:val="BodyText"/>
      </w:pPr>
      <w:ins w:id="277" w:author="PR Preview" w:date="2026-01-01T00:00:00Z">
        <w:r>
          <w:rPr>
            <w:b/>
            <w:bCs/>
          </w:rPr>
          <w:t xml:space="preserve">Example 4 (Relations on the real numbers)</w:t>
        </w:r>
      </w:ins>
      <w:ins w:id="278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</m:oMath>
      <w:ins w:id="279" w:author="PR Preview" w:date="2026-01-01T00:00:00Z">
        <w:r>
          <w:t xml:space="preserve">,</w:t>
        </w:r>
      </w:ins>
      <w:ins w:id="280" w:author="PR Preview" w:date="2026-01-01T00:00:00Z">
        <w:r>
          <w:t xml:space="preserve"> </w:t>
        </w:r>
      </w:ins>
      <m:oMath>
        <m:r>
          <m:rPr>
            <m:sty m:val="p"/>
          </m:rPr>
          <m:t>&lt;</m:t>
        </m:r>
      </m:oMath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and</w:t>
        </w:r>
      </w:ins>
      <w:ins w:id="283" w:author="PR Preview" w:date="2026-01-01T00:00:00Z">
        <w:r>
          <w:t xml:space="preserve"> </w:t>
        </w:r>
      </w:ins>
      <m:oMath>
        <m:r>
          <m:rPr>
            <m:sty m:val="p"/>
          </m:rPr>
          <m:t>≤</m:t>
        </m:r>
      </m:oMath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are relations on</w:t>
        </w:r>
      </w:ins>
      <w:ins w:id="286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287" w:author="PR Preview" w:date="2026-01-01T00:00:00Z">
        <w:r>
          <w:t xml:space="preserve">.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For</w:t>
        </w:r>
      </w:ins>
      <w:ins w:id="290" w:author="PR Preview" w:date="2026-01-01T00:00:00Z">
        <w:r>
          <w:t xml:space="preserve"> </w:t>
        </w:r>
      </w:ins>
      <m:oMath>
        <m:r>
          <m:rPr>
            <m:sty m:val="p"/>
          </m:rPr>
          <m:t>&lt;</m:t>
        </m:r>
      </m:oMath>
      <w:ins w:id="291" w:author="PR Preview" w:date="2026-01-01T00:00:00Z">
        <w:r>
          <w:t xml:space="preserve">, the pair</w:t>
        </w:r>
      </w:ins>
      <w:ins w:id="29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is related, since</w:t>
        </w:r>
      </w:ins>
      <w:ins w:id="295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&lt;</m:t>
        </m:r>
        <m:r>
          <m:t>5</m:t>
        </m:r>
      </m:oMath>
      <w:ins w:id="296" w:author="PR Preview" w:date="2026-01-01T00:00:00Z">
        <w:r>
          <w:t xml:space="preserve">,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but the pair</w:t>
        </w:r>
      </w:ins>
      <w:ins w:id="29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is not, since</w:t>
        </w:r>
      </w:ins>
      <w:ins w:id="302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&lt;</m:t>
        </m:r>
        <m:r>
          <m:t>2</m:t>
        </m:r>
      </m:oMath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is false: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the order of the pair matters.</w:t>
        </w:r>
      </w:ins>
    </w:p>
    <w:bookmarkEnd w:id="18"/>
    <w:bookmarkStart w:id="19" w:name="def-domain"/>
    <w:p>
      <w:pPr>
        <w:pStyle w:val="BodyText"/>
      </w:pPr>
      <w:ins w:id="307" w:author="PR Preview" w:date="2026-01-01T00:00:00Z">
        <w:r>
          <w:rPr>
            <w:b/>
            <w:bCs/>
          </w:rPr>
          <w:t xml:space="preserve">Definition 5 (Domain)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The</w:t>
        </w:r>
      </w:ins>
      <w:ins w:id="310" w:author="PR Preview" w:date="2026-01-01T00:00:00Z">
        <w:r>
          <w:t xml:space="preserve"> </w:t>
        </w:r>
      </w:ins>
      <w:ins w:id="311" w:author="PR Preview" w:date="2026-01-01T00:00:00Z">
        <w:r>
          <w:rPr>
            <w:b/>
            <w:bCs/>
          </w:rPr>
          <w:t xml:space="preserve">domain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of a</w:t>
        </w:r>
      </w:ins>
      <w:ins w:id="314" w:author="PR Preview" w:date="2026-01-01T00:00:00Z">
        <w:r>
          <w:t xml:space="preserve"> </w:t>
        </w:r>
      </w:ins>
      <w:hyperlink w:anchor="def-function">
        <w:ins w:id="315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31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is the set</w:t>
        </w:r>
      </w:ins>
      <w:ins w:id="319" w:author="PR Preview" w:date="2026-01-01T00:00:00Z">
        <w:r>
          <w:t xml:space="preserve"> </w:t>
        </w:r>
      </w:ins>
      <m:oMath>
        <m:r>
          <m:t>A</m:t>
        </m:r>
      </m:oMath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of elements that</w:t>
        </w:r>
      </w:ins>
      <w:ins w:id="322" w:author="PR Preview" w:date="2026-01-01T00:00:00Z">
        <w:r>
          <w:t xml:space="preserve"> </w:t>
        </w:r>
      </w:ins>
      <m:oMath>
        <m:r>
          <m:t>f</m:t>
        </m:r>
      </m:oMath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assigns values to.</w:t>
        </w:r>
      </w:ins>
    </w:p>
    <w:bookmarkEnd w:id="19"/>
    <w:bookmarkStart w:id="20" w:name="def-codomain"/>
    <w:p>
      <w:pPr>
        <w:pStyle w:val="BodyText"/>
      </w:pPr>
      <w:ins w:id="325" w:author="PR Preview" w:date="2026-01-01T00:00:00Z">
        <w:r>
          <w:rPr>
            <w:b/>
            <w:bCs/>
          </w:rPr>
          <w:t xml:space="preserve">Definition 6 (Codomain)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The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rPr>
            <w:b/>
            <w:bCs/>
          </w:rPr>
          <w:t xml:space="preserve">codomain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of a</w:t>
        </w:r>
      </w:ins>
      <w:ins w:id="332" w:author="PR Preview" w:date="2026-01-01T00:00:00Z">
        <w:r>
          <w:t xml:space="preserve"> </w:t>
        </w:r>
      </w:ins>
      <w:hyperlink w:anchor="def-function">
        <w:ins w:id="333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33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is the set</w:t>
        </w:r>
      </w:ins>
      <w:ins w:id="337" w:author="PR Preview" w:date="2026-01-01T00:00:00Z">
        <w:r>
          <w:t xml:space="preserve"> </w:t>
        </w:r>
      </w:ins>
      <m:oMath>
        <m:r>
          <m:t>B</m:t>
        </m:r>
      </m:oMath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that its values are required to lie in.</w:t>
        </w:r>
      </w:ins>
    </w:p>
    <w:bookmarkEnd w:id="20"/>
    <w:bookmarkStart w:id="21" w:name="def-image"/>
    <w:p>
      <w:pPr>
        <w:pStyle w:val="BodyText"/>
      </w:pPr>
      <w:ins w:id="340" w:author="PR Preview" w:date="2026-01-01T00:00:00Z">
        <w:r>
          <w:rPr>
            <w:b/>
            <w:bCs/>
          </w:rPr>
          <w:t xml:space="preserve">Definition 7 (Image)</w:t>
        </w:r>
      </w:ins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The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rPr>
            <w:b/>
            <w:bCs/>
          </w:rPr>
          <w:t xml:space="preserve">image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of a</w:t>
        </w:r>
      </w:ins>
      <w:ins w:id="347" w:author="PR Preview" w:date="2026-01-01T00:00:00Z">
        <w:r>
          <w:t xml:space="preserve"> </w:t>
        </w:r>
      </w:ins>
      <w:hyperlink w:anchor="def-function">
        <w:ins w:id="348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34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is the set of values that</w:t>
        </w:r>
      </w:ins>
      <w:ins w:id="352" w:author="PR Preview" w:date="2026-01-01T00:00:00Z">
        <w:r>
          <w:t xml:space="preserve"> </w:t>
        </w:r>
      </w:ins>
      <m:oMath>
        <m:r>
          <m:t>f</m:t>
        </m:r>
      </m:oMath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actually takes: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3" w:name="def-range"/>
    <w:p>
      <w:pPr>
        <w:pStyle w:val="BodyText"/>
      </w:pPr>
      <w:del w:id="355" w:author="PR Preview" w:date="2026-01-01T00:00:00Z">
        <w:r>
          <w:rPr>
            <w:i/>
            <w:iCs/>
          </w:rPr>
          <w:delText xml:space="preserve">Remark 1</w:delText>
        </w:r>
      </w:del>
      <w:del w:id="356" w:author="PR Preview" w:date="2026-01-01T00:00:00Z">
        <w:r>
          <w:delText xml:space="preserve"> (Image and range). </w:delText>
        </w:r>
      </w:del>
      <w:del w:id="357" w:author="PR Preview" w:date="2026-01-01T00:00:00Z">
        <w:r>
          <w:delText xml:space="preserve">Many sources call the image the</w:delText>
        </w:r>
      </w:del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rPr>
            <w:b/>
            <w:bCs/>
          </w:rPr>
          <w:delText xml:space="preserve">range</w:delText>
        </w:r>
      </w:del>
      <w:del w:id="360" w:author="PR Preview" w:date="2026-01-01T00:00:00Z">
        <w:r>
          <w:delText xml:space="preserve">,</w:delText>
        </w:r>
      </w:del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but others use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“range”</w:delText>
        </w:r>
      </w:del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delText xml:space="preserve">for the codomain,</w:delText>
        </w:r>
      </w:del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so these notes avoid</w:delText>
        </w:r>
      </w:del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“range”</w:delText>
        </w:r>
      </w:del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for functions in general</w:delText>
        </w:r>
      </w:del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delText xml:space="preserve">(see</w:delText>
        </w:r>
      </w:del>
      <w:del w:id="375" w:author="PR Preview" w:date="2026-01-01T00:00:00Z">
        <w:r>
          <w:delText xml:space="preserve"> </w:delText>
        </w:r>
      </w:del>
      <w:hyperlink r:id="rId22">
        <w:del w:id="376" w:author="PR Preview" w:date="2026-01-01T00:00:00Z">
          <w:r>
            <w:rPr>
              <w:rStyle w:val="Hyperlink"/>
            </w:rPr>
            <w:delText xml:space="preserve">Wikipedia: Range of a function</w:delText>
          </w:r>
        </w:del>
      </w:hyperlink>
      <w:del w:id="377" w:author="PR Preview" w:date="2026-01-01T00:00:00Z">
        <w:r>
          <w:delText xml:space="preserve">).</w:delText>
        </w:r>
      </w:del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For example, for</w:delText>
        </w:r>
      </w:del>
      <w:del w:id="38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381" w:author="PR Preview" w:date="2026-01-01T00:00:00Z">
        <w:r>
          <w:delText xml:space="preserve"> </w:delText>
        </w:r>
      </w:del>
      <w:del w:id="382" w:author="PR Preview" w:date="2026-01-01T00:00:00Z">
        <w:r>
          <w:delText xml:space="preserve">with</w:delText>
        </w:r>
      </w:del>
      <w:del w:id="38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del w:id="384" w:author="PR Preview" w:date="2026-01-01T00:00:00Z">
        <w:r>
          <w:delText xml:space="preserve">,</w:delText>
        </w:r>
      </w:del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delText xml:space="preserve">“the range of</w:delText>
        </w:r>
      </w:del>
      <w:del w:id="387" w:author="PR Preview" w:date="2026-01-01T00:00:00Z">
        <w:r>
          <w:delText xml:space="preserve"> </w:delText>
        </w:r>
      </w:del>
      <m:oMath>
        <m:r>
          <m:t>f</m:t>
        </m:r>
      </m:oMath>
      <w:del w:id="388" w:author="PR Preview" w:date="2026-01-01T00:00:00Z">
        <w:r>
          <w:delText xml:space="preserve">”</w:delText>
        </w:r>
      </w:del>
      <w:del w:id="389" w:author="PR Preview" w:date="2026-01-01T00:00:00Z">
        <w:r>
          <w:delText xml:space="preserve"> </w:delText>
        </w:r>
      </w:del>
      <w:del w:id="390" w:author="PR Preview" w:date="2026-01-01T00:00:00Z">
        <w:r>
          <w:delText xml:space="preserve">could mean the image</w:delText>
        </w:r>
      </w:del>
      <w:del w:id="39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or the codomain</w:delText>
        </w:r>
      </w:del>
      <w:del w:id="394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395" w:author="PR Preview" w:date="2026-01-01T00:00:00Z">
        <w:r>
          <w:delText xml:space="preserve">.</w:delText>
        </w:r>
      </w:del>
    </w:p>
    <w:p>
      <w:pPr>
        <w:pStyle w:val="BodyText"/>
      </w:pPr>
      <w:del w:id="396" w:author="PR Preview" w:date="2026-01-01T00:00:00Z">
        <w:r>
          <w:delText xml:space="preserve">The image is always a subset of the codomain,</w:delText>
        </w:r>
      </w:del>
      <w:del w:id="397" w:author="PR Preview" w:date="2026-01-01T00:00:00Z">
        <w:r>
          <w:delText xml:space="preserve"> </w:delText>
        </w:r>
      </w:del>
      <w:del w:id="398" w:author="PR Preview" w:date="2026-01-01T00:00:00Z">
        <w:r>
          <w:delText xml:space="preserve">because every value</w:delText>
        </w:r>
      </w:del>
      <w:del w:id="39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lies in</w:delText>
        </w:r>
      </w:del>
      <w:del w:id="402" w:author="PR Preview" w:date="2026-01-01T00:00:00Z">
        <w:r>
          <w:delText xml:space="preserve"> </w:delText>
        </w:r>
      </w:del>
      <m:oMath>
        <m:r>
          <m:t>B</m:t>
        </m:r>
      </m:oMath>
      <w:del w:id="403" w:author="PR Preview" w:date="2026-01-01T00:00:00Z">
        <w:r>
          <w:delText xml:space="preserve">.</w:delText>
        </w:r>
      </w:del>
    </w:p>
    <w:p>
      <w:pPr>
        <w:pStyle w:val="BodyText"/>
      </w:pPr>
      <w:del w:id="404" w:author="PR Preview" w:date="2026-01-01T00:00:00Z">
        <w:r>
          <w:rPr>
            <w:b/>
            <w:bCs/>
          </w:rPr>
          <w:delText xml:space="preserve">Example 3 (Domain, codomain, and image of the doubled die roll)</w:delText>
        </w:r>
      </w:del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For the function</w:delText>
        </w:r>
      </w:del>
      <w:del w:id="40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with</w:delText>
        </w:r>
      </w:del>
      <w:del w:id="41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from</w:delText>
        </w:r>
      </w:del>
      <w:del w:id="413" w:author="PR Preview" w:date="2026-01-01T00:00:00Z">
        <w:r>
          <w:delText xml:space="preserve"> </w:delText>
        </w:r>
      </w:del>
      <w:hyperlink w:anchor="exm-function">
        <w:del w:id="414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415" w:author="PR Preview" w:date="2026-01-01T00:00:00Z">
        <w:r>
          <w:delText xml:space="preserve">:</w:delText>
        </w:r>
      </w:del>
    </w:p>
    <w:p>
      <w:pPr>
        <w:pStyle w:val="BodyText"/>
      </w:pPr>
      <w:ins w:id="416" w:author="PR Preview" w:date="2026-01-01T00:00:00Z">
        <w:r>
          <w:rPr>
            <w:b/>
            <w:bCs/>
          </w:rPr>
          <w:t xml:space="preserve">Definition 8 (Range)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The word</w:t>
        </w:r>
      </w:ins>
      <w:ins w:id="419" w:author="PR Preview" w:date="2026-01-01T00:00:00Z">
        <w:r>
          <w:t xml:space="preserve"> </w:t>
        </w:r>
      </w:ins>
      <w:ins w:id="420" w:author="PR Preview" w:date="2026-01-01T00:00:00Z">
        <w:r>
          <w:rPr>
            <w:b/>
            <w:bCs/>
          </w:rPr>
          <w:t xml:space="preserve">range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of a</w:t>
        </w:r>
      </w:ins>
      <w:ins w:id="423" w:author="PR Preview" w:date="2026-01-01T00:00:00Z">
        <w:r>
          <w:t xml:space="preserve"> </w:t>
        </w:r>
      </w:ins>
      <w:hyperlink w:anchor="def-function">
        <w:ins w:id="424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42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has two conflicting meanings,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and sources use one or the other:</w:t>
        </w:r>
      </w:ins>
    </w:p>
    <w:p>
      <w:pPr>
        <w:pStyle w:val="Compact"/>
        <w:numPr>
          <w:ilvl w:val="0"/>
          <w:numId w:val="1001"/>
        </w:numPr>
      </w:pPr>
      <w:ins w:id="430" w:author="PR Preview" w:date="2026-01-01T00:00:00Z">
        <w:r>
          <w:t xml:space="preserve">the</w:t>
        </w:r>
      </w:ins>
      <w:ins w:id="431" w:author="PR Preview" w:date="2026-01-01T00:00:00Z">
        <w:r>
          <w:t xml:space="preserve"> </w:t>
        </w:r>
      </w:ins>
      <w:hyperlink w:anchor="def-image">
        <w:ins w:id="432" w:author="PR Preview" w:date="2026-01-01T00:00:00Z">
          <w:r>
            <w:rPr>
              <w:rStyle w:val="Hyperlink"/>
            </w:rPr>
            <w:t xml:space="preserve">image</w:t>
          </w:r>
        </w:ins>
      </w:hyperlink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of</w:t>
        </w:r>
      </w:ins>
      <w:ins w:id="435" w:author="PR Preview" w:date="2026-01-01T00:00:00Z">
        <w:r>
          <w:t xml:space="preserve"> </w:t>
        </w:r>
      </w:ins>
      <m:oMath>
        <m:r>
          <m:t>f</m:t>
        </m:r>
      </m:oMath>
      <w:ins w:id="436" w:author="PR Preview" w:date="2026-01-01T00:00:00Z">
        <w:r>
          <w:t xml:space="preserve">, the set</w:t>
        </w:r>
      </w:ins>
      <w:ins w:id="43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of values that</w:t>
        </w:r>
      </w:ins>
      <w:ins w:id="440" w:author="PR Preview" w:date="2026-01-01T00:00:00Z">
        <w:r>
          <w:t xml:space="preserve"> </w:t>
        </w:r>
      </w:ins>
      <m:oMath>
        <m:r>
          <m:t>f</m:t>
        </m:r>
      </m:oMath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actually takes;</w:t>
        </w:r>
      </w:ins>
    </w:p>
    <w:p>
      <w:pPr>
        <w:pStyle w:val="Compact"/>
        <w:numPr>
          <w:ilvl w:val="0"/>
          <w:numId w:val="1001"/>
        </w:numPr>
      </w:pPr>
      <w:ins w:id="443" w:author="PR Preview" w:date="2026-01-01T00:00:00Z">
        <w:r>
          <w:t xml:space="preserve">the</w:t>
        </w:r>
      </w:ins>
      <w:ins w:id="444" w:author="PR Preview" w:date="2026-01-01T00:00:00Z">
        <w:r>
          <w:t xml:space="preserve"> </w:t>
        </w:r>
      </w:ins>
      <w:hyperlink w:anchor="def-codomain">
        <w:ins w:id="445" w:author="PR Preview" w:date="2026-01-01T00:00:00Z">
          <w:r>
            <w:rPr>
              <w:rStyle w:val="Hyperlink"/>
            </w:rPr>
            <w:t xml:space="preserve">codomain</w:t>
          </w:r>
        </w:ins>
      </w:hyperlink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of</w:t>
        </w:r>
      </w:ins>
      <w:ins w:id="448" w:author="PR Preview" w:date="2026-01-01T00:00:00Z">
        <w:r>
          <w:t xml:space="preserve"> </w:t>
        </w:r>
      </w:ins>
      <m:oMath>
        <m:r>
          <m:t>f</m:t>
        </m:r>
      </m:oMath>
      <w:ins w:id="449" w:author="PR Preview" w:date="2026-01-01T00:00:00Z">
        <w:r>
          <w:t xml:space="preserve">, the set</w:t>
        </w:r>
      </w:ins>
      <w:ins w:id="450" w:author="PR Preview" w:date="2026-01-01T00:00:00Z">
        <w:r>
          <w:t xml:space="preserve"> </w:t>
        </w:r>
      </w:ins>
      <m:oMath>
        <m:r>
          <m:t>B</m:t>
        </m:r>
      </m:oMath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that its values are required to lie in.</w:t>
        </w:r>
      </w:ins>
    </w:p>
    <w:p>
      <w:pPr>
        <w:pStyle w:val="FirstParagraph"/>
      </w:pPr>
      <w:ins w:id="453" w:author="PR Preview" w:date="2026-01-01T00:00:00Z">
        <w:r>
          <w:t xml:space="preserve">To avoid the ambiguity, these notes write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“image”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or</w:t>
        </w:r>
      </w:ins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“codomain”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instead,</w:t>
        </w:r>
      </w:ins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and recommend that you do too</w:t>
        </w:r>
      </w:ins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(see</w:t>
        </w:r>
      </w:ins>
      <w:ins w:id="466" w:author="PR Preview" w:date="2026-01-01T00:00:00Z">
        <w:r>
          <w:t xml:space="preserve"> </w:t>
        </w:r>
      </w:ins>
      <w:hyperlink r:id="rId22">
        <w:ins w:id="467" w:author="PR Preview" w:date="2026-01-01T00:00:00Z">
          <w:r>
            <w:rPr>
              <w:rStyle w:val="Hyperlink"/>
            </w:rPr>
            <w:t xml:space="preserve">Wikipedia: Range of a function</w:t>
          </w:r>
        </w:ins>
      </w:hyperlink>
      <w:ins w:id="468" w:author="PR Preview" w:date="2026-01-01T00:00:00Z">
        <w:r>
          <w:t xml:space="preserve">).</w:t>
        </w:r>
      </w:ins>
    </w:p>
    <w:bookmarkEnd w:id="23"/>
    <w:bookmarkStart w:id="24" w:name="exm-range"/>
    <w:p>
      <w:pPr>
        <w:pStyle w:val="BodyText"/>
      </w:pPr>
      <w:ins w:id="469" w:author="PR Preview" w:date="2026-01-01T00:00:00Z">
        <w:r>
          <w:rPr>
            <w:b/>
            <w:bCs/>
          </w:rPr>
          <w:t xml:space="preserve">Example 5 (Two ranges of a squaring function)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For</w:t>
        </w:r>
      </w:ins>
      <w:ins w:id="47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with</w:t>
        </w:r>
      </w:ins>
      <w:ins w:id="47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ins w:id="476" w:author="PR Preview" w:date="2026-01-01T00:00:00Z">
        <w:r>
          <w:t xml:space="preserve">,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“the range of</w:t>
        </w:r>
      </w:ins>
      <w:ins w:id="479" w:author="PR Preview" w:date="2026-01-01T00:00:00Z">
        <w:r>
          <w:t xml:space="preserve"> </w:t>
        </w:r>
      </w:ins>
      <m:oMath>
        <m:r>
          <m:t>f</m:t>
        </m:r>
      </m:oMath>
      <w:ins w:id="480" w:author="PR Preview" w:date="2026-01-01T00:00:00Z">
        <w:r>
          <w:t xml:space="preserve">”</w:t>
        </w:r>
      </w:ins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could mean the image</w:t>
        </w:r>
      </w:ins>
      <w:ins w:id="48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or the codomain</w:t>
        </w:r>
      </w:ins>
      <w:ins w:id="486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487" w:author="PR Preview" w:date="2026-01-01T00:00:00Z">
        <w:r>
          <w:t xml:space="preserve">.</w:t>
        </w:r>
      </w:ins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The image is always a subset of the codomain,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because every value</w:t>
        </w:r>
      </w:ins>
      <w:ins w:id="49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lies in the codomain.</w:t>
        </w:r>
      </w:ins>
    </w:p>
    <w:bookmarkEnd w:id="24"/>
    <w:bookmarkStart w:id="25" w:name="rem-image-range"/>
    <w:p>
      <w:pPr>
        <w:pStyle w:val="BodyText"/>
      </w:pPr>
      <w:ins w:id="495" w:author="PR Preview" w:date="2026-01-01T00:00:00Z">
        <w:r>
          <w:rPr>
            <w:i/>
            <w:iCs/>
          </w:rPr>
          <w:t xml:space="preserve">Remark 1</w:t>
        </w:r>
      </w:ins>
      <w:ins w:id="496" w:author="PR Preview" w:date="2026-01-01T00:00:00Z">
        <w:r>
          <w:t xml:space="preserve"> (Image and range). </w:t>
        </w:r>
      </w:ins>
      <w:ins w:id="497" w:author="PR Preview" w:date="2026-01-01T00:00:00Z">
        <w:r>
          <w:t xml:space="preserve">Many sources call the</w:t>
        </w:r>
      </w:ins>
      <w:ins w:id="498" w:author="PR Preview" w:date="2026-01-01T00:00:00Z">
        <w:r>
          <w:t xml:space="preserve"> </w:t>
        </w:r>
      </w:ins>
      <w:hyperlink w:anchor="def-image">
        <w:ins w:id="499" w:author="PR Preview" w:date="2026-01-01T00:00:00Z">
          <w:r>
            <w:rPr>
              <w:rStyle w:val="Hyperlink"/>
            </w:rPr>
            <w:t xml:space="preserve">image</w:t>
          </w:r>
        </w:ins>
      </w:hyperlink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the</w:t>
        </w:r>
      </w:ins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“range”</w:t>
        </w:r>
      </w:ins>
      <w:ins w:id="504" w:author="PR Preview" w:date="2026-01-01T00:00:00Z">
        <w:r>
          <w:t xml:space="preserve">,</w:t>
        </w:r>
      </w:ins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but others use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“range”</w:t>
        </w:r>
      </w:ins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for the</w:t>
        </w:r>
      </w:ins>
      <w:ins w:id="511" w:author="PR Preview" w:date="2026-01-01T00:00:00Z">
        <w:r>
          <w:t xml:space="preserve"> </w:t>
        </w:r>
      </w:ins>
      <w:hyperlink w:anchor="def-codomain">
        <w:ins w:id="512" w:author="PR Preview" w:date="2026-01-01T00:00:00Z">
          <w:r>
            <w:rPr>
              <w:rStyle w:val="Hyperlink"/>
            </w:rPr>
            <w:t xml:space="preserve">codomain</w:t>
          </w:r>
        </w:ins>
      </w:hyperlink>
      <w:ins w:id="513" w:author="PR Preview" w:date="2026-01-01T00:00:00Z">
        <w:r>
          <w:t xml:space="preserve">.</w:t>
        </w:r>
      </w:ins>
      <w:ins w:id="514" w:author="PR Preview" w:date="2026-01-01T00:00:00Z">
        <w:r>
          <w:t xml:space="preserve"> </w:t>
        </w:r>
      </w:ins>
      <w:hyperlink w:anchor="def-range">
        <w:ins w:id="515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gives the two meanings and the terms these notes use instead.</w:t>
        </w:r>
      </w:ins>
    </w:p>
    <w:bookmarkEnd w:id="25"/>
    <w:bookmarkStart w:id="26" w:name="exm-domain-codomain-image"/>
    <w:p>
      <w:pPr>
        <w:pStyle w:val="BodyText"/>
      </w:pPr>
      <w:ins w:id="518" w:author="PR Preview" w:date="2026-01-01T00:00:00Z">
        <w:r>
          <w:rPr>
            <w:b/>
            <w:bCs/>
          </w:rPr>
          <w:t xml:space="preserve">Example 6 (Domain, codomain, and image of the doubled die roll)</w:t>
        </w:r>
      </w:ins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For the function</w:t>
        </w:r>
      </w:ins>
      <w:ins w:id="52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with</w:t>
        </w:r>
      </w:ins>
      <w:ins w:id="52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from</w:t>
        </w:r>
      </w:ins>
      <w:ins w:id="527" w:author="PR Preview" w:date="2026-01-01T00:00:00Z">
        <w:r>
          <w:t xml:space="preserve"> </w:t>
        </w:r>
      </w:ins>
      <w:hyperlink w:anchor="exm-function">
        <w:ins w:id="528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529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def-graph"/>
    <w:p>
      <w:pPr>
        <w:pStyle w:val="BodyText"/>
      </w:pPr>
      <w:del w:id="530" w:author="PR Preview" w:date="2026-01-01T00:00:00Z">
        <w:r>
          <w:rPr>
            <w:b/>
            <w:bCs/>
          </w:rPr>
          <w:delText xml:space="preserve">Definition 6 (Graph of a function)</w:delText>
        </w:r>
      </w:del>
      <w:del w:id="531" w:author="PR Preview" w:date="2026-01-01T00:00:00Z">
        <w:r>
          <w:delText xml:space="preserve"> </w:delText>
        </w:r>
      </w:del>
      <w:del w:id="532" w:author="PR Preview" w:date="2026-01-01T00:00:00Z">
        <w:r>
          <w:delText xml:space="preserve">The</w:delText>
        </w:r>
      </w:del>
      <w:del w:id="533" w:author="PR Preview" w:date="2026-01-01T00:00:00Z">
        <w:r>
          <w:delText xml:space="preserve"> </w:delText>
        </w:r>
      </w:del>
      <w:del w:id="534" w:author="PR Preview" w:date="2026-01-01T00:00:00Z">
        <w:r>
          <w:rPr>
            <w:b/>
            <w:bCs/>
          </w:rPr>
          <w:delText xml:space="preserve">graph</w:delText>
        </w:r>
      </w:del>
      <w:del w:id="535" w:author="PR Preview" w:date="2026-01-01T00:00:00Z">
        <w:r>
          <w:delText xml:space="preserve"> </w:delText>
        </w:r>
      </w:del>
      <w:del w:id="536" w:author="PR Preview" w:date="2026-01-01T00:00:00Z">
        <w:r>
          <w:delText xml:space="preserve">of a</w:delText>
        </w:r>
      </w:del>
      <w:del w:id="537" w:author="PR Preview" w:date="2026-01-01T00:00:00Z">
        <w:r>
          <w:delText xml:space="preserve"> </w:delText>
        </w:r>
      </w:del>
      <w:hyperlink w:anchor="def-function">
        <w:del w:id="538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53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540" w:author="PR Preview" w:date="2026-01-01T00:00:00Z">
        <w:r>
          <w:delText xml:space="preserve"> </w:delText>
        </w:r>
      </w:del>
      <w:del w:id="541" w:author="PR Preview" w:date="2026-01-01T00:00:00Z">
        <w:r>
          <w:delText xml:space="preserve">is the set of</w:delText>
        </w:r>
      </w:del>
      <w:del w:id="542" w:author="PR Preview" w:date="2026-01-01T00:00:00Z">
        <w:r>
          <w:delText xml:space="preserve"> </w:delText>
        </w:r>
      </w:del>
      <w:hyperlink r:id="rId16">
        <w:del w:id="543" w:author="PR Preview" w:date="2026-01-01T00:00:00Z">
          <w:r>
            <w:rPr>
              <w:rStyle w:val="Hyperlink"/>
            </w:rPr>
            <w:delText xml:space="preserve">ordered pairs</w:delText>
          </w:r>
        </w:del>
      </w:hyperlink>
      <w:del w:id="54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del w:id="545" w:author="PR Preview" w:date="2026-01-01T00:00:00Z">
        <w:r>
          <w:delText xml:space="preserve">, one for each element</w:delText>
        </w:r>
      </w:del>
      <w:del w:id="546" w:author="PR Preview" w:date="2026-01-01T00:00:00Z">
        <w:r>
          <w:delText xml:space="preserve"> </w:delText>
        </w:r>
      </w:del>
      <m:oMath>
        <m:r>
          <m:t>a</m:t>
        </m:r>
      </m:oMath>
      <w:del w:id="547" w:author="PR Preview" w:date="2026-01-01T00:00:00Z">
        <w:r>
          <w:delText xml:space="preserve"> </w:delText>
        </w:r>
      </w:del>
      <w:del w:id="548" w:author="PR Preview" w:date="2026-01-01T00:00:00Z">
        <w:r>
          <w:delText xml:space="preserve">of its domain:</w:delText>
        </w:r>
      </w:del>
    </w:p>
    <w:p>
      <w:pPr>
        <w:pStyle w:val="BodyText"/>
      </w:pPr>
      <w:ins w:id="549" w:author="PR Preview" w:date="2026-01-01T00:00:00Z">
        <w:r>
          <w:rPr>
            <w:b/>
            <w:bCs/>
          </w:rPr>
          <w:t xml:space="preserve">Definition 9 (Graph of a function)</w:t>
        </w:r>
      </w:ins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The</w:t>
        </w:r>
      </w:ins>
      <w:ins w:id="552" w:author="PR Preview" w:date="2026-01-01T00:00:00Z">
        <w:r>
          <w:t xml:space="preserve"> </w:t>
        </w:r>
      </w:ins>
      <w:ins w:id="553" w:author="PR Preview" w:date="2026-01-01T00:00:00Z">
        <w:r>
          <w:rPr>
            <w:b/>
            <w:bCs/>
          </w:rPr>
          <w:t xml:space="preserve">graph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of a</w:t>
        </w:r>
      </w:ins>
      <w:ins w:id="556" w:author="PR Preview" w:date="2026-01-01T00:00:00Z">
        <w:r>
          <w:t xml:space="preserve"> </w:t>
        </w:r>
      </w:ins>
      <w:hyperlink w:anchor="def-function">
        <w:ins w:id="557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55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is the set of</w:t>
        </w:r>
      </w:ins>
      <w:ins w:id="561" w:author="PR Preview" w:date="2026-01-01T00:00:00Z">
        <w:r>
          <w:t xml:space="preserve"> </w:t>
        </w:r>
      </w:ins>
      <w:hyperlink r:id="rId16">
        <w:ins w:id="562" w:author="PR Preview" w:date="2026-01-01T00:00:00Z">
          <w:r>
            <w:rPr>
              <w:rStyle w:val="Hyperlink"/>
            </w:rPr>
            <w:t xml:space="preserve">ordered pairs</w:t>
          </w:r>
        </w:ins>
      </w:hyperlink>
      <w:ins w:id="56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564" w:author="PR Preview" w:date="2026-01-01T00:00:00Z">
        <w:r>
          <w:t xml:space="preserve">, one for each element</w:t>
        </w:r>
      </w:ins>
      <w:ins w:id="565" w:author="PR Preview" w:date="2026-01-01T00:00:00Z">
        <w:r>
          <w:t xml:space="preserve"> </w:t>
        </w:r>
      </w:ins>
      <m:oMath>
        <m:r>
          <m:t>a</m:t>
        </m:r>
      </m:oMath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of its domain: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7"/>
    <w:bookmarkStart w:id="28" w:name="exm-graph"/>
    <w:p>
      <w:pPr>
        <w:pStyle w:val="FirstParagraph"/>
      </w:pPr>
      <w:del w:id="568" w:author="PR Preview" w:date="2026-01-01T00:00:00Z">
        <w:r>
          <w:rPr>
            <w:b/>
            <w:bCs/>
          </w:rPr>
          <w:delText xml:space="preserve">Example 4 (The graph of a function on three points)</w:delText>
        </w:r>
      </w:del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Let</w:delText>
        </w:r>
      </w:del>
      <w:del w:id="57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572" w:author="PR Preview" w:date="2026-01-01T00:00:00Z">
        <w:r>
          <w:delText xml:space="preserve"> </w:delText>
        </w:r>
      </w:del>
      <w:del w:id="573" w:author="PR Preview" w:date="2026-01-01T00:00:00Z">
        <w:r>
          <w:delText xml:space="preserve">with</w:delText>
        </w:r>
      </w:del>
      <w:del w:id="57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del w:id="575" w:author="PR Preview" w:date="2026-01-01T00:00:00Z">
        <w:r>
          <w:delText xml:space="preserve">.</w:delText>
        </w:r>
      </w:del>
      <w:del w:id="576" w:author="PR Preview" w:date="2026-01-01T00:00:00Z">
        <w:r>
          <w:delText xml:space="preserve"> </w:delText>
        </w:r>
      </w:del>
      <w:del w:id="577" w:author="PR Preview" w:date="2026-01-01T00:00:00Z">
        <w:r>
          <w:delText xml:space="preserve">Then</w:delText>
        </w:r>
      </w:del>
      <w:del w:id="57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579" w:author="PR Preview" w:date="2026-01-01T00:00:00Z">
        <w:r>
          <w:delText xml:space="preserve">,</w:delText>
        </w:r>
      </w:del>
      <w:del w:id="58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581" w:author="PR Preview" w:date="2026-01-01T00:00:00Z">
        <w:r>
          <w:delText xml:space="preserve">, and</w:delText>
        </w:r>
      </w:del>
      <w:del w:id="58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del w:id="583" w:author="PR Preview" w:date="2026-01-01T00:00:00Z">
        <w:r>
          <w:delText xml:space="preserve">,</w:delText>
        </w:r>
      </w:del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delText xml:space="preserve">so the graph of</w:delText>
        </w:r>
      </w:del>
      <w:del w:id="586" w:author="PR Preview" w:date="2026-01-01T00:00:00Z">
        <w:r>
          <w:delText xml:space="preserve"> </w:delText>
        </w:r>
      </w:del>
      <m:oMath>
        <m:r>
          <m:t>f</m:t>
        </m:r>
      </m:oMath>
      <w:del w:id="587" w:author="PR Preview" w:date="2026-01-01T00:00:00Z">
        <w:r>
          <w:delText xml:space="preserve"> </w:delText>
        </w:r>
      </w:del>
      <w:del w:id="588" w:author="PR Preview" w:date="2026-01-01T00:00:00Z">
        <w:r>
          <w:delText xml:space="preserve">is</w:delText>
        </w:r>
      </w:del>
      <w:del w:id="58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590" w:author="PR Preview" w:date="2026-01-01T00:00:00Z">
        <w:r>
          <w:delText xml:space="preserve">.</w:delText>
        </w:r>
      </w:del>
      <w:del w:id="591" w:author="PR Preview" w:date="2026-01-01T00:00:00Z">
        <w:r>
          <w:delText xml:space="preserve"> </w:delText>
        </w:r>
      </w:del>
      <w:del w:id="592" w:author="PR Preview" w:date="2026-01-01T00:00:00Z">
        <w:r>
          <w:delText xml:space="preserve">The pair</w:delText>
        </w:r>
      </w:del>
      <w:del w:id="59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delText xml:space="preserve">is not in the graph, because</w:delText>
        </w:r>
      </w:del>
      <w:del w:id="596" w:author="PR Preview" w:date="2026-01-01T00:00:00Z">
        <w:r>
          <w:delText xml:space="preserve"> </w:delText>
        </w:r>
      </w:del>
      <m:oMath>
        <m:r>
          <m:t>1</m:t>
        </m:r>
      </m:oMath>
      <w:del w:id="597" w:author="PR Preview" w:date="2026-01-01T00:00:00Z">
        <w:r>
          <w:delText xml:space="preserve"> </w:delText>
        </w:r>
      </w:del>
      <w:del w:id="598" w:author="PR Preview" w:date="2026-01-01T00:00:00Z">
        <w:r>
          <w:delText xml:space="preserve">is not in the domain of</w:delText>
        </w:r>
      </w:del>
      <w:del w:id="599" w:author="PR Preview" w:date="2026-01-01T00:00:00Z">
        <w:r>
          <w:delText xml:space="preserve"> </w:delText>
        </w:r>
      </w:del>
      <m:oMath>
        <m:r>
          <m:t>f</m:t>
        </m:r>
      </m:oMath>
      <w:del w:id="600" w:author="PR Preview" w:date="2026-01-01T00:00:00Z">
        <w:r>
          <w:delText xml:space="preserve">.</w:delText>
        </w:r>
      </w:del>
    </w:p>
    <w:p>
      <w:pPr>
        <w:pStyle w:val="FirstParagraph"/>
      </w:pPr>
      <w:ins w:id="601" w:author="PR Preview" w:date="2026-01-01T00:00:00Z">
        <w:r>
          <w:rPr>
            <w:b/>
            <w:bCs/>
          </w:rPr>
          <w:t xml:space="preserve">Example 7 (The graph of a function on three points)</w:t>
        </w:r>
      </w:ins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Let</w:t>
        </w:r>
      </w:ins>
      <w:ins w:id="60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with</w:t>
        </w:r>
      </w:ins>
      <w:ins w:id="60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ins w:id="608" w:author="PR Preview" w:date="2026-01-01T00:00:00Z">
        <w:r>
          <w:t xml:space="preserve">.</w:t>
        </w:r>
      </w:ins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Then</w:t>
        </w:r>
      </w:ins>
      <w:ins w:id="61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612" w:author="PR Preview" w:date="2026-01-01T00:00:00Z">
        <w:r>
          <w:t xml:space="preserve">,</w:t>
        </w:r>
      </w:ins>
      <w:ins w:id="61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614" w:author="PR Preview" w:date="2026-01-01T00:00:00Z">
        <w:r>
          <w:t xml:space="preserve">, and</w:t>
        </w:r>
      </w:ins>
      <w:ins w:id="61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ins w:id="616" w:author="PR Preview" w:date="2026-01-01T00:00:00Z">
        <w:r>
          <w:t xml:space="preserve">,</w:t>
        </w:r>
      </w:ins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so the graph of</w:t>
        </w:r>
      </w:ins>
      <w:ins w:id="619" w:author="PR Preview" w:date="2026-01-01T00:00:00Z">
        <w:r>
          <w:t xml:space="preserve"> </w:t>
        </w:r>
      </w:ins>
      <m:oMath>
        <m:r>
          <m:t>f</m:t>
        </m:r>
      </m:oMath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is</w:t>
        </w:r>
      </w:ins>
      <w:ins w:id="622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623" w:author="PR Preview" w:date="2026-01-01T00:00:00Z">
        <w:r>
          <w:t xml:space="preserve">.</w:t>
        </w:r>
      </w:ins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The pair</w:t>
        </w:r>
      </w:ins>
      <w:ins w:id="62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627" w:author="PR Preview" w:date="2026-01-01T00:00:00Z">
        <w:r>
          <w:t xml:space="preserve"> </w:t>
        </w:r>
      </w:ins>
      <w:ins w:id="628" w:author="PR Preview" w:date="2026-01-01T00:00:00Z">
        <w:r>
          <w:t xml:space="preserve">is not in the graph, because</w:t>
        </w:r>
      </w:ins>
      <w:ins w:id="629" w:author="PR Preview" w:date="2026-01-01T00:00:00Z">
        <w:r>
          <w:t xml:space="preserve"> </w:t>
        </w:r>
      </w:ins>
      <m:oMath>
        <m:r>
          <m:t>1</m:t>
        </m:r>
      </m:oMath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is not in the domain of</w:t>
        </w:r>
      </w:ins>
      <w:ins w:id="632" w:author="PR Preview" w:date="2026-01-01T00:00:00Z">
        <w:r>
          <w:t xml:space="preserve"> </w:t>
        </w:r>
      </w:ins>
      <m:oMath>
        <m:r>
          <m:t>f</m:t>
        </m:r>
      </m:oMath>
      <w:ins w:id="633" w:author="PR Preview" w:date="2026-01-01T00:00:00Z">
        <w:r>
          <w:t xml:space="preserve">.</w:t>
        </w:r>
      </w:ins>
    </w:p>
    <w:bookmarkEnd w:id="28"/>
    <w:bookmarkStart w:id="29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9"/>
    <w:bookmarkStart w:id="30" w:name="rem-function-as-set-of-pairs"/>
    <w:p>
      <w:pPr>
        <w:pStyle w:val="BodyText"/>
      </w:pPr>
      <w:del w:id="634" w:author="PR Preview" w:date="2026-01-01T00:00:00Z">
        <w:r>
          <w:rPr>
            <w:i/>
            <w:iCs/>
          </w:rPr>
          <w:delText xml:space="preserve">Remark 3</w:delText>
        </w:r>
      </w:del>
      <w:del w:id="635" w:author="PR Preview" w:date="2026-01-01T00:00:00Z">
        <w:r>
          <w:delText xml:space="preserve"> (What a function is fundamentally). </w:delText>
        </w:r>
      </w:del>
      <w:hyperlink w:anchor="def-function">
        <w:del w:id="636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637" w:author="PR Preview" w:date="2026-01-01T00:00:00Z">
        <w:r>
          <w:delText xml:space="preserve"> </w:delText>
        </w:r>
      </w:del>
      <w:del w:id="638" w:author="PR Preview" w:date="2026-01-01T00:00:00Z">
        <w:r>
          <w:delText xml:space="preserve">defines what a function</w:delText>
        </w:r>
      </w:del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rPr>
            <w:i/>
            <w:iCs/>
          </w:rPr>
          <w:delText xml:space="preserve">does</w:delText>
        </w:r>
      </w:del>
      <w:del w:id="641" w:author="PR Preview" w:date="2026-01-01T00:00:00Z">
        <w:r>
          <w:delText xml:space="preserve">: it assigns an output to each input.</w:delText>
        </w:r>
      </w:del>
      <w:del w:id="642" w:author="PR Preview" w:date="2026-01-01T00:00:00Z">
        <w:r>
          <w:delText xml:space="preserve"> </w:delText>
        </w:r>
      </w:del>
      <w:del w:id="643" w:author="PR Preview" w:date="2026-01-01T00:00:00Z">
        <w:r>
          <w:delText xml:space="preserve">In formal set theory, what a function</w:delText>
        </w:r>
      </w:del>
      <w:del w:id="644" w:author="PR Preview" w:date="2026-01-01T00:00:00Z">
        <w:r>
          <w:delText xml:space="preserve"> </w:delText>
        </w:r>
      </w:del>
      <w:del w:id="645" w:author="PR Preview" w:date="2026-01-01T00:00:00Z">
        <w:r>
          <w:rPr>
            <w:i/>
            <w:iCs/>
          </w:rPr>
          <w:delText xml:space="preserve">is</w:delText>
        </w:r>
      </w:del>
      <w:del w:id="646" w:author="PR Preview" w:date="2026-01-01T00:00:00Z">
        <w:r>
          <w:delText xml:space="preserve"> </w:delText>
        </w:r>
      </w:del>
      <w:del w:id="647" w:author="PR Preview" w:date="2026-01-01T00:00:00Z">
        <w:r>
          <w:delText xml:space="preserve">is described in terms of</w:delText>
        </w:r>
      </w:del>
      <w:del w:id="648" w:author="PR Preview" w:date="2026-01-01T00:00:00Z">
        <w:r>
          <w:delText xml:space="preserve"> </w:delText>
        </w:r>
      </w:del>
      <w:hyperlink r:id="rId16">
        <w:del w:id="649" w:author="PR Preview" w:date="2026-01-01T00:00:00Z">
          <w:r>
            <w:rPr>
              <w:rStyle w:val="Hyperlink"/>
            </w:rPr>
            <w:delText xml:space="preserve">ordered pairs</w:delText>
          </w:r>
        </w:del>
      </w:hyperlink>
      <w:del w:id="650" w:author="PR Preview" w:date="2026-01-01T00:00:00Z">
        <w:r>
          <w:delText xml:space="preserve"> </w:delText>
        </w:r>
      </w:del>
      <w:del w:id="651" w:author="PR Preview" w:date="2026-01-01T00:00:00Z">
        <w:r>
          <w:delText xml:space="preserve">and its graph (</w:delText>
        </w:r>
      </w:del>
      <w:hyperlink w:anchor="def-graph">
        <w:del w:id="652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653" w:author="PR Preview" w:date="2026-01-01T00:00:00Z">
        <w:r>
          <w:delText xml:space="preserve">):</w:delText>
        </w:r>
      </w:del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the set of pairs</w:delText>
        </w:r>
      </w:del>
      <w:del w:id="656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del w:id="657" w:author="PR Preview" w:date="2026-01-01T00:00:00Z">
        <w:r>
          <w:delText xml:space="preserve">.</w:delText>
        </w:r>
      </w:del>
      <w:del w:id="658" w:author="PR Preview" w:date="2026-01-01T00:00:00Z">
        <w:r>
          <w:delText xml:space="preserve"> </w:delText>
        </w:r>
      </w:del>
      <w:del w:id="659" w:author="PR Preview" w:date="2026-01-01T00:00:00Z">
        <w:r>
          <w:delText xml:space="preserve">Authors define a function formally in one of two ways:</w:delText>
        </w:r>
      </w:del>
    </w:p>
    <w:p>
      <w:pPr>
        <w:pStyle w:val="BodyText"/>
      </w:pPr>
      <w:ins w:id="660" w:author="PR Preview" w:date="2026-01-01T00:00:00Z">
        <w:r>
          <w:rPr>
            <w:i/>
            <w:iCs/>
          </w:rPr>
          <w:t xml:space="preserve">Remark 3</w:t>
        </w:r>
      </w:ins>
      <w:ins w:id="661" w:author="PR Preview" w:date="2026-01-01T00:00:00Z">
        <w:r>
          <w:t xml:space="preserve"> (What a function is fundamentally). </w:t>
        </w:r>
      </w:ins>
      <w:hyperlink w:anchor="def-function">
        <w:ins w:id="662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defines what a function</w:t>
        </w:r>
      </w:ins>
      <w:ins w:id="665" w:author="PR Preview" w:date="2026-01-01T00:00:00Z">
        <w:r>
          <w:t xml:space="preserve"> </w:t>
        </w:r>
      </w:ins>
      <w:ins w:id="666" w:author="PR Preview" w:date="2026-01-01T00:00:00Z">
        <w:r>
          <w:rPr>
            <w:i/>
            <w:iCs/>
          </w:rPr>
          <w:t xml:space="preserve">does</w:t>
        </w:r>
      </w:ins>
      <w:ins w:id="667" w:author="PR Preview" w:date="2026-01-01T00:00:00Z">
        <w:r>
          <w:t xml:space="preserve">: it assigns an output to each input.</w:t>
        </w:r>
      </w:ins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In formal set theory, what a function</w:t>
        </w:r>
      </w:ins>
      <w:ins w:id="670" w:author="PR Preview" w:date="2026-01-01T00:00:00Z">
        <w:r>
          <w:t xml:space="preserve"> </w:t>
        </w:r>
      </w:ins>
      <w:ins w:id="671" w:author="PR Preview" w:date="2026-01-01T00:00:00Z">
        <w:r>
          <w:rPr>
            <w:i/>
            <w:iCs/>
          </w:rPr>
          <w:t xml:space="preserve">is</w:t>
        </w:r>
      </w:ins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is described in terms of</w:t>
        </w:r>
      </w:ins>
      <w:ins w:id="674" w:author="PR Preview" w:date="2026-01-01T00:00:00Z">
        <w:r>
          <w:t xml:space="preserve"> </w:t>
        </w:r>
      </w:ins>
      <w:hyperlink r:id="rId16">
        <w:ins w:id="675" w:author="PR Preview" w:date="2026-01-01T00:00:00Z">
          <w:r>
            <w:rPr>
              <w:rStyle w:val="Hyperlink"/>
            </w:rPr>
            <w:t xml:space="preserve">ordered pairs</w:t>
          </w:r>
        </w:ins>
      </w:hyperlink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and its graph (</w:t>
        </w:r>
      </w:ins>
      <w:hyperlink w:anchor="def-graph">
        <w:ins w:id="678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679" w:author="PR Preview" w:date="2026-01-01T00:00:00Z">
        <w:r>
          <w:t xml:space="preserve">):</w:t>
        </w:r>
      </w:ins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the set of pairs</w:t>
        </w:r>
      </w:ins>
      <w:ins w:id="682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ins w:id="683" w:author="PR Preview" w:date="2026-01-01T00:00:00Z">
        <w:r>
          <w:t xml:space="preserve">.</w:t>
        </w:r>
      </w:ins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Authors define a function formally in one of two ways:</w:t>
        </w:r>
      </w:ins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30"/>
    <w:bookmarkStart w:id="31" w:name="def-composition"/>
    <w:p>
      <w:pPr>
        <w:pStyle w:val="BodyText"/>
      </w:pPr>
      <w:del w:id="686" w:author="PR Preview" w:date="2026-01-01T00:00:00Z">
        <w:r>
          <w:rPr>
            <w:b/>
            <w:bCs/>
          </w:rPr>
          <w:delText xml:space="preserve">Definition 7 (Composition)</w:delText>
        </w:r>
      </w:del>
      <w:del w:id="687" w:author="PR Preview" w:date="2026-01-01T00:00:00Z">
        <w:r>
          <w:delText xml:space="preserve"> </w:delText>
        </w:r>
      </w:del>
      <w:del w:id="688" w:author="PR Preview" w:date="2026-01-01T00:00:00Z">
        <w:r>
          <w:delText xml:space="preserve">Let</w:delText>
        </w:r>
      </w:del>
      <w:del w:id="689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690" w:author="PR Preview" w:date="2026-01-01T00:00:00Z">
        <w:r>
          <w:delText xml:space="preserve"> </w:delText>
        </w:r>
      </w:del>
      <w:del w:id="691" w:author="PR Preview" w:date="2026-01-01T00:00:00Z">
        <w:r>
          <w:delText xml:space="preserve">and</w:delText>
        </w:r>
      </w:del>
      <w:del w:id="69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del w:id="693" w:author="PR Preview" w:date="2026-01-01T00:00:00Z">
        <w:r>
          <w:delText xml:space="preserve"> </w:delText>
        </w:r>
      </w:del>
      <w:del w:id="694" w:author="PR Preview" w:date="2026-01-01T00:00:00Z">
        <w:r>
          <w:delText xml:space="preserve">be</w:delText>
        </w:r>
      </w:del>
      <w:del w:id="695" w:author="PR Preview" w:date="2026-01-01T00:00:00Z">
        <w:r>
          <w:delText xml:space="preserve"> </w:delText>
        </w:r>
      </w:del>
      <w:hyperlink w:anchor="def-function">
        <w:del w:id="696" w:author="PR Preview" w:date="2026-01-01T00:00:00Z">
          <w:r>
            <w:rPr>
              <w:rStyle w:val="Hyperlink"/>
            </w:rPr>
            <w:delText xml:space="preserve">functions</w:delText>
          </w:r>
        </w:del>
      </w:hyperlink>
      <w:del w:id="697" w:author="PR Preview" w:date="2026-01-01T00:00:00Z">
        <w:r>
          <w:delText xml:space="preserve">.</w:delText>
        </w:r>
      </w:del>
      <w:del w:id="698" w:author="PR Preview" w:date="2026-01-01T00:00:00Z">
        <w:r>
          <w:delText xml:space="preserve"> </w:delText>
        </w:r>
      </w:del>
      <w:del w:id="699" w:author="PR Preview" w:date="2026-01-01T00:00:00Z">
        <w:r>
          <w:delText xml:space="preserve">The</w:delText>
        </w:r>
      </w:del>
      <w:del w:id="700" w:author="PR Preview" w:date="2026-01-01T00:00:00Z">
        <w:r>
          <w:delText xml:space="preserve"> </w:delText>
        </w:r>
      </w:del>
      <w:del w:id="701" w:author="PR Preview" w:date="2026-01-01T00:00:00Z">
        <w:r>
          <w:rPr>
            <w:b/>
            <w:bCs/>
          </w:rPr>
          <w:delText xml:space="preserve">composition</w:delText>
        </w:r>
      </w:del>
      <w:del w:id="702" w:author="PR Preview" w:date="2026-01-01T00:00:00Z">
        <w:r>
          <w:delText xml:space="preserve"> </w:delText>
        </w:r>
      </w:del>
      <w:del w:id="703" w:author="PR Preview" w:date="2026-01-01T00:00:00Z">
        <w:r>
          <w:delText xml:space="preserve">of</w:delText>
        </w:r>
      </w:del>
      <w:del w:id="704" w:author="PR Preview" w:date="2026-01-01T00:00:00Z">
        <w:r>
          <w:delText xml:space="preserve"> </w:delText>
        </w:r>
      </w:del>
      <m:oMath>
        <m:r>
          <m:t>f</m:t>
        </m:r>
      </m:oMath>
      <w:del w:id="705" w:author="PR Preview" w:date="2026-01-01T00:00:00Z">
        <w:r>
          <w:delText xml:space="preserve"> </w:delText>
        </w:r>
      </w:del>
      <w:del w:id="706" w:author="PR Preview" w:date="2026-01-01T00:00:00Z">
        <w:r>
          <w:delText xml:space="preserve">and</w:delText>
        </w:r>
      </w:del>
      <w:del w:id="707" w:author="PR Preview" w:date="2026-01-01T00:00:00Z">
        <w:r>
          <w:delText xml:space="preserve"> </w:delText>
        </w:r>
      </w:del>
      <m:oMath>
        <m:r>
          <m:t>g</m:t>
        </m:r>
      </m:oMath>
      <w:del w:id="708" w:author="PR Preview" w:date="2026-01-01T00:00:00Z">
        <w:r>
          <w:delText xml:space="preserve"> </w:delText>
        </w:r>
      </w:del>
      <w:del w:id="709" w:author="PR Preview" w:date="2026-01-01T00:00:00Z">
        <w:r>
          <w:delText xml:space="preserve">is the function</w:delText>
        </w:r>
      </w:del>
      <w:del w:id="71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del w:id="711" w:author="PR Preview" w:date="2026-01-01T00:00:00Z">
        <w:r>
          <w:delText xml:space="preserve"> </w:delText>
        </w:r>
      </w:del>
      <w:del w:id="712" w:author="PR Preview" w:date="2026-01-01T00:00:00Z">
        <w:r>
          <w:delText xml:space="preserve">defined by</w:delText>
        </w:r>
      </w:del>
    </w:p>
    <w:p>
      <w:pPr>
        <w:pStyle w:val="BodyText"/>
      </w:pPr>
      <w:ins w:id="713" w:author="PR Preview" w:date="2026-01-01T00:00:00Z">
        <w:r>
          <w:rPr>
            <w:b/>
            <w:bCs/>
          </w:rPr>
          <w:t xml:space="preserve">Definition 10 (Composition)</w:t>
        </w:r>
      </w:ins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Let</w:t>
        </w:r>
      </w:ins>
      <w:ins w:id="716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and</w:t>
        </w:r>
      </w:ins>
      <w:ins w:id="71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be</w:t>
        </w:r>
      </w:ins>
      <w:ins w:id="722" w:author="PR Preview" w:date="2026-01-01T00:00:00Z">
        <w:r>
          <w:t xml:space="preserve"> </w:t>
        </w:r>
      </w:ins>
      <w:hyperlink w:anchor="def-function">
        <w:ins w:id="723" w:author="PR Preview" w:date="2026-01-01T00:00:00Z">
          <w:r>
            <w:rPr>
              <w:rStyle w:val="Hyperlink"/>
            </w:rPr>
            <w:t xml:space="preserve">functions</w:t>
          </w:r>
        </w:ins>
      </w:hyperlink>
      <w:ins w:id="724" w:author="PR Preview" w:date="2026-01-01T00:00:00Z">
        <w:r>
          <w:t xml:space="preserve">.</w:t>
        </w:r>
      </w:ins>
      <w:ins w:id="725" w:author="PR Preview" w:date="2026-01-01T00:00:00Z">
        <w:r>
          <w:t xml:space="preserve"> </w:t>
        </w:r>
      </w:ins>
      <w:ins w:id="726" w:author="PR Preview" w:date="2026-01-01T00:00:00Z">
        <w:r>
          <w:t xml:space="preserve">The</w:t>
        </w:r>
      </w:ins>
      <w:ins w:id="727" w:author="PR Preview" w:date="2026-01-01T00:00:00Z">
        <w:r>
          <w:t xml:space="preserve"> </w:t>
        </w:r>
      </w:ins>
      <w:ins w:id="728" w:author="PR Preview" w:date="2026-01-01T00:00:00Z">
        <w:r>
          <w:rPr>
            <w:b/>
            <w:bCs/>
          </w:rPr>
          <w:t xml:space="preserve">composition</w:t>
        </w:r>
      </w:ins>
      <w:ins w:id="729" w:author="PR Preview" w:date="2026-01-01T00:00:00Z">
        <w:r>
          <w:t xml:space="preserve"> </w:t>
        </w:r>
      </w:ins>
      <w:ins w:id="730" w:author="PR Preview" w:date="2026-01-01T00:00:00Z">
        <w:r>
          <w:t xml:space="preserve">of</w:t>
        </w:r>
      </w:ins>
      <w:ins w:id="731" w:author="PR Preview" w:date="2026-01-01T00:00:00Z">
        <w:r>
          <w:t xml:space="preserve"> </w:t>
        </w:r>
      </w:ins>
      <m:oMath>
        <m:r>
          <m:t>f</m:t>
        </m:r>
      </m:oMath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and</w:t>
        </w:r>
      </w:ins>
      <w:ins w:id="734" w:author="PR Preview" w:date="2026-01-01T00:00:00Z">
        <w:r>
          <w:t xml:space="preserve"> </w:t>
        </w:r>
      </w:ins>
      <m:oMath>
        <m:r>
          <m:t>g</m:t>
        </m:r>
      </m:oMath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is the function</w:t>
        </w:r>
      </w:ins>
      <w:ins w:id="73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defined by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def-inner-function"/>
    <w:p>
      <w:pPr>
        <w:pStyle w:val="FirstParagraph"/>
      </w:pPr>
      <w:del w:id="740" w:author="PR Preview" w:date="2026-01-01T00:00:00Z">
        <w:r>
          <w:rPr>
            <w:b/>
            <w:bCs/>
          </w:rPr>
          <w:delText xml:space="preserve">Definition 8 (Inner function)</w:delText>
        </w:r>
      </w:del>
      <w:del w:id="741" w:author="PR Preview" w:date="2026-01-01T00:00:00Z">
        <w:r>
          <w:delText xml:space="preserve"> </w:delText>
        </w:r>
      </w:del>
      <w:del w:id="742" w:author="PR Preview" w:date="2026-01-01T00:00:00Z">
        <w:r>
          <w:delText xml:space="preserve">In a composition</w:delText>
        </w:r>
      </w:del>
      <w:del w:id="74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∘</m:t>
        </m:r>
        <m:r>
          <m:t>g</m:t>
        </m:r>
      </m:oMath>
      <w:del w:id="744" w:author="PR Preview" w:date="2026-01-01T00:00:00Z">
        <w:r>
          <w:delText xml:space="preserve"> </w:delText>
        </w:r>
      </w:del>
      <w:del w:id="745" w:author="PR Preview" w:date="2026-01-01T00:00:00Z">
        <w:r>
          <w:delText xml:space="preserve">(</w:delText>
        </w:r>
      </w:del>
      <w:hyperlink w:anchor="def-composition">
        <w:del w:id="746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747" w:author="PR Preview" w:date="2026-01-01T00:00:00Z">
        <w:r>
          <w:delText xml:space="preserve">),</w:delText>
        </w:r>
      </w:del>
      <w:del w:id="748" w:author="PR Preview" w:date="2026-01-01T00:00:00Z">
        <w:r>
          <w:delText xml:space="preserve"> </w:delText>
        </w:r>
      </w:del>
      <m:oMath>
        <m:r>
          <m:t>g</m:t>
        </m:r>
      </m:oMath>
      <w:del w:id="749" w:author="PR Preview" w:date="2026-01-01T00:00:00Z">
        <w:r>
          <w:delText xml:space="preserve"> </w:delText>
        </w:r>
      </w:del>
      <w:del w:id="750" w:author="PR Preview" w:date="2026-01-01T00:00:00Z">
        <w:r>
          <w:delText xml:space="preserve">is the</w:delText>
        </w:r>
      </w:del>
      <w:del w:id="751" w:author="PR Preview" w:date="2026-01-01T00:00:00Z">
        <w:r>
          <w:delText xml:space="preserve"> </w:delText>
        </w:r>
      </w:del>
      <w:del w:id="752" w:author="PR Preview" w:date="2026-01-01T00:00:00Z">
        <w:r>
          <w:rPr>
            <w:b/>
            <w:bCs/>
          </w:rPr>
          <w:delText xml:space="preserve">inner function</w:delText>
        </w:r>
      </w:del>
      <w:del w:id="753" w:author="PR Preview" w:date="2026-01-01T00:00:00Z">
        <w:r>
          <w:delText xml:space="preserve">, applied first.</w:delText>
        </w:r>
      </w:del>
    </w:p>
    <w:p>
      <w:pPr>
        <w:pStyle w:val="BodyText"/>
      </w:pPr>
      <w:del w:id="754" w:author="PR Preview" w:date="2026-01-01T00:00:00Z">
        <w:r>
          <w:rPr>
            <w:b/>
            <w:bCs/>
          </w:rPr>
          <w:delText xml:space="preserve">Definition 9 (Outer function)</w:delText>
        </w:r>
      </w:del>
      <w:del w:id="755" w:author="PR Preview" w:date="2026-01-01T00:00:00Z">
        <w:r>
          <w:delText xml:space="preserve"> </w:delText>
        </w:r>
      </w:del>
      <w:del w:id="756" w:author="PR Preview" w:date="2026-01-01T00:00:00Z">
        <w:r>
          <w:delText xml:space="preserve">In a composition</w:delText>
        </w:r>
      </w:del>
      <w:del w:id="75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∘</m:t>
        </m:r>
        <m:r>
          <m:t>g</m:t>
        </m:r>
      </m:oMath>
      <w:del w:id="758" w:author="PR Preview" w:date="2026-01-01T00:00:00Z">
        <w:r>
          <w:delText xml:space="preserve"> </w:delText>
        </w:r>
      </w:del>
      <w:del w:id="759" w:author="PR Preview" w:date="2026-01-01T00:00:00Z">
        <w:r>
          <w:delText xml:space="preserve">(</w:delText>
        </w:r>
      </w:del>
      <w:hyperlink w:anchor="def-composition">
        <w:del w:id="760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761" w:author="PR Preview" w:date="2026-01-01T00:00:00Z">
        <w:r>
          <w:delText xml:space="preserve">),</w:delText>
        </w:r>
      </w:del>
      <w:del w:id="762" w:author="PR Preview" w:date="2026-01-01T00:00:00Z">
        <w:r>
          <w:delText xml:space="preserve"> </w:delText>
        </w:r>
      </w:del>
      <m:oMath>
        <m:r>
          <m:t>f</m:t>
        </m:r>
      </m:oMath>
      <w:del w:id="763" w:author="PR Preview" w:date="2026-01-01T00:00:00Z">
        <w:r>
          <w:delText xml:space="preserve"> </w:delText>
        </w:r>
      </w:del>
      <w:del w:id="764" w:author="PR Preview" w:date="2026-01-01T00:00:00Z">
        <w:r>
          <w:delText xml:space="preserve">is the</w:delText>
        </w:r>
      </w:del>
      <w:del w:id="765" w:author="PR Preview" w:date="2026-01-01T00:00:00Z">
        <w:r>
          <w:delText xml:space="preserve"> </w:delText>
        </w:r>
      </w:del>
      <w:del w:id="766" w:author="PR Preview" w:date="2026-01-01T00:00:00Z">
        <w:r>
          <w:rPr>
            <w:b/>
            <w:bCs/>
          </w:rPr>
          <w:delText xml:space="preserve">outer function</w:delText>
        </w:r>
      </w:del>
      <w:del w:id="767" w:author="PR Preview" w:date="2026-01-01T00:00:00Z">
        <w:r>
          <w:delText xml:space="preserve">, applied to the result.</w:delText>
        </w:r>
      </w:del>
    </w:p>
    <w:p>
      <w:pPr>
        <w:pStyle w:val="BodyText"/>
      </w:pPr>
      <w:del w:id="768" w:author="PR Preview" w:date="2026-01-01T00:00:00Z">
        <w:r>
          <w:rPr>
            <w:b/>
            <w:bCs/>
          </w:rPr>
          <w:delText xml:space="preserve">Example 5 (The order of composition matters)</w:delText>
        </w:r>
      </w:del>
      <w:del w:id="769" w:author="PR Preview" w:date="2026-01-01T00:00:00Z">
        <w:r>
          <w:delText xml:space="preserve"> </w:delText>
        </w:r>
      </w:del>
      <w:del w:id="770" w:author="PR Preview" w:date="2026-01-01T00:00:00Z">
        <w:r>
          <w:delText xml:space="preserve">Let</w:delText>
        </w:r>
      </w:del>
      <w:del w:id="771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772" w:author="PR Preview" w:date="2026-01-01T00:00:00Z">
        <w:r>
          <w:delText xml:space="preserve"> </w:delText>
        </w:r>
      </w:del>
      <w:del w:id="773" w:author="PR Preview" w:date="2026-01-01T00:00:00Z">
        <w:r>
          <w:delText xml:space="preserve">with</w:delText>
        </w:r>
      </w:del>
      <w:del w:id="774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del w:id="775" w:author="PR Preview" w:date="2026-01-01T00:00:00Z">
        <w:r>
          <w:delText xml:space="preserve">,</w:delText>
        </w:r>
      </w:del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and</w:delText>
        </w:r>
      </w:del>
      <w:del w:id="77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779" w:author="PR Preview" w:date="2026-01-01T00:00:00Z">
        <w:r>
          <w:delText xml:space="preserve"> </w:delText>
        </w:r>
      </w:del>
      <w:del w:id="780" w:author="PR Preview" w:date="2026-01-01T00:00:00Z">
        <w:r>
          <w:delText xml:space="preserve">with</w:delText>
        </w:r>
      </w:del>
      <w:del w:id="78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782" w:author="PR Preview" w:date="2026-01-01T00:00:00Z">
        <w:r>
          <w:delText xml:space="preserve">.</w:delText>
        </w:r>
      </w:del>
    </w:p>
    <w:p>
      <w:pPr>
        <w:pStyle w:val="FirstParagraph"/>
      </w:pPr>
      <w:ins w:id="783" w:author="PR Preview" w:date="2026-01-01T00:00:00Z">
        <w:r>
          <w:rPr>
            <w:b/>
            <w:bCs/>
          </w:rPr>
          <w:t xml:space="preserve">Definition 11 (Inner function)</w:t>
        </w:r>
      </w:ins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In a composition</w:t>
        </w:r>
      </w:ins>
      <w:ins w:id="78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∘</m:t>
        </m:r>
        <m:r>
          <m:t>g</m:t>
        </m:r>
      </m:oMath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(</w:t>
        </w:r>
      </w:ins>
      <w:hyperlink w:anchor="def-composition">
        <w:ins w:id="789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790" w:author="PR Preview" w:date="2026-01-01T00:00:00Z">
        <w:r>
          <w:t xml:space="preserve">),</w:t>
        </w:r>
      </w:ins>
      <w:ins w:id="791" w:author="PR Preview" w:date="2026-01-01T00:00:00Z">
        <w:r>
          <w:t xml:space="preserve"> </w:t>
        </w:r>
      </w:ins>
      <m:oMath>
        <m:r>
          <m:t>g</m:t>
        </m:r>
      </m:oMath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is the</w:t>
        </w:r>
      </w:ins>
      <w:ins w:id="794" w:author="PR Preview" w:date="2026-01-01T00:00:00Z">
        <w:r>
          <w:t xml:space="preserve"> </w:t>
        </w:r>
      </w:ins>
      <w:ins w:id="795" w:author="PR Preview" w:date="2026-01-01T00:00:00Z">
        <w:r>
          <w:rPr>
            <w:b/>
            <w:bCs/>
          </w:rPr>
          <w:t xml:space="preserve">inner function</w:t>
        </w:r>
      </w:ins>
      <w:ins w:id="796" w:author="PR Preview" w:date="2026-01-01T00:00:00Z">
        <w:r>
          <w:t xml:space="preserve">, applied first.</w:t>
        </w:r>
      </w:ins>
    </w:p>
    <w:bookmarkEnd w:id="32"/>
    <w:bookmarkStart w:id="33" w:name="def-outer-function"/>
    <w:p>
      <w:pPr>
        <w:pStyle w:val="BodyText"/>
      </w:pPr>
      <w:ins w:id="797" w:author="PR Preview" w:date="2026-01-01T00:00:00Z">
        <w:r>
          <w:rPr>
            <w:b/>
            <w:bCs/>
          </w:rPr>
          <w:t xml:space="preserve">Definition 12 (Outer function)</w:t>
        </w:r>
      </w:ins>
      <w:ins w:id="798" w:author="PR Preview" w:date="2026-01-01T00:00:00Z">
        <w:r>
          <w:t xml:space="preserve"> </w:t>
        </w:r>
      </w:ins>
      <w:ins w:id="799" w:author="PR Preview" w:date="2026-01-01T00:00:00Z">
        <w:r>
          <w:t xml:space="preserve">In a composition</w:t>
        </w:r>
      </w:ins>
      <w:ins w:id="80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∘</m:t>
        </m:r>
        <m:r>
          <m:t>g</m:t>
        </m:r>
      </m:oMath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(</w:t>
        </w:r>
      </w:ins>
      <w:hyperlink w:anchor="def-composition">
        <w:ins w:id="803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804" w:author="PR Preview" w:date="2026-01-01T00:00:00Z">
        <w:r>
          <w:t xml:space="preserve">),</w:t>
        </w:r>
      </w:ins>
      <w:ins w:id="805" w:author="PR Preview" w:date="2026-01-01T00:00:00Z">
        <w:r>
          <w:t xml:space="preserve"> </w:t>
        </w:r>
      </w:ins>
      <m:oMath>
        <m:r>
          <m:t>f</m:t>
        </m:r>
      </m:oMath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is the</w:t>
        </w:r>
      </w:ins>
      <w:ins w:id="808" w:author="PR Preview" w:date="2026-01-01T00:00:00Z">
        <w:r>
          <w:t xml:space="preserve"> </w:t>
        </w:r>
      </w:ins>
      <w:ins w:id="809" w:author="PR Preview" w:date="2026-01-01T00:00:00Z">
        <w:r>
          <w:rPr>
            <w:b/>
            <w:bCs/>
          </w:rPr>
          <w:t xml:space="preserve">outer function</w:t>
        </w:r>
      </w:ins>
      <w:ins w:id="810" w:author="PR Preview" w:date="2026-01-01T00:00:00Z">
        <w:r>
          <w:t xml:space="preserve">, applied to the result.</w:t>
        </w:r>
      </w:ins>
    </w:p>
    <w:bookmarkEnd w:id="33"/>
    <w:bookmarkStart w:id="34" w:name="exm-composition"/>
    <w:p>
      <w:pPr>
        <w:pStyle w:val="BodyText"/>
      </w:pPr>
      <w:ins w:id="811" w:author="PR Preview" w:date="2026-01-01T00:00:00Z">
        <w:r>
          <w:rPr>
            <w:b/>
            <w:bCs/>
          </w:rPr>
          <w:t xml:space="preserve">Example 8 (The order of composition matters)</w:t>
        </w:r>
      </w:ins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Let</w:t>
        </w:r>
      </w:ins>
      <w:ins w:id="814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815" w:author="PR Preview" w:date="2026-01-01T00:00:00Z">
        <w:r>
          <w:t xml:space="preserve"> </w:t>
        </w:r>
      </w:ins>
      <w:ins w:id="816" w:author="PR Preview" w:date="2026-01-01T00:00:00Z">
        <w:r>
          <w:t xml:space="preserve">with</w:t>
        </w:r>
      </w:ins>
      <w:ins w:id="817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ins w:id="818" w:author="PR Preview" w:date="2026-01-01T00:00:00Z">
        <w:r>
          <w:t xml:space="preserve">,</w:t>
        </w:r>
      </w:ins>
      <w:ins w:id="819" w:author="PR Preview" w:date="2026-01-01T00:00:00Z">
        <w:r>
          <w:t xml:space="preserve"> </w:t>
        </w:r>
      </w:ins>
      <w:ins w:id="820" w:author="PR Preview" w:date="2026-01-01T00:00:00Z">
        <w:r>
          <w:t xml:space="preserve">and</w:t>
        </w:r>
      </w:ins>
      <w:ins w:id="82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with</w:t>
        </w:r>
      </w:ins>
      <w:ins w:id="82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825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4"/>
    <w:bookmarkStart w:id="35" w:name="def-inverse-function"/>
    <w:p>
      <w:pPr>
        <w:pStyle w:val="BodyText"/>
      </w:pPr>
      <w:del w:id="826" w:author="PR Preview" w:date="2026-01-01T00:00:00Z">
        <w:r>
          <w:rPr>
            <w:b/>
            <w:bCs/>
          </w:rPr>
          <w:delText xml:space="preserve">Definition 10 (Inverse function)</w:delText>
        </w:r>
      </w:del>
      <w:del w:id="827" w:author="PR Preview" w:date="2026-01-01T00:00:00Z">
        <w:r>
          <w:delText xml:space="preserve"> </w:delText>
        </w:r>
      </w:del>
      <w:del w:id="828" w:author="PR Preview" w:date="2026-01-01T00:00:00Z">
        <w:r>
          <w:delText xml:space="preserve">Let</w:delText>
        </w:r>
      </w:del>
      <w:del w:id="82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830" w:author="PR Preview" w:date="2026-01-01T00:00:00Z">
        <w:r>
          <w:delText xml:space="preserve"> </w:delText>
        </w:r>
      </w:del>
      <w:del w:id="831" w:author="PR Preview" w:date="2026-01-01T00:00:00Z">
        <w:r>
          <w:delText xml:space="preserve">be a</w:delText>
        </w:r>
      </w:del>
      <w:del w:id="832" w:author="PR Preview" w:date="2026-01-01T00:00:00Z">
        <w:r>
          <w:delText xml:space="preserve"> </w:delText>
        </w:r>
      </w:del>
      <w:hyperlink w:anchor="def-function">
        <w:del w:id="833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834" w:author="PR Preview" w:date="2026-01-01T00:00:00Z">
        <w:r>
          <w:delText xml:space="preserve">.</w:delText>
        </w:r>
      </w:del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delText xml:space="preserve">A function</w:delText>
        </w:r>
      </w:del>
      <w:del w:id="837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del w:id="838" w:author="PR Preview" w:date="2026-01-01T00:00:00Z">
        <w:r>
          <w:delText xml:space="preserve"> </w:delText>
        </w:r>
      </w:del>
      <w:del w:id="839" w:author="PR Preview" w:date="2026-01-01T00:00:00Z">
        <w:r>
          <w:delText xml:space="preserve">is the</w:delText>
        </w:r>
      </w:del>
      <w:del w:id="840" w:author="PR Preview" w:date="2026-01-01T00:00:00Z">
        <w:r>
          <w:delText xml:space="preserve"> </w:delText>
        </w:r>
      </w:del>
      <w:del w:id="841" w:author="PR Preview" w:date="2026-01-01T00:00:00Z">
        <w:r>
          <w:rPr>
            <w:b/>
            <w:bCs/>
          </w:rPr>
          <w:delText xml:space="preserve">inverse function</w:delText>
        </w:r>
      </w:del>
      <w:del w:id="842" w:author="PR Preview" w:date="2026-01-01T00:00:00Z">
        <w:r>
          <w:delText xml:space="preserve"> </w:delText>
        </w:r>
      </w:del>
      <w:del w:id="843" w:author="PR Preview" w:date="2026-01-01T00:00:00Z">
        <w:r>
          <w:delText xml:space="preserve">of</w:delText>
        </w:r>
      </w:del>
      <w:del w:id="844" w:author="PR Preview" w:date="2026-01-01T00:00:00Z">
        <w:r>
          <w:delText xml:space="preserve"> </w:delText>
        </w:r>
      </w:del>
      <m:oMath>
        <m:r>
          <m:t>f</m:t>
        </m:r>
      </m:oMath>
      <w:del w:id="845" w:author="PR Preview" w:date="2026-01-01T00:00:00Z">
        <w:r>
          <w:delText xml:space="preserve">,</w:delText>
        </w:r>
      </w:del>
      <w:del w:id="846" w:author="PR Preview" w:date="2026-01-01T00:00:00Z">
        <w:r>
          <w:delText xml:space="preserve"> </w:delText>
        </w:r>
      </w:del>
      <w:del w:id="847" w:author="PR Preview" w:date="2026-01-01T00:00:00Z">
        <w:r>
          <w:delText xml:space="preserve">written</w:delText>
        </w:r>
      </w:del>
      <w:del w:id="848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849" w:author="PR Preview" w:date="2026-01-01T00:00:00Z">
        <w:r>
          <w:delText xml:space="preserve">, if both</w:delText>
        </w:r>
      </w:del>
    </w:p>
    <w:p>
      <w:pPr>
        <w:pStyle w:val="BodyText"/>
      </w:pPr>
      <w:ins w:id="850" w:author="PR Preview" w:date="2026-01-01T00:00:00Z">
        <w:r>
          <w:rPr>
            <w:b/>
            <w:bCs/>
          </w:rPr>
          <w:t xml:space="preserve">Definition 13 (Inverse function)</w:t>
        </w:r>
      </w:ins>
      <w:ins w:id="851" w:author="PR Preview" w:date="2026-01-01T00:00:00Z">
        <w:r>
          <w:t xml:space="preserve"> </w:t>
        </w:r>
      </w:ins>
      <w:ins w:id="852" w:author="PR Preview" w:date="2026-01-01T00:00:00Z">
        <w:r>
          <w:t xml:space="preserve">Let</w:t>
        </w:r>
      </w:ins>
      <w:ins w:id="85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854" w:author="PR Preview" w:date="2026-01-01T00:00:00Z">
        <w:r>
          <w:t xml:space="preserve"> </w:t>
        </w:r>
      </w:ins>
      <w:ins w:id="855" w:author="PR Preview" w:date="2026-01-01T00:00:00Z">
        <w:r>
          <w:t xml:space="preserve">be a</w:t>
        </w:r>
      </w:ins>
      <w:ins w:id="856" w:author="PR Preview" w:date="2026-01-01T00:00:00Z">
        <w:r>
          <w:t xml:space="preserve"> </w:t>
        </w:r>
      </w:ins>
      <w:hyperlink w:anchor="def-function">
        <w:ins w:id="857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858" w:author="PR Preview" w:date="2026-01-01T00:00:00Z">
        <w:r>
          <w:t xml:space="preserve">.</w:t>
        </w:r>
      </w:ins>
      <w:ins w:id="859" w:author="PR Preview" w:date="2026-01-01T00:00:00Z">
        <w:r>
          <w:t xml:space="preserve"> </w:t>
        </w:r>
      </w:ins>
      <w:ins w:id="860" w:author="PR Preview" w:date="2026-01-01T00:00:00Z">
        <w:r>
          <w:t xml:space="preserve">A function</w:t>
        </w:r>
      </w:ins>
      <w:ins w:id="861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ins w:id="862" w:author="PR Preview" w:date="2026-01-01T00:00:00Z">
        <w:r>
          <w:t xml:space="preserve"> </w:t>
        </w:r>
      </w:ins>
      <w:ins w:id="863" w:author="PR Preview" w:date="2026-01-01T00:00:00Z">
        <w:r>
          <w:t xml:space="preserve">is the</w:t>
        </w:r>
      </w:ins>
      <w:ins w:id="864" w:author="PR Preview" w:date="2026-01-01T00:00:00Z">
        <w:r>
          <w:t xml:space="preserve"> </w:t>
        </w:r>
      </w:ins>
      <w:ins w:id="865" w:author="PR Preview" w:date="2026-01-01T00:00:00Z">
        <w:r>
          <w:rPr>
            <w:b/>
            <w:bCs/>
          </w:rPr>
          <w:t xml:space="preserve">inverse function</w:t>
        </w:r>
      </w:ins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of</w:t>
        </w:r>
      </w:ins>
      <w:ins w:id="868" w:author="PR Preview" w:date="2026-01-01T00:00:00Z">
        <w:r>
          <w:t xml:space="preserve"> </w:t>
        </w:r>
      </w:ins>
      <m:oMath>
        <m:r>
          <m:t>f</m:t>
        </m:r>
      </m:oMath>
      <w:ins w:id="869" w:author="PR Preview" w:date="2026-01-01T00:00:00Z">
        <w:r>
          <w:t xml:space="preserve">,</w:t>
        </w:r>
      </w:ins>
      <w:ins w:id="870" w:author="PR Preview" w:date="2026-01-01T00:00:00Z">
        <w:r>
          <w:t xml:space="preserve"> </w:t>
        </w:r>
      </w:ins>
      <w:ins w:id="871" w:author="PR Preview" w:date="2026-01-01T00:00:00Z">
        <w:r>
          <w:t xml:space="preserve">written</w:t>
        </w:r>
      </w:ins>
      <w:ins w:id="872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873" w:author="PR Preview" w:date="2026-01-01T00:00:00Z">
        <w:r>
          <w:t xml:space="preserve">, if both</w:t>
        </w:r>
      </w:ins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5"/>
    <w:bookmarkStart w:id="36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6"/>
    <w:bookmarkStart w:id="37" w:name="exm-inverse-function"/>
    <w:p>
      <w:pPr>
        <w:pStyle w:val="BodyText"/>
      </w:pPr>
      <w:del w:id="874" w:author="PR Preview" w:date="2026-01-01T00:00:00Z">
        <w:r>
          <w:rPr>
            <w:b/>
            <w:bCs/>
          </w:rPr>
          <w:delText xml:space="preserve">Example 6 (An invertible function, and one that is not)</w:delText>
        </w:r>
      </w:del>
      <w:del w:id="875" w:author="PR Preview" w:date="2026-01-01T00:00:00Z">
        <w:r>
          <w:delText xml:space="preserve"> </w:delText>
        </w:r>
      </w:del>
      <w:del w:id="876" w:author="PR Preview" w:date="2026-01-01T00:00:00Z">
        <w:r>
          <w:delText xml:space="preserve"> </w:delText>
        </w:r>
      </w:del>
    </w:p>
    <w:p>
      <w:pPr>
        <w:pStyle w:val="BodyText"/>
      </w:pPr>
      <w:ins w:id="877" w:author="PR Preview" w:date="2026-01-01T00:00:00Z">
        <w:r>
          <w:rPr>
            <w:b/>
            <w:bCs/>
          </w:rPr>
          <w:t xml:space="preserve">Example 9 (An invertible function, and one that is not)</w:t>
        </w:r>
      </w:ins>
      <w:ins w:id="878" w:author="PR Preview" w:date="2026-01-01T00:00:00Z">
        <w:r>
          <w:t xml:space="preserve"> </w:t>
        </w:r>
      </w:ins>
      <w:ins w:id="879" w:author="PR Preview" w:date="2026-01-01T00:00:00Z">
        <w:r>
          <w:t xml:space="preserve"> </w:t>
        </w:r>
      </w:ins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7"/>
    <w:bookmarkStart w:id="39" w:name="def-elementwise-function"/>
    <w:p>
      <w:pPr>
        <w:pStyle w:val="FirstParagraph"/>
      </w:pPr>
      <w:del w:id="880" w:author="PR Preview" w:date="2026-01-01T00:00:00Z">
        <w:r>
          <w:rPr>
            <w:b/>
            <w:bCs/>
          </w:rPr>
          <w:delText xml:space="preserve">Definition 11 (Elementwise application of a function to a vector)</w:delText>
        </w:r>
      </w:del>
      <w:del w:id="881" w:author="PR Preview" w:date="2026-01-01T00:00:00Z">
        <w:r>
          <w:delText xml:space="preserve"> </w:delText>
        </w:r>
      </w:del>
      <w:del w:id="882" w:author="PR Preview" w:date="2026-01-01T00:00:00Z">
        <w:r>
          <w:delText xml:space="preserve">Let</w:delText>
        </w:r>
      </w:del>
      <w:del w:id="88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884" w:author="PR Preview" w:date="2026-01-01T00:00:00Z">
        <w:r>
          <w:delText xml:space="preserve"> </w:delText>
        </w:r>
      </w:del>
      <w:del w:id="885" w:author="PR Preview" w:date="2026-01-01T00:00:00Z">
        <w:r>
          <w:delText xml:space="preserve">be a function (</w:delText>
        </w:r>
      </w:del>
      <w:hyperlink w:anchor="def-function">
        <w:del w:id="886" w:author="PR Preview" w:date="2026-01-01T00:00:00Z">
          <w:r>
            <w:rPr>
              <w:rStyle w:val="Hyperlink"/>
            </w:rPr>
            <w:delText xml:space="preserve">definition</w:delText>
          </w:r>
        </w:del>
      </w:hyperlink>
      <w:del w:id="887" w:author="PR Preview" w:date="2026-01-01T00:00:00Z">
        <w:r>
          <w:delText xml:space="preserve">),</w:delText>
        </w:r>
      </w:del>
      <w:del w:id="888" w:author="PR Preview" w:date="2026-01-01T00:00:00Z">
        <w:r>
          <w:delText xml:space="preserve"> </w:delText>
        </w:r>
      </w:del>
      <w:del w:id="889" w:author="PR Preview" w:date="2026-01-01T00:00:00Z">
        <w:r>
          <w:delText xml:space="preserve">and let</w:delText>
        </w:r>
      </w:del>
      <w:del w:id="89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891" w:author="PR Preview" w:date="2026-01-01T00:00:00Z">
        <w:r>
          <w:delText xml:space="preserve"> </w:delText>
        </w:r>
      </w:del>
      <w:del w:id="892" w:author="PR Preview" w:date="2026-01-01T00:00:00Z">
        <w:r>
          <w:delText xml:space="preserve">be a vector whose entries all lie in</w:delText>
        </w:r>
      </w:del>
      <w:del w:id="893" w:author="PR Preview" w:date="2026-01-01T00:00:00Z">
        <w:r>
          <w:delText xml:space="preserve"> </w:delText>
        </w:r>
      </w:del>
      <m:oMath>
        <m:r>
          <m:t>A</m:t>
        </m:r>
      </m:oMath>
      <w:del w:id="894" w:author="PR Preview" w:date="2026-01-01T00:00:00Z">
        <w:r>
          <w:delText xml:space="preserve">.</w:delText>
        </w:r>
      </w:del>
      <w:del w:id="895" w:author="PR Preview" w:date="2026-01-01T00:00:00Z">
        <w:r>
          <w:delText xml:space="preserve"> </w:delText>
        </w:r>
      </w:del>
      <w:del w:id="896" w:author="PR Preview" w:date="2026-01-01T00:00:00Z">
        <w:r>
          <w:delText xml:space="preserve">The</w:delText>
        </w:r>
      </w:del>
      <w:del w:id="897" w:author="PR Preview" w:date="2026-01-01T00:00:00Z">
        <w:r>
          <w:delText xml:space="preserve"> </w:delText>
        </w:r>
      </w:del>
      <w:del w:id="898" w:author="PR Preview" w:date="2026-01-01T00:00:00Z">
        <w:r>
          <w:rPr>
            <w:b/>
            <w:bCs/>
          </w:rPr>
          <w:delText xml:space="preserve">elementwise application</w:delText>
        </w:r>
      </w:del>
      <w:del w:id="899" w:author="PR Preview" w:date="2026-01-01T00:00:00Z">
        <w:r>
          <w:delText xml:space="preserve"> </w:delText>
        </w:r>
      </w:del>
      <w:del w:id="900" w:author="PR Preview" w:date="2026-01-01T00:00:00Z">
        <w:r>
          <w:delText xml:space="preserve">of</w:delText>
        </w:r>
      </w:del>
      <w:del w:id="901" w:author="PR Preview" w:date="2026-01-01T00:00:00Z">
        <w:r>
          <w:delText xml:space="preserve"> </w:delText>
        </w:r>
      </w:del>
      <m:oMath>
        <m:r>
          <m:t>f</m:t>
        </m:r>
      </m:oMath>
      <w:del w:id="902" w:author="PR Preview" w:date="2026-01-01T00:00:00Z">
        <w:r>
          <w:delText xml:space="preserve"> </w:delText>
        </w:r>
      </w:del>
      <w:del w:id="903" w:author="PR Preview" w:date="2026-01-01T00:00:00Z">
        <w:r>
          <w:delText xml:space="preserve">to</w:delText>
        </w:r>
      </w:del>
      <w:del w:id="90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05" w:author="PR Preview" w:date="2026-01-01T00:00:00Z">
        <w:r>
          <w:delText xml:space="preserve">,</w:delText>
        </w:r>
      </w:del>
      <w:del w:id="906" w:author="PR Preview" w:date="2026-01-01T00:00:00Z">
        <w:r>
          <w:delText xml:space="preserve"> </w:delText>
        </w:r>
      </w:del>
      <w:del w:id="907" w:author="PR Preview" w:date="2026-01-01T00:00:00Z">
        <w:r>
          <w:delText xml:space="preserve">written</w:delText>
        </w:r>
      </w:del>
      <w:del w:id="908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909" w:author="PR Preview" w:date="2026-01-01T00:00:00Z">
        <w:r>
          <w:delText xml:space="preserve">,</w:delText>
        </w:r>
      </w:del>
      <w:del w:id="910" w:author="PR Preview" w:date="2026-01-01T00:00:00Z">
        <w:r>
          <w:delText xml:space="preserve"> </w:delText>
        </w:r>
      </w:del>
      <w:del w:id="911" w:author="PR Preview" w:date="2026-01-01T00:00:00Z">
        <w:r>
          <w:delText xml:space="preserve">is the vector of the values of</w:delText>
        </w:r>
      </w:del>
      <w:del w:id="912" w:author="PR Preview" w:date="2026-01-01T00:00:00Z">
        <w:r>
          <w:delText xml:space="preserve"> </w:delText>
        </w:r>
      </w:del>
      <m:oMath>
        <m:r>
          <m:t>f</m:t>
        </m:r>
      </m:oMath>
      <w:del w:id="913" w:author="PR Preview" w:date="2026-01-01T00:00:00Z">
        <w:r>
          <w:delText xml:space="preserve"> </w:delText>
        </w:r>
      </w:del>
      <w:del w:id="914" w:author="PR Preview" w:date="2026-01-01T00:00:00Z">
        <w:r>
          <w:delText xml:space="preserve">at the entries of</w:delText>
        </w:r>
      </w:del>
      <w:del w:id="91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16" w:author="PR Preview" w:date="2026-01-01T00:00:00Z">
        <w:r>
          <w:delText xml:space="preserve">:</w:delText>
        </w:r>
      </w:del>
    </w:p>
    <w:p>
      <w:pPr>
        <w:pStyle w:val="FirstParagraph"/>
      </w:pPr>
      <w:ins w:id="917" w:author="PR Preview" w:date="2026-01-01T00:00:00Z">
        <w:r>
          <w:rPr>
            <w:b/>
            <w:bCs/>
          </w:rPr>
          <w:t xml:space="preserve">Definition 14 (Elementwise application of a function to a vector)</w:t>
        </w:r>
      </w:ins>
      <w:ins w:id="918" w:author="PR Preview" w:date="2026-01-01T00:00:00Z">
        <w:r>
          <w:t xml:space="preserve"> </w:t>
        </w:r>
      </w:ins>
      <w:ins w:id="919" w:author="PR Preview" w:date="2026-01-01T00:00:00Z">
        <w:r>
          <w:t xml:space="preserve">Let</w:t>
        </w:r>
      </w:ins>
      <w:ins w:id="92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be a function (</w:t>
        </w:r>
      </w:ins>
      <w:hyperlink w:anchor="def-function">
        <w:ins w:id="923" w:author="PR Preview" w:date="2026-01-01T00:00:00Z">
          <w:r>
            <w:rPr>
              <w:rStyle w:val="Hyperlink"/>
            </w:rPr>
            <w:t xml:space="preserve">definition</w:t>
          </w:r>
        </w:ins>
      </w:hyperlink>
      <w:ins w:id="924" w:author="PR Preview" w:date="2026-01-01T00:00:00Z">
        <w:r>
          <w:t xml:space="preserve">),</w:t>
        </w:r>
      </w:ins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and let</w:t>
        </w:r>
      </w:ins>
      <w:ins w:id="927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be a vector whose entries all lie in</w:t>
        </w:r>
      </w:ins>
      <w:ins w:id="930" w:author="PR Preview" w:date="2026-01-01T00:00:00Z">
        <w:r>
          <w:t xml:space="preserve"> </w:t>
        </w:r>
      </w:ins>
      <m:oMath>
        <m:r>
          <m:t>A</m:t>
        </m:r>
      </m:oMath>
      <w:ins w:id="931" w:author="PR Preview" w:date="2026-01-01T00:00:00Z">
        <w:r>
          <w:t xml:space="preserve">.</w:t>
        </w:r>
      </w:ins>
      <w:ins w:id="932" w:author="PR Preview" w:date="2026-01-01T00:00:00Z">
        <w:r>
          <w:t xml:space="preserve"> </w:t>
        </w:r>
      </w:ins>
      <w:ins w:id="933" w:author="PR Preview" w:date="2026-01-01T00:00:00Z">
        <w:r>
          <w:t xml:space="preserve">The</w:t>
        </w:r>
      </w:ins>
      <w:ins w:id="934" w:author="PR Preview" w:date="2026-01-01T00:00:00Z">
        <w:r>
          <w:t xml:space="preserve"> </w:t>
        </w:r>
      </w:ins>
      <w:ins w:id="935" w:author="PR Preview" w:date="2026-01-01T00:00:00Z">
        <w:r>
          <w:rPr>
            <w:b/>
            <w:bCs/>
          </w:rPr>
          <w:t xml:space="preserve">elementwise application</w:t>
        </w:r>
      </w:ins>
      <w:ins w:id="936" w:author="PR Preview" w:date="2026-01-01T00:00:00Z">
        <w:r>
          <w:t xml:space="preserve"> </w:t>
        </w:r>
      </w:ins>
      <w:ins w:id="937" w:author="PR Preview" w:date="2026-01-01T00:00:00Z">
        <w:r>
          <w:t xml:space="preserve">of</w:t>
        </w:r>
      </w:ins>
      <w:ins w:id="938" w:author="PR Preview" w:date="2026-01-01T00:00:00Z">
        <w:r>
          <w:t xml:space="preserve"> </w:t>
        </w:r>
      </w:ins>
      <m:oMath>
        <m:r>
          <m:t>f</m:t>
        </m:r>
      </m:oMath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to</w:t>
        </w:r>
      </w:ins>
      <w:ins w:id="941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942" w:author="PR Preview" w:date="2026-01-01T00:00:00Z">
        <w:r>
          <w:t xml:space="preserve">,</w:t>
        </w:r>
      </w:ins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written</w:t>
        </w:r>
      </w:ins>
      <w:ins w:id="945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ins w:id="946" w:author="PR Preview" w:date="2026-01-01T00:00:00Z">
        <w:r>
          <w:t xml:space="preserve">,</w:t>
        </w:r>
      </w:ins>
      <w:ins w:id="947" w:author="PR Preview" w:date="2026-01-01T00:00:00Z">
        <w:r>
          <w:t xml:space="preserve"> </w:t>
        </w:r>
      </w:ins>
      <w:ins w:id="948" w:author="PR Preview" w:date="2026-01-01T00:00:00Z">
        <w:r>
          <w:t xml:space="preserve">is the vector of the values of</w:t>
        </w:r>
      </w:ins>
      <w:ins w:id="949" w:author="PR Preview" w:date="2026-01-01T00:00:00Z">
        <w:r>
          <w:t xml:space="preserve"> </w:t>
        </w:r>
      </w:ins>
      <m:oMath>
        <m:r>
          <m:t>f</m:t>
        </m:r>
      </m:oMath>
      <w:ins w:id="950" w:author="PR Preview" w:date="2026-01-01T00:00:00Z">
        <w:r>
          <w:t xml:space="preserve"> </w:t>
        </w:r>
      </w:ins>
      <w:ins w:id="951" w:author="PR Preview" w:date="2026-01-01T00:00:00Z">
        <w:r>
          <w:t xml:space="preserve">at the entries of</w:t>
        </w:r>
      </w:ins>
      <w:ins w:id="952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95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8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9"/>
    <w:bookmarkStart w:id="40" w:name="exm-elementwise-function"/>
    <w:p>
      <w:pPr>
        <w:pStyle w:val="BodyText"/>
      </w:pPr>
      <w:del w:id="954" w:author="PR Preview" w:date="2026-01-01T00:00:00Z">
        <w:r>
          <w:rPr>
            <w:b/>
            <w:bCs/>
          </w:rPr>
          <w:delText xml:space="preserve">Example 7 (The exponential and logistic functions applied to a vector)</w:delText>
        </w:r>
      </w:del>
      <w:del w:id="955" w:author="PR Preview" w:date="2026-01-01T00:00:00Z">
        <w:r>
          <w:delText xml:space="preserve"> </w:delText>
        </w:r>
      </w:del>
      <w:del w:id="956" w:author="PR Preview" w:date="2026-01-01T00:00:00Z">
        <w:r>
          <w:delText xml:space="preserve">Let</w:delText>
        </w:r>
      </w:del>
      <w:del w:id="95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958" w:author="PR Preview" w:date="2026-01-01T00:00:00Z">
        <w:r>
          <w:delText xml:space="preserve">.</w:delText>
        </w:r>
      </w:del>
      <w:del w:id="959" w:author="PR Preview" w:date="2026-01-01T00:00:00Z">
        <w:r>
          <w:delText xml:space="preserve"> </w:delText>
        </w:r>
      </w:del>
      <w:del w:id="960" w:author="PR Preview" w:date="2026-01-01T00:00:00Z">
        <w:r>
          <w:delText xml:space="preserve">With</w:delText>
        </w:r>
      </w:del>
      <w:del w:id="961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del w:id="962" w:author="PR Preview" w:date="2026-01-01T00:00:00Z">
        <w:r>
          <w:delText xml:space="preserve"> </w:delText>
        </w:r>
      </w:del>
      <w:del w:id="963" w:author="PR Preview" w:date="2026-01-01T00:00:00Z">
        <w:r>
          <w:delText xml:space="preserve">and the logistic function</w:delText>
        </w:r>
      </w:del>
      <w:del w:id="964" w:author="PR Preview" w:date="2026-01-01T00:00:00Z">
        <w:r>
          <w:delText xml:space="preserve"> </w:delText>
        </w:r>
      </w:del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del w:id="965" w:author="PR Preview" w:date="2026-01-01T00:00:00Z">
        <w:r>
          <w:delText xml:space="preserve">,</w:delText>
        </w:r>
      </w:del>
    </w:p>
    <w:p>
      <w:pPr>
        <w:pStyle w:val="BodyText"/>
      </w:pPr>
      <w:ins w:id="966" w:author="PR Preview" w:date="2026-01-01T00:00:00Z">
        <w:r>
          <w:rPr>
            <w:b/>
            <w:bCs/>
          </w:rPr>
          <w:t xml:space="preserve">Example 10 (The exponential and logistic functions applied to a vector)</w:t>
        </w:r>
      </w:ins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Let</w:t>
        </w:r>
      </w:ins>
      <w:ins w:id="969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970" w:author="PR Preview" w:date="2026-01-01T00:00:00Z">
        <w:r>
          <w:t xml:space="preserve">.</w:t>
        </w:r>
      </w:ins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With</w:t>
        </w:r>
      </w:ins>
      <w:ins w:id="973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and the logistic function</w:t>
        </w:r>
      </w:ins>
      <w:ins w:id="976" w:author="PR Preview" w:date="2026-01-01T00:00:00Z">
        <w:r>
          <w:t xml:space="preserve"> </w:t>
        </w:r>
      </w:ins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ins w:id="977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same position.</w:t>
      </w:r>
    </w:p>
    <w:bookmarkEnd w:id="40"/>
    <w:bookmarkStart w:id="42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1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2"/>
    <w:bookmarkStart w:id="43" w:name="def-operator"/>
    <w:p>
      <w:pPr>
        <w:pStyle w:val="FirstParagraph"/>
      </w:pPr>
      <w:del w:id="978" w:author="PR Preview" w:date="2026-01-01T00:00:00Z">
        <w:r>
          <w:rPr>
            <w:b/>
            <w:bCs/>
          </w:rPr>
          <w:delText xml:space="preserve">Definition 12 (Sequence)</w:delText>
        </w:r>
      </w:del>
      <w:del w:id="979" w:author="PR Preview" w:date="2026-01-01T00:00:00Z">
        <w:r>
          <w:delText xml:space="preserve"> </w:delText>
        </w:r>
      </w:del>
      <w:del w:id="980" w:author="PR Preview" w:date="2026-01-01T00:00:00Z">
        <w:r>
          <w:delText xml:space="preserve">A</w:delText>
        </w:r>
      </w:del>
      <w:del w:id="981" w:author="PR Preview" w:date="2026-01-01T00:00:00Z">
        <w:r>
          <w:delText xml:space="preserve"> </w:delText>
        </w:r>
      </w:del>
      <w:del w:id="982" w:author="PR Preview" w:date="2026-01-01T00:00:00Z">
        <w:r>
          <w:rPr>
            <w:b/>
            <w:bCs/>
          </w:rPr>
          <w:delText xml:space="preserve">sequence</w:delText>
        </w:r>
      </w:del>
      <w:del w:id="983" w:author="PR Preview" w:date="2026-01-01T00:00:00Z">
        <w:r>
          <w:delText xml:space="preserve"> </w:delText>
        </w:r>
      </w:del>
      <w:del w:id="984" w:author="PR Preview" w:date="2026-01-01T00:00:00Z">
        <w:r>
          <w:delText xml:space="preserve">in a set</w:delText>
        </w:r>
      </w:del>
      <w:del w:id="985" w:author="PR Preview" w:date="2026-01-01T00:00:00Z">
        <w:r>
          <w:delText xml:space="preserve"> </w:delText>
        </w:r>
      </w:del>
      <m:oMath>
        <m:r>
          <m:t>S</m:t>
        </m:r>
      </m:oMath>
      <w:del w:id="986" w:author="PR Preview" w:date="2026-01-01T00:00:00Z">
        <w:r>
          <w:delText xml:space="preserve"> </w:delText>
        </w:r>
      </w:del>
      <w:del w:id="987" w:author="PR Preview" w:date="2026-01-01T00:00:00Z">
        <w:r>
          <w:delText xml:space="preserve">is a</w:delText>
        </w:r>
      </w:del>
      <w:del w:id="988" w:author="PR Preview" w:date="2026-01-01T00:00:00Z">
        <w:r>
          <w:delText xml:space="preserve"> </w:delText>
        </w:r>
      </w:del>
      <w:hyperlink w:anchor="def-function">
        <w:del w:id="989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99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del w:id="991" w:author="PR Preview" w:date="2026-01-01T00:00:00Z">
        <w:r>
          <w:delText xml:space="preserve"> </w:delText>
        </w:r>
      </w:del>
      <w:del w:id="992" w:author="PR Preview" w:date="2026-01-01T00:00:00Z">
        <w:r>
          <w:delText xml:space="preserve">from the</w:delText>
        </w:r>
      </w:del>
      <w:del w:id="993" w:author="PR Preview" w:date="2026-01-01T00:00:00Z">
        <w:r>
          <w:delText xml:space="preserve"> </w:delText>
        </w:r>
      </w:del>
      <w:hyperlink r:id="rId50">
        <w:del w:id="994" w:author="PR Preview" w:date="2026-01-01T00:00:00Z">
          <w:r>
            <w:rPr>
              <w:rStyle w:val="Hyperlink"/>
            </w:rPr>
            <w:delText xml:space="preserve">natural numbers</w:delText>
          </w:r>
        </w:del>
      </w:hyperlink>
      <w:del w:id="995" w:author="PR Preview" w:date="2026-01-01T00:00:00Z">
        <w:r>
          <w:delText xml:space="preserve"> </w:delText>
        </w:r>
      </w:del>
      <w:del w:id="996" w:author="PR Preview" w:date="2026-01-01T00:00:00Z">
        <w:r>
          <w:delText xml:space="preserve">to</w:delText>
        </w:r>
      </w:del>
      <w:del w:id="997" w:author="PR Preview" w:date="2026-01-01T00:00:00Z">
        <w:r>
          <w:delText xml:space="preserve"> </w:delText>
        </w:r>
      </w:del>
      <m:oMath>
        <m:r>
          <m:t>S</m:t>
        </m:r>
      </m:oMath>
      <w:del w:id="998" w:author="PR Preview" w:date="2026-01-01T00:00:00Z">
        <w:r>
          <w:delText xml:space="preserve">.</w:delText>
        </w:r>
      </w:del>
      <w:del w:id="999" w:author="PR Preview" w:date="2026-01-01T00:00:00Z">
        <w:r>
          <w:delText xml:space="preserve"> </w:delText>
        </w:r>
      </w:del>
      <w:del w:id="1000" w:author="PR Preview" w:date="2026-01-01T00:00:00Z">
        <w:r>
          <w:delText xml:space="preserve">Its value</w:delText>
        </w:r>
      </w:del>
      <w:del w:id="100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del w:id="1002" w:author="PR Preview" w:date="2026-01-01T00:00:00Z">
        <w:r>
          <w:delText xml:space="preserve"> </w:delText>
        </w:r>
      </w:del>
      <w:del w:id="1003" w:author="PR Preview" w:date="2026-01-01T00:00:00Z">
        <w:r>
          <w:delText xml:space="preserve">is written</w:delText>
        </w:r>
      </w:del>
      <w:del w:id="100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</m:oMath>
      <w:del w:id="1005" w:author="PR Preview" w:date="2026-01-01T00:00:00Z">
        <w:r>
          <w:delText xml:space="preserve">,</w:delText>
        </w:r>
      </w:del>
      <w:del w:id="1006" w:author="PR Preview" w:date="2026-01-01T00:00:00Z">
        <w:r>
          <w:delText xml:space="preserve"> </w:delText>
        </w:r>
      </w:del>
      <w:del w:id="1007" w:author="PR Preview" w:date="2026-01-01T00:00:00Z">
        <w:r>
          <w:delText xml:space="preserve">and the sequence is written</w:delText>
        </w:r>
      </w:del>
      <w:del w:id="100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1009" w:author="PR Preview" w:date="2026-01-01T00:00:00Z">
        <w:r>
          <w:delText xml:space="preserve"> </w:delText>
        </w:r>
      </w:del>
      <w:del w:id="1010" w:author="PR Preview" w:date="2026-01-01T00:00:00Z">
        <w:r>
          <w:delText xml:space="preserve">or</w:delText>
        </w:r>
      </w:del>
      <w:del w:id="1011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012" w:author="PR Preview" w:date="2026-01-01T00:00:00Z">
        <w:r>
          <w:delText xml:space="preserve">.</w:delText>
        </w:r>
      </w:del>
    </w:p>
    <w:p>
      <w:pPr>
        <w:pStyle w:val="BodyText"/>
      </w:pPr>
      <w:del w:id="1013" w:author="PR Preview" w:date="2026-01-01T00:00:00Z">
        <w:r>
          <w:rPr>
            <w:b/>
            <w:bCs/>
          </w:rPr>
          <w:delText xml:space="preserve">Definition 13 (Term of a sequence)</w:delText>
        </w:r>
      </w:del>
      <w:del w:id="1014" w:author="PR Preview" w:date="2026-01-01T00:00:00Z">
        <w:r>
          <w:delText xml:space="preserve"> </w:delText>
        </w:r>
      </w:del>
      <w:del w:id="1015" w:author="PR Preview" w:date="2026-01-01T00:00:00Z">
        <w:r>
          <w:delText xml:space="preserve">The value</w:delText>
        </w:r>
      </w:del>
      <w:del w:id="101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</m:oMath>
      <w:del w:id="1017" w:author="PR Preview" w:date="2026-01-01T00:00:00Z">
        <w:r>
          <w:delText xml:space="preserve"> </w:delText>
        </w:r>
      </w:del>
      <w:del w:id="1018" w:author="PR Preview" w:date="2026-01-01T00:00:00Z">
        <w:r>
          <w:delText xml:space="preserve">of a sequence</w:delText>
        </w:r>
      </w:del>
      <w:del w:id="101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1020" w:author="PR Preview" w:date="2026-01-01T00:00:00Z">
        <w:r>
          <w:delText xml:space="preserve"> </w:delText>
        </w:r>
      </w:del>
      <w:del w:id="1021" w:author="PR Preview" w:date="2026-01-01T00:00:00Z">
        <w:r>
          <w:delText xml:space="preserve">(</w:delText>
        </w:r>
      </w:del>
      <w:hyperlink w:anchor="def-sequence">
        <w:del w:id="1022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023" w:author="PR Preview" w:date="2026-01-01T00:00:00Z">
        <w:r>
          <w:delText xml:space="preserve">) is called its</w:delText>
        </w:r>
      </w:del>
      <w:del w:id="1024" w:author="PR Preview" w:date="2026-01-01T00:00:00Z">
        <w:r>
          <w:delText xml:space="preserve"> </w:delText>
        </w:r>
      </w:del>
      <m:oMath>
        <m:r>
          <m:t>n</m:t>
        </m:r>
      </m:oMath>
      <w:del w:id="1025" w:author="PR Preview" w:date="2026-01-01T00:00:00Z">
        <w:r>
          <w:delText xml:space="preserve">th</w:delText>
        </w:r>
      </w:del>
      <w:del w:id="1026" w:author="PR Preview" w:date="2026-01-01T00:00:00Z">
        <w:r>
          <w:delText xml:space="preserve"> </w:delText>
        </w:r>
      </w:del>
      <w:del w:id="1027" w:author="PR Preview" w:date="2026-01-01T00:00:00Z">
        <w:r>
          <w:rPr>
            <w:b/>
            <w:bCs/>
          </w:rPr>
          <w:delText xml:space="preserve">term</w:delText>
        </w:r>
      </w:del>
      <w:del w:id="1028" w:author="PR Preview" w:date="2026-01-01T00:00:00Z">
        <w:r>
          <w:delText xml:space="preserve">.</w:delText>
        </w:r>
      </w:del>
    </w:p>
    <w:p>
      <w:pPr>
        <w:pStyle w:val="BodyText"/>
      </w:pPr>
      <w:del w:id="1029" w:author="PR Preview" w:date="2026-01-01T00:00:00Z">
        <w:r>
          <w:rPr>
            <w:b/>
            <w:bCs/>
          </w:rPr>
          <w:delText xml:space="preserve">Example 8 (Sequences)</w:delText>
        </w:r>
      </w:del>
      <w:del w:id="1030" w:author="PR Preview" w:date="2026-01-01T00:00:00Z">
        <w:r>
          <w:delText xml:space="preserve"> </w:delText>
        </w:r>
      </w:del>
      <w:del w:id="1031" w:author="PR Preview" w:date="2026-01-01T00:00:00Z">
        <w:r>
          <w:delText xml:space="preserve"> </w:delText>
        </w:r>
      </w:del>
    </w:p>
    <w:p>
      <w:pPr>
        <w:pStyle w:val="FirstParagraph"/>
      </w:pPr>
      <w:ins w:id="1032" w:author="PR Preview" w:date="2026-01-01T00:00:00Z">
        <w:r>
          <w:rPr>
            <w:b/>
            <w:bCs/>
          </w:rPr>
          <w:t xml:space="preserve">Definition 15 (Operator)</w:t>
        </w:r>
      </w:ins>
      <w:ins w:id="1033" w:author="PR Preview" w:date="2026-01-01T00:00:00Z">
        <w:r>
          <w:t xml:space="preserve"> </w:t>
        </w:r>
      </w:ins>
      <w:ins w:id="1034" w:author="PR Preview" w:date="2026-01-01T00:00:00Z">
        <w:r>
          <w:t xml:space="preserve">An</w:t>
        </w:r>
      </w:ins>
      <w:ins w:id="1035" w:author="PR Preview" w:date="2026-01-01T00:00:00Z">
        <w:r>
          <w:t xml:space="preserve"> </w:t>
        </w:r>
      </w:ins>
      <w:ins w:id="1036" w:author="PR Preview" w:date="2026-01-01T00:00:00Z">
        <w:r>
          <w:rPr>
            <w:b/>
            <w:bCs/>
          </w:rPr>
          <w:t xml:space="preserve">operator</w:t>
        </w:r>
      </w:ins>
      <w:ins w:id="1037" w:author="PR Preview" w:date="2026-01-01T00:00:00Z">
        <w:r>
          <w:t xml:space="preserve"> </w:t>
        </w:r>
      </w:ins>
      <w:ins w:id="1038" w:author="PR Preview" w:date="2026-01-01T00:00:00Z">
        <w:r>
          <w:t xml:space="preserve">is a</w:t>
        </w:r>
      </w:ins>
      <w:ins w:id="1039" w:author="PR Preview" w:date="2026-01-01T00:00:00Z">
        <w:r>
          <w:t xml:space="preserve"> </w:t>
        </w:r>
      </w:ins>
      <w:hyperlink w:anchor="def-function">
        <w:ins w:id="1040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041" w:author="PR Preview" w:date="2026-01-01T00:00:00Z">
        <w:r>
          <w:t xml:space="preserve"> </w:t>
        </w:r>
      </w:ins>
      <w:ins w:id="1042" w:author="PR Preview" w:date="2026-01-01T00:00:00Z">
        <w:r>
          <w:t xml:space="preserve">whose</w:t>
        </w:r>
      </w:ins>
      <w:ins w:id="1043" w:author="PR Preview" w:date="2026-01-01T00:00:00Z">
        <w:r>
          <w:t xml:space="preserve"> </w:t>
        </w:r>
      </w:ins>
      <w:hyperlink w:anchor="def-argument">
        <w:ins w:id="1044" w:author="PR Preview" w:date="2026-01-01T00:00:00Z">
          <w:r>
            <w:rPr>
              <w:rStyle w:val="Hyperlink"/>
            </w:rPr>
            <w:t xml:space="preserve">arguments</w:t>
          </w:r>
        </w:ins>
      </w:hyperlink>
      <w:ins w:id="1045" w:author="PR Preview" w:date="2026-01-01T00:00:00Z">
        <w:r>
          <w:t xml:space="preserve"> </w:t>
        </w:r>
      </w:ins>
      <w:ins w:id="1046" w:author="PR Preview" w:date="2026-01-01T00:00:00Z">
        <w:r>
          <w:t xml:space="preserve">and</w:t>
        </w:r>
      </w:ins>
      <w:ins w:id="1047" w:author="PR Preview" w:date="2026-01-01T00:00:00Z">
        <w:r>
          <w:t xml:space="preserve"> </w:t>
        </w:r>
      </w:ins>
      <w:hyperlink w:anchor="def-value">
        <w:ins w:id="1048" w:author="PR Preview" w:date="2026-01-01T00:00:00Z">
          <w:r>
            <w:rPr>
              <w:rStyle w:val="Hyperlink"/>
            </w:rPr>
            <w:t xml:space="preserve">values</w:t>
          </w:r>
        </w:ins>
      </w:hyperlink>
      <w:ins w:id="1049" w:author="PR Preview" w:date="2026-01-01T00:00:00Z">
        <w:r>
          <w:t xml:space="preserve"> </w:t>
        </w:r>
      </w:ins>
      <w:ins w:id="1050" w:author="PR Preview" w:date="2026-01-01T00:00:00Z">
        <w:r>
          <w:t xml:space="preserve">are both functions or both vectors.</w:t>
        </w:r>
      </w:ins>
    </w:p>
    <w:bookmarkEnd w:id="43"/>
    <w:bookmarkStart w:id="44" w:name="exm-operator"/>
    <w:p>
      <w:pPr>
        <w:pStyle w:val="BodyText"/>
      </w:pPr>
      <w:ins w:id="1051" w:author="PR Preview" w:date="2026-01-01T00:00:00Z">
        <w:r>
          <w:rPr>
            <w:b/>
            <w:bCs/>
          </w:rPr>
          <w:t xml:space="preserve">Example 11 (The derivative as an operator)</w:t>
        </w:r>
      </w:ins>
      <w:ins w:id="1052" w:author="PR Preview" w:date="2026-01-01T00:00:00Z">
        <w:r>
          <w:t xml:space="preserve"> </w:t>
        </w:r>
      </w:ins>
      <w:ins w:id="1053" w:author="PR Preview" w:date="2026-01-01T00:00:00Z">
        <w:r>
          <w:t xml:space="preserve">Let</w:t>
        </w:r>
      </w:ins>
      <w:ins w:id="1054" w:author="PR Preview" w:date="2026-01-01T00:00:00Z">
        <w:r>
          <w:t xml:space="preserve"> </w:t>
        </w:r>
      </w:ins>
      <m:oMath>
        <m:r>
          <m:t>D</m:t>
        </m:r>
      </m:oMath>
      <w:ins w:id="1055" w:author="PR Preview" w:date="2026-01-01T00:00:00Z">
        <w:r>
          <w:t xml:space="preserve"> </w:t>
        </w:r>
      </w:ins>
      <w:ins w:id="1056" w:author="PR Preview" w:date="2026-01-01T00:00:00Z">
        <w:r>
          <w:t xml:space="preserve">send each differentiable function</w:t>
        </w:r>
      </w:ins>
      <w:ins w:id="105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058" w:author="PR Preview" w:date="2026-01-01T00:00:00Z">
        <w:r>
          <w:t xml:space="preserve"> </w:t>
        </w:r>
      </w:ins>
      <w:ins w:id="1059" w:author="PR Preview" w:date="2026-01-01T00:00:00Z">
        <w:r>
          <w:t xml:space="preserve">to its derivative function</w:t>
        </w:r>
      </w:ins>
      <w:ins w:id="1060" w:author="PR Preview" w:date="2026-01-01T00:00:00Z">
        <w:r>
          <w:t xml:space="preserve"> </w:t>
        </w:r>
      </w:ins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1061" w:author="PR Preview" w:date="2026-01-01T00:00:00Z">
        <w:r>
          <w:t xml:space="preserve">.</w:t>
        </w:r>
      </w:ins>
      <w:ins w:id="1062" w:author="PR Preview" w:date="2026-01-01T00:00:00Z">
        <w:r>
          <w:t xml:space="preserve"> </w:t>
        </w:r>
      </w:ins>
      <w:ins w:id="1063" w:author="PR Preview" w:date="2026-01-01T00:00:00Z">
        <w:r>
          <w:t xml:space="preserve">Then</w:t>
        </w:r>
      </w:ins>
      <w:ins w:id="1064" w:author="PR Preview" w:date="2026-01-01T00:00:00Z">
        <w:r>
          <w:t xml:space="preserve"> </w:t>
        </w:r>
      </w:ins>
      <m:oMath>
        <m:r>
          <m:t>D</m:t>
        </m:r>
      </m:oMath>
      <w:ins w:id="1065" w:author="PR Preview" w:date="2026-01-01T00:00:00Z">
        <w:r>
          <w:t xml:space="preserve"> </w:t>
        </w:r>
      </w:ins>
      <w:ins w:id="1066" w:author="PR Preview" w:date="2026-01-01T00:00:00Z">
        <w:r>
          <w:t xml:space="preserve">is an operator, because its arguments and its values are functions.</w:t>
        </w:r>
      </w:ins>
      <w:ins w:id="1067" w:author="PR Preview" w:date="2026-01-01T00:00:00Z">
        <w:r>
          <w:t xml:space="preserve"> </w:t>
        </w:r>
      </w:ins>
      <w:ins w:id="1068" w:author="PR Preview" w:date="2026-01-01T00:00:00Z">
        <w:r>
          <w:t xml:space="preserve">For example,</w:t>
        </w:r>
      </w:ins>
      <w:ins w:id="1069" w:author="PR Preview" w:date="2026-01-01T00:00:00Z">
        <w:r>
          <w:t xml:space="preserve"> </w:t>
        </w:r>
      </w:ins>
      <m:oMath>
        <m:r>
          <m:t>D</m:t>
        </m:r>
      </m:oMath>
      <w:ins w:id="1070" w:author="PR Preview" w:date="2026-01-01T00:00:00Z">
        <w:r>
          <w:t xml:space="preserve"> </w:t>
        </w:r>
      </w:ins>
      <w:ins w:id="1071" w:author="PR Preview" w:date="2026-01-01T00:00:00Z">
        <w:r>
          <w:t xml:space="preserve">sends</w:t>
        </w:r>
      </w:ins>
      <w:ins w:id="107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1073" w:author="PR Preview" w:date="2026-01-01T00:00:00Z">
        <w:r>
          <w:t xml:space="preserve"> </w:t>
        </w:r>
      </w:ins>
      <w:ins w:id="1074" w:author="PR Preview" w:date="2026-01-01T00:00:00Z">
        <w:r>
          <w:t xml:space="preserve">to the function</w:t>
        </w:r>
      </w:ins>
      <w:ins w:id="107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ins w:id="1076" w:author="PR Preview" w:date="2026-01-01T00:00:00Z">
        <w:r>
          <w:t xml:space="preserve">.</w:t>
        </w:r>
      </w:ins>
    </w:p>
    <w:bookmarkEnd w:id="44"/>
    <w:bookmarkStart w:id="46" w:name="rem-operator"/>
    <w:p>
      <w:pPr>
        <w:pStyle w:val="BodyText"/>
      </w:pPr>
      <w:ins w:id="1077" w:author="PR Preview" w:date="2026-01-01T00:00:00Z">
        <w:r>
          <w:rPr>
            <w:i/>
            <w:iCs/>
          </w:rPr>
          <w:t xml:space="preserve">Remark 6</w:t>
        </w:r>
      </w:ins>
      <w:ins w:id="1078" w:author="PR Preview" w:date="2026-01-01T00:00:00Z">
        <w:r>
          <w:t xml:space="preserve"> (Other uses of</w:t>
        </w:r>
      </w:ins>
      <w:ins w:id="1079" w:author="PR Preview" w:date="2026-01-01T00:00:00Z">
        <w:r>
          <w:t xml:space="preserve"> </w:t>
        </w:r>
      </w:ins>
      <w:ins w:id="1080" w:author="PR Preview" w:date="2026-01-01T00:00:00Z">
        <w:r>
          <w:t xml:space="preserve">“operator”</w:t>
        </w:r>
      </w:ins>
      <w:ins w:id="1081" w:author="PR Preview" w:date="2026-01-01T00:00:00Z">
        <w:r>
          <w:t xml:space="preserve">). </w:t>
        </w:r>
      </w:ins>
      <w:ins w:id="1082" w:author="PR Preview" w:date="2026-01-01T00:00:00Z">
        <w:r>
          <w:t xml:space="preserve">Some authors call every function an operator,</w:t>
        </w:r>
      </w:ins>
      <w:ins w:id="1083" w:author="PR Preview" w:date="2026-01-01T00:00:00Z">
        <w:r>
          <w:t xml:space="preserve"> </w:t>
        </w:r>
      </w:ins>
      <w:ins w:id="1084" w:author="PR Preview" w:date="2026-01-01T00:00:00Z">
        <w:r>
          <w:t xml:space="preserve">and others reserve the word for functions whose domain and codomain are the same set,</w:t>
        </w:r>
      </w:ins>
      <w:ins w:id="1085" w:author="PR Preview" w:date="2026-01-01T00:00:00Z">
        <w:r>
          <w:t xml:space="preserve"> </w:t>
        </w:r>
      </w:ins>
      <w:ins w:id="1086" w:author="PR Preview" w:date="2026-01-01T00:00:00Z">
        <w:r>
          <w:t xml:space="preserve">as in the</w:t>
        </w:r>
      </w:ins>
      <w:ins w:id="1087" w:author="PR Preview" w:date="2026-01-01T00:00:00Z">
        <w:r>
          <w:t xml:space="preserve"> </w:t>
        </w:r>
      </w:ins>
      <w:hyperlink r:id="rId45">
        <w:ins w:id="1088" w:author="PR Preview" w:date="2026-01-01T00:00:00Z">
          <w:r>
            <w:rPr>
              <w:rStyle w:val="Hyperlink"/>
            </w:rPr>
            <w:t xml:space="preserve">linear operator</w:t>
          </w:r>
        </w:ins>
      </w:hyperlink>
      <w:ins w:id="1089" w:author="PR Preview" w:date="2026-01-01T00:00:00Z">
        <w:r>
          <w:t xml:space="preserve">.</w:t>
        </w:r>
      </w:ins>
    </w:p>
    <w:bookmarkEnd w:id="46"/>
    <w:bookmarkStart w:id="47" w:name="def-functional"/>
    <w:p>
      <w:pPr>
        <w:pStyle w:val="BodyText"/>
      </w:pPr>
      <w:ins w:id="1090" w:author="PR Preview" w:date="2026-01-01T00:00:00Z">
        <w:r>
          <w:rPr>
            <w:b/>
            <w:bCs/>
          </w:rPr>
          <w:t xml:space="preserve">Definition 16 (Functional)</w:t>
        </w:r>
      </w:ins>
      <w:ins w:id="1091" w:author="PR Preview" w:date="2026-01-01T00:00:00Z">
        <w:r>
          <w:t xml:space="preserve"> </w:t>
        </w:r>
      </w:ins>
      <w:ins w:id="1092" w:author="PR Preview" w:date="2026-01-01T00:00:00Z">
        <w:r>
          <w:t xml:space="preserve">A</w:t>
        </w:r>
      </w:ins>
      <w:ins w:id="1093" w:author="PR Preview" w:date="2026-01-01T00:00:00Z">
        <w:r>
          <w:t xml:space="preserve"> </w:t>
        </w:r>
      </w:ins>
      <w:ins w:id="1094" w:author="PR Preview" w:date="2026-01-01T00:00:00Z">
        <w:r>
          <w:rPr>
            <w:b/>
            <w:bCs/>
          </w:rPr>
          <w:t xml:space="preserve">functional</w:t>
        </w:r>
      </w:ins>
      <w:ins w:id="1095" w:author="PR Preview" w:date="2026-01-01T00:00:00Z">
        <w:r>
          <w:t xml:space="preserve"> </w:t>
        </w:r>
      </w:ins>
      <w:ins w:id="1096" w:author="PR Preview" w:date="2026-01-01T00:00:00Z">
        <w:r>
          <w:t xml:space="preserve">is a</w:t>
        </w:r>
      </w:ins>
      <w:ins w:id="1097" w:author="PR Preview" w:date="2026-01-01T00:00:00Z">
        <w:r>
          <w:t xml:space="preserve"> </w:t>
        </w:r>
      </w:ins>
      <w:hyperlink w:anchor="def-function">
        <w:ins w:id="1098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099" w:author="PR Preview" w:date="2026-01-01T00:00:00Z">
        <w:r>
          <w:t xml:space="preserve"> </w:t>
        </w:r>
      </w:ins>
      <w:ins w:id="1100" w:author="PR Preview" w:date="2026-01-01T00:00:00Z">
        <w:r>
          <w:t xml:space="preserve">whose</w:t>
        </w:r>
      </w:ins>
      <w:ins w:id="1101" w:author="PR Preview" w:date="2026-01-01T00:00:00Z">
        <w:r>
          <w:t xml:space="preserve"> </w:t>
        </w:r>
      </w:ins>
      <w:hyperlink w:anchor="def-argument">
        <w:ins w:id="1102" w:author="PR Preview" w:date="2026-01-01T00:00:00Z">
          <w:r>
            <w:rPr>
              <w:rStyle w:val="Hyperlink"/>
            </w:rPr>
            <w:t xml:space="preserve">arguments</w:t>
          </w:r>
        </w:ins>
      </w:hyperlink>
      <w:ins w:id="1103" w:author="PR Preview" w:date="2026-01-01T00:00:00Z">
        <w:r>
          <w:t xml:space="preserve"> </w:t>
        </w:r>
      </w:ins>
      <w:ins w:id="1104" w:author="PR Preview" w:date="2026-01-01T00:00:00Z">
        <w:r>
          <w:t xml:space="preserve">are functions or vectors</w:t>
        </w:r>
      </w:ins>
      <w:ins w:id="1105" w:author="PR Preview" w:date="2026-01-01T00:00:00Z">
        <w:r>
          <w:t xml:space="preserve"> </w:t>
        </w:r>
      </w:ins>
      <w:ins w:id="1106" w:author="PR Preview" w:date="2026-01-01T00:00:00Z">
        <w:r>
          <w:t xml:space="preserve">and whose</w:t>
        </w:r>
      </w:ins>
      <w:ins w:id="1107" w:author="PR Preview" w:date="2026-01-01T00:00:00Z">
        <w:r>
          <w:t xml:space="preserve"> </w:t>
        </w:r>
      </w:ins>
      <w:hyperlink w:anchor="def-value">
        <w:ins w:id="1108" w:author="PR Preview" w:date="2026-01-01T00:00:00Z">
          <w:r>
            <w:rPr>
              <w:rStyle w:val="Hyperlink"/>
            </w:rPr>
            <w:t xml:space="preserve">values</w:t>
          </w:r>
        </w:ins>
      </w:hyperlink>
      <w:ins w:id="1109" w:author="PR Preview" w:date="2026-01-01T00:00:00Z">
        <w:r>
          <w:t xml:space="preserve"> </w:t>
        </w:r>
      </w:ins>
      <w:ins w:id="1110" w:author="PR Preview" w:date="2026-01-01T00:00:00Z">
        <w:r>
          <w:t xml:space="preserve">are real numbers.</w:t>
        </w:r>
      </w:ins>
    </w:p>
    <w:bookmarkEnd w:id="47"/>
    <w:bookmarkStart w:id="49" w:name="exm-functional"/>
    <w:p>
      <w:pPr>
        <w:pStyle w:val="BodyText"/>
      </w:pPr>
      <w:ins w:id="1111" w:author="PR Preview" w:date="2026-01-01T00:00:00Z">
        <w:r>
          <w:rPr>
            <w:b/>
            <w:bCs/>
          </w:rPr>
          <w:t xml:space="preserve">Example 12 (Evaluation, integration and expectation as functionals)</w:t>
        </w:r>
      </w:ins>
      <w:ins w:id="1112" w:author="PR Preview" w:date="2026-01-01T00:00:00Z">
        <w:r>
          <w:t xml:space="preserve"> </w:t>
        </w:r>
      </w:ins>
      <w:ins w:id="1113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9"/>
        </w:numPr>
      </w:pPr>
      <w:ins w:id="1114" w:author="PR Preview" w:date="2026-01-01T00:00:00Z">
        <w:r>
          <w:t xml:space="preserve">Evaluation at</w:t>
        </w:r>
      </w:ins>
      <w:ins w:id="1115" w:author="PR Preview" w:date="2026-01-01T00:00:00Z">
        <w:r>
          <w:t xml:space="preserve"> </w:t>
        </w:r>
      </w:ins>
      <m:oMath>
        <m:r>
          <m:t>0</m:t>
        </m:r>
      </m:oMath>
      <w:ins w:id="1116" w:author="PR Preview" w:date="2026-01-01T00:00:00Z">
        <w:r>
          <w:t xml:space="preserve"> </w:t>
        </w:r>
      </w:ins>
      <w:ins w:id="1117" w:author="PR Preview" w:date="2026-01-01T00:00:00Z">
        <w:r>
          <w:t xml:space="preserve">sends each function</w:t>
        </w:r>
      </w:ins>
      <w:ins w:id="111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119" w:author="PR Preview" w:date="2026-01-01T00:00:00Z">
        <w:r>
          <w:t xml:space="preserve"> </w:t>
        </w:r>
      </w:ins>
      <w:ins w:id="1120" w:author="PR Preview" w:date="2026-01-01T00:00:00Z">
        <w:r>
          <w:t xml:space="preserve">to the number</w:t>
        </w:r>
      </w:ins>
      <w:ins w:id="112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ins w:id="112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9"/>
        </w:numPr>
      </w:pPr>
      <w:ins w:id="1123" w:author="PR Preview" w:date="2026-01-01T00:00:00Z">
        <w:r>
          <w:t xml:space="preserve">The definite integral sends each continuous function</w:t>
        </w:r>
      </w:ins>
      <w:ins w:id="112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125" w:author="PR Preview" w:date="2026-01-01T00:00:00Z">
        <w:r>
          <w:t xml:space="preserve"> </w:t>
        </w:r>
      </w:ins>
      <w:ins w:id="1126" w:author="PR Preview" w:date="2026-01-01T00:00:00Z">
        <w:r>
          <w:t xml:space="preserve">to the number</w:t>
        </w:r>
      </w:ins>
      <w:ins w:id="1127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1128" w:author="PR Preview" w:date="2026-01-01T00:00:00Z">
        <w:r>
          <w:t xml:space="preserve">.</w:t>
        </w:r>
      </w:ins>
      <w:ins w:id="1129" w:author="PR Preview" w:date="2026-01-01T00:00:00Z">
        <w:r>
          <w:t xml:space="preserve"> </w:t>
        </w:r>
      </w:ins>
      <w:ins w:id="1130" w:author="PR Preview" w:date="2026-01-01T00:00:00Z">
        <w:r>
          <w:t xml:space="preserve">For</w:t>
        </w:r>
      </w:ins>
      <w:ins w:id="113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1132" w:author="PR Preview" w:date="2026-01-01T00:00:00Z">
        <w:r>
          <w:t xml:space="preserve">, the value is</w:t>
        </w:r>
      </w:ins>
      <w:ins w:id="1133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ins w:id="113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9"/>
        </w:numPr>
      </w:pPr>
      <w:ins w:id="1135" w:author="PR Preview" w:date="2026-01-01T00:00:00Z">
        <w:r>
          <w:t xml:space="preserve">The</w:t>
        </w:r>
      </w:ins>
      <w:ins w:id="1136" w:author="PR Preview" w:date="2026-01-01T00:00:00Z">
        <w:r>
          <w:t xml:space="preserve"> </w:t>
        </w:r>
      </w:ins>
      <w:hyperlink r:id="rId48">
        <w:ins w:id="1137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1138" w:author="PR Preview" w:date="2026-01-01T00:00:00Z">
        <w:r>
          <w:t xml:space="preserve"> </w:t>
        </w:r>
      </w:ins>
      <w:ins w:id="1139" w:author="PR Preview" w:date="2026-01-01T00:00:00Z">
        <w:r>
          <w:t xml:space="preserve">sends each random variable, which is a function,</w:t>
        </w:r>
      </w:ins>
      <w:ins w:id="1140" w:author="PR Preview" w:date="2026-01-01T00:00:00Z">
        <w:r>
          <w:t xml:space="preserve"> </w:t>
        </w:r>
      </w:ins>
      <w:ins w:id="1141" w:author="PR Preview" w:date="2026-01-01T00:00:00Z">
        <w:r>
          <w:t xml:space="preserve">to a real number, its population mean.</w:t>
        </w:r>
      </w:ins>
    </w:p>
    <w:p>
      <w:pPr>
        <w:pStyle w:val="Compact"/>
        <w:numPr>
          <w:ilvl w:val="0"/>
          <w:numId w:val="1009"/>
        </w:numPr>
      </w:pPr>
      <w:ins w:id="1142" w:author="PR Preview" w:date="2026-01-01T00:00:00Z">
        <w:r>
          <w:t xml:space="preserve">Summing the entries sends each vector</w:t>
        </w:r>
      </w:ins>
      <w:ins w:id="1143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1144" w:author="PR Preview" w:date="2026-01-01T00:00:00Z">
        <w:r>
          <w:t xml:space="preserve"> </w:t>
        </w:r>
      </w:ins>
      <w:ins w:id="1145" w:author="PR Preview" w:date="2026-01-01T00:00:00Z">
        <w:r>
          <w:t xml:space="preserve">to the number</w:t>
        </w:r>
      </w:ins>
      <w:ins w:id="1146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1147" w:author="PR Preview" w:date="2026-01-01T00:00:00Z">
        <w:r>
          <w:t xml:space="preserve">.</w:t>
        </w:r>
      </w:ins>
    </w:p>
    <w:p>
      <w:pPr>
        <w:pStyle w:val="FirstParagraph"/>
      </w:pPr>
      <w:ins w:id="1148" w:author="PR Preview" w:date="2026-01-01T00:00:00Z">
        <w:r>
          <w:t xml:space="preserve">Each takes a function or a vector as its argument and returns a number,</w:t>
        </w:r>
      </w:ins>
      <w:ins w:id="1149" w:author="PR Preview" w:date="2026-01-01T00:00:00Z">
        <w:r>
          <w:t xml:space="preserve"> </w:t>
        </w:r>
      </w:ins>
      <w:ins w:id="1150" w:author="PR Preview" w:date="2026-01-01T00:00:00Z">
        <w:r>
          <w:t xml:space="preserve">so each is a functional.</w:t>
        </w:r>
      </w:ins>
      <w:ins w:id="1151" w:author="PR Preview" w:date="2026-01-01T00:00:00Z">
        <w:r>
          <w:t xml:space="preserve"> </w:t>
        </w:r>
      </w:ins>
      <w:ins w:id="1152" w:author="PR Preview" w:date="2026-01-01T00:00:00Z">
        <w:r>
          <w:t xml:space="preserve">The derivative operator in</w:t>
        </w:r>
      </w:ins>
      <w:ins w:id="1153" w:author="PR Preview" w:date="2026-01-01T00:00:00Z">
        <w:r>
          <w:t xml:space="preserve"> </w:t>
        </w:r>
      </w:ins>
      <w:hyperlink w:anchor="exm-operator">
        <w:ins w:id="1154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1155" w:author="PR Preview" w:date="2026-01-01T00:00:00Z">
        <w:r>
          <w:t xml:space="preserve"> </w:t>
        </w:r>
      </w:ins>
      <w:ins w:id="1156" w:author="PR Preview" w:date="2026-01-01T00:00:00Z">
        <w:r>
          <w:t xml:space="preserve">is not a functional,</w:t>
        </w:r>
      </w:ins>
      <w:ins w:id="1157" w:author="PR Preview" w:date="2026-01-01T00:00:00Z">
        <w:r>
          <w:t xml:space="preserve"> </w:t>
        </w:r>
      </w:ins>
      <w:ins w:id="1158" w:author="PR Preview" w:date="2026-01-01T00:00:00Z">
        <w:r>
          <w:t xml:space="preserve">because its values are functions, not numbers.</w:t>
        </w:r>
      </w:ins>
    </w:p>
    <w:bookmarkEnd w:id="49"/>
    <w:bookmarkStart w:id="51" w:name="def-sequence"/>
    <w:p>
      <w:pPr>
        <w:pStyle w:val="BodyText"/>
      </w:pPr>
      <w:ins w:id="1159" w:author="PR Preview" w:date="2026-01-01T00:00:00Z">
        <w:r>
          <w:rPr>
            <w:b/>
            <w:bCs/>
          </w:rPr>
          <w:t xml:space="preserve">Definition 17 (Sequence)</w:t>
        </w:r>
      </w:ins>
      <w:ins w:id="1160" w:author="PR Preview" w:date="2026-01-01T00:00:00Z">
        <w:r>
          <w:t xml:space="preserve"> </w:t>
        </w:r>
      </w:ins>
      <w:ins w:id="1161" w:author="PR Preview" w:date="2026-01-01T00:00:00Z">
        <w:r>
          <w:t xml:space="preserve">A</w:t>
        </w:r>
      </w:ins>
      <w:ins w:id="1162" w:author="PR Preview" w:date="2026-01-01T00:00:00Z">
        <w:r>
          <w:t xml:space="preserve"> </w:t>
        </w:r>
      </w:ins>
      <w:ins w:id="1163" w:author="PR Preview" w:date="2026-01-01T00:00:00Z">
        <w:r>
          <w:rPr>
            <w:b/>
            <w:bCs/>
          </w:rPr>
          <w:t xml:space="preserve">sequence</w:t>
        </w:r>
      </w:ins>
      <w:ins w:id="1164" w:author="PR Preview" w:date="2026-01-01T00:00:00Z">
        <w:r>
          <w:t xml:space="preserve"> </w:t>
        </w:r>
      </w:ins>
      <w:ins w:id="1165" w:author="PR Preview" w:date="2026-01-01T00:00:00Z">
        <w:r>
          <w:t xml:space="preserve">in a set</w:t>
        </w:r>
      </w:ins>
      <w:ins w:id="1166" w:author="PR Preview" w:date="2026-01-01T00:00:00Z">
        <w:r>
          <w:t xml:space="preserve"> </w:t>
        </w:r>
      </w:ins>
      <m:oMath>
        <m:r>
          <m:t>S</m:t>
        </m:r>
      </m:oMath>
      <w:ins w:id="1167" w:author="PR Preview" w:date="2026-01-01T00:00:00Z">
        <w:r>
          <w:t xml:space="preserve"> </w:t>
        </w:r>
      </w:ins>
      <w:ins w:id="1168" w:author="PR Preview" w:date="2026-01-01T00:00:00Z">
        <w:r>
          <w:t xml:space="preserve">is a</w:t>
        </w:r>
      </w:ins>
      <w:ins w:id="1169" w:author="PR Preview" w:date="2026-01-01T00:00:00Z">
        <w:r>
          <w:t xml:space="preserve"> </w:t>
        </w:r>
      </w:ins>
      <w:hyperlink w:anchor="def-function">
        <w:ins w:id="1170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17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ins w:id="1172" w:author="PR Preview" w:date="2026-01-01T00:00:00Z">
        <w:r>
          <w:t xml:space="preserve"> </w:t>
        </w:r>
      </w:ins>
      <w:ins w:id="1173" w:author="PR Preview" w:date="2026-01-01T00:00:00Z">
        <w:r>
          <w:t xml:space="preserve">from the</w:t>
        </w:r>
      </w:ins>
      <w:ins w:id="1174" w:author="PR Preview" w:date="2026-01-01T00:00:00Z">
        <w:r>
          <w:t xml:space="preserve"> </w:t>
        </w:r>
      </w:ins>
      <w:hyperlink r:id="rId50">
        <w:ins w:id="1175" w:author="PR Preview" w:date="2026-01-01T00:00:00Z">
          <w:r>
            <w:rPr>
              <w:rStyle w:val="Hyperlink"/>
            </w:rPr>
            <w:t xml:space="preserve">natural numbers</w:t>
          </w:r>
        </w:ins>
      </w:hyperlink>
      <w:ins w:id="1176" w:author="PR Preview" w:date="2026-01-01T00:00:00Z">
        <w:r>
          <w:t xml:space="preserve"> </w:t>
        </w:r>
      </w:ins>
      <w:ins w:id="1177" w:author="PR Preview" w:date="2026-01-01T00:00:00Z">
        <w:r>
          <w:t xml:space="preserve">to</w:t>
        </w:r>
      </w:ins>
      <w:ins w:id="1178" w:author="PR Preview" w:date="2026-01-01T00:00:00Z">
        <w:r>
          <w:t xml:space="preserve"> </w:t>
        </w:r>
      </w:ins>
      <m:oMath>
        <m:r>
          <m:t>S</m:t>
        </m:r>
      </m:oMath>
      <w:ins w:id="1179" w:author="PR Preview" w:date="2026-01-01T00:00:00Z">
        <w:r>
          <w:t xml:space="preserve">.</w:t>
        </w:r>
      </w:ins>
      <w:ins w:id="1180" w:author="PR Preview" w:date="2026-01-01T00:00:00Z">
        <w:r>
          <w:t xml:space="preserve"> </w:t>
        </w:r>
      </w:ins>
      <w:ins w:id="1181" w:author="PR Preview" w:date="2026-01-01T00:00:00Z">
        <w:r>
          <w:t xml:space="preserve">Its value</w:t>
        </w:r>
      </w:ins>
      <w:ins w:id="118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1183" w:author="PR Preview" w:date="2026-01-01T00:00:00Z">
        <w:r>
          <w:t xml:space="preserve"> </w:t>
        </w:r>
      </w:ins>
      <w:ins w:id="1184" w:author="PR Preview" w:date="2026-01-01T00:00:00Z">
        <w:r>
          <w:t xml:space="preserve">is written</w:t>
        </w:r>
      </w:ins>
      <w:ins w:id="118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</m:oMath>
      <w:ins w:id="1186" w:author="PR Preview" w:date="2026-01-01T00:00:00Z">
        <w:r>
          <w:t xml:space="preserve">,</w:t>
        </w:r>
      </w:ins>
      <w:ins w:id="1187" w:author="PR Preview" w:date="2026-01-01T00:00:00Z">
        <w:r>
          <w:t xml:space="preserve"> </w:t>
        </w:r>
      </w:ins>
      <w:ins w:id="1188" w:author="PR Preview" w:date="2026-01-01T00:00:00Z">
        <w:r>
          <w:t xml:space="preserve">and the sequence is written</w:t>
        </w:r>
      </w:ins>
      <w:ins w:id="118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1190" w:author="PR Preview" w:date="2026-01-01T00:00:00Z">
        <w:r>
          <w:t xml:space="preserve"> </w:t>
        </w:r>
      </w:ins>
      <w:ins w:id="1191" w:author="PR Preview" w:date="2026-01-01T00:00:00Z">
        <w:r>
          <w:t xml:space="preserve">or</w:t>
        </w:r>
      </w:ins>
      <w:ins w:id="119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193" w:author="PR Preview" w:date="2026-01-01T00:00:00Z">
        <w:r>
          <w:t xml:space="preserve">.</w:t>
        </w:r>
      </w:ins>
    </w:p>
    <w:bookmarkEnd w:id="51"/>
    <w:bookmarkStart w:id="52" w:name="def-sequence-term"/>
    <w:p>
      <w:pPr>
        <w:pStyle w:val="BodyText"/>
      </w:pPr>
      <w:ins w:id="1194" w:author="PR Preview" w:date="2026-01-01T00:00:00Z">
        <w:r>
          <w:rPr>
            <w:b/>
            <w:bCs/>
          </w:rPr>
          <w:t xml:space="preserve">Definition 18 (Term of a sequence)</w:t>
        </w:r>
      </w:ins>
      <w:ins w:id="1195" w:author="PR Preview" w:date="2026-01-01T00:00:00Z">
        <w:r>
          <w:t xml:space="preserve"> </w:t>
        </w:r>
      </w:ins>
      <w:ins w:id="1196" w:author="PR Preview" w:date="2026-01-01T00:00:00Z">
        <w:r>
          <w:t xml:space="preserve">The value</w:t>
        </w:r>
      </w:ins>
      <w:ins w:id="119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</m:oMath>
      <w:ins w:id="1198" w:author="PR Preview" w:date="2026-01-01T00:00:00Z">
        <w:r>
          <w:t xml:space="preserve"> </w:t>
        </w:r>
      </w:ins>
      <w:ins w:id="1199" w:author="PR Preview" w:date="2026-01-01T00:00:00Z">
        <w:r>
          <w:t xml:space="preserve">of a sequence</w:t>
        </w:r>
      </w:ins>
      <w:ins w:id="120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1201" w:author="PR Preview" w:date="2026-01-01T00:00:00Z">
        <w:r>
          <w:t xml:space="preserve"> </w:t>
        </w:r>
      </w:ins>
      <w:ins w:id="1202" w:author="PR Preview" w:date="2026-01-01T00:00:00Z">
        <w:r>
          <w:t xml:space="preserve">(</w:t>
        </w:r>
      </w:ins>
      <w:hyperlink w:anchor="def-sequence">
        <w:ins w:id="1203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1204" w:author="PR Preview" w:date="2026-01-01T00:00:00Z">
        <w:r>
          <w:t xml:space="preserve">) is called its</w:t>
        </w:r>
      </w:ins>
      <w:ins w:id="1205" w:author="PR Preview" w:date="2026-01-01T00:00:00Z">
        <w:r>
          <w:t xml:space="preserve"> </w:t>
        </w:r>
      </w:ins>
      <m:oMath>
        <m:r>
          <m:t>n</m:t>
        </m:r>
      </m:oMath>
      <w:ins w:id="1206" w:author="PR Preview" w:date="2026-01-01T00:00:00Z">
        <w:r>
          <w:t xml:space="preserve">th</w:t>
        </w:r>
      </w:ins>
      <w:ins w:id="1207" w:author="PR Preview" w:date="2026-01-01T00:00:00Z">
        <w:r>
          <w:t xml:space="preserve"> </w:t>
        </w:r>
      </w:ins>
      <w:ins w:id="1208" w:author="PR Preview" w:date="2026-01-01T00:00:00Z">
        <w:r>
          <w:rPr>
            <w:b/>
            <w:bCs/>
          </w:rPr>
          <w:t xml:space="preserve">term</w:t>
        </w:r>
      </w:ins>
      <w:ins w:id="1209" w:author="PR Preview" w:date="2026-01-01T00:00:00Z">
        <w:r>
          <w:t xml:space="preserve">.</w:t>
        </w:r>
      </w:ins>
    </w:p>
    <w:bookmarkEnd w:id="52"/>
    <w:bookmarkStart w:id="53" w:name="exm-sequence"/>
    <w:p>
      <w:pPr>
        <w:pStyle w:val="BodyText"/>
      </w:pPr>
      <w:ins w:id="1210" w:author="PR Preview" w:date="2026-01-01T00:00:00Z">
        <w:r>
          <w:rPr>
            <w:b/>
            <w:bCs/>
          </w:rPr>
          <w:t xml:space="preserve">Example 13 (Sequences)</w:t>
        </w:r>
      </w:ins>
      <w:ins w:id="1211" w:author="PR Preview" w:date="2026-01-01T00:00:00Z">
        <w:r>
          <w:t xml:space="preserve"> </w:t>
        </w:r>
      </w:ins>
      <w:ins w:id="1212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3"/>
    <w:bookmarkStart w:id="54" w:name="def-finite-sequence"/>
    <w:p>
      <w:pPr>
        <w:pStyle w:val="FirstParagraph"/>
      </w:pPr>
      <w:del w:id="1213" w:author="PR Preview" w:date="2026-01-01T00:00:00Z">
        <w:r>
          <w:rPr>
            <w:b/>
            <w:bCs/>
          </w:rPr>
          <w:delText xml:space="preserve">Definition 14 (Finite sequence)</w:delText>
        </w:r>
      </w:del>
      <w:del w:id="1214" w:author="PR Preview" w:date="2026-01-01T00:00:00Z">
        <w:r>
          <w:delText xml:space="preserve"> </w:delText>
        </w:r>
      </w:del>
      <w:del w:id="1215" w:author="PR Preview" w:date="2026-01-01T00:00:00Z">
        <w:r>
          <w:delText xml:space="preserve">Let</w:delText>
        </w:r>
      </w:del>
      <w:del w:id="1216" w:author="PR Preview" w:date="2026-01-01T00:00:00Z">
        <w:r>
          <w:delText xml:space="preserve"> </w:delText>
        </w:r>
      </w:del>
      <m:oMath>
        <m:r>
          <m:t>S</m:t>
        </m:r>
      </m:oMath>
      <w:del w:id="1217" w:author="PR Preview" w:date="2026-01-01T00:00:00Z">
        <w:r>
          <w:delText xml:space="preserve"> </w:delText>
        </w:r>
      </w:del>
      <w:del w:id="1218" w:author="PR Preview" w:date="2026-01-01T00:00:00Z">
        <w:r>
          <w:delText xml:space="preserve">be a set.</w:delText>
        </w:r>
      </w:del>
      <w:del w:id="1219" w:author="PR Preview" w:date="2026-01-01T00:00:00Z">
        <w:r>
          <w:delText xml:space="preserve"> </w:delText>
        </w:r>
      </w:del>
      <w:del w:id="1220" w:author="PR Preview" w:date="2026-01-01T00:00:00Z">
        <w:r>
          <w:delText xml:space="preserve">A</w:delText>
        </w:r>
      </w:del>
      <w:del w:id="1221" w:author="PR Preview" w:date="2026-01-01T00:00:00Z">
        <w:r>
          <w:delText xml:space="preserve"> </w:delText>
        </w:r>
      </w:del>
      <w:del w:id="1222" w:author="PR Preview" w:date="2026-01-01T00:00:00Z">
        <w:r>
          <w:rPr>
            <w:b/>
            <w:bCs/>
          </w:rPr>
          <w:delText xml:space="preserve">finite sequence</w:delText>
        </w:r>
      </w:del>
      <w:del w:id="1223" w:author="PR Preview" w:date="2026-01-01T00:00:00Z">
        <w:r>
          <w:delText xml:space="preserve"> </w:delText>
        </w:r>
      </w:del>
      <w:del w:id="1224" w:author="PR Preview" w:date="2026-01-01T00:00:00Z">
        <w:r>
          <w:delText xml:space="preserve">of length</w:delText>
        </w:r>
      </w:del>
      <w:del w:id="1225" w:author="PR Preview" w:date="2026-01-01T00:00:00Z">
        <w:r>
          <w:delText xml:space="preserve"> </w:delText>
        </w:r>
      </w:del>
      <m:oMath>
        <m:r>
          <m:t>n</m:t>
        </m:r>
      </m:oMath>
      <w:del w:id="1226" w:author="PR Preview" w:date="2026-01-01T00:00:00Z">
        <w:r>
          <w:delText xml:space="preserve"> </w:delText>
        </w:r>
      </w:del>
      <w:del w:id="1227" w:author="PR Preview" w:date="2026-01-01T00:00:00Z">
        <w:r>
          <w:delText xml:space="preserve">is a function from</w:delText>
        </w:r>
      </w:del>
      <w:del w:id="122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1229" w:author="PR Preview" w:date="2026-01-01T00:00:00Z">
        <w:r>
          <w:delText xml:space="preserve"> </w:delText>
        </w:r>
      </w:del>
      <w:del w:id="1230" w:author="PR Preview" w:date="2026-01-01T00:00:00Z">
        <w:r>
          <w:delText xml:space="preserve">to</w:delText>
        </w:r>
      </w:del>
      <w:del w:id="1231" w:author="PR Preview" w:date="2026-01-01T00:00:00Z">
        <w:r>
          <w:delText xml:space="preserve"> </w:delText>
        </w:r>
      </w:del>
      <m:oMath>
        <m:r>
          <m:t>S</m:t>
        </m:r>
      </m:oMath>
      <w:del w:id="1232" w:author="PR Preview" w:date="2026-01-01T00:00:00Z">
        <w:r>
          <w:delText xml:space="preserve">,</w:delText>
        </w:r>
      </w:del>
      <w:del w:id="1233" w:author="PR Preview" w:date="2026-01-01T00:00:00Z">
        <w:r>
          <w:delText xml:space="preserve"> </w:delText>
        </w:r>
      </w:del>
      <w:del w:id="1234" w:author="PR Preview" w:date="2026-01-01T00:00:00Z">
        <w:r>
          <w:delText xml:space="preserve">written</w:delText>
        </w:r>
      </w:del>
      <w:del w:id="1235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1236" w:author="PR Preview" w:date="2026-01-01T00:00:00Z">
        <w:r>
          <w:delText xml:space="preserve">.</w:delText>
        </w:r>
      </w:del>
    </w:p>
    <w:p>
      <w:pPr>
        <w:pStyle w:val="FirstParagraph"/>
      </w:pPr>
      <w:ins w:id="1237" w:author="PR Preview" w:date="2026-01-01T00:00:00Z">
        <w:r>
          <w:rPr>
            <w:b/>
            <w:bCs/>
          </w:rPr>
          <w:t xml:space="preserve">Definition 19 (Finite sequence)</w:t>
        </w:r>
      </w:ins>
      <w:ins w:id="1238" w:author="PR Preview" w:date="2026-01-01T00:00:00Z">
        <w:r>
          <w:t xml:space="preserve"> </w:t>
        </w:r>
      </w:ins>
      <w:ins w:id="1239" w:author="PR Preview" w:date="2026-01-01T00:00:00Z">
        <w:r>
          <w:t xml:space="preserve">Let</w:t>
        </w:r>
      </w:ins>
      <w:ins w:id="1240" w:author="PR Preview" w:date="2026-01-01T00:00:00Z">
        <w:r>
          <w:t xml:space="preserve"> </w:t>
        </w:r>
      </w:ins>
      <m:oMath>
        <m:r>
          <m:t>S</m:t>
        </m:r>
      </m:oMath>
      <w:ins w:id="1241" w:author="PR Preview" w:date="2026-01-01T00:00:00Z">
        <w:r>
          <w:t xml:space="preserve"> </w:t>
        </w:r>
      </w:ins>
      <w:ins w:id="1242" w:author="PR Preview" w:date="2026-01-01T00:00:00Z">
        <w:r>
          <w:t xml:space="preserve">be a set.</w:t>
        </w:r>
      </w:ins>
      <w:ins w:id="1243" w:author="PR Preview" w:date="2026-01-01T00:00:00Z">
        <w:r>
          <w:t xml:space="preserve"> </w:t>
        </w:r>
      </w:ins>
      <w:ins w:id="1244" w:author="PR Preview" w:date="2026-01-01T00:00:00Z">
        <w:r>
          <w:t xml:space="preserve">A</w:t>
        </w:r>
      </w:ins>
      <w:ins w:id="1245" w:author="PR Preview" w:date="2026-01-01T00:00:00Z">
        <w:r>
          <w:t xml:space="preserve"> </w:t>
        </w:r>
      </w:ins>
      <w:ins w:id="1246" w:author="PR Preview" w:date="2026-01-01T00:00:00Z">
        <w:r>
          <w:rPr>
            <w:b/>
            <w:bCs/>
          </w:rPr>
          <w:t xml:space="preserve">finite sequence</w:t>
        </w:r>
      </w:ins>
      <w:ins w:id="1247" w:author="PR Preview" w:date="2026-01-01T00:00:00Z">
        <w:r>
          <w:t xml:space="preserve"> </w:t>
        </w:r>
      </w:ins>
      <w:ins w:id="1248" w:author="PR Preview" w:date="2026-01-01T00:00:00Z">
        <w:r>
          <w:t xml:space="preserve">of length</w:t>
        </w:r>
      </w:ins>
      <w:ins w:id="1249" w:author="PR Preview" w:date="2026-01-01T00:00:00Z">
        <w:r>
          <w:t xml:space="preserve"> </w:t>
        </w:r>
      </w:ins>
      <m:oMath>
        <m:r>
          <m:t>n</m:t>
        </m:r>
      </m:oMath>
      <w:ins w:id="1250" w:author="PR Preview" w:date="2026-01-01T00:00:00Z">
        <w:r>
          <w:t xml:space="preserve"> </w:t>
        </w:r>
      </w:ins>
      <w:ins w:id="1251" w:author="PR Preview" w:date="2026-01-01T00:00:00Z">
        <w:r>
          <w:t xml:space="preserve">is a function from</w:t>
        </w:r>
      </w:ins>
      <w:ins w:id="1252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to</w:t>
        </w:r>
      </w:ins>
      <w:ins w:id="1255" w:author="PR Preview" w:date="2026-01-01T00:00:00Z">
        <w:r>
          <w:t xml:space="preserve"> </w:t>
        </w:r>
      </w:ins>
      <m:oMath>
        <m:r>
          <m:t>S</m:t>
        </m:r>
      </m:oMath>
      <w:ins w:id="1256" w:author="PR Preview" w:date="2026-01-01T00:00:00Z">
        <w:r>
          <w:t xml:space="preserve">,</w:t>
        </w:r>
      </w:ins>
      <w:ins w:id="1257" w:author="PR Preview" w:date="2026-01-01T00:00:00Z">
        <w:r>
          <w:t xml:space="preserve"> </w:t>
        </w:r>
      </w:ins>
      <w:ins w:id="1258" w:author="PR Preview" w:date="2026-01-01T00:00:00Z">
        <w:r>
          <w:t xml:space="preserve">written</w:t>
        </w:r>
      </w:ins>
      <w:ins w:id="125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1260" w:author="PR Preview" w:date="2026-01-01T00:00:00Z">
        <w:r>
          <w:t xml:space="preserve">.</w:t>
        </w:r>
      </w:ins>
    </w:p>
    <w:bookmarkEnd w:id="54"/>
    <w:bookmarkEnd w:id="55"/>
    <w:bookmarkStart w:id="73" w:name="countable-sets"/>
    <w:p>
      <w:pPr>
        <w:pStyle w:val="Heading2"/>
      </w:pPr>
      <w:r>
        <w:t xml:space="preserve">2 Countable sets</w:t>
      </w:r>
    </w:p>
    <w:bookmarkStart w:id="56" w:name="def-finite-set"/>
    <w:p>
      <w:pPr>
        <w:pStyle w:val="FirstParagraph"/>
      </w:pPr>
      <w:del w:id="1261" w:author="PR Preview" w:date="2026-01-01T00:00:00Z">
        <w:r>
          <w:rPr>
            <w:b/>
            <w:bCs/>
          </w:rPr>
          <w:delText xml:space="preserve">Definition 15 (Finite set)</w:delText>
        </w:r>
      </w:del>
      <w:del w:id="1262" w:author="PR Preview" w:date="2026-01-01T00:00:00Z">
        <w:r>
          <w:delText xml:space="preserve"> </w:delText>
        </w:r>
      </w:del>
      <w:del w:id="1263" w:author="PR Preview" w:date="2026-01-01T00:00:00Z">
        <w:r>
          <w:delText xml:space="preserve">A set</w:delText>
        </w:r>
      </w:del>
      <w:del w:id="1264" w:author="PR Preview" w:date="2026-01-01T00:00:00Z">
        <w:r>
          <w:delText xml:space="preserve"> </w:delText>
        </w:r>
      </w:del>
      <m:oMath>
        <m:r>
          <m:t>A</m:t>
        </m:r>
      </m:oMath>
      <w:del w:id="1265" w:author="PR Preview" w:date="2026-01-01T00:00:00Z">
        <w:r>
          <w:delText xml:space="preserve"> </w:delText>
        </w:r>
      </w:del>
      <w:del w:id="1266" w:author="PR Preview" w:date="2026-01-01T00:00:00Z">
        <w:r>
          <w:delText xml:space="preserve">is</w:delText>
        </w:r>
      </w:del>
      <w:del w:id="1267" w:author="PR Preview" w:date="2026-01-01T00:00:00Z">
        <w:r>
          <w:delText xml:space="preserve"> </w:delText>
        </w:r>
      </w:del>
      <w:del w:id="1268" w:author="PR Preview" w:date="2026-01-01T00:00:00Z">
        <w:r>
          <w:rPr>
            <w:b/>
            <w:bCs/>
          </w:rPr>
          <w:delText xml:space="preserve">finite</w:delText>
        </w:r>
      </w:del>
      <w:del w:id="1269" w:author="PR Preview" w:date="2026-01-01T00:00:00Z">
        <w:r>
          <w:delText xml:space="preserve"> </w:delText>
        </w:r>
      </w:del>
      <w:del w:id="1270" w:author="PR Preview" w:date="2026-01-01T00:00:00Z">
        <w:r>
          <w:delText xml:space="preserve">if it is empty,</w:delText>
        </w:r>
      </w:del>
      <w:del w:id="1271" w:author="PR Preview" w:date="2026-01-01T00:00:00Z">
        <w:r>
          <w:delText xml:space="preserve"> </w:delText>
        </w:r>
      </w:del>
      <w:del w:id="1272" w:author="PR Preview" w:date="2026-01-01T00:00:00Z">
        <w:r>
          <w:delText xml:space="preserve">or if, for some natural number</w:delText>
        </w:r>
      </w:del>
      <w:del w:id="1273" w:author="PR Preview" w:date="2026-01-01T00:00:00Z">
        <w:r>
          <w:delText xml:space="preserve"> </w:delText>
        </w:r>
      </w:del>
      <m:oMath>
        <m:r>
          <m:t>n</m:t>
        </m:r>
      </m:oMath>
      <w:del w:id="1274" w:author="PR Preview" w:date="2026-01-01T00:00:00Z">
        <w:r>
          <w:delText xml:space="preserve">,</w:delText>
        </w:r>
      </w:del>
      <w:del w:id="1275" w:author="PR Preview" w:date="2026-01-01T00:00:00Z">
        <w:r>
          <w:delText xml:space="preserve"> </w:delText>
        </w:r>
      </w:del>
      <w:del w:id="1276" w:author="PR Preview" w:date="2026-01-01T00:00:00Z">
        <w:r>
          <w:delText xml:space="preserve">its elements can be listed as a finite sequence (</w:delText>
        </w:r>
      </w:del>
      <w:hyperlink w:anchor="def-finite-sequence">
        <w:del w:id="1277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278" w:author="PR Preview" w:date="2026-01-01T00:00:00Z">
        <w:r>
          <w:delText xml:space="preserve">)</w:delText>
        </w:r>
      </w:del>
      <w:del w:id="1279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1280" w:author="PR Preview" w:date="2026-01-01T00:00:00Z">
        <w:r>
          <w:delText xml:space="preserve"> </w:delText>
        </w:r>
      </w:del>
      <w:del w:id="1281" w:author="PR Preview" w:date="2026-01-01T00:00:00Z">
        <w:r>
          <w:delText xml:space="preserve">in which each element of</w:delText>
        </w:r>
      </w:del>
      <w:del w:id="1282" w:author="PR Preview" w:date="2026-01-01T00:00:00Z">
        <w:r>
          <w:delText xml:space="preserve"> </w:delText>
        </w:r>
      </w:del>
      <m:oMath>
        <m:r>
          <m:t>A</m:t>
        </m:r>
      </m:oMath>
      <w:del w:id="1283" w:author="PR Preview" w:date="2026-01-01T00:00:00Z">
        <w:r>
          <w:delText xml:space="preserve"> </w:delText>
        </w:r>
      </w:del>
      <w:del w:id="1284" w:author="PR Preview" w:date="2026-01-01T00:00:00Z">
        <w:r>
          <w:delText xml:space="preserve">appears exactly once.</w:delText>
        </w:r>
      </w:del>
    </w:p>
    <w:p>
      <w:pPr>
        <w:pStyle w:val="BodyText"/>
      </w:pPr>
      <w:del w:id="1285" w:author="PR Preview" w:date="2026-01-01T00:00:00Z">
        <w:r>
          <w:rPr>
            <w:b/>
            <w:bCs/>
          </w:rPr>
          <w:delText xml:space="preserve">Definition 16 (Cardinality)</w:delText>
        </w:r>
      </w:del>
      <w:del w:id="1286" w:author="PR Preview" w:date="2026-01-01T00:00:00Z">
        <w:r>
          <w:delText xml:space="preserve"> </w:delText>
        </w:r>
      </w:del>
      <w:del w:id="1287" w:author="PR Preview" w:date="2026-01-01T00:00:00Z">
        <w:r>
          <w:delText xml:space="preserve">For a finite set</w:delText>
        </w:r>
      </w:del>
      <w:del w:id="1288" w:author="PR Preview" w:date="2026-01-01T00:00:00Z">
        <w:r>
          <w:delText xml:space="preserve"> </w:delText>
        </w:r>
      </w:del>
      <m:oMath>
        <m:r>
          <m:t>A</m:t>
        </m:r>
      </m:oMath>
      <w:del w:id="1289" w:author="PR Preview" w:date="2026-01-01T00:00:00Z">
        <w:r>
          <w:delText xml:space="preserve"> </w:delText>
        </w:r>
      </w:del>
      <w:del w:id="1290" w:author="PR Preview" w:date="2026-01-01T00:00:00Z">
        <w:r>
          <w:delText xml:space="preserve">(</w:delText>
        </w:r>
      </w:del>
      <w:hyperlink w:anchor="def-finite-set">
        <w:del w:id="1291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292" w:author="PR Preview" w:date="2026-01-01T00:00:00Z">
        <w:r>
          <w:delText xml:space="preserve">), the number</w:delText>
        </w:r>
      </w:del>
      <w:del w:id="1293" w:author="PR Preview" w:date="2026-01-01T00:00:00Z">
        <w:r>
          <w:delText xml:space="preserve"> </w:delText>
        </w:r>
      </w:del>
      <m:oMath>
        <m:r>
          <m:t>n</m:t>
        </m:r>
      </m:oMath>
      <w:del w:id="1294" w:author="PR Preview" w:date="2026-01-01T00:00:00Z">
        <w:r>
          <w:delText xml:space="preserve"> </w:delText>
        </w:r>
      </w:del>
      <w:del w:id="1295" w:author="PR Preview" w:date="2026-01-01T00:00:00Z">
        <w:r>
          <w:delText xml:space="preserve">in such a list</w:delText>
        </w:r>
      </w:del>
      <w:del w:id="1296" w:author="PR Preview" w:date="2026-01-01T00:00:00Z">
        <w:r>
          <w:delText xml:space="preserve"> </w:delText>
        </w:r>
      </w:del>
      <w:del w:id="1297" w:author="PR Preview" w:date="2026-01-01T00:00:00Z">
        <w:r>
          <w:delText xml:space="preserve">is the</w:delText>
        </w:r>
      </w:del>
      <w:del w:id="1298" w:author="PR Preview" w:date="2026-01-01T00:00:00Z">
        <w:r>
          <w:delText xml:space="preserve"> </w:delText>
        </w:r>
      </w:del>
      <w:del w:id="1299" w:author="PR Preview" w:date="2026-01-01T00:00:00Z">
        <w:r>
          <w:rPr>
            <w:b/>
            <w:bCs/>
          </w:rPr>
          <w:delText xml:space="preserve">cardinality</w:delText>
        </w:r>
      </w:del>
      <w:del w:id="1300" w:author="PR Preview" w:date="2026-01-01T00:00:00Z">
        <w:r>
          <w:delText xml:space="preserve"> </w:delText>
        </w:r>
      </w:del>
      <w:del w:id="1301" w:author="PR Preview" w:date="2026-01-01T00:00:00Z">
        <w:r>
          <w:delText xml:space="preserve">of</w:delText>
        </w:r>
      </w:del>
      <w:del w:id="1302" w:author="PR Preview" w:date="2026-01-01T00:00:00Z">
        <w:r>
          <w:delText xml:space="preserve"> </w:delText>
        </w:r>
      </w:del>
      <m:oMath>
        <m:r>
          <m:t>A</m:t>
        </m:r>
      </m:oMath>
      <w:del w:id="1303" w:author="PR Preview" w:date="2026-01-01T00:00:00Z">
        <w:r>
          <w:delText xml:space="preserve">, its number of elements,</w:delText>
        </w:r>
      </w:del>
      <w:del w:id="1304" w:author="PR Preview" w:date="2026-01-01T00:00:00Z">
        <w:r>
          <w:delText xml:space="preserve"> </w:delText>
        </w:r>
      </w:del>
      <w:del w:id="1305" w:author="PR Preview" w:date="2026-01-01T00:00:00Z">
        <w:r>
          <w:delText xml:space="preserve">written</w:delText>
        </w:r>
      </w:del>
      <w:del w:id="130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1307" w:author="PR Preview" w:date="2026-01-01T00:00:00Z">
        <w:r>
          <w:delText xml:space="preserve">;</w:delText>
        </w:r>
      </w:del>
      <w:del w:id="1308" w:author="PR Preview" w:date="2026-01-01T00:00:00Z">
        <w:r>
          <w:delText xml:space="preserve"> </w:delText>
        </w:r>
      </w:del>
      <w:del w:id="1309" w:author="PR Preview" w:date="2026-01-01T00:00:00Z">
        <w:r>
          <w:delText xml:space="preserve">the empty set has cardinality</w:delText>
        </w:r>
      </w:del>
      <w:del w:id="131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1311" w:author="PR Preview" w:date="2026-01-01T00:00:00Z">
        <w:r>
          <w:delText xml:space="preserve">.</w:delText>
        </w:r>
      </w:del>
    </w:p>
    <w:p>
      <w:pPr>
        <w:pStyle w:val="BodyText"/>
      </w:pPr>
      <w:del w:id="1312" w:author="PR Preview" w:date="2026-01-01T00:00:00Z">
        <w:r>
          <w:rPr>
            <w:i/>
            <w:iCs/>
          </w:rPr>
          <w:delText xml:space="preserve">Remark 6</w:delText>
        </w:r>
      </w:del>
      <w:del w:id="1313" w:author="PR Preview" w:date="2026-01-01T00:00:00Z">
        <w:r>
          <w:delText xml:space="preserve"> (Two meanings of</w:delText>
        </w:r>
      </w:del>
      <w:del w:id="131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1315" w:author="PR Preview" w:date="2026-01-01T00:00:00Z">
        <w:r>
          <w:delText xml:space="preserve">). </w:delText>
        </w:r>
      </w:del>
      <w:del w:id="1316" w:author="PR Preview" w:date="2026-01-01T00:00:00Z">
        <w:r>
          <w:delText xml:space="preserve">Applied to a set, the bars</w:delText>
        </w:r>
      </w:del>
      <w:del w:id="131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1318" w:author="PR Preview" w:date="2026-01-01T00:00:00Z">
        <w:r>
          <w:delText xml:space="preserve"> </w:delText>
        </w:r>
      </w:del>
      <w:del w:id="1319" w:author="PR Preview" w:date="2026-01-01T00:00:00Z">
        <w:r>
          <w:delText xml:space="preserve">mean the cardinality of</w:delText>
        </w:r>
      </w:del>
      <w:del w:id="1320" w:author="PR Preview" w:date="2026-01-01T00:00:00Z">
        <w:r>
          <w:delText xml:space="preserve"> </w:delText>
        </w:r>
      </w:del>
      <m:oMath>
        <m:r>
          <m:t>A</m:t>
        </m:r>
      </m:oMath>
      <w:del w:id="1321" w:author="PR Preview" w:date="2026-01-01T00:00:00Z">
        <w:r>
          <w:delText xml:space="preserve">.</w:delText>
        </w:r>
      </w:del>
      <w:del w:id="1322" w:author="PR Preview" w:date="2026-01-01T00:00:00Z">
        <w:r>
          <w:delText xml:space="preserve"> </w:delText>
        </w:r>
      </w:del>
      <w:del w:id="1323" w:author="PR Preview" w:date="2026-01-01T00:00:00Z">
        <w:r>
          <w:delText xml:space="preserve">Applied to a number,</w:delText>
        </w:r>
      </w:del>
      <w:del w:id="132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del w:id="1325" w:author="PR Preview" w:date="2026-01-01T00:00:00Z">
        <w:r>
          <w:delText xml:space="preserve"> </w:delText>
        </w:r>
      </w:del>
      <w:del w:id="1326" w:author="PR Preview" w:date="2026-01-01T00:00:00Z">
        <w:r>
          <w:delText xml:space="preserve">means its</w:delText>
        </w:r>
      </w:del>
      <w:del w:id="1327" w:author="PR Preview" w:date="2026-01-01T00:00:00Z">
        <w:r>
          <w:delText xml:space="preserve"> </w:delText>
        </w:r>
      </w:del>
      <w:hyperlink r:id="rId58">
        <w:del w:id="1328" w:author="PR Preview" w:date="2026-01-01T00:00:00Z">
          <w:r>
            <w:rPr>
              <w:rStyle w:val="Hyperlink"/>
            </w:rPr>
            <w:delText xml:space="preserve">absolute value</w:delText>
          </w:r>
        </w:del>
      </w:hyperlink>
      <w:del w:id="1329" w:author="PR Preview" w:date="2026-01-01T00:00:00Z">
        <w:r>
          <w:delText xml:space="preserve">,</w:delText>
        </w:r>
      </w:del>
      <w:del w:id="1330" w:author="PR Preview" w:date="2026-01-01T00:00:00Z">
        <w:r>
          <w:delText xml:space="preserve"> </w:delText>
        </w:r>
      </w:del>
      <w:del w:id="1331" w:author="PR Preview" w:date="2026-01-01T00:00:00Z">
        <w:r>
          <w:delText xml:space="preserve">or its</w:delText>
        </w:r>
      </w:del>
      <w:del w:id="1332" w:author="PR Preview" w:date="2026-01-01T00:00:00Z">
        <w:r>
          <w:delText xml:space="preserve"> </w:delText>
        </w:r>
      </w:del>
      <w:hyperlink r:id="rId59">
        <w:del w:id="1333" w:author="PR Preview" w:date="2026-01-01T00:00:00Z">
          <w:r>
            <w:rPr>
              <w:rStyle w:val="Hyperlink"/>
            </w:rPr>
            <w:delText xml:space="preserve">modulus</w:delText>
          </w:r>
        </w:del>
      </w:hyperlink>
      <w:del w:id="1334" w:author="PR Preview" w:date="2026-01-01T00:00:00Z">
        <w:r>
          <w:delText xml:space="preserve"> </w:delText>
        </w:r>
      </w:del>
      <w:del w:id="1335" w:author="PR Preview" w:date="2026-01-01T00:00:00Z">
        <w:r>
          <w:delText xml:space="preserve">when</w:delText>
        </w:r>
      </w:del>
      <w:del w:id="1336" w:author="PR Preview" w:date="2026-01-01T00:00:00Z">
        <w:r>
          <w:delText xml:space="preserve"> </w:delText>
        </w:r>
      </w:del>
      <m:oMath>
        <m:r>
          <m:t>x</m:t>
        </m:r>
      </m:oMath>
      <w:del w:id="1337" w:author="PR Preview" w:date="2026-01-01T00:00:00Z">
        <w:r>
          <w:delText xml:space="preserve"> </w:delText>
        </w:r>
      </w:del>
      <w:del w:id="1338" w:author="PR Preview" w:date="2026-01-01T00:00:00Z">
        <w:r>
          <w:delText xml:space="preserve">is complex.</w:delText>
        </w:r>
      </w:del>
      <w:del w:id="1339" w:author="PR Preview" w:date="2026-01-01T00:00:00Z">
        <w:r>
          <w:delText xml:space="preserve"> </w:delText>
        </w:r>
      </w:del>
      <w:del w:id="1340" w:author="PR Preview" w:date="2026-01-01T00:00:00Z">
        <w:r>
          <w:delText xml:space="preserve">For example,</w:delText>
        </w:r>
      </w:del>
      <w:del w:id="134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1342" w:author="PR Preview" w:date="2026-01-01T00:00:00Z">
        <w:r>
          <w:delText xml:space="preserve">, but</w:delText>
        </w:r>
      </w:del>
      <w:del w:id="134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1344" w:author="PR Preview" w:date="2026-01-01T00:00:00Z">
        <w:r>
          <w:delText xml:space="preserve">.</w:delText>
        </w:r>
      </w:del>
    </w:p>
    <w:p>
      <w:pPr>
        <w:pStyle w:val="BodyText"/>
      </w:pPr>
      <w:del w:id="1345" w:author="PR Preview" w:date="2026-01-01T00:00:00Z">
        <w:r>
          <w:rPr>
            <w:b/>
            <w:bCs/>
          </w:rPr>
          <w:delText xml:space="preserve">Example 9 (Finite and infinite sets)</w:delText>
        </w:r>
      </w:del>
      <w:del w:id="1346" w:author="PR Preview" w:date="2026-01-01T00:00:00Z">
        <w:r>
          <w:delText xml:space="preserve"> </w:delText>
        </w:r>
      </w:del>
      <w:del w:id="1347" w:author="PR Preview" w:date="2026-01-01T00:00:00Z">
        <w:r>
          <w:delText xml:space="preserve"> </w:delText>
        </w:r>
      </w:del>
    </w:p>
    <w:p>
      <w:pPr>
        <w:pStyle w:val="FirstParagraph"/>
      </w:pPr>
      <w:ins w:id="1348" w:author="PR Preview" w:date="2026-01-01T00:00:00Z">
        <w:r>
          <w:rPr>
            <w:b/>
            <w:bCs/>
          </w:rPr>
          <w:t xml:space="preserve">Definition 20 (Finite set)</w:t>
        </w:r>
      </w:ins>
      <w:ins w:id="1349" w:author="PR Preview" w:date="2026-01-01T00:00:00Z">
        <w:r>
          <w:t xml:space="preserve"> </w:t>
        </w:r>
      </w:ins>
      <w:ins w:id="1350" w:author="PR Preview" w:date="2026-01-01T00:00:00Z">
        <w:r>
          <w:t xml:space="preserve">A set</w:t>
        </w:r>
      </w:ins>
      <w:ins w:id="1351" w:author="PR Preview" w:date="2026-01-01T00:00:00Z">
        <w:r>
          <w:t xml:space="preserve"> </w:t>
        </w:r>
      </w:ins>
      <m:oMath>
        <m:r>
          <m:t>A</m:t>
        </m:r>
      </m:oMath>
      <w:ins w:id="1352" w:author="PR Preview" w:date="2026-01-01T00:00:00Z">
        <w:r>
          <w:t xml:space="preserve"> </w:t>
        </w:r>
      </w:ins>
      <w:ins w:id="1353" w:author="PR Preview" w:date="2026-01-01T00:00:00Z">
        <w:r>
          <w:t xml:space="preserve">is</w:t>
        </w:r>
      </w:ins>
      <w:ins w:id="1354" w:author="PR Preview" w:date="2026-01-01T00:00:00Z">
        <w:r>
          <w:t xml:space="preserve"> </w:t>
        </w:r>
      </w:ins>
      <w:ins w:id="1355" w:author="PR Preview" w:date="2026-01-01T00:00:00Z">
        <w:r>
          <w:rPr>
            <w:b/>
            <w:bCs/>
          </w:rPr>
          <w:t xml:space="preserve">finite</w:t>
        </w:r>
      </w:ins>
      <w:ins w:id="1356" w:author="PR Preview" w:date="2026-01-01T00:00:00Z">
        <w:r>
          <w:t xml:space="preserve"> </w:t>
        </w:r>
      </w:ins>
      <w:ins w:id="1357" w:author="PR Preview" w:date="2026-01-01T00:00:00Z">
        <w:r>
          <w:t xml:space="preserve">if it is empty,</w:t>
        </w:r>
      </w:ins>
      <w:ins w:id="1358" w:author="PR Preview" w:date="2026-01-01T00:00:00Z">
        <w:r>
          <w:t xml:space="preserve"> </w:t>
        </w:r>
      </w:ins>
      <w:ins w:id="1359" w:author="PR Preview" w:date="2026-01-01T00:00:00Z">
        <w:r>
          <w:t xml:space="preserve">or if, for some natural number</w:t>
        </w:r>
      </w:ins>
      <w:ins w:id="1360" w:author="PR Preview" w:date="2026-01-01T00:00:00Z">
        <w:r>
          <w:t xml:space="preserve"> </w:t>
        </w:r>
      </w:ins>
      <m:oMath>
        <m:r>
          <m:t>n</m:t>
        </m:r>
      </m:oMath>
      <w:ins w:id="1361" w:author="PR Preview" w:date="2026-01-01T00:00:00Z">
        <w:r>
          <w:t xml:space="preserve">,</w:t>
        </w:r>
      </w:ins>
      <w:ins w:id="1362" w:author="PR Preview" w:date="2026-01-01T00:00:00Z">
        <w:r>
          <w:t xml:space="preserve"> </w:t>
        </w:r>
      </w:ins>
      <w:ins w:id="1363" w:author="PR Preview" w:date="2026-01-01T00:00:00Z">
        <w:r>
          <w:t xml:space="preserve">its elements can be listed as a finite sequence (</w:t>
        </w:r>
      </w:ins>
      <w:hyperlink w:anchor="def-finite-sequence">
        <w:ins w:id="1364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365" w:author="PR Preview" w:date="2026-01-01T00:00:00Z">
        <w:r>
          <w:t xml:space="preserve">)</w:t>
        </w:r>
      </w:ins>
      <w:ins w:id="136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1367" w:author="PR Preview" w:date="2026-01-01T00:00:00Z">
        <w:r>
          <w:t xml:space="preserve"> </w:t>
        </w:r>
      </w:ins>
      <w:ins w:id="1368" w:author="PR Preview" w:date="2026-01-01T00:00:00Z">
        <w:r>
          <w:t xml:space="preserve">in which each element of</w:t>
        </w:r>
      </w:ins>
      <w:ins w:id="1369" w:author="PR Preview" w:date="2026-01-01T00:00:00Z">
        <w:r>
          <w:t xml:space="preserve"> </w:t>
        </w:r>
      </w:ins>
      <m:oMath>
        <m:r>
          <m:t>A</m:t>
        </m:r>
      </m:oMath>
      <w:ins w:id="1370" w:author="PR Preview" w:date="2026-01-01T00:00:00Z">
        <w:r>
          <w:t xml:space="preserve"> </w:t>
        </w:r>
      </w:ins>
      <w:ins w:id="1371" w:author="PR Preview" w:date="2026-01-01T00:00:00Z">
        <w:r>
          <w:t xml:space="preserve">appears exactly once.</w:t>
        </w:r>
      </w:ins>
    </w:p>
    <w:bookmarkEnd w:id="56"/>
    <w:bookmarkStart w:id="57" w:name="def-cardinality"/>
    <w:p>
      <w:pPr>
        <w:pStyle w:val="BodyText"/>
      </w:pPr>
      <w:ins w:id="1372" w:author="PR Preview" w:date="2026-01-01T00:00:00Z">
        <w:r>
          <w:rPr>
            <w:b/>
            <w:bCs/>
          </w:rPr>
          <w:t xml:space="preserve">Definition 21 (Cardinality)</w:t>
        </w:r>
      </w:ins>
      <w:ins w:id="1373" w:author="PR Preview" w:date="2026-01-01T00:00:00Z">
        <w:r>
          <w:t xml:space="preserve"> </w:t>
        </w:r>
      </w:ins>
      <w:ins w:id="1374" w:author="PR Preview" w:date="2026-01-01T00:00:00Z">
        <w:r>
          <w:t xml:space="preserve">For a finite set</w:t>
        </w:r>
      </w:ins>
      <w:ins w:id="1375" w:author="PR Preview" w:date="2026-01-01T00:00:00Z">
        <w:r>
          <w:t xml:space="preserve"> </w:t>
        </w:r>
      </w:ins>
      <m:oMath>
        <m:r>
          <m:t>A</m:t>
        </m:r>
      </m:oMath>
      <w:ins w:id="1376" w:author="PR Preview" w:date="2026-01-01T00:00:00Z">
        <w:r>
          <w:t xml:space="preserve"> </w:t>
        </w:r>
      </w:ins>
      <w:ins w:id="1377" w:author="PR Preview" w:date="2026-01-01T00:00:00Z">
        <w:r>
          <w:t xml:space="preserve">(</w:t>
        </w:r>
      </w:ins>
      <w:hyperlink w:anchor="def-finite-set">
        <w:ins w:id="1378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379" w:author="PR Preview" w:date="2026-01-01T00:00:00Z">
        <w:r>
          <w:t xml:space="preserve">), the number</w:t>
        </w:r>
      </w:ins>
      <w:ins w:id="1380" w:author="PR Preview" w:date="2026-01-01T00:00:00Z">
        <w:r>
          <w:t xml:space="preserve"> </w:t>
        </w:r>
      </w:ins>
      <m:oMath>
        <m:r>
          <m:t>n</m:t>
        </m:r>
      </m:oMath>
      <w:ins w:id="1381" w:author="PR Preview" w:date="2026-01-01T00:00:00Z">
        <w:r>
          <w:t xml:space="preserve"> </w:t>
        </w:r>
      </w:ins>
      <w:ins w:id="1382" w:author="PR Preview" w:date="2026-01-01T00:00:00Z">
        <w:r>
          <w:t xml:space="preserve">in such a list</w:t>
        </w:r>
      </w:ins>
      <w:ins w:id="1383" w:author="PR Preview" w:date="2026-01-01T00:00:00Z">
        <w:r>
          <w:t xml:space="preserve"> </w:t>
        </w:r>
      </w:ins>
      <w:ins w:id="1384" w:author="PR Preview" w:date="2026-01-01T00:00:00Z">
        <w:r>
          <w:t xml:space="preserve">is the</w:t>
        </w:r>
      </w:ins>
      <w:ins w:id="1385" w:author="PR Preview" w:date="2026-01-01T00:00:00Z">
        <w:r>
          <w:t xml:space="preserve"> </w:t>
        </w:r>
      </w:ins>
      <w:ins w:id="1386" w:author="PR Preview" w:date="2026-01-01T00:00:00Z">
        <w:r>
          <w:rPr>
            <w:b/>
            <w:bCs/>
          </w:rPr>
          <w:t xml:space="preserve">cardinality</w:t>
        </w:r>
      </w:ins>
      <w:ins w:id="1387" w:author="PR Preview" w:date="2026-01-01T00:00:00Z">
        <w:r>
          <w:t xml:space="preserve"> </w:t>
        </w:r>
      </w:ins>
      <w:ins w:id="1388" w:author="PR Preview" w:date="2026-01-01T00:00:00Z">
        <w:r>
          <w:t xml:space="preserve">of</w:t>
        </w:r>
      </w:ins>
      <w:ins w:id="1389" w:author="PR Preview" w:date="2026-01-01T00:00:00Z">
        <w:r>
          <w:t xml:space="preserve"> </w:t>
        </w:r>
      </w:ins>
      <m:oMath>
        <m:r>
          <m:t>A</m:t>
        </m:r>
      </m:oMath>
      <w:ins w:id="1390" w:author="PR Preview" w:date="2026-01-01T00:00:00Z">
        <w:r>
          <w:t xml:space="preserve">, its number of elements,</w:t>
        </w:r>
      </w:ins>
      <w:ins w:id="1391" w:author="PR Preview" w:date="2026-01-01T00:00:00Z">
        <w:r>
          <w:t xml:space="preserve"> </w:t>
        </w:r>
      </w:ins>
      <w:ins w:id="1392" w:author="PR Preview" w:date="2026-01-01T00:00:00Z">
        <w:r>
          <w:t xml:space="preserve">written</w:t>
        </w:r>
      </w:ins>
      <w:ins w:id="1393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1394" w:author="PR Preview" w:date="2026-01-01T00:00:00Z">
        <w:r>
          <w:t xml:space="preserve">;</w:t>
        </w:r>
      </w:ins>
      <w:ins w:id="1395" w:author="PR Preview" w:date="2026-01-01T00:00:00Z">
        <w:r>
          <w:t xml:space="preserve"> </w:t>
        </w:r>
      </w:ins>
      <w:ins w:id="1396" w:author="PR Preview" w:date="2026-01-01T00:00:00Z">
        <w:r>
          <w:t xml:space="preserve">the empty set has cardinality</w:t>
        </w:r>
      </w:ins>
      <w:ins w:id="1397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1398" w:author="PR Preview" w:date="2026-01-01T00:00:00Z">
        <w:r>
          <w:t xml:space="preserve">.</w:t>
        </w:r>
      </w:ins>
    </w:p>
    <w:bookmarkEnd w:id="57"/>
    <w:bookmarkStart w:id="60" w:name="rem-cardinality-bars"/>
    <w:p>
      <w:pPr>
        <w:pStyle w:val="BodyText"/>
      </w:pPr>
      <w:ins w:id="1399" w:author="PR Preview" w:date="2026-01-01T00:00:00Z">
        <w:r>
          <w:rPr>
            <w:i/>
            <w:iCs/>
          </w:rPr>
          <w:t xml:space="preserve">Remark 7</w:t>
        </w:r>
      </w:ins>
      <w:ins w:id="1400" w:author="PR Preview" w:date="2026-01-01T00:00:00Z">
        <w:r>
          <w:t xml:space="preserve"> (Two meanings of</w:t>
        </w:r>
      </w:ins>
      <w:ins w:id="1401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1402" w:author="PR Preview" w:date="2026-01-01T00:00:00Z">
        <w:r>
          <w:t xml:space="preserve">). </w:t>
        </w:r>
      </w:ins>
      <w:ins w:id="1403" w:author="PR Preview" w:date="2026-01-01T00:00:00Z">
        <w:r>
          <w:t xml:space="preserve">Applied to a set, the bars</w:t>
        </w:r>
      </w:ins>
      <w:ins w:id="1404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1405" w:author="PR Preview" w:date="2026-01-01T00:00:00Z">
        <w:r>
          <w:t xml:space="preserve"> </w:t>
        </w:r>
      </w:ins>
      <w:ins w:id="1406" w:author="PR Preview" w:date="2026-01-01T00:00:00Z">
        <w:r>
          <w:t xml:space="preserve">mean the cardinality of</w:t>
        </w:r>
      </w:ins>
      <w:ins w:id="1407" w:author="PR Preview" w:date="2026-01-01T00:00:00Z">
        <w:r>
          <w:t xml:space="preserve"> </w:t>
        </w:r>
      </w:ins>
      <m:oMath>
        <m:r>
          <m:t>A</m:t>
        </m:r>
      </m:oMath>
      <w:ins w:id="1408" w:author="PR Preview" w:date="2026-01-01T00:00:00Z">
        <w:r>
          <w:t xml:space="preserve">.</w:t>
        </w:r>
      </w:ins>
      <w:ins w:id="1409" w:author="PR Preview" w:date="2026-01-01T00:00:00Z">
        <w:r>
          <w:t xml:space="preserve"> </w:t>
        </w:r>
      </w:ins>
      <w:ins w:id="1410" w:author="PR Preview" w:date="2026-01-01T00:00:00Z">
        <w:r>
          <w:t xml:space="preserve">Applied to a number,</w:t>
        </w:r>
      </w:ins>
      <w:ins w:id="1411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ins w:id="1412" w:author="PR Preview" w:date="2026-01-01T00:00:00Z">
        <w:r>
          <w:t xml:space="preserve"> </w:t>
        </w:r>
      </w:ins>
      <w:ins w:id="1413" w:author="PR Preview" w:date="2026-01-01T00:00:00Z">
        <w:r>
          <w:t xml:space="preserve">means its</w:t>
        </w:r>
      </w:ins>
      <w:ins w:id="1414" w:author="PR Preview" w:date="2026-01-01T00:00:00Z">
        <w:r>
          <w:t xml:space="preserve"> </w:t>
        </w:r>
      </w:ins>
      <w:hyperlink r:id="rId58">
        <w:ins w:id="1415" w:author="PR Preview" w:date="2026-01-01T00:00:00Z">
          <w:r>
            <w:rPr>
              <w:rStyle w:val="Hyperlink"/>
            </w:rPr>
            <w:t xml:space="preserve">absolute value</w:t>
          </w:r>
        </w:ins>
      </w:hyperlink>
      <w:ins w:id="1416" w:author="PR Preview" w:date="2026-01-01T00:00:00Z">
        <w:r>
          <w:t xml:space="preserve">,</w:t>
        </w:r>
      </w:ins>
      <w:ins w:id="1417" w:author="PR Preview" w:date="2026-01-01T00:00:00Z">
        <w:r>
          <w:t xml:space="preserve"> </w:t>
        </w:r>
      </w:ins>
      <w:ins w:id="1418" w:author="PR Preview" w:date="2026-01-01T00:00:00Z">
        <w:r>
          <w:t xml:space="preserve">or its</w:t>
        </w:r>
      </w:ins>
      <w:ins w:id="1419" w:author="PR Preview" w:date="2026-01-01T00:00:00Z">
        <w:r>
          <w:t xml:space="preserve"> </w:t>
        </w:r>
      </w:ins>
      <w:hyperlink r:id="rId59">
        <w:ins w:id="1420" w:author="PR Preview" w:date="2026-01-01T00:00:00Z">
          <w:r>
            <w:rPr>
              <w:rStyle w:val="Hyperlink"/>
            </w:rPr>
            <w:t xml:space="preserve">modulus</w:t>
          </w:r>
        </w:ins>
      </w:hyperlink>
      <w:ins w:id="1421" w:author="PR Preview" w:date="2026-01-01T00:00:00Z">
        <w:r>
          <w:t xml:space="preserve"> </w:t>
        </w:r>
      </w:ins>
      <w:ins w:id="1422" w:author="PR Preview" w:date="2026-01-01T00:00:00Z">
        <w:r>
          <w:t xml:space="preserve">when</w:t>
        </w:r>
      </w:ins>
      <w:ins w:id="1423" w:author="PR Preview" w:date="2026-01-01T00:00:00Z">
        <w:r>
          <w:t xml:space="preserve"> </w:t>
        </w:r>
      </w:ins>
      <m:oMath>
        <m:r>
          <m:t>x</m:t>
        </m:r>
      </m:oMath>
      <w:ins w:id="1424" w:author="PR Preview" w:date="2026-01-01T00:00:00Z">
        <w:r>
          <w:t xml:space="preserve"> </w:t>
        </w:r>
      </w:ins>
      <w:ins w:id="1425" w:author="PR Preview" w:date="2026-01-01T00:00:00Z">
        <w:r>
          <w:t xml:space="preserve">is complex.</w:t>
        </w:r>
      </w:ins>
      <w:ins w:id="1426" w:author="PR Preview" w:date="2026-01-01T00:00:00Z">
        <w:r>
          <w:t xml:space="preserve"> </w:t>
        </w:r>
      </w:ins>
      <w:ins w:id="1427" w:author="PR Preview" w:date="2026-01-01T00:00:00Z">
        <w:r>
          <w:t xml:space="preserve">For example,</w:t>
        </w:r>
      </w:ins>
      <w:ins w:id="1428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429" w:author="PR Preview" w:date="2026-01-01T00:00:00Z">
        <w:r>
          <w:t xml:space="preserve">, but</w:t>
        </w:r>
      </w:ins>
      <w:ins w:id="1430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1431" w:author="PR Preview" w:date="2026-01-01T00:00:00Z">
        <w:r>
          <w:t xml:space="preserve">.</w:t>
        </w:r>
      </w:ins>
    </w:p>
    <w:bookmarkEnd w:id="60"/>
    <w:bookmarkStart w:id="61" w:name="exm-finite-set"/>
    <w:p>
      <w:pPr>
        <w:pStyle w:val="BodyText"/>
      </w:pPr>
      <w:ins w:id="1432" w:author="PR Preview" w:date="2026-01-01T00:00:00Z">
        <w:r>
          <w:rPr>
            <w:b/>
            <w:bCs/>
          </w:rPr>
          <w:t xml:space="preserve">Example 14 (Finite and infinite sets)</w:t>
        </w:r>
      </w:ins>
      <w:ins w:id="1433" w:author="PR Preview" w:date="2026-01-01T00:00:00Z">
        <w:r>
          <w:t xml:space="preserve"> </w:t>
        </w:r>
      </w:ins>
      <w:ins w:id="1434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1"/>
    <w:bookmarkStart w:id="62" w:name="def-infinite-set"/>
    <w:p>
      <w:pPr>
        <w:pStyle w:val="FirstParagraph"/>
      </w:pPr>
      <w:del w:id="1435" w:author="PR Preview" w:date="2026-01-01T00:00:00Z">
        <w:r>
          <w:rPr>
            <w:b/>
            <w:bCs/>
          </w:rPr>
          <w:delText xml:space="preserve">Definition 17 (Infinite set)</w:delText>
        </w:r>
      </w:del>
      <w:del w:id="1436" w:author="PR Preview" w:date="2026-01-01T00:00:00Z">
        <w:r>
          <w:delText xml:space="preserve"> </w:delText>
        </w:r>
      </w:del>
      <w:del w:id="1437" w:author="PR Preview" w:date="2026-01-01T00:00:00Z">
        <w:r>
          <w:delText xml:space="preserve">A set that is not finite (</w:delText>
        </w:r>
      </w:del>
      <w:hyperlink w:anchor="def-finite-set">
        <w:del w:id="1438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439" w:author="PR Preview" w:date="2026-01-01T00:00:00Z">
        <w:r>
          <w:delText xml:space="preserve">) is</w:delText>
        </w:r>
      </w:del>
      <w:del w:id="1440" w:author="PR Preview" w:date="2026-01-01T00:00:00Z">
        <w:r>
          <w:delText xml:space="preserve"> </w:delText>
        </w:r>
      </w:del>
      <w:del w:id="1441" w:author="PR Preview" w:date="2026-01-01T00:00:00Z">
        <w:r>
          <w:rPr>
            <w:b/>
            <w:bCs/>
          </w:rPr>
          <w:delText xml:space="preserve">infinite</w:delText>
        </w:r>
      </w:del>
      <w:del w:id="1442" w:author="PR Preview" w:date="2026-01-01T00:00:00Z">
        <w:r>
          <w:delText xml:space="preserve">.</w:delText>
        </w:r>
      </w:del>
    </w:p>
    <w:p>
      <w:pPr>
        <w:pStyle w:val="BodyText"/>
      </w:pPr>
      <w:del w:id="1443" w:author="PR Preview" w:date="2026-01-01T00:00:00Z">
        <w:r>
          <w:rPr>
            <w:b/>
            <w:bCs/>
          </w:rPr>
          <w:delText xml:space="preserve">Definition 18 (Countable set)</w:delText>
        </w:r>
      </w:del>
      <w:del w:id="1444" w:author="PR Preview" w:date="2026-01-01T00:00:00Z">
        <w:r>
          <w:delText xml:space="preserve"> </w:delText>
        </w:r>
      </w:del>
      <w:del w:id="1445" w:author="PR Preview" w:date="2026-01-01T00:00:00Z">
        <w:r>
          <w:delText xml:space="preserve">A set is</w:delText>
        </w:r>
      </w:del>
      <w:del w:id="1446" w:author="PR Preview" w:date="2026-01-01T00:00:00Z">
        <w:r>
          <w:delText xml:space="preserve"> </w:delText>
        </w:r>
      </w:del>
      <w:del w:id="1447" w:author="PR Preview" w:date="2026-01-01T00:00:00Z">
        <w:r>
          <w:rPr>
            <w:b/>
            <w:bCs/>
          </w:rPr>
          <w:delText xml:space="preserve">countable</w:delText>
        </w:r>
      </w:del>
      <w:del w:id="1448" w:author="PR Preview" w:date="2026-01-01T00:00:00Z">
        <w:r>
          <w:delText xml:space="preserve"> </w:delText>
        </w:r>
      </w:del>
      <w:del w:id="1449" w:author="PR Preview" w:date="2026-01-01T00:00:00Z">
        <w:r>
          <w:delText xml:space="preserve">if it is finite (</w:delText>
        </w:r>
      </w:del>
      <w:hyperlink w:anchor="def-finite-set">
        <w:del w:id="1450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451" w:author="PR Preview" w:date="2026-01-01T00:00:00Z">
        <w:r>
          <w:delText xml:space="preserve">),</w:delText>
        </w:r>
      </w:del>
      <w:del w:id="1452" w:author="PR Preview" w:date="2026-01-01T00:00:00Z">
        <w:r>
          <w:delText xml:space="preserve"> </w:delText>
        </w:r>
      </w:del>
      <w:del w:id="1453" w:author="PR Preview" w:date="2026-01-01T00:00:00Z">
        <w:r>
          <w:delText xml:space="preserve">or if its elements can be listed as a sequence (</w:delText>
        </w:r>
      </w:del>
      <w:hyperlink w:anchor="def-sequence">
        <w:del w:id="1454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455" w:author="PR Preview" w:date="2026-01-01T00:00:00Z">
        <w:r>
          <w:delText xml:space="preserve">)</w:delText>
        </w:r>
      </w:del>
      <w:del w:id="145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457" w:author="PR Preview" w:date="2026-01-01T00:00:00Z">
        <w:r>
          <w:delText xml:space="preserve"> </w:delText>
        </w:r>
      </w:del>
      <w:del w:id="1458" w:author="PR Preview" w:date="2026-01-01T00:00:00Z">
        <w:r>
          <w:delText xml:space="preserve">in which every element appears.</w:delText>
        </w:r>
      </w:del>
    </w:p>
    <w:p>
      <w:pPr>
        <w:pStyle w:val="BodyText"/>
      </w:pPr>
      <w:del w:id="1459" w:author="PR Preview" w:date="2026-01-01T00:00:00Z">
        <w:r>
          <w:rPr>
            <w:b/>
            <w:bCs/>
          </w:rPr>
          <w:delText xml:space="preserve">Definition 19 (Countably infinite set)</w:delText>
        </w:r>
      </w:del>
      <w:del w:id="1460" w:author="PR Preview" w:date="2026-01-01T00:00:00Z">
        <w:r>
          <w:delText xml:space="preserve"> </w:delText>
        </w:r>
      </w:del>
      <w:del w:id="1461" w:author="PR Preview" w:date="2026-01-01T00:00:00Z">
        <w:r>
          <w:delText xml:space="preserve">A set is</w:delText>
        </w:r>
      </w:del>
      <w:del w:id="1462" w:author="PR Preview" w:date="2026-01-01T00:00:00Z">
        <w:r>
          <w:delText xml:space="preserve"> </w:delText>
        </w:r>
      </w:del>
      <w:del w:id="1463" w:author="PR Preview" w:date="2026-01-01T00:00:00Z">
        <w:r>
          <w:rPr>
            <w:b/>
            <w:bCs/>
          </w:rPr>
          <w:delText xml:space="preserve">countably infinite</w:delText>
        </w:r>
      </w:del>
      <w:del w:id="1464" w:author="PR Preview" w:date="2026-01-01T00:00:00Z">
        <w:r>
          <w:delText xml:space="preserve"> </w:delText>
        </w:r>
      </w:del>
      <w:del w:id="1465" w:author="PR Preview" w:date="2026-01-01T00:00:00Z">
        <w:r>
          <w:delText xml:space="preserve">if it is</w:delText>
        </w:r>
      </w:del>
      <w:del w:id="1466" w:author="PR Preview" w:date="2026-01-01T00:00:00Z">
        <w:r>
          <w:delText xml:space="preserve"> </w:delText>
        </w:r>
      </w:del>
      <w:hyperlink w:anchor="def-countable-set">
        <w:del w:id="1467" w:author="PR Preview" w:date="2026-01-01T00:00:00Z">
          <w:r>
            <w:rPr>
              <w:rStyle w:val="Hyperlink"/>
            </w:rPr>
            <w:delText xml:space="preserve">countable</w:delText>
          </w:r>
        </w:del>
      </w:hyperlink>
      <w:del w:id="1468" w:author="PR Preview" w:date="2026-01-01T00:00:00Z">
        <w:r>
          <w:delText xml:space="preserve"> </w:delText>
        </w:r>
      </w:del>
      <w:del w:id="1469" w:author="PR Preview" w:date="2026-01-01T00:00:00Z">
        <w:r>
          <w:delText xml:space="preserve">and not finite.</w:delText>
        </w:r>
      </w:del>
    </w:p>
    <w:p>
      <w:pPr>
        <w:pStyle w:val="BodyText"/>
      </w:pPr>
      <w:del w:id="1470" w:author="PR Preview" w:date="2026-01-01T00:00:00Z">
        <w:r>
          <w:rPr>
            <w:b/>
            <w:bCs/>
          </w:rPr>
          <w:delText xml:space="preserve">Example 10 (Countable and uncountable sets)</w:delText>
        </w:r>
      </w:del>
      <w:del w:id="1471" w:author="PR Preview" w:date="2026-01-01T00:00:00Z">
        <w:r>
          <w:delText xml:space="preserve"> </w:delText>
        </w:r>
      </w:del>
      <w:del w:id="1472" w:author="PR Preview" w:date="2026-01-01T00:00:00Z">
        <w:r>
          <w:delText xml:space="preserve"> </w:delText>
        </w:r>
      </w:del>
    </w:p>
    <w:p>
      <w:pPr>
        <w:pStyle w:val="FirstParagraph"/>
      </w:pPr>
      <w:ins w:id="1473" w:author="PR Preview" w:date="2026-01-01T00:00:00Z">
        <w:r>
          <w:rPr>
            <w:b/>
            <w:bCs/>
          </w:rPr>
          <w:t xml:space="preserve">Definition 22 (Infinite set)</w:t>
        </w:r>
      </w:ins>
      <w:ins w:id="1474" w:author="PR Preview" w:date="2026-01-01T00:00:00Z">
        <w:r>
          <w:t xml:space="preserve"> </w:t>
        </w:r>
      </w:ins>
      <w:ins w:id="1475" w:author="PR Preview" w:date="2026-01-01T00:00:00Z">
        <w:r>
          <w:t xml:space="preserve">A set that is not finite (</w:t>
        </w:r>
      </w:ins>
      <w:hyperlink w:anchor="def-finite-set">
        <w:ins w:id="1476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477" w:author="PR Preview" w:date="2026-01-01T00:00:00Z">
        <w:r>
          <w:t xml:space="preserve">) is</w:t>
        </w:r>
      </w:ins>
      <w:ins w:id="1478" w:author="PR Preview" w:date="2026-01-01T00:00:00Z">
        <w:r>
          <w:t xml:space="preserve"> </w:t>
        </w:r>
      </w:ins>
      <w:ins w:id="1479" w:author="PR Preview" w:date="2026-01-01T00:00:00Z">
        <w:r>
          <w:rPr>
            <w:b/>
            <w:bCs/>
          </w:rPr>
          <w:t xml:space="preserve">infinite</w:t>
        </w:r>
      </w:ins>
      <w:ins w:id="1480" w:author="PR Preview" w:date="2026-01-01T00:00:00Z">
        <w:r>
          <w:t xml:space="preserve">.</w:t>
        </w:r>
      </w:ins>
    </w:p>
    <w:bookmarkEnd w:id="62"/>
    <w:bookmarkStart w:id="63" w:name="def-countable-set"/>
    <w:p>
      <w:pPr>
        <w:pStyle w:val="BodyText"/>
      </w:pPr>
      <w:ins w:id="1481" w:author="PR Preview" w:date="2026-01-01T00:00:00Z">
        <w:r>
          <w:rPr>
            <w:b/>
            <w:bCs/>
          </w:rPr>
          <w:t xml:space="preserve">Definition 23 (Countable set)</w:t>
        </w:r>
      </w:ins>
      <w:ins w:id="1482" w:author="PR Preview" w:date="2026-01-01T00:00:00Z">
        <w:r>
          <w:t xml:space="preserve"> </w:t>
        </w:r>
      </w:ins>
      <w:ins w:id="1483" w:author="PR Preview" w:date="2026-01-01T00:00:00Z">
        <w:r>
          <w:t xml:space="preserve">A set is</w:t>
        </w:r>
      </w:ins>
      <w:ins w:id="1484" w:author="PR Preview" w:date="2026-01-01T00:00:00Z">
        <w:r>
          <w:t xml:space="preserve"> </w:t>
        </w:r>
      </w:ins>
      <w:ins w:id="1485" w:author="PR Preview" w:date="2026-01-01T00:00:00Z">
        <w:r>
          <w:rPr>
            <w:b/>
            <w:bCs/>
          </w:rPr>
          <w:t xml:space="preserve">countable</w:t>
        </w:r>
      </w:ins>
      <w:ins w:id="1486" w:author="PR Preview" w:date="2026-01-01T00:00:00Z">
        <w:r>
          <w:t xml:space="preserve"> </w:t>
        </w:r>
      </w:ins>
      <w:ins w:id="1487" w:author="PR Preview" w:date="2026-01-01T00:00:00Z">
        <w:r>
          <w:t xml:space="preserve">if it is finite (</w:t>
        </w:r>
      </w:ins>
      <w:hyperlink w:anchor="def-finite-set">
        <w:ins w:id="1488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489" w:author="PR Preview" w:date="2026-01-01T00:00:00Z">
        <w:r>
          <w:t xml:space="preserve">),</w:t>
        </w:r>
      </w:ins>
      <w:ins w:id="1490" w:author="PR Preview" w:date="2026-01-01T00:00:00Z">
        <w:r>
          <w:t xml:space="preserve"> </w:t>
        </w:r>
      </w:ins>
      <w:ins w:id="1491" w:author="PR Preview" w:date="2026-01-01T00:00:00Z">
        <w:r>
          <w:t xml:space="preserve">or if its elements can be listed as a sequence (</w:t>
        </w:r>
      </w:ins>
      <w:hyperlink w:anchor="def-sequence">
        <w:ins w:id="1492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1493" w:author="PR Preview" w:date="2026-01-01T00:00:00Z">
        <w:r>
          <w:t xml:space="preserve">)</w:t>
        </w:r>
      </w:ins>
      <w:ins w:id="149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495" w:author="PR Preview" w:date="2026-01-01T00:00:00Z">
        <w:r>
          <w:t xml:space="preserve"> </w:t>
        </w:r>
      </w:ins>
      <w:ins w:id="1496" w:author="PR Preview" w:date="2026-01-01T00:00:00Z">
        <w:r>
          <w:t xml:space="preserve">in which every element appears.</w:t>
        </w:r>
      </w:ins>
    </w:p>
    <w:bookmarkEnd w:id="63"/>
    <w:bookmarkStart w:id="64" w:name="def-countably-infinite"/>
    <w:p>
      <w:pPr>
        <w:pStyle w:val="BodyText"/>
      </w:pPr>
      <w:ins w:id="1497" w:author="PR Preview" w:date="2026-01-01T00:00:00Z">
        <w:r>
          <w:rPr>
            <w:b/>
            <w:bCs/>
          </w:rPr>
          <w:t xml:space="preserve">Definition 24 (Countably infinite set)</w:t>
        </w:r>
      </w:ins>
      <w:ins w:id="1498" w:author="PR Preview" w:date="2026-01-01T00:00:00Z">
        <w:r>
          <w:t xml:space="preserve"> </w:t>
        </w:r>
      </w:ins>
      <w:ins w:id="1499" w:author="PR Preview" w:date="2026-01-01T00:00:00Z">
        <w:r>
          <w:t xml:space="preserve">A set is</w:t>
        </w:r>
      </w:ins>
      <w:ins w:id="1500" w:author="PR Preview" w:date="2026-01-01T00:00:00Z">
        <w:r>
          <w:t xml:space="preserve"> </w:t>
        </w:r>
      </w:ins>
      <w:ins w:id="1501" w:author="PR Preview" w:date="2026-01-01T00:00:00Z">
        <w:r>
          <w:rPr>
            <w:b/>
            <w:bCs/>
          </w:rPr>
          <w:t xml:space="preserve">countably infinite</w:t>
        </w:r>
      </w:ins>
      <w:ins w:id="1502" w:author="PR Preview" w:date="2026-01-01T00:00:00Z">
        <w:r>
          <w:t xml:space="preserve"> </w:t>
        </w:r>
      </w:ins>
      <w:ins w:id="1503" w:author="PR Preview" w:date="2026-01-01T00:00:00Z">
        <w:r>
          <w:t xml:space="preserve">if it is</w:t>
        </w:r>
      </w:ins>
      <w:ins w:id="1504" w:author="PR Preview" w:date="2026-01-01T00:00:00Z">
        <w:r>
          <w:t xml:space="preserve"> </w:t>
        </w:r>
      </w:ins>
      <w:hyperlink w:anchor="def-countable-set">
        <w:ins w:id="1505" w:author="PR Preview" w:date="2026-01-01T00:00:00Z">
          <w:r>
            <w:rPr>
              <w:rStyle w:val="Hyperlink"/>
            </w:rPr>
            <w:t xml:space="preserve">countable</w:t>
          </w:r>
        </w:ins>
      </w:hyperlink>
      <w:ins w:id="1506" w:author="PR Preview" w:date="2026-01-01T00:00:00Z">
        <w:r>
          <w:t xml:space="preserve"> </w:t>
        </w:r>
      </w:ins>
      <w:ins w:id="1507" w:author="PR Preview" w:date="2026-01-01T00:00:00Z">
        <w:r>
          <w:t xml:space="preserve">and not finite.</w:t>
        </w:r>
      </w:ins>
    </w:p>
    <w:bookmarkEnd w:id="64"/>
    <w:bookmarkStart w:id="67" w:name="exm-countable-set"/>
    <w:p>
      <w:pPr>
        <w:pStyle w:val="BodyText"/>
      </w:pPr>
      <w:ins w:id="1508" w:author="PR Preview" w:date="2026-01-01T00:00:00Z">
        <w:r>
          <w:rPr>
            <w:b/>
            <w:bCs/>
          </w:rPr>
          <w:t xml:space="preserve">Example 15 (Countable and uncountable sets)</w:t>
        </w:r>
      </w:ins>
      <w:ins w:id="1509" w:author="PR Preview" w:date="2026-01-01T00:00:00Z">
        <w:r>
          <w:t xml:space="preserve"> </w:t>
        </w:r>
      </w:ins>
      <w:ins w:id="1510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7"/>
    <w:bookmarkStart w:id="68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8"/>
    <w:bookmarkStart w:id="72" w:name="rem-cantor-diagonal"/>
    <w:p>
      <w:pPr>
        <w:pStyle w:val="BodyText"/>
      </w:pPr>
      <w:del w:id="1511" w:author="PR Preview" w:date="2026-01-01T00:00:00Z">
        <w:r>
          <w:rPr>
            <w:i/>
            <w:iCs/>
          </w:rPr>
          <w:delText xml:space="preserve">Remark 7</w:delText>
        </w:r>
      </w:del>
      <w:del w:id="1512" w:author="PR Preview" w:date="2026-01-01T00:00:00Z">
        <w:r>
          <w:delText xml:space="preserve"> (Cantor’s diagonal argument). </w:delText>
        </w:r>
      </w:del>
      <w:del w:id="1513" w:author="PR Preview" w:date="2026-01-01T00:00:00Z">
        <w:r>
          <w:delText xml:space="preserve">The standard</w:delText>
        </w:r>
      </w:del>
      <w:del w:id="1514" w:author="PR Preview" w:date="2026-01-01T00:00:00Z">
        <w:r>
          <w:delText xml:space="preserve"> </w:delText>
        </w:r>
      </w:del>
      <w:hyperlink r:id="rId69">
        <w:del w:id="1515" w:author="PR Preview" w:date="2026-01-01T00:00:00Z">
          <w:r>
            <w:rPr>
              <w:rStyle w:val="Hyperlink"/>
            </w:rPr>
            <w:delText xml:space="preserve">proof</w:delText>
          </w:r>
        </w:del>
      </w:hyperlink>
      <w:del w:id="1516" w:author="PR Preview" w:date="2026-01-01T00:00:00Z">
        <w:r>
          <w:delText xml:space="preserve"> </w:delText>
        </w:r>
      </w:del>
      <w:del w:id="1517" w:author="PR Preview" w:date="2026-01-01T00:00:00Z">
        <w:r>
          <w:delText xml:space="preserve">is Cantor’s diagonal argument:</w:delText>
        </w:r>
      </w:del>
      <w:del w:id="1518" w:author="PR Preview" w:date="2026-01-01T00:00:00Z">
        <w:r>
          <w:delText xml:space="preserve"> </w:delText>
        </w:r>
      </w:del>
      <w:del w:id="1519" w:author="PR Preview" w:date="2026-01-01T00:00:00Z">
        <w:r>
          <w:delText xml:space="preserve">given any sequence of numbers in</w:delText>
        </w:r>
      </w:del>
      <w:del w:id="152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1521" w:author="PR Preview" w:date="2026-01-01T00:00:00Z">
        <w:r>
          <w:delText xml:space="preserve">,</w:delText>
        </w:r>
      </w:del>
      <w:del w:id="1522" w:author="PR Preview" w:date="2026-01-01T00:00:00Z">
        <w:r>
          <w:delText xml:space="preserve"> </w:delText>
        </w:r>
      </w:del>
      <w:del w:id="1523" w:author="PR Preview" w:date="2026-01-01T00:00:00Z">
        <w:r>
          <w:delText xml:space="preserve">it builds a number in</w:delText>
        </w:r>
      </w:del>
      <w:del w:id="1524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1525" w:author="PR Preview" w:date="2026-01-01T00:00:00Z">
        <w:r>
          <w:delText xml:space="preserve"> </w:delText>
        </w:r>
      </w:del>
      <w:del w:id="1526" w:author="PR Preview" w:date="2026-01-01T00:00:00Z">
        <w:r>
          <w:delText xml:space="preserve">whose</w:delText>
        </w:r>
      </w:del>
      <w:del w:id="1527" w:author="PR Preview" w:date="2026-01-01T00:00:00Z">
        <w:r>
          <w:delText xml:space="preserve"> </w:delText>
        </w:r>
      </w:del>
      <w:hyperlink r:id="rId70">
        <w:del w:id="1528" w:author="PR Preview" w:date="2026-01-01T00:00:00Z">
          <w:r>
            <w:rPr>
              <w:rStyle w:val="Hyperlink"/>
            </w:rPr>
            <w:delText xml:space="preserve">decimal expansion</w:delText>
          </w:r>
        </w:del>
      </w:hyperlink>
      <w:del w:id="1529" w:author="PR Preview" w:date="2026-01-01T00:00:00Z">
        <w:r>
          <w:delText xml:space="preserve"> </w:delText>
        </w:r>
      </w:del>
      <w:del w:id="1530" w:author="PR Preview" w:date="2026-01-01T00:00:00Z">
        <w:r>
          <w:delText xml:space="preserve">differs from the</w:delText>
        </w:r>
      </w:del>
      <w:del w:id="1531" w:author="PR Preview" w:date="2026-01-01T00:00:00Z">
        <w:r>
          <w:delText xml:space="preserve"> </w:delText>
        </w:r>
      </w:del>
      <m:oMath>
        <m:r>
          <m:t>n</m:t>
        </m:r>
      </m:oMath>
      <w:del w:id="1532" w:author="PR Preview" w:date="2026-01-01T00:00:00Z">
        <w:r>
          <w:delText xml:space="preserve">th number’s in the</w:delText>
        </w:r>
      </w:del>
      <w:del w:id="1533" w:author="PR Preview" w:date="2026-01-01T00:00:00Z">
        <w:r>
          <w:delText xml:space="preserve"> </w:delText>
        </w:r>
      </w:del>
      <m:oMath>
        <m:r>
          <m:t>n</m:t>
        </m:r>
      </m:oMath>
      <w:del w:id="1534" w:author="PR Preview" w:date="2026-01-01T00:00:00Z">
        <w:r>
          <w:delText xml:space="preserve">th digit</w:delText>
        </w:r>
      </w:del>
      <w:del w:id="1535" w:author="PR Preview" w:date="2026-01-01T00:00:00Z">
        <w:r>
          <w:delText xml:space="preserve"> </w:delText>
        </w:r>
      </w:del>
      <w:del w:id="1536" w:author="PR Preview" w:date="2026-01-01T00:00:00Z">
        <w:r>
          <w:delText xml:space="preserve">(its</w:delText>
        </w:r>
      </w:del>
      <w:del w:id="1537" w:author="PR Preview" w:date="2026-01-01T00:00:00Z">
        <w:r>
          <w:delText xml:space="preserve"> </w:delText>
        </w:r>
      </w:del>
      <m:oMath>
        <m:r>
          <m:t>n</m:t>
        </m:r>
      </m:oMath>
      <w:del w:id="1538" w:author="PR Preview" w:date="2026-01-01T00:00:00Z">
        <w:r>
          <w:delText xml:space="preserve">th decimal place, one of</w:delText>
        </w:r>
      </w:del>
      <w:del w:id="1539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del w:id="1540" w:author="PR Preview" w:date="2026-01-01T00:00:00Z">
        <w:r>
          <w:delText xml:space="preserve">),</w:delText>
        </w:r>
      </w:del>
      <w:del w:id="1541" w:author="PR Preview" w:date="2026-01-01T00:00:00Z">
        <w:r>
          <w:delText xml:space="preserve"> </w:delText>
        </w:r>
      </w:del>
      <w:del w:id="1542" w:author="PR Preview" w:date="2026-01-01T00:00:00Z">
        <w:r>
          <w:delText xml:space="preserve">so the sequence misses it</w:delText>
        </w:r>
      </w:del>
      <w:del w:id="1543" w:author="PR Preview" w:date="2026-01-01T00:00:00Z">
        <w:r>
          <w:delText xml:space="preserve"> </w:delText>
        </w:r>
      </w:del>
      <w:del w:id="1544" w:author="PR Preview" w:date="2026-01-01T00:00:00Z">
        <w:r>
          <w:delText xml:space="preserve">(see</w:delText>
        </w:r>
      </w:del>
      <w:del w:id="1545" w:author="PR Preview" w:date="2026-01-01T00:00:00Z">
        <w:r>
          <w:delText xml:space="preserve"> </w:delText>
        </w:r>
      </w:del>
      <w:hyperlink r:id="rId71">
        <w:del w:id="1546" w:author="PR Preview" w:date="2026-01-01T00:00:00Z">
          <w:r>
            <w:rPr>
              <w:rStyle w:val="Hyperlink"/>
            </w:rPr>
            <w:delText xml:space="preserve">Wikipedia: Cantor’s diagonal argument</w:delText>
          </w:r>
        </w:del>
      </w:hyperlink>
      <w:del w:id="1547" w:author="PR Preview" w:date="2026-01-01T00:00:00Z">
        <w:r>
          <w:delText xml:space="preserve">).</w:delText>
        </w:r>
      </w:del>
      <w:del w:id="1548" w:author="PR Preview" w:date="2026-01-01T00:00:00Z">
        <w:r>
          <w:delText xml:space="preserve"> </w:delText>
        </w:r>
      </w:del>
      <w:del w:id="1549" w:author="PR Preview" w:date="2026-01-01T00:00:00Z">
        <w:r>
          <w:delText xml:space="preserve">One way to choose the</w:delText>
        </w:r>
      </w:del>
      <w:del w:id="1550" w:author="PR Preview" w:date="2026-01-01T00:00:00Z">
        <w:r>
          <w:delText xml:space="preserve"> </w:delText>
        </w:r>
      </w:del>
      <m:oMath>
        <m:r>
          <m:t>n</m:t>
        </m:r>
      </m:oMath>
      <w:del w:id="1551" w:author="PR Preview" w:date="2026-01-01T00:00:00Z">
        <w:r>
          <w:delText xml:space="preserve">th digit is to use</w:delText>
        </w:r>
      </w:del>
      <w:del w:id="1552" w:author="PR Preview" w:date="2026-01-01T00:00:00Z">
        <w:r>
          <w:delText xml:space="preserve"> </w:delText>
        </w:r>
      </w:del>
      <m:oMath>
        <m:r>
          <m:t>5</m:t>
        </m:r>
      </m:oMath>
      <w:del w:id="1553" w:author="PR Preview" w:date="2026-01-01T00:00:00Z">
        <w:r>
          <w:delText xml:space="preserve">,</w:delText>
        </w:r>
      </w:del>
      <w:del w:id="1554" w:author="PR Preview" w:date="2026-01-01T00:00:00Z">
        <w:r>
          <w:delText xml:space="preserve"> </w:delText>
        </w:r>
      </w:del>
      <w:del w:id="1555" w:author="PR Preview" w:date="2026-01-01T00:00:00Z">
        <w:r>
          <w:delText xml:space="preserve">unless the</w:delText>
        </w:r>
      </w:del>
      <w:del w:id="1556" w:author="PR Preview" w:date="2026-01-01T00:00:00Z">
        <w:r>
          <w:delText xml:space="preserve"> </w:delText>
        </w:r>
      </w:del>
      <m:oMath>
        <m:r>
          <m:t>n</m:t>
        </m:r>
      </m:oMath>
      <w:del w:id="1557" w:author="PR Preview" w:date="2026-01-01T00:00:00Z">
        <w:r>
          <w:delText xml:space="preserve">th number’s</w:delText>
        </w:r>
      </w:del>
      <w:del w:id="1558" w:author="PR Preview" w:date="2026-01-01T00:00:00Z">
        <w:r>
          <w:delText xml:space="preserve"> </w:delText>
        </w:r>
      </w:del>
      <m:oMath>
        <m:r>
          <m:t>n</m:t>
        </m:r>
      </m:oMath>
      <w:del w:id="1559" w:author="PR Preview" w:date="2026-01-01T00:00:00Z">
        <w:r>
          <w:delText xml:space="preserve">th digit is</w:delText>
        </w:r>
      </w:del>
      <w:del w:id="1560" w:author="PR Preview" w:date="2026-01-01T00:00:00Z">
        <w:r>
          <w:delText xml:space="preserve"> </w:delText>
        </w:r>
      </w:del>
      <m:oMath>
        <m:r>
          <m:t>5</m:t>
        </m:r>
      </m:oMath>
      <w:del w:id="1561" w:author="PR Preview" w:date="2026-01-01T00:00:00Z">
        <w:r>
          <w:delText xml:space="preserve">, in which case use</w:delText>
        </w:r>
      </w:del>
      <w:del w:id="1562" w:author="PR Preview" w:date="2026-01-01T00:00:00Z">
        <w:r>
          <w:delText xml:space="preserve"> </w:delText>
        </w:r>
      </w:del>
      <m:oMath>
        <m:r>
          <m:t>4</m:t>
        </m:r>
      </m:oMath>
      <w:del w:id="1563" w:author="PR Preview" w:date="2026-01-01T00:00:00Z">
        <w:r>
          <w:delText xml:space="preserve">.</w:delText>
        </w:r>
      </w:del>
      <w:del w:id="1564" w:author="PR Preview" w:date="2026-01-01T00:00:00Z">
        <w:r>
          <w:delText xml:space="preserve"> </w:delText>
        </w:r>
      </w:del>
      <w:del w:id="1565" w:author="PR Preview" w:date="2026-01-01T00:00:00Z">
        <w:r>
          <w:delText xml:space="preserve">For example, if the sequence starts</w:delText>
        </w:r>
      </w:del>
      <w:del w:id="1566" w:author="PR Preview" w:date="2026-01-01T00:00:00Z">
        <w:r>
          <w:delText xml:space="preserve"> </w:delText>
        </w:r>
      </w:del>
      <m:oMath>
        <m:r>
          <m:t>0.1234</m:t>
        </m:r>
        <m:r>
          <m:rPr>
            <m:sty m:val="p"/>
          </m:rPr>
          <m:t>…</m:t>
        </m:r>
      </m:oMath>
      <w:del w:id="1567" w:author="PR Preview" w:date="2026-01-01T00:00:00Z">
        <w:r>
          <w:delText xml:space="preserve">,</w:delText>
        </w:r>
      </w:del>
      <w:del w:id="1568" w:author="PR Preview" w:date="2026-01-01T00:00:00Z">
        <w:r>
          <w:delText xml:space="preserve"> </w:delText>
        </w:r>
      </w:del>
      <m:oMath>
        <m:r>
          <m:t>0.3579</m:t>
        </m:r>
        <m:r>
          <m:rPr>
            <m:sty m:val="p"/>
          </m:rPr>
          <m:t>…</m:t>
        </m:r>
      </m:oMath>
      <w:del w:id="1569" w:author="PR Preview" w:date="2026-01-01T00:00:00Z">
        <w:r>
          <w:delText xml:space="preserve">,</w:delText>
        </w:r>
      </w:del>
      <w:del w:id="1570" w:author="PR Preview" w:date="2026-01-01T00:00:00Z">
        <w:r>
          <w:delText xml:space="preserve"> </w:delText>
        </w:r>
      </w:del>
      <m:oMath>
        <m:r>
          <m:t>0.2468</m:t>
        </m:r>
        <m:r>
          <m:rPr>
            <m:sty m:val="p"/>
          </m:rPr>
          <m:t>…</m:t>
        </m:r>
      </m:oMath>
      <w:del w:id="1571" w:author="PR Preview" w:date="2026-01-01T00:00:00Z">
        <w:r>
          <w:delText xml:space="preserve">,</w:delText>
        </w:r>
      </w:del>
      <w:del w:id="1572" w:author="PR Preview" w:date="2026-01-01T00:00:00Z">
        <w:r>
          <w:delText xml:space="preserve"> </w:delText>
        </w:r>
      </w:del>
      <w:del w:id="1573" w:author="PR Preview" w:date="2026-01-01T00:00:00Z">
        <w:r>
          <w:delText xml:space="preserve">the diagonal digits are</w:delText>
        </w:r>
      </w:del>
      <w:del w:id="1574" w:author="PR Preview" w:date="2026-01-01T00:00:00Z">
        <w:r>
          <w:delText xml:space="preserve"> </w:delText>
        </w:r>
      </w:del>
      <m:oMath>
        <m:r>
          <m:t>1</m:t>
        </m:r>
      </m:oMath>
      <w:del w:id="1575" w:author="PR Preview" w:date="2026-01-01T00:00:00Z">
        <w:r>
          <w:delText xml:space="preserve">,</w:delText>
        </w:r>
      </w:del>
      <w:del w:id="1576" w:author="PR Preview" w:date="2026-01-01T00:00:00Z">
        <w:r>
          <w:delText xml:space="preserve"> </w:delText>
        </w:r>
      </w:del>
      <m:oMath>
        <m:r>
          <m:t>5</m:t>
        </m:r>
      </m:oMath>
      <w:del w:id="1577" w:author="PR Preview" w:date="2026-01-01T00:00:00Z">
        <w:r>
          <w:delText xml:space="preserve">, and</w:delText>
        </w:r>
      </w:del>
      <w:del w:id="1578" w:author="PR Preview" w:date="2026-01-01T00:00:00Z">
        <w:r>
          <w:delText xml:space="preserve"> </w:delText>
        </w:r>
      </w:del>
      <m:oMath>
        <m:r>
          <m:t>6</m:t>
        </m:r>
      </m:oMath>
      <w:del w:id="1579" w:author="PR Preview" w:date="2026-01-01T00:00:00Z">
        <w:r>
          <w:delText xml:space="preserve">,</w:delText>
        </w:r>
      </w:del>
      <w:del w:id="1580" w:author="PR Preview" w:date="2026-01-01T00:00:00Z">
        <w:r>
          <w:delText xml:space="preserve"> </w:delText>
        </w:r>
      </w:del>
      <w:del w:id="1581" w:author="PR Preview" w:date="2026-01-01T00:00:00Z">
        <w:r>
          <w:delText xml:space="preserve">so the new number starts</w:delText>
        </w:r>
      </w:del>
      <w:del w:id="1582" w:author="PR Preview" w:date="2026-01-01T00:00:00Z">
        <w:r>
          <w:delText xml:space="preserve"> </w:delText>
        </w:r>
      </w:del>
      <m:oMath>
        <m:r>
          <m:t>0.545</m:t>
        </m:r>
        <m:r>
          <m:rPr>
            <m:sty m:val="p"/>
          </m:rPr>
          <m:t>…</m:t>
        </m:r>
      </m:oMath>
      <w:del w:id="1583" w:author="PR Preview" w:date="2026-01-01T00:00:00Z">
        <w:r>
          <w:delText xml:space="preserve">,</w:delText>
        </w:r>
      </w:del>
      <w:del w:id="1584" w:author="PR Preview" w:date="2026-01-01T00:00:00Z">
        <w:r>
          <w:delText xml:space="preserve"> </w:delText>
        </w:r>
      </w:del>
      <w:del w:id="1585" w:author="PR Preview" w:date="2026-01-01T00:00:00Z">
        <w:r>
          <w:delText xml:space="preserve">which differs from the first number in the first digit,</w:delText>
        </w:r>
      </w:del>
      <w:del w:id="1586" w:author="PR Preview" w:date="2026-01-01T00:00:00Z">
        <w:r>
          <w:delText xml:space="preserve"> </w:delText>
        </w:r>
      </w:del>
      <w:del w:id="1587" w:author="PR Preview" w:date="2026-01-01T00:00:00Z">
        <w:r>
          <w:delText xml:space="preserve">from the second in the second digit,</w:delText>
        </w:r>
      </w:del>
      <w:del w:id="1588" w:author="PR Preview" w:date="2026-01-01T00:00:00Z">
        <w:r>
          <w:delText xml:space="preserve"> </w:delText>
        </w:r>
      </w:del>
      <w:del w:id="1589" w:author="PR Preview" w:date="2026-01-01T00:00:00Z">
        <w:r>
          <w:delText xml:space="preserve">and from the third in the third digit.</w:delText>
        </w:r>
      </w:del>
    </w:p>
    <w:p>
      <w:pPr>
        <w:pStyle w:val="BodyText"/>
      </w:pPr>
      <w:ins w:id="1590" w:author="PR Preview" w:date="2026-01-01T00:00:00Z">
        <w:r>
          <w:rPr>
            <w:i/>
            <w:iCs/>
          </w:rPr>
          <w:t xml:space="preserve">Remark 8</w:t>
        </w:r>
      </w:ins>
      <w:ins w:id="1591" w:author="PR Preview" w:date="2026-01-01T00:00:00Z">
        <w:r>
          <w:t xml:space="preserve"> (Cantor’s diagonal argument). </w:t>
        </w:r>
      </w:ins>
      <w:ins w:id="1592" w:author="PR Preview" w:date="2026-01-01T00:00:00Z">
        <w:r>
          <w:t xml:space="preserve">The standard</w:t>
        </w:r>
      </w:ins>
      <w:ins w:id="1593" w:author="PR Preview" w:date="2026-01-01T00:00:00Z">
        <w:r>
          <w:t xml:space="preserve"> </w:t>
        </w:r>
      </w:ins>
      <w:hyperlink r:id="rId69">
        <w:ins w:id="1594" w:author="PR Preview" w:date="2026-01-01T00:00:00Z">
          <w:r>
            <w:rPr>
              <w:rStyle w:val="Hyperlink"/>
            </w:rPr>
            <w:t xml:space="preserve">proof</w:t>
          </w:r>
        </w:ins>
      </w:hyperlink>
      <w:ins w:id="1595" w:author="PR Preview" w:date="2026-01-01T00:00:00Z">
        <w:r>
          <w:t xml:space="preserve"> </w:t>
        </w:r>
      </w:ins>
      <w:ins w:id="1596" w:author="PR Preview" w:date="2026-01-01T00:00:00Z">
        <w:r>
          <w:t xml:space="preserve">is Cantor’s diagonal argument:</w:t>
        </w:r>
      </w:ins>
      <w:ins w:id="1597" w:author="PR Preview" w:date="2026-01-01T00:00:00Z">
        <w:r>
          <w:t xml:space="preserve"> </w:t>
        </w:r>
      </w:ins>
      <w:ins w:id="1598" w:author="PR Preview" w:date="2026-01-01T00:00:00Z">
        <w:r>
          <w:t xml:space="preserve">given any sequence of numbers in</w:t>
        </w:r>
      </w:ins>
      <w:ins w:id="159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600" w:author="PR Preview" w:date="2026-01-01T00:00:00Z">
        <w:r>
          <w:t xml:space="preserve">,</w:t>
        </w:r>
      </w:ins>
      <w:ins w:id="1601" w:author="PR Preview" w:date="2026-01-01T00:00:00Z">
        <w:r>
          <w:t xml:space="preserve"> </w:t>
        </w:r>
      </w:ins>
      <w:ins w:id="1602" w:author="PR Preview" w:date="2026-01-01T00:00:00Z">
        <w:r>
          <w:t xml:space="preserve">it builds a number in</w:t>
        </w:r>
      </w:ins>
      <w:ins w:id="160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604" w:author="PR Preview" w:date="2026-01-01T00:00:00Z">
        <w:r>
          <w:t xml:space="preserve"> </w:t>
        </w:r>
      </w:ins>
      <w:ins w:id="1605" w:author="PR Preview" w:date="2026-01-01T00:00:00Z">
        <w:r>
          <w:t xml:space="preserve">whose</w:t>
        </w:r>
      </w:ins>
      <w:ins w:id="1606" w:author="PR Preview" w:date="2026-01-01T00:00:00Z">
        <w:r>
          <w:t xml:space="preserve"> </w:t>
        </w:r>
      </w:ins>
      <w:hyperlink r:id="rId70">
        <w:ins w:id="1607" w:author="PR Preview" w:date="2026-01-01T00:00:00Z">
          <w:r>
            <w:rPr>
              <w:rStyle w:val="Hyperlink"/>
            </w:rPr>
            <w:t xml:space="preserve">decimal expansion</w:t>
          </w:r>
        </w:ins>
      </w:hyperlink>
      <w:ins w:id="1608" w:author="PR Preview" w:date="2026-01-01T00:00:00Z">
        <w:r>
          <w:t xml:space="preserve"> </w:t>
        </w:r>
      </w:ins>
      <w:ins w:id="1609" w:author="PR Preview" w:date="2026-01-01T00:00:00Z">
        <w:r>
          <w:t xml:space="preserve">differs from the</w:t>
        </w:r>
      </w:ins>
      <w:ins w:id="1610" w:author="PR Preview" w:date="2026-01-01T00:00:00Z">
        <w:r>
          <w:t xml:space="preserve"> </w:t>
        </w:r>
      </w:ins>
      <m:oMath>
        <m:r>
          <m:t>n</m:t>
        </m:r>
      </m:oMath>
      <w:ins w:id="1611" w:author="PR Preview" w:date="2026-01-01T00:00:00Z">
        <w:r>
          <w:t xml:space="preserve">th number’s in the</w:t>
        </w:r>
      </w:ins>
      <w:ins w:id="1612" w:author="PR Preview" w:date="2026-01-01T00:00:00Z">
        <w:r>
          <w:t xml:space="preserve"> </w:t>
        </w:r>
      </w:ins>
      <m:oMath>
        <m:r>
          <m:t>n</m:t>
        </m:r>
      </m:oMath>
      <w:ins w:id="1613" w:author="PR Preview" w:date="2026-01-01T00:00:00Z">
        <w:r>
          <w:t xml:space="preserve">th digit</w:t>
        </w:r>
      </w:ins>
      <w:ins w:id="1614" w:author="PR Preview" w:date="2026-01-01T00:00:00Z">
        <w:r>
          <w:t xml:space="preserve"> </w:t>
        </w:r>
      </w:ins>
      <w:ins w:id="1615" w:author="PR Preview" w:date="2026-01-01T00:00:00Z">
        <w:r>
          <w:t xml:space="preserve">(its</w:t>
        </w:r>
      </w:ins>
      <w:ins w:id="1616" w:author="PR Preview" w:date="2026-01-01T00:00:00Z">
        <w:r>
          <w:t xml:space="preserve"> </w:t>
        </w:r>
      </w:ins>
      <m:oMath>
        <m:r>
          <m:t>n</m:t>
        </m:r>
      </m:oMath>
      <w:ins w:id="1617" w:author="PR Preview" w:date="2026-01-01T00:00:00Z">
        <w:r>
          <w:t xml:space="preserve">th decimal place, one of</w:t>
        </w:r>
      </w:ins>
      <w:ins w:id="1618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ins w:id="1619" w:author="PR Preview" w:date="2026-01-01T00:00:00Z">
        <w:r>
          <w:t xml:space="preserve">),</w:t>
        </w:r>
      </w:ins>
      <w:ins w:id="1620" w:author="PR Preview" w:date="2026-01-01T00:00:00Z">
        <w:r>
          <w:t xml:space="preserve"> </w:t>
        </w:r>
      </w:ins>
      <w:ins w:id="1621" w:author="PR Preview" w:date="2026-01-01T00:00:00Z">
        <w:r>
          <w:t xml:space="preserve">so the sequence misses it</w:t>
        </w:r>
      </w:ins>
      <w:ins w:id="1622" w:author="PR Preview" w:date="2026-01-01T00:00:00Z">
        <w:r>
          <w:t xml:space="preserve"> </w:t>
        </w:r>
      </w:ins>
      <w:ins w:id="1623" w:author="PR Preview" w:date="2026-01-01T00:00:00Z">
        <w:r>
          <w:t xml:space="preserve">(see</w:t>
        </w:r>
      </w:ins>
      <w:ins w:id="1624" w:author="PR Preview" w:date="2026-01-01T00:00:00Z">
        <w:r>
          <w:t xml:space="preserve"> </w:t>
        </w:r>
      </w:ins>
      <w:hyperlink r:id="rId71">
        <w:ins w:id="1625" w:author="PR Preview" w:date="2026-01-01T00:00:00Z">
          <w:r>
            <w:rPr>
              <w:rStyle w:val="Hyperlink"/>
            </w:rPr>
            <w:t xml:space="preserve">Wikipedia: Cantor’s diagonal argument</w:t>
          </w:r>
        </w:ins>
      </w:hyperlink>
      <w:ins w:id="1626" w:author="PR Preview" w:date="2026-01-01T00:00:00Z">
        <w:r>
          <w:t xml:space="preserve">).</w:t>
        </w:r>
      </w:ins>
      <w:ins w:id="1627" w:author="PR Preview" w:date="2026-01-01T00:00:00Z">
        <w:r>
          <w:t xml:space="preserve"> </w:t>
        </w:r>
      </w:ins>
      <w:ins w:id="1628" w:author="PR Preview" w:date="2026-01-01T00:00:00Z">
        <w:r>
          <w:t xml:space="preserve">One way to choose the</w:t>
        </w:r>
      </w:ins>
      <w:ins w:id="1629" w:author="PR Preview" w:date="2026-01-01T00:00:00Z">
        <w:r>
          <w:t xml:space="preserve"> </w:t>
        </w:r>
      </w:ins>
      <m:oMath>
        <m:r>
          <m:t>n</m:t>
        </m:r>
      </m:oMath>
      <w:ins w:id="1630" w:author="PR Preview" w:date="2026-01-01T00:00:00Z">
        <w:r>
          <w:t xml:space="preserve">th digit is to use</w:t>
        </w:r>
      </w:ins>
      <w:ins w:id="1631" w:author="PR Preview" w:date="2026-01-01T00:00:00Z">
        <w:r>
          <w:t xml:space="preserve"> </w:t>
        </w:r>
      </w:ins>
      <m:oMath>
        <m:r>
          <m:t>5</m:t>
        </m:r>
      </m:oMath>
      <w:ins w:id="1632" w:author="PR Preview" w:date="2026-01-01T00:00:00Z">
        <w:r>
          <w:t xml:space="preserve">,</w:t>
        </w:r>
      </w:ins>
      <w:ins w:id="1633" w:author="PR Preview" w:date="2026-01-01T00:00:00Z">
        <w:r>
          <w:t xml:space="preserve"> </w:t>
        </w:r>
      </w:ins>
      <w:ins w:id="1634" w:author="PR Preview" w:date="2026-01-01T00:00:00Z">
        <w:r>
          <w:t xml:space="preserve">unless the</w:t>
        </w:r>
      </w:ins>
      <w:ins w:id="1635" w:author="PR Preview" w:date="2026-01-01T00:00:00Z">
        <w:r>
          <w:t xml:space="preserve"> </w:t>
        </w:r>
      </w:ins>
      <m:oMath>
        <m:r>
          <m:t>n</m:t>
        </m:r>
      </m:oMath>
      <w:ins w:id="1636" w:author="PR Preview" w:date="2026-01-01T00:00:00Z">
        <w:r>
          <w:t xml:space="preserve">th number’s</w:t>
        </w:r>
      </w:ins>
      <w:ins w:id="1637" w:author="PR Preview" w:date="2026-01-01T00:00:00Z">
        <w:r>
          <w:t xml:space="preserve"> </w:t>
        </w:r>
      </w:ins>
      <m:oMath>
        <m:r>
          <m:t>n</m:t>
        </m:r>
      </m:oMath>
      <w:ins w:id="1638" w:author="PR Preview" w:date="2026-01-01T00:00:00Z">
        <w:r>
          <w:t xml:space="preserve">th digit is</w:t>
        </w:r>
      </w:ins>
      <w:ins w:id="1639" w:author="PR Preview" w:date="2026-01-01T00:00:00Z">
        <w:r>
          <w:t xml:space="preserve"> </w:t>
        </w:r>
      </w:ins>
      <m:oMath>
        <m:r>
          <m:t>5</m:t>
        </m:r>
      </m:oMath>
      <w:ins w:id="1640" w:author="PR Preview" w:date="2026-01-01T00:00:00Z">
        <w:r>
          <w:t xml:space="preserve">, in which case use</w:t>
        </w:r>
      </w:ins>
      <w:ins w:id="1641" w:author="PR Preview" w:date="2026-01-01T00:00:00Z">
        <w:r>
          <w:t xml:space="preserve"> </w:t>
        </w:r>
      </w:ins>
      <m:oMath>
        <m:r>
          <m:t>4</m:t>
        </m:r>
      </m:oMath>
      <w:ins w:id="1642" w:author="PR Preview" w:date="2026-01-01T00:00:00Z">
        <w:r>
          <w:t xml:space="preserve">.</w:t>
        </w:r>
      </w:ins>
      <w:ins w:id="1643" w:author="PR Preview" w:date="2026-01-01T00:00:00Z">
        <w:r>
          <w:t xml:space="preserve"> </w:t>
        </w:r>
      </w:ins>
      <w:ins w:id="1644" w:author="PR Preview" w:date="2026-01-01T00:00:00Z">
        <w:r>
          <w:t xml:space="preserve">For example, if the sequence starts</w:t>
        </w:r>
      </w:ins>
      <w:ins w:id="1645" w:author="PR Preview" w:date="2026-01-01T00:00:00Z">
        <w:r>
          <w:t xml:space="preserve"> </w:t>
        </w:r>
      </w:ins>
      <m:oMath>
        <m:r>
          <m:t>0.1234</m:t>
        </m:r>
        <m:r>
          <m:rPr>
            <m:sty m:val="p"/>
          </m:rPr>
          <m:t>…</m:t>
        </m:r>
      </m:oMath>
      <w:ins w:id="1646" w:author="PR Preview" w:date="2026-01-01T00:00:00Z">
        <w:r>
          <w:t xml:space="preserve">,</w:t>
        </w:r>
      </w:ins>
      <w:ins w:id="1647" w:author="PR Preview" w:date="2026-01-01T00:00:00Z">
        <w:r>
          <w:t xml:space="preserve"> </w:t>
        </w:r>
      </w:ins>
      <m:oMath>
        <m:r>
          <m:t>0.3579</m:t>
        </m:r>
        <m:r>
          <m:rPr>
            <m:sty m:val="p"/>
          </m:rPr>
          <m:t>…</m:t>
        </m:r>
      </m:oMath>
      <w:ins w:id="1648" w:author="PR Preview" w:date="2026-01-01T00:00:00Z">
        <w:r>
          <w:t xml:space="preserve">,</w:t>
        </w:r>
      </w:ins>
      <w:ins w:id="1649" w:author="PR Preview" w:date="2026-01-01T00:00:00Z">
        <w:r>
          <w:t xml:space="preserve"> </w:t>
        </w:r>
      </w:ins>
      <m:oMath>
        <m:r>
          <m:t>0.2468</m:t>
        </m:r>
        <m:r>
          <m:rPr>
            <m:sty m:val="p"/>
          </m:rPr>
          <m:t>…</m:t>
        </m:r>
      </m:oMath>
      <w:ins w:id="1650" w:author="PR Preview" w:date="2026-01-01T00:00:00Z">
        <w:r>
          <w:t xml:space="preserve">,</w:t>
        </w:r>
      </w:ins>
      <w:ins w:id="1651" w:author="PR Preview" w:date="2026-01-01T00:00:00Z">
        <w:r>
          <w:t xml:space="preserve"> </w:t>
        </w:r>
      </w:ins>
      <w:ins w:id="1652" w:author="PR Preview" w:date="2026-01-01T00:00:00Z">
        <w:r>
          <w:t xml:space="preserve">the diagonal digits are</w:t>
        </w:r>
      </w:ins>
      <w:ins w:id="1653" w:author="PR Preview" w:date="2026-01-01T00:00:00Z">
        <w:r>
          <w:t xml:space="preserve"> </w:t>
        </w:r>
      </w:ins>
      <m:oMath>
        <m:r>
          <m:t>1</m:t>
        </m:r>
      </m:oMath>
      <w:ins w:id="1654" w:author="PR Preview" w:date="2026-01-01T00:00:00Z">
        <w:r>
          <w:t xml:space="preserve">,</w:t>
        </w:r>
      </w:ins>
      <w:ins w:id="1655" w:author="PR Preview" w:date="2026-01-01T00:00:00Z">
        <w:r>
          <w:t xml:space="preserve"> </w:t>
        </w:r>
      </w:ins>
      <m:oMath>
        <m:r>
          <m:t>5</m:t>
        </m:r>
      </m:oMath>
      <w:ins w:id="1656" w:author="PR Preview" w:date="2026-01-01T00:00:00Z">
        <w:r>
          <w:t xml:space="preserve">, and</w:t>
        </w:r>
      </w:ins>
      <w:ins w:id="1657" w:author="PR Preview" w:date="2026-01-01T00:00:00Z">
        <w:r>
          <w:t xml:space="preserve"> </w:t>
        </w:r>
      </w:ins>
      <m:oMath>
        <m:r>
          <m:t>6</m:t>
        </m:r>
      </m:oMath>
      <w:ins w:id="1658" w:author="PR Preview" w:date="2026-01-01T00:00:00Z">
        <w:r>
          <w:t xml:space="preserve">,</w:t>
        </w:r>
      </w:ins>
      <w:ins w:id="1659" w:author="PR Preview" w:date="2026-01-01T00:00:00Z">
        <w:r>
          <w:t xml:space="preserve"> </w:t>
        </w:r>
      </w:ins>
      <w:ins w:id="1660" w:author="PR Preview" w:date="2026-01-01T00:00:00Z">
        <w:r>
          <w:t xml:space="preserve">so the new number starts</w:t>
        </w:r>
      </w:ins>
      <w:ins w:id="1661" w:author="PR Preview" w:date="2026-01-01T00:00:00Z">
        <w:r>
          <w:t xml:space="preserve"> </w:t>
        </w:r>
      </w:ins>
      <m:oMath>
        <m:r>
          <m:t>0.545</m:t>
        </m:r>
        <m:r>
          <m:rPr>
            <m:sty m:val="p"/>
          </m:rPr>
          <m:t>…</m:t>
        </m:r>
      </m:oMath>
      <w:ins w:id="1662" w:author="PR Preview" w:date="2026-01-01T00:00:00Z">
        <w:r>
          <w:t xml:space="preserve">,</w:t>
        </w:r>
      </w:ins>
      <w:ins w:id="1663" w:author="PR Preview" w:date="2026-01-01T00:00:00Z">
        <w:r>
          <w:t xml:space="preserve"> </w:t>
        </w:r>
      </w:ins>
      <w:ins w:id="1664" w:author="PR Preview" w:date="2026-01-01T00:00:00Z">
        <w:r>
          <w:t xml:space="preserve">which differs from the first number in the first digit,</w:t>
        </w:r>
      </w:ins>
      <w:ins w:id="1665" w:author="PR Preview" w:date="2026-01-01T00:00:00Z">
        <w:r>
          <w:t xml:space="preserve"> </w:t>
        </w:r>
      </w:ins>
      <w:ins w:id="1666" w:author="PR Preview" w:date="2026-01-01T00:00:00Z">
        <w:r>
          <w:t xml:space="preserve">from the second in the second digit,</w:t>
        </w:r>
      </w:ins>
      <w:ins w:id="1667" w:author="PR Preview" w:date="2026-01-01T00:00:00Z">
        <w:r>
          <w:t xml:space="preserve"> </w:t>
        </w:r>
      </w:ins>
      <w:ins w:id="1668" w:author="PR Preview" w:date="2026-01-01T00:00:00Z">
        <w:r>
          <w:t xml:space="preserve">and from the third in the third digit.</w:t>
        </w:r>
      </w:ins>
    </w:p>
    <w:bookmarkEnd w:id="72"/>
    <w:bookmarkEnd w:id="73"/>
    <w:bookmarkStart w:id="77" w:name="references"/>
    <w:p>
      <w:pPr>
        <w:pStyle w:val="Heading2"/>
      </w:pPr>
      <w:r>
        <w:t xml:space="preserve">References</w:t>
      </w:r>
    </w:p>
    <w:bookmarkStart w:id="76" w:name="refs"/>
    <w:bookmarkStart w:id="7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complex.html#def-complex-modulus" TargetMode="External"/><Relationship Id="rId74" Type="http://schemas.openxmlformats.org/officeDocument/2006/relationships/hyperlink" Target="https://doi.org/10.1007/978-1-4757-1645-0" TargetMode="External"/><Relationship Id="rId71" Type="http://schemas.openxmlformats.org/officeDocument/2006/relationships/hyperlink" Target="https://en.wikipedia.org/wiki/Cantor%27s_diagonal_argument" TargetMode="External"/><Relationship Id="rId22" Type="http://schemas.openxmlformats.org/officeDocument/2006/relationships/hyperlink" Target="https://en.wikipedia.org/wiki/Range_of_a_function" TargetMode="External"/><Relationship Id="rId48" Type="http://schemas.openxmlformats.org/officeDocument/2006/relationships/hyperlink" Target="https://morrison-lab.github.io/pds/expectation.html#def-expectation" TargetMode="External"/><Relationship Id="rId45" Type="http://schemas.openxmlformats.org/officeDocument/2006/relationships/hyperlink" Target="linear-algebra-matrices.qmd#def-linear-operator" TargetMode="External"/><Relationship Id="rId66" Type="http://schemas.openxmlformats.org/officeDocument/2006/relationships/hyperlink" Target="number-systems.qmd#def-integers" TargetMode="External"/><Relationship Id="rId50" Type="http://schemas.openxmlformats.org/officeDocument/2006/relationships/hyperlink" Target="number-systems.qmd#def-natural-numbers" TargetMode="External"/><Relationship Id="rId65" Type="http://schemas.openxmlformats.org/officeDocument/2006/relationships/hyperlink" Target="number-systems.qmd#def-nonnegative-integers" TargetMode="External"/><Relationship Id="rId70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8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1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5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complex.html#def-complex-modulus" TargetMode="External"/><Relationship Id="rId74" Type="http://schemas.openxmlformats.org/officeDocument/2006/relationships/hyperlink" Target="https://doi.org/10.1007/978-1-4757-1645-0" TargetMode="External"/><Relationship Id="rId71" Type="http://schemas.openxmlformats.org/officeDocument/2006/relationships/hyperlink" Target="https://en.wikipedia.org/wiki/Cantor%27s_diagonal_argument" TargetMode="External"/><Relationship Id="rId22" Type="http://schemas.openxmlformats.org/officeDocument/2006/relationships/hyperlink" Target="https://en.wikipedia.org/wiki/Range_of_a_function" TargetMode="External"/><Relationship Id="rId48" Type="http://schemas.openxmlformats.org/officeDocument/2006/relationships/hyperlink" Target="https://morrison-lab.github.io/pds/expectation.html#def-expectation" TargetMode="External"/><Relationship Id="rId45" Type="http://schemas.openxmlformats.org/officeDocument/2006/relationships/hyperlink" Target="linear-algebra-matrices.qmd#def-linear-operator" TargetMode="External"/><Relationship Id="rId66" Type="http://schemas.openxmlformats.org/officeDocument/2006/relationships/hyperlink" Target="number-systems.qmd#def-integers" TargetMode="External"/><Relationship Id="rId50" Type="http://schemas.openxmlformats.org/officeDocument/2006/relationships/hyperlink" Target="number-systems.qmd#def-natural-numbers" TargetMode="External"/><Relationship Id="rId65" Type="http://schemas.openxmlformats.org/officeDocument/2006/relationships/hyperlink" Target="number-systems.qmd#def-nonnegative-integers" TargetMode="External"/><Relationship Id="rId70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8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1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2026-10-17T00:11:24Z</dcterms:created>
  <dcterms:modified xsi:type="dcterms:W3CDTF">2026-10-17T00:11:24Z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