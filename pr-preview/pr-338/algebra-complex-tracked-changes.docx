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Numbers</w:t>
      </w:r>
    </w:p>
    <w:p>
      <w:pPr>
        <w:pStyle w:val="Date"/>
      </w:pPr>
      <w:del w:id="1" w:author="PR Preview" w:date="2026-01-01T00:00:00Z">
        <w:r>
          <w:delText xml:space="preserve">Last modified: 2026-10-16 10:58:47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16:40:30 (PDT)</w:t>
        </w:r>
      </w:ins>
    </w:p>
    <w:bookmarkStart w:id="36" w:name="sec-complex-numbers"/>
    <w:p>
      <w:pPr>
        <w:pStyle w:val="Heading2"/>
      </w:pPr>
      <w:r>
        <w:t xml:space="preserve">1 Complex numbers</w:t>
      </w:r>
    </w:p>
    <w:bookmarkStart w:id="12" w:name="def-imaginary-unit"/>
    <w:p>
      <w:pPr>
        <w:pStyle w:val="FirstParagraph"/>
      </w:pPr>
      <w:r>
        <w:rPr>
          <w:b/>
          <w:bCs/>
        </w:rPr>
        <w:t xml:space="preserve">Definition 1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01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r:id="rId9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r:id="rId10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multiplication</w:t>
      </w:r>
      <w:r>
        <w:t xml:space="preserve"> </w:t>
      </w:r>
      <w:hyperlink r:id="rId11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12"/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13" w:name="exm-imaginary-unit-powers"/>
    <w:p>
      <w:pPr>
        <w:pStyle w:val="BodyText"/>
      </w:pPr>
      <w:r>
        <w:rPr>
          <w:b/>
          <w:bCs/>
        </w:rPr>
        <w:t xml:space="preserve">Example 1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13"/>
    <w:bookmarkStart w:id="14" w:name="exm-no-real-imaginary-unit"/>
    <w:p>
      <w:pPr>
        <w:pStyle w:val="BodyText"/>
      </w:pPr>
      <w:r>
        <w:rPr>
          <w:b/>
          <w:bCs/>
        </w:rPr>
        <w:t xml:space="preserve">Example 2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introduces a new number to solve it.</w:t>
      </w:r>
    </w:p>
    <w:bookmarkEnd w:id="14"/>
    <w:bookmarkStart w:id="15" w:name="thm-negative-imaginary-unit"/>
    <w:p>
      <w:pPr>
        <w:pStyle w:val="BodyText"/>
      </w:pPr>
      <w:r>
        <w:rPr>
          <w:b/>
          <w:bCs/>
        </w:rPr>
        <w:t xml:space="preserve">Theorem 1 (The number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also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16" w:name="exm-negative-imaginary-unit"/>
    <w:p>
      <w:pPr>
        <w:pStyle w:val="FirstParagraph"/>
      </w:pPr>
      <w:r>
        <w:rPr>
          <w:b/>
          <w:bCs/>
        </w:rPr>
        <w:t xml:space="preserve">Example 3 (Squaring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R)</w:t>
      </w:r>
      <w:r>
        <w:t xml:space="preserve"> </w:t>
      </w:r>
      <w:r>
        <w:t xml:space="preserve">R has the imaginary unit as</w:t>
      </w:r>
      <w:r>
        <w:t xml:space="preserve"> </w:t>
      </w:r>
      <w:r>
        <w:rPr>
          <w:rStyle w:val="VerbatimChar"/>
        </w:rPr>
        <w:t xml:space="preserve">1i</w:t>
      </w:r>
      <w:r>
        <w:t xml:space="preserve">.</w:t>
      </w:r>
      <w:r>
        <w:t xml:space="preserve"> </w:t>
      </w:r>
      <w:r>
        <w:t xml:space="preserve">The code below squares it and its negative.</w:t>
      </w:r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r>
        <w:t xml:space="preserve">Both squares have real part -1</w:t>
      </w:r>
      <w:r>
        <w:t xml:space="preserve"> </w:t>
      </w:r>
      <w:r>
        <w:t xml:space="preserve">and imaginary part 0,</w:t>
      </w:r>
      <w:r>
        <w:t xml:space="preserve"> </w:t>
      </w:r>
      <w:r>
        <w:t xml:space="preserve">as</w:t>
      </w:r>
      <w:r>
        <w:t xml:space="preserve"> 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imaginary-uni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say.</w:t>
      </w:r>
    </w:p>
    <w:bookmarkEnd w:id="16"/>
    <w:bookmarkStart w:id="17" w:name="rem-imaginary-unit-choice"/>
    <w:p>
      <w:pPr>
        <w:pStyle w:val="BodyText"/>
      </w:pPr>
      <w:r>
        <w:rPr>
          <w:i/>
          <w:iCs/>
        </w:rPr>
        <w:t xml:space="preserve">Remark 1</w:t>
      </w:r>
      <w:r>
        <w:t xml:space="preserve"> (The rule does not tell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). </w:t>
      </w: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obeys the same rule 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thm-negative-imaginary-uni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the rule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does not single one of them out.</w:t>
      </w:r>
      <w:r>
        <w:t xml:space="preserve"> </w:t>
      </w:r>
      <w:r>
        <w:t xml:space="preserve">The symbol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 of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chosen once and for all.</w:t>
      </w:r>
    </w:p>
    <w:bookmarkEnd w:id="17"/>
    <w:bookmarkStart w:id="18" w:name="def-complex-number"/>
    <w:p>
      <w:pPr>
        <w:pStyle w:val="BodyText"/>
      </w:pPr>
      <w:r>
        <w:rPr>
          <w:b/>
          <w:bCs/>
        </w:rPr>
        <w:t xml:space="preserve">Definition 2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bookmarkEnd w:id="18"/>
    <w:bookmarkStart w:id="19" w:name="def-real-part"/>
    <w:p>
      <w:pPr>
        <w:pStyle w:val="BodyText"/>
      </w:pPr>
      <w:r>
        <w:rPr>
          <w:b/>
          <w:bCs/>
        </w:rPr>
        <w:t xml:space="preserve">Definition 3 (Real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bookmarkEnd w:id="19"/>
    <w:bookmarkStart w:id="20" w:name="def-imaginary-part"/>
    <w:p>
      <w:pPr>
        <w:pStyle w:val="BodyText"/>
      </w:pPr>
      <w:r>
        <w:rPr>
          <w:b/>
          <w:bCs/>
        </w:rPr>
        <w:t xml:space="preserve">Definition 4 (Imaginary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bookmarkEnd w:id="20"/>
    <w:bookmarkStart w:id="21" w:name="def-complex-equality"/>
    <w:p>
      <w:pPr>
        <w:pStyle w:val="BodyText"/>
      </w:pPr>
      <w:r>
        <w:rPr>
          <w:b/>
          <w:bCs/>
        </w:rPr>
        <w:t xml:space="preserve">Definition 5 (Equal complex numbers)</w:t>
      </w:r>
      <w:r>
        <w:t xml:space="preserve"> </w:t>
      </w:r>
      <w:r>
        <w:t xml:space="preserve">Two complex numbers 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are</w:t>
      </w:r>
      <w:r>
        <w:t xml:space="preserve"> </w:t>
      </w:r>
      <w:r>
        <w:rPr>
          <w:b/>
          <w:bCs/>
        </w:rPr>
        <w:t xml:space="preserve">equal</w:t>
      </w:r>
      <w:r>
        <w:t xml:space="preserve"> </w:t>
      </w:r>
      <w:r>
        <w:t xml:space="preserve">exactly when their real parts (</w:t>
      </w:r>
      <w:hyperlink w:anchor="def-real-part">
        <w:r>
          <w:rPr>
            <w:rStyle w:val="Hyperlink"/>
          </w:rPr>
          <w:t xml:space="preserve">Definition 3</w:t>
        </w:r>
      </w:hyperlink>
      <w:r>
        <w:t xml:space="preserve">) are equal and their imaginary parts (</w:t>
      </w:r>
      <w:hyperlink w:anchor="def-imaginary-part">
        <w:r>
          <w:rPr>
            <w:rStyle w:val="Hyperlink"/>
          </w:rPr>
          <w:t xml:space="preserve">Definition 4</w:t>
        </w:r>
      </w:hyperlink>
      <w:r>
        <w:t xml:space="preserve">) are equal.</w:t>
      </w:r>
    </w:p>
    <w:bookmarkEnd w:id="21"/>
    <w:p>
      <w:pPr>
        <w:pStyle w:val="BodyText"/>
      </w:pPr>
      <w:r>
        <w:t xml:space="preserve">Axler (2024, Definition 1.1, p. 2)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(2024, Definition 4.1, p. 120)</w:t>
      </w:r>
      <w:r>
        <w:t xml:space="preserve"> </w:t>
      </w:r>
      <w:r>
        <w:t xml:space="preserve">defines the real and imaginary parts.</w:t>
      </w:r>
    </w:p>
    <w:bookmarkStart w:id="22" w:name="exm-complex-number"/>
    <w:p>
      <w:pPr>
        <w:pStyle w:val="BodyText"/>
      </w:pPr>
      <w:r>
        <w:rPr>
          <w:b/>
          <w:bCs/>
        </w:rPr>
        <w:t xml:space="preserve">Example 4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22"/>
    <w:bookmarkStart w:id="23" w:name="thm-reals-in-complex"/>
    <w:p>
      <w:pPr>
        <w:pStyle w:val="BodyText"/>
      </w:pPr>
      <w:r>
        <w:rPr>
          <w:b/>
          <w:bCs/>
        </w:rPr>
        <w:t xml:space="preserve">Theorem 2 (Every real number is a complex number)</w:t>
      </w:r>
      <w:r>
        <w:t xml:space="preserve"> </w:t>
      </w:r>
      <w:r>
        <w:t xml:space="preserve">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real number exactly when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particular, every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 whose imaginary part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real part of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, and by the equality rule in</w:t>
      </w:r>
      <w:r>
        <w:t xml:space="preserve"> </w:t>
      </w:r>
      <w:hyperlink w:anchor="def-complex-equality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no other pair of real and imaginary parts gives the same number.</w:t>
      </w:r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24" w:name="exm-reals-in-complex"/>
    <w:p>
      <w:pPr>
        <w:pStyle w:val="BodyText"/>
      </w:pPr>
      <w:r>
        <w:rPr>
          <w:b/>
          <w:bCs/>
        </w:rPr>
        <w:t xml:space="preserve">Example 5 (Which complex numbers are real)</w:t>
      </w:r>
      <w:r>
        <w:t xml:space="preserve"> </w:t>
      </w:r>
      <w:r>
        <w:t xml:space="preserve">R stores complex numbers as a real part and an imaginary part.</w:t>
      </w:r>
      <w:r>
        <w:t xml:space="preserve"> </w:t>
      </w:r>
      <w:r>
        <w:t xml:space="preserve">The code below converts 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to a complex number</w:t>
      </w:r>
      <w:r>
        <w:t xml:space="preserve"> </w:t>
      </w:r>
      <w:r>
        <w:t xml:space="preserve">and reads the parts of three complex numbers.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becomes the complex number 7+0i,</w:t>
      </w:r>
      <w:r>
        <w:t xml:space="preserve"> </w:t>
      </w:r>
      <w:r>
        <w:t xml:space="preserve">with imaginary part 0.</w:t>
      </w:r>
      <w:r>
        <w:t xml:space="preserve"> </w:t>
      </w:r>
      <w:r>
        <w:t xml:space="preserve">Of the 3 numbers,</w:t>
      </w:r>
      <w:r>
        <w:t xml:space="preserve"> </w:t>
      </w:r>
      <w:r>
        <w:t xml:space="preserve">2 have imaginary part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reals-in-comple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these are the real ones.</w:t>
      </w:r>
      <w:r>
        <w:t xml:space="preserve"> </w:t>
      </w:r>
      <w:r>
        <w:t xml:space="preserve">The number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 </w:t>
      </w:r>
      <w:r>
        <w:t xml:space="preserve">is not real, because its imaginary part is -5.</w:t>
      </w:r>
    </w:p>
    <w:bookmarkEnd w:id="24"/>
    <w:bookmarkStart w:id="25" w:name="thm-complex-arithmetic"/>
    <w:p>
      <w:pPr>
        <w:pStyle w:val="BodyText"/>
      </w:pPr>
      <w:r>
        <w:rPr>
          <w:b/>
          <w:bCs/>
        </w:rPr>
        <w:t xml:space="preserve">Theorem 3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takes these two formulas as the definitions of addition and multiplication.</w:t>
      </w:r>
    </w:p>
    <w:bookmarkStart w:id="26" w:name="exm-complex-arithmetic"/>
    <w:p>
      <w:pPr>
        <w:pStyle w:val="BodyText"/>
      </w:pPr>
      <w:r>
        <w:rPr>
          <w:b/>
          <w:bCs/>
        </w:rPr>
        <w:t xml:space="preserve">Example 6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6"/>
    <w:bookmarkStart w:id="27" w:name="def-complex-conjugate"/>
    <w:p>
      <w:pPr>
        <w:pStyle w:val="FirstParagraph"/>
      </w:pPr>
      <w:r>
        <w:rPr>
          <w:b/>
          <w:bCs/>
        </w:rPr>
        <w:t xml:space="preserve">Definition 6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7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28" w:name="exm-complex-conjugate"/>
    <w:p>
      <w:pPr>
        <w:pStyle w:val="BodyText"/>
      </w:pPr>
      <w:r>
        <w:rPr>
          <w:b/>
          <w:bCs/>
        </w:rPr>
        <w:t xml:space="preserve">Example 7 (Complex conjugates)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28"/>
    <w:bookmarkStart w:id="29" w:name="def-complex-modulus"/>
    <w:p>
      <w:pPr>
        <w:pStyle w:val="FirstParagraph"/>
      </w:pPr>
      <w:r>
        <w:rPr>
          <w:b/>
          <w:bCs/>
        </w:rPr>
        <w:t xml:space="preserve">Definition 7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29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definition.</w:t>
      </w:r>
    </w:p>
    <w:bookmarkStart w:id="30" w:name="exm-complex-modulus"/>
    <w:p>
      <w:pPr>
        <w:pStyle w:val="BodyText"/>
      </w:pPr>
      <w:r>
        <w:rPr>
          <w:b/>
          <w:bCs/>
        </w:rPr>
        <w:t xml:space="preserve">Example 8 (Absolute values of complex numbers)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4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0"/>
    <w:bookmarkStart w:id="31" w:name="thm-conj-product"/>
    <w:p>
      <w:pPr>
        <w:pStyle w:val="FirstParagraph"/>
      </w:pPr>
      <w:r>
        <w:rPr>
          <w:b/>
          <w:bCs/>
        </w:rPr>
        <w:t xml:space="preserve">Theorem 4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result 4.4, p. 121)</w:t>
      </w:r>
      <w:r>
        <w:t xml:space="preserve"> </w:t>
      </w:r>
      <w:r>
        <w:t xml:space="preserve">lists this identity among the properties of complex numbers.</w:t>
      </w:r>
    </w:p>
    <w:bookmarkStart w:id="32" w:name="exm-conj-product"/>
    <w:p>
      <w:pPr>
        <w:pStyle w:val="BodyText"/>
      </w:pPr>
      <w:r>
        <w:rPr>
          <w:b/>
          <w:bCs/>
        </w:rPr>
        <w:t xml:space="preserve">Example 9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8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32"/>
    <w:bookmarkStart w:id="35" w:name="refs"/>
    <w:bookmarkStart w:id="34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33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algebra-sums.html#def-associative" TargetMode="External"/><Relationship Id="rId9" Type="http://schemas.openxmlformats.org/officeDocument/2006/relationships/hyperlink" Target="algebra-sums.html#def-commutative" TargetMode="External"/><Relationship Id="rId11" Type="http://schemas.openxmlformats.org/officeDocument/2006/relationships/hyperlink" Target="algebra-sums.html#def-distributive" TargetMode="External"/><Relationship Id="rId33" Type="http://schemas.openxmlformats.org/officeDocument/2006/relationships/hyperlink" Target="https://doi.org/10.1007/978-3-031-41026-0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algebra-sums.html#def-associative" TargetMode="External"/><Relationship Id="rId9" Type="http://schemas.openxmlformats.org/officeDocument/2006/relationships/hyperlink" Target="algebra-sums.html#def-commutative" TargetMode="External"/><Relationship Id="rId11" Type="http://schemas.openxmlformats.org/officeDocument/2006/relationships/hyperlink" Target="algebra-sums.html#def-distributive" TargetMode="External"/><Relationship Id="rId33" Type="http://schemas.openxmlformats.org/officeDocument/2006/relationships/hyperlink" Target="https://doi.org/10.1007/978-3-031-41026-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Numbers</dc:title>
  <dc:creator/>
  <cp:keywords/>
  <dcterms:created xsi:type="dcterms:W3CDTF">2026-10-16T23:54:11Z</dcterms:created>
  <dcterms:modified xsi:type="dcterms:W3CDTF">2026-10-16T23:54:11Z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16:40:30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