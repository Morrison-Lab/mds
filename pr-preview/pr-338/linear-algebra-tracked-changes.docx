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2026-10-16 10:58:47 (PDT)</w:delText>
        </w:r>
      </w:del>
    </w:p>
    <w:p>
      <w:pPr>
        <w:pStyle w:val="Date"/>
      </w:pPr>
      <w:ins w:id="2" w:author="PR Preview" w:date="2026-01-01T00:00:00Z">
        <w:r>
          <w:t xml:space="preserve">Last modified: 2026-10-16 16:40:30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2026-10-17T00:33:22Z</dcterms:created>
  <dcterms:modified xsi:type="dcterms:W3CDTF">2026-10-17T00:33:22Z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16:40:30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