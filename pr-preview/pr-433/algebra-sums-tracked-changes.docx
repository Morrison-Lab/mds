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Convexity, Infimum and Sums</w:t>
      </w:r>
    </w:p>
    <w:p>
      <w:pPr>
        <w:pStyle w:val="Date"/>
      </w:pPr>
      <w:del w:id="1" w:author="PR Preview" w:date="2026-01-01T00:00:00Z">
        <w:r>
          <w:delText xml:space="preserve">Last modified: 2026-10-21 14:24:09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2026-10-21 15:00:24 (PDT)</w:t>
        </w:r>
      </w:ins>
    </w:p>
    <w:bookmarkStart w:id="31" w:name="sec-convexity"/>
    <w:p>
      <w:pPr>
        <w:pStyle w:val="Heading2"/>
      </w:pPr>
      <w:r>
        <w:t xml:space="preserve">1 Convex functions</w:t>
      </w:r>
    </w:p>
    <w:bookmarkStart w:id="9" w:name="exr-convex-chord"/>
    <w:p>
      <w:pPr>
        <w:pStyle w:val="FirstParagraph"/>
      </w:pPr>
      <w:r>
        <w:rPr>
          <w:b/>
          <w:bCs/>
        </w:rPr>
        <w:t xml:space="preserve">Exercise 1 (A value compared with an average of values)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take the points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?</w:t>
      </w:r>
    </w:p>
    <w:bookmarkEnd w:id="9"/>
    <w:bookmarkStart w:id="10" w:name="sol-convex-chord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Yes: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4</m:t>
        </m:r>
      </m:oMath>
      <w:r>
        <w:t xml:space="preserve">.</w:t>
      </w:r>
      <w:r>
        <w:t xml:space="preserve"> </w:t>
      </w:r>
      <w:r>
        <w:t xml:space="preserve">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midpoint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below the average of its values at the two endpoints.</w:t>
      </w:r>
    </w:p>
    <w:bookmarkEnd w:id="10"/>
    <w:bookmarkStart w:id="11" w:name="def-line-segment"/>
    <w:p>
      <w:pPr>
        <w:pStyle w:val="FirstParagraph"/>
      </w:pPr>
      <w:r>
        <w:rPr>
          <w:b/>
          <w:bCs/>
        </w:rPr>
        <w:t xml:space="preserve">Definition 1 (Line segment)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 segment</w:t>
      </w:r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[1]</w:t>
      </w:r>
      <w:r>
        <w:t xml:space="preserve"> </w:t>
      </w:r>
      <w:r>
        <w:t xml:space="preserve">is the set of points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x</m:t>
        </m:r>
      </m:oMath>
      <w:r>
        <w:t xml:space="preserve">, 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gives the midpoint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11"/>
    <w:bookmarkStart w:id="13" w:name="exm-line-segment"/>
    <w:p>
      <w:pPr>
        <w:pStyle w:val="BodyText"/>
      </w:pPr>
      <w:r>
        <w:rPr>
          <w:b/>
          <w:bCs/>
        </w:rPr>
        <w:t xml:space="preserve">Example 1 (A line segment in</w:t>
      </w:r>
      <w:r>
        <w:rPr>
          <w:b/>
          <w:bCs/>
        </w:rPr>
        <w:t xml:space="preserve"> </w:t>
      </w:r>
      <m:oMath>
        <m:r>
          <m:rPr>
            <m:scr m:val="double-struck"/>
            <m:sty m:val="p"/>
          </m:rPr>
          <m:t>R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the line segment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</w:t>
      </w:r>
      <w:r>
        <w:t xml:space="preserve"> </w:t>
      </w:r>
      <w:hyperlink r:id="rId12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gives the 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13"/>
    <w:bookmarkStart w:id="16" w:name="def-chord"/>
    <w:p>
      <w:pPr>
        <w:pStyle w:val="BodyText"/>
      </w:pPr>
      <w:r>
        <w:rPr>
          <w:b/>
          <w:bCs/>
        </w:rPr>
        <w:t xml:space="preserve">Definition 2 (Chord)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chord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[2]</w:t>
      </w:r>
      <w:r>
        <w:t xml:space="preserve"> </w:t>
      </w:r>
      <w:r>
        <w:t xml:space="preserve">is the line segment (</w:t>
      </w:r>
      <w:hyperlink w:anchor="def-line-segment">
        <w:r>
          <w:rPr>
            <w:rStyle w:val="Hyperlink"/>
          </w:rPr>
          <w:t xml:space="preserve">Definition 1</w:t>
        </w:r>
      </w:hyperlink>
      <w:r>
        <w:t xml:space="preserve">)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from the point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to the point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r:id="rId15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r>
                    <m:t>t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Above 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,</w:t>
      </w:r>
      <w:r>
        <w:t xml:space="preserve"> </w:t>
      </w:r>
      <w:r>
        <w:t xml:space="preserve">the chord has height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16"/>
    <w:bookmarkStart w:id="17" w:name="exm-chord"/>
    <w:p>
      <w:pPr>
        <w:pStyle w:val="BodyText"/>
      </w:pPr>
      <w:r>
        <w:rPr>
          <w:b/>
          <w:bCs/>
        </w:rPr>
        <w:t xml:space="preserve">Example 2 (A chord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the chord runs from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 it passes through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3</m:t>
            </m:r>
            <m:r>
              <m:rPr>
                <m:sty m:val="p"/>
              </m:rPr>
              <m:t>,</m:t>
            </m:r>
            <m:r>
              <m:t> 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9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above the point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it has height</w:t>
      </w:r>
      <w:r>
        <w:t xml:space="preserve"> </w:t>
      </w:r>
      <m:oMath>
        <m:r>
          <m:t>5</m:t>
        </m:r>
      </m:oMath>
      <w:r>
        <w:t xml:space="preserve">.</w:t>
      </w:r>
    </w:p>
    <w:bookmarkEnd w:id="17"/>
    <w:bookmarkStart w:id="18" w:name="def-convex-function"/>
    <w:p>
      <w:pPr>
        <w:pStyle w:val="BodyText"/>
      </w:pPr>
      <w:r>
        <w:rPr>
          <w:b/>
          <w:bCs/>
        </w:rPr>
        <w:t xml:space="preserve">Definition 3 (Convex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convex</w:t>
      </w:r>
      <w:r>
        <w:t xml:space="preserve"> </w:t>
      </w:r>
      <w:r>
        <w:t xml:space="preserve">[3]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18"/>
    <w:bookmarkStart w:id="19" w:name="rem-convex-chord-above-graph"/>
    <w:p>
      <w:pPr>
        <w:pStyle w:val="BodyText"/>
      </w:pPr>
      <w:r>
        <w:rPr>
          <w:i/>
          <w:iCs/>
        </w:rPr>
        <w:t xml:space="preserve">Remark 1</w:t>
      </w:r>
      <w:r>
        <w:t xml:space="preserve"> (Chords lie on or above the graph). </w:t>
      </w:r>
      <w:r>
        <w:t xml:space="preserve">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 </w:t>
      </w:r>
      <w:r>
        <w:t xml:space="preserve">lies on the</w:t>
      </w:r>
      <w:r>
        <w:t xml:space="preserve"> </w:t>
      </w:r>
      <w:hyperlink w:anchor="def-line-segment">
        <w:r>
          <w:rPr>
            <w:rStyle w:val="Hyperlink"/>
          </w:rPr>
          <w:t xml:space="preserve">line segment</w:t>
        </w:r>
      </w:hyperlink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the right-hand side is the height above that point</w:t>
      </w:r>
      <w:r>
        <w:t xml:space="preserve"> </w:t>
      </w:r>
      <w:r>
        <w:t xml:space="preserve">of the</w:t>
      </w:r>
      <w:r>
        <w:t xml:space="preserve"> </w:t>
      </w:r>
      <w:hyperlink w:anchor="def-chord">
        <w:r>
          <w:rPr>
            <w:rStyle w:val="Hyperlink"/>
          </w:rPr>
          <w:t xml:space="preserve">chord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 when every chord lies on or above the</w:t>
      </w:r>
      <w:r>
        <w:t xml:space="preserve"> </w:t>
      </w:r>
      <w:hyperlink r:id="rId15">
        <w:r>
          <w:rPr>
            <w:rStyle w:val="Hyperlink"/>
          </w:rPr>
          <w:t xml:space="preserve">graph</w:t>
        </w:r>
      </w:hyperlink>
      <w:r>
        <w:t xml:space="preserve">.</w:t>
      </w:r>
    </w:p>
    <w:p>
      <w:pPr>
        <w:pStyle w:val="BodyText"/>
      </w:pPr>
      <w:r>
        <w:t xml:space="preserve">For example, 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chord is above the graph: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bookmarkEnd w:id="19"/>
    <w:bookmarkStart w:id="21" w:name="exm-cubic-not-convex"/>
    <w:p>
      <w:pPr>
        <w:pStyle w:val="BodyText"/>
      </w:pPr>
      <w:r>
        <w:rPr>
          <w:b/>
          <w:bCs/>
        </w:rPr>
        <w:t xml:space="preserve">Example 3 (A function that is not convex)</w:t>
      </w:r>
      <w:r>
        <w:t xml:space="preserve"> </w:t>
      </w:r>
      <w:r>
        <w:t xml:space="preserve">The function in</w:t>
      </w:r>
      <w:r>
        <w:t xml:space="preserve"> </w:t>
      </w:r>
      <w:hyperlink r:id="rId20">
        <w:r>
          <w:rPr>
            <w:rStyle w:val="Hyperlink"/>
          </w:rPr>
          <w:t xml:space="preserve">Exercise 2 in Equalities, Inequalities and Minimizers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is not convex.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false.</w:t>
      </w:r>
    </w:p>
    <w:bookmarkEnd w:id="21"/>
    <w:bookmarkStart w:id="22" w:name="exm-convex-local-global"/>
    <w:p>
      <w:pPr>
        <w:pStyle w:val="BodyText"/>
      </w:pPr>
      <w:r>
        <w:rPr>
          <w:b/>
          <w:bCs/>
        </w:rPr>
        <w:t xml:space="preserve">Example 4 (A convex and a non-convex function)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(</w:t>
      </w:r>
      <w:hyperlink w:anchor="def-convex-function">
        <w:r>
          <w:rPr>
            <w:rStyle w:val="Hyperlink"/>
          </w:rPr>
          <w:t xml:space="preserve">Definition 3</w:t>
        </w:r>
      </w:hyperlink>
      <w:r>
        <w:t xml:space="preserve">):</w:t>
      </w:r>
      <w:r>
        <w:t xml:space="preserve"> </w:t>
      </w:r>
      <w:r>
        <w:t xml:space="preserve">by expanding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0</m:t>
        </m:r>
      </m:oMath>
      <w:r>
        <w:t xml:space="preserve">.</w:t>
      </w:r>
      <w:r>
        <w:t xml:space="preserve"> </w:t>
      </w:r>
      <w:r>
        <w:t xml:space="preserve">Its local minimizer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also a global minimizer,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Without convexity, a local minimizer need not be global: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not convex (</w:t>
      </w:r>
      <w:hyperlink w:anchor="exm-cubic-not-convex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and it has a local minimizer at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that is not global (</w:t>
      </w:r>
      <w:hyperlink r:id="rId20">
        <w:r>
          <w:rPr>
            <w:rStyle w:val="Hyperlink"/>
          </w:rPr>
          <w:t xml:space="preserve">Exercise 2 in Equalities, Inequalities and Minimizers</w:t>
        </w:r>
      </w:hyperlink>
      <w:r>
        <w:t xml:space="preserve">).</w:t>
      </w:r>
    </w:p>
    <w:bookmarkEnd w:id="22"/>
    <w:bookmarkStart w:id="25" w:name="thm-convex-local-global"/>
    <w:p>
      <w:pPr>
        <w:pStyle w:val="BodyText"/>
      </w:pPr>
      <w:r>
        <w:rPr>
          <w:b/>
          <w:bCs/>
        </w:rPr>
        <w:t xml:space="preserve">Theorem 1 (Local minimizers of convex functions are global)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w:hyperlink r:id="rId23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r:id="rId24">
        <w:r>
          <w:rPr>
            <w:rStyle w:val="Hyperlink"/>
          </w:rPr>
          <w:t xml:space="preserve">global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a local minimizer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so 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Definition 20 in Equalities, Inequalities and Minimizers</w:t>
        </w:r>
      </w:hyperlink>
      <w:r>
        <w:t xml:space="preserve">).</w:t>
      </w:r>
      <w:r>
        <w:t xml:space="preserve"> </w:t>
      </w:r>
      <w:r>
        <w:t xml:space="preserve">Suppose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not a global minimizer (</w:t>
      </w:r>
      <w:hyperlink r:id="rId24">
        <w:r>
          <w:rPr>
            <w:rStyle w:val="Hyperlink"/>
          </w:rPr>
          <w:t xml:space="preserve">Definition 19 in Equalities, Inequalities and Minimizers</w:t>
        </w:r>
      </w:hyperlink>
      <w:r>
        <w:t xml:space="preserve">).</w:t>
      </w:r>
      <w:r>
        <w:t xml:space="preserve"> </w:t>
      </w:r>
      <w:r>
        <w:t xml:space="preserve">Then some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in particular</w:t>
      </w:r>
      <w:r>
        <w:t xml:space="preserve"> </w:t>
      </w:r>
      <m:oMath>
        <m:r>
          <m:t>y</m:t>
        </m:r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δ</m:t>
                </m:r>
              </m:num>
              <m:den>
                <m:r>
                  <m:t>2</m:t>
                </m:r>
                <m:r>
                  <m:t>​</m:t>
                </m:r>
                <m:d>
                  <m:dPr>
                    <m:begChr m:val="∥"/>
                    <m:sepChr m:val=""/>
                    <m:endChr m:val="∥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</m:e>
                </m:d>
                <m:r>
                  <m:t>​</m:t>
                </m:r>
              </m:den>
            </m:f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t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t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≤</m:t>
        </m:r>
        <m:r>
          <m:t>δ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</w:p>
    <w:p>
      <w:pPr>
        <w:pStyle w:val="BodyText"/>
      </w:pPr>
      <w:r>
        <w:t xml:space="preserve">By convexity,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&lt;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strict inequality uses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which contradicts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being a local minimizer.</w:t>
      </w:r>
      <w:r>
        <w:t xml:space="preserve"> </w:t>
      </w:r>
      <w:r>
        <w:t xml:space="preserve">Hence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global minimizer.</w:t>
      </w:r>
    </w:p>
    <w:bookmarkStart w:id="26" w:name="thm-jensen"/>
    <w:p>
      <w:pPr>
        <w:pStyle w:val="BodyText"/>
      </w:pPr>
      <w:r>
        <w:rPr>
          <w:b/>
          <w:bCs/>
        </w:rPr>
        <w:t xml:space="preserve">Theorem 2 (Jensen’s inequality for a weighted average)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 </w:t>
      </w:r>
      <w:r>
        <w:t xml:space="preserve">[4]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be weights with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by induction on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weight is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Now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and assume the inequality holds for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points.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the other weights are all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Otherwise 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w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are non-negative and sum to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induction assumption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s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)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definition of a convex function (</w:t>
      </w:r>
      <w:hyperlink w:anchor="def-convex-function">
        <w:r>
          <w:rPr>
            <w:rStyle w:val="Hyperlink"/>
          </w:rPr>
          <w:t xml:space="preserve">Definition 3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s</m:t>
          </m:r>
          <m:r>
            <m:t>y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Substituting the bound 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using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w</m:t>
              </m:r>
            </m:e>
            <m:sub>
              <m:r>
                <m:t>n</m:t>
              </m:r>
            </m:sub>
          </m:sSub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Start w:id="28" w:name="exm-jensen"/>
    <w:p>
      <w:pPr>
        <w:pStyle w:val="FirstParagraph"/>
      </w:pPr>
      <w:r>
        <w:rPr>
          <w:b/>
          <w:bCs/>
        </w:rPr>
        <w:t xml:space="preserve">Example 5 (The average of the squares is at least the square of the average)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It is convex by</w:t>
      </w:r>
      <w:r>
        <w:t xml:space="preserve"> </w:t>
      </w:r>
      <w:hyperlink w:anchor="def-convex-function">
        <w:r>
          <w:rPr>
            <w:rStyle w:val="Hyperlink"/>
          </w:rPr>
          <w:t xml:space="preserve">Definition 3</w:t>
        </w:r>
      </w:hyperlink>
      <w:r>
        <w:t xml:space="preserve">: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Take the three points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,</w:t>
      </w:r>
      <w:r>
        <w:t xml:space="preserve"> </w:t>
      </w:r>
      <w:r>
        <w:t xml:space="preserve">and the equal weights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weighted average of the points is their ordinary average,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so the left side of</w:t>
      </w:r>
      <w:r>
        <w:t xml:space="preserve"> </w:t>
      </w:r>
      <w:hyperlink w:anchor="thm-jense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9</m:t>
        </m:r>
      </m:oMath>
      <w:r>
        <w:t xml:space="preserve">.</w:t>
      </w:r>
      <w:r>
        <w:t xml:space="preserve"> </w:t>
      </w:r>
      <w:r>
        <w:t xml:space="preserve">The right side is the average of the squares,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36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The inequality holds:</w:t>
      </w:r>
      <w:r>
        <w:t xml:space="preserve"> </w:t>
      </w:r>
      <m:oMath>
        <m:r>
          <m:t>9</m:t>
        </m:r>
        <m:r>
          <m:rPr>
            <m:sty m:val="p"/>
          </m:rPr>
          <m:t>≤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p>
      <w:pPr>
        <w:pStyle w:val="BodyText"/>
      </w:pPr>
      <w:r>
        <w:t xml:space="preserve">The gap is</w:t>
      </w:r>
      <w:r>
        <w:t xml:space="preserve"> </w:t>
      </w:r>
      <m:oMath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r>
          <m:t>9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That is the average squared distance of the points from their average,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6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which statistics calls the variance of the three points</w:t>
      </w:r>
      <w:r>
        <w:t xml:space="preserve"> </w:t>
      </w:r>
      <w:r>
        <w:t xml:space="preserve">(about their</w:t>
      </w:r>
      <w:r>
        <w:t xml:space="preserve"> </w:t>
      </w:r>
      <w:hyperlink r:id="rId27">
        <w:r>
          <w:rPr>
            <w:rStyle w:val="Hyperlink"/>
          </w:rPr>
          <w:t xml:space="preserve">mean</w:t>
        </w:r>
      </w:hyperlink>
      <w:r>
        <w:t xml:space="preserve">, defined later).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Jensen’s inequality says this average squared distance is never negative.</w:t>
      </w:r>
    </w:p>
    <w:bookmarkEnd w:id="28"/>
    <w:bookmarkStart w:id="30" w:name="rem-jensen-concave"/>
    <w:p>
      <w:pPr>
        <w:pStyle w:val="BodyText"/>
      </w:pPr>
      <w:r>
        <w:rPr>
          <w:i/>
          <w:iCs/>
        </w:rPr>
        <w:t xml:space="preserve">Remark 2</w:t>
      </w:r>
      <w:r>
        <w:t xml:space="preserve"> (The inequality reverses for concave functions).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29">
        <w:r>
          <w:rPr>
            <w:rStyle w:val="Hyperlink"/>
          </w:rPr>
          <w:t xml:space="preserve">concave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 convex, and applying</w:t>
      </w:r>
      <w:r>
        <w:t xml:space="preserve"> </w:t>
      </w:r>
      <w:hyperlink w:anchor="thm-jense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reverses the inequality:</w:t>
      </w:r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w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≥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points in</w:t>
      </w:r>
      <w:r>
        <w:t xml:space="preserve"> </w:t>
      </w:r>
      <w:hyperlink w:anchor="exm-jensen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9</m:t>
        </m:r>
        <m:r>
          <m:rPr>
            <m:sty m:val="p"/>
          </m:rPr>
          <m:t>≥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bookmarkEnd w:id="30"/>
    <w:bookmarkEnd w:id="31"/>
    <w:bookmarkStart w:id="50" w:name="infimum-and-supremum"/>
    <w:p>
      <w:pPr>
        <w:pStyle w:val="Heading2"/>
      </w:pPr>
      <w:r>
        <w:t xml:space="preserve">2 Infimum and supremum</w:t>
      </w:r>
    </w:p>
    <w:bookmarkStart w:id="32" w:name="def-upper-bound"/>
    <w:p>
      <w:pPr>
        <w:pStyle w:val="FirstParagraph"/>
      </w:pPr>
      <w:r>
        <w:rPr>
          <w:b/>
          <w:bCs/>
        </w:rPr>
        <w:t xml:space="preserve">Definition 4 (Upper bound)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real number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upper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[5]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u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32"/>
    <w:bookmarkStart w:id="33" w:name="def-lower-bound"/>
    <w:p>
      <w:pPr>
        <w:pStyle w:val="BodyText"/>
      </w:pPr>
      <w:r>
        <w:rPr>
          <w:b/>
          <w:bCs/>
        </w:rPr>
        <w:t xml:space="preserve">Definition 5 (Lower bound)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real number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lower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[5]</w:t>
      </w:r>
      <w:r>
        <w:t xml:space="preserve"> </w:t>
      </w:r>
      <w:r>
        <w:t xml:space="preserve">if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33"/>
    <w:bookmarkStart w:id="35" w:name="def-bounded-above"/>
    <w:p>
      <w:pPr>
        <w:pStyle w:val="BodyText"/>
      </w:pPr>
      <w:r>
        <w:rPr>
          <w:b/>
          <w:bCs/>
        </w:rPr>
        <w:t xml:space="preserve">Definition 6 (Bounded above)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 above</w:t>
      </w:r>
      <w:r>
        <w:t xml:space="preserve"> </w:t>
      </w:r>
      <w:r>
        <w:t xml:space="preserve">if it has an upper bound (</w:t>
      </w:r>
      <w:hyperlink w:anchor="def-upper-bound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A real-valued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 above</w:t>
      </w:r>
      <w:r>
        <w:t xml:space="preserve"> </w:t>
      </w:r>
      <w:r>
        <w:t xml:space="preserve">if its</w:t>
      </w:r>
      <w:r>
        <w:t xml:space="preserve"> </w:t>
      </w:r>
      <w:hyperlink r:id="rId3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35"/>
    <w:bookmarkStart w:id="36" w:name="def-bounded-below"/>
    <w:p>
      <w:pPr>
        <w:pStyle w:val="BodyText"/>
      </w:pPr>
      <w:r>
        <w:rPr>
          <w:b/>
          <w:bCs/>
        </w:rPr>
        <w:t xml:space="preserve">Definition 7 (Bounded below)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 below</w:t>
      </w:r>
      <w:r>
        <w:t xml:space="preserve"> </w:t>
      </w:r>
      <w:r>
        <w:t xml:space="preserve">if it has a lower bound (</w:t>
      </w:r>
      <w:hyperlink w:anchor="def-lower-bound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w:r>
        <w:t xml:space="preserve">A real-valued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 below</w:t>
      </w:r>
      <w:r>
        <w:t xml:space="preserve"> </w:t>
      </w:r>
      <w:r>
        <w:t xml:space="preserve">if its</w:t>
      </w:r>
      <w:r>
        <w:t xml:space="preserve"> </w:t>
      </w:r>
      <w:hyperlink r:id="rId3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36"/>
    <w:bookmarkStart w:id="37" w:name="def-bounded"/>
    <w:p>
      <w:pPr>
        <w:pStyle w:val="BodyText"/>
      </w:pPr>
      <w:r>
        <w:rPr>
          <w:b/>
          <w:bCs/>
        </w:rPr>
        <w:t xml:space="preserve">Definition 8 (Bounded)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</w:t>
      </w:r>
      <w:r>
        <w:t xml:space="preserve"> </w:t>
      </w:r>
      <w:r>
        <w:t xml:space="preserve">if it is both bounded above (</w:t>
      </w:r>
      <w:hyperlink w:anchor="def-bounded-above">
        <w:r>
          <w:rPr>
            <w:rStyle w:val="Hyperlink"/>
          </w:rPr>
          <w:t xml:space="preserve">Definition 6</w:t>
        </w:r>
      </w:hyperlink>
      <w:r>
        <w:t xml:space="preserve">) and bounded below (</w:t>
      </w:r>
      <w:hyperlink w:anchor="def-bounded-below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A real-valued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</w:t>
      </w:r>
      <w:r>
        <w:t xml:space="preserve"> </w:t>
      </w:r>
      <w:r>
        <w:t xml:space="preserve">if its</w:t>
      </w:r>
      <w:r>
        <w:t xml:space="preserve"> </w:t>
      </w:r>
      <w:hyperlink r:id="rId3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37"/>
    <w:bookmarkStart w:id="38" w:name="exm-bounded"/>
    <w:p>
      <w:pPr>
        <w:pStyle w:val="BodyText"/>
      </w:pPr>
      <w:r>
        <w:rPr>
          <w:b/>
          <w:bCs/>
        </w:rPr>
        <w:t xml:space="preserve">Example 6 (Bounded and unbounded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</w:t>
      </w:r>
      <w:r>
        <w:t xml:space="preserve"> </w:t>
      </w:r>
      <m:oMath>
        <m:r>
          <m:t>100</m:t>
        </m:r>
      </m:oMath>
      <w:r>
        <w:t xml:space="preserve"> </w:t>
      </w:r>
      <w:r>
        <w:t xml:space="preserve">are upper bounds,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are lower bounds,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bounded.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is not an upper bound, because</w:t>
      </w:r>
      <w:r>
        <w:t xml:space="preserve"> </w:t>
      </w:r>
      <m:oMath>
        <m:r>
          <m:t>0.6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0.6</m:t>
        </m:r>
        <m:r>
          <m:rPr>
            <m:sty m:val="p"/>
          </m:rPr>
          <m:t>&gt;</m:t>
        </m:r>
        <m:r>
          <m:t>0.5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The natural numbers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bounded below, by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not bounded above: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u</m:t>
        </m:r>
      </m:oMath>
      <w:r>
        <w:t xml:space="preserve">, some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u</m:t>
        </m:r>
      </m:oMath>
      <w:r>
        <w:t xml:space="preserve">.</w:t>
      </w:r>
    </w:p>
    <w:bookmarkEnd w:id="38"/>
    <w:bookmarkStart w:id="41" w:name="thm-completeness"/>
    <w:p>
      <w:pPr>
        <w:pStyle w:val="FirstParagraph"/>
      </w:pPr>
      <w:r>
        <w:rPr>
          <w:b/>
          <w:bCs/>
        </w:rPr>
        <w:t xml:space="preserve">Theorem 3 (Completeness of the real numbers)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[6]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hyperlink w:anchor="def-bounded-above">
        <w:r>
          <w:rPr>
            <w:rStyle w:val="Hyperlink"/>
          </w:rPr>
          <w:t xml:space="preserve">bounded above</w:t>
        </w:r>
      </w:hyperlink>
      <w:r>
        <w:t xml:space="preserve">,</w:t>
      </w:r>
      <w:r>
        <w:t xml:space="preserve"> </w:t>
      </w:r>
      <w:r>
        <w:t xml:space="preserve">the set of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r:id="rId39">
        <w:r>
          <w:rPr>
            <w:rStyle w:val="Hyperlink"/>
          </w:rPr>
          <w:t xml:space="preserve">minimum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 below,</w:t>
      </w:r>
      <w:r>
        <w:t xml:space="preserve"> </w:t>
      </w:r>
      <w:r>
        <w:t xml:space="preserve">the set of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r:id="rId40">
        <w:r>
          <w:rPr>
            <w:rStyle w:val="Hyperlink"/>
          </w:rPr>
          <w:t xml:space="preserve">maximum</w:t>
        </w:r>
      </w:hyperlink>
      <w:r>
        <w:t xml:space="preserve">.</w:t>
      </w:r>
    </w:p>
    <w:bookmarkEnd w:id="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statement is the least-upper-bound property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[7], Definition 1.8, p. 4, and Theorem 1.19, p. 8</w:t>
      </w:r>
      <w:r>
        <w:t xml:space="preserve">.</w:t>
      </w:r>
      <w:r>
        <w:t xml:space="preserve"> </w:t>
      </w:r>
      <w:r>
        <w:t xml:space="preserve">For the second, let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a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Negating both sides of an inequality reverses it (</w:t>
      </w:r>
      <w:hyperlink r:id="rId42">
        <w:r>
          <w:rPr>
            <w:rStyle w:val="Hyperlink"/>
          </w:rPr>
          <w:t xml:space="preserve">Theorem 4 in Equalities, Inequalities and Minimizers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 lower bound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−</m:t>
        </m:r>
        <m:r>
          <m:t>ℓ</m:t>
        </m:r>
      </m:oMath>
      <w:r>
        <w:t xml:space="preserve"> </w:t>
      </w:r>
      <w:r>
        <w:t xml:space="preserve">is an upper bound of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.</w:t>
      </w:r>
      <w:r>
        <w:t xml:space="preserve"> </w:t>
      </w:r>
      <w:r>
        <w:t xml:space="preserve">The set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is nonempty and bounded above,</w:t>
      </w:r>
      <w:r>
        <w:t xml:space="preserve"> </w:t>
      </w:r>
      <w:r>
        <w:t xml:space="preserve">so by the first statement its upper bounds have a minimum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r>
          <m:rPr>
            <m:sty m:val="p"/>
          </m:rPr>
          <m:t>−</m:t>
        </m:r>
        <m:r>
          <m:t>u</m:t>
        </m:r>
      </m:oMath>
      <w:r>
        <w:t xml:space="preserve"> </w:t>
      </w:r>
      <w:r>
        <w:t xml:space="preserve">is the largest lower bound of</w:t>
      </w:r>
      <w:r>
        <w:t xml:space="preserve"> </w:t>
      </w:r>
      <m:oMath>
        <m:r>
          <m:t>A</m:t>
        </m:r>
      </m:oMath>
      <w:r>
        <w:t xml:space="preserve">.</w:t>
      </w:r>
    </w:p>
    <w:bookmarkStart w:id="43" w:name="exm-completeness"/>
    <w:p>
      <w:pPr>
        <w:pStyle w:val="BodyText"/>
      </w:pPr>
      <w:r>
        <w:rPr>
          <w:b/>
          <w:bCs/>
        </w:rPr>
        <w:t xml:space="preserve">Example 7 (Completeness for an interval)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u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.</w:t>
      </w:r>
    </w:p>
    <w:bookmarkEnd w:id="43"/>
    <w:bookmarkStart w:id="44" w:name="def-infimum"/>
    <w:p>
      <w:pPr>
        <w:pStyle w:val="BodyText"/>
      </w:pPr>
      <w:r>
        <w:rPr>
          <w:b/>
          <w:bCs/>
        </w:rPr>
        <w:t xml:space="preserve">Definition 9 (Infimum (greatest lower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below (</w:t>
      </w:r>
      <w:hyperlink w:anchor="def-bounded-below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[8]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</m:oMath>
      <w:r>
        <w:t xml:space="preserve">,</w:t>
      </w:r>
      <w:r>
        <w:t xml:space="preserve"> </w:t>
      </w:r>
      <w:r>
        <w:t xml:space="preserve">is the greatest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inf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a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below,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44"/>
    <w:bookmarkStart w:id="45" w:name="rem-infimum-exists"/>
    <w:p>
      <w:pPr>
        <w:pStyle w:val="BodyText"/>
      </w:pPr>
      <w:r>
        <w:rPr>
          <w:i/>
          <w:iCs/>
        </w:rPr>
        <w:t xml:space="preserve">Remark 3</w:t>
      </w:r>
      <w:r>
        <w:t xml:space="preserve"> (Existence of the infimum, and when it is a minimum). </w:t>
      </w:r>
      <w:r>
        <w:t xml:space="preserve">The maximum in</w:t>
      </w:r>
      <w:r>
        <w:t xml:space="preserve"> </w:t>
      </w:r>
      <w:hyperlink w:anchor="def-infimum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3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If the infimum belongs to</w:t>
      </w:r>
      <w:r>
        <w:t xml:space="preserve"> </w:t>
      </w:r>
      <m:oMath>
        <m:r>
          <m:t>A</m:t>
        </m:r>
      </m:oMath>
      <w:r>
        <w:t xml:space="preserve">, it equals the minimum: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the infimum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minimum.</w:t>
      </w:r>
    </w:p>
    <w:bookmarkEnd w:id="45"/>
    <w:bookmarkStart w:id="46" w:name="exm-infimum"/>
    <w:p>
      <w:pPr>
        <w:pStyle w:val="BodyText"/>
      </w:pPr>
      <w:r>
        <w:rPr>
          <w:b/>
          <w:bCs/>
        </w:rPr>
        <w:t xml:space="preserve">Example 8 (Numerical examples of infimum)</w:t>
      </w:r>
      <w:r>
        <w:t xml:space="preserve"> </w:t>
      </w:r>
      <w:r>
        <w:t xml:space="preserve"> </w:t>
      </w:r>
    </w:p>
    <w:p>
      <w:pPr>
        <w:numPr>
          <w:ilvl w:val="0"/>
          <w:numId w:val="1005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1</m:t>
        </m:r>
      </m:oMath>
      <w:r>
        <w:t xml:space="preserve">, since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the smallest element.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intervals open below, the infimum equals the minimum of the</w:t>
      </w:r>
      <w:r>
        <w:t xml:space="preserve"> </w:t>
      </w:r>
      <w:r>
        <w:t xml:space="preserve">corresponding closed-below interval, even though</w:t>
      </w:r>
      <w:r>
        <w:t xml:space="preserve"> </w:t>
      </w:r>
      <m:oMath>
        <m:r>
          <m:t>0.5</m:t>
        </m:r>
        <m:r>
          <m:rPr>
            <m:sty m:val="p"/>
          </m:rPr>
          <m:t>∉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More generally,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any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p>
      <w:pPr>
        <w:numPr>
          <w:ilvl w:val="0"/>
          <w:numId w:val="1005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&gt;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numPr>
          <w:ilvl w:val="0"/>
          <w:numId w:val="1005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less than or equal to every element of that set.</w:t>
      </w:r>
    </w:p>
    <w:bookmarkEnd w:id="46"/>
    <w:bookmarkStart w:id="47" w:name="def-supremum"/>
    <w:p>
      <w:pPr>
        <w:pStyle w:val="FirstParagraph"/>
      </w:pPr>
      <w:r>
        <w:rPr>
          <w:b/>
          <w:bCs/>
        </w:rPr>
        <w:t xml:space="preserve">Definition 10 (Supremum (least upper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above (</w:t>
      </w:r>
      <w:hyperlink w:anchor="def-bounded-above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supremum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[8]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</m:oMath>
      <w:r>
        <w:t xml:space="preserve">,</w:t>
      </w:r>
      <w:r>
        <w:t xml:space="preserve"> </w:t>
      </w:r>
      <w:r>
        <w:t xml:space="preserve">is the smallest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sup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t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above,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47"/>
    <w:bookmarkStart w:id="48" w:name="rem-supremum-exists"/>
    <w:p>
      <w:pPr>
        <w:pStyle w:val="BodyText"/>
      </w:pPr>
      <w:r>
        <w:rPr>
          <w:i/>
          <w:iCs/>
        </w:rPr>
        <w:t xml:space="preserve">Remark 4</w:t>
      </w:r>
      <w:r>
        <w:t xml:space="preserve"> (Existence of the supremum, and when it is a maximum). </w:t>
      </w:r>
      <w:r>
        <w:t xml:space="preserve">The minimum in</w:t>
      </w:r>
      <w:r>
        <w:t xml:space="preserve"> </w:t>
      </w:r>
      <w:hyperlink w:anchor="def-supremum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3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If the supremum belongs to</w:t>
      </w:r>
      <w:r>
        <w:t xml:space="preserve"> </w:t>
      </w:r>
      <m:oMath>
        <m:r>
          <m:t>A</m:t>
        </m:r>
      </m:oMath>
      <w:r>
        <w:t xml:space="preserve">, it equals the maximum: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sup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the supremum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maximum.</w:t>
      </w:r>
    </w:p>
    <w:bookmarkEnd w:id="48"/>
    <w:bookmarkStart w:id="49" w:name="exm-supremum"/>
    <w:p>
      <w:pPr>
        <w:pStyle w:val="BodyText"/>
      </w:pPr>
      <w:r>
        <w:rPr>
          <w:b/>
          <w:bCs/>
        </w:rPr>
        <w:t xml:space="preserve">Example 9 (Numerical examples of supremum)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3</m:t>
        </m:r>
      </m:oMath>
      <w:r>
        <w:t xml:space="preserve">, since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largest element.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greater than or equal to every element of that set.</w:t>
      </w:r>
    </w:p>
    <w:bookmarkEnd w:id="49"/>
    <w:bookmarkEnd w:id="50"/>
    <w:bookmarkStart w:id="63" w:name="sums"/>
    <w:p>
      <w:pPr>
        <w:pStyle w:val="Heading2"/>
      </w:pPr>
      <w:r>
        <w:t xml:space="preserve">3 Sums</w:t>
      </w:r>
    </w:p>
    <w:bookmarkStart w:id="51" w:name="def-term"/>
    <w:p>
      <w:pPr>
        <w:pStyle w:val="FirstParagraph"/>
      </w:pPr>
      <w:r>
        <w:rPr>
          <w:b/>
          <w:bCs/>
        </w:rPr>
        <w:t xml:space="preserve">Definition 11 (Term of a sum)</w:t>
      </w:r>
      <w:r>
        <w:t xml:space="preserve"> </w:t>
      </w:r>
      <w:r>
        <w:t xml:space="preserve">In a sum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each of the numbers or expressions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being added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term</w:t>
      </w:r>
      <w:r>
        <w:t xml:space="preserve"> </w:t>
      </w:r>
      <w:r>
        <w:t xml:space="preserve">of the sum.</w:t>
      </w:r>
    </w:p>
    <w:bookmarkEnd w:id="51"/>
    <w:bookmarkStart w:id="52" w:name="exm-term"/>
    <w:p>
      <w:pPr>
        <w:pStyle w:val="BodyText"/>
      </w:pPr>
      <w:r>
        <w:rPr>
          <w:b/>
          <w:bCs/>
        </w:rPr>
        <w:t xml:space="preserve">Example 10 (Terms of a sum)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w:r>
        <w:t xml:space="preserve">The sum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+</m:t>
        </m:r>
        <m:r>
          <m:t>9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9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The sum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+</m:t>
        </m:r>
        <m:r>
          <m:t>7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</m:oMath>
      <w:r>
        <w:t xml:space="preserve">.</w:t>
      </w:r>
      <w:r>
        <w:t xml:space="preserve"> </w:t>
      </w:r>
      <w:r>
        <w:t xml:space="preserve">A subtracted expression counts as a term with a minus sign.</w:t>
      </w:r>
    </w:p>
    <w:bookmarkEnd w:id="52"/>
    <w:bookmarkStart w:id="53" w:name="def-identity-element"/>
    <w:p>
      <w:pPr>
        <w:pStyle w:val="FirstParagraph"/>
      </w:pPr>
      <w:r>
        <w:rPr>
          <w:b/>
          <w:bCs/>
        </w:rPr>
        <w:t xml:space="preserve">Definition 12 (Identity element)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set, such as the real numbers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be an operation that combines two elements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an element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such as addition (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) or multiplication (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) of real numbers.</w:t>
      </w:r>
      <w:r>
        <w:t xml:space="preserve"> </w:t>
      </w:r>
      <w:r>
        <w:t xml:space="preserve">An element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identity element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[9]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u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  <m:r>
          <m:rPr>
            <m:sty m:val="p"/>
          </m:rPr>
          <m:t>⋆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53"/>
    <w:bookmarkStart w:id="54" w:name="exm-identity-element"/>
    <w:p>
      <w:pPr>
        <w:pStyle w:val="BodyText"/>
      </w:pPr>
      <w:r>
        <w:rPr>
          <w:b/>
          <w:bCs/>
        </w:rPr>
        <w:t xml:space="preserve">Example 11 (Identity elements for addition and multiplication)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</m:oMath>
      <w:r>
        <w:t xml:space="preserve"> </w:t>
      </w:r>
      <w:r>
        <w:t xml:space="preserve">is the identity element for addition: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add-ident">
        <w:r>
          <w:rPr>
            <w:rStyle w:val="Hyperlink"/>
          </w:rPr>
          <w:t xml:space="preserve">Theorem 4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t>1</m:t>
        </m:r>
      </m:oMath>
      <w:r>
        <w:t xml:space="preserve"> </w:t>
      </w:r>
      <w:r>
        <w:t xml:space="preserve">is the identity element for multiplication: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mult-one">
        <w:r>
          <w:rPr>
            <w:rStyle w:val="Hyperlink"/>
          </w:rPr>
          <w:t xml:space="preserve">Theorem 7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</m:oMath>
      <w:r>
        <w:t xml:space="preserve"> </w:t>
      </w:r>
      <w:r>
        <w:t xml:space="preserve">is not an identity element for subtraction: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, but</w:t>
      </w:r>
      <w:r>
        <w:t xml:space="preserve"> </w:t>
      </w:r>
      <m:oMath>
        <m:r>
          <m:t>0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≠</m:t>
        </m:r>
        <m:r>
          <m:t>5</m:t>
        </m:r>
      </m:oMath>
      <w:r>
        <w:t xml:space="preserve">.</w:t>
      </w:r>
    </w:p>
    <w:bookmarkEnd w:id="54"/>
    <w:bookmarkStart w:id="55" w:name="def-commutative"/>
    <w:p>
      <w:pPr>
        <w:pStyle w:val="FirstParagraph"/>
      </w:pPr>
      <w:r>
        <w:rPr>
          <w:b/>
          <w:bCs/>
        </w:rPr>
        <w:t xml:space="preserve">Definition 13 (Commutative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commutative</w:t>
      </w:r>
      <w:r>
        <w:t xml:space="preserve"> </w:t>
      </w:r>
      <w:r>
        <w:t xml:space="preserve">[10]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⋆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the order of the two inputs does not matter.</w:t>
      </w:r>
      <w:r>
        <w:t xml:space="preserve"> </w:t>
      </w:r>
      <w:r>
        <w:t xml:space="preserve">Some sources call a commutative operation</w:t>
      </w:r>
      <w:r>
        <w:t xml:space="preserve"> </w:t>
      </w:r>
      <w:r>
        <w:rPr>
          <w:b/>
          <w:bCs/>
        </w:rPr>
        <w:t xml:space="preserve">symmetric</w:t>
      </w:r>
      <w:r>
        <w:t xml:space="preserve">,</w:t>
      </w:r>
      <w:r>
        <w:t xml:space="preserve"> </w:t>
      </w:r>
      <w:r>
        <w:t xml:space="preserve">as in the theorem titles</w:t>
      </w:r>
      <w:r>
        <w:t xml:space="preserve"> </w:t>
      </w:r>
      <w:r>
        <w:t xml:space="preserve">“Sums are symmetric”</w:t>
      </w:r>
      <w:r>
        <w:t xml:space="preserve"> </w:t>
      </w:r>
      <w:r>
        <w:t xml:space="preserve">and</w:t>
      </w:r>
      <w:r>
        <w:t xml:space="preserve"> </w:t>
      </w:r>
      <w:r>
        <w:t xml:space="preserve">“Products are symmetric”</w:t>
      </w:r>
      <w:r>
        <w:t xml:space="preserve">.</w:t>
      </w:r>
      <w:r>
        <w:t xml:space="preserve"> </w:t>
      </w:r>
    </w:p>
    <w:bookmarkEnd w:id="55"/>
    <w:bookmarkStart w:id="56" w:name="exm-commutative"/>
    <w:p>
      <w:pPr>
        <w:pStyle w:val="BodyText"/>
      </w:pPr>
      <w:r>
        <w:rPr>
          <w:b/>
          <w:bCs/>
        </w:rPr>
        <w:t xml:space="preserve">Example 12 (A commutative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w:r>
        <w:t xml:space="preserve">Addition is commutative: 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9"/>
        </w:numPr>
      </w:pPr>
      <w:r>
        <w:t xml:space="preserve">Subtraction is not commutative: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2</m:t>
        </m:r>
      </m:oMath>
      <w:r>
        <w:t xml:space="preserve">, but</w:t>
      </w:r>
      <w:r>
        <w:t xml:space="preserve"> </w:t>
      </w:r>
      <m:oMath>
        <m:r>
          <m:t>3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56"/>
    <w:bookmarkStart w:id="57" w:name="def-associative"/>
    <w:p>
      <w:pPr>
        <w:pStyle w:val="FirstParagraph"/>
      </w:pPr>
      <w:r>
        <w:rPr>
          <w:b/>
          <w:bCs/>
        </w:rPr>
        <w:t xml:space="preserve">Definition 14 (Associative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associative</w:t>
      </w:r>
      <w:r>
        <w:t xml:space="preserve"> </w:t>
      </w:r>
      <w:r>
        <w:t xml:space="preserve">[11]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⋆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which pair is combined first does not matter.</w:t>
      </w:r>
    </w:p>
    <w:bookmarkEnd w:id="57"/>
    <w:bookmarkStart w:id="58" w:name="exm-associative"/>
    <w:p>
      <w:pPr>
        <w:pStyle w:val="BodyText"/>
      </w:pPr>
      <w:r>
        <w:rPr>
          <w:b/>
          <w:bCs/>
        </w:rPr>
        <w:t xml:space="preserve">Example 13 (An associative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10"/>
        </w:numPr>
      </w:pPr>
      <w:r>
        <w:t xml:space="preserve">Multiplication is associative: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×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0"/>
        </w:numPr>
      </w:pPr>
      <w:r>
        <w:t xml:space="preserve">Subtraction is not associative: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8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8"/>
    <w:bookmarkStart w:id="59" w:name="thm-add-ident"/>
    <w:p>
      <w:pPr>
        <w:pStyle w:val="FirstParagraph"/>
      </w:pPr>
      <w:r>
        <w:rPr>
          <w:b/>
          <w:bCs/>
        </w:rPr>
        <w:t xml:space="preserve">Theorem 4 (Adding zero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0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59"/>
    <w:bookmarkStart w:id="60" w:name="thm-sum-symmetric"/>
    <w:p>
      <w:pPr>
        <w:pStyle w:val="FirstParagraph"/>
      </w:pPr>
      <w:r>
        <w:rPr>
          <w:b/>
          <w:bCs/>
        </w:rPr>
        <w:t xml:space="preserve">Theorem 5 (Sums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</m:oMath>
      </m:oMathPara>
    </w:p>
    <w:bookmarkEnd w:id="60"/>
    <w:bookmarkStart w:id="61" w:name="thm-sum-assoc"/>
    <w:p>
      <w:pPr>
        <w:pStyle w:val="FirstParagraph"/>
      </w:pPr>
      <w:r>
        <w:rPr>
          <w:b/>
          <w:bCs/>
        </w:rPr>
        <w:t xml:space="preserve">Theorem 6 (Sums are associative)</w:t>
      </w:r>
      <w:r>
        <w:t xml:space="preserve"> </w:t>
      </w:r>
      <w:r>
        <w:t xml:space="preserve">When adding three numbers,</w:t>
      </w:r>
      <w:r>
        <w:t xml:space="preserve"> </w:t>
      </w:r>
      <w:r>
        <w:t xml:space="preserve">it does not matter which pair you add first: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61"/>
    <w:bookmarkStart w:id="62" w:name="exm-sum-assoc"/>
    <w:p>
      <w:pPr>
        <w:pStyle w:val="FirstParagraph"/>
      </w:pPr>
      <w:r>
        <w:rPr>
          <w:b/>
          <w:bCs/>
        </w:rPr>
        <w:t xml:space="preserve">Example 14 (Grouping a sum two ways)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2"/>
    <w:bookmarkEnd w:id="63"/>
    <w:bookmarkStart w:id="67" w:name="products"/>
    <w:p>
      <w:pPr>
        <w:pStyle w:val="Heading2"/>
      </w:pPr>
      <w:r>
        <w:t xml:space="preserve">4 Products</w:t>
      </w:r>
    </w:p>
    <w:bookmarkStart w:id="64" w:name="thm-mult-one"/>
    <w:p>
      <w:pPr>
        <w:pStyle w:val="FirstParagraph"/>
      </w:pPr>
      <w:r>
        <w:rPr>
          <w:b/>
          <w:bCs/>
        </w:rPr>
        <w:t xml:space="preserve">Theorem 7 (Multiplying by 1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1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64"/>
    <w:bookmarkStart w:id="65" w:name="thm-prod-symmetric"/>
    <w:p>
      <w:pPr>
        <w:pStyle w:val="FirstParagraph"/>
      </w:pPr>
      <w:r>
        <w:rPr>
          <w:b/>
          <w:bCs/>
        </w:rPr>
        <w:t xml:space="preserve">Theorem 8 (Products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×</m:t>
          </m:r>
          <m:r>
            <m:t>a</m:t>
          </m:r>
        </m:oMath>
      </m:oMathPara>
    </w:p>
    <w:bookmarkEnd w:id="65"/>
    <w:bookmarkStart w:id="66" w:name="thm-prod-assoc"/>
    <w:p>
      <w:pPr>
        <w:pStyle w:val="FirstParagraph"/>
      </w:pPr>
      <w:r>
        <w:rPr>
          <w:b/>
          <w:bCs/>
        </w:rPr>
        <w:t xml:space="preserve">Theorem 9 (Products are associative)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66"/>
    <w:bookmarkEnd w:id="67"/>
    <w:bookmarkStart w:id="69" w:name="division"/>
    <w:p>
      <w:pPr>
        <w:pStyle w:val="Heading2"/>
      </w:pPr>
      <w:r>
        <w:t xml:space="preserve">5 Division</w:t>
      </w:r>
    </w:p>
    <w:bookmarkStart w:id="68" w:name="thm-prod-div"/>
    <w:p>
      <w:pPr>
        <w:pStyle w:val="FirstParagraph"/>
      </w:pPr>
      <w:r>
        <w:rPr>
          <w:b/>
          <w:bCs/>
        </w:rPr>
        <w:t xml:space="preserve">Theorem 10 (Division can be written as a product)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b</m:t>
              </m:r>
            </m:den>
          </m:f>
        </m:oMath>
      </m:oMathPara>
    </w:p>
    <w:bookmarkEnd w:id="68"/>
    <w:bookmarkEnd w:id="69"/>
    <w:bookmarkStart w:id="84" w:name="sums-and-products-together"/>
    <w:p>
      <w:pPr>
        <w:pStyle w:val="Heading2"/>
      </w:pPr>
      <w:r>
        <w:t xml:space="preserve">6 Sums and products together</w:t>
      </w:r>
    </w:p>
    <w:bookmarkStart w:id="70" w:name="def-distributes-over"/>
    <w:p>
      <w:pPr>
        <w:pStyle w:val="FirstParagraph"/>
      </w:pPr>
      <w:r>
        <w:rPr>
          <w:b/>
          <w:bCs/>
        </w:rPr>
        <w:t xml:space="preserve">Definition 15 (Distributes over)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rPr>
          <w:b/>
          <w:bCs/>
        </w:rPr>
        <w:t xml:space="preserve">distributes over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⋄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⋆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⋄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⋄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c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70"/>
    <w:bookmarkStart w:id="71" w:name="exm-addition-not-distributive"/>
    <w:p>
      <w:pPr>
        <w:pStyle w:val="BodyText"/>
      </w:pPr>
      <w:r>
        <w:rPr>
          <w:b/>
          <w:bCs/>
        </w:rPr>
        <w:t xml:space="preserve">Example 15 (Addition does not distribute over multiplication)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×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hyperlink w:anchor="def-distributes-over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fails with</w:t>
      </w:r>
      <w:r>
        <w:t xml:space="preserve"> </w:t>
      </w:r>
      <m:oMath>
        <m:r>
          <m:rPr>
            <m:sty m:val="p"/>
          </m:rPr>
          <m:t>⋆</m:t>
        </m:r>
        <m:r>
          <m:rPr>
            <m:sty m:val="p"/>
          </m:rPr>
          <m:t>=</m:t>
        </m:r>
        <m:r>
          <m:rPr>
            <m:sty m:val="p"/>
          </m:rPr>
          <m:t>+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⋄</m:t>
        </m:r>
        <m:r>
          <m:rPr>
            <m:sty m:val="p"/>
          </m:rPr>
          <m:t>=</m:t>
        </m:r>
        <m:r>
          <m:rPr>
            <m:sty m:val="p"/>
          </m:rPr>
          <m:t>×</m:t>
        </m:r>
      </m:oMath>
      <w:r>
        <w:t xml:space="preserve">.</w:t>
      </w:r>
    </w:p>
    <w:bookmarkEnd w:id="71"/>
    <w:bookmarkStart w:id="72" w:name="thm-mult-distr"/>
    <w:p>
      <w:pPr>
        <w:pStyle w:val="BodyText"/>
      </w:pPr>
      <w:r>
        <w:rPr>
          <w:b/>
          <w:bCs/>
        </w:rPr>
        <w:t xml:space="preserve">Theorem 11 (Multiplication is distributive)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  <m:r>
            <m:t>c</m:t>
          </m:r>
        </m:oMath>
      </m:oMathPara>
    </w:p>
    <w:bookmarkEnd w:id="72"/>
    <w:bookmarkStart w:id="73" w:name="def-distributive"/>
    <w:p>
      <w:pPr>
        <w:pStyle w:val="FirstParagraph"/>
      </w:pPr>
      <w:r>
        <w:rPr>
          <w:b/>
          <w:bCs/>
        </w:rPr>
        <w:t xml:space="preserve">Definition 16 (Distributive law)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distributive law</w:t>
      </w:r>
      <w:r>
        <w:t xml:space="preserve"> </w:t>
      </w:r>
      <w:r>
        <w:t xml:space="preserve">[12]</w:t>
      </w:r>
      <w:r>
        <w:t xml:space="preserve"> </w:t>
      </w:r>
      <w:r>
        <w:t xml:space="preserve">is the statement that multiplication distributes over addition</w:t>
      </w:r>
      <w:r>
        <w:t xml:space="preserve"> </w:t>
      </w:r>
      <w:r>
        <w:t xml:space="preserve">(</w:t>
      </w:r>
      <w:hyperlink w:anchor="def-distributes-over">
        <w:r>
          <w:rPr>
            <w:rStyle w:val="Hyperlink"/>
          </w:rPr>
          <w:t xml:space="preserve">Definition 15</w:t>
        </w:r>
      </w:hyperlink>
      <w:r>
        <w:t xml:space="preserve">):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mult-distr">
        <w:r>
          <w:rPr>
            <w:rStyle w:val="Hyperlink"/>
          </w:rPr>
          <w:t xml:space="preserve">Theorem 11</w:t>
        </w:r>
      </w:hyperlink>
      <w:r>
        <w:t xml:space="preserve">).</w:t>
      </w:r>
      <w:r>
        <w:t xml:space="preserve"> </w:t>
      </w:r>
      <w:r>
        <w:t xml:space="preserve">We then say multiplication is</w:t>
      </w:r>
      <w:r>
        <w:t xml:space="preserve"> </w:t>
      </w:r>
      <w:r>
        <w:rPr>
          <w:b/>
          <w:bCs/>
        </w:rPr>
        <w:t xml:space="preserve">distributive</w:t>
      </w:r>
      <w:r>
        <w:t xml:space="preserve">.</w:t>
      </w:r>
    </w:p>
    <w:bookmarkEnd w:id="73"/>
    <w:bookmarkStart w:id="74" w:name="exm-distributive"/>
    <w:p>
      <w:pPr>
        <w:pStyle w:val="BodyText"/>
      </w:pPr>
      <w:r>
        <w:rPr>
          <w:b/>
          <w:bCs/>
        </w:rPr>
        <w:t xml:space="preserve">Example 16 (Multiplication distributes over addition)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+</m:t>
              </m:r>
              <m:r>
                <m:t>15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4"/>
    <w:bookmarkStart w:id="75" w:name="def-like-terms"/>
    <w:p>
      <w:pPr>
        <w:pStyle w:val="FirstParagraph"/>
      </w:pPr>
      <w:r>
        <w:rPr>
          <w:b/>
          <w:bCs/>
        </w:rPr>
        <w:t xml:space="preserve">Definition 17 (Like terms)</w:t>
      </w:r>
      <w:r>
        <w:t xml:space="preserve"> </w:t>
      </w:r>
      <w:r>
        <w:t xml:space="preserve">Two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 a sum are</w:t>
      </w:r>
      <w:r>
        <w:t xml:space="preserve"> </w:t>
      </w:r>
      <w:r>
        <w:rPr>
          <w:b/>
          <w:bCs/>
        </w:rPr>
        <w:t xml:space="preserve">like terms</w:t>
      </w:r>
      <w:r>
        <w:t xml:space="preserve"> </w:t>
      </w:r>
      <w:r>
        <w:t xml:space="preserve">[13]</w:t>
      </w:r>
      <w:r>
        <w:t xml:space="preserve"> </w:t>
      </w:r>
      <w:r>
        <w:t xml:space="preserve">if they are the same product of variables, each to the same power,</w:t>
      </w:r>
      <w:r>
        <w:t xml:space="preserve"> </w:t>
      </w:r>
      <w:r>
        <w:t xml:space="preserve">possibly multiplied by different constants: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constants and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that product.</w:t>
      </w:r>
    </w:p>
    <w:bookmarkEnd w:id="75"/>
    <w:bookmarkStart w:id="76" w:name="def-collect-like-terms"/>
    <w:p>
      <w:pPr>
        <w:pStyle w:val="BodyText"/>
      </w:pPr>
      <w:r>
        <w:rPr>
          <w:b/>
          <w:bCs/>
        </w:rPr>
        <w:t xml:space="preserve">Definition 18 (Collecting like terms)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collect</w:t>
      </w:r>
      <w:r>
        <w:t xml:space="preserve"> </w:t>
      </w:r>
      <w:r>
        <w:t xml:space="preserve">like terms (</w:t>
      </w:r>
      <w:hyperlink w:anchor="def-like-terms">
        <w:r>
          <w:rPr>
            <w:rStyle w:val="Hyperlink"/>
          </w:rPr>
          <w:t xml:space="preserve">Definition 17</w:t>
        </w:r>
      </w:hyperlink>
      <w:r>
        <w:t xml:space="preserve">) is to replace their sum by one term,</w:t>
      </w:r>
      <w:r>
        <w:t xml:space="preserve"> </w:t>
      </w:r>
      <w:r>
        <w:t xml:space="preserve">using the distributive law (</w:t>
      </w:r>
      <w:hyperlink w:anchor="thm-mult-distr">
        <w:r>
          <w:rPr>
            <w:rStyle w:val="Hyperlink"/>
          </w:rPr>
          <w:t xml:space="preserve">Theorem 11</w:t>
        </w:r>
      </w:hyperlink>
      <w:r>
        <w:t xml:space="preserve">):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t>m</m:t>
        </m:r>
      </m:oMath>
      <w:r>
        <w:t xml:space="preserve">.</w:t>
      </w:r>
    </w:p>
    <w:bookmarkEnd w:id="76"/>
    <w:bookmarkStart w:id="77" w:name="exm-like-terms"/>
    <w:p>
      <w:pPr>
        <w:pStyle w:val="BodyText"/>
      </w:pPr>
      <w:r>
        <w:rPr>
          <w:b/>
          <w:bCs/>
        </w:rPr>
        <w:t xml:space="preserve">Example 17 (Like and unlike terms)</w:t>
      </w:r>
      <w:r>
        <w:t xml:space="preserve"> </w:t>
      </w:r>
      <w:r>
        <w:t xml:space="preserve"> </w:t>
      </w:r>
    </w:p>
    <w:p>
      <w:pPr>
        <w:numPr>
          <w:ilvl w:val="0"/>
          <w:numId w:val="1011"/>
        </w:numPr>
      </w:pPr>
      <m:oMath>
        <m:r>
          <m:t>3</m:t>
        </m:r>
        <m:r>
          <m:t>a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a</m:t>
        </m:r>
        <m:r>
          <m:t>b</m:t>
        </m:r>
      </m:oMath>
      <w:r>
        <w:t xml:space="preserve"> </w:t>
      </w:r>
      <w:r>
        <w:t xml:space="preserve">are like terms;</w:t>
      </w:r>
      <w:r>
        <w:t xml:space="preserve"> </w:t>
      </w:r>
      <w:r>
        <w:t xml:space="preserve">collecting them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a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m:oMath>
        <m:r>
          <m:t>2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not like terms: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appears to different powers.</w:t>
      </w:r>
    </w:p>
    <w:bookmarkEnd w:id="77"/>
    <w:bookmarkStart w:id="78" w:name="exr-square-of-a-sum"/>
    <w:p>
      <w:pPr>
        <w:pStyle w:val="FirstParagraph"/>
      </w:pPr>
      <w:r>
        <w:rPr>
          <w:b/>
          <w:bCs/>
        </w:rPr>
        <w:t xml:space="preserve">Exercise 2 (Expand a squared sum)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4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equal to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</m:oMath>
      <w:r>
        <w:t xml:space="preserve">?</w:t>
      </w:r>
      <w:r>
        <w:t xml:space="preserve"> </w:t>
      </w:r>
      <w:r>
        <w:t xml:space="preserve">Then expand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using only the distributive law and the rules above.</w:t>
      </w:r>
    </w:p>
    <w:bookmarkEnd w:id="78"/>
    <w:bookmarkStart w:id="79" w:name="sol-square-of-a-sum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No: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7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difference,</w:t>
      </w:r>
      <w:r>
        <w:t xml:space="preserve"> </w:t>
      </w:r>
      <m:oMath>
        <m:r>
          <m:t>49</m:t>
        </m:r>
        <m:r>
          <m:rPr>
            <m:sty m:val="p"/>
          </m:rPr>
          <m:t>−</m:t>
        </m:r>
        <m:r>
          <m:t>25</m:t>
        </m:r>
        <m:r>
          <m:rPr>
            <m:sty m:val="p"/>
          </m:rPr>
          <m:t>=</m:t>
        </m:r>
        <m:r>
          <m:t>24</m:t>
        </m:r>
      </m:oMath>
      <w:r>
        <w:t xml:space="preserve">, is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⋅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To see where that extra term comes from,</w:t>
      </w:r>
      <w:r>
        <w:t xml:space="preserve"> </w:t>
      </w:r>
      <w:r>
        <w:t xml:space="preserve">write the square as a product</w:t>
      </w:r>
      <w:r>
        <w:t xml:space="preserve"> </w:t>
      </w:r>
      <w:r>
        <w:t xml:space="preserve">and apply the distributive law (</w:t>
      </w:r>
      <w:hyperlink w:anchor="thm-mult-distr">
        <w:r>
          <w:rPr>
            <w:rStyle w:val="Hyperlink"/>
          </w:rPr>
          <w:t xml:space="preserve">Theorem 11</w:t>
        </w:r>
      </w:hyperlink>
      <w:r>
        <w:t xml:space="preserve">) twice: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like terms, </m:t>
              </m:r>
              <m:r>
                <m:rPr>
                  <m:nor/>
                  <m:sty m:val="p"/>
                </m:rPr>
                <m:t>Definition 18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</w:t>
      </w:r>
      <w:r>
        <w:t xml:space="preserve"> </w:t>
      </w:r>
      <w:r>
        <w:t xml:space="preserve">“commutative and associative laws”</w:t>
      </w:r>
      <w:r>
        <w:t xml:space="preserve"> </w:t>
      </w:r>
      <w:r>
        <w:t xml:space="preserve">uses</w:t>
      </w:r>
      <w:r>
        <w:t xml:space="preserve"> </w:t>
      </w:r>
      <w:hyperlink w:anchor="thm-prod-symmetric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to write</w:t>
      </w:r>
      <w:r>
        <w:t xml:space="preserve"> </w:t>
      </w:r>
      <m:oMath>
        <m:r>
          <m:t>b</m:t>
        </m:r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a</m:t>
        </m:r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to drop the parentheses.</w:t>
      </w:r>
    </w:p>
    <w:bookmarkEnd w:id="79"/>
    <w:bookmarkStart w:id="80" w:name="thm-product-of-sums"/>
    <w:p>
      <w:pPr>
        <w:pStyle w:val="BodyText"/>
      </w:pPr>
      <w:r>
        <w:rPr>
          <w:b/>
          <w:bCs/>
        </w:rPr>
        <w:t xml:space="preserve">Theorem 12 (Product of two sums (FOIL))</w:t>
      </w:r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a</m:t>
          </m:r>
          <m:r>
            <m:t>c</m:t>
          </m:r>
          <m:r>
            <m:rPr>
              <m:sty m:val="p"/>
            </m:rPr>
            <m:t>+</m:t>
          </m:r>
          <m:r>
            <m:t>a</m:t>
          </m:r>
          <m:r>
            <m:t>d</m:t>
          </m:r>
          <m:r>
            <m:rPr>
              <m:sty m:val="p"/>
            </m:rPr>
            <m:t>+</m:t>
          </m:r>
          <m:r>
            <m:t>b</m:t>
          </m:r>
          <m:r>
            <m:t>c</m:t>
          </m:r>
          <m:r>
            <m:rPr>
              <m:sty m:val="p"/>
            </m:rPr>
            <m:t>+</m:t>
          </m:r>
          <m:r>
            <m:t>b</m:t>
          </m:r>
          <m:r>
            <m:t>d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four products pair the</w:t>
      </w:r>
      <w:r>
        <w:t xml:space="preserve"> </w:t>
      </w:r>
      <w:r>
        <w:rPr>
          <w:b/>
          <w:bCs/>
        </w:rPr>
        <w:t xml:space="preserve">F</w:t>
      </w:r>
      <w:r>
        <w:t xml:space="preserve">irst terms (</w:t>
      </w:r>
      <m:oMath>
        <m:r>
          <m:t>a</m:t>
        </m:r>
        <m:r>
          <m:t>c</m:t>
        </m:r>
      </m:oMath>
      <w:r>
        <w:t xml:space="preserve">), the</w:t>
      </w:r>
      <w:r>
        <w:t xml:space="preserve"> </w:t>
      </w:r>
      <w:r>
        <w:rPr>
          <w:b/>
          <w:bCs/>
        </w:rPr>
        <w:t xml:space="preserve">O</w:t>
      </w:r>
      <w:r>
        <w:t xml:space="preserve">uter terms (</w:t>
      </w:r>
      <m:oMath>
        <m:r>
          <m:t>a</m:t>
        </m:r>
        <m:r>
          <m:t>d</m:t>
        </m:r>
      </m:oMath>
      <w:r>
        <w:t xml:space="preserve">), the</w:t>
      </w:r>
      <w:r>
        <w:t xml:space="preserve"> </w:t>
      </w:r>
      <w:r>
        <w:rPr>
          <w:b/>
          <w:bCs/>
        </w:rPr>
        <w:t xml:space="preserve">I</w:t>
      </w:r>
      <w:r>
        <w:t xml:space="preserve">nner terms (</w:t>
      </w:r>
      <m:oMath>
        <m:r>
          <m:t>b</m:t>
        </m:r>
        <m:r>
          <m:t>c</m:t>
        </m:r>
      </m:oMath>
      <w:r>
        <w:t xml:space="preserve">) and the</w:t>
      </w:r>
      <w:r>
        <w:t xml:space="preserve"> </w:t>
      </w:r>
      <w:r>
        <w:rPr>
          <w:b/>
          <w:bCs/>
        </w:rPr>
        <w:t xml:space="preserve">L</w:t>
      </w:r>
      <w:r>
        <w:t xml:space="preserve">ast terms (</w:t>
      </w:r>
      <m:oMath>
        <m:r>
          <m:t>b</m:t>
        </m:r>
        <m:r>
          <m:t>d</m:t>
        </m:r>
      </m:oMath>
      <w:r>
        <w:t xml:space="preserve">),</w:t>
      </w:r>
      <w:r>
        <w:t xml:space="preserve"> </w:t>
      </w:r>
      <w:r>
        <w:t xml:space="preserve">which gives this rule its name,</w:t>
      </w:r>
      <w:r>
        <w:t xml:space="preserve"> </w:t>
      </w:r>
      <w:r>
        <w:rPr>
          <w:b/>
          <w:bCs/>
        </w:rPr>
        <w:t xml:space="preserve">FOIL</w:t>
      </w:r>
      <w:r>
        <w:t xml:space="preserve">.</w:t>
      </w:r>
    </w:p>
    <w:bookmarkEnd w:id="8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</m:t>
              </m:r>
              <m:r>
                <m:rPr>
                  <m:nor/>
                  <m:sty m:val="p"/>
                </m:rPr>
                <m:t>Theorem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</m:eqArr>
        </m:oMath>
      </m:oMathPara>
    </w:p>
    <w:bookmarkStart w:id="81" w:name="exm-product-of-sums"/>
    <w:p>
      <w:pPr>
        <w:pStyle w:val="FirstParagraph"/>
      </w:pPr>
      <w:r>
        <w:rPr>
          <w:b/>
          <w:bCs/>
        </w:rPr>
        <w:t xml:space="preserve">Example 18 (Checking FOIL)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Setting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a</m:t>
        </m:r>
        <m:r>
          <m:t>b</m:t>
        </m:r>
        <m:r>
          <m:rPr>
            <m:sty m:val="p"/>
          </m:rPr>
          <m:t>+</m:t>
        </m:r>
        <m:r>
          <m:t>b</m:t>
        </m:r>
        <m:r>
          <m:t>a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is the</w:t>
      </w:r>
      <w:r>
        <w:t xml:space="preserve"> </w:t>
      </w:r>
      <w:hyperlink w:anchor="thm-square-of-a-sum">
        <w:r>
          <w:rPr>
            <w:rStyle w:val="Hyperlink"/>
          </w:rPr>
          <w:t xml:space="preserve">square of a sum</w:t>
        </w:r>
      </w:hyperlink>
      <w:r>
        <w:t xml:space="preserve"> </w:t>
      </w:r>
      <w:r>
        <w:t xml:space="preserve">once</w:t>
      </w:r>
      <w:r>
        <w:t xml:space="preserve"> </w:t>
      </w:r>
      <m:oMath>
        <m:r>
          <m:t>a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t>a</m:t>
        </m:r>
      </m:oMath>
      <w:r>
        <w:t xml:space="preserve"> </w:t>
      </w:r>
      <w:r>
        <w:t xml:space="preserve">are combined.</w:t>
      </w:r>
    </w:p>
    <w:bookmarkEnd w:id="81"/>
    <w:bookmarkStart w:id="82" w:name="thm-square-of-a-sum"/>
    <w:p>
      <w:pPr>
        <w:pStyle w:val="BodyText"/>
      </w:pPr>
      <w:r>
        <w:rPr>
          <w:b/>
          <w:bCs/>
        </w:rPr>
        <w:t xml:space="preserve">Theorem 13 (Square of a sum)</w:t>
      </w:r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</m:oMath>
      </m:oMathPara>
    </w:p>
    <w:bookmarkEnd w:id="8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quare-of-a-sum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83" w:name="rem-square-of-a-difference"/>
    <w:p>
      <w:pPr>
        <w:pStyle w:val="BodyText"/>
      </w:pPr>
      <w:r>
        <w:rPr>
          <w:i/>
          <w:iCs/>
        </w:rPr>
        <w:t xml:space="preserve">Remark 5</w:t>
      </w:r>
      <w:r>
        <w:t xml:space="preserve"> (Square of a difference). </w:t>
      </w:r>
      <w:r>
        <w:t xml:space="preserve">Replacing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thm-square-of-a-sum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t>a</m:t>
        </m:r>
        <m:r>
          <m:t>b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For example, the square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difference between an observed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of it</w:t>
      </w:r>
      <w:r>
        <w:t xml:space="preserve"> </w:t>
      </w:r>
      <w:r>
        <w:t xml:space="preserve">expands this way.</w:t>
      </w:r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−</m:t>
              </m:r>
              <m:r>
                <m:t>30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3"/>
    <w:bookmarkEnd w:id="84"/>
    <w:bookmarkStart w:id="103" w:name="sec-summation"/>
    <w:p>
      <w:pPr>
        <w:pStyle w:val="Heading2"/>
      </w:pPr>
      <w:r>
        <w:t xml:space="preserve">7 Summation notation</w:t>
      </w:r>
    </w:p>
    <w:bookmarkStart w:id="85" w:name="exr-expand-a-sum"/>
    <w:p>
      <w:pPr>
        <w:pStyle w:val="FirstParagraph"/>
      </w:pPr>
      <w:r>
        <w:rPr>
          <w:b/>
          <w:bCs/>
        </w:rPr>
        <w:t xml:space="preserve">Exercise 3 (Expand a sum)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4</m:t>
            </m:r>
          </m:sup>
          <m:e>
            <m:sSup>
              <m:e>
                <m:r>
                  <m:t>i</m:t>
                </m:r>
              </m:e>
              <m:sup>
                <m:r>
                  <m:t>2</m:t>
                </m:r>
              </m:sup>
            </m:sSup>
          </m:e>
        </m:nary>
      </m:oMath>
      <w:r>
        <w:t xml:space="preserve"> </w:t>
      </w:r>
      <w:r>
        <w:t xml:space="preserve">is shorthand for a sum of four terms.</w:t>
      </w:r>
    </w:p>
    <w:p>
      <w:pPr>
        <w:pStyle w:val="Compact"/>
        <w:numPr>
          <w:ilvl w:val="0"/>
          <w:numId w:val="1012"/>
        </w:numPr>
      </w:pPr>
      <w:r>
        <w:t xml:space="preserve">Guess which four terms, and add them up.</w:t>
      </w:r>
    </w:p>
    <w:p>
      <w:pPr>
        <w:pStyle w:val="Compact"/>
        <w:numPr>
          <w:ilvl w:val="0"/>
          <w:numId w:val="1012"/>
        </w:numPr>
      </w:pPr>
      <w:r>
        <w:t xml:space="preserve">Write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symbol.</w:t>
      </w:r>
    </w:p>
    <w:bookmarkEnd w:id="85"/>
    <w:bookmarkStart w:id="86" w:name="sol-expand-a-sum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numPr>
          <w:ilvl w:val="0"/>
          <w:numId w:val="1013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4</m:t>
                  </m:r>
                </m:sup>
                <m:e>
                  <m:sSup>
                    <m:e>
                      <m:r>
                        <m:t>i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13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in turn inside the parentheses,</w:t>
      </w:r>
      <w:r>
        <w:t xml:space="preserve"> </w:t>
      </w:r>
      <w:r>
        <w:t xml:space="preserve">add the three squares,</w:t>
      </w:r>
      <w:r>
        <w:t xml:space="preserve"> </w:t>
      </w:r>
      <w:r>
        <w:t xml:space="preserve">and multiply the total by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3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2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3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86"/>
    <w:bookmarkStart w:id="87" w:name="def-summation"/>
    <w:p>
      <w:pPr>
        <w:pStyle w:val="FirstParagraph"/>
      </w:pPr>
      <w:r>
        <w:rPr>
          <w:b/>
          <w:bCs/>
        </w:rPr>
        <w:t xml:space="preserve">Definition 19 (Summation notation)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integers with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through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a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</m:oMath>
      </m:oMathPara>
    </w:p>
    <w:p>
      <w:pPr>
        <w:pStyle w:val="FirstParagraph"/>
      </w:pPr>
      <w:r>
        <w:t xml:space="preserve">The numbers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are its lower and upper limits:</w:t>
      </w:r>
      <w:r>
        <w:t xml:space="preserve"> </w:t>
      </w:r>
      <w:r>
        <w:t xml:space="preserve"> </w:t>
      </w:r>
      <w:r>
        <w:t xml:space="preserve">the first and last values of the index.</w:t>
      </w:r>
      <w:r>
        <w:t xml:space="preserve"> </w:t>
      </w:r>
    </w:p>
    <w:bookmarkEnd w:id="87"/>
    <w:bookmarkStart w:id="88" w:name="def-summation-index"/>
    <w:p>
      <w:pPr>
        <w:pStyle w:val="BodyText"/>
      </w:pPr>
      <w:r>
        <w:rPr>
          <w:b/>
          <w:bCs/>
        </w:rPr>
        <w:t xml:space="preserve">Definition 20 (Index of a sum)</w:t>
      </w:r>
      <w:r>
        <w:t xml:space="preserve"> </w:t>
      </w:r>
      <w:r>
        <w:t xml:space="preserve">The variable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(</w:t>
      </w:r>
      <w:hyperlink w:anchor="def-summation">
        <w:r>
          <w:rPr>
            <w:rStyle w:val="Hyperlink"/>
          </w:rPr>
          <w:t xml:space="preserve">Definition 19</w:t>
        </w:r>
      </w:hyperlink>
      <w:r>
        <w:t xml:space="preserve">) is the</w:t>
      </w:r>
      <w:r>
        <w:t xml:space="preserve"> </w:t>
      </w:r>
      <w:r>
        <w:rPr>
          <w:b/>
          <w:bCs/>
        </w:rPr>
        <w:t xml:space="preserve">index</w:t>
      </w:r>
      <w:r>
        <w:t xml:space="preserve"> </w:t>
      </w:r>
      <w:r>
        <w:t xml:space="preserve">of the sum.</w:t>
      </w:r>
    </w:p>
    <w:bookmarkEnd w:id="88"/>
    <w:bookmarkStart w:id="89" w:name="rem-summation-index"/>
    <w:p>
      <w:pPr>
        <w:pStyle w:val="BodyText"/>
      </w:pPr>
      <w:r>
        <w:rPr>
          <w:i/>
          <w:iCs/>
        </w:rPr>
        <w:t xml:space="preserve">Remark 6</w:t>
      </w:r>
      <w:r>
        <w:t xml:space="preserve"> (The index is a placeholder). </w:t>
      </w:r>
      <w:r>
        <w:t xml:space="preserve">The name of the index does not change the sum: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are the same number.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j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9"/>
    <w:bookmarkStart w:id="90" w:name="def-empty-sum"/>
    <w:p>
      <w:pPr>
        <w:pStyle w:val="FirstParagraph"/>
      </w:pPr>
      <w:r>
        <w:rPr>
          <w:b/>
          <w:bCs/>
        </w:rPr>
        <w:t xml:space="preserve">Definition 21 (Empty sum)</w:t>
      </w:r>
      <w:r>
        <w:t xml:space="preserve"> </w:t>
      </w:r>
      <w:r>
        <w:t xml:space="preserve">When the upper limit is less than the lower limit (</w:t>
      </w:r>
      <m:oMath>
        <m:r>
          <m:t>n</m:t>
        </m:r>
        <m:r>
          <m:rPr>
            <m:sty m:val="p"/>
          </m:rPr>
          <m:t>&lt;</m:t>
        </m:r>
        <m:r>
          <m:t>m</m:t>
        </m:r>
      </m:oMath>
      <w:r>
        <w:t xml:space="preserve">),</w:t>
      </w:r>
      <w:r>
        <w:t xml:space="preserve"> </w:t>
      </w:r>
      <w:r>
        <w:t xml:space="preserve">the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has no terms.</w:t>
      </w:r>
      <w:r>
        <w:t xml:space="preserve"> </w:t>
      </w:r>
      <w:r>
        <w:t xml:space="preserve">By convention, such an</w:t>
      </w:r>
      <w:r>
        <w:t xml:space="preserve"> </w:t>
      </w:r>
      <w:r>
        <w:rPr>
          <w:b/>
          <w:bCs/>
        </w:rPr>
        <w:t xml:space="preserve">empty sum</w:t>
      </w:r>
      <w:r>
        <w:t xml:space="preserve"> </w:t>
      </w:r>
      <w:r>
        <w:t xml:space="preserve">equals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0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90"/>
    <w:bookmarkStart w:id="91" w:name="exr-sum-rules"/>
    <w:p>
      <w:pPr>
        <w:pStyle w:val="BodyText"/>
      </w:pPr>
      <w:r>
        <w:rPr>
          <w:b/>
          <w:bCs/>
        </w:rPr>
        <w:t xml:space="preserve">Exercise 4 (Rearrange a sum)</w:t>
      </w:r>
      <w:r>
        <w:t xml:space="preserve"> </w:t>
      </w:r>
      <w:r>
        <w:t xml:space="preserve">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number, and 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Using</w:t>
      </w:r>
      <w:r>
        <w:t xml:space="preserve"> </w:t>
      </w:r>
      <w:hyperlink w:anchor="def-summation">
        <w:r>
          <w:rPr>
            <w:rStyle w:val="Hyperlink"/>
          </w:rPr>
          <w:t xml:space="preserve">Definition 19</w:t>
        </w:r>
      </w:hyperlink>
      <w:r>
        <w:t xml:space="preserve"> </w:t>
      </w:r>
      <w:r>
        <w:t xml:space="preserve">and the rules of algebra above, show that:</w:t>
      </w:r>
    </w:p>
    <w:p>
      <w:pPr>
        <w:pStyle w:val="Compact"/>
        <w:numPr>
          <w:ilvl w:val="0"/>
          <w:numId w:val="1014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c</m:t>
            </m:r>
          </m:e>
        </m:nary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;</w:t>
      </w:r>
    </w:p>
    <w:p>
      <w:pPr>
        <w:pStyle w:val="Compact"/>
        <w:numPr>
          <w:ilvl w:val="0"/>
          <w:numId w:val="1014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FirstParagraph"/>
      </w:pPr>
      <w:r>
        <w:t xml:space="preserve">Does either argument depend on there being exactly three terms?</w:t>
      </w:r>
    </w:p>
    <w:bookmarkEnd w:id="91"/>
    <w:bookmarkStart w:id="92" w:name="sol-sum-rules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Each step below applies</w:t>
      </w:r>
      <w:r>
        <w:t xml:space="preserve"> </w:t>
      </w:r>
      <w:hyperlink w:anchor="def-summation">
        <w:r>
          <w:rPr>
            <w:rStyle w:val="Hyperlink"/>
          </w:rPr>
          <w:t xml:space="preserve">Definition 19</w:t>
        </w:r>
      </w:hyperlink>
      <w:r>
        <w:t xml:space="preserve">,</w:t>
      </w:r>
      <w:r>
        <w:t xml:space="preserve"> </w:t>
      </w:r>
      <w:r>
        <w:t xml:space="preserve">the distributive law (</w:t>
      </w:r>
      <w:hyperlink w:anchor="thm-mult-distr">
        <w:r>
          <w:rPr>
            <w:rStyle w:val="Hyperlink"/>
          </w:rPr>
          <w:t xml:space="preserve">Theorem 11</w:t>
        </w:r>
      </w:hyperlink>
      <w:r>
        <w:t xml:space="preserve">),</w:t>
      </w:r>
      <w:r>
        <w:t xml:space="preserve"> </w:t>
      </w:r>
      <w:r>
        <w:t xml:space="preserve">or the commutative and associative laws of addition</w:t>
      </w:r>
      <w:r>
        <w:t xml:space="preserve"> </w:t>
      </w:r>
      <w:r>
        <w:t xml:space="preserve">(</w:t>
      </w:r>
      <w:hyperlink w:anchor="thm-sum-symmetric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6</w:t>
        </w:r>
      </w:hyperlink>
      <w:r>
        <w:t xml:space="preserve">).</w:t>
      </w:r>
    </w:p>
    <w:p>
      <w:pPr>
        <w:numPr>
          <w:ilvl w:val="0"/>
          <w:numId w:val="1015"/>
        </w:numPr>
      </w:pPr>
      <w:r>
        <w:t xml:space="preserve">Expand the sum, then factor out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numPr>
          <w:ilvl w:val="0"/>
          <w:numId w:val="1015"/>
        </w:numPr>
      </w:pPr>
      <w:r>
        <w:t xml:space="preserve">Expand the sum, then regroup the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pStyle w:val="FirstParagraph"/>
      </w:pPr>
      <w:r>
        <w:t xml:space="preserve">Neither argument uses the number of terms:</w:t>
      </w:r>
      <w:r>
        <w:t xml:space="preserve"> </w:t>
      </w:r>
      <w:r>
        <w:t xml:space="preserve">the same steps work for any lower and upper limits.</w:t>
      </w:r>
    </w:p>
    <w:bookmarkEnd w:id="92"/>
    <w:bookmarkStart w:id="93" w:name="thm-sum-constant-factor"/>
    <w:p>
      <w:pPr>
        <w:pStyle w:val="BodyText"/>
      </w:pPr>
      <w:r>
        <w:rPr>
          <w:b/>
          <w:bCs/>
        </w:rPr>
        <w:t xml:space="preserve">Theorem 14 (A constant factor comes out of a sum)</w:t>
      </w:r>
      <w:r>
        <w:t xml:space="preserve"> </w:t>
      </w:r>
      <w:r>
        <w:t xml:space="preserve">For any number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c</m:t>
              </m:r>
            </m:e>
          </m:nary>
          <m:r>
            <m:t> 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c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9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4</w:t>
        </w:r>
      </w:hyperlink>
      <w:r>
        <w:t xml:space="preserve">, part 1.</w:t>
      </w:r>
    </w:p>
    <w:bookmarkStart w:id="94" w:name="thm-sum-of-sums"/>
    <w:p>
      <w:pPr>
        <w:pStyle w:val="BodyText"/>
      </w:pPr>
      <w:r>
        <w:rPr>
          <w:b/>
          <w:bCs/>
        </w:rPr>
        <w:t xml:space="preserve">Theorem 15 (A sum of sums splits)</w:t>
      </w:r>
      <w:r>
        <w:t xml:space="preserve"> </w:t>
      </w:r>
      <w:r>
        <w:t xml:space="preserve">For any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9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4</w:t>
        </w:r>
      </w:hyperlink>
      <w:r>
        <w:t xml:space="preserve">, part 2.</w:t>
      </w:r>
    </w:p>
    <w:bookmarkStart w:id="95" w:name="exr-sum-over-set"/>
    <w:p>
      <w:pPr>
        <w:pStyle w:val="BodyText"/>
      </w:pPr>
      <w:r>
        <w:rPr>
          <w:b/>
          <w:bCs/>
        </w:rPr>
        <w:t xml:space="preserve">Exercise 5 (Sum over a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means: add up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symbol,</w:t>
      </w:r>
      <w:r>
        <w:t xml:space="preserve"> </w:t>
      </w:r>
      <w:r>
        <w:t xml:space="preserve">and compute its value.</w:t>
      </w:r>
    </w:p>
    <w:p>
      <w:pPr>
        <w:pStyle w:val="Compact"/>
        <w:numPr>
          <w:ilvl w:val="0"/>
          <w:numId w:val="1016"/>
        </w:numPr>
      </w:pPr>
      <w:r>
        <w:t xml:space="preserve">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a different order,</w:t>
      </w:r>
      <w:r>
        <w:t xml:space="preserve"> </w:t>
      </w:r>
      <w:r>
        <w:t xml:space="preserve">and add up the same terms in that order.</w:t>
      </w:r>
      <w:r>
        <w:t xml:space="preserve"> </w:t>
      </w:r>
      <w:r>
        <w:t xml:space="preserve">Is the total the same?</w:t>
      </w:r>
    </w:p>
    <w:bookmarkEnd w:id="95"/>
    <w:bookmarkStart w:id="96" w:name="sol-sum-over-set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</w:p>
    <w:p>
      <w:pPr>
        <w:numPr>
          <w:ilvl w:val="0"/>
          <w:numId w:val="1017"/>
        </w:numPr>
      </w:pPr>
      <w:r>
        <w:t xml:space="preserve">Replace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each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A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17"/>
        </w:numPr>
      </w:pPr>
      <w:r>
        <w:t xml:space="preserve">In the order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, the terms are</w:t>
      </w:r>
      <w:r>
        <w:t xml:space="preserve"> </w:t>
      </w:r>
      <m:oMath>
        <m:r>
          <m:t>25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.</w:t>
      </w:r>
      <w:r>
        <w:t xml:space="preserve"> </w:t>
      </w:r>
      <w:r>
        <w:t xml:space="preserve">Their total is</w:t>
      </w:r>
      <w:r>
        <w:t xml:space="preserve"> </w:t>
      </w:r>
      <m:oMath>
        <m:r>
          <m:t>25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30</m:t>
        </m:r>
      </m:oMath>
      <w:r>
        <w:t xml:space="preserve">.</w:t>
      </w:r>
      <w:r>
        <w:t xml:space="preserve"> </w:t>
      </w:r>
      <w:r>
        <w:t xml:space="preserve">The total is the same,</w:t>
      </w:r>
      <w:r>
        <w:t xml:space="preserve"> </w:t>
      </w:r>
      <w:r>
        <w:t xml:space="preserve">because addition does not depend on the order of the terms.</w:t>
      </w:r>
    </w:p>
    <w:bookmarkEnd w:id="96"/>
    <w:bookmarkStart w:id="99" w:name="def-sum-over-set"/>
    <w:p>
      <w:pPr>
        <w:pStyle w:val="FirstParagraph"/>
      </w:pPr>
      <w:r>
        <w:rPr>
          <w:b/>
          <w:bCs/>
        </w:rPr>
        <w:t xml:space="preserve">Definition 22 (Sum over a finite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r:id="rId97">
        <w:r>
          <w:rPr>
            <w:rStyle w:val="Hyperlink"/>
          </w:rPr>
          <w:t xml:space="preserve">finite</w:t>
        </w:r>
      </w:hyperlink>
      <w:r>
        <w:t xml:space="preserve"> </w:t>
      </w:r>
      <w:hyperlink r:id="rId98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different elements.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 gives a number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 of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over</w:t>
      </w:r>
      <w:r>
        <w:rPr>
          <w:b/>
          <w:bCs/>
        </w:rP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elements, the sum has no terms,</w:t>
      </w:r>
      <w:r>
        <w:t xml:space="preserve"> </w:t>
      </w:r>
      <w:r>
        <w:t xml:space="preserve">and by convention it equals</w:t>
      </w:r>
      <w:r>
        <w:t xml:space="preserve"> </w:t>
      </w:r>
      <m:oMath>
        <m:r>
          <m:t>0</m:t>
        </m:r>
      </m:oMath>
      <w:r>
        <w:t xml:space="preserve">.</w:t>
      </w:r>
    </w:p>
    <w:bookmarkEnd w:id="99"/>
    <w:bookmarkStart w:id="100" w:name="rem-sum-over-set-order"/>
    <w:p>
      <w:pPr>
        <w:pStyle w:val="BodyText"/>
      </w:pPr>
      <w:r>
        <w:rPr>
          <w:i/>
          <w:iCs/>
        </w:rPr>
        <w:t xml:space="preserve">Remark 7</w:t>
      </w:r>
      <w:r>
        <w:t xml:space="preserve"> (The order of the terms does not matter). </w:t>
      </w:r>
      <w:r>
        <w:t xml:space="preserve">The order in which we 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change the sum.</w:t>
      </w:r>
      <w:r>
        <w:t xml:space="preserve"> </w:t>
      </w:r>
      <w:r>
        <w:t xml:space="preserve">The reason is that addition is commutative and associative:</w:t>
      </w:r>
      <w:r>
        <w:t xml:space="preserve"> </w:t>
      </w:r>
      <w:r>
        <w:t xml:space="preserve">we can reorder and regroup the terms of a finite sum</w:t>
      </w:r>
      <w:r>
        <w:t xml:space="preserve"> </w:t>
      </w:r>
      <w:r>
        <w:t xml:space="preserve">without changing the total.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9</m:t>
        </m:r>
        <m:r>
          <m:rPr>
            <m:sty m:val="p"/>
          </m:rPr>
          <m:t>=</m:t>
        </m:r>
        <m:r>
          <m:t>14</m:t>
        </m:r>
      </m:oMath>
      <w:r>
        <w:t xml:space="preserve">,</w:t>
      </w:r>
      <w:r>
        <w:t xml:space="preserve"> </w:t>
      </w:r>
      <w:r>
        <w:t xml:space="preserve">and 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9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14</m:t>
        </m:r>
      </m:oMath>
      <w:r>
        <w:t xml:space="preserve">.</w:t>
      </w:r>
      <w:r>
        <w:t xml:space="preserve"> </w:t>
      </w:r>
      <w:hyperlink w:anchor="exr-sum-over-set">
        <w:r>
          <w:rPr>
            <w:rStyle w:val="Hyperlink"/>
          </w:rPr>
          <w:t xml:space="preserve">Exercise 5</w:t>
        </w:r>
      </w:hyperlink>
      <w:r>
        <w:t xml:space="preserve">, part 2, shows another example.</w:t>
      </w:r>
    </w:p>
    <w:p>
      <w:pPr>
        <w:pStyle w:val="BodyText"/>
      </w:pP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m</m:t>
            </m:r>
            <m:r>
              <m:rPr>
                <m:sty m:val="p"/>
              </m:rPr>
              <m:t>,</m:t>
            </m:r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this sum is the same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def-summation">
        <w:r>
          <w:rPr>
            <w:rStyle w:val="Hyperlink"/>
          </w:rPr>
          <w:t xml:space="preserve">Definition 19</w:t>
        </w:r>
      </w:hyperlink>
      <w:r>
        <w:t xml:space="preserve">.</w:t>
      </w:r>
    </w:p>
    <w:bookmarkEnd w:id="100"/>
    <w:bookmarkStart w:id="101" w:name="rem-sum-without-set"/>
    <w:p>
      <w:pPr>
        <w:pStyle w:val="BodyText"/>
      </w:pPr>
      <w:r>
        <w:rPr>
          <w:i/>
          <w:iCs/>
        </w:rPr>
        <w:t xml:space="preserve">Remark 8</w:t>
      </w:r>
      <w:r>
        <w:t xml:space="preserve"> (Leaving the set out). </w:t>
      </w:r>
      <w:r>
        <w:t xml:space="preserve">Some authors leave the set out and 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This shorthand means the sum over every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w:anchor="def-range-of-variable">
        <w:r>
          <w:rPr>
            <w:rStyle w:val="Hyperlink"/>
          </w:rPr>
          <w:t xml:space="preserve">range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outcome of one roll of a six-sided die,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these notes, we write the set out in full</w:t>
      </w:r>
      <w:r>
        <w:t xml:space="preserve"> </w:t>
      </w:r>
      <w:r>
        <w:t xml:space="preserve">(see</w:t>
      </w:r>
      <w:r>
        <w:t xml:space="preserve"> </w:t>
      </w:r>
      <w:hyperlink w:anchor="sec-notational-shorthands">
        <w:r>
          <w:rPr>
            <w:rStyle w:val="Hyperlink"/>
          </w:rPr>
          <w:t xml:space="preserve">Limits of sums and notational shorthands</w:t>
        </w:r>
      </w:hyperlink>
      <w:r>
        <w:t xml:space="preserve">).</w:t>
      </w:r>
    </w:p>
    <w:bookmarkEnd w:id="101"/>
    <w:bookmarkStart w:id="102" w:name="exm-sum-over-empty-set"/>
    <w:p>
      <w:pPr>
        <w:pStyle w:val="BodyText"/>
      </w:pPr>
      <w:r>
        <w:rPr>
          <w:b/>
          <w:bCs/>
        </w:rPr>
        <w:t xml:space="preserve">Example 19 (A sum over the empty set)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/>
            </m:d>
            <m:r>
              <m:t>​</m:t>
            </m:r>
          </m:sub>
          <m:sup>
            <m:r>
              <m:t>​</m:t>
            </m:r>
          </m:sup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02"/>
    <w:bookmarkEnd w:id="103"/>
    <w:bookmarkStart w:id="126" w:name="quotients"/>
    <w:p>
      <w:pPr>
        <w:pStyle w:val="Heading2"/>
      </w:pPr>
      <w:r>
        <w:t xml:space="preserve">8 Quotients</w:t>
      </w:r>
    </w:p>
    <w:bookmarkStart w:id="104" w:name="def-quotient"/>
    <w:p>
      <w:pPr>
        <w:pStyle w:val="FirstParagraph"/>
      </w:pPr>
      <w:r>
        <w:rPr>
          <w:b/>
          <w:bCs/>
        </w:rPr>
        <w:t xml:space="preserve">Definition 23 (Quotient)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quotient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result of dividing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</m:oMath>
      </m:oMathPara>
    </w:p>
    <w:bookmarkEnd w:id="104"/>
    <w:bookmarkStart w:id="105" w:name="def-fraction"/>
    <w:p>
      <w:pPr>
        <w:pStyle w:val="FirstParagraph"/>
      </w:pPr>
      <w:r>
        <w:rPr>
          <w:b/>
          <w:bCs/>
        </w:rPr>
        <w:t xml:space="preserve">Definition 24 (Fraction)</w:t>
      </w:r>
      <w:r>
        <w:t xml:space="preserve"> </w:t>
      </w:r>
      <w:r>
        <w:t xml:space="preserve">A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quotient">
        <w:r>
          <w:rPr>
            <w:rStyle w:val="Hyperlink"/>
          </w:rPr>
          <w:t xml:space="preserve">Definition 23</w:t>
        </w:r>
      </w:hyperlink>
      <w:r>
        <w:t xml:space="preserve">) is also called a</w:t>
      </w:r>
      <w:r>
        <w:t xml:space="preserve"> </w:t>
      </w:r>
      <w:r>
        <w:rPr>
          <w:b/>
          <w:bCs/>
        </w:rPr>
        <w:t xml:space="preserve">fraction</w:t>
      </w:r>
      <w:r>
        <w:t xml:space="preserve">.</w:t>
      </w:r>
    </w:p>
    <w:bookmarkEnd w:id="105"/>
    <w:bookmarkStart w:id="106" w:name="def-numerator"/>
    <w:p>
      <w:pPr>
        <w:pStyle w:val="BodyText"/>
      </w:pPr>
      <w:r>
        <w:rPr>
          <w:b/>
          <w:bCs/>
        </w:rPr>
        <w:t xml:space="preserve">Definition 25 (Numerator)</w:t>
      </w:r>
      <w:r>
        <w:t xml:space="preserve"> </w:t>
      </w:r>
      <w:r>
        <w:t xml:space="preserve">In a fraction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fraction">
        <w:r>
          <w:rPr>
            <w:rStyle w:val="Hyperlink"/>
          </w:rPr>
          <w:t xml:space="preserve">Definition 24</w:t>
        </w:r>
      </w:hyperlink>
      <w:r>
        <w:t xml:space="preserve">),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numerator</w:t>
      </w:r>
      <w:r>
        <w:t xml:space="preserve">.</w:t>
      </w:r>
    </w:p>
    <w:bookmarkEnd w:id="106"/>
    <w:bookmarkStart w:id="107" w:name="def-denominator"/>
    <w:p>
      <w:pPr>
        <w:pStyle w:val="BodyText"/>
      </w:pPr>
      <w:r>
        <w:rPr>
          <w:b/>
          <w:bCs/>
        </w:rPr>
        <w:t xml:space="preserve">Definition 26 (Denominator)</w:t>
      </w:r>
      <w:r>
        <w:t xml:space="preserve"> </w:t>
      </w:r>
      <w:r>
        <w:t xml:space="preserve">In a fraction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fraction">
        <w:r>
          <w:rPr>
            <w:rStyle w:val="Hyperlink"/>
          </w:rPr>
          <w:t xml:space="preserve">Definition 24</w:t>
        </w:r>
      </w:hyperlink>
      <w:r>
        <w:t xml:space="preserve">),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denominator</w:t>
      </w:r>
      <w:r>
        <w:t xml:space="preserve">.</w:t>
      </w:r>
    </w:p>
    <w:bookmarkEnd w:id="107"/>
    <w:bookmarkStart w:id="108" w:name="exm-fraction"/>
    <w:p>
      <w:pPr>
        <w:pStyle w:val="BodyText"/>
      </w:pPr>
      <w:r>
        <w:rPr>
          <w:b/>
          <w:bCs/>
        </w:rPr>
        <w:t xml:space="preserve">Example 20 (Numerator and denominator of a fraction)</w:t>
      </w:r>
      <w:r>
        <w:t xml:space="preserve"> </w:t>
      </w: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has numerator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and denominator</w:t>
      </w:r>
      <w:r>
        <w:t xml:space="preserve"> </w:t>
      </w:r>
      <m:oMath>
        <m:r>
          <m:t>4</m:t>
        </m:r>
      </m:oMath>
      <w:r>
        <w:t xml:space="preserve">.</w:t>
      </w:r>
    </w:p>
    <w:bookmarkEnd w:id="108"/>
    <w:bookmarkStart w:id="109" w:name="exm-quotient"/>
    <w:p>
      <w:pPr>
        <w:pStyle w:val="BodyText"/>
      </w:pPr>
      <w:r>
        <w:rPr>
          <w:b/>
          <w:bCs/>
        </w:rPr>
        <w:t xml:space="preserve">Example 21 (A quotient)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1.5</m:t>
        </m:r>
      </m:oMath>
      <w:r>
        <w:t xml:space="preserve">.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undefined,</w:t>
      </w:r>
      <w:r>
        <w:t xml:space="preserve"> </w:t>
      </w:r>
      <w:r>
        <w:t xml:space="preserve">because</w:t>
      </w:r>
      <w:r>
        <w:t xml:space="preserve"> </w:t>
      </w:r>
      <w:hyperlink w:anchor="def-quotient">
        <w:r>
          <w:rPr>
            <w:rStyle w:val="Hyperlink"/>
          </w:rPr>
          <w:t xml:space="preserve">Definition 23</w:t>
        </w:r>
      </w:hyperlink>
      <w:r>
        <w:t xml:space="preserve"> </w:t>
      </w:r>
      <w:r>
        <w:t xml:space="preserve">requires a nonzero denominator.</w:t>
      </w:r>
    </w:p>
    <w:bookmarkEnd w:id="109"/>
    <w:bookmarkStart w:id="110" w:name="def-follow-up"/>
    <w:p>
      <w:pPr>
        <w:pStyle w:val="BodyText"/>
      </w:pPr>
      <w:r>
        <w:rPr>
          <w:b/>
          <w:bCs/>
        </w:rPr>
        <w:t xml:space="preserve">Definition 27 (Follow-up)</w:t>
      </w:r>
      <w:r>
        <w:t xml:space="preserve"> </w:t>
      </w:r>
      <w:r>
        <w:t xml:space="preserve">In a study that observes participants over time,</w:t>
      </w:r>
      <w:r>
        <w:t xml:space="preserve"> </w:t>
      </w:r>
      <w:r>
        <w:t xml:space="preserve">a participant’s</w:t>
      </w:r>
      <w:r>
        <w:t xml:space="preserve"> </w:t>
      </w:r>
      <w:r>
        <w:rPr>
          <w:b/>
          <w:bCs/>
        </w:rPr>
        <w:t xml:space="preserve">follow-up</w:t>
      </w:r>
      <w:r>
        <w:t xml:space="preserve"> </w:t>
      </w:r>
      <w:r>
        <w:t xml:space="preserve">is the length of time the study observes that participant.</w:t>
      </w:r>
    </w:p>
    <w:bookmarkEnd w:id="110"/>
    <w:bookmarkStart w:id="111" w:name="def-person-years"/>
    <w:p>
      <w:pPr>
        <w:pStyle w:val="BodyText"/>
      </w:pPr>
      <w:r>
        <w:rPr>
          <w:b/>
          <w:bCs/>
        </w:rPr>
        <w:t xml:space="preserve">Definition 28 (Person-years)</w:t>
      </w:r>
      <w:r>
        <w:t xml:space="preserve"> </w:t>
      </w:r>
      <w:r>
        <w:t xml:space="preserve">In a study that observes participants over time,</w:t>
      </w:r>
      <w:r>
        <w:t xml:space="preserve"> </w:t>
      </w:r>
      <w:r>
        <w:t xml:space="preserve">the study’s</w:t>
      </w:r>
      <w:r>
        <w:t xml:space="preserve"> </w:t>
      </w:r>
      <w:r>
        <w:rPr>
          <w:b/>
          <w:bCs/>
        </w:rPr>
        <w:t xml:space="preserve">person-years</w:t>
      </w:r>
      <w:r>
        <w:t xml:space="preserve"> </w:t>
      </w:r>
      <w:r>
        <w:t xml:space="preserve">are the sum of the follow-up times (</w:t>
      </w:r>
      <w:hyperlink w:anchor="def-follow-up">
        <w:r>
          <w:rPr>
            <w:rStyle w:val="Hyperlink"/>
          </w:rPr>
          <w:t xml:space="preserve">Definition 27</w:t>
        </w:r>
      </w:hyperlink>
      <w:r>
        <w:t xml:space="preserve">) of all participants,</w:t>
      </w:r>
      <w:r>
        <w:t xml:space="preserve"> </w:t>
      </w:r>
      <w:r>
        <w:t xml:space="preserve">measured in years.</w:t>
      </w:r>
    </w:p>
    <w:bookmarkEnd w:id="111"/>
    <w:bookmarkStart w:id="112" w:name="exm-person-years"/>
    <w:p>
      <w:pPr>
        <w:pStyle w:val="BodyText"/>
      </w:pPr>
      <w:r>
        <w:rPr>
          <w:b/>
          <w:bCs/>
        </w:rPr>
        <w:t xml:space="preserve">Example 22 (Counting person-years)</w:t>
      </w:r>
      <w:r>
        <w:t xml:space="preserve"> </w:t>
      </w:r>
      <w:r>
        <w:t xml:space="preserve">If</w:t>
      </w:r>
      <w:r>
        <w:t xml:space="preserve"> </w:t>
      </w:r>
      <m:oMath>
        <m:r>
          <m:t>10</m:t>
        </m:r>
      </m:oMath>
      <w:r>
        <w:t xml:space="preserve"> </w:t>
      </w:r>
      <w:r>
        <w:t xml:space="preserve">people are each followed for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years,</w:t>
      </w:r>
      <w:r>
        <w:t xml:space="preserve"> </w:t>
      </w:r>
      <w:r>
        <w:t xml:space="preserve">the study has</w:t>
      </w:r>
      <w:r>
        <w:t xml:space="preserve"> </w:t>
      </w:r>
      <m:oMath>
        <m:r>
          <m:t>10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person-years.</w:t>
      </w:r>
      <w:r>
        <w:t xml:space="preserve"> </w:t>
      </w:r>
      <w:r>
        <w:t xml:space="preserve">If one person is followed 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years and another for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year,</w:t>
      </w:r>
      <w:r>
        <w:t xml:space="preserve"> </w:t>
      </w:r>
      <w:r>
        <w:t xml:space="preserve">the study has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3.5</m:t>
        </m:r>
      </m:oMath>
      <w:r>
        <w:t xml:space="preserve"> </w:t>
      </w:r>
      <w:r>
        <w:t xml:space="preserve">person-years.</w:t>
      </w:r>
    </w:p>
    <w:bookmarkEnd w:id="112"/>
    <w:bookmarkStart w:id="113" w:name="def-rate"/>
    <w:p>
      <w:pPr>
        <w:pStyle w:val="BodyText"/>
      </w:pPr>
      <w:r>
        <w:rPr>
          <w:b/>
          <w:bCs/>
        </w:rPr>
        <w:t xml:space="preserve">Definition 29 (Rate)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rate</w:t>
      </w:r>
      <w:r>
        <w:t xml:space="preserve"> </w:t>
      </w:r>
      <w:r>
        <w:t xml:space="preserve">is a quotient of two quantities,</w:t>
      </w:r>
      <w:r>
        <w:t xml:space="preserve"> </w:t>
      </w:r>
      <w:r>
        <w:t xml:space="preserve">usually with a denominator that measures time,</w:t>
      </w:r>
      <w:r>
        <w:t xml:space="preserve"> </w:t>
      </w:r>
      <w:r>
        <w:t xml:space="preserve">such as weeks or person-years of follow-up (</w:t>
      </w:r>
      <w:hyperlink w:anchor="def-person-years">
        <w:r>
          <w:rPr>
            <w:rStyle w:val="Hyperlink"/>
          </w:rPr>
          <w:t xml:space="preserve">Definition 28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12</m:t>
        </m:r>
      </m:oMath>
      <w:r>
        <w:t xml:space="preserve"> </w:t>
      </w:r>
      <w:r>
        <w:t xml:space="preserve">new cases in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weeks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12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new cases per week,</w:t>
      </w:r>
      <w:r>
        <w:t xml:space="preserve"> </w:t>
      </w:r>
      <w:r>
        <w:t xml:space="preserve">and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cases over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person-years of follow-up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30</m:t>
            </m:r>
          </m:num>
          <m:den>
            <m:r>
              <m:t>10</m:t>
            </m:r>
            <m:r>
              <m:rPr>
                <m:sty m:val="p"/>
              </m:rPr>
              <m:t>,</m:t>
            </m:r>
            <m:r>
              <m:t>000</m:t>
            </m:r>
          </m:den>
        </m:f>
        <m:r>
          <m:rPr>
            <m:sty m:val="p"/>
          </m:rPr>
          <m:t>=</m:t>
        </m:r>
        <m:r>
          <m:t>0.003</m:t>
        </m:r>
      </m:oMath>
      <w:r>
        <w:t xml:space="preserve"> </w:t>
      </w:r>
      <w:r>
        <w:t xml:space="preserve">cases per person-year.</w:t>
      </w:r>
    </w:p>
    <w:bookmarkEnd w:id="113"/>
    <w:p>
      <w:pPr>
        <w:pStyle w:val="BodyText"/>
      </w:pPr>
      <w:r>
        <w:t xml:space="preserve">cf. </w:t>
      </w:r>
      <w:hyperlink r:id="rId114">
        <w:r>
          <w:rPr>
            <w:rStyle w:val="Hyperlink"/>
          </w:rPr>
          <w:t xml:space="preserve">https://en.wikipedia.org/wiki/Rate_(mathematics)</w:t>
        </w:r>
      </w:hyperlink>
    </w:p>
    <w:bookmarkStart w:id="116" w:name="def-ratio"/>
    <w:p>
      <w:pPr>
        <w:pStyle w:val="BodyText"/>
      </w:pPr>
      <w:r>
        <w:rPr>
          <w:b/>
          <w:bCs/>
        </w:rPr>
        <w:t xml:space="preserve">Definition 30 (Ratios)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</w:t>
      </w:r>
      <w:r>
        <w:t xml:space="preserve"> </w:t>
      </w:r>
      <w:r>
        <w:t xml:space="preserve">is a quotient in which the numerator and denominator are measured using the same unit scales.</w:t>
      </w:r>
    </w:p>
    <w:p>
      <w:pPr>
        <w:pStyle w:val="BodyText"/>
      </w:pPr>
      <w:r>
        <w:t xml:space="preserve">cf. </w:t>
      </w:r>
      <w:hyperlink r:id="rId115">
        <w:r>
          <w:rPr>
            <w:rStyle w:val="Hyperlink"/>
          </w:rPr>
          <w:t xml:space="preserve">https://en.wikipedia.org/wiki/Ratio</w:t>
        </w:r>
      </w:hyperlink>
    </w:p>
    <w:bookmarkEnd w:id="116"/>
    <w:bookmarkStart w:id="117" w:name="exm-ratio"/>
    <w:p>
      <w:pPr>
        <w:pStyle w:val="BodyText"/>
      </w:pPr>
      <w:r>
        <w:rPr>
          <w:b/>
          <w:bCs/>
        </w:rPr>
        <w:t xml:space="preserve">Example 23 (A ratio, and a quotient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8"/>
        </w:numPr>
      </w:pPr>
      <w:r>
        <w:t xml:space="preserve">A board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 long and one</w:t>
      </w:r>
      <w:r>
        <w:t xml:space="preserve"> </w:t>
      </w:r>
      <m:oMath>
        <m:r>
          <m:t>75</m:t>
        </m:r>
      </m:oMath>
      <w:r>
        <w:t xml:space="preserve"> </w:t>
      </w:r>
      <w:r>
        <w:t xml:space="preserve">cm long have length ratio</w:t>
      </w:r>
      <w:r>
        <w:t xml:space="preserve"> </w:t>
      </w:r>
      <m:oMath>
        <m:f>
          <m:fPr>
            <m:type m:val="lin"/>
          </m:fPr>
          <m:num>
            <m:r>
              <m:t>150</m:t>
            </m:r>
            <m:r>
              <m:rPr>
                <m:nor/>
                <m:sty m:val="p"/>
              </m:rPr>
              <m:t> cm</m:t>
            </m:r>
          </m:num>
          <m:den>
            <m:r>
              <m:t>75</m:t>
            </m:r>
            <m:r>
              <m:rPr>
                <m:nor/>
                <m:sty m:val="p"/>
              </m:rPr>
              <m:t> cm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both lengths are in centimeters, so the units cancel and the ratio has none.</w:t>
      </w:r>
    </w:p>
    <w:p>
      <w:pPr>
        <w:pStyle w:val="Compact"/>
        <w:numPr>
          <w:ilvl w:val="0"/>
          <w:numId w:val="1018"/>
        </w:numPr>
      </w:pPr>
      <w:r>
        <w:t xml:space="preserve">A sample of mass</w:t>
      </w:r>
      <w:r>
        <w:t xml:space="preserve"> </w:t>
      </w:r>
      <m:oMath>
        <m:r>
          <m:t>300</m:t>
        </m:r>
      </m:oMath>
      <w:r>
        <w:t xml:space="preserve"> </w:t>
      </w:r>
      <w:r>
        <w:t xml:space="preserve">g and volume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gives the quotient</w:t>
      </w:r>
      <w:r>
        <w:t xml:space="preserve"> </w:t>
      </w:r>
      <m:oMath>
        <m:f>
          <m:fPr>
            <m:type m:val="lin"/>
          </m:fPr>
          <m:num>
            <m:r>
              <m:t>300</m:t>
            </m:r>
            <m:r>
              <m:rPr>
                <m:nor/>
                <m:sty m:val="p"/>
              </m:rPr>
              <m:t> g</m:t>
            </m:r>
          </m:num>
          <m:den>
            <m:r>
              <m:t>150</m:t>
            </m:r>
            <m:sSup>
              <m:e>
                <m:r>
                  <m:rPr>
                    <m:nor/>
                    <m:sty m:val="p"/>
                  </m:rPr>
                  <m:t> cm</m:t>
                </m:r>
              </m:e>
              <m:sup>
                <m:r>
                  <m:t>3</m:t>
                </m:r>
              </m:sup>
            </m:sSup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 per 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, its density.</w:t>
      </w:r>
      <w:r>
        <w:t xml:space="preserve"> </w:t>
      </w:r>
      <w:r>
        <w:t xml:space="preserve">The numerator and denominator are in different units,</w:t>
      </w:r>
      <w:r>
        <w:t xml:space="preserve"> </w:t>
      </w:r>
      <w:r>
        <w:t xml:space="preserve">so this quotient is not a ratio.</w:t>
      </w:r>
    </w:p>
    <w:bookmarkEnd w:id="117"/>
    <w:bookmarkStart w:id="120" w:name="def-proportion"/>
    <w:p>
      <w:pPr>
        <w:pStyle w:val="FirstParagraph"/>
      </w:pPr>
      <w:r>
        <w:rPr>
          <w:b/>
          <w:bCs/>
        </w:rPr>
        <w:t xml:space="preserve">Definition 31 (Proportion)</w:t>
      </w:r>
      <w:r>
        <w:t xml:space="preserve"> </w:t>
      </w:r>
      <w:r>
        <w:t xml:space="preserve">In statistics, a</w:t>
      </w:r>
      <w:r>
        <w:t xml:space="preserve"> </w:t>
      </w:r>
      <w:r>
        <w:rPr>
          <w:b/>
          <w:bCs/>
        </w:rPr>
        <w:t xml:space="preserve">proportion</w:t>
      </w:r>
      <w:r>
        <w:t xml:space="preserve"> </w:t>
      </w:r>
      <w:r>
        <w:t xml:space="preserve">typically means a ratio where the numerator represents</w:t>
      </w:r>
      <w:r>
        <w:t xml:space="preserve"> </w:t>
      </w:r>
      <w:r>
        <w:t xml:space="preserve">a subset of the denominator.</w:t>
      </w:r>
    </w:p>
    <w:p>
      <w:pPr>
        <w:pStyle w:val="BodyText"/>
      </w:pPr>
      <w:r>
        <w:t xml:space="preserve">See</w:t>
      </w:r>
      <w:r>
        <w:t xml:space="preserve"> </w:t>
      </w:r>
      <w:hyperlink r:id="rId118">
        <w:r>
          <w:rPr>
            <w:rStyle w:val="Hyperlink"/>
          </w:rPr>
          <w:t xml:space="preserve">https://en.wikipedia.org/wiki/Population_proportion</w:t>
        </w:r>
      </w:hyperlink>
      <w:r>
        <w:t xml:space="preserve">.</w:t>
      </w:r>
    </w:p>
    <w:p>
      <w:pPr>
        <w:pStyle w:val="BodyText"/>
      </w:pPr>
      <w:r>
        <w:t xml:space="preserve">See also</w:t>
      </w:r>
      <w:r>
        <w:t xml:space="preserve"> </w:t>
      </w:r>
      <w:hyperlink r:id="rId119">
        <w:r>
          <w:rPr>
            <w:rStyle w:val="Hyperlink"/>
          </w:rPr>
          <w:t xml:space="preserve">https://en.wikipedia.org/wiki/Proportion_(mathematics)</w:t>
        </w:r>
      </w:hyperlink>
      <w:r>
        <w:t xml:space="preserve"> </w:t>
      </w:r>
      <w:r>
        <w:t xml:space="preserve">for other meanings.</w:t>
      </w:r>
    </w:p>
    <w:bookmarkEnd w:id="120"/>
    <w:bookmarkStart w:id="121" w:name="exm-proportion"/>
    <w:p>
      <w:pPr>
        <w:pStyle w:val="BodyText"/>
      </w:pPr>
      <w:r>
        <w:rPr>
          <w:b/>
          <w:bCs/>
        </w:rPr>
        <w:t xml:space="preserve">Example 24 (A proportion, and a ratio that is not one)</w:t>
      </w:r>
      <w:r>
        <w:t xml:space="preserve"> </w:t>
      </w:r>
      <w:r>
        <w:t xml:space="preserve">In a clinic with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patients,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of whom smoke:</w:t>
      </w:r>
    </w:p>
    <w:p>
      <w:pPr>
        <w:pStyle w:val="Compact"/>
        <w:numPr>
          <w:ilvl w:val="0"/>
          <w:numId w:val="1019"/>
        </w:numPr>
      </w:pPr>
      <w:r>
        <w:t xml:space="preserve">the proportion of patients who smoke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120</m:t>
            </m:r>
          </m:den>
        </m:f>
        <m:r>
          <m:rPr>
            <m:sty m:val="p"/>
          </m:rPr>
          <m:t>=</m:t>
        </m:r>
        <m:r>
          <m:t>0.25</m:t>
        </m:r>
      </m:oMath>
      <w:r>
        <w:t xml:space="preserve">:</w:t>
      </w:r>
      <w:r>
        <w:t xml:space="preserve"> </w:t>
      </w:r>
      <w:r>
        <w:t xml:space="preserve">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a subset of the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patients;</w:t>
      </w:r>
    </w:p>
    <w:p>
      <w:pPr>
        <w:pStyle w:val="Compact"/>
        <w:numPr>
          <w:ilvl w:val="0"/>
          <w:numId w:val="1019"/>
        </w:numPr>
      </w:pPr>
      <w:r>
        <w:t xml:space="preserve">the ratio of smokers to non-smokers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90</m:t>
            </m:r>
          </m:den>
        </m:f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Both counts are of patients, so this quotient is a ratio,</w:t>
      </w:r>
      <w:r>
        <w:t xml:space="preserve"> </w:t>
      </w:r>
      <w:r>
        <w:t xml:space="preserve">but it is not a proportion: 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not part of the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non-smokers.</w:t>
      </w:r>
    </w:p>
    <w:bookmarkEnd w:id="121"/>
    <w:bookmarkStart w:id="123" w:name="def-proportional"/>
    <w:p>
      <w:pPr>
        <w:pStyle w:val="FirstParagraph"/>
      </w:pPr>
      <w:r>
        <w:rPr>
          <w:b/>
          <w:bCs/>
        </w:rPr>
        <w:t xml:space="preserve">Definition 32 (Proportional)</w:t>
      </w:r>
      <w:r>
        <w:t xml:space="preserve"> </w:t>
      </w:r>
      <w:r>
        <w:t xml:space="preserve">Two functions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proportional</w:t>
      </w:r>
      <w:r>
        <w:t xml:space="preserve"> </w:t>
      </w:r>
      <w:r>
        <w:t xml:space="preserve">if</w:t>
      </w:r>
      <w:r>
        <w:t xml:space="preserve"> </w:t>
      </w:r>
      <w:r>
        <w:t xml:space="preserve">their ratio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(cf. </w:t>
      </w:r>
      <w:hyperlink r:id="rId122">
        <w:r>
          <w:rPr>
            <w:rStyle w:val="Hyperlink"/>
          </w:rPr>
          <w:t xml:space="preserve">https://en.wikipedia.org/wiki/Proportionality_(mathematics)</w:t>
        </w:r>
      </w:hyperlink>
      <w:r>
        <w:t xml:space="preserve">)</w:t>
      </w:r>
    </w:p>
    <w:bookmarkEnd w:id="123"/>
    <w:bookmarkStart w:id="124" w:name="exm-proportional"/>
    <w:p>
      <w:pPr>
        <w:pStyle w:val="BodyText"/>
      </w:pPr>
      <w:r>
        <w:rPr>
          <w:b/>
          <w:bCs/>
        </w:rPr>
        <w:t xml:space="preserve">Example 25 (Proportional and non-proportional functions)</w:t>
      </w:r>
      <w:r>
        <w:t xml:space="preserve"> </w:t>
      </w:r>
      <w:r>
        <w:t xml:space="preserve"> </w:t>
      </w:r>
    </w:p>
    <w:p>
      <w:pPr>
        <w:numPr>
          <w:ilvl w:val="0"/>
          <w:numId w:val="1020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6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does not depend on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numPr>
          <w:ilvl w:val="0"/>
          <w:numId w:val="1020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are not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124"/>
    <w:p>
      <w:pPr>
        <w:pStyle w:val="FirstParagraph"/>
      </w:pPr>
      <w:r>
        <w:t xml:space="preserve">Additional reference for elementary algebra:</w:t>
      </w:r>
      <w:r>
        <w:t xml:space="preserve"> </w:t>
      </w:r>
      <w:hyperlink r:id="rId125">
        <w:r>
          <w:rPr>
            <w:rStyle w:val="Hyperlink"/>
          </w:rPr>
          <w:t xml:space="preserve">https://en.wikipedia.org/wiki/Population_proportion#Mathematical_definition</w:t>
        </w:r>
      </w:hyperlink>
    </w:p>
    <w:bookmarkEnd w:id="126"/>
    <w:bookmarkStart w:id="173" w:name="sec-notational-shorthands"/>
    <w:p>
      <w:pPr>
        <w:pStyle w:val="Heading2"/>
      </w:pPr>
      <w:r>
        <w:t xml:space="preserve">9 Limits of sums and notational shorthands</w:t>
      </w:r>
    </w:p>
    <w:bookmarkStart w:id="128" w:name="def-lower-upper-limits"/>
    <w:p>
      <w:pPr>
        <w:pStyle w:val="FirstParagraph"/>
      </w:pPr>
      <w:r>
        <w:rPr>
          <w:b/>
          <w:bCs/>
        </w:rPr>
        <w:t xml:space="preserve">Definition 33 (Lower limit of a sum or integral)</w:t>
      </w:r>
      <w:r>
        <w:t xml:space="preserve"> </w:t>
      </w:r>
      <w:r>
        <w:t xml:space="preserve">In a</w:t>
      </w:r>
      <w:r>
        <w:t xml:space="preserve"> </w:t>
      </w:r>
      <w:hyperlink w:anchor="def-summation">
        <w:r>
          <w:rPr>
            <w:rStyle w:val="Hyperlink"/>
          </w:rPr>
          <w:t xml:space="preserve">sum</w:t>
        </w:r>
      </w:hyperlink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lower limit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 first value of the index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In an</w:t>
      </w:r>
      <w:r>
        <w:t xml:space="preserve"> </w:t>
      </w:r>
      <w:hyperlink r:id="rId127">
        <w:r>
          <w:rPr>
            <w:rStyle w:val="Hyperlink"/>
          </w:rPr>
          <w:t xml:space="preserve">integral</w:t>
        </w:r>
      </w:hyperlink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lower limit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left end of the interval of integration.</w:t>
      </w:r>
      <w:r>
        <w:t xml:space="preserve"> </w:t>
      </w:r>
      <w:r>
        <w:t xml:space="preserve">In both, the lower limit is written below the symbol.</w:t>
      </w:r>
    </w:p>
    <w:bookmarkEnd w:id="128"/>
    <w:bookmarkStart w:id="129" w:name="def-upper-limit"/>
    <w:p>
      <w:pPr>
        <w:pStyle w:val="BodyText"/>
      </w:pPr>
      <w:r>
        <w:rPr>
          <w:b/>
          <w:bCs/>
        </w:rPr>
        <w:t xml:space="preserve">Definition 34 (Upper limit of a sum or integral)</w:t>
      </w:r>
      <w:r>
        <w:t xml:space="preserve"> </w:t>
      </w:r>
      <w:r>
        <w:t xml:space="preserve">In a</w:t>
      </w:r>
      <w:r>
        <w:t xml:space="preserve"> </w:t>
      </w:r>
      <w:hyperlink w:anchor="def-summation">
        <w:r>
          <w:rPr>
            <w:rStyle w:val="Hyperlink"/>
          </w:rPr>
          <w:t xml:space="preserve">sum</w:t>
        </w:r>
      </w:hyperlink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upper limit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last value of the index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In an</w:t>
      </w:r>
      <w:r>
        <w:t xml:space="preserve"> </w:t>
      </w:r>
      <w:hyperlink r:id="rId127">
        <w:r>
          <w:rPr>
            <w:rStyle w:val="Hyperlink"/>
          </w:rPr>
          <w:t xml:space="preserve">integral</w:t>
        </w:r>
      </w:hyperlink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upper limit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right end of the interval of integration.</w:t>
      </w:r>
      <w:r>
        <w:t xml:space="preserve"> </w:t>
      </w:r>
      <w:r>
        <w:t xml:space="preserve">In both, the upper limit is written above the symbol.</w:t>
      </w:r>
    </w:p>
    <w:bookmarkEnd w:id="129"/>
    <w:bookmarkStart w:id="130" w:name="def-limits-of-integration"/>
    <w:p>
      <w:pPr>
        <w:pStyle w:val="BodyText"/>
      </w:pPr>
      <w:r>
        <w:rPr>
          <w:b/>
          <w:bCs/>
        </w:rPr>
        <w:t xml:space="preserve">Definition 35 (Limits of integration)</w:t>
      </w:r>
      <w:r>
        <w:t xml:space="preserve"> </w:t>
      </w:r>
      <w:r>
        <w:t xml:space="preserve">In an</w:t>
      </w:r>
      <w:r>
        <w:t xml:space="preserve"> </w:t>
      </w:r>
      <w:hyperlink r:id="rId127">
        <w:r>
          <w:rPr>
            <w:rStyle w:val="Hyperlink"/>
          </w:rPr>
          <w:t xml:space="preserve">integral</w:t>
        </w:r>
      </w:hyperlink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 lower limit (</w:t>
      </w:r>
      <w:hyperlink w:anchor="def-lower-upper-limits">
        <w:r>
          <w:rPr>
            <w:rStyle w:val="Hyperlink"/>
          </w:rPr>
          <w:t xml:space="preserve">Definition 33</w:t>
        </w:r>
      </w:hyperlink>
      <w:r>
        <w:t xml:space="preserve">)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the upper limit (</w:t>
      </w:r>
      <w:hyperlink w:anchor="def-upper-limit">
        <w:r>
          <w:rPr>
            <w:rStyle w:val="Hyperlink"/>
          </w:rPr>
          <w:t xml:space="preserve">Definition 34</w:t>
        </w:r>
      </w:hyperlink>
      <w:r>
        <w:t xml:space="preserve">)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together are the</w:t>
      </w:r>
      <w:r>
        <w:t xml:space="preserve"> </w:t>
      </w:r>
      <w:r>
        <w:rPr>
          <w:b/>
          <w:bCs/>
        </w:rPr>
        <w:t xml:space="preserve">limits of integration</w:t>
      </w:r>
      <w:r>
        <w:t xml:space="preserve">.</w:t>
      </w:r>
    </w:p>
    <w:bookmarkEnd w:id="130"/>
    <w:bookmarkStart w:id="131" w:name="exm-lower-upper-limits"/>
    <w:p>
      <w:pPr>
        <w:pStyle w:val="BodyText"/>
      </w:pPr>
      <w:r>
        <w:rPr>
          <w:b/>
          <w:bCs/>
        </w:rPr>
        <w:t xml:space="preserve">Example 26 (Reading off limits)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1"/>
        </w:numPr>
      </w:pPr>
      <w:r>
        <w:t xml:space="preserve">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2</m:t>
            </m:r>
          </m:sub>
          <m:sup>
            <m:r>
              <m:t>5</m:t>
            </m:r>
          </m:sup>
          <m:e>
            <m:sSup>
              <m:e>
                <m:r>
                  <m:t>i</m:t>
                </m:r>
              </m:e>
              <m:sup>
                <m:r>
                  <m:t>2</m:t>
                </m:r>
              </m:sup>
            </m:sSup>
          </m:e>
        </m:nary>
      </m:oMath>
      <w:r>
        <w:t xml:space="preserve">, the lower limit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the upper limit is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w:r>
        <w:t xml:space="preserve">so the sum is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5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54</m:t>
        </m:r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</m:oMath>
      <w:r>
        <w:t xml:space="preserve">, the lower limit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upper limit is</w:t>
      </w:r>
      <w:r>
        <w:t xml:space="preserve"> </w:t>
      </w:r>
      <m:oMath>
        <m:r>
          <m:t>3</m:t>
        </m:r>
      </m:oMath>
      <w:r>
        <w:t xml:space="preserve">.</w:t>
      </w:r>
    </w:p>
    <w:bookmarkEnd w:id="131"/>
    <w:bookmarkStart w:id="134" w:name="rem-limits-two-meanings"/>
    <w:p>
      <w:pPr>
        <w:pStyle w:val="FirstParagraph"/>
      </w:pPr>
      <w:r>
        <w:rPr>
          <w:i/>
          <w:iCs/>
        </w:rPr>
        <w:t xml:space="preserve">Remark 9</w:t>
      </w:r>
      <w:r>
        <w:t xml:space="preserve"> (Two meanings of</w:t>
      </w:r>
      <w:r>
        <w:t xml:space="preserve"> </w:t>
      </w:r>
      <w:r>
        <w:t xml:space="preserve">“limit”</w:t>
      </w:r>
      <w:r>
        <w:t xml:space="preserve">). </w:t>
      </w:r>
      <w:r>
        <w:t xml:space="preserve">The lower and upper limits of a sum or integral (</w:t>
      </w:r>
      <w:hyperlink w:anchor="def-lower-upper-limits">
        <w:r>
          <w:rPr>
            <w:rStyle w:val="Hyperlink"/>
          </w:rPr>
          <w:t xml:space="preserve">Definition 33</w:t>
        </w:r>
      </w:hyperlink>
      <w:r>
        <w:t xml:space="preserve">,</w:t>
      </w:r>
      <w:r>
        <w:t xml:space="preserve"> </w:t>
      </w:r>
      <w:hyperlink w:anchor="def-upper-limit">
        <w:r>
          <w:rPr>
            <w:rStyle w:val="Hyperlink"/>
          </w:rPr>
          <w:t xml:space="preserve">Definition 34</w:t>
        </w:r>
      </w:hyperlink>
      <w:r>
        <w:t xml:space="preserve">)</w:t>
      </w:r>
      <w:r>
        <w:t xml:space="preserve"> </w:t>
      </w:r>
      <w:r>
        <w:t xml:space="preserve">are not limits in the calculus sense,</w:t>
      </w:r>
      <w:r>
        <w:t xml:space="preserve"> </w:t>
      </w:r>
      <w:r>
        <w:t xml:space="preserve">such as the</w:t>
      </w:r>
      <w:r>
        <w:t xml:space="preserve"> </w:t>
      </w:r>
      <w:hyperlink r:id="rId132">
        <w:r>
          <w:rPr>
            <w:rStyle w:val="Hyperlink"/>
          </w:rPr>
          <w:t xml:space="preserve">limit of a function</w:t>
        </w:r>
      </w:hyperlink>
      <w:r>
        <w:t xml:space="preserve"> </w:t>
      </w:r>
      <w:r>
        <w:t xml:space="preserve">or the</w:t>
      </w:r>
      <w:r>
        <w:t xml:space="preserve"> </w:t>
      </w:r>
      <w:hyperlink r:id="rId133">
        <w:r>
          <w:rPr>
            <w:rStyle w:val="Hyperlink"/>
          </w:rPr>
          <w:t xml:space="preserve">limit of a sequence</w:t>
        </w:r>
      </w:hyperlink>
      <w:r>
        <w:t xml:space="preserve">.</w:t>
      </w:r>
      <w:r>
        <w:t xml:space="preserve"> </w:t>
      </w:r>
      <w:r>
        <w:t xml:space="preserve">They are the ends of the values the index or variable runs over.</w:t>
      </w:r>
      <w:r>
        <w:t xml:space="preserve"> </w:t>
      </w:r>
      <w:r>
        <w:t xml:space="preserve">The two meanings meet in an integral such as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which means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b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:</w:t>
      </w:r>
      <w:r>
        <w:t xml:space="preserve"> </w:t>
      </w:r>
      <w:r>
        <w:t xml:space="preserve">the upper limit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sent to infinity by a calculus limit.</w:t>
      </w:r>
    </w:p>
    <w:bookmarkEnd w:id="134"/>
    <w:bookmarkStart w:id="135" w:name="def-notational-shorthand"/>
    <w:p>
      <w:pPr>
        <w:pStyle w:val="BodyText"/>
      </w:pPr>
      <w:r>
        <w:rPr>
          <w:b/>
          <w:bCs/>
        </w:rPr>
        <w:t xml:space="preserve">Definition 36 (Notational shorthand)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notational shorthand</w:t>
      </w:r>
      <w:r>
        <w:t xml:space="preserve"> </w:t>
      </w:r>
      <w:r>
        <w:t xml:space="preserve">is a way of writing an expression</w:t>
      </w:r>
      <w:r>
        <w:t xml:space="preserve"> </w:t>
      </w:r>
      <w:r>
        <w:t xml:space="preserve">that leaves part of the expression out,</w:t>
      </w:r>
      <w:r>
        <w:t xml:space="preserve"> </w:t>
      </w:r>
      <w:r>
        <w:t xml:space="preserve">such as the set a sum runs over or the limits of an integral,</w:t>
      </w:r>
      <w:r>
        <w:t xml:space="preserve"> </w:t>
      </w:r>
      <w:r>
        <w:t xml:space="preserve">and relies on the reader to supply the missing part from context.</w:t>
      </w:r>
    </w:p>
    <w:bookmarkEnd w:id="135"/>
    <w:bookmarkStart w:id="136" w:name="def-full-form"/>
    <w:p>
      <w:pPr>
        <w:pStyle w:val="BodyText"/>
      </w:pPr>
      <w:r>
        <w:rPr>
          <w:b/>
          <w:bCs/>
        </w:rPr>
        <w:t xml:space="preserve">Definition 37 (Full form)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full form</w:t>
      </w:r>
      <w:r>
        <w:t xml:space="preserve"> </w:t>
      </w:r>
      <w:r>
        <w:t xml:space="preserve">of a notational shorthand (</w:t>
      </w:r>
      <w:hyperlink w:anchor="def-notational-shorthand">
        <w:r>
          <w:rPr>
            <w:rStyle w:val="Hyperlink"/>
          </w:rPr>
          <w:t xml:space="preserve">Definition 36</w:t>
        </w:r>
      </w:hyperlink>
      <w:r>
        <w:t xml:space="preserve">)</w:t>
      </w:r>
      <w:r>
        <w:t xml:space="preserve"> </w:t>
      </w:r>
      <w:r>
        <w:t xml:space="preserve">is the expression with every part written out.</w:t>
      </w:r>
    </w:p>
    <w:bookmarkEnd w:id="13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These notes write the full form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In these notes,</w:t>
            </w:r>
            <w:r>
              <w:t xml:space="preserve"> </w:t>
            </w:r>
            <w:r>
              <w:t xml:space="preserve">we avoid notational shorthands in permanent writing</w:t>
            </w:r>
            <w:r>
              <w:t xml:space="preserve"> </w:t>
            </w:r>
            <w:r>
              <w:t xml:space="preserve">and write the full form of each expression,</w:t>
            </w:r>
            <w:r>
              <w:t xml:space="preserve"> </w:t>
            </w:r>
            <w:r>
              <w:t xml:space="preserve">even where a shorthand would be shorter.</w:t>
            </w:r>
            <w:r>
              <w:t xml:space="preserve"> </w:t>
            </w:r>
            <w:r>
              <w:t xml:space="preserve">A reader who supplies the missing part of a shorthand</w:t>
            </w:r>
            <w:r>
              <w:t xml:space="preserve"> </w:t>
            </w:r>
            <w:r>
              <w:t xml:space="preserve">from a different context than the writer intended</w:t>
            </w:r>
            <w:r>
              <w:t xml:space="preserve"> </w:t>
            </w:r>
            <w:r>
              <w:t xml:space="preserve">reads a different expression than the one the writer meant.</w:t>
            </w:r>
            <w:r>
              <w:t xml:space="preserve"> </w:t>
            </w:r>
            <w:r>
              <w:t xml:space="preserve">Handwritten board work is often less complete,</w:t>
            </w:r>
            <w:r>
              <w:t xml:space="preserve"> </w:t>
            </w:r>
            <w:r>
              <w:t xml:space="preserve">but it should still write out ranges and limits where it can.</w:t>
            </w:r>
          </w:p>
          <w:p>
            <w:pPr>
              <w:pStyle w:val="BodyText"/>
            </w:pPr>
            <w:r>
              <w:t xml:space="preserve">We make one exception:</w:t>
            </w:r>
            <w:r>
              <w:t xml:space="preserve"> </w:t>
            </w:r>
            <w:r>
              <w:t xml:space="preserve">writing two factors side by side means multiplying them,</w:t>
            </w:r>
            <w:r>
              <w:t xml:space="preserve"> </w:t>
            </w:r>
            <w:r>
              <w:t xml:space="preserve">as in</w:t>
            </w:r>
            <w:r>
              <w:t xml:space="preserve"> </w:t>
            </w:r>
            <m:oMath>
              <m:r>
                <m:t>2</m:t>
              </m:r>
              <m:r>
                <m:t>x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⋅</m:t>
              </m:r>
              <m:r>
                <m:t>x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  <m:r>
                <m:t>b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We still write the multiplication sign</w:t>
            </w:r>
            <w:r>
              <w:t xml:space="preserve"> </w:t>
            </w:r>
            <w:r>
              <w:t xml:space="preserve">when the side-by-side form could be misread:</w:t>
            </w:r>
          </w:p>
          <w:p>
            <w:pPr>
              <w:pStyle w:val="Compact"/>
              <w:numPr>
                <w:ilvl w:val="0"/>
                <w:numId w:val="1022"/>
              </w:numPr>
            </w:pPr>
            <m:oMath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oMath>
            <w:r>
              <w:t xml:space="preserve">, not</w:t>
            </w:r>
            <w:r>
              <w:t xml:space="preserve"> </w:t>
            </w:r>
            <m:oMath>
              <m:r>
                <m:t>23</m:t>
              </m:r>
            </m:oMath>
            <w:r>
              <w:t xml:space="preserve">, which reads as twenty-three;</w:t>
            </w:r>
          </w:p>
          <w:p>
            <w:pPr>
              <w:pStyle w:val="Compact"/>
              <w:numPr>
                <w:ilvl w:val="0"/>
                <w:numId w:val="1022"/>
              </w:numPr>
            </w:pPr>
            <m:oMath>
              <m:r>
                <m:t>a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could be a function,</w:t>
            </w:r>
            <w:r>
              <w:t xml:space="preserve"> </w:t>
            </w:r>
            <w:r>
              <w:t xml:space="preserve">since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could mean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evaluated at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.</w:t>
            </w:r>
          </w:p>
          <w:p/>
        </w:tc>
      </w:tr>
    </w:tbl>
    <w:bookmarkStart w:id="140" w:name="def-range-of-variable"/>
    <w:p>
      <w:pPr>
        <w:pStyle w:val="FirstParagraph"/>
      </w:pPr>
      <w:r>
        <w:rPr>
          <w:b/>
          <w:bCs/>
        </w:rPr>
        <w:t xml:space="preserve">Definition 38 (Range of a variable)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of a variable</w:t>
      </w:r>
      <w:r>
        <w:t xml:space="preserve"> </w:t>
      </w:r>
      <m:oMath>
        <m:r>
          <m:t>x</m:t>
        </m:r>
      </m:oMath>
      <w:r>
        <w:t xml:space="preserve">, written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set of values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take.</w:t>
      </w:r>
    </w:p>
    <w:bookmarkEnd w:id="140"/>
    <w:p>
      <w:pPr>
        <w:pStyle w:val="BodyText"/>
      </w:pPr>
      <w:r>
        <w:t xml:space="preserve">For example,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number of heads in two tosses of a coin,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141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(defined in the Morrison Lab’s probability notes)</w:t>
      </w:r>
      <w:r>
        <w:t xml:space="preserve"> </w:t>
      </w:r>
      <w:r>
        <w:t xml:space="preserve">is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and the set of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These notes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only for variables:</w:t>
      </w:r>
      <w:r>
        <w:t xml:space="preserve"> </w:t>
      </w:r>
      <w:r>
        <w:t xml:space="preserve">for a function,</w:t>
      </w:r>
      <w:r>
        <w:t xml:space="preserve"> </w:t>
      </w:r>
      <w:r>
        <w:t xml:space="preserve">“range”</w:t>
      </w:r>
      <w:r>
        <w:t xml:space="preserve"> </w:t>
      </w:r>
      <w:r>
        <w:t xml:space="preserve">can mean either the image or the codomain</w:t>
      </w:r>
      <w:r>
        <w:t xml:space="preserve"> </w:t>
      </w:r>
      <w:r>
        <w:t xml:space="preserve">(</w:t>
      </w:r>
      <w:hyperlink r:id="rId142">
        <w:r>
          <w:rPr>
            <w:rStyle w:val="Hyperlink"/>
          </w:rPr>
          <w:t xml:space="preserve">Range</w:t>
        </w:r>
      </w:hyperlink>
      <w:r>
        <w:t xml:space="preserve">).</w:t>
      </w:r>
      <w:r>
        <w:t xml:space="preserve"> </w:t>
      </w:r>
      <w:r>
        <w:t xml:space="preserve">In statistics,</w:t>
      </w:r>
      <w:r>
        <w:t xml:space="preserve"> </w:t>
      </w:r>
      <w:r>
        <w:t xml:space="preserve">“the range”</w:t>
      </w:r>
      <w:r>
        <w:t xml:space="preserve"> </w:t>
      </w:r>
      <w:r>
        <w:t xml:space="preserve">of a dataset can also mean</w:t>
      </w:r>
      <w:r>
        <w:t xml:space="preserve"> </w:t>
      </w:r>
      <w:r>
        <w:t xml:space="preserve">its largest value minus its smallest value;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set, not that difference.</w:t>
      </w:r>
    </w:p>
    <w:p>
      <w:pPr>
        <w:pStyle w:val="BodyText"/>
      </w:pPr>
      <w:hyperlink w:anchor="tbl-notational-shorthand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shorthands you may meet in other sources,</w:t>
      </w:r>
      <w:r>
        <w:t xml:space="preserve"> </w:t>
      </w:r>
      <w:r>
        <w:t xml:space="preserve">the full form each one abbreviates,</w:t>
      </w:r>
      <w:r>
        <w:t xml:space="preserve"> </w:t>
      </w:r>
      <w:r>
        <w:t xml:space="preserve">and the part each one leaves out.</w:t>
      </w:r>
      <w:r>
        <w:t xml:space="preserve"> </w:t>
      </w:r>
      <w:r>
        <w:t xml:space="preserve">In the table,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numbers,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is the entry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array,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an integer with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from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and, in the first row,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finite set.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3" w:name="tbl-notational-shorthand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 notational shorthands and their full forms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354"/>
              <w:gridCol w:w="2354"/>
              <w:gridCol w:w="321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Shorthand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Full form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Part left out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x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set the sum runs over (</w:t>
                  </w:r>
                  <w:hyperlink w:anchor="def-sum-over-set">
                    <w:r>
                      <w:rPr>
                        <w:rStyle w:val="Hyperlink"/>
                      </w:rPr>
                      <w:t xml:space="preserve">sum over a finite set</w:t>
                    </w:r>
                  </w:hyperlink>
                  <w:r>
                    <w:t xml:space="preserve">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lower and upper limits of the index (</w:t>
                  </w:r>
                  <w:hyperlink w:anchor="def-summation">
                    <w:r>
                      <w:rPr>
                        <w:rStyle w:val="Hyperlink"/>
                      </w:rPr>
                      <w:t xml:space="preserve">summation notation</w:t>
                    </w:r>
                  </w:hyperlink>
                  <w:r>
                    <w:t xml:space="preserve">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∑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index and its lower and upper limits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lower and upper limits of the index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∏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index and its lower and upper limits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b</m:t>
                            </m:r>
                          </m:e>
                          <m:sub>
                            <m:r>
                              <m:t>i</m:t>
                            </m:r>
                            <m:r>
                              <m:t>j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m</m:t>
                        </m:r>
                      </m:sup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j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b</m:t>
                                </m:r>
                              </m:e>
                              <m:sub>
                                <m:r>
                                  <m:t>i</m:t>
                                </m:r>
                                <m:r>
                                  <m:t>j</m:t>
                                </m:r>
                              </m:sub>
                            </m:sSub>
                          </m:e>
                        </m:nary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 of both indices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≠</m:t>
                        </m:r>
                        <m:r>
                          <m:t>k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t>​</m:t>
                        </m:r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rPr>
                                <m:sty m:val="p"/>
                              </m:rPr>
                              <m:t>…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n</m:t>
                            </m:r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\</m:t>
                        </m:r>
                        <m:r>
                          <m:t>​</m:t>
                        </m:r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r>
                              <m:t>k</m:t>
                            </m:r>
                          </m:e>
                        </m:d>
                        <m:r>
                          <m:t>​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set</w:t>
                  </w:r>
                  <w:r>
                    <w:t xml:space="preserve"> </w:t>
                  </w:r>
                  <m:oMath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rPr>
                            <m:sty m:val="p"/>
                          </m:rPr>
                          <m:t>…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n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 </w:t>
                  </w:r>
                  <w:r>
                    <w:t xml:space="preserve">of indices that</w:t>
                  </w:r>
                  <w:r>
                    <w:t xml:space="preserve"> </w:t>
                  </w:r>
                  <m:oMath>
                    <m:r>
                      <m:t>k</m:t>
                    </m:r>
                  </m:oMath>
                  <w:r>
                    <w:t xml:space="preserve"> </w:t>
                  </w:r>
                  <w:r>
                    <w:t xml:space="preserve">is removed from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∫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, used for a number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rPr>
                            <m:sty m:val="p"/>
                          </m:rPr>
                          <m:t>∞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 of integration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∫</m:t>
                    </m:r>
                    <m:r>
                      <m:t>f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rPr>
                            <m:sty m:val="p"/>
                          </m:rPr>
                          <m:t>∞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limits, the variable of integration, and the differential</w:t>
                  </w:r>
                  <w:r>
                    <w:t xml:space="preserve"> </w:t>
                  </w:r>
                  <m:oMath>
                    <m:r>
                      <m:t>d</m:t>
                    </m:r>
                    <m:r>
                      <m:t>x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  <m:r>
                          <m:rPr>
                            <m:sty m:val="p"/>
                          </m:rPr>
                          <m:t>:</m:t>
                        </m:r>
                        <m:r>
                          <m:t>n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…</m:t>
                    </m:r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explicit list of entries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“the function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”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“the function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:</m:t>
                    </m:r>
                    <m:r>
                      <m:rPr>
                        <m:scr m:val="double-struck"/>
                        <m:sty m:val="p"/>
                      </m:rPr>
                      <m:t>R</m:t>
                    </m:r>
                    <m:r>
                      <m:rPr>
                        <m:sty m:val="p"/>
                      </m:rPr>
                      <m:t>→</m:t>
                    </m:r>
                    <m:r>
                      <m:rPr>
                        <m:scr m:val="double-struck"/>
                        <m:sty m:val="p"/>
                      </m:rPr>
                      <m:t>R</m:t>
                    </m:r>
                  </m:oMath>
                  <w:r>
                    <w:t xml:space="preserve"> </w:t>
                  </w:r>
                  <w:r>
                    <w:t xml:space="preserve">with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”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function’s name, domain, and codomain</w:t>
                  </w:r>
                </w:p>
              </w:tc>
            </w:tr>
          </w:tbl>
          <w:bookmarkEnd w:id="143"/>
          <w:p/>
        </w:tc>
      </w:tr>
    </w:tbl>
    <w:bookmarkStart w:id="145" w:name="rem-indefinite-integral-not-shorthand"/>
    <w:p>
      <w:pPr>
        <w:pStyle w:val="BodyText"/>
      </w:pPr>
      <w:r>
        <w:rPr>
          <w:i/>
          <w:iCs/>
        </w:rPr>
        <w:t xml:space="preserve">Remark 10</w:t>
      </w:r>
      <w:r>
        <w:t xml:space="preserve"> (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has two readings). </w:t>
      </w:r>
      <w:r>
        <w:t xml:space="preserve">In calculus,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with no limits is not a shorthand:</w:t>
      </w:r>
      <w:r>
        <w:t xml:space="preserve"> </w:t>
      </w:r>
      <w:r>
        <w:t xml:space="preserve">it is the</w:t>
      </w:r>
      <w:r>
        <w:t xml:space="preserve"> </w:t>
      </w:r>
      <w:hyperlink r:id="rId144">
        <w:r>
          <w:rPr>
            <w:rStyle w:val="Hyperlink"/>
          </w:rPr>
          <w:t xml:space="preserve">indefinite integral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 family of functions rather than a number.</w:t>
      </w:r>
      <w:r>
        <w:t xml:space="preserve"> </w:t>
      </w:r>
      <w:r>
        <w:t xml:space="preserve">Some sources, especially in probability,</w:t>
      </w:r>
      <w:r>
        <w:t xml:space="preserve"> </w:t>
      </w:r>
      <w:r>
        <w:t xml:space="preserve">also write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for the number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Writing the limits out tells the reader which of the two is meant.</w:t>
      </w:r>
    </w:p>
    <w:bookmarkEnd w:id="145"/>
    <w:bookmarkStart w:id="146" w:name="exm-expand-index-shorthand"/>
    <w:p>
      <w:pPr>
        <w:pStyle w:val="BodyText"/>
      </w:pPr>
      <w:r>
        <w:rPr>
          <w:b/>
          <w:bCs/>
        </w:rPr>
        <w:t xml:space="preserve">Example 27 (Writing out an index shorthand)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 source that writes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means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summation notation)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146"/>
    <w:bookmarkStart w:id="172" w:name="refs"/>
    <w:bookmarkStart w:id="148" w:name="ref-wikipedia_line_segment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“Line segment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7">
        <w:r>
          <w:rPr>
            <w:rStyle w:val="Hyperlink"/>
          </w:rPr>
          <w:t xml:space="preserve">https://en.wikipedia.org/wiki/Line_segment</w:t>
        </w:r>
      </w:hyperlink>
    </w:p>
    <w:bookmarkEnd w:id="148"/>
    <w:bookmarkStart w:id="150" w:name="ref-wikipedia_chord_geometry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“Chord (geometry)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9">
        <w:r>
          <w:rPr>
            <w:rStyle w:val="Hyperlink"/>
          </w:rPr>
          <w:t xml:space="preserve">https://en.wikipedia.org/wiki/Chord_(geometry)</w:t>
        </w:r>
      </w:hyperlink>
    </w:p>
    <w:bookmarkEnd w:id="150"/>
    <w:bookmarkStart w:id="152" w:name="ref-wikipedia_convex_func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“Convex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1">
        <w:r>
          <w:rPr>
            <w:rStyle w:val="Hyperlink"/>
          </w:rPr>
          <w:t xml:space="preserve">https://en.wikipedia.org/wiki/Convex_function</w:t>
        </w:r>
      </w:hyperlink>
    </w:p>
    <w:bookmarkEnd w:id="152"/>
    <w:bookmarkStart w:id="154" w:name="ref-wikipedia_jensens_inequality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“Jensen’s inequality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3">
        <w:r>
          <w:rPr>
            <w:rStyle w:val="Hyperlink"/>
          </w:rPr>
          <w:t xml:space="preserve">https://en.wikipedia.org/wiki/Jensen%27s_inequality</w:t>
        </w:r>
      </w:hyperlink>
    </w:p>
    <w:bookmarkEnd w:id="154"/>
    <w:bookmarkStart w:id="156" w:name="ref-wikipedia_upper_and_lower_bounds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“Upper and lower bounds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5">
        <w:r>
          <w:rPr>
            <w:rStyle w:val="Hyperlink"/>
          </w:rPr>
          <w:t xml:space="preserve">https://en.wikipedia.org/wiki/Upper_and_lower_bounds</w:t>
        </w:r>
      </w:hyperlink>
    </w:p>
    <w:bookmarkEnd w:id="156"/>
    <w:bookmarkStart w:id="158" w:name="ref-wikipedia_least_upper_bound_property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“Least-upper-bound property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7">
        <w:r>
          <w:rPr>
            <w:rStyle w:val="Hyperlink"/>
          </w:rPr>
          <w:t xml:space="preserve">https://en.wikipedia.org/wiki/Least-upper-bound_property</w:t>
        </w:r>
      </w:hyperlink>
    </w:p>
    <w:bookmarkEnd w:id="158"/>
    <w:bookmarkStart w:id="159" w:name="ref-rudin1976principles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W. Rudin,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, 3rd ed. in International series in pure and applied mathematics. New York: McGraw-Hill, 1976.</w:t>
      </w:r>
    </w:p>
    <w:bookmarkEnd w:id="159"/>
    <w:bookmarkStart w:id="161" w:name="ref-wikipedia_infimum_and_supremum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“Infimum and supremum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0">
        <w:r>
          <w:rPr>
            <w:rStyle w:val="Hyperlink"/>
          </w:rPr>
          <w:t xml:space="preserve">https://en.wikipedia.org/wiki/Infimum_and_supremum</w:t>
        </w:r>
      </w:hyperlink>
    </w:p>
    <w:bookmarkEnd w:id="161"/>
    <w:bookmarkStart w:id="163" w:name="ref-wikipedia_identity_element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“Identity element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2">
        <w:r>
          <w:rPr>
            <w:rStyle w:val="Hyperlink"/>
          </w:rPr>
          <w:t xml:space="preserve">https://en.wikipedia.org/wiki/Identity_element</w:t>
        </w:r>
      </w:hyperlink>
    </w:p>
    <w:bookmarkEnd w:id="163"/>
    <w:bookmarkStart w:id="165" w:name="ref-wikipedia_commutative_property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“Commutative property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4">
        <w:r>
          <w:rPr>
            <w:rStyle w:val="Hyperlink"/>
          </w:rPr>
          <w:t xml:space="preserve">https://en.wikipedia.org/wiki/Commutative_property</w:t>
        </w:r>
      </w:hyperlink>
    </w:p>
    <w:bookmarkEnd w:id="165"/>
    <w:bookmarkStart w:id="167" w:name="ref-wikipedia_associative_property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“Associative property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6">
        <w:r>
          <w:rPr>
            <w:rStyle w:val="Hyperlink"/>
          </w:rPr>
          <w:t xml:space="preserve">https://en.wikipedia.org/wiki/Associative_property</w:t>
        </w:r>
      </w:hyperlink>
    </w:p>
    <w:bookmarkEnd w:id="167"/>
    <w:bookmarkStart w:id="169" w:name="ref-wikipedia_distributive_property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“Distributive property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8">
        <w:r>
          <w:rPr>
            <w:rStyle w:val="Hyperlink"/>
          </w:rPr>
          <w:t xml:space="preserve">https://en.wikipedia.org/wiki/Distributive_property</w:t>
        </w:r>
      </w:hyperlink>
    </w:p>
    <w:bookmarkEnd w:id="169"/>
    <w:bookmarkStart w:id="171" w:name="ref-wikipedia_like_terms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“Like terms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0">
        <w:r>
          <w:rPr>
            <w:rStyle w:val="Hyperlink"/>
          </w:rPr>
          <w:t xml:space="preserve">https://en.wikipedia.org/wiki/Like_terms</w:t>
        </w:r>
      </w:hyperlink>
    </w:p>
    <w:bookmarkEnd w:id="171"/>
    <w:bookmarkEnd w:id="172"/>
    <w:bookmarkEnd w:id="17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37" Type="http://schemas.openxmlformats.org/officeDocument/2006/relationships/image" Target="media/rId137.png"/><Relationship Id="rId24" Type="http://schemas.openxmlformats.org/officeDocument/2006/relationships/hyperlink" Target="algebra-basics.html#def-global-minimizer" TargetMode="External"/><Relationship Id="rId23" Type="http://schemas.openxmlformats.org/officeDocument/2006/relationships/hyperlink" Target="algebra-basics.html#def-local-minimizer" TargetMode="External"/><Relationship Id="rId40" Type="http://schemas.openxmlformats.org/officeDocument/2006/relationships/hyperlink" Target="algebra-basics.html#def-maximum" TargetMode="External"/><Relationship Id="rId39" Type="http://schemas.openxmlformats.org/officeDocument/2006/relationships/hyperlink" Target="algebra-basics.html#def-minimum" TargetMode="External"/><Relationship Id="rId20" Type="http://schemas.openxmlformats.org/officeDocument/2006/relationships/hyperlink" Target="algebra-basics.html#exr-local-vs-global-min" TargetMode="External"/><Relationship Id="rId42" Type="http://schemas.openxmlformats.org/officeDocument/2006/relationships/hyperlink" Target="algebra-basics.html#thm-neg-ineq" TargetMode="External"/><Relationship Id="rId133" Type="http://schemas.openxmlformats.org/officeDocument/2006/relationships/hyperlink" Target="algebra-exponentials.html#def-sequence-limit" TargetMode="External"/><Relationship Id="rId132" Type="http://schemas.openxmlformats.org/officeDocument/2006/relationships/hyperlink" Target="calculus-derivatives.html#def-limit" TargetMode="External"/><Relationship Id="rId144" Type="http://schemas.openxmlformats.org/officeDocument/2006/relationships/hyperlink" Target="calculus-integration.html#def-indefinite-integral" TargetMode="External"/><Relationship Id="rId127" Type="http://schemas.openxmlformats.org/officeDocument/2006/relationships/hyperlink" Target="calculus-integration.html#def-riemann-integral" TargetMode="External"/><Relationship Id="rId97" Type="http://schemas.openxmlformats.org/officeDocument/2006/relationships/hyperlink" Target="functions.qmd#def-finite-set" TargetMode="External"/><Relationship Id="rId14" Type="http://schemas.openxmlformats.org/officeDocument/2006/relationships/hyperlink" Target="functions.qmd#def-function" TargetMode="External"/><Relationship Id="rId15" Type="http://schemas.openxmlformats.org/officeDocument/2006/relationships/hyperlink" Target="functions.qmd#def-graph" TargetMode="External"/><Relationship Id="rId34" Type="http://schemas.openxmlformats.org/officeDocument/2006/relationships/hyperlink" Target="functions.qmd#def-image" TargetMode="External"/><Relationship Id="rId142" Type="http://schemas.openxmlformats.org/officeDocument/2006/relationships/hyperlink" Target="functions.qmd#def-range" TargetMode="External"/><Relationship Id="rId166" Type="http://schemas.openxmlformats.org/officeDocument/2006/relationships/hyperlink" Target="https://en.wikipedia.org/wiki/Associative_property" TargetMode="External"/><Relationship Id="rId149" Type="http://schemas.openxmlformats.org/officeDocument/2006/relationships/hyperlink" Target="https://en.wikipedia.org/wiki/Chord_(geometry)" TargetMode="External"/><Relationship Id="rId164" Type="http://schemas.openxmlformats.org/officeDocument/2006/relationships/hyperlink" Target="https://en.wikipedia.org/wiki/Commutative_property" TargetMode="External"/><Relationship Id="rId151" Type="http://schemas.openxmlformats.org/officeDocument/2006/relationships/hyperlink" Target="https://en.wikipedia.org/wiki/Convex_function" TargetMode="External"/><Relationship Id="rId168" Type="http://schemas.openxmlformats.org/officeDocument/2006/relationships/hyperlink" Target="https://en.wikipedia.org/wiki/Distributive_property" TargetMode="External"/><Relationship Id="rId162" Type="http://schemas.openxmlformats.org/officeDocument/2006/relationships/hyperlink" Target="https://en.wikipedia.org/wiki/Identity_element" TargetMode="External"/><Relationship Id="rId160" Type="http://schemas.openxmlformats.org/officeDocument/2006/relationships/hyperlink" Target="https://en.wikipedia.org/wiki/Infimum_and_supremum" TargetMode="External"/><Relationship Id="rId153" Type="http://schemas.openxmlformats.org/officeDocument/2006/relationships/hyperlink" Target="https://en.wikipedia.org/wiki/Jensen%27s_inequality" TargetMode="External"/><Relationship Id="rId157" Type="http://schemas.openxmlformats.org/officeDocument/2006/relationships/hyperlink" Target="https://en.wikipedia.org/wiki/Least-upper-bound_property" TargetMode="External"/><Relationship Id="rId170" Type="http://schemas.openxmlformats.org/officeDocument/2006/relationships/hyperlink" Target="https://en.wikipedia.org/wiki/Like_terms" TargetMode="External"/><Relationship Id="rId147" Type="http://schemas.openxmlformats.org/officeDocument/2006/relationships/hyperlink" Target="https://en.wikipedia.org/wiki/Line_segment" TargetMode="External"/><Relationship Id="rId118" Type="http://schemas.openxmlformats.org/officeDocument/2006/relationships/hyperlink" Target="https://en.wikipedia.org/wiki/Population_proportion" TargetMode="External"/><Relationship Id="rId125" Type="http://schemas.openxmlformats.org/officeDocument/2006/relationships/hyperlink" Target="https://en.wikipedia.org/wiki/Population_proportion#Mathematical_definition" TargetMode="External"/><Relationship Id="rId119" Type="http://schemas.openxmlformats.org/officeDocument/2006/relationships/hyperlink" Target="https://en.wikipedia.org/wiki/Proportion_(mathematics)" TargetMode="External"/><Relationship Id="rId122" Type="http://schemas.openxmlformats.org/officeDocument/2006/relationships/hyperlink" Target="https://en.wikipedia.org/wiki/Proportionality_(mathematics)" TargetMode="External"/><Relationship Id="rId114" Type="http://schemas.openxmlformats.org/officeDocument/2006/relationships/hyperlink" Target="https://en.wikipedia.org/wiki/Rate_(mathematics)" TargetMode="External"/><Relationship Id="rId115" Type="http://schemas.openxmlformats.org/officeDocument/2006/relationships/hyperlink" Target="https://en.wikipedia.org/wiki/Ratio" TargetMode="External"/><Relationship Id="rId155" Type="http://schemas.openxmlformats.org/officeDocument/2006/relationships/hyperlink" Target="https://en.wikipedia.org/wiki/Upper_and_lower_bounds" TargetMode="External"/><Relationship Id="rId141" Type="http://schemas.openxmlformats.org/officeDocument/2006/relationships/hyperlink" Target="https://morrison-lab.github.io/pds/random-variables.html#def-random-variable" TargetMode="External"/><Relationship Id="rId27" Type="http://schemas.openxmlformats.org/officeDocument/2006/relationships/hyperlink" Target="linear-algebra-vectors.qmd#def-mean" TargetMode="External"/><Relationship Id="rId29" Type="http://schemas.openxmlformats.org/officeDocument/2006/relationships/hyperlink" Target="optimization.qmd#def-concave" TargetMode="External"/><Relationship Id="rId12" Type="http://schemas.openxmlformats.org/officeDocument/2006/relationships/hyperlink" Target="sets.qmd#def-interval" TargetMode="External"/><Relationship Id="rId98" Type="http://schemas.openxmlformats.org/officeDocument/2006/relationships/hyperlink" Target="sets.qmd#def-set" TargetMode="External"/></Relationships>
</file>

<file path=word/_rels/footnotes.xml.rels><?xml version='1.0' encoding='UTF-8' standalone='yes'?>
<Relationships xmlns="http://schemas.openxmlformats.org/package/2006/relationships"><Relationship Id="rId24" Type="http://schemas.openxmlformats.org/officeDocument/2006/relationships/hyperlink" Target="algebra-basics.html#def-global-minimizer" TargetMode="External"/><Relationship Id="rId23" Type="http://schemas.openxmlformats.org/officeDocument/2006/relationships/hyperlink" Target="algebra-basics.html#def-local-minimizer" TargetMode="External"/><Relationship Id="rId40" Type="http://schemas.openxmlformats.org/officeDocument/2006/relationships/hyperlink" Target="algebra-basics.html#def-maximum" TargetMode="External"/><Relationship Id="rId39" Type="http://schemas.openxmlformats.org/officeDocument/2006/relationships/hyperlink" Target="algebra-basics.html#def-minimum" TargetMode="External"/><Relationship Id="rId20" Type="http://schemas.openxmlformats.org/officeDocument/2006/relationships/hyperlink" Target="algebra-basics.html#exr-local-vs-global-min" TargetMode="External"/><Relationship Id="rId42" Type="http://schemas.openxmlformats.org/officeDocument/2006/relationships/hyperlink" Target="algebra-basics.html#thm-neg-ineq" TargetMode="External"/><Relationship Id="rId133" Type="http://schemas.openxmlformats.org/officeDocument/2006/relationships/hyperlink" Target="algebra-exponentials.html#def-sequence-limit" TargetMode="External"/><Relationship Id="rId132" Type="http://schemas.openxmlformats.org/officeDocument/2006/relationships/hyperlink" Target="calculus-derivatives.html#def-limit" TargetMode="External"/><Relationship Id="rId144" Type="http://schemas.openxmlformats.org/officeDocument/2006/relationships/hyperlink" Target="calculus-integration.html#def-indefinite-integral" TargetMode="External"/><Relationship Id="rId127" Type="http://schemas.openxmlformats.org/officeDocument/2006/relationships/hyperlink" Target="calculus-integration.html#def-riemann-integral" TargetMode="External"/><Relationship Id="rId97" Type="http://schemas.openxmlformats.org/officeDocument/2006/relationships/hyperlink" Target="functions.qmd#def-finite-set" TargetMode="External"/><Relationship Id="rId14" Type="http://schemas.openxmlformats.org/officeDocument/2006/relationships/hyperlink" Target="functions.qmd#def-function" TargetMode="External"/><Relationship Id="rId15" Type="http://schemas.openxmlformats.org/officeDocument/2006/relationships/hyperlink" Target="functions.qmd#def-graph" TargetMode="External"/><Relationship Id="rId34" Type="http://schemas.openxmlformats.org/officeDocument/2006/relationships/hyperlink" Target="functions.qmd#def-image" TargetMode="External"/><Relationship Id="rId142" Type="http://schemas.openxmlformats.org/officeDocument/2006/relationships/hyperlink" Target="functions.qmd#def-range" TargetMode="External"/><Relationship Id="rId166" Type="http://schemas.openxmlformats.org/officeDocument/2006/relationships/hyperlink" Target="https://en.wikipedia.org/wiki/Associative_property" TargetMode="External"/><Relationship Id="rId149" Type="http://schemas.openxmlformats.org/officeDocument/2006/relationships/hyperlink" Target="https://en.wikipedia.org/wiki/Chord_(geometry)" TargetMode="External"/><Relationship Id="rId164" Type="http://schemas.openxmlformats.org/officeDocument/2006/relationships/hyperlink" Target="https://en.wikipedia.org/wiki/Commutative_property" TargetMode="External"/><Relationship Id="rId151" Type="http://schemas.openxmlformats.org/officeDocument/2006/relationships/hyperlink" Target="https://en.wikipedia.org/wiki/Convex_function" TargetMode="External"/><Relationship Id="rId168" Type="http://schemas.openxmlformats.org/officeDocument/2006/relationships/hyperlink" Target="https://en.wikipedia.org/wiki/Distributive_property" TargetMode="External"/><Relationship Id="rId162" Type="http://schemas.openxmlformats.org/officeDocument/2006/relationships/hyperlink" Target="https://en.wikipedia.org/wiki/Identity_element" TargetMode="External"/><Relationship Id="rId160" Type="http://schemas.openxmlformats.org/officeDocument/2006/relationships/hyperlink" Target="https://en.wikipedia.org/wiki/Infimum_and_supremum" TargetMode="External"/><Relationship Id="rId153" Type="http://schemas.openxmlformats.org/officeDocument/2006/relationships/hyperlink" Target="https://en.wikipedia.org/wiki/Jensen%27s_inequality" TargetMode="External"/><Relationship Id="rId157" Type="http://schemas.openxmlformats.org/officeDocument/2006/relationships/hyperlink" Target="https://en.wikipedia.org/wiki/Least-upper-bound_property" TargetMode="External"/><Relationship Id="rId170" Type="http://schemas.openxmlformats.org/officeDocument/2006/relationships/hyperlink" Target="https://en.wikipedia.org/wiki/Like_terms" TargetMode="External"/><Relationship Id="rId147" Type="http://schemas.openxmlformats.org/officeDocument/2006/relationships/hyperlink" Target="https://en.wikipedia.org/wiki/Line_segment" TargetMode="External"/><Relationship Id="rId118" Type="http://schemas.openxmlformats.org/officeDocument/2006/relationships/hyperlink" Target="https://en.wikipedia.org/wiki/Population_proportion" TargetMode="External"/><Relationship Id="rId125" Type="http://schemas.openxmlformats.org/officeDocument/2006/relationships/hyperlink" Target="https://en.wikipedia.org/wiki/Population_proportion#Mathematical_definition" TargetMode="External"/><Relationship Id="rId119" Type="http://schemas.openxmlformats.org/officeDocument/2006/relationships/hyperlink" Target="https://en.wikipedia.org/wiki/Proportion_(mathematics)" TargetMode="External"/><Relationship Id="rId122" Type="http://schemas.openxmlformats.org/officeDocument/2006/relationships/hyperlink" Target="https://en.wikipedia.org/wiki/Proportionality_(mathematics)" TargetMode="External"/><Relationship Id="rId114" Type="http://schemas.openxmlformats.org/officeDocument/2006/relationships/hyperlink" Target="https://en.wikipedia.org/wiki/Rate_(mathematics)" TargetMode="External"/><Relationship Id="rId115" Type="http://schemas.openxmlformats.org/officeDocument/2006/relationships/hyperlink" Target="https://en.wikipedia.org/wiki/Ratio" TargetMode="External"/><Relationship Id="rId155" Type="http://schemas.openxmlformats.org/officeDocument/2006/relationships/hyperlink" Target="https://en.wikipedia.org/wiki/Upper_and_lower_bounds" TargetMode="External"/><Relationship Id="rId141" Type="http://schemas.openxmlformats.org/officeDocument/2006/relationships/hyperlink" Target="https://morrison-lab.github.io/pds/random-variables.html#def-random-variable" TargetMode="External"/><Relationship Id="rId27" Type="http://schemas.openxmlformats.org/officeDocument/2006/relationships/hyperlink" Target="linear-algebra-vectors.qmd#def-mean" TargetMode="External"/><Relationship Id="rId29" Type="http://schemas.openxmlformats.org/officeDocument/2006/relationships/hyperlink" Target="optimization.qmd#def-concave" TargetMode="External"/><Relationship Id="rId12" Type="http://schemas.openxmlformats.org/officeDocument/2006/relationships/hyperlink" Target="sets.qmd#def-interval" TargetMode="External"/><Relationship Id="rId98" Type="http://schemas.openxmlformats.org/officeDocument/2006/relationships/hyperlink" Target="sets.qmd#def-se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Convexity, Infimum and Sums</dc:title>
  <dc:creator/>
  <cp:keywords/>
  <dcterms:created xsi:type="dcterms:W3CDTF">2026-10-21T22:17:29Z</dcterms:created>
  <dcterms:modified xsi:type="dcterms:W3CDTF">2026-10-21T22:17:29Z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2026-10-21 15:00:24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