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2026-10-21 14:24:09 (PDT)</w:delText>
        </w:r>
      </w:del>
    </w:p>
    <w:p>
      <w:pPr>
        <w:pStyle w:val="Date"/>
      </w:pPr>
      <w:ins w:id="2" w:author="PR Preview" w:date="2026-01-01T00:00:00Z">
        <w:r>
          <w:t xml:space="preserve">Last modified: 2026-10-21 15:00:24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2026-10-21T22:54:16Z</dcterms:created>
  <dcterms:modified xsi:type="dcterms:W3CDTF">2026-10-21T22:54:16Z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2026-10-21 15:00:24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