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ins w:id="1" w:author="PR Preview" w:date="2026-01-01T00:00:00Z">
        <w:r>
          <w:t xml:space="preserve">Induction and Recursion</w:t>
        </w:r>
      </w:ins>
    </w:p>
    <w:p>
      <w:pPr>
        <w:pStyle w:val="Date"/>
      </w:pPr>
      <w:ins w:id="2" w:author="PR Preview" w:date="2026-01-01T00:00:00Z">
        <w:r>
          <w:t xml:space="preserve">Last modified: 2026-10-21 15:00:24 (PDT)</w:t>
        </w:r>
      </w:ins>
    </w:p>
    <w:p>
      <w:pPr>
        <w:pStyle w:val="FirstParagraph"/>
      </w:pPr>
      <w:ins w:id="3" w:author="PR Preview" w:date="2026-01-01T00:00:00Z">
        <w:r>
          <w:rPr>
            <w:i/>
            <w:iCs/>
          </w:rPr>
          <w:t xml:space="preserve">Remark</w:t>
        </w:r>
      </w:ins>
      <w:ins w:id="4" w:author="PR Preview" w:date="2026-01-01T00:00:00Z">
        <w:r>
          <w:t xml:space="preserve">. </w:t>
        </w:r>
      </w:ins>
      <w:ins w:id="5" w:author="PR Preview" w:date="2026-01-01T00:00:00Z">
        <w:r>
          <w:t xml:space="preserve">A</w:t>
        </w:r>
      </w:ins>
      <w:ins w:id="6" w:author="PR Preview" w:date="2026-01-01T00:00:00Z">
        <w:r>
          <w:t xml:space="preserve"> </w:t>
        </w:r>
      </w:ins>
      <w:hyperlink r:id="rId9">
        <w:ins w:id="7" w:author="PR Preview" w:date="2026-01-01T00:00:00Z">
          <w:r>
            <w:rPr>
              <w:rStyle w:val="Hyperlink"/>
            </w:rPr>
            <w:t xml:space="preserve">proof by induction</w:t>
          </w:r>
        </w:ins>
      </w:hyperlink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proves a</w:t>
        </w:r>
      </w:ins>
      <w:ins w:id="10" w:author="PR Preview" w:date="2026-01-01T00:00:00Z">
        <w:r>
          <w:t xml:space="preserve"> </w:t>
        </w:r>
      </w:ins>
      <w:hyperlink r:id="rId10">
        <w:ins w:id="11" w:author="PR Preview" w:date="2026-01-01T00:00:00Z">
          <w:r>
            <w:rPr>
              <w:rStyle w:val="Hyperlink"/>
            </w:rPr>
            <w:t xml:space="preserve">proposition</w:t>
          </w:r>
        </w:ins>
      </w:hyperlink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about every</w:t>
        </w:r>
      </w:ins>
      <w:ins w:id="14" w:author="PR Preview" w:date="2026-01-01T00:00:00Z">
        <w:r>
          <w:t xml:space="preserve"> </w:t>
        </w:r>
      </w:ins>
      <w:hyperlink r:id="rId11">
        <w:ins w:id="15" w:author="PR Preview" w:date="2026-01-01T00:00:00Z">
          <w:r>
            <w:rPr>
              <w:rStyle w:val="Hyperlink"/>
            </w:rPr>
            <w:t xml:space="preserve">integer</w:t>
          </w:r>
        </w:ins>
      </w:hyperlink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from some starting integer on.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A</w:t>
        </w:r>
      </w:ins>
      <w:ins w:id="20" w:author="PR Preview" w:date="2026-01-01T00:00:00Z">
        <w:r>
          <w:t xml:space="preserve"> </w:t>
        </w:r>
      </w:ins>
      <w:hyperlink r:id="rId12">
        <w:ins w:id="21" w:author="PR Preview" w:date="2026-01-01T00:00:00Z">
          <w:r>
            <w:rPr>
              <w:rStyle w:val="Hyperlink"/>
            </w:rPr>
            <w:t xml:space="preserve">sequence</w:t>
          </w:r>
        </w:ins>
      </w:hyperlink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defined by a rule on its earlier</w:t>
        </w:r>
      </w:ins>
      <w:ins w:id="24" w:author="PR Preview" w:date="2026-01-01T00:00:00Z">
        <w:r>
          <w:t xml:space="preserve"> </w:t>
        </w:r>
      </w:ins>
      <w:hyperlink r:id="rId13">
        <w:ins w:id="25" w:author="PR Preview" w:date="2026-01-01T00:00:00Z">
          <w:r>
            <w:rPr>
              <w:rStyle w:val="Hyperlink"/>
            </w:rPr>
            <w:t xml:space="preserve">terms</w:t>
          </w:r>
        </w:ins>
      </w:hyperlink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is the usual place to use it.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This page defines such</w:t>
        </w:r>
      </w:ins>
      <w:ins w:id="30" w:author="PR Preview" w:date="2026-01-01T00:00:00Z">
        <w:r>
          <w:t xml:space="preserve"> </w:t>
        </w:r>
      </w:ins>
      <w:hyperlink r:id="rId12">
        <w:ins w:id="31" w:author="PR Preview" w:date="2026-01-01T00:00:00Z">
          <w:r>
            <w:rPr>
              <w:rStyle w:val="Hyperlink"/>
            </w:rPr>
            <w:t xml:space="preserve">sequences</w:t>
          </w:r>
        </w:ins>
      </w:hyperlink>
      <w:ins w:id="32" w:author="PR Preview" w:date="2026-01-01T00:00:00Z">
        <w:r>
          <w:t xml:space="preserve">,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then adds the stronger form,</w:t>
        </w:r>
      </w:ins>
      <w:ins w:id="35" w:author="PR Preview" w:date="2026-01-01T00:00:00Z">
        <w:r>
          <w:t xml:space="preserve"> </w:t>
        </w:r>
      </w:ins>
      <w:hyperlink r:id="rId14">
        <w:ins w:id="36" w:author="PR Preview" w:date="2026-01-01T00:00:00Z">
          <w:r>
            <w:rPr>
              <w:rStyle w:val="Hyperlink"/>
            </w:rPr>
            <w:t xml:space="preserve">strong induction</w:t>
          </w:r>
        </w:ins>
      </w:hyperlink>
      <w:ins w:id="37" w:author="PR Preview" w:date="2026-01-01T00:00:00Z">
        <w:r>
          <w:t xml:space="preserve">, that they often need.</w:t>
        </w:r>
      </w:ins>
    </w:p>
    <w:bookmarkStart w:id="20" w:name="recursively-defined-sequences"/>
    <w:p>
      <w:pPr>
        <w:pStyle w:val="Heading2"/>
      </w:pPr>
      <w:ins w:id="38" w:author="PR Preview" w:date="2026-01-01T00:00:00Z">
        <w:r>
          <w:t xml:space="preserve">1 Recursively defined sequences</w:t>
        </w:r>
      </w:ins>
    </w:p>
    <w:bookmarkStart w:id="16" w:name="def-recursive-sequence"/>
    <w:p>
      <w:pPr>
        <w:pStyle w:val="FirstParagraph"/>
      </w:pPr>
      <w:ins w:id="39" w:author="PR Preview" w:date="2026-01-01T00:00:00Z">
        <w:r>
          <w:rPr>
            <w:b/>
            <w:bCs/>
          </w:rPr>
          <w:t xml:space="preserve">Definition 1 (Recursively defined sequence)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Let</w:t>
        </w:r>
      </w:ins>
      <w:ins w:id="42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0</m:t>
            </m:r>
          </m:sub>
        </m:sSub>
      </m:oMath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be an</w:t>
        </w:r>
      </w:ins>
      <w:ins w:id="45" w:author="PR Preview" w:date="2026-01-01T00:00:00Z">
        <w:r>
          <w:t xml:space="preserve"> </w:t>
        </w:r>
      </w:ins>
      <w:hyperlink r:id="rId11">
        <w:ins w:id="46" w:author="PR Preview" w:date="2026-01-01T00:00:00Z">
          <w:r>
            <w:rPr>
              <w:rStyle w:val="Hyperlink"/>
            </w:rPr>
            <w:t xml:space="preserve">integer</w:t>
          </w:r>
        </w:ins>
      </w:hyperlink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and</w:t>
        </w:r>
      </w:ins>
      <w:ins w:id="49" w:author="PR Preview" w:date="2026-01-01T00:00:00Z">
        <w:r>
          <w:t xml:space="preserve"> </w:t>
        </w:r>
      </w:ins>
      <m:oMath>
        <m:r>
          <m:t>m</m:t>
        </m:r>
      </m:oMath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a positive integer.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A</w:t>
        </w:r>
      </w:ins>
      <w:ins w:id="54" w:author="PR Preview" w:date="2026-01-01T00:00:00Z">
        <w:r>
          <w:t xml:space="preserve"> </w:t>
        </w:r>
      </w:ins>
      <w:hyperlink r:id="rId12">
        <w:ins w:id="55" w:author="PR Preview" w:date="2026-01-01T00:00:00Z">
          <w:r>
            <w:rPr>
              <w:rStyle w:val="Hyperlink"/>
            </w:rPr>
            <w:t xml:space="preserve">sequence</w:t>
          </w:r>
        </w:ins>
      </w:hyperlink>
      <w:ins w:id="56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is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rPr>
            <w:b/>
            <w:bCs/>
          </w:rPr>
          <w:t xml:space="preserve">recursively defined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[1]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by two things:</w:t>
        </w:r>
      </w:ins>
    </w:p>
    <w:p>
      <w:pPr>
        <w:pStyle w:val="Compact"/>
        <w:numPr>
          <w:ilvl w:val="0"/>
          <w:numId w:val="1001"/>
        </w:numPr>
      </w:pPr>
      <w:ins w:id="65" w:author="PR Preview" w:date="2026-01-01T00:00:00Z">
        <w:r>
          <w:rPr>
            <w:b/>
            <w:bCs/>
          </w:rPr>
          <w:t xml:space="preserve">Initial</w:t>
        </w:r>
      </w:ins>
      <w:ins w:id="66" w:author="PR Preview" w:date="2026-01-01T00:00:00Z">
        <w:r>
          <w:rPr>
            <w:b/>
            <w:bCs/>
          </w:rPr>
          <w:t xml:space="preserve"> </w:t>
        </w:r>
      </w:ins>
      <w:hyperlink r:id="rId13">
        <w:ins w:id="67" w:author="PR Preview" w:date="2026-01-01T00:00:00Z">
          <w:r>
            <w:rPr>
              <w:rStyle w:val="Hyperlink"/>
              <w:b/>
              <w:bCs/>
            </w:rPr>
            <w:t xml:space="preserve">terms</w:t>
          </w:r>
        </w:ins>
      </w:hyperlink>
      <w:ins w:id="68" w:author="PR Preview" w:date="2026-01-01T00:00:00Z">
        <w:r>
          <w:rPr>
            <w:b/>
            <w:bCs/>
          </w:rPr>
          <w:t xml:space="preserve">: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specific</w:t>
        </w:r>
      </w:ins>
      <w:ins w:id="71" w:author="PR Preview" w:date="2026-01-01T00:00:00Z">
        <w:r>
          <w:t xml:space="preserve"> </w:t>
        </w:r>
      </w:ins>
      <w:hyperlink r:id="rId15">
        <w:ins w:id="72" w:author="PR Preview" w:date="2026-01-01T00:00:00Z">
          <w:r>
            <w:rPr>
              <w:rStyle w:val="Hyperlink"/>
            </w:rPr>
            <w:t xml:space="preserve">values</w:t>
          </w:r>
        </w:ins>
      </w:hyperlink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for</w:t>
        </w:r>
      </w:ins>
      <w:ins w:id="75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ins w:id="76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1"/>
        </w:numPr>
      </w:pPr>
      <w:ins w:id="77" w:author="PR Preview" w:date="2026-01-01T00:00:00Z">
        <w:r>
          <w:rPr>
            <w:b/>
            <w:bCs/>
          </w:rPr>
          <w:t xml:space="preserve">Recurrence: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a rule that gives</w:t>
        </w:r>
      </w:ins>
      <w:ins w:id="80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</m:oMath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from the</w:t>
        </w:r>
      </w:ins>
      <w:ins w:id="83" w:author="PR Preview" w:date="2026-01-01T00:00:00Z">
        <w:r>
          <w:t xml:space="preserve"> </w:t>
        </w:r>
      </w:ins>
      <m:oMath>
        <m:r>
          <m:t>m</m:t>
        </m:r>
      </m:oMath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entries</w:t>
        </w:r>
      </w:ins>
      <w:ins w:id="86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sub>
        </m:sSub>
      </m:oMath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just before it,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for every integer</w:t>
        </w:r>
      </w:ins>
      <w:ins w:id="9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m</m:t>
        </m:r>
      </m:oMath>
      <w:ins w:id="92" w:author="PR Preview" w:date="2026-01-01T00:00:00Z">
        <w:r>
          <w:t xml:space="preserve">.</w:t>
        </w:r>
      </w:ins>
    </w:p>
    <w:p>
      <w:pPr>
        <w:pStyle w:val="FirstParagraph"/>
      </w:pPr>
      <w:ins w:id="93" w:author="PR Preview" w:date="2026-01-01T00:00:00Z">
        <w:r>
          <w:t xml:space="preserve">The initial terms and the recurrence together fix every</w:t>
        </w:r>
      </w:ins>
      <w:ins w:id="94" w:author="PR Preview" w:date="2026-01-01T00:00:00Z">
        <w:r>
          <w:t xml:space="preserve"> </w:t>
        </w:r>
      </w:ins>
      <w:hyperlink r:id="rId13">
        <w:ins w:id="95" w:author="PR Preview" w:date="2026-01-01T00:00:00Z">
          <w:r>
            <w:rPr>
              <w:rStyle w:val="Hyperlink"/>
            </w:rPr>
            <w:t xml:space="preserve">term</w:t>
          </w:r>
        </w:ins>
      </w:hyperlink>
      <w:ins w:id="96" w:author="PR Preview" w:date="2026-01-01T00:00:00Z">
        <w:r>
          <w:t xml:space="preserve">: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the first</w:t>
        </w:r>
      </w:ins>
      <w:ins w:id="99" w:author="PR Preview" w:date="2026-01-01T00:00:00Z">
        <w:r>
          <w:t xml:space="preserve"> </w:t>
        </w:r>
      </w:ins>
      <m:oMath>
        <m:r>
          <m:t>m</m:t>
        </m:r>
      </m:oMath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entries are given,</w:t>
        </w:r>
      </w:ins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and each later entry follows from the</w:t>
        </w:r>
      </w:ins>
      <w:ins w:id="104" w:author="PR Preview" w:date="2026-01-01T00:00:00Z">
        <w:r>
          <w:t xml:space="preserve"> </w:t>
        </w:r>
      </w:ins>
      <m:oMath>
        <m:r>
          <m:t>m</m:t>
        </m:r>
      </m:oMath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entries before it.</w:t>
        </w:r>
      </w:ins>
    </w:p>
    <w:bookmarkEnd w:id="16"/>
    <w:bookmarkStart w:id="17" w:name="exm-recursive-sequence"/>
    <w:p>
      <w:pPr>
        <w:pStyle w:val="BodyText"/>
      </w:pPr>
      <w:ins w:id="107" w:author="PR Preview" w:date="2026-01-01T00:00:00Z">
        <w:r>
          <w:rPr>
            <w:b/>
            <w:bCs/>
          </w:rPr>
          <w:t xml:space="preserve">Example 1 (Powers of 3)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The</w:t>
        </w:r>
      </w:ins>
      <w:ins w:id="110" w:author="PR Preview" w:date="2026-01-01T00:00:00Z">
        <w:r>
          <w:t xml:space="preserve"> </w:t>
        </w:r>
      </w:ins>
      <w:hyperlink r:id="rId12">
        <w:ins w:id="111" w:author="PR Preview" w:date="2026-01-01T00:00:00Z">
          <w:r>
            <w:rPr>
              <w:rStyle w:val="Hyperlink"/>
            </w:rPr>
            <w:t xml:space="preserve">sequence</w:t>
          </w:r>
        </w:ins>
      </w:hyperlink>
      <w:ins w:id="112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with initial</w:t>
        </w:r>
      </w:ins>
      <w:ins w:id="115" w:author="PR Preview" w:date="2026-01-01T00:00:00Z">
        <w:r>
          <w:t xml:space="preserve"> </w:t>
        </w:r>
      </w:ins>
      <w:hyperlink r:id="rId13">
        <w:ins w:id="116" w:author="PR Preview" w:date="2026-01-01T00:00:00Z">
          <w:r>
            <w:rPr>
              <w:rStyle w:val="Hyperlink"/>
            </w:rPr>
            <w:t xml:space="preserve">term</w:t>
          </w:r>
        </w:ins>
      </w:hyperlink>
      <w:ins w:id="117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and recurrence</w:t>
        </w:r>
      </w:ins>
      <w:ins w:id="120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for</w:t>
        </w:r>
      </w:ins>
      <w:ins w:id="12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1</m:t>
        </m:r>
      </m:oMath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has</w:t>
        </w:r>
      </w:ins>
      <w:ins w:id="126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=</m:t>
        </m:r>
        <m:r>
          <m:t>1</m:t>
        </m:r>
      </m:oMath>
      <w:ins w:id="127" w:author="PR Preview" w:date="2026-01-01T00:00:00Z">
        <w:r>
          <w:t xml:space="preserve">, and its</w:t>
        </w:r>
      </w:ins>
      <w:ins w:id="128" w:author="PR Preview" w:date="2026-01-01T00:00:00Z">
        <w:r>
          <w:t xml:space="preserve"> </w:t>
        </w:r>
      </w:ins>
      <w:hyperlink r:id="rId13">
        <w:ins w:id="129" w:author="PR Preview" w:date="2026-01-01T00:00:00Z">
          <w:r>
            <w:rPr>
              <w:rStyle w:val="Hyperlink"/>
            </w:rPr>
            <w:t xml:space="preserve">terms</w:t>
          </w:r>
        </w:ins>
      </w:hyperlink>
      <w:ins w:id="130" w:author="PR Preview" w:date="2026-01-01T00:00:00Z">
        <w:r>
          <w:t xml:space="preserve"> </w:t>
        </w:r>
      </w:ins>
      <w:ins w:id="131" w:author="PR Preview" w:date="2026-01-01T00:00:00Z">
        <w:r>
          <w:t xml:space="preserve">are</w:t>
        </w:r>
      </w:ins>
      <w:ins w:id="132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27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A</w:t>
        </w:r>
      </w:ins>
      <w:ins w:id="135" w:author="PR Preview" w:date="2026-01-01T00:00:00Z">
        <w:r>
          <w:t xml:space="preserve"> </w:t>
        </w:r>
      </w:ins>
      <w:hyperlink r:id="rId9">
        <w:ins w:id="136" w:author="PR Preview" w:date="2026-01-01T00:00:00Z">
          <w:r>
            <w:rPr>
              <w:rStyle w:val="Hyperlink"/>
            </w:rPr>
            <w:t xml:space="preserve">proof by induction</w:t>
          </w:r>
        </w:ins>
      </w:hyperlink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shows</w:t>
        </w:r>
      </w:ins>
      <w:ins w:id="139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for every</w:t>
        </w:r>
      </w:ins>
      <w:ins w:id="142" w:author="PR Preview" w:date="2026-01-01T00:00:00Z">
        <w:r>
          <w:t xml:space="preserve"> </w:t>
        </w:r>
      </w:ins>
      <w:hyperlink r:id="rId11">
        <w:ins w:id="143" w:author="PR Preview" w:date="2026-01-01T00:00:00Z">
          <w:r>
            <w:rPr>
              <w:rStyle w:val="Hyperlink"/>
            </w:rPr>
            <w:t xml:space="preserve">integer</w:t>
          </w:r>
        </w:ins>
      </w:hyperlink>
      <w:ins w:id="14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0</m:t>
        </m:r>
      </m:oMath>
      <w:ins w:id="145" w:author="PR Preview" w:date="2026-01-01T00:00:00Z">
        <w:r>
          <w:t xml:space="preserve">,</w:t>
        </w:r>
      </w:ins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using the recurrence in the inductive step:</w:t>
        </w:r>
      </w:ins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if</w:t>
        </w:r>
      </w:ins>
      <w:ins w:id="150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151" w:author="PR Preview" w:date="2026-01-01T00:00:00Z">
        <w:r>
          <w:t xml:space="preserve">, then</w:t>
        </w:r>
      </w:ins>
      <w:ins w:id="152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ins w:id="153" w:author="PR Preview" w:date="2026-01-01T00:00:00Z">
        <w:r>
          <w:t xml:space="preserve">.</w:t>
        </w:r>
      </w:ins>
    </w:p>
    <w:bookmarkEnd w:id="17"/>
    <w:bookmarkStart w:id="18" w:name="def-fibonacci-sequence"/>
    <w:p>
      <w:pPr>
        <w:pStyle w:val="BodyText"/>
      </w:pPr>
      <w:ins w:id="154" w:author="PR Preview" w:date="2026-01-01T00:00:00Z">
        <w:r>
          <w:rPr>
            <w:b/>
            <w:bCs/>
          </w:rPr>
          <w:t xml:space="preserve">Definition 2 (Fibonacci sequence)</w:t>
        </w:r>
      </w:ins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The</w:t>
        </w:r>
      </w:ins>
      <w:ins w:id="157" w:author="PR Preview" w:date="2026-01-01T00:00:00Z">
        <w:r>
          <w:t xml:space="preserve"> </w:t>
        </w:r>
      </w:ins>
      <w:ins w:id="158" w:author="PR Preview" w:date="2026-01-01T00:00:00Z">
        <w:r>
          <w:rPr>
            <w:b/>
            <w:bCs/>
          </w:rPr>
          <w:t xml:space="preserve">Fibonacci sequence</w:t>
        </w:r>
      </w:ins>
      <w:ins w:id="159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[2]</w:t>
        </w:r>
      </w:ins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is the</w:t>
        </w:r>
      </w:ins>
      <w:ins w:id="164" w:author="PR Preview" w:date="2026-01-01T00:00:00Z">
        <w:r>
          <w:t xml:space="preserve"> </w:t>
        </w:r>
      </w:ins>
      <w:hyperlink w:anchor="def-recursive-sequence">
        <w:ins w:id="165" w:author="PR Preview" w:date="2026-01-01T00:00:00Z">
          <w:r>
            <w:rPr>
              <w:rStyle w:val="Hyperlink"/>
            </w:rPr>
            <w:t xml:space="preserve">recursively defined sequence</w:t>
          </w:r>
        </w:ins>
      </w:hyperlink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with</w:t>
        </w:r>
      </w:ins>
      <w:ins w:id="168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=</m:t>
        </m:r>
        <m:r>
          <m:t>2</m:t>
        </m:r>
      </m:oMath>
      <w:ins w:id="169" w:author="PR Preview" w:date="2026-01-01T00:00:00Z">
        <w:r>
          <w:t xml:space="preserve">,</w:t>
        </w:r>
      </w:ins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initial</w:t>
        </w:r>
      </w:ins>
      <w:ins w:id="172" w:author="PR Preview" w:date="2026-01-01T00:00:00Z">
        <w:r>
          <w:t xml:space="preserve"> </w:t>
        </w:r>
      </w:ins>
      <w:hyperlink r:id="rId13">
        <w:ins w:id="173" w:author="PR Preview" w:date="2026-01-01T00:00:00Z">
          <w:r>
            <w:rPr>
              <w:rStyle w:val="Hyperlink"/>
            </w:rPr>
            <w:t xml:space="preserve">terms</w:t>
          </w:r>
        </w:ins>
      </w:hyperlink>
      <w:ins w:id="174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and</w:t>
        </w:r>
      </w:ins>
      <w:ins w:id="177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ins w:id="178" w:author="PR Preview" w:date="2026-01-01T00:00:00Z">
        <w:r>
          <w:t xml:space="preserve">,</w:t>
        </w:r>
      </w:ins>
      <w:ins w:id="179" w:author="PR Preview" w:date="2026-01-01T00:00:00Z">
        <w:r>
          <w:t xml:space="preserve"> </w:t>
        </w:r>
      </w:ins>
      <w:ins w:id="180" w:author="PR Preview" w:date="2026-01-01T00:00:00Z">
        <w:r>
          <w:t xml:space="preserve">and recurrence</w:t>
        </w:r>
      </w:ins>
      <w:ins w:id="181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for every</w:t>
        </w:r>
      </w:ins>
      <w:ins w:id="184" w:author="PR Preview" w:date="2026-01-01T00:00:00Z">
        <w:r>
          <w:t xml:space="preserve"> </w:t>
        </w:r>
      </w:ins>
      <w:hyperlink r:id="rId11">
        <w:ins w:id="185" w:author="PR Preview" w:date="2026-01-01T00:00:00Z">
          <w:r>
            <w:rPr>
              <w:rStyle w:val="Hyperlink"/>
            </w:rPr>
            <w:t xml:space="preserve">integer</w:t>
          </w:r>
        </w:ins>
      </w:hyperlink>
      <w:ins w:id="186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3</m:t>
        </m:r>
      </m:oMath>
      <w:ins w:id="187" w:author="PR Preview" w:date="2026-01-01T00:00:00Z">
        <w:r>
          <w:t xml:space="preserve">.</w:t>
        </w:r>
      </w:ins>
    </w:p>
    <w:bookmarkEnd w:id="18"/>
    <w:bookmarkStart w:id="19" w:name="exm-fibonacci-sequence"/>
    <w:p>
      <w:pPr>
        <w:pStyle w:val="BodyText"/>
      </w:pPr>
      <w:ins w:id="188" w:author="PR Preview" w:date="2026-01-01T00:00:00Z">
        <w:r>
          <w:rPr>
            <w:b/>
            <w:bCs/>
          </w:rPr>
          <w:t xml:space="preserve">Example 2 (The first Fibonacci numbers)</w:t>
        </w:r>
      </w:ins>
      <w:ins w:id="189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ins w:id="190" w:author="PR Preview" w:date="2026-01-01T00:00:00Z">
        <w:r>
          <w:t xml:space="preserve">,</w:t>
        </w:r>
      </w:ins>
      <w:ins w:id="191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ins w:id="192" w:author="PR Preview" w:date="2026-01-01T00:00:00Z">
        <w:r>
          <w:t xml:space="preserve">,</w:t>
        </w:r>
      </w:ins>
      <w:ins w:id="193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ins w:id="194" w:author="PR Preview" w:date="2026-01-01T00:00:00Z">
        <w:r>
          <w:t xml:space="preserve">,</w:t>
        </w:r>
      </w:ins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and</w:t>
        </w:r>
      </w:ins>
      <w:ins w:id="197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8</m:t>
        </m:r>
      </m:oMath>
      <w:ins w:id="198" w:author="PR Preview" w:date="2026-01-01T00:00:00Z">
        <w:r>
          <w:t xml:space="preserve">.</w:t>
        </w:r>
      </w:ins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So the</w:t>
        </w:r>
      </w:ins>
      <w:ins w:id="201" w:author="PR Preview" w:date="2026-01-01T00:00:00Z">
        <w:r>
          <w:t xml:space="preserve"> </w:t>
        </w:r>
      </w:ins>
      <w:hyperlink r:id="rId12">
        <w:ins w:id="202" w:author="PR Preview" w:date="2026-01-01T00:00:00Z">
          <w:r>
            <w:rPr>
              <w:rStyle w:val="Hyperlink"/>
            </w:rPr>
            <w:t xml:space="preserve">sequence</w:t>
          </w:r>
        </w:ins>
      </w:hyperlink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begins</w:t>
        </w:r>
      </w:ins>
      <w:ins w:id="205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</w:p>
    <w:bookmarkEnd w:id="19"/>
    <w:bookmarkEnd w:id="20"/>
    <w:bookmarkStart w:id="26" w:name="strong-induction"/>
    <w:p>
      <w:pPr>
        <w:pStyle w:val="Heading2"/>
      </w:pPr>
      <w:ins w:id="206" w:author="PR Preview" w:date="2026-01-01T00:00:00Z">
        <w:r>
          <w:t xml:space="preserve">2 Strong induction</w:t>
        </w:r>
      </w:ins>
    </w:p>
    <w:bookmarkStart w:id="23" w:name="def-strong-induction"/>
    <w:p>
      <w:pPr>
        <w:pStyle w:val="FirstParagraph"/>
      </w:pPr>
      <w:ins w:id="207" w:author="PR Preview" w:date="2026-01-01T00:00:00Z">
        <w:r>
          <w:rPr>
            <w:b/>
            <w:bCs/>
          </w:rPr>
          <w:t xml:space="preserve">Definition 3 (Proof by strong induction)</w:t>
        </w:r>
      </w:ins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Let</w:t>
        </w:r>
      </w:ins>
      <w:ins w:id="210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0</m:t>
            </m:r>
          </m:sub>
        </m:sSub>
      </m:oMath>
      <w:ins w:id="211" w:author="PR Preview" w:date="2026-01-01T00:00:00Z">
        <w:r>
          <w:t xml:space="preserve"> </w:t>
        </w:r>
      </w:ins>
      <w:ins w:id="212" w:author="PR Preview" w:date="2026-01-01T00:00:00Z">
        <w:r>
          <w:t xml:space="preserve">be an</w:t>
        </w:r>
      </w:ins>
      <w:ins w:id="213" w:author="PR Preview" w:date="2026-01-01T00:00:00Z">
        <w:r>
          <w:t xml:space="preserve"> </w:t>
        </w:r>
      </w:ins>
      <w:hyperlink r:id="rId11">
        <w:ins w:id="214" w:author="PR Preview" w:date="2026-01-01T00:00:00Z">
          <w:r>
            <w:rPr>
              <w:rStyle w:val="Hyperlink"/>
            </w:rPr>
            <w:t xml:space="preserve">integer</w:t>
          </w:r>
        </w:ins>
      </w:hyperlink>
      <w:ins w:id="215" w:author="PR Preview" w:date="2026-01-01T00:00:00Z">
        <w:r>
          <w:t xml:space="preserve">,</w:t>
        </w:r>
      </w:ins>
      <w:ins w:id="216" w:author="PR Preview" w:date="2026-01-01T00:00:00Z">
        <w:r>
          <w:t xml:space="preserve"> </w:t>
        </w:r>
      </w:ins>
      <w:ins w:id="217" w:author="PR Preview" w:date="2026-01-01T00:00:00Z">
        <w:r>
          <w:t xml:space="preserve">and let</w:t>
        </w:r>
      </w:ins>
      <w:ins w:id="21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ins w:id="219" w:author="PR Preview" w:date="2026-01-01T00:00:00Z">
        <w:r>
          <w:t xml:space="preserve"> </w:t>
        </w:r>
      </w:ins>
      <w:ins w:id="220" w:author="PR Preview" w:date="2026-01-01T00:00:00Z">
        <w:r>
          <w:t xml:space="preserve">be a</w:t>
        </w:r>
      </w:ins>
      <w:ins w:id="221" w:author="PR Preview" w:date="2026-01-01T00:00:00Z">
        <w:r>
          <w:t xml:space="preserve"> </w:t>
        </w:r>
      </w:ins>
      <w:hyperlink r:id="rId21">
        <w:ins w:id="222" w:author="PR Preview" w:date="2026-01-01T00:00:00Z">
          <w:r>
            <w:rPr>
              <w:rStyle w:val="Hyperlink"/>
            </w:rPr>
            <w:t xml:space="preserve">predicate</w:t>
          </w:r>
        </w:ins>
      </w:hyperlink>
      <w:ins w:id="223" w:author="PR Preview" w:date="2026-01-01T00:00:00Z">
        <w:r>
          <w:t xml:space="preserve"> </w:t>
        </w:r>
      </w:ins>
      <w:ins w:id="224" w:author="PR Preview" w:date="2026-01-01T00:00:00Z">
        <w:r>
          <w:t xml:space="preserve">about the</w:t>
        </w:r>
      </w:ins>
      <w:ins w:id="225" w:author="PR Preview" w:date="2026-01-01T00:00:00Z">
        <w:r>
          <w:t xml:space="preserve"> </w:t>
        </w:r>
      </w:ins>
      <w:hyperlink r:id="rId11">
        <w:ins w:id="226" w:author="PR Preview" w:date="2026-01-01T00:00:00Z">
          <w:r>
            <w:rPr>
              <w:rStyle w:val="Hyperlink"/>
            </w:rPr>
            <w:t xml:space="preserve">integers</w:t>
          </w:r>
        </w:ins>
      </w:hyperlink>
      <w:ins w:id="22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ins w:id="228" w:author="PR Preview" w:date="2026-01-01T00:00:00Z">
        <w:r>
          <w:t xml:space="preserve">.</w:t>
        </w:r>
      </w:ins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A</w:t>
        </w:r>
      </w:ins>
      <w:ins w:id="231" w:author="PR Preview" w:date="2026-01-01T00:00:00Z">
        <w:r>
          <w:t xml:space="preserve"> </w:t>
        </w:r>
      </w:ins>
      <w:ins w:id="232" w:author="PR Preview" w:date="2026-01-01T00:00:00Z">
        <w:r>
          <w:rPr>
            <w:b/>
            <w:bCs/>
          </w:rPr>
          <w:t xml:space="preserve">proof by strong induction</w:t>
        </w:r>
      </w:ins>
      <w:ins w:id="233" w:author="PR Preview" w:date="2026-01-01T00:00:00Z">
        <w:r>
          <w:t xml:space="preserve"> </w:t>
        </w:r>
      </w:ins>
      <w:ins w:id="234" w:author="PR Preview" w:date="2026-01-01T00:00:00Z">
        <w:r>
          <w:t xml:space="preserve">[3]</w:t>
        </w:r>
      </w:ins>
      <w:ins w:id="235" w:author="PR Preview" w:date="2026-01-01T00:00:00Z">
        <w:r>
          <w:t xml:space="preserve"> </w:t>
        </w:r>
      </w:ins>
      <w:ins w:id="236" w:author="PR Preview" w:date="2026-01-01T00:00:00Z">
        <w:r>
          <w:t xml:space="preserve">on</w:t>
        </w:r>
      </w:ins>
      <w:ins w:id="237" w:author="PR Preview" w:date="2026-01-01T00:00:00Z">
        <w:r>
          <w:t xml:space="preserve"> </w:t>
        </w:r>
      </w:ins>
      <m:oMath>
        <m:r>
          <m:t>n</m:t>
        </m:r>
      </m:oMath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shows that</w:t>
        </w:r>
      </w:ins>
      <w:ins w:id="24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ins w:id="241" w:author="PR Preview" w:date="2026-01-01T00:00:00Z">
        <w:r>
          <w:t xml:space="preserve"> </w:t>
        </w:r>
      </w:ins>
      <w:ins w:id="242" w:author="PR Preview" w:date="2026-01-01T00:00:00Z">
        <w:r>
          <w:t xml:space="preserve">holds for every integer</w:t>
        </w:r>
      </w:ins>
      <w:ins w:id="24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ins w:id="244" w:author="PR Preview" w:date="2026-01-01T00:00:00Z">
        <w:r>
          <w:t xml:space="preserve"> </w:t>
        </w:r>
      </w:ins>
      <w:ins w:id="245" w:author="PR Preview" w:date="2026-01-01T00:00:00Z">
        <w:r>
          <w:t xml:space="preserve">by showing one thing:</w:t>
        </w:r>
      </w:ins>
      <w:ins w:id="246" w:author="PR Preview" w:date="2026-01-01T00:00:00Z">
        <w:r>
          <w:t xml:space="preserve"> </w:t>
        </w:r>
      </w:ins>
      <w:ins w:id="247" w:author="PR Preview" w:date="2026-01-01T00:00:00Z">
        <w:r>
          <w:t xml:space="preserve">for every integer</w:t>
        </w:r>
      </w:ins>
      <w:ins w:id="24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ins w:id="249" w:author="PR Preview" w:date="2026-01-01T00:00:00Z">
        <w:r>
          <w:t xml:space="preserve">,</w:t>
        </w:r>
      </w:ins>
      <w:ins w:id="250" w:author="PR Preview" w:date="2026-01-01T00:00:00Z">
        <w:r>
          <w:t xml:space="preserve"> </w:t>
        </w:r>
      </w:ins>
      <w:ins w:id="251" w:author="PR Preview" w:date="2026-01-01T00:00:00Z">
        <w:r>
          <w:t xml:space="preserve">if</w:t>
        </w:r>
      </w:ins>
      <w:ins w:id="25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ins w:id="253" w:author="PR Preview" w:date="2026-01-01T00:00:00Z">
        <w:r>
          <w:t xml:space="preserve"> </w:t>
        </w:r>
      </w:ins>
      <w:ins w:id="254" w:author="PR Preview" w:date="2026-01-01T00:00:00Z">
        <w:r>
          <w:t xml:space="preserve">holds for every integer</w:t>
        </w:r>
      </w:ins>
      <w:ins w:id="255" w:author="PR Preview" w:date="2026-01-01T00:00:00Z">
        <w:r>
          <w:t xml:space="preserve"> </w:t>
        </w:r>
      </w:ins>
      <m:oMath>
        <m:r>
          <m:t>k</m:t>
        </m:r>
      </m:oMath>
      <w:ins w:id="256" w:author="PR Preview" w:date="2026-01-01T00:00:00Z">
        <w:r>
          <w:t xml:space="preserve"> </w:t>
        </w:r>
      </w:ins>
      <w:ins w:id="257" w:author="PR Preview" w:date="2026-01-01T00:00:00Z">
        <w:r>
          <w:t xml:space="preserve">with</w:t>
        </w:r>
      </w:ins>
      <w:ins w:id="258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ins w:id="259" w:author="PR Preview" w:date="2026-01-01T00:00:00Z">
        <w:r>
          <w:t xml:space="preserve">,</w:t>
        </w:r>
      </w:ins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then</w:t>
        </w:r>
      </w:ins>
      <w:ins w:id="26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holds.</w:t>
        </w:r>
      </w:ins>
    </w:p>
    <w:p>
      <w:pPr>
        <w:pStyle w:val="BodyText"/>
      </w:pPr>
      <w:ins w:id="265" w:author="PR Preview" w:date="2026-01-01T00:00:00Z">
        <w:r>
          <w:t xml:space="preserve">The assumption that</w:t>
        </w:r>
      </w:ins>
      <w:ins w:id="26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ins w:id="267" w:author="PR Preview" w:date="2026-01-01T00:00:00Z">
        <w:r>
          <w:t xml:space="preserve"> </w:t>
        </w:r>
      </w:ins>
      <w:ins w:id="268" w:author="PR Preview" w:date="2026-01-01T00:00:00Z">
        <w:r>
          <w:t xml:space="preserve">holds for every integer</w:t>
        </w:r>
      </w:ins>
      <w:ins w:id="269" w:author="PR Preview" w:date="2026-01-01T00:00:00Z">
        <w:r>
          <w:t xml:space="preserve"> </w:t>
        </w:r>
      </w:ins>
      <m:oMath>
        <m:r>
          <m:t>k</m:t>
        </m:r>
      </m:oMath>
      <w:ins w:id="270" w:author="PR Preview" w:date="2026-01-01T00:00:00Z">
        <w:r>
          <w:t xml:space="preserve"> </w:t>
        </w:r>
      </w:ins>
      <w:ins w:id="271" w:author="PR Preview" w:date="2026-01-01T00:00:00Z">
        <w:r>
          <w:t xml:space="preserve">with</w:t>
        </w:r>
      </w:ins>
      <w:ins w:id="272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is the</w:t>
        </w:r>
      </w:ins>
      <w:ins w:id="275" w:author="PR Preview" w:date="2026-01-01T00:00:00Z">
        <w:r>
          <w:t xml:space="preserve"> </w:t>
        </w:r>
      </w:ins>
      <w:ins w:id="276" w:author="PR Preview" w:date="2026-01-01T00:00:00Z">
        <w:r>
          <w:rPr>
            <w:b/>
            <w:bCs/>
          </w:rPr>
          <w:t xml:space="preserve">strong induction hypothesis</w:t>
        </w:r>
      </w:ins>
      <w:ins w:id="277" w:author="PR Preview" w:date="2026-01-01T00:00:00Z">
        <w:r>
          <w:t xml:space="preserve">.</w:t>
        </w:r>
      </w:ins>
    </w:p>
    <w:p>
      <w:pPr>
        <w:pStyle w:val="BodyText"/>
      </w:pPr>
      <w:ins w:id="278" w:author="PR Preview" w:date="2026-01-01T00:00:00Z">
        <w:r>
          <w:t xml:space="preserve">For</w:t>
        </w:r>
      </w:ins>
      <w:ins w:id="279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ins w:id="280" w:author="PR Preview" w:date="2026-01-01T00:00:00Z">
        <w:r>
          <w:t xml:space="preserve"> </w:t>
        </w:r>
      </w:ins>
      <w:ins w:id="281" w:author="PR Preview" w:date="2026-01-01T00:00:00Z">
        <w:r>
          <w:t xml:space="preserve">no integer</w:t>
        </w:r>
      </w:ins>
      <w:ins w:id="282" w:author="PR Preview" w:date="2026-01-01T00:00:00Z">
        <w:r>
          <w:t xml:space="preserve"> </w:t>
        </w:r>
      </w:ins>
      <m:oMath>
        <m:r>
          <m:t>k</m:t>
        </m:r>
      </m:oMath>
      <w:ins w:id="283" w:author="PR Preview" w:date="2026-01-01T00:00:00Z">
        <w:r>
          <w:t xml:space="preserve"> </w:t>
        </w:r>
      </w:ins>
      <w:ins w:id="284" w:author="PR Preview" w:date="2026-01-01T00:00:00Z">
        <w:r>
          <w:t xml:space="preserve">satisfies</w:t>
        </w:r>
      </w:ins>
      <w:ins w:id="285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ins w:id="286" w:author="PR Preview" w:date="2026-01-01T00:00:00Z">
        <w:r>
          <w:t xml:space="preserve">,</w:t>
        </w:r>
      </w:ins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so the strong induction hypothesis is</w:t>
        </w:r>
      </w:ins>
      <w:ins w:id="289" w:author="PR Preview" w:date="2026-01-01T00:00:00Z">
        <w:r>
          <w:t xml:space="preserve"> </w:t>
        </w:r>
      </w:ins>
      <w:hyperlink r:id="rId22">
        <w:ins w:id="290" w:author="PR Preview" w:date="2026-01-01T00:00:00Z">
          <w:r>
            <w:rPr>
              <w:rStyle w:val="Hyperlink"/>
            </w:rPr>
            <w:t xml:space="preserve">vacuously true</w:t>
          </w:r>
        </w:ins>
      </w:hyperlink>
      <w:ins w:id="291" w:author="PR Preview" w:date="2026-01-01T00:00:00Z">
        <w:r>
          <w:t xml:space="preserve">,</w:t>
        </w:r>
      </w:ins>
      <w:ins w:id="292" w:author="PR Preview" w:date="2026-01-01T00:00:00Z">
        <w:r>
          <w:t xml:space="preserve"> </w:t>
        </w:r>
      </w:ins>
      <w:ins w:id="293" w:author="PR Preview" w:date="2026-01-01T00:00:00Z">
        <w:r>
          <w:t xml:space="preserve">and the proof for</w:t>
        </w:r>
      </w:ins>
      <w:ins w:id="29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ins w:id="295" w:author="PR Preview" w:date="2026-01-01T00:00:00Z">
        <w:r>
          <w:t xml:space="preserve"> </w:t>
        </w:r>
      </w:ins>
      <w:ins w:id="296" w:author="PR Preview" w:date="2026-01-01T00:00:00Z">
        <w:r>
          <w:t xml:space="preserve">is a</w:t>
        </w:r>
      </w:ins>
      <w:ins w:id="297" w:author="PR Preview" w:date="2026-01-01T00:00:00Z">
        <w:r>
          <w:t xml:space="preserve"> </w:t>
        </w:r>
      </w:ins>
      <w:hyperlink r:id="rId9">
        <w:ins w:id="298" w:author="PR Preview" w:date="2026-01-01T00:00:00Z">
          <w:r>
            <w:rPr>
              <w:rStyle w:val="Hyperlink"/>
            </w:rPr>
            <w:t xml:space="preserve">base case</w:t>
          </w:r>
        </w:ins>
      </w:hyperlink>
      <w:ins w:id="299" w:author="PR Preview" w:date="2026-01-01T00:00:00Z">
        <w:r>
          <w:t xml:space="preserve">.</w:t>
        </w:r>
      </w:ins>
      <w:ins w:id="300" w:author="PR Preview" w:date="2026-01-01T00:00:00Z">
        <w:r>
          <w:t xml:space="preserve"> </w:t>
        </w:r>
      </w:ins>
      <w:ins w:id="301" w:author="PR Preview" w:date="2026-01-01T00:00:00Z">
        <w:r>
          <w:t xml:space="preserve">When the proof for</w:t>
        </w:r>
      </w:ins>
      <w:ins w:id="302" w:author="PR Preview" w:date="2026-01-01T00:00:00Z">
        <w:r>
          <w:t xml:space="preserve"> </w:t>
        </w:r>
      </w:ins>
      <m:oMath>
        <m:r>
          <m:t>n</m:t>
        </m:r>
      </m:oMath>
      <w:ins w:id="303" w:author="PR Preview" w:date="2026-01-01T00:00:00Z">
        <w:r>
          <w:t xml:space="preserve"> </w:t>
        </w:r>
      </w:ins>
      <w:ins w:id="304" w:author="PR Preview" w:date="2026-01-01T00:00:00Z">
        <w:r>
          <w:t xml:space="preserve">needs particular earlier cases</w:t>
        </w:r>
      </w:ins>
      <w:ins w:id="305" w:author="PR Preview" w:date="2026-01-01T00:00:00Z">
        <w:r>
          <w:t xml:space="preserve"> </w:t>
        </w:r>
      </w:ins>
      <w:ins w:id="306" w:author="PR Preview" w:date="2026-01-01T00:00:00Z">
        <w:r>
          <w:t xml:space="preserve">that do not exist for the first few</w:t>
        </w:r>
      </w:ins>
      <w:ins w:id="307" w:author="PR Preview" w:date="2026-01-01T00:00:00Z">
        <w:r>
          <w:t xml:space="preserve"> </w:t>
        </w:r>
      </w:ins>
      <m:oMath>
        <m:r>
          <m:t>n</m:t>
        </m:r>
      </m:oMath>
      <w:ins w:id="308" w:author="PR Preview" w:date="2026-01-01T00:00:00Z">
        <w:r>
          <w:t xml:space="preserve">,</w:t>
        </w:r>
      </w:ins>
      <w:ins w:id="309" w:author="PR Preview" w:date="2026-01-01T00:00:00Z">
        <w:r>
          <w:t xml:space="preserve"> </w:t>
        </w:r>
      </w:ins>
      <w:ins w:id="310" w:author="PR Preview" w:date="2026-01-01T00:00:00Z">
        <w:r>
          <w:t xml:space="preserve">those few cases are shown separately as further</w:t>
        </w:r>
      </w:ins>
      <w:ins w:id="311" w:author="PR Preview" w:date="2026-01-01T00:00:00Z">
        <w:r>
          <w:t xml:space="preserve"> </w:t>
        </w:r>
      </w:ins>
      <w:hyperlink r:id="rId9">
        <w:ins w:id="312" w:author="PR Preview" w:date="2026-01-01T00:00:00Z">
          <w:r>
            <w:rPr>
              <w:rStyle w:val="Hyperlink"/>
            </w:rPr>
            <w:t xml:space="preserve">base cases</w:t>
          </w:r>
        </w:ins>
      </w:hyperlink>
      <w:ins w:id="313" w:author="PR Preview" w:date="2026-01-01T00:00:00Z">
        <w:r>
          <w:t xml:space="preserve">.</w:t>
        </w:r>
      </w:ins>
    </w:p>
    <w:bookmarkEnd w:id="23"/>
    <w:bookmarkStart w:id="25" w:name="exm-strong-induction"/>
    <w:p>
      <w:pPr>
        <w:pStyle w:val="BodyText"/>
      </w:pPr>
      <w:ins w:id="314" w:author="PR Preview" w:date="2026-01-01T00:00:00Z">
        <w:r>
          <w:rPr>
            <w:b/>
            <w:bCs/>
          </w:rPr>
          <w:t xml:space="preserve">Example 3 (Every term of the Fibonacci sequence is less than a power of 2)</w:t>
        </w:r>
      </w:ins>
      <w:ins w:id="315" w:author="PR Preview" w:date="2026-01-01T00:00:00Z">
        <w:r>
          <w:t xml:space="preserve"> </w:t>
        </w:r>
      </w:ins>
      <w:ins w:id="316" w:author="PR Preview" w:date="2026-01-01T00:00:00Z">
        <w:r>
          <w:t xml:space="preserve">Let</w:t>
        </w:r>
      </w:ins>
      <w:ins w:id="317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318" w:author="PR Preview" w:date="2026-01-01T00:00:00Z">
        <w:r>
          <w:t xml:space="preserve"> </w:t>
        </w:r>
      </w:ins>
      <w:ins w:id="319" w:author="PR Preview" w:date="2026-01-01T00:00:00Z">
        <w:r>
          <w:t xml:space="preserve">be the</w:t>
        </w:r>
      </w:ins>
      <w:ins w:id="320" w:author="PR Preview" w:date="2026-01-01T00:00:00Z">
        <w:r>
          <w:t xml:space="preserve"> </w:t>
        </w:r>
      </w:ins>
      <w:hyperlink w:anchor="def-fibonacci-sequence">
        <w:ins w:id="321" w:author="PR Preview" w:date="2026-01-01T00:00:00Z">
          <w:r>
            <w:rPr>
              <w:rStyle w:val="Hyperlink"/>
            </w:rPr>
            <w:t xml:space="preserve">Fibonacci sequence</w:t>
          </w:r>
        </w:ins>
      </w:hyperlink>
      <w:ins w:id="322" w:author="PR Preview" w:date="2026-01-01T00:00:00Z">
        <w:r>
          <w:t xml:space="preserve">.</w:t>
        </w:r>
      </w:ins>
      <w:ins w:id="323" w:author="PR Preview" w:date="2026-01-01T00:00:00Z">
        <w:r>
          <w:t xml:space="preserve"> </w:t>
        </w:r>
      </w:ins>
      <w:ins w:id="324" w:author="PR Preview" w:date="2026-01-01T00:00:00Z">
        <w:r>
          <w:t xml:space="preserve">To prove</w:t>
        </w:r>
      </w:ins>
      <w:ins w:id="325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ins w:id="326" w:author="PR Preview" w:date="2026-01-01T00:00:00Z">
        <w:r>
          <w:t xml:space="preserve"> </w:t>
        </w:r>
      </w:ins>
      <w:ins w:id="327" w:author="PR Preview" w:date="2026-01-01T00:00:00Z">
        <w:r>
          <w:t xml:space="preserve">for every</w:t>
        </w:r>
      </w:ins>
      <w:ins w:id="32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ins w:id="329" w:author="PR Preview" w:date="2026-01-01T00:00:00Z">
        <w:r>
          <w:t xml:space="preserve">,</w:t>
        </w:r>
      </w:ins>
      <w:ins w:id="330" w:author="PR Preview" w:date="2026-01-01T00:00:00Z">
        <w:r>
          <w:t xml:space="preserve"> </w:t>
        </w:r>
      </w:ins>
      <w:ins w:id="331" w:author="PR Preview" w:date="2026-01-01T00:00:00Z">
        <w:r>
          <w:t xml:space="preserve">let</w:t>
        </w:r>
      </w:ins>
      <w:ins w:id="33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ins w:id="333" w:author="PR Preview" w:date="2026-01-01T00:00:00Z">
        <w:r>
          <w:t xml:space="preserve"> </w:t>
        </w:r>
      </w:ins>
      <w:ins w:id="334" w:author="PR Preview" w:date="2026-01-01T00:00:00Z">
        <w:r>
          <w:t xml:space="preserve">be the</w:t>
        </w:r>
      </w:ins>
      <w:ins w:id="335" w:author="PR Preview" w:date="2026-01-01T00:00:00Z">
        <w:r>
          <w:t xml:space="preserve"> </w:t>
        </w:r>
      </w:ins>
      <w:hyperlink r:id="rId24">
        <w:ins w:id="336" w:author="PR Preview" w:date="2026-01-01T00:00:00Z">
          <w:r>
            <w:rPr>
              <w:rStyle w:val="Hyperlink"/>
            </w:rPr>
            <w:t xml:space="preserve">inequality</w:t>
          </w:r>
        </w:ins>
      </w:hyperlink>
      <w:ins w:id="337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ins w:id="338" w:author="PR Preview" w:date="2026-01-01T00:00:00Z">
        <w:r>
          <w:t xml:space="preserve"> </w:t>
        </w:r>
      </w:ins>
      <w:ins w:id="339" w:author="PR Preview" w:date="2026-01-01T00:00:00Z">
        <w:r>
          <w:t xml:space="preserve">and use</w:t>
        </w:r>
      </w:ins>
      <w:ins w:id="340" w:author="PR Preview" w:date="2026-01-01T00:00:00Z">
        <w:r>
          <w:t xml:space="preserve"> </w:t>
        </w:r>
      </w:ins>
      <w:hyperlink w:anchor="def-strong-induction">
        <w:ins w:id="341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342" w:author="PR Preview" w:date="2026-01-01T00:00:00Z">
        <w:r>
          <w:t xml:space="preserve"> </w:t>
        </w:r>
      </w:ins>
      <w:ins w:id="343" w:author="PR Preview" w:date="2026-01-01T00:00:00Z">
        <w:r>
          <w:t xml:space="preserve">with</w:t>
        </w:r>
      </w:ins>
      <w:ins w:id="344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ins w:id="345" w:author="PR Preview" w:date="2026-01-01T00:00:00Z">
        <w:r>
          <w:t xml:space="preserve">.</w:t>
        </w:r>
      </w:ins>
    </w:p>
    <w:p>
      <w:pPr>
        <w:pStyle w:val="BodyText"/>
      </w:pPr>
      <w:hyperlink r:id="rId9">
        <w:ins w:id="346" w:author="PR Preview" w:date="2026-01-01T00:00:00Z">
          <w:r>
            <w:rPr>
              <w:rStyle w:val="Hyperlink"/>
              <w:b/>
              <w:bCs/>
            </w:rPr>
            <w:t xml:space="preserve">Base cases</w:t>
          </w:r>
        </w:ins>
      </w:hyperlink>
      <w:ins w:id="347" w:author="PR Preview" w:date="2026-01-01T00:00:00Z">
        <w:r>
          <w:rPr>
            <w:b/>
            <w:bCs/>
          </w:rPr>
          <w:t xml:space="preserve">,</w:t>
        </w:r>
      </w:ins>
      <w:ins w:id="348" w:author="PR Preview" w:date="2026-01-01T00:00:00Z">
        <w:r>
          <w:rPr>
            <w:b/>
            <w:bCs/>
          </w:rP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1</m:t>
        </m:r>
      </m:oMath>
      <w:ins w:id="349" w:author="PR Preview" w:date="2026-01-01T00:00:00Z">
        <w:r>
          <w:rPr>
            <w:b/>
            <w:bCs/>
          </w:rPr>
          <w:t xml:space="preserve"> </w:t>
        </w:r>
      </w:ins>
      <w:ins w:id="350" w:author="PR Preview" w:date="2026-01-01T00:00:00Z">
        <w:r>
          <w:rPr>
            <w:b/>
            <w:bCs/>
          </w:rPr>
          <w:t xml:space="preserve">and</w:t>
        </w:r>
      </w:ins>
      <w:ins w:id="351" w:author="PR Preview" w:date="2026-01-01T00:00:00Z">
        <w:r>
          <w:rPr>
            <w:b/>
            <w:bCs/>
          </w:rP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2</m:t>
        </m:r>
      </m:oMath>
      <w:ins w:id="352" w:author="PR Preview" w:date="2026-01-01T00:00:00Z">
        <w:r>
          <w:rPr>
            <w:b/>
            <w:bCs/>
          </w:rPr>
          <w:t xml:space="preserve">.</w:t>
        </w:r>
      </w:ins>
      <w:ins w:id="353" w:author="PR Preview" w:date="2026-01-01T00:00:00Z">
        <w:r>
          <w:t xml:space="preserve"> </w:t>
        </w:r>
      </w:ins>
      <w:ins w:id="354" w:author="PR Preview" w:date="2026-01-01T00:00:00Z">
        <w:r>
          <w:t xml:space="preserve">The step below uses the two entries</w:t>
        </w:r>
      </w:ins>
      <w:ins w:id="355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ins w:id="356" w:author="PR Preview" w:date="2026-01-01T00:00:00Z">
        <w:r>
          <w:t xml:space="preserve"> </w:t>
        </w:r>
      </w:ins>
      <w:ins w:id="357" w:author="PR Preview" w:date="2026-01-01T00:00:00Z">
        <w:r>
          <w:t xml:space="preserve">and</w:t>
        </w:r>
      </w:ins>
      <w:ins w:id="358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ins w:id="359" w:author="PR Preview" w:date="2026-01-01T00:00:00Z">
        <w:r>
          <w:t xml:space="preserve"> </w:t>
        </w:r>
      </w:ins>
      <w:ins w:id="360" w:author="PR Preview" w:date="2026-01-01T00:00:00Z">
        <w:r>
          <w:t xml:space="preserve">before</w:t>
        </w:r>
      </w:ins>
      <w:ins w:id="361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n</m:t>
            </m:r>
          </m:sub>
        </m:sSub>
      </m:oMath>
      <w:ins w:id="362" w:author="PR Preview" w:date="2026-01-01T00:00:00Z">
        <w:r>
          <w:t xml:space="preserve">,</w:t>
        </w:r>
      </w:ins>
      <w:ins w:id="363" w:author="PR Preview" w:date="2026-01-01T00:00:00Z">
        <w:r>
          <w:t xml:space="preserve"> </w:t>
        </w:r>
      </w:ins>
      <w:ins w:id="364" w:author="PR Preview" w:date="2026-01-01T00:00:00Z">
        <w:r>
          <w:t xml:space="preserve">which do not exist for</w:t>
        </w:r>
      </w:ins>
      <w:ins w:id="365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1</m:t>
        </m:r>
      </m:oMath>
      <w:ins w:id="366" w:author="PR Preview" w:date="2026-01-01T00:00:00Z">
        <w:r>
          <w:t xml:space="preserve"> </w:t>
        </w:r>
      </w:ins>
      <w:ins w:id="367" w:author="PR Preview" w:date="2026-01-01T00:00:00Z">
        <w:r>
          <w:t xml:space="preserve">and</w:t>
        </w:r>
      </w:ins>
      <w:ins w:id="36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2</m:t>
        </m:r>
      </m:oMath>
      <w:ins w:id="369" w:author="PR Preview" w:date="2026-01-01T00:00:00Z">
        <w:r>
          <w:t xml:space="preserve">,</w:t>
        </w:r>
      </w:ins>
      <w:ins w:id="370" w:author="PR Preview" w:date="2026-01-01T00:00:00Z">
        <w:r>
          <w:t xml:space="preserve"> </w:t>
        </w:r>
      </w:ins>
      <w:ins w:id="371" w:author="PR Preview" w:date="2026-01-01T00:00:00Z">
        <w:r>
          <w:t xml:space="preserve">so these two cases are shown directly: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372" w:author="PR Preview" w:date="2026-01-01T00:00:00Z">
        <w:r>
          <w:rPr>
            <w:b/>
            <w:bCs/>
          </w:rPr>
          <w:t xml:space="preserve">Step of the</w:t>
        </w:r>
      </w:ins>
      <w:ins w:id="373" w:author="PR Preview" w:date="2026-01-01T00:00:00Z">
        <w:r>
          <w:rPr>
            <w:b/>
            <w:bCs/>
          </w:rPr>
          <w:t xml:space="preserve"> </w:t>
        </w:r>
      </w:ins>
      <w:hyperlink w:anchor="def-strong-induction">
        <w:ins w:id="374" w:author="PR Preview" w:date="2026-01-01T00:00:00Z">
          <w:r>
            <w:rPr>
              <w:rStyle w:val="Hyperlink"/>
              <w:b/>
              <w:bCs/>
            </w:rPr>
            <w:t xml:space="preserve">strong induction</w:t>
          </w:r>
        </w:ins>
      </w:hyperlink>
      <w:ins w:id="375" w:author="PR Preview" w:date="2026-01-01T00:00:00Z">
        <w:r>
          <w:rPr>
            <w:b/>
            <w:bCs/>
          </w:rPr>
          <w:t xml:space="preserve">,</w:t>
        </w:r>
      </w:ins>
      <w:ins w:id="376" w:author="PR Preview" w:date="2026-01-01T00:00:00Z">
        <w:r>
          <w:rPr>
            <w:b/>
            <w:bCs/>
          </w:rP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3</m:t>
        </m:r>
      </m:oMath>
      <w:ins w:id="377" w:author="PR Preview" w:date="2026-01-01T00:00:00Z">
        <w:r>
          <w:rPr>
            <w:b/>
            <w:bCs/>
          </w:rPr>
          <w:t xml:space="preserve">.</w:t>
        </w:r>
      </w:ins>
      <w:ins w:id="378" w:author="PR Preview" w:date="2026-01-01T00:00:00Z">
        <w:r>
          <w:t xml:space="preserve"> </w:t>
        </w:r>
      </w:ins>
      <w:ins w:id="379" w:author="PR Preview" w:date="2026-01-01T00:00:00Z">
        <w:r>
          <w:t xml:space="preserve">Let</w:t>
        </w:r>
      </w:ins>
      <w:ins w:id="38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3</m:t>
        </m:r>
      </m:oMath>
      <w:ins w:id="381" w:author="PR Preview" w:date="2026-01-01T00:00:00Z">
        <w:r>
          <w:t xml:space="preserve">, and suppose</w:t>
        </w:r>
      </w:ins>
      <w:ins w:id="38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ins w:id="383" w:author="PR Preview" w:date="2026-01-01T00:00:00Z">
        <w:r>
          <w:t xml:space="preserve"> </w:t>
        </w:r>
      </w:ins>
      <w:ins w:id="384" w:author="PR Preview" w:date="2026-01-01T00:00:00Z">
        <w:r>
          <w:t xml:space="preserve">holds for every</w:t>
        </w:r>
      </w:ins>
      <w:ins w:id="385" w:author="PR Preview" w:date="2026-01-01T00:00:00Z">
        <w:r>
          <w:t xml:space="preserve"> </w:t>
        </w:r>
      </w:ins>
      <w:hyperlink r:id="rId11">
        <w:ins w:id="386" w:author="PR Preview" w:date="2026-01-01T00:00:00Z">
          <w:r>
            <w:rPr>
              <w:rStyle w:val="Hyperlink"/>
            </w:rPr>
            <w:t xml:space="preserve">integer</w:t>
          </w:r>
        </w:ins>
      </w:hyperlink>
      <w:ins w:id="387" w:author="PR Preview" w:date="2026-01-01T00:00:00Z">
        <w:r>
          <w:t xml:space="preserve"> </w:t>
        </w:r>
      </w:ins>
      <m:oMath>
        <m:r>
          <m:t>k</m:t>
        </m:r>
      </m:oMath>
      <w:ins w:id="388" w:author="PR Preview" w:date="2026-01-01T00:00:00Z">
        <w:r>
          <w:t xml:space="preserve"> </w:t>
        </w:r>
      </w:ins>
      <w:ins w:id="389" w:author="PR Preview" w:date="2026-01-01T00:00:00Z">
        <w:r>
          <w:t xml:space="preserve">with</w:t>
        </w:r>
      </w:ins>
      <w:ins w:id="390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ins w:id="391" w:author="PR Preview" w:date="2026-01-01T00:00:00Z">
        <w:r>
          <w:t xml:space="preserve">.</w:t>
        </w:r>
      </w:ins>
      <w:ins w:id="392" w:author="PR Preview" w:date="2026-01-01T00:00:00Z">
        <w:r>
          <w:t xml:space="preserve"> </w:t>
        </w:r>
      </w:ins>
      <w:ins w:id="393" w:author="PR Preview" w:date="2026-01-01T00:00:00Z">
        <w:r>
          <w:t xml:space="preserve">Then</w:t>
        </w:r>
      </w:ins>
      <w:ins w:id="394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ins w:id="395" w:author="PR Preview" w:date="2026-01-01T00:00:00Z">
        <w:r>
          <w:t xml:space="preserve"> </w:t>
        </w:r>
      </w:ins>
      <w:ins w:id="396" w:author="PR Preview" w:date="2026-01-01T00:00:00Z">
        <w:r>
          <w:t xml:space="preserve">and</w:t>
        </w:r>
      </w:ins>
      <w:ins w:id="397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2</m:t>
        </m:r>
      </m:oMath>
      <w:ins w:id="398" w:author="PR Preview" w:date="2026-01-01T00:00:00Z">
        <w:r>
          <w:t xml:space="preserve"> </w:t>
        </w:r>
      </w:ins>
      <w:ins w:id="399" w:author="PR Preview" w:date="2026-01-01T00:00:00Z">
        <w:r>
          <w:t xml:space="preserve">both satisfy</w:t>
        </w:r>
      </w:ins>
      <w:ins w:id="400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ins w:id="401" w:author="PR Preview" w:date="2026-01-01T00:00:00Z">
        <w:r>
          <w:t xml:space="preserve">,</w:t>
        </w:r>
      </w:ins>
      <w:ins w:id="402" w:author="PR Preview" w:date="2026-01-01T00:00:00Z">
        <w:r>
          <w:t xml:space="preserve"> </w:t>
        </w:r>
      </w:ins>
      <w:ins w:id="403" w:author="PR Preview" w:date="2026-01-01T00:00:00Z">
        <w:r>
          <w:t xml:space="preserve">so</w:t>
        </w:r>
      </w:ins>
      <w:ins w:id="404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405" w:author="PR Preview" w:date="2026-01-01T00:00:00Z">
        <w:r>
          <w:t xml:space="preserve"> </w:t>
        </w:r>
      </w:ins>
      <w:ins w:id="406" w:author="PR Preview" w:date="2026-01-01T00:00:00Z">
        <w:r>
          <w:t xml:space="preserve">and</w:t>
        </w:r>
      </w:ins>
      <w:ins w:id="407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ins w:id="408" w:author="PR Preview" w:date="2026-01-01T00:00:00Z">
        <w:r>
          <w:t xml:space="preserve">.</w:t>
        </w:r>
      </w:ins>
      <w:ins w:id="409" w:author="PR Preview" w:date="2026-01-01T00:00:00Z">
        <w:r>
          <w:t xml:space="preserve"> </w:t>
        </w:r>
      </w:ins>
      <w:ins w:id="410" w:author="PR Preview" w:date="2026-01-01T00:00:00Z">
        <w:r>
          <w:t xml:space="preserve">Therefore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hypothesis, twice)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411" w:author="PR Preview" w:date="2026-01-01T00:00:00Z">
        <w:r>
          <w:t xml:space="preserve">which is</w:t>
        </w:r>
      </w:ins>
      <w:ins w:id="41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ins w:id="413" w:author="PR Preview" w:date="2026-01-01T00:00:00Z">
        <w:r>
          <w:t xml:space="preserve">.</w:t>
        </w:r>
      </w:ins>
      <w:ins w:id="414" w:author="PR Preview" w:date="2026-01-01T00:00:00Z">
        <w:r>
          <w:t xml:space="preserve"> </w:t>
        </w:r>
      </w:ins>
      <w:ins w:id="415" w:author="PR Preview" w:date="2026-01-01T00:00:00Z">
        <w:r>
          <w:t xml:space="preserve">By</w:t>
        </w:r>
      </w:ins>
      <w:ins w:id="416" w:author="PR Preview" w:date="2026-01-01T00:00:00Z">
        <w:r>
          <w:t xml:space="preserve"> </w:t>
        </w:r>
      </w:ins>
      <w:hyperlink w:anchor="def-strong-induction">
        <w:ins w:id="417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418" w:author="PR Preview" w:date="2026-01-01T00:00:00Z">
        <w:r>
          <w:t xml:space="preserve">,</w:t>
        </w:r>
      </w:ins>
      <w:ins w:id="419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ins w:id="420" w:author="PR Preview" w:date="2026-01-01T00:00:00Z">
        <w:r>
          <w:t xml:space="preserve"> </w:t>
        </w:r>
      </w:ins>
      <w:ins w:id="421" w:author="PR Preview" w:date="2026-01-01T00:00:00Z">
        <w:r>
          <w:t xml:space="preserve">for every</w:t>
        </w:r>
      </w:ins>
      <w:ins w:id="42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ins w:id="423" w:author="PR Preview" w:date="2026-01-01T00:00:00Z">
        <w:r>
          <w:t xml:space="preserve">.</w:t>
        </w:r>
      </w:ins>
    </w:p>
    <w:bookmarkEnd w:id="25"/>
    <w:bookmarkEnd w:id="26"/>
    <w:bookmarkStart w:id="27" w:name="sec-further-reading"/>
    <w:p>
      <w:pPr>
        <w:pStyle w:val="Heading2"/>
      </w:pPr>
      <w:ins w:id="424" w:author="PR Preview" w:date="2026-01-01T00:00:00Z">
        <w:r>
          <w:t xml:space="preserve">3 Further reading</w:t>
        </w:r>
      </w:ins>
    </w:p>
    <w:p>
      <w:pPr>
        <w:pStyle w:val="Compact"/>
        <w:numPr>
          <w:ilvl w:val="0"/>
          <w:numId w:val="1002"/>
        </w:numPr>
      </w:pPr>
      <w:ins w:id="425" w:author="PR Preview" w:date="2026-01-01T00:00:00Z">
        <w:r>
          <w:t xml:space="preserve">Velleman [4]</w:t>
        </w:r>
      </w:ins>
      <w:ins w:id="426" w:author="PR Preview" w:date="2026-01-01T00:00:00Z">
        <w:r>
          <w:t xml:space="preserve"> </w:t>
        </w:r>
      </w:ins>
      <w:ins w:id="427" w:author="PR Preview" w:date="2026-01-01T00:00:00Z">
        <w:r>
          <w:t xml:space="preserve">is a structured introduction to proof techniques, including</w:t>
        </w:r>
      </w:ins>
      <w:ins w:id="428" w:author="PR Preview" w:date="2026-01-01T00:00:00Z">
        <w:r>
          <w:t xml:space="preserve"> </w:t>
        </w:r>
      </w:ins>
      <w:hyperlink r:id="rId9">
        <w:ins w:id="429" w:author="PR Preview" w:date="2026-01-01T00:00:00Z">
          <w:r>
            <w:rPr>
              <w:rStyle w:val="Hyperlink"/>
            </w:rPr>
            <w:t xml:space="preserve">proof by induction</w:t>
          </w:r>
        </w:ins>
      </w:hyperlink>
      <w:ins w:id="430" w:author="PR Preview" w:date="2026-01-01T00:00:00Z">
        <w:r>
          <w:t xml:space="preserve">.</w:t>
        </w:r>
      </w:ins>
    </w:p>
    <w:bookmarkEnd w:id="27"/>
    <w:bookmarkStart w:id="37" w:name="references"/>
    <w:p>
      <w:pPr>
        <w:pStyle w:val="Heading2"/>
      </w:pPr>
      <w:ins w:id="431" w:author="PR Preview" w:date="2026-01-01T00:00:00Z">
        <w:r>
          <w:t xml:space="preserve">References</w:t>
        </w:r>
      </w:ins>
    </w:p>
    <w:bookmarkStart w:id="36" w:name="refs"/>
    <w:bookmarkStart w:id="29" w:name="ref-wikipedia_recurrence_relation"/>
    <w:p>
      <w:pPr>
        <w:pStyle w:val="Bibliography"/>
      </w:pPr>
      <w:ins w:id="432" w:author="PR Preview" w:date="2026-01-01T00:00:00Z">
        <w:r>
          <w:t xml:space="preserve">[1]</w:t>
        </w:r>
      </w:ins>
      <w:ins w:id="433" w:author="PR Preview" w:date="2026-01-01T00:00:00Z">
        <w:r>
          <w:t xml:space="preserve"> </w:t>
        </w:r>
      </w:ins>
      <w:ins w:id="434" w:author="PR Preview" w:date="2026-01-01T00:00:00Z">
        <w:r>
          <w:t xml:space="preserve">	</w:t>
        </w:r>
      </w:ins>
      <w:ins w:id="435" w:author="PR Preview" w:date="2026-01-01T00:00:00Z">
        <w:r>
          <w:t xml:space="preserve">Wikipedia contributors,</w:t>
        </w:r>
      </w:ins>
      <w:ins w:id="436" w:author="PR Preview" w:date="2026-01-01T00:00:00Z">
        <w:r>
          <w:t xml:space="preserve"> </w:t>
        </w:r>
      </w:ins>
      <w:ins w:id="437" w:author="PR Preview" w:date="2026-01-01T00:00:00Z">
        <w:r>
          <w:t xml:space="preserve">“Recurrence relation —</w:t>
        </w:r>
      </w:ins>
      <w:ins w:id="438" w:author="PR Preview" w:date="2026-01-01T00:00:00Z">
        <w:r>
          <w:t xml:space="preserve"> </w:t>
        </w:r>
      </w:ins>
      <w:ins w:id="439" w:author="PR Preview" w:date="2026-01-01T00:00:00Z">
        <w:r>
          <w:t xml:space="preserve">Wikipedia</w:t>
        </w:r>
      </w:ins>
      <w:ins w:id="440" w:author="PR Preview" w:date="2026-01-01T00:00:00Z">
        <w:r>
          <w:t xml:space="preserve">,</w:t>
        </w:r>
      </w:ins>
      <w:ins w:id="441" w:author="PR Preview" w:date="2026-01-01T00:00:00Z">
        <w:r>
          <w:t xml:space="preserve"> </w:t>
        </w:r>
      </w:ins>
      <w:ins w:id="442" w:author="PR Preview" w:date="2026-01-01T00:00:00Z">
        <w:r>
          <w:t xml:space="preserve">the free encyclopedia.”</w:t>
        </w:r>
      </w:ins>
      <w:ins w:id="443" w:author="PR Preview" w:date="2026-01-01T00:00:00Z">
        <w:r>
          <w:t xml:space="preserve"> </w:t>
        </w:r>
      </w:ins>
      <w:ins w:id="444" w:author="PR Preview" w:date="2026-01-01T00:00:00Z">
        <w:r>
          <w:t xml:space="preserve">2026. Available:</w:t>
        </w:r>
      </w:ins>
      <w:ins w:id="445" w:author="PR Preview" w:date="2026-01-01T00:00:00Z">
        <w:r>
          <w:t xml:space="preserve"> </w:t>
        </w:r>
      </w:ins>
      <w:hyperlink r:id="rId28">
        <w:ins w:id="446" w:author="PR Preview" w:date="2026-01-01T00:00:00Z">
          <w:r>
            <w:rPr>
              <w:rStyle w:val="Hyperlink"/>
            </w:rPr>
            <w:t xml:space="preserve">https://en.wikipedia.org/wiki/Recurrence_relation</w:t>
          </w:r>
        </w:ins>
      </w:hyperlink>
    </w:p>
    <w:bookmarkEnd w:id="29"/>
    <w:bookmarkStart w:id="31" w:name="ref-wikipedia_fibonacci_sequence"/>
    <w:p>
      <w:pPr>
        <w:pStyle w:val="Bibliography"/>
      </w:pPr>
      <w:ins w:id="447" w:author="PR Preview" w:date="2026-01-01T00:00:00Z">
        <w:r>
          <w:t xml:space="preserve">[2]</w:t>
        </w:r>
      </w:ins>
      <w:ins w:id="448" w:author="PR Preview" w:date="2026-01-01T00:00:00Z">
        <w:r>
          <w:t xml:space="preserve"> </w:t>
        </w:r>
      </w:ins>
      <w:ins w:id="449" w:author="PR Preview" w:date="2026-01-01T00:00:00Z">
        <w:r>
          <w:t xml:space="preserve">	</w:t>
        </w:r>
      </w:ins>
      <w:ins w:id="450" w:author="PR Preview" w:date="2026-01-01T00:00:00Z">
        <w:r>
          <w:t xml:space="preserve">Wikipedia contributors,</w:t>
        </w:r>
      </w:ins>
      <w:ins w:id="451" w:author="PR Preview" w:date="2026-01-01T00:00:00Z">
        <w:r>
          <w:t xml:space="preserve"> </w:t>
        </w:r>
      </w:ins>
      <w:ins w:id="452" w:author="PR Preview" w:date="2026-01-01T00:00:00Z">
        <w:r>
          <w:t xml:space="preserve">“Fibonacci sequence —</w:t>
        </w:r>
      </w:ins>
      <w:ins w:id="453" w:author="PR Preview" w:date="2026-01-01T00:00:00Z">
        <w:r>
          <w:t xml:space="preserve"> </w:t>
        </w:r>
      </w:ins>
      <w:ins w:id="454" w:author="PR Preview" w:date="2026-01-01T00:00:00Z">
        <w:r>
          <w:t xml:space="preserve">Wikipedia</w:t>
        </w:r>
      </w:ins>
      <w:ins w:id="455" w:author="PR Preview" w:date="2026-01-01T00:00:00Z">
        <w:r>
          <w:t xml:space="preserve">,</w:t>
        </w:r>
      </w:ins>
      <w:ins w:id="456" w:author="PR Preview" w:date="2026-01-01T00:00:00Z">
        <w:r>
          <w:t xml:space="preserve"> </w:t>
        </w:r>
      </w:ins>
      <w:ins w:id="457" w:author="PR Preview" w:date="2026-01-01T00:00:00Z">
        <w:r>
          <w:t xml:space="preserve">the free encyclopedia.”</w:t>
        </w:r>
      </w:ins>
      <w:ins w:id="458" w:author="PR Preview" w:date="2026-01-01T00:00:00Z">
        <w:r>
          <w:t xml:space="preserve"> </w:t>
        </w:r>
      </w:ins>
      <w:ins w:id="459" w:author="PR Preview" w:date="2026-01-01T00:00:00Z">
        <w:r>
          <w:t xml:space="preserve">2026. Available:</w:t>
        </w:r>
      </w:ins>
      <w:ins w:id="460" w:author="PR Preview" w:date="2026-01-01T00:00:00Z">
        <w:r>
          <w:t xml:space="preserve"> </w:t>
        </w:r>
      </w:ins>
      <w:hyperlink r:id="rId30">
        <w:ins w:id="461" w:author="PR Preview" w:date="2026-01-01T00:00:00Z">
          <w:r>
            <w:rPr>
              <w:rStyle w:val="Hyperlink"/>
            </w:rPr>
            <w:t xml:space="preserve">https://en.wikipedia.org/wiki/Fibonacci_sequence</w:t>
          </w:r>
        </w:ins>
      </w:hyperlink>
    </w:p>
    <w:bookmarkEnd w:id="31"/>
    <w:bookmarkStart w:id="33" w:name="ref-wikipedia_mathematical_induction"/>
    <w:p>
      <w:pPr>
        <w:pStyle w:val="Bibliography"/>
      </w:pPr>
      <w:ins w:id="462" w:author="PR Preview" w:date="2026-01-01T00:00:00Z">
        <w:r>
          <w:t xml:space="preserve">[3]</w:t>
        </w:r>
      </w:ins>
      <w:ins w:id="463" w:author="PR Preview" w:date="2026-01-01T00:00:00Z">
        <w:r>
          <w:t xml:space="preserve"> </w:t>
        </w:r>
      </w:ins>
      <w:ins w:id="464" w:author="PR Preview" w:date="2026-01-01T00:00:00Z">
        <w:r>
          <w:t xml:space="preserve">	</w:t>
        </w:r>
      </w:ins>
      <w:ins w:id="465" w:author="PR Preview" w:date="2026-01-01T00:00:00Z">
        <w:r>
          <w:t xml:space="preserve">Wikipedia contributors,</w:t>
        </w:r>
      </w:ins>
      <w:ins w:id="466" w:author="PR Preview" w:date="2026-01-01T00:00:00Z">
        <w:r>
          <w:t xml:space="preserve"> </w:t>
        </w:r>
      </w:ins>
      <w:ins w:id="467" w:author="PR Preview" w:date="2026-01-01T00:00:00Z">
        <w:r>
          <w:t xml:space="preserve">“Mathematical induction —</w:t>
        </w:r>
      </w:ins>
      <w:ins w:id="468" w:author="PR Preview" w:date="2026-01-01T00:00:00Z">
        <w:r>
          <w:t xml:space="preserve"> </w:t>
        </w:r>
      </w:ins>
      <w:ins w:id="469" w:author="PR Preview" w:date="2026-01-01T00:00:00Z">
        <w:r>
          <w:t xml:space="preserve">Wikipedia</w:t>
        </w:r>
      </w:ins>
      <w:ins w:id="470" w:author="PR Preview" w:date="2026-01-01T00:00:00Z">
        <w:r>
          <w:t xml:space="preserve">,</w:t>
        </w:r>
      </w:ins>
      <w:ins w:id="471" w:author="PR Preview" w:date="2026-01-01T00:00:00Z">
        <w:r>
          <w:t xml:space="preserve"> </w:t>
        </w:r>
      </w:ins>
      <w:ins w:id="472" w:author="PR Preview" w:date="2026-01-01T00:00:00Z">
        <w:r>
          <w:t xml:space="preserve">the free encyclopedia.”</w:t>
        </w:r>
      </w:ins>
      <w:ins w:id="473" w:author="PR Preview" w:date="2026-01-01T00:00:00Z">
        <w:r>
          <w:t xml:space="preserve"> </w:t>
        </w:r>
      </w:ins>
      <w:ins w:id="474" w:author="PR Preview" w:date="2026-01-01T00:00:00Z">
        <w:r>
          <w:t xml:space="preserve">2026. Available:</w:t>
        </w:r>
      </w:ins>
      <w:ins w:id="475" w:author="PR Preview" w:date="2026-01-01T00:00:00Z">
        <w:r>
          <w:t xml:space="preserve"> </w:t>
        </w:r>
      </w:ins>
      <w:hyperlink r:id="rId32">
        <w:ins w:id="476" w:author="PR Preview" w:date="2026-01-01T00:00:00Z">
          <w:r>
            <w:rPr>
              <w:rStyle w:val="Hyperlink"/>
            </w:rPr>
            <w:t xml:space="preserve">https://en.wikipedia.org/wiki/Mathematical_induction</w:t>
          </w:r>
        </w:ins>
      </w:hyperlink>
    </w:p>
    <w:bookmarkEnd w:id="33"/>
    <w:bookmarkStart w:id="35" w:name="ref-velleman2019prove"/>
    <w:p>
      <w:pPr>
        <w:pStyle w:val="Bibliography"/>
      </w:pPr>
      <w:ins w:id="477" w:author="PR Preview" w:date="2026-01-01T00:00:00Z">
        <w:r>
          <w:t xml:space="preserve">[4]</w:t>
        </w:r>
      </w:ins>
      <w:ins w:id="478" w:author="PR Preview" w:date="2026-01-01T00:00:00Z">
        <w:r>
          <w:t xml:space="preserve"> </w:t>
        </w:r>
      </w:ins>
      <w:ins w:id="479" w:author="PR Preview" w:date="2026-01-01T00:00:00Z">
        <w:r>
          <w:t xml:space="preserve">	</w:t>
        </w:r>
      </w:ins>
      <w:ins w:id="480" w:author="PR Preview" w:date="2026-01-01T00:00:00Z">
        <w:r>
          <w:t xml:space="preserve">D. J. Velleman,</w:t>
        </w:r>
      </w:ins>
      <w:ins w:id="481" w:author="PR Preview" w:date="2026-01-01T00:00:00Z">
        <w:r>
          <w:t xml:space="preserve"> </w:t>
        </w:r>
      </w:ins>
      <w:ins w:id="482" w:author="PR Preview" w:date="2026-01-01T00:00:00Z">
        <w:r>
          <w:rPr>
            <w:i/>
            <w:iCs/>
          </w:rPr>
          <w:t xml:space="preserve">How to prove it: A structured approach</w:t>
        </w:r>
      </w:ins>
      <w:ins w:id="483" w:author="PR Preview" w:date="2026-01-01T00:00:00Z">
        <w:r>
          <w:t xml:space="preserve">, 3rd ed. Cambridge University Press, 2019. doi:</w:t>
        </w:r>
      </w:ins>
      <w:ins w:id="484" w:author="PR Preview" w:date="2026-01-01T00:00:00Z">
        <w:r>
          <w:t xml:space="preserve"> </w:t>
        </w:r>
      </w:ins>
      <w:hyperlink r:id="rId34">
        <w:ins w:id="485" w:author="PR Preview" w:date="2026-01-01T00:00:00Z">
          <w:r>
            <w:rPr>
              <w:rStyle w:val="Hyperlink"/>
            </w:rPr>
            <w:t xml:space="preserve">10.1017/9781108539890</w:t>
          </w:r>
        </w:ins>
      </w:hyperlink>
      <w:ins w:id="486" w:author="PR Preview" w:date="2026-01-01T00:00:00Z">
        <w:r>
          <w:t xml:space="preserve">.</w:t>
        </w:r>
      </w:ins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functions.qmd#def-sequence" TargetMode="External"/><Relationship Id="rId13" Type="http://schemas.openxmlformats.org/officeDocument/2006/relationships/hyperlink" Target="functions.qmd#def-sequence-term" TargetMode="External"/><Relationship Id="rId15" Type="http://schemas.openxmlformats.org/officeDocument/2006/relationships/hyperlink" Target="functions.qmd#def-value" TargetMode="External"/><Relationship Id="rId34" Type="http://schemas.openxmlformats.org/officeDocument/2006/relationships/hyperlink" Target="https://doi.org/10.1017/9781108539890" TargetMode="External"/><Relationship Id="rId30" Type="http://schemas.openxmlformats.org/officeDocument/2006/relationships/hyperlink" Target="https://en.wikipedia.org/wiki/Fibonacci_sequence" TargetMode="External"/><Relationship Id="rId32" Type="http://schemas.openxmlformats.org/officeDocument/2006/relationships/hyperlink" Target="https://en.wikipedia.org/wiki/Mathematical_induction" TargetMode="External"/><Relationship Id="rId28" Type="http://schemas.openxmlformats.org/officeDocument/2006/relationships/hyperlink" Target="https://en.wikipedia.org/wiki/Recurrence_relation" TargetMode="External"/><Relationship Id="rId14" Type="http://schemas.openxmlformats.org/officeDocument/2006/relationships/hyperlink" Target="induction.qmd#def-strong-induction" TargetMode="External"/><Relationship Id="rId11" Type="http://schemas.openxmlformats.org/officeDocument/2006/relationships/hyperlink" Target="number-systems.qmd#def-integers" TargetMode="External"/><Relationship Id="rId24" Type="http://schemas.openxmlformats.org/officeDocument/2006/relationships/hyperlink" Target="proof-writing.qmd#def-inequality" TargetMode="External"/><Relationship Id="rId21" Type="http://schemas.openxmlformats.org/officeDocument/2006/relationships/hyperlink" Target="proof-writing.qmd#def-predicate" TargetMode="External"/><Relationship Id="rId9" Type="http://schemas.openxmlformats.org/officeDocument/2006/relationships/hyperlink" Target="proof-writing.qmd#def-proof-by-induction" TargetMode="External"/><Relationship Id="rId10" Type="http://schemas.openxmlformats.org/officeDocument/2006/relationships/hyperlink" Target="proof-writing.qmd#def-proposition" TargetMode="External"/><Relationship Id="rId22" Type="http://schemas.openxmlformats.org/officeDocument/2006/relationships/hyperlink" Target="sets.qmd#def-vacuous-truth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functions.qmd#def-sequence" TargetMode="External"/><Relationship Id="rId13" Type="http://schemas.openxmlformats.org/officeDocument/2006/relationships/hyperlink" Target="functions.qmd#def-sequence-term" TargetMode="External"/><Relationship Id="rId15" Type="http://schemas.openxmlformats.org/officeDocument/2006/relationships/hyperlink" Target="functions.qmd#def-value" TargetMode="External"/><Relationship Id="rId34" Type="http://schemas.openxmlformats.org/officeDocument/2006/relationships/hyperlink" Target="https://doi.org/10.1017/9781108539890" TargetMode="External"/><Relationship Id="rId30" Type="http://schemas.openxmlformats.org/officeDocument/2006/relationships/hyperlink" Target="https://en.wikipedia.org/wiki/Fibonacci_sequence" TargetMode="External"/><Relationship Id="rId32" Type="http://schemas.openxmlformats.org/officeDocument/2006/relationships/hyperlink" Target="https://en.wikipedia.org/wiki/Mathematical_induction" TargetMode="External"/><Relationship Id="rId28" Type="http://schemas.openxmlformats.org/officeDocument/2006/relationships/hyperlink" Target="https://en.wikipedia.org/wiki/Recurrence_relation" TargetMode="External"/><Relationship Id="rId14" Type="http://schemas.openxmlformats.org/officeDocument/2006/relationships/hyperlink" Target="induction.qmd#def-strong-induction" TargetMode="External"/><Relationship Id="rId11" Type="http://schemas.openxmlformats.org/officeDocument/2006/relationships/hyperlink" Target="number-systems.qmd#def-integers" TargetMode="External"/><Relationship Id="rId24" Type="http://schemas.openxmlformats.org/officeDocument/2006/relationships/hyperlink" Target="proof-writing.qmd#def-inequality" TargetMode="External"/><Relationship Id="rId21" Type="http://schemas.openxmlformats.org/officeDocument/2006/relationships/hyperlink" Target="proof-writing.qmd#def-predicate" TargetMode="External"/><Relationship Id="rId9" Type="http://schemas.openxmlformats.org/officeDocument/2006/relationships/hyperlink" Target="proof-writing.qmd#def-proof-by-induction" TargetMode="External"/><Relationship Id="rId10" Type="http://schemas.openxmlformats.org/officeDocument/2006/relationships/hyperlink" Target="proof-writing.qmd#def-proposition" TargetMode="External"/><Relationship Id="rId22" Type="http://schemas.openxmlformats.org/officeDocument/2006/relationships/hyperlink" Target="sets.qmd#def-vacuous-trut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Induction and Recursion</dc:title>
  <dc:creator/>
  <cp:keywords/>
  <dcterms:created xsi:type="dcterms:W3CDTF">2026-10-21T22:34:29Z</dcterms:created>
  <dcterms:modified xsi:type="dcterms:W3CDTF">2026-10-21T22:34:29Z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15:00:24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