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00:29:41 (UTC)</w:delText>
        </w:r>
      </w:del>
    </w:p>
    <w:p>
      <w:pPr>
        <w:pStyle w:val="Date"/>
      </w:pPr>
      <w:ins w:id="2" w:author="PR Preview" w:date="2026-01-01T00:00:00Z">
        <w:r>
          <w:t xml:space="preserve">Last modified: 2026-10-09 00:39:57 (UTC)</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55</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acc>
            <m:accPr>
              <m:chr m:val="̃"/>
            </m:accPr>
            <m:e>
              <m:r>
                <m:t>a</m:t>
              </m:r>
            </m:e>
          </m:acc>
          <m:r>
            <m:rPr>
              <m:sty m:val="p"/>
            </m:rPr>
            <m:t>⋅</m:t>
          </m:r>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66"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acc>
                <m:accPr>
                  <m:chr m:val="̃"/>
                </m:accPr>
                <m:e>
                  <m:r>
                    <m:t>w</m:t>
                  </m:r>
                </m:e>
              </m:acc>
              <m:r>
                <m:rPr>
                  <m:sty m:val="p"/>
                </m:rPr>
                <m:t>⋅</m:t>
              </m:r>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acc>
          <m:accPr>
            <m:chr m:val="̃"/>
          </m:accPr>
          <m:e>
            <m:r>
              <m:t>w</m:t>
            </m:r>
          </m:e>
        </m:acc>
        <m:r>
          <m:rPr>
            <m:sty m:val="p"/>
          </m:rPr>
          <m:t>⋅</m:t>
        </m:r>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acc>
                <m:accPr>
                  <m:chr m:val="̃"/>
                </m:accPr>
                <m:e>
                  <m:r>
                    <m:t>w</m:t>
                  </m:r>
                </m:e>
              </m:acc>
              <m:r>
                <m:rPr>
                  <m:sty m:val="p"/>
                </m:rPr>
                <m:t>⋅</m:t>
              </m:r>
              <m:acc>
                <m:accPr>
                  <m:chr m:val="̃"/>
                </m:accPr>
                <m:e>
                  <m:r>
                    <m:t>x</m:t>
                  </m:r>
                </m:e>
              </m:acc>
              <m:r>
                <m:rPr>
                  <m:sty m:val="p"/>
                </m:rPr>
                <m:t>−</m:t>
              </m:r>
              <m:acc>
                <m:accPr>
                  <m:chr m:val="̃"/>
                </m:accPr>
                <m:e>
                  <m:r>
                    <m:t>w</m:t>
                  </m:r>
                </m:e>
              </m:acc>
              <m:r>
                <m:rPr>
                  <m:sty m:val="p"/>
                </m:rPr>
                <m:t>⋅</m:t>
              </m:r>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acc>
                <m:accPr>
                  <m:chr m:val="̃"/>
                </m:accPr>
                <m:e>
                  <m:r>
                    <m:t>w</m:t>
                  </m:r>
                </m:e>
              </m:acc>
              <m:r>
                <m:rPr>
                  <m:sty m:val="p"/>
                </m:rPr>
                <m:t>⋅</m:t>
              </m:r>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acc>
                <m:accPr>
                  <m:chr m:val="̃"/>
                </m:accPr>
                <m:e>
                  <m:r>
                    <m:t>w</m:t>
                  </m:r>
                </m:e>
              </m:acc>
              <m:r>
                <m:rPr>
                  <m:sty m:val="p"/>
                </m:rPr>
                <m:t>⋅</m:t>
              </m:r>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acc>
          <m:accPr>
            <m:chr m:val="̃"/>
          </m:accPr>
          <m:e>
            <m:r>
              <m:t>w</m:t>
            </m:r>
          </m:e>
        </m:acc>
        <m:r>
          <m:rPr>
            <m:sty m:val="p"/>
          </m:rPr>
          <m:t>⋅</m:t>
        </m:r>
        <m:acc>
          <m:accPr>
            <m:chr m:val="̃"/>
          </m:accPr>
          <m:e>
            <m:r>
              <m:t>x</m:t>
            </m:r>
          </m:e>
        </m:acc>
      </m:oMath>
      <w:r>
        <w:t xml:space="preserve"> </w:t>
      </w:r>
      <w:r>
        <w:t xml:space="preserve">and</w:t>
      </w:r>
      <w:r>
        <w:t xml:space="preserve"> </w:t>
      </w:r>
      <m:oMath>
        <m:acc>
          <m:accPr>
            <m:chr m:val="̃"/>
          </m:accPr>
          <m:e>
            <m:r>
              <m:t>w</m:t>
            </m:r>
          </m:e>
        </m:acc>
        <m:r>
          <m:rPr>
            <m:sty m:val="p"/>
          </m:rPr>
          <m:t>⋅</m:t>
        </m:r>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acc>
                <m:accPr>
                  <m:chr m:val="̃"/>
                </m:accPr>
                <m:e>
                  <m:r>
                    <m:t>w</m:t>
                  </m:r>
                </m:e>
              </m:acc>
              <m:r>
                <m:rPr>
                  <m:sty m:val="p"/>
                </m:rPr>
                <m:t>⋅</m:t>
              </m:r>
              <m:acc>
                <m:accPr>
                  <m:chr m:val="̃"/>
                </m:accPr>
                <m:e>
                  <m:r>
                    <m:t>x</m:t>
                  </m:r>
                </m:e>
              </m:acc>
              <m:r>
                <m:rPr>
                  <m:sty m:val="p"/>
                </m:rPr>
                <m:t>−</m:t>
              </m:r>
              <m:acc>
                <m:accPr>
                  <m:chr m:val="̃"/>
                </m:accPr>
                <m:e>
                  <m:r>
                    <m:t>w</m:t>
                  </m:r>
                </m:e>
              </m:acc>
              <m:r>
                <m:rPr>
                  <m:sty m:val="p"/>
                </m:rPr>
                <m:t>⋅</m:t>
              </m:r>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sSup>
                <m:e>
                  <m:acc>
                    <m:accPr>
                      <m:chr m:val="̃"/>
                    </m:accPr>
                    <m:e>
                      <m:r>
                        <m:t>w</m:t>
                      </m:r>
                    </m:e>
                  </m:acc>
                </m:e>
                <m:sup>
                  <m:r>
                    <m:rPr>
                      <m:sty m:val="p"/>
                    </m:rPr>
                    <m:t>⊤</m:t>
                  </m:r>
                </m:sup>
              </m:sSup>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0"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End w:id="290"/>
    <w:bookmarkStart w:id="304" w:name="sec-orthogonal-complements"/>
    <w:p>
      <w:pPr>
        <w:pStyle w:val="Heading3"/>
      </w:pPr>
      <w:r>
        <w:t xml:space="preserve">2.14 Orthogonal complements</w:t>
      </w:r>
    </w:p>
    <w:bookmarkStart w:id="291"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1"/>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2" w:name="exm-dot-linear"/>
    <w:p>
      <w:pPr>
        <w:pStyle w:val="BodyText"/>
      </w:pPr>
      <w:r>
        <w:rPr>
          <w:b/>
          <w:bCs/>
        </w:rPr>
        <w:t xml:space="preserve">Example 81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2"/>
    <w:bookmarkStart w:id="293" w:name="def-orthogonal-complement"/>
    <w:p>
      <w:pPr>
        <w:pStyle w:val="BodyText"/>
      </w:pPr>
      <w:r>
        <w:rPr>
          <w:b/>
          <w:bCs/>
        </w:rPr>
        <w:t xml:space="preserve">Definition 54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3"/>
    <w:bookmarkStart w:id="294" w:name="exm-orthogonal-complement"/>
    <w:p>
      <w:pPr>
        <w:pStyle w:val="BodyText"/>
      </w:pPr>
      <w:r>
        <w:rPr>
          <w:b/>
          <w:bCs/>
        </w:rPr>
        <w:t xml:space="preserve">Example 82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0"/>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0"/>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0"/>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4"/>
    <w:bookmarkStart w:id="295"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5"/>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6" w:name="exm-orthogonal-complement-subspace"/>
    <w:p>
      <w:pPr>
        <w:pStyle w:val="BodyText"/>
      </w:pPr>
      <w:r>
        <w:rPr>
          <w:b/>
          <w:bCs/>
        </w:rPr>
        <w:t xml:space="preserve">Example 83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6"/>
    <w:bookmarkStart w:id="297"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7"/>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298" w:name="exm-complement-null-space"/>
    <w:p>
      <w:pPr>
        <w:pStyle w:val="BodyText"/>
      </w:pPr>
      <w:r>
        <w:rPr>
          <w:b/>
          <w:bCs/>
        </w:rPr>
        <w:t xml:space="preserve">Example 84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298"/>
    <w:bookmarkStart w:id="299"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1"/>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1"/>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1"/>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299"/>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0" w:name="exm-orthogonal-direct-sum"/>
    <w:p>
      <w:pPr>
        <w:pStyle w:val="BodyText"/>
      </w:pPr>
      <w:r>
        <w:rPr>
          <w:b/>
          <w:bCs/>
        </w:rPr>
        <w:t xml:space="preserve">Example 85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0"/>
    <w:bookmarkStart w:id="301"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1"/>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54</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2" w:name="exm-double-complement"/>
    <w:p>
      <w:pPr>
        <w:pStyle w:val="BodyText"/>
      </w:pPr>
      <w:r>
        <w:rPr>
          <w:b/>
          <w:bCs/>
        </w:rPr>
        <w:t xml:space="preserve">Example 86 (Back to the line)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2"/>
    <w:bookmarkStart w:id="303" w:name="exm-double-complement-fails"/>
    <w:p>
      <w:pPr>
        <w:pStyle w:val="BodyText"/>
      </w:pPr>
      <w:r>
        <w:rPr>
          <w:b/>
          <w:bCs/>
        </w:rPr>
        <w:t xml:space="preserve">Example 87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3"/>
    <w:bookmarkEnd w:id="304"/>
    <w:bookmarkStart w:id="307" w:name="sec-fundamental-theorem"/>
    <w:p>
      <w:pPr>
        <w:pStyle w:val="Heading3"/>
      </w:pPr>
      <w:r>
        <w:t xml:space="preserve">2.15 The fundamental theorem of linear algebra</w:t>
      </w:r>
    </w:p>
    <w:bookmarkStart w:id="305"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2"/>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2"/>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2"/>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2"/>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5"/>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6" w:name="exm-fundamental-subspaces"/>
    <w:p>
      <w:pPr>
        <w:pStyle w:val="BodyText"/>
      </w:pPr>
      <w:r>
        <w:rPr>
          <w:b/>
          <w:bCs/>
        </w:rPr>
        <w:t xml:space="preserve">Example 88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4"/>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84</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6"/>
    <w:bookmarkEnd w:id="307"/>
    <w:bookmarkStart w:id="316" w:name="sec-inner-products"/>
    <w:p>
      <w:pPr>
        <w:pStyle w:val="Heading3"/>
      </w:pPr>
      <w:r>
        <w:t xml:space="preserve">2.16 Inner products</w:t>
      </w:r>
    </w:p>
    <w:bookmarkStart w:id="308" w:name="def-inner-product"/>
    <w:p>
      <w:pPr>
        <w:pStyle w:val="FirstParagraph"/>
      </w:pPr>
      <w:r>
        <w:rPr>
          <w:b/>
          <w:bCs/>
        </w:rPr>
        <w:t xml:space="preserve">Definition 55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5"/>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5"/>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5"/>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5"/>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08"/>
    <w:bookmarkStart w:id="309"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09"/>
    <w:bookmarkStart w:id="310" w:name="exm-dot-product-inner-product"/>
    <w:p>
      <w:pPr>
        <w:pStyle w:val="BodyText"/>
      </w:pPr>
      <w:r>
        <w:rPr>
          <w:b/>
          <w:bCs/>
        </w:rPr>
        <w:t xml:space="preserve">Example 89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55</w:t>
        </w:r>
      </w:hyperlink>
      <w:r>
        <w:t xml:space="preserve"> </w:t>
      </w:r>
      <w:r>
        <w:t xml:space="preserve">holds:</w:t>
      </w:r>
    </w:p>
    <w:p>
      <w:pPr>
        <w:pStyle w:val="Compact"/>
        <w:numPr>
          <w:ilvl w:val="0"/>
          <w:numId w:val="1046"/>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6"/>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6"/>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0"/>
    <w:bookmarkStart w:id="311" w:name="def-inner-product-space"/>
    <w:p>
      <w:pPr>
        <w:pStyle w:val="BodyText"/>
      </w:pPr>
      <w:r>
        <w:rPr>
          <w:b/>
          <w:bCs/>
        </w:rPr>
        <w:t xml:space="preserve">Definition 56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55</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1"/>
    <w:bookmarkStart w:id="312" w:name="exm-inner-product-space"/>
    <w:p>
      <w:pPr>
        <w:pStyle w:val="BodyText"/>
      </w:pPr>
      <w:r>
        <w:rPr>
          <w:b/>
          <w:bCs/>
        </w:rPr>
        <w:t xml:space="preserve">Example 90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89</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2"/>
    <w:bookmarkStart w:id="313" w:name="exm-weighted-inner-product"/>
    <w:p>
      <w:pPr>
        <w:pStyle w:val="BodyText"/>
      </w:pPr>
      <w:r>
        <w:rPr>
          <w:b/>
          <w:bCs/>
        </w:rPr>
        <w:t xml:space="preserve">Example 91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7"/>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see the derivation after this list;</w:t>
      </w:r>
    </w:p>
    <w:p>
      <w:pPr>
        <w:pStyle w:val="Compact"/>
        <w:numPr>
          <w:ilvl w:val="0"/>
          <w:numId w:val="1047"/>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3"/>
    <w:bookmarkStart w:id="315" w:name="exm-not-inner-product"/>
    <w:p>
      <w:pPr>
        <w:pStyle w:val="FirstParagraph"/>
      </w:pPr>
      <w:r>
        <w:rPr>
          <w:b/>
          <w:bCs/>
        </w:rPr>
        <w:t xml:space="preserve">Example 92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55</w:t>
        </w:r>
      </w:hyperlink>
      <w:r>
        <w:t xml:space="preserve">, but not all four:</w:t>
      </w:r>
    </w:p>
    <w:p>
      <w:pPr>
        <w:pStyle w:val="Compact"/>
        <w:numPr>
          <w:ilvl w:val="0"/>
          <w:numId w:val="1048"/>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4">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5"/>
    <w:bookmarkEnd w:id="316"/>
    <w:bookmarkStart w:id="340"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19"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49"/>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49"/>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19"/>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0" w:name="exm-norm-properties"/>
    <w:p>
      <w:pPr>
        <w:pStyle w:val="FirstParagraph"/>
      </w:pPr>
      <w:r>
        <w:rPr>
          <w:b/>
          <w:bCs/>
        </w:rPr>
        <w:t xml:space="preserve">Example 93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0"/>
    <w:bookmarkStart w:id="321"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1"/>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2" w:name="exm-norm-sum-square"/>
    <w:p>
      <w:pPr>
        <w:pStyle w:val="BodyText"/>
      </w:pPr>
      <w:r>
        <w:rPr>
          <w:b/>
          <w:bCs/>
        </w:rPr>
        <w:t xml:space="preserve">Example 94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2"/>
    <w:bookmarkStart w:id="323"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3"/>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4"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4"/>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0"/>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0"/>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5" w:name="exm-cauchy-schwarz"/>
    <w:p>
      <w:pPr>
        <w:pStyle w:val="FirstParagraph"/>
      </w:pPr>
      <w:r>
        <w:rPr>
          <w:b/>
          <w:bCs/>
        </w:rPr>
        <w:t xml:space="preserve">Example 95 (A strict case and an equality case)</w:t>
      </w:r>
      <w:r>
        <w:t xml:space="preserve"> </w:t>
      </w:r>
      <w:r>
        <w:t xml:space="preserve"> </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5"/>
    <w:bookmarkStart w:id="326"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2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27" w:name="exm-triangle-inequality"/>
    <w:p>
      <w:pPr>
        <w:pStyle w:val="BodyText"/>
      </w:pPr>
      <w:r>
        <w:rPr>
          <w:b/>
          <w:bCs/>
        </w:rPr>
        <w:t xml:space="preserve">Example 96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27"/>
    <w:bookmarkStart w:id="328" w:name="def-norm"/>
    <w:p>
      <w:pPr>
        <w:pStyle w:val="FirstParagraph"/>
      </w:pPr>
      <w:r>
        <w:rPr>
          <w:b/>
          <w:bCs/>
        </w:rPr>
        <w:t xml:space="preserve">Definition 57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3"/>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3"/>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3"/>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28"/>
    <w:bookmarkStart w:id="329" w:name="exm-norm-euclidean"/>
    <w:p>
      <w:pPr>
        <w:pStyle w:val="BodyText"/>
      </w:pPr>
      <w:r>
        <w:rPr>
          <w:b/>
          <w:bCs/>
        </w:rPr>
        <w:t xml:space="preserve">Example 97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4"/>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4"/>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56</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29"/>
    <w:bookmarkStart w:id="330" w:name="def-vector-p-norm"/>
    <w:p>
      <w:pPr>
        <w:pStyle w:val="BodyText"/>
      </w:pPr>
      <w:r>
        <w:rPr>
          <w:b/>
          <w:bCs/>
        </w:rPr>
        <w:t xml:space="preserve">Definition 58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5"/>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5"/>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5"/>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57</w:t>
        </w:r>
      </w:hyperlink>
      <w:r>
        <w:t xml:space="preserve">) on</w:t>
      </w:r>
      <w:r>
        <w:t xml:space="preserve"> </w:t>
      </w:r>
      <m:oMath>
        <m:sSup>
          <m:e>
            <m:r>
              <m:rPr>
                <m:scr m:val="double-struck"/>
                <m:sty m:val="p"/>
              </m:rPr>
              <m:t>R</m:t>
            </m:r>
          </m:e>
          <m:sup>
            <m:r>
              <m:t>p</m:t>
            </m:r>
          </m:sup>
        </m:sSup>
      </m:oMath>
      <w:r>
        <w:t xml:space="preserve">.</w:t>
      </w:r>
    </w:p>
    <w:bookmarkEnd w:id="330"/>
    <w:bookmarkStart w:id="331" w:name="exm-vector-p-norm"/>
    <w:p>
      <w:pPr>
        <w:pStyle w:val="BodyText"/>
      </w:pPr>
      <w:r>
        <w:rPr>
          <w:b/>
          <w:bCs/>
        </w:rPr>
        <w:t xml:space="preserve">Example 98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6"/>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6"/>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6"/>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1"/>
    <w:bookmarkStart w:id="332"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2"/>
    <w:bookmarkStart w:id="333" w:name="def-cosine-sine"/>
    <w:p>
      <w:pPr>
        <w:pStyle w:val="BodyText"/>
      </w:pPr>
      <w:r>
        <w:rPr>
          <w:b/>
          <w:bCs/>
        </w:rPr>
        <w:t xml:space="preserve">Definition 59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3"/>
    <w:bookmarkStart w:id="334" w:name="exm-cosine-sine"/>
    <w:p>
      <w:pPr>
        <w:pStyle w:val="BodyText"/>
      </w:pPr>
      <w:r>
        <w:rPr>
          <w:b/>
          <w:bCs/>
        </w:rPr>
        <w:t xml:space="preserve">Example 99 (Cosines and sines of some angles)</w:t>
      </w:r>
      <w:r>
        <w:t xml:space="preserve"> </w:t>
      </w:r>
      <w:r>
        <w:t xml:space="preserve"> </w:t>
      </w:r>
    </w:p>
    <w:p>
      <w:pPr>
        <w:pStyle w:val="Compact"/>
        <w:numPr>
          <w:ilvl w:val="0"/>
          <w:numId w:val="1058"/>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8"/>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8"/>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8"/>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4"/>
    <w:bookmarkStart w:id="335" w:name="def-angle"/>
    <w:p>
      <w:pPr>
        <w:pStyle w:val="BodyText"/>
      </w:pPr>
      <w:r>
        <w:rPr>
          <w:b/>
          <w:bCs/>
        </w:rPr>
        <w:t xml:space="preserve">Definition 60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59</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5"/>
    <w:bookmarkStart w:id="336"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36"/>
    <w:bookmarkStart w:id="337" w:name="exm-angle"/>
    <w:p>
      <w:pPr>
        <w:pStyle w:val="BodyText"/>
      </w:pPr>
      <w:r>
        <w:rPr>
          <w:b/>
          <w:bCs/>
        </w:rPr>
        <w:t xml:space="preserve">Example 100 (Some angles in the plane)</w:t>
      </w:r>
      <w:r>
        <w:t xml:space="preserve"> </w:t>
      </w:r>
      <w:r>
        <w:t xml:space="preserve"> </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59"/>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37"/>
    <w:bookmarkStart w:id="338" w:name="def-cosine-similarity"/>
    <w:p>
      <w:pPr>
        <w:pStyle w:val="FirstParagraph"/>
      </w:pPr>
      <w:r>
        <w:rPr>
          <w:b/>
          <w:bCs/>
        </w:rPr>
        <w:t xml:space="preserve">Definition 61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60</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56</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8"/>
    <w:bookmarkStart w:id="339" w:name="exm-cosine-similarity"/>
    <w:p>
      <w:pPr>
        <w:pStyle w:val="FirstParagraph"/>
      </w:pPr>
      <w:r>
        <w:rPr>
          <w:b/>
          <w:bCs/>
        </w:rPr>
        <w:t xml:space="preserve">Example 101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0"/>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0"/>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0"/>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39"/>
    <w:bookmarkEnd w:id="340"/>
    <w:bookmarkStart w:id="359"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3"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3"/>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4" w:name="exm-dot-linear-sum"/>
    <w:p>
      <w:pPr>
        <w:pStyle w:val="FirstParagraph"/>
      </w:pPr>
      <w:r>
        <w:rPr>
          <w:b/>
          <w:bCs/>
        </w:rPr>
        <w:t xml:space="preserve">Example 102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4"/>
    <w:bookmarkStart w:id="345"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5"/>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46" w:name="exm-orthonormal-independent"/>
    <w:p>
      <w:pPr>
        <w:pStyle w:val="BodyText"/>
      </w:pPr>
      <w:r>
        <w:rPr>
          <w:b/>
          <w:bCs/>
        </w:rPr>
        <w:t xml:space="preserve">Example 103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46"/>
    <w:bookmarkStart w:id="347" w:name="def-orthonormal-basis"/>
    <w:p>
      <w:pPr>
        <w:pStyle w:val="BodyText"/>
      </w:pPr>
      <w:r>
        <w:rPr>
          <w:b/>
          <w:bCs/>
        </w:rPr>
        <w:t xml:space="preserve">Definition 62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47"/>
    <w:bookmarkStart w:id="348" w:name="exm-orthonormal-basis"/>
    <w:p>
      <w:pPr>
        <w:pStyle w:val="BodyText"/>
      </w:pPr>
      <w:r>
        <w:rPr>
          <w:b/>
          <w:bCs/>
        </w:rPr>
        <w:t xml:space="preserve">Example 104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1"/>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4"/>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1"/>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48"/>
    <w:bookmarkStart w:id="349" w:name="exm-not-orthonormal-basis"/>
    <w:p>
      <w:pPr>
        <w:pStyle w:val="FirstParagraph"/>
      </w:pPr>
      <w:r>
        <w:rPr>
          <w:b/>
          <w:bCs/>
        </w:rPr>
        <w:t xml:space="preserve">Example 105 (Bases that are not orthonormal, and orthonormal lists that are not bases)</w:t>
      </w:r>
      <w:r>
        <w:t xml:space="preserve"> </w:t>
      </w:r>
      <w:r>
        <w:t xml:space="preserve"> </w:t>
      </w:r>
    </w:p>
    <w:p>
      <w:pPr>
        <w:pStyle w:val="Compact"/>
        <w:numPr>
          <w:ilvl w:val="0"/>
          <w:numId w:val="1062"/>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2"/>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49"/>
    <w:bookmarkStart w:id="350"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0"/>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1" w:name="exm-orthonormal-expansion"/>
    <w:p>
      <w:pPr>
        <w:pStyle w:val="BodyText"/>
      </w:pPr>
      <w:r>
        <w:rPr>
          <w:b/>
          <w:bCs/>
        </w:rPr>
        <w:t xml:space="preserve">Example 106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1"/>
    <w:bookmarkStart w:id="352" w:name="def-gram-schmidt"/>
    <w:p>
      <w:pPr>
        <w:pStyle w:val="BodyText"/>
      </w:pPr>
      <w:r>
        <w:rPr>
          <w:b/>
          <w:bCs/>
        </w:rPr>
        <w:t xml:space="preserve">Definition 63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3"/>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3"/>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3"/>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2"/>
    <w:bookmarkStart w:id="353" w:name="exm-gram-schmidt"/>
    <w:p>
      <w:pPr>
        <w:pStyle w:val="BodyText"/>
      </w:pPr>
      <w:r>
        <w:rPr>
          <w:b/>
          <w:bCs/>
        </w:rPr>
        <w:t xml:space="preserve">Example 107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4"/>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4"/>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3"/>
    <w:bookmarkStart w:id="354" w:name="exm-gram-schmidt-stops"/>
    <w:p>
      <w:pPr>
        <w:pStyle w:val="BodyText"/>
      </w:pPr>
      <w:r>
        <w:rPr>
          <w:b/>
          <w:bCs/>
        </w:rPr>
        <w:t xml:space="preserve">Example 108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4"/>
    <w:bookmarkStart w:id="355"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63</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5"/>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5"/>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5"/>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62</w:t>
        </w:r>
      </w:hyperlink>
      <w:r>
        <w:t xml:space="preserve">).</w:t>
      </w:r>
    </w:p>
    <w:bookmarkEnd w:id="355"/>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63</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6"/>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6"/>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56" w:name="exm-thm-gram-schmidt"/>
    <w:p>
      <w:pPr>
        <w:pStyle w:val="BodyText"/>
      </w:pPr>
      <w:r>
        <w:rPr>
          <w:b/>
          <w:bCs/>
        </w:rPr>
        <w:t xml:space="preserve">Example 109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56"/>
    <w:bookmarkStart w:id="357"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57"/>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58" w:name="exm-orthonormal-basis-exists"/>
    <w:p>
      <w:pPr>
        <w:pStyle w:val="BodyText"/>
      </w:pPr>
      <w:r>
        <w:rPr>
          <w:b/>
          <w:bCs/>
        </w:rPr>
        <w:t xml:space="preserve">Example 110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7"/>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7"/>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7"/>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104</w:t>
        </w:r>
      </w:hyperlink>
      <w:r>
        <w:t xml:space="preserve">, in a different order.</w:t>
      </w:r>
    </w:p>
    <w:bookmarkEnd w:id="358"/>
    <w:bookmarkEnd w:id="359"/>
    <w:bookmarkStart w:id="365" w:name="outer-product"/>
    <w:p>
      <w:pPr>
        <w:pStyle w:val="Heading3"/>
      </w:pPr>
      <w:r>
        <w:t xml:space="preserve">2.19 Outer product</w:t>
      </w:r>
    </w:p>
    <w:bookmarkStart w:id="360" w:name="def-outer-product"/>
    <w:p>
      <w:pPr>
        <w:pStyle w:val="FirstParagraph"/>
      </w:pPr>
      <w:r>
        <w:rPr>
          <w:b/>
          <w:bCs/>
        </w:rPr>
        <w:t xml:space="preserve">Definition 64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0"/>
    <w:bookmarkStart w:id="361" w:name="exm-outer-product"/>
    <w:p>
      <w:pPr>
        <w:pStyle w:val="FirstParagraph"/>
      </w:pPr>
      <w:r>
        <w:rPr>
          <w:b/>
          <w:bCs/>
        </w:rPr>
        <w:t xml:space="preserve">Example 111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1"/>
    <w:bookmarkStart w:id="362"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2"/>
    <w:bookmarkStart w:id="363"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3"/>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4" w:name="exm-outer-product-rank"/>
    <w:p>
      <w:pPr>
        <w:pStyle w:val="BodyText"/>
      </w:pPr>
      <w:r>
        <w:rPr>
          <w:b/>
          <w:bCs/>
        </w:rPr>
        <w:t xml:space="preserve">Example 112 (The rank of an outer product)</w:t>
      </w:r>
      <w:r>
        <w:t xml:space="preserve"> </w:t>
      </w:r>
      <w:r>
        <w:t xml:space="preserve">In</w:t>
      </w:r>
      <w:r>
        <w:t xml:space="preserve"> </w:t>
      </w:r>
      <w:hyperlink w:anchor="exm-outer-product">
        <w:r>
          <w:rPr>
            <w:rStyle w:val="Hyperlink"/>
          </w:rPr>
          <w:t xml:space="preserve">Example 111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4"/>
    <w:bookmarkEnd w:id="365"/>
    <w:bookmarkEnd w:id="366"/>
    <w:bookmarkStart w:id="401" w:name="special-matrices"/>
    <w:p>
      <w:pPr>
        <w:pStyle w:val="Heading2"/>
      </w:pPr>
      <w:r>
        <w:t xml:space="preserve">3 Special Matrices</w:t>
      </w:r>
    </w:p>
    <w:p>
      <w:pPr>
        <w:pStyle w:val="FirstParagraph"/>
      </w:pPr>
      <w:r>
        <w:t xml:space="preserve">Some special matrices appeared earlier:</w:t>
      </w:r>
    </w:p>
    <w:p>
      <w:pPr>
        <w:pStyle w:val="Compact"/>
        <w:numPr>
          <w:ilvl w:val="0"/>
          <w:numId w:val="1068"/>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8"/>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8"/>
        </w:numPr>
      </w:pPr>
      <w:r>
        <w:t xml:space="preserve">the identity matrix (</w:t>
      </w:r>
      <w:hyperlink w:anchor="def-identity-matrix">
        <w:r>
          <w:rPr>
            <w:rStyle w:val="Hyperlink"/>
          </w:rPr>
          <w:t xml:space="preserve">Definition 27</w:t>
        </w:r>
      </w:hyperlink>
      <w:r>
        <w:t xml:space="preserve">), in that same section</w:t>
      </w:r>
    </w:p>
    <w:bookmarkStart w:id="367" w:name="def-matrix-order"/>
    <w:p>
      <w:pPr>
        <w:pStyle w:val="FirstParagraph"/>
      </w:pPr>
      <w:r>
        <w:rPr>
          <w:b/>
          <w:bCs/>
        </w:rPr>
        <w:t xml:space="preserve">Definition 65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67"/>
    <w:bookmarkStart w:id="368" w:name="exm-matrix-order"/>
    <w:p>
      <w:pPr>
        <w:pStyle w:val="BodyText"/>
      </w:pPr>
      <w:r>
        <w:rPr>
          <w:b/>
          <w:bCs/>
        </w:rPr>
        <w:t xml:space="preserve">Example 113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68"/>
    <w:bookmarkStart w:id="369" w:name="def-matrix-power"/>
    <w:p>
      <w:pPr>
        <w:pStyle w:val="BodyText"/>
      </w:pPr>
      <w:r>
        <w:rPr>
          <w:b/>
          <w:bCs/>
        </w:rPr>
        <w:t xml:space="preserve">Definition 66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69"/>
    <w:bookmarkStart w:id="370" w:name="exm-matrix-power"/>
    <w:p>
      <w:pPr>
        <w:pStyle w:val="BodyText"/>
      </w:pPr>
      <w:r>
        <w:rPr>
          <w:b/>
          <w:bCs/>
        </w:rPr>
        <w:t xml:space="preserve">Example 114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0"/>
    <w:bookmarkStart w:id="371" w:name="def-symmetric-matrix"/>
    <w:p>
      <w:pPr>
        <w:pStyle w:val="BodyText"/>
      </w:pPr>
      <w:r>
        <w:rPr>
          <w:b/>
          <w:bCs/>
        </w:rPr>
        <w:t xml:space="preserve">Definition 67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1"/>
    <w:bookmarkStart w:id="372"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2"/>
    <w:bookmarkStart w:id="373" w:name="exm-not-symmetric"/>
    <w:p>
      <w:pPr>
        <w:pStyle w:val="FirstParagraph"/>
      </w:pPr>
      <w:r>
        <w:rPr>
          <w:b/>
          <w:bCs/>
        </w:rPr>
        <w:t xml:space="preserve">Example 115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3"/>
    <w:bookmarkStart w:id="374" w:name="def-diagonal-matrix"/>
    <w:p>
      <w:pPr>
        <w:pStyle w:val="BodyText"/>
      </w:pPr>
      <w:r>
        <w:rPr>
          <w:b/>
          <w:bCs/>
        </w:rPr>
        <w:t xml:space="preserve">Definition 68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4"/>
    <w:bookmarkStart w:id="375"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5"/>
    <w:bookmarkStart w:id="376" w:name="exm-not-diagonal"/>
    <w:p>
      <w:pPr>
        <w:pStyle w:val="BodyText"/>
      </w:pPr>
      <w:r>
        <w:rPr>
          <w:b/>
          <w:bCs/>
        </w:rPr>
        <w:t xml:space="preserve">Example 116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76"/>
    <w:bookmarkStart w:id="377" w:name="def-matrix-inverse"/>
    <w:p>
      <w:pPr>
        <w:pStyle w:val="BodyText"/>
      </w:pPr>
      <w:r>
        <w:rPr>
          <w:b/>
          <w:bCs/>
        </w:rPr>
        <w:t xml:space="preserve">Definition 69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77"/>
    <w:bookmarkStart w:id="378" w:name="def-invertible-matrix"/>
    <w:p>
      <w:pPr>
        <w:pStyle w:val="FirstParagraph"/>
      </w:pPr>
      <w:r>
        <w:rPr>
          <w:b/>
          <w:bCs/>
        </w:rPr>
        <w:t xml:space="preserve">Definition 70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78"/>
    <w:bookmarkStart w:id="379" w:name="exm-invertible-matrix"/>
    <w:p>
      <w:pPr>
        <w:pStyle w:val="BodyText"/>
      </w:pPr>
      <w:r>
        <w:rPr>
          <w:b/>
          <w:bCs/>
        </w:rPr>
        <w:t xml:space="preserve">Example 117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79"/>
    <w:bookmarkStart w:id="380"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69</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70</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0"/>
    <w:bookmarkStart w:id="381"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1"/>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2"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2"/>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3" w:name="exm-inverse-transpose"/>
    <w:p>
      <w:pPr>
        <w:pStyle w:val="BodyText"/>
      </w:pPr>
      <w:r>
        <w:rPr>
          <w:b/>
          <w:bCs/>
        </w:rPr>
        <w:t xml:space="preserve">Example 118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3"/>
    <w:bookmarkStart w:id="384"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4"/>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5" w:name="exm-inverse-symmetric"/>
    <w:p>
      <w:pPr>
        <w:pStyle w:val="BodyText"/>
      </w:pPr>
      <w:r>
        <w:rPr>
          <w:b/>
          <w:bCs/>
        </w:rPr>
        <w:t xml:space="preserve">Example 119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5"/>
    <w:bookmarkStart w:id="386" w:name="def-idempotent-matrix"/>
    <w:p>
      <w:pPr>
        <w:pStyle w:val="BodyText"/>
      </w:pPr>
      <w:r>
        <w:rPr>
          <w:b/>
          <w:bCs/>
        </w:rPr>
        <w:t xml:space="preserve">Definition 71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86"/>
    <w:bookmarkStart w:id="387" w:name="exm-idempotent"/>
    <w:p>
      <w:pPr>
        <w:pStyle w:val="FirstParagraph"/>
      </w:pPr>
      <w:r>
        <w:rPr>
          <w:b/>
          <w:bCs/>
        </w:rPr>
        <w:t xml:space="preserve">Example 120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87"/>
    <w:bookmarkStart w:id="388" w:name="exm-not-idempotent"/>
    <w:p>
      <w:pPr>
        <w:pStyle w:val="BodyText"/>
      </w:pPr>
      <w:r>
        <w:rPr>
          <w:b/>
          <w:bCs/>
        </w:rPr>
        <w:t xml:space="preserve">Example 121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88"/>
    <w:bookmarkStart w:id="389" w:name="def-projection-matrix"/>
    <w:p>
      <w:pPr>
        <w:pStyle w:val="BodyText"/>
      </w:pPr>
      <w:r>
        <w:rPr>
          <w:b/>
          <w:bCs/>
        </w:rPr>
        <w:t xml:space="preserve">Definition 72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67</w:t>
        </w:r>
      </w:hyperlink>
      <w:r>
        <w:t xml:space="preserve">)</w:t>
      </w:r>
      <w:r>
        <w:t xml:space="preserve"> </w:t>
      </w:r>
      <w:r>
        <w:t xml:space="preserve">and idempotent (</w:t>
      </w:r>
      <w:hyperlink w:anchor="def-idempotent-matrix">
        <w:r>
          <w:rPr>
            <w:rStyle w:val="Hyperlink"/>
          </w:rPr>
          <w:t xml:space="preserve">Definition 71</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89"/>
    <w:bookmarkStart w:id="390" w:name="def-oblique-projection"/>
    <w:p>
      <w:pPr>
        <w:pStyle w:val="FirstParagraph"/>
      </w:pPr>
      <w:r>
        <w:rPr>
          <w:b/>
          <w:bCs/>
        </w:rPr>
        <w:t xml:space="preserve">Definition 73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71</w:t>
        </w:r>
      </w:hyperlink>
      <w:r>
        <w:t xml:space="preserve">)</w:t>
      </w:r>
      <w:r>
        <w:t xml:space="preserve"> </w:t>
      </w:r>
      <w:r>
        <w:t xml:space="preserve">but not symmetric (</w:t>
      </w:r>
      <w:hyperlink w:anchor="def-symmetric-matrix">
        <w:r>
          <w:rPr>
            <w:rStyle w:val="Hyperlink"/>
          </w:rPr>
          <w:t xml:space="preserve">Definition 67</w:t>
        </w:r>
      </w:hyperlink>
      <w:r>
        <w:t xml:space="preserve">).</w:t>
      </w:r>
    </w:p>
    <w:bookmarkEnd w:id="390"/>
    <w:bookmarkStart w:id="391" w:name="exm-projection-matrix"/>
    <w:p>
      <w:pPr>
        <w:pStyle w:val="BodyText"/>
      </w:pPr>
      <w:r>
        <w:rPr>
          <w:b/>
          <w:bCs/>
        </w:rPr>
        <w:t xml:space="preserve">Example 122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1"/>
    <w:bookmarkStart w:id="392"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72</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122</w:t>
        </w:r>
      </w:hyperlink>
      <w:r>
        <w:t xml:space="preserve">,</w:t>
      </w:r>
      <w:r>
        <w:t xml:space="preserve"> </w:t>
      </w:r>
      <w:r>
        <w:t xml:space="preserve">and never an oblique projection (</w:t>
      </w:r>
      <w:hyperlink w:anchor="def-oblique-projection">
        <w:r>
          <w:rPr>
            <w:rStyle w:val="Hyperlink"/>
          </w:rPr>
          <w:t xml:space="preserve">Definition 73</w:t>
        </w:r>
      </w:hyperlink>
      <w:r>
        <w:t xml:space="preserve">)</w:t>
      </w:r>
      <w:r>
        <w:t xml:space="preserve"> </w:t>
      </w:r>
      <w:r>
        <w:t xml:space="preserve">such as</w:t>
      </w:r>
      <w:r>
        <w:t xml:space="preserve"> </w:t>
      </w:r>
      <m:oMath>
        <m:r>
          <m:rPr>
            <m:sty m:val="bi"/>
          </m:rPr>
          <m:t>Q</m:t>
        </m:r>
      </m:oMath>
      <w:r>
        <w:t xml:space="preserve">.</w:t>
      </w:r>
    </w:p>
    <w:bookmarkEnd w:id="392"/>
    <w:bookmarkStart w:id="393"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4"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4"/>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5" w:name="def-orthogonal-matrix"/>
    <w:p>
      <w:pPr>
        <w:pStyle w:val="BodyText"/>
      </w:pPr>
      <w:r>
        <w:rPr>
          <w:b/>
          <w:bCs/>
        </w:rPr>
        <w:t xml:space="preserve">Definition 74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5"/>
    <w:bookmarkStart w:id="396" w:name="exm-orthogonal-matrix"/>
    <w:p>
      <w:pPr>
        <w:pStyle w:val="FirstParagraph"/>
      </w:pPr>
      <w:r>
        <w:rPr>
          <w:b/>
          <w:bCs/>
        </w:rPr>
        <w:t xml:space="preserve">Example 123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396"/>
    <w:bookmarkStart w:id="397" w:name="exm-not-orthogonal-matrix"/>
    <w:p>
      <w:pPr>
        <w:pStyle w:val="FirstParagraph"/>
      </w:pPr>
      <w:r>
        <w:rPr>
          <w:b/>
          <w:bCs/>
        </w:rPr>
        <w:t xml:space="preserve">Example 124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397"/>
    <w:bookmarkStart w:id="398"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69</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398"/>
    <w:bookmarkStart w:id="399"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39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0" w:name="exm-orthogonal-norm"/>
    <w:p>
      <w:pPr>
        <w:pStyle w:val="BodyText"/>
      </w:pPr>
      <w:r>
        <w:rPr>
          <w:b/>
          <w:bCs/>
        </w:rPr>
        <w:t xml:space="preserve">Example 125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0"/>
    <w:bookmarkEnd w:id="401"/>
    <w:bookmarkStart w:id="410" w:name="quadratic-forms"/>
    <w:p>
      <w:pPr>
        <w:pStyle w:val="Heading2"/>
      </w:pPr>
      <w:r>
        <w:t xml:space="preserve">4 Quadratic Forms</w:t>
      </w:r>
    </w:p>
    <w:bookmarkStart w:id="402" w:name="def-quadratic-form"/>
    <w:p>
      <w:pPr>
        <w:pStyle w:val="FirstParagraph"/>
      </w:pPr>
      <w:r>
        <w:rPr>
          <w:b/>
          <w:bCs/>
        </w:rPr>
        <w:t xml:space="preserve">Definition 75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2"/>
    <w:bookmarkStart w:id="405"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69"/>
        </w:numPr>
      </w:pPr>
      <w:r>
        <w:t xml:space="preserve">The residual sum of squares in linear regression</w:t>
      </w:r>
      <w:r>
        <w:t xml:space="preserve"> </w:t>
      </w:r>
      <w:r>
        <w:t xml:space="preserve">(see</w:t>
      </w:r>
      <w:r>
        <w:t xml:space="preserve"> </w:t>
      </w:r>
      <w:hyperlink r:id="rId403">
        <w:r>
          <w:rPr>
            <w:rStyle w:val="Hyperlink"/>
          </w:rPr>
          <w:t xml:space="preserve">Vector Calculus</w:t>
        </w:r>
      </w:hyperlink>
      <w:r>
        <w:t xml:space="preserve">)</w:t>
      </w:r>
      <w:r>
        <w:t xml:space="preserve"> </w:t>
      </w:r>
      <w:r>
        <w:t xml:space="preserve">is a quadratic form.</w:t>
      </w:r>
    </w:p>
    <w:p>
      <w:pPr>
        <w:pStyle w:val="Compact"/>
        <w:numPr>
          <w:ilvl w:val="0"/>
          <w:numId w:val="1069"/>
        </w:numPr>
      </w:pPr>
      <w:r>
        <w:t xml:space="preserve">The variance of a linear combination of estimates</w:t>
      </w:r>
      <w:r>
        <w:t xml:space="preserve"> </w:t>
      </w:r>
      <w:r>
        <w:t xml:space="preserve">(see</w:t>
      </w:r>
      <w:r>
        <w:t xml:space="preserve"> </w:t>
      </w:r>
      <w:hyperlink r:id="rId404">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5"/>
    <w:bookmarkStart w:id="406" w:name="def-symmetric-part"/>
    <w:p>
      <w:pPr>
        <w:pStyle w:val="FirstParagraph"/>
      </w:pPr>
      <w:r>
        <w:rPr>
          <w:b/>
          <w:bCs/>
        </w:rPr>
        <w:t xml:space="preserve">Definition 76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06"/>
    <w:bookmarkStart w:id="407" w:name="exm-symmetric-part"/>
    <w:p>
      <w:pPr>
        <w:pStyle w:val="FirstParagraph"/>
      </w:pPr>
      <w:r>
        <w:rPr>
          <w:b/>
          <w:bCs/>
        </w:rPr>
        <w:t xml:space="preserve">Example 126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07"/>
    <w:bookmarkStart w:id="408"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76</w:t>
        </w:r>
      </w:hyperlink>
      <w:r>
        <w:t xml:space="preserve">) of</w:t>
      </w:r>
      <w:r>
        <w:t xml:space="preserve"> </w:t>
      </w:r>
      <m:oMath>
        <m:r>
          <m:rPr>
            <m:sty m:val="bi"/>
          </m:rPr>
          <m:t>S</m:t>
        </m:r>
      </m:oMath>
      <w:r>
        <w:t xml:space="preserve">.</w:t>
      </w:r>
    </w:p>
    <w:bookmarkEnd w:id="408"/>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09" w:name="exm-quadratic-form-symmetric"/>
    <w:p>
      <w:pPr>
        <w:pStyle w:val="BodyText"/>
      </w:pPr>
      <w:r>
        <w:rPr>
          <w:b/>
          <w:bCs/>
        </w:rPr>
        <w:t xml:space="preserve">Example 127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126</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09"/>
    <w:bookmarkEnd w:id="410"/>
    <w:bookmarkStart w:id="423" w:name="trace-and-matrix-inner-product"/>
    <w:p>
      <w:pPr>
        <w:pStyle w:val="Heading2"/>
      </w:pPr>
      <w:r>
        <w:t xml:space="preserve">5 Trace and Matrix Inner Product</w:t>
      </w:r>
    </w:p>
    <w:bookmarkStart w:id="411" w:name="def-trace"/>
    <w:p>
      <w:pPr>
        <w:pStyle w:val="FirstParagraph"/>
      </w:pPr>
      <w:r>
        <w:rPr>
          <w:b/>
          <w:bCs/>
        </w:rPr>
        <w:t xml:space="preserve">Definition 77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1"/>
    <w:bookmarkStart w:id="412" w:name="exm-trace"/>
    <w:p>
      <w:pPr>
        <w:pStyle w:val="FirstParagraph"/>
      </w:pPr>
      <w:r>
        <w:rPr>
          <w:b/>
          <w:bCs/>
        </w:rPr>
        <w:t xml:space="preserve">Example 128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2"/>
    <w:bookmarkStart w:id="413"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4" w:name="exm-trace-cyclic"/>
    <w:p>
      <w:pPr>
        <w:pStyle w:val="FirstParagraph"/>
      </w:pPr>
      <w:r>
        <w:rPr>
          <w:b/>
          <w:bCs/>
        </w:rPr>
        <w:t xml:space="preserve">Example 129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4"/>
    <w:bookmarkStart w:id="415"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5"/>
    <w:bookmarkStart w:id="416" w:name="def-matrix-inner-product"/>
    <w:p>
      <w:pPr>
        <w:pStyle w:val="BodyText"/>
      </w:pPr>
      <w:r>
        <w:rPr>
          <w:b/>
          <w:bCs/>
        </w:rPr>
        <w:t xml:space="preserve">Definition 78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16"/>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17"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17"/>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18" w:name="exm-matrix-inner-product"/>
    <w:p>
      <w:pPr>
        <w:pStyle w:val="FirstParagraph"/>
      </w:pPr>
      <w:r>
        <w:rPr>
          <w:b/>
          <w:bCs/>
        </w:rPr>
        <w:t xml:space="preserve">Example 130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78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18"/>
    <w:bookmarkStart w:id="419"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130</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19"/>
    <w:bookmarkStart w:id="420" w:name="def-frobenius-norm"/>
    <w:p>
      <w:pPr>
        <w:pStyle w:val="BodyText"/>
      </w:pPr>
      <w:r>
        <w:rPr>
          <w:b/>
          <w:bCs/>
        </w:rPr>
        <w:t xml:space="preserve">Definition 79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78</w:t>
        </w:r>
      </w:hyperlink>
      <w:r>
        <w:t xml:space="preserve">).</w:t>
      </w:r>
    </w:p>
    <w:bookmarkEnd w:id="420"/>
    <w:bookmarkStart w:id="421" w:name="exm-frobenius-norm"/>
    <w:p>
      <w:pPr>
        <w:pStyle w:val="BodyText"/>
      </w:pPr>
      <w:r>
        <w:rPr>
          <w:b/>
          <w:bCs/>
        </w:rPr>
        <w:t xml:space="preserve">Example 131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1"/>
    <w:bookmarkStart w:id="422"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131</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2"/>
    <w:bookmarkEnd w:id="423"/>
    <w:bookmarkStart w:id="447" w:name="matrix-decompositions"/>
    <w:p>
      <w:pPr>
        <w:pStyle w:val="Heading2"/>
      </w:pPr>
      <w:r>
        <w:t xml:space="preserve">6 Matrix Decompositions</w:t>
      </w:r>
    </w:p>
    <w:bookmarkStart w:id="424" w:name="def-eigenvalue"/>
    <w:p>
      <w:pPr>
        <w:pStyle w:val="FirstParagraph"/>
      </w:pPr>
      <w:r>
        <w:rPr>
          <w:b/>
          <w:bCs/>
        </w:rPr>
        <w:t xml:space="preserve">Definition 80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4"/>
    <w:bookmarkStart w:id="425" w:name="exm-eigenvalue"/>
    <w:p>
      <w:pPr>
        <w:pStyle w:val="BodyText"/>
      </w:pPr>
      <w:r>
        <w:rPr>
          <w:b/>
          <w:bCs/>
        </w:rPr>
        <w:t xml:space="preserve">Example 132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5"/>
    <w:bookmarkStart w:id="42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132</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26"/>
    <w:bookmarkStart w:id="427" w:name="exm-not-eigenvector"/>
    <w:p>
      <w:pPr>
        <w:pStyle w:val="FirstParagraph"/>
      </w:pPr>
      <w:r>
        <w:rPr>
          <w:b/>
          <w:bCs/>
        </w:rPr>
        <w:t xml:space="preserve">Example 133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27"/>
    <w:bookmarkStart w:id="42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2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2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tip.png" id="43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0"/>
              </w:numPr>
            </w:pPr>
            <w:hyperlink r:id="rId43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80</w:t>
              </w:r>
            </w:hyperlink>
            <w:r>
              <w:t xml:space="preserve">).</w:t>
            </w:r>
          </w:p>
          <w:p/>
        </w:tc>
      </w:tr>
    </w:tbl>
    <w:bookmarkStart w:id="433"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67</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74</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3"/>
    <w:bookmarkStart w:id="43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132</w:t>
        </w:r>
      </w:hyperlink>
      <w:r>
        <w:t xml:space="preserve"> </w:t>
      </w:r>
      <w:r>
        <w:t xml:space="preserve">on its diagonal.</w:t>
      </w:r>
    </w:p>
    <w:bookmarkEnd w:id="434"/>
    <w:bookmarkStart w:id="435" w:name="def-eigendecomposition"/>
    <w:p>
      <w:pPr>
        <w:pStyle w:val="BodyText"/>
      </w:pPr>
      <w:r>
        <w:rPr>
          <w:b/>
          <w:bCs/>
        </w:rPr>
        <w:t xml:space="preserve">Definition 81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68</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5"/>
    <w:bookmarkStart w:id="436" w:name="exm-spectral"/>
    <w:p>
      <w:pPr>
        <w:pStyle w:val="BodyText"/>
      </w:pPr>
      <w:r>
        <w:rPr>
          <w:b/>
          <w:bCs/>
        </w:rPr>
        <w:t xml:space="preserve">Example 134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132</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36"/>
    <w:bookmarkStart w:id="43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37"/>
    <w:bookmarkStart w:id="438"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74</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38"/>
    <w:bookmarkStart w:id="43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39"/>
    <w:bookmarkStart w:id="440" w:name="def-svd"/>
    <w:p>
      <w:pPr>
        <w:pStyle w:val="BodyText"/>
      </w:pPr>
      <w:r>
        <w:rPr>
          <w:b/>
          <w:bCs/>
        </w:rPr>
        <w:t xml:space="preserve">Definition 82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0"/>
    <w:bookmarkStart w:id="441" w:name="exm-svd"/>
    <w:p>
      <w:pPr>
        <w:pStyle w:val="BodyText"/>
      </w:pPr>
      <w:r>
        <w:rPr>
          <w:b/>
          <w:bCs/>
        </w:rPr>
        <w:t xml:space="preserve">Example 135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1"/>
    <w:bookmarkStart w:id="44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135</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2"/>
    <w:bookmarkStart w:id="44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82</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3"/>
    <w:bookmarkStart w:id="444"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82</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67</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81</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5" w:name="exm-svd-evd"/>
    <w:p>
      <w:pPr>
        <w:pStyle w:val="BodyText"/>
      </w:pPr>
      <w:r>
        <w:rPr>
          <w:b/>
          <w:bCs/>
        </w:rPr>
        <w:t xml:space="preserve">Example 136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5"/>
    <w:bookmarkStart w:id="446"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136</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135</w:t>
        </w:r>
      </w:hyperlink>
      <w:r>
        <w:t xml:space="preserve">.</w:t>
      </w:r>
    </w:p>
    <w:bookmarkEnd w:id="446"/>
    <w:bookmarkEnd w:id="447"/>
    <w:bookmarkStart w:id="462" w:name="definite-matrices"/>
    <w:p>
      <w:pPr>
        <w:pStyle w:val="Heading2"/>
      </w:pPr>
      <w:r>
        <w:t xml:space="preserve">7 Definite Matrices</w:t>
      </w:r>
    </w:p>
    <w:bookmarkStart w:id="448" w:name="def-positive-semidefinite"/>
    <w:p>
      <w:pPr>
        <w:pStyle w:val="FirstParagraph"/>
      </w:pPr>
      <w:r>
        <w:rPr>
          <w:b/>
          <w:bCs/>
        </w:rPr>
        <w:t xml:space="preserve">Definition 83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1"/>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1"/>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48"/>
    <w:bookmarkStart w:id="449" w:name="exm-positive-semidefinite"/>
    <w:p>
      <w:pPr>
        <w:pStyle w:val="FirstParagraph"/>
      </w:pPr>
      <w:r>
        <w:rPr>
          <w:b/>
          <w:bCs/>
        </w:rPr>
        <w:t xml:space="preserve">Example 137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49"/>
    <w:bookmarkStart w:id="450" w:name="def-positive-definite"/>
    <w:p>
      <w:pPr>
        <w:pStyle w:val="BodyText"/>
      </w:pPr>
      <w:r>
        <w:rPr>
          <w:b/>
          <w:bCs/>
        </w:rPr>
        <w:t xml:space="preserve">Definition 84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2"/>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0"/>
    <w:bookmarkStart w:id="451" w:name="exm-positive-definite"/>
    <w:p>
      <w:pPr>
        <w:pStyle w:val="FirstParagraph"/>
      </w:pPr>
      <w:r>
        <w:rPr>
          <w:b/>
          <w:bCs/>
        </w:rPr>
        <w:t xml:space="preserve">Example 138 (Positive definite, semidefinite, and neither)</w:t>
      </w:r>
      <w:r>
        <w:t xml:space="preserve"> </w:t>
      </w:r>
      <w:r>
        <w:t xml:space="preserve"> </w:t>
      </w:r>
    </w:p>
    <w:p>
      <w:pPr>
        <w:pStyle w:val="Compact"/>
        <w:numPr>
          <w:ilvl w:val="0"/>
          <w:numId w:val="1073"/>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137</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1"/>
    <w:bookmarkStart w:id="45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83</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138</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80</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2"/>
    <w:p>
      <w:pPr>
        <w:pStyle w:val="BodyText"/>
      </w:pPr>
      <w:r>
        <w:t xml:space="preserve">See also</w:t>
      </w:r>
      <w:r>
        <w:t xml:space="preserve"> </w:t>
      </w:r>
      <w:hyperlink r:id="rId453">
        <w:r>
          <w:rPr>
            <w:rStyle w:val="Hyperlink"/>
          </w:rPr>
          <w:t xml:space="preserve">https://en.wikipedia.org/wiki/Definite_matrix</w:t>
        </w:r>
      </w:hyperlink>
      <w:r>
        <w:t xml:space="preserve">.</w:t>
      </w:r>
    </w:p>
    <w:bookmarkStart w:id="454"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4"/>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4"/>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74</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5" w:name="exm-definite-eigenvalues"/>
    <w:p>
      <w:pPr>
        <w:pStyle w:val="BodyText"/>
      </w:pPr>
      <w:r>
        <w:rPr>
          <w:b/>
          <w:bCs/>
        </w:rPr>
        <w:t xml:space="preserve">Example 139 (Reading definiteness off the eigenvalues)</w:t>
      </w:r>
      <w:r>
        <w:t xml:space="preserve"> </w:t>
      </w:r>
      <w:r>
        <w:t xml:space="preserve"> </w:t>
      </w:r>
    </w:p>
    <w:p>
      <w:pPr>
        <w:pStyle w:val="Compact"/>
        <w:numPr>
          <w:ilvl w:val="0"/>
          <w:numId w:val="1075"/>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both positive, so it is positive definite.</w:t>
      </w:r>
    </w:p>
    <w:p>
      <w:pPr>
        <w:pStyle w:val="Compact"/>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138</w:t>
        </w:r>
      </w:hyperlink>
      <w:r>
        <w:t xml:space="preserve"> </w:t>
      </w:r>
      <w:r>
        <w:t xml:space="preserve">found directly.</w:t>
      </w:r>
    </w:p>
    <w:bookmarkEnd w:id="455"/>
    <w:bookmarkStart w:id="456"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84</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5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69</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74</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57" w:name="exm-pd-inverse"/>
    <w:p>
      <w:pPr>
        <w:pStyle w:val="BodyText"/>
      </w:pPr>
      <w:r>
        <w:rPr>
          <w:b/>
          <w:bCs/>
        </w:rPr>
        <w:t xml:space="preserve">Example 140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134</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57"/>
    <w:bookmarkStart w:id="458" w:name="def-matrix-induced-inner-product"/>
    <w:p>
      <w:pPr>
        <w:pStyle w:val="BodyText"/>
      </w:pPr>
      <w:r>
        <w:rPr>
          <w:b/>
          <w:bCs/>
        </w:rPr>
        <w:t xml:space="preserve">Definition 85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84</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56</w:t>
        </w:r>
      </w:hyperlink>
      <w:r>
        <w:t xml:space="preserve">).</w:t>
      </w:r>
    </w:p>
    <w:bookmarkEnd w:id="458"/>
    <w:bookmarkStart w:id="459"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55</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56</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89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59"/>
    <w:p>
      <w:pPr>
        <w:pStyle w:val="BodyText"/>
      </w:pPr>
      <w:r>
        <w:rPr>
          <w:i/>
          <w:iCs/>
        </w:rPr>
        <w:t xml:space="preserve">Proof</w:t>
      </w:r>
      <w:r>
        <w:t xml:space="preserve">. </w:t>
      </w:r>
    </w:p>
    <w:p>
      <w:pPr>
        <w:pStyle w:val="Compact"/>
        <w:numPr>
          <w:ilvl w:val="0"/>
          <w:numId w:val="1076"/>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Compact"/>
        <w:numPr>
          <w:ilvl w:val="0"/>
          <w:numId w:val="1076"/>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84</w:t>
        </w:r>
      </w:hyperlink>
      <w:r>
        <w:t xml:space="preserve">);</w:t>
      </w:r>
    </w:p>
    <w:p>
      <w:pPr>
        <w:pStyle w:val="Compact"/>
        <w:numPr>
          <w:ilvl w:val="0"/>
          <w:numId w:val="1076"/>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6"/>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67</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0" w:name="exm-matrix-induced-inner-product"/>
    <w:p>
      <w:pPr>
        <w:pStyle w:val="BodyText"/>
      </w:pPr>
      <w:r>
        <w:rPr>
          <w:b/>
          <w:bCs/>
        </w:rPr>
        <w:t xml:space="preserve">Example 141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0"/>
    <w:bookmarkStart w:id="461"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7"/>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84</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7"/>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7"/>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61</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7"/>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1"/>
    <w:bookmarkEnd w:id="462"/>
    <w:bookmarkStart w:id="478" w:name="determinants"/>
    <w:p>
      <w:pPr>
        <w:pStyle w:val="Heading2"/>
      </w:pPr>
      <w:r>
        <w:t xml:space="preserve">8 Determinants</w:t>
      </w:r>
    </w:p>
    <w:bookmarkStart w:id="463" w:name="def-determinant"/>
    <w:p>
      <w:pPr>
        <w:pStyle w:val="FirstParagraph"/>
      </w:pPr>
      <w:r>
        <w:rPr>
          <w:b/>
          <w:bCs/>
        </w:rPr>
        <w:t xml:space="preserve">Definition 86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8"/>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8"/>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3"/>
    <w:bookmarkStart w:id="464" w:name="exm-determinant"/>
    <w:p>
      <w:pPr>
        <w:pStyle w:val="FirstParagraph"/>
      </w:pPr>
      <w:r>
        <w:rPr>
          <w:b/>
          <w:bCs/>
        </w:rPr>
        <w:t xml:space="preserve">Example 142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4"/>
    <w:bookmarkStart w:id="465"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86</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142</w:t>
        </w:r>
      </w:hyperlink>
      <w:r>
        <w:t xml:space="preserve">.</w:t>
      </w:r>
    </w:p>
    <w:bookmarkEnd w:id="465"/>
    <w:p>
      <w:pPr>
        <w:pStyle w:val="BodyText"/>
      </w:pPr>
      <w:r>
        <w:t xml:space="preserve">See also</w:t>
      </w:r>
      <w:r>
        <w:t xml:space="preserve"> </w:t>
      </w:r>
      <w:hyperlink r:id="rId466">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79"/>
              </w:numPr>
            </w:pPr>
            <w:hyperlink r:id="rId469">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0"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86</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68</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0"/>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1" w:name="exm-det-diagonal"/>
    <w:p>
      <w:pPr>
        <w:pStyle w:val="FirstParagraph"/>
      </w:pPr>
      <w:r>
        <w:rPr>
          <w:b/>
          <w:bCs/>
        </w:rPr>
        <w:t xml:space="preserve">Example 143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1"/>
    <w:bookmarkStart w:id="472"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2"/>
    <w:bookmarkStart w:id="473" w:name="exm-det-product"/>
    <w:p>
      <w:pPr>
        <w:pStyle w:val="FirstParagraph"/>
      </w:pPr>
      <w:r>
        <w:rPr>
          <w:b/>
          <w:bCs/>
        </w:rPr>
        <w:t xml:space="preserve">Example 144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142</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3"/>
    <w:bookmarkStart w:id="474" w:name="rem-det-product-proof"/>
    <w:p>
      <w:pPr>
        <w:pStyle w:val="BodyText"/>
      </w:pPr>
      <w:r>
        <w:rPr>
          <w:i/>
          <w:iCs/>
        </w:rPr>
        <w:t xml:space="preserve">Remark 39</w:t>
      </w:r>
      <w:r>
        <w:t xml:space="preserve"> (An example is not a proof). </w:t>
      </w:r>
      <w:hyperlink w:anchor="exm-det-product">
        <w:r>
          <w:rPr>
            <w:rStyle w:val="Hyperlink"/>
          </w:rPr>
          <w:t xml:space="preserve">Example 144</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4"/>
    <w:p>
      <w:pPr>
        <w:pStyle w:val="BodyText"/>
      </w:pPr>
      <w:r>
        <w:t xml:space="preserve">See also</w:t>
      </w:r>
      <w:r>
        <w:t xml:space="preserve"> </w:t>
      </w:r>
      <w:hyperlink r:id="rId466">
        <w:r>
          <w:rPr>
            <w:rStyle w:val="Hyperlink"/>
          </w:rPr>
          <w:t xml:space="preserve">https://en.wikipedia.org/wiki/Determinant</w:t>
        </w:r>
      </w:hyperlink>
      <w:r>
        <w:t xml:space="preserve">.</w:t>
      </w:r>
    </w:p>
    <w:bookmarkStart w:id="475"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5"/>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74</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143</w:t>
        </w:r>
      </w:hyperlink>
      <w:r>
        <w:t xml:space="preserve">.</w:t>
      </w:r>
    </w:p>
    <w:bookmarkStart w:id="476"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7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77" w:name="exm-det-eigenvalues"/>
    <w:p>
      <w:pPr>
        <w:pStyle w:val="BodyText"/>
      </w:pPr>
      <w:r>
        <w:rPr>
          <w:b/>
          <w:bCs/>
        </w:rPr>
        <w:t xml:space="preserve">Example 145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142</w:t>
        </w:r>
      </w:hyperlink>
      <w:r>
        <w:t xml:space="preserve">.</w:t>
      </w:r>
    </w:p>
    <w:bookmarkEnd w:id="477"/>
    <w:bookmarkEnd w:id="478"/>
    <w:bookmarkStart w:id="602" w:name="design-matrix"/>
    <w:p>
      <w:pPr>
        <w:pStyle w:val="Heading2"/>
      </w:pPr>
      <w:r>
        <w:t xml:space="preserve">9 Design Matrix</w:t>
      </w:r>
    </w:p>
    <w:bookmarkStart w:id="479" w:name="def-design-matrix"/>
    <w:p>
      <w:pPr>
        <w:pStyle w:val="FirstParagraph"/>
      </w:pPr>
      <w:r>
        <w:rPr>
          <w:b/>
          <w:bCs/>
        </w:rPr>
        <w:t xml:space="preserve">Definition 87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79"/>
    <w:bookmarkStart w:id="480"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0"/>
    <w:bookmarkStart w:id="481"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1"/>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2" w:name="exm-gram-invertible"/>
    <w:p>
      <w:pPr>
        <w:pStyle w:val="BodyText"/>
      </w:pPr>
      <w:r>
        <w:rPr>
          <w:b/>
          <w:bCs/>
        </w:rPr>
        <w:t xml:space="preserve">Example 146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2"/>
    <w:bookmarkStart w:id="483" w:name="def-hat-matrix"/>
    <w:p>
      <w:pPr>
        <w:pStyle w:val="BodyText"/>
      </w:pPr>
      <w:r>
        <w:rPr>
          <w:b/>
          <w:bCs/>
        </w:rPr>
        <w:t xml:space="preserve">Definition 88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87</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3"/>
    <w:bookmarkStart w:id="484" w:name="exm-hat-matrix"/>
    <w:p>
      <w:pPr>
        <w:pStyle w:val="BodyText"/>
      </w:pPr>
      <w:r>
        <w:rPr>
          <w:b/>
          <w:bCs/>
        </w:rPr>
        <w:t xml:space="preserve">Example 147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4"/>
    <w:bookmarkStart w:id="485"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r>
        <w:t xml:space="preserve"> </w:t>
      </w:r>
      <w:r>
        <w:t xml:space="preserve">is an orthogonal projection matrix (</w:t>
      </w:r>
      <w:hyperlink w:anchor="def-projection-matrix">
        <w:r>
          <w:rPr>
            <w:rStyle w:val="Hyperlink"/>
          </w:rPr>
          <w:t xml:space="preserve">Definition 72</w:t>
        </w:r>
      </w:hyperlink>
      <w:r>
        <w:t xml:space="preserve">).</w:t>
      </w:r>
    </w:p>
    <w:bookmarkEnd w:id="485"/>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86" w:name="exm-hat-matrix-projection"/>
    <w:p>
      <w:pPr>
        <w:pStyle w:val="FirstParagraph"/>
      </w:pPr>
      <w:r>
        <w:rPr>
          <w:b/>
          <w:bCs/>
        </w:rPr>
        <w:t xml:space="preserve">Example 148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147</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86"/>
    <w:bookmarkStart w:id="487"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147</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87"/>
    <w:bookmarkStart w:id="501"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8" name="Picture"/>
                  <a:graphic>
                    <a:graphicData uri="http://schemas.openxmlformats.org/drawingml/2006/picture">
                      <pic:pic>
                        <pic:nvPicPr>
                          <pic:cNvPr descr="/opt/quarto/share/formats/docx/note.png" id="4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72</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0" w:name="def-orthogonal-projection"/>
    <w:p>
      <w:pPr>
        <w:pStyle w:val="BodyText"/>
      </w:pPr>
      <w:r>
        <w:rPr>
          <w:b/>
          <w:bCs/>
        </w:rPr>
        <w:t xml:space="preserve">Definition 89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bookmarkEnd w:id="490"/>
    <w:bookmarkStart w:id="491" w:name="exm-orthogonal-projection"/>
    <w:p>
      <w:pPr>
        <w:pStyle w:val="BodyText"/>
      </w:pPr>
      <w:r>
        <w:rPr>
          <w:b/>
          <w:bCs/>
        </w:rPr>
        <w:t xml:space="preserve">Example 149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1"/>
    <w:bookmarkStart w:id="492" w:name="exm-not-orthogonal-projection"/>
    <w:p>
      <w:pPr>
        <w:pStyle w:val="BodyText"/>
      </w:pPr>
      <w:r>
        <w:rPr>
          <w:b/>
          <w:bCs/>
        </w:rPr>
        <w:t xml:space="preserve">Example 150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2"/>
    <w:bookmarkStart w:id="493"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89</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3"/>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89</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54</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4" w:name="exm-closest-point"/>
    <w:p>
      <w:pPr>
        <w:pStyle w:val="BodyText"/>
      </w:pPr>
      <w:r>
        <w:rPr>
          <w:b/>
          <w:bCs/>
        </w:rPr>
        <w:t xml:space="preserve">Example 151 (No point of the line is closer)</w:t>
      </w:r>
      <w:r>
        <w:t xml:space="preserve"> </w:t>
      </w:r>
      <w:r>
        <w:t xml:space="preserve">In</w:t>
      </w:r>
      <w:r>
        <w:t xml:space="preserve"> </w:t>
      </w:r>
      <w:hyperlink w:anchor="exm-orthogonal-projection">
        <w:r>
          <w:rPr>
            <w:rStyle w:val="Hyperlink"/>
          </w:rPr>
          <w:t xml:space="preserve">Example 149</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4"/>
    <w:bookmarkStart w:id="495"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72</w:t>
        </w:r>
      </w:hyperlink>
      <w:r>
        <w:t xml:space="preserve">).</w:t>
      </w:r>
    </w:p>
    <w:bookmarkEnd w:id="495"/>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496" w:name="exm-projector-onb"/>
    <w:p>
      <w:pPr>
        <w:pStyle w:val="FirstParagraph"/>
      </w:pPr>
      <w:r>
        <w:rPr>
          <w:b/>
          <w:bCs/>
        </w:rPr>
        <w:t xml:space="preserve">Example 152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149</w:t>
        </w:r>
      </w:hyperlink>
      <w:r>
        <w:t xml:space="preserve">.</w:t>
      </w:r>
    </w:p>
    <w:bookmarkEnd w:id="496"/>
    <w:bookmarkStart w:id="497"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0"/>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80"/>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497"/>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66</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89</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498" w:name="exm-projection-matrix-projects"/>
    <w:p>
      <w:pPr>
        <w:pStyle w:val="BodyText"/>
      </w:pPr>
      <w:r>
        <w:rPr>
          <w:b/>
          <w:bCs/>
        </w:rPr>
        <w:t xml:space="preserve">Example 153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498"/>
    <w:bookmarkStart w:id="499"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88</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499"/>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88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0" w:name="exm-hat-matrix-projects"/>
    <w:p>
      <w:pPr>
        <w:pStyle w:val="BodyText"/>
      </w:pPr>
      <w:r>
        <w:rPr>
          <w:b/>
          <w:bCs/>
        </w:rPr>
        <w:t xml:space="preserve">Example 154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147</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147</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0"/>
    <w:bookmarkEnd w:id="501"/>
    <w:bookmarkStart w:id="528"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note.png" id="50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4"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4"/>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5" w:name="exm-scalar-matmul"/>
    <w:p>
      <w:pPr>
        <w:pStyle w:val="BodyText"/>
      </w:pPr>
      <w:r>
        <w:rPr>
          <w:b/>
          <w:bCs/>
        </w:rPr>
        <w:t xml:space="preserve">Example 155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5"/>
    <w:bookmarkStart w:id="506" w:name="def-generalized-inverse"/>
    <w:p>
      <w:pPr>
        <w:pStyle w:val="BodyText"/>
      </w:pPr>
      <w:r>
        <w:rPr>
          <w:b/>
          <w:bCs/>
        </w:rPr>
        <w:t xml:space="preserve">Definition 90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06"/>
    <w:bookmarkStart w:id="507" w:name="exm-generalized-inverse"/>
    <w:p>
      <w:pPr>
        <w:pStyle w:val="FirstParagraph"/>
      </w:pPr>
      <w:r>
        <w:rPr>
          <w:b/>
          <w:bCs/>
        </w:rPr>
        <w:t xml:space="preserve">Example 156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07"/>
    <w:bookmarkStart w:id="508"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70</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08"/>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09" w:name="exm-generalized-inverse-invertible"/>
    <w:p>
      <w:pPr>
        <w:pStyle w:val="FirstParagraph"/>
      </w:pPr>
      <w:r>
        <w:rPr>
          <w:b/>
          <w:bCs/>
        </w:rPr>
        <w:t xml:space="preserve">Example 157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156</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09"/>
    <w:bookmarkStart w:id="510"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0"/>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90</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1" w:name="exm-generalized-inverse-solves"/>
    <w:p>
      <w:pPr>
        <w:pStyle w:val="FirstParagraph"/>
      </w:pPr>
      <w:r>
        <w:rPr>
          <w:b/>
          <w:bCs/>
        </w:rPr>
        <w:t xml:space="preserve">Example 158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1"/>
    <w:bookmarkStart w:id="512" w:name="def-moore-penrose"/>
    <w:p>
      <w:pPr>
        <w:pStyle w:val="BodyText"/>
      </w:pPr>
      <w:r>
        <w:rPr>
          <w:b/>
          <w:bCs/>
        </w:rPr>
        <w:t xml:space="preserve">Definition 91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1"/>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1"/>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1"/>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1"/>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90</w:t>
        </w:r>
      </w:hyperlink>
      <w:r>
        <w:t xml:space="preserve">).</w:t>
      </w:r>
    </w:p>
    <w:bookmarkEnd w:id="512"/>
    <w:bookmarkStart w:id="513" w:name="exm-moore-penrose"/>
    <w:p>
      <w:pPr>
        <w:pStyle w:val="BodyText"/>
      </w:pPr>
      <w:r>
        <w:rPr>
          <w:b/>
          <w:bCs/>
        </w:rPr>
        <w:t xml:space="preserve">Example 159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156</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3"/>
    <w:bookmarkStart w:id="514"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91</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5" w:name="exm-moore-penrose-unique"/>
    <w:p>
      <w:pPr>
        <w:pStyle w:val="FirstParagraph"/>
      </w:pPr>
      <w:r>
        <w:rPr>
          <w:b/>
          <w:bCs/>
        </w:rPr>
        <w:t xml:space="preserve">Example 160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159</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5"/>
    <w:bookmarkStart w:id="516"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91</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2"/>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2"/>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1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17" w:name="exm-moore-penrose-exists"/>
    <w:p>
      <w:pPr>
        <w:pStyle w:val="FirstParagraph"/>
      </w:pPr>
      <w:r>
        <w:rPr>
          <w:b/>
          <w:bCs/>
        </w:rPr>
        <w:t xml:space="preserve">Example 161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17"/>
    <w:bookmarkStart w:id="518" w:name="def-consistent-system"/>
    <w:p>
      <w:pPr>
        <w:pStyle w:val="BodyText"/>
      </w:pPr>
      <w:r>
        <w:rPr>
          <w:b/>
          <w:bCs/>
        </w:rPr>
        <w:t xml:space="preserve">Definition 92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18"/>
    <w:bookmarkStart w:id="519" w:name="exm-consistent-system"/>
    <w:p>
      <w:pPr>
        <w:pStyle w:val="BodyText"/>
      </w:pPr>
      <w:r>
        <w:rPr>
          <w:b/>
          <w:bCs/>
        </w:rPr>
        <w:t xml:space="preserve">Example 162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19"/>
    <w:bookmarkStart w:id="520"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w:t>
      </w:r>
      <w:r>
        <w:t xml:space="preserve"> </w:t>
      </w:r>
      <w:r>
        <w:t xml:space="preserve">The following statements are equivalent:</w:t>
      </w:r>
    </w:p>
    <w:p>
      <w:pPr>
        <w:pStyle w:val="Compact"/>
        <w:numPr>
          <w:ilvl w:val="0"/>
          <w:numId w:val="1084"/>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p>
    <w:p>
      <w:pPr>
        <w:pStyle w:val="Compact"/>
        <w:numPr>
          <w:ilvl w:val="0"/>
          <w:numId w:val="1084"/>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4"/>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92</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1" w:name="exm-consistency"/>
    <w:p>
      <w:pPr>
        <w:pStyle w:val="BodyText"/>
      </w:pPr>
      <w:r>
        <w:rPr>
          <w:b/>
          <w:bCs/>
        </w:rPr>
        <w:t xml:space="preserve">Example 163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5"/>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5"/>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158</w:t>
        </w:r>
      </w:hyperlink>
      <w:r>
        <w:t xml:space="preserve"> </w:t>
      </w:r>
      <w:r>
        <w:t xml:space="preserve">found directly.</w:t>
      </w:r>
    </w:p>
    <w:bookmarkEnd w:id="521"/>
    <w:bookmarkStart w:id="522"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90</w:t>
        </w:r>
      </w:hyperlink>
      <w:r>
        <w:t xml:space="preserve">).</w:t>
      </w:r>
    </w:p>
    <w:p>
      <w:pPr>
        <w:pStyle w:val="Compact"/>
        <w:numPr>
          <w:ilvl w:val="0"/>
          <w:numId w:val="1086"/>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6"/>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3" w:name="exm-solution-set"/>
    <w:p>
      <w:pPr>
        <w:pStyle w:val="BodyText"/>
      </w:pPr>
      <w:r>
        <w:rPr>
          <w:b/>
          <w:bCs/>
        </w:rPr>
        <w:t xml:space="preserve">Example 164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3"/>
    <w:bookmarkStart w:id="524"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7"/>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5" w:name="exm-solution-unique"/>
    <w:p>
      <w:pPr>
        <w:pStyle w:val="BodyText"/>
      </w:pPr>
      <w:r>
        <w:rPr>
          <w:b/>
          <w:bCs/>
        </w:rPr>
        <w:t xml:space="preserve">Example 165 (Three systems)</w:t>
      </w:r>
      <w:r>
        <w:t xml:space="preserve"> </w:t>
      </w:r>
      <w:r>
        <w:t xml:space="preserve"> </w:t>
      </w:r>
    </w:p>
    <w:p>
      <w:pPr>
        <w:pStyle w:val="Compact"/>
        <w:numPr>
          <w:ilvl w:val="0"/>
          <w:numId w:val="1088"/>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8"/>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146</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8"/>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5"/>
    <w:bookmarkStart w:id="526"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90</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89</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p>
    <w:bookmarkEnd w:id="52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90</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27" w:name="exm-projector-generalized-inverse"/>
    <w:p>
      <w:pPr>
        <w:pStyle w:val="BodyText"/>
      </w:pPr>
      <w:r>
        <w:rPr>
          <w:b/>
          <w:bCs/>
        </w:rPr>
        <w:t xml:space="preserve">Example 166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147</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27"/>
    <w:bookmarkEnd w:id="528"/>
    <w:bookmarkStart w:id="549"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1" w:name="def-triangular-matrix"/>
    <w:p>
      <w:pPr>
        <w:pStyle w:val="BodyText"/>
      </w:pPr>
      <w:r>
        <w:rPr>
          <w:b/>
          <w:bCs/>
        </w:rPr>
        <w:t xml:space="preserve">Definition 93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1"/>
    <w:bookmarkStart w:id="532" w:name="exm-triangular-matrix"/>
    <w:p>
      <w:pPr>
        <w:pStyle w:val="BodyText"/>
      </w:pPr>
      <w:r>
        <w:rPr>
          <w:b/>
          <w:bCs/>
        </w:rPr>
        <w:t xml:space="preserve">Example 167 (Triangular and not)</w:t>
      </w:r>
      <w:r>
        <w:t xml:space="preserve"> </w:t>
      </w:r>
      <w:r>
        <w:t xml:space="preserve"> </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89"/>
        </w:numPr>
      </w:pPr>
      <w:r>
        <w:t xml:space="preserve">A diagonal matrix (</w:t>
      </w:r>
      <w:hyperlink w:anchor="def-diagonal-matrix">
        <w:r>
          <w:rPr>
            <w:rStyle w:val="Hyperlink"/>
          </w:rPr>
          <w:t xml:space="preserve">Definition 68</w:t>
        </w:r>
      </w:hyperlink>
      <w:r>
        <w:t xml:space="preserve">) is both upper and lower triangular.</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2"/>
    <w:bookmarkStart w:id="533"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93</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3"/>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4" w:name="exm-back-substitution"/>
    <w:p>
      <w:pPr>
        <w:pStyle w:val="BodyText"/>
      </w:pPr>
      <w:r>
        <w:rPr>
          <w:b/>
          <w:bCs/>
        </w:rPr>
        <w:t xml:space="preserve">Example 168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0"/>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0"/>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0"/>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4"/>
    <w:bookmarkStart w:id="535"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93</w:t>
        </w:r>
      </w:hyperlink>
      <w:r>
        <w:t xml:space="preserve">) with positive diagonal entries.</w:t>
      </w:r>
    </w:p>
    <w:bookmarkEnd w:id="535"/>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63</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36" w:name="exm-qr"/>
    <w:p>
      <w:pPr>
        <w:pStyle w:val="BodyText"/>
      </w:pPr>
      <w:r>
        <w:rPr>
          <w:b/>
          <w:bCs/>
        </w:rPr>
        <w:t xml:space="preserve">Example 169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107</w:t>
        </w:r>
      </w:hyperlink>
      <w:r>
        <w:t xml:space="preserve"> </w:t>
      </w:r>
      <w:r>
        <w:t xml:space="preserve">and</w:t>
      </w:r>
      <w:r>
        <w:t xml:space="preserve"> </w:t>
      </w:r>
      <w:hyperlink w:anchor="exm-thm-gram-schmidt">
        <w:r>
          <w:rPr>
            <w:rStyle w:val="Hyperlink"/>
          </w:rPr>
          <w:t xml:space="preserve">Example 109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36"/>
    <w:bookmarkStart w:id="537" w:name="def-least-squares"/>
    <w:p>
      <w:pPr>
        <w:pStyle w:val="BodyText"/>
      </w:pPr>
      <w:r>
        <w:rPr>
          <w:b/>
          <w:bCs/>
        </w:rPr>
        <w:t xml:space="preserve">Definition 94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37"/>
    <w:bookmarkStart w:id="538" w:name="exm-least-squares"/>
    <w:p>
      <w:pPr>
        <w:pStyle w:val="BodyText"/>
      </w:pPr>
      <w:r>
        <w:rPr>
          <w:b/>
          <w:bCs/>
        </w:rPr>
        <w:t xml:space="preserve">Example 170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92</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38"/>
    <w:bookmarkStart w:id="539"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1"/>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94</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1"/>
        </w:numPr>
      </w:pPr>
      <w:r>
        <w:t xml:space="preserve">The normal equations are consistent (</w:t>
      </w:r>
      <w:hyperlink w:anchor="def-consistent-system">
        <w:r>
          <w:rPr>
            <w:rStyle w:val="Hyperlink"/>
          </w:rPr>
          <w:t xml:space="preserve">Definition 92</w:t>
        </w:r>
      </w:hyperlink>
      <w:r>
        <w:t xml:space="preserve">).</w:t>
      </w:r>
    </w:p>
    <w:p>
      <w:pPr>
        <w:pStyle w:val="Compact"/>
        <w:numPr>
          <w:ilvl w:val="0"/>
          <w:numId w:val="1091"/>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91"/>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39"/>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94</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89</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69</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0" w:name="exm-normal-equations"/>
    <w:p>
      <w:pPr>
        <w:pStyle w:val="FirstParagraph"/>
      </w:pPr>
      <w:r>
        <w:rPr>
          <w:b/>
          <w:bCs/>
        </w:rPr>
        <w:t xml:space="preserve">Example 171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0"/>
    <w:bookmarkStart w:id="541" w:name="exm-normal-equations-rank-deficient"/>
    <w:p>
      <w:pPr>
        <w:pStyle w:val="BodyText"/>
      </w:pPr>
      <w:r>
        <w:rPr>
          <w:b/>
          <w:bCs/>
        </w:rPr>
        <w:t xml:space="preserve">Example 172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1"/>
    <w:bookmarkStart w:id="542"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94</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2"/>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3" w:name="exm-qr-least-squares"/>
    <w:p>
      <w:pPr>
        <w:pStyle w:val="BodyText"/>
      </w:pPr>
      <w:r>
        <w:rPr>
          <w:b/>
          <w:bCs/>
        </w:rPr>
        <w:t xml:space="preserve">Example 173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171</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171</w:t>
        </w:r>
      </w:hyperlink>
      <w:r>
        <w:t xml:space="preserve">.</w:t>
      </w:r>
    </w:p>
    <w:bookmarkEnd w:id="543"/>
    <w:bookmarkStart w:id="544" w:name="def-lu"/>
    <w:p>
      <w:pPr>
        <w:pStyle w:val="BodyText"/>
      </w:pPr>
      <w:r>
        <w:rPr>
          <w:b/>
          <w:bCs/>
        </w:rPr>
        <w:t xml:space="preserve">Definition 95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93</w:t>
        </w:r>
      </w:hyperlink>
      <w:r>
        <w:t xml:space="preserve">).</w:t>
      </w:r>
    </w:p>
    <w:bookmarkEnd w:id="544"/>
    <w:bookmarkStart w:id="545" w:name="exm-lu"/>
    <w:p>
      <w:pPr>
        <w:pStyle w:val="BodyText"/>
      </w:pPr>
      <w:r>
        <w:rPr>
          <w:b/>
          <w:bCs/>
        </w:rPr>
        <w:t xml:space="preserve">Example 174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5"/>
    <w:bookmarkStart w:id="546" w:name="exm-not-lu"/>
    <w:p>
      <w:pPr>
        <w:pStyle w:val="BodyText"/>
      </w:pPr>
      <w:r>
        <w:rPr>
          <w:b/>
          <w:bCs/>
        </w:rPr>
        <w:t xml:space="preserve">Example 175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69</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46"/>
    <w:bookmarkStart w:id="547"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95</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47"/>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48" w:name="exm-lu-solve"/>
    <w:p>
      <w:pPr>
        <w:pStyle w:val="BodyText"/>
      </w:pPr>
      <w:r>
        <w:rPr>
          <w:b/>
          <w:bCs/>
        </w:rPr>
        <w:t xml:space="preserve">Example 176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174</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168</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48"/>
    <w:bookmarkEnd w:id="549"/>
    <w:bookmarkStart w:id="581"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0" name="Picture"/>
                  <a:graphic>
                    <a:graphicData uri="http://schemas.openxmlformats.org/drawingml/2006/picture">
                      <pic:pic>
                        <pic:nvPicPr>
                          <pic:cNvPr descr="/opt/quarto/share/formats/docx/note.png" id="551"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80</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2"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2"/>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70</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3" w:name="exm-invertible-rank"/>
    <w:p>
      <w:pPr>
        <w:pStyle w:val="BodyText"/>
      </w:pPr>
      <w:r>
        <w:rPr>
          <w:b/>
          <w:bCs/>
        </w:rPr>
        <w:t xml:space="preserve">Example 177 (Rank decides invertibility)</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117</w:t>
        </w:r>
      </w:hyperlink>
      <w:r>
        <w:t xml:space="preserve"> </w:t>
      </w:r>
      <w:r>
        <w:t xml:space="preserve">found.</w:t>
      </w:r>
    </w:p>
    <w:bookmarkEnd w:id="553"/>
    <w:bookmarkStart w:id="554" w:name="def-eigenspace"/>
    <w:p>
      <w:pPr>
        <w:pStyle w:val="FirstParagraph"/>
      </w:pPr>
      <w:r>
        <w:rPr>
          <w:b/>
          <w:bCs/>
        </w:rPr>
        <w:t xml:space="preserve">Definition 96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4"/>
    <w:bookmarkStart w:id="555" w:name="exm-eigenspace"/>
    <w:p>
      <w:pPr>
        <w:pStyle w:val="BodyText"/>
      </w:pPr>
      <w:r>
        <w:rPr>
          <w:b/>
          <w:bCs/>
        </w:rPr>
        <w:t xml:space="preserve">Example 178 (Eigenspaces of two matrices)</w:t>
      </w:r>
      <w:r>
        <w:t xml:space="preserve"> </w:t>
      </w:r>
      <w:r>
        <w:t xml:space="preserve"> </w:t>
      </w:r>
    </w:p>
    <w:p>
      <w:pPr>
        <w:pStyle w:val="Compact"/>
        <w:numPr>
          <w:ilvl w:val="0"/>
          <w:numId w:val="1093"/>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3"/>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5"/>
    <w:bookmarkStart w:id="556" w:name="exm-not-eigenspace"/>
    <w:p>
      <w:pPr>
        <w:pStyle w:val="FirstParagraph"/>
      </w:pPr>
      <w:r>
        <w:rPr>
          <w:b/>
          <w:bCs/>
        </w:rPr>
        <w:t xml:space="preserve">Example 179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80</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96</w:t>
        </w:r>
      </w:hyperlink>
      <w:r>
        <w:t xml:space="preserve"> </w:t>
      </w:r>
      <w:r>
        <w:t xml:space="preserve">does not apply to</w:t>
      </w:r>
      <w:r>
        <w:t xml:space="preserve"> </w:t>
      </w:r>
      <m:oMath>
        <m:r>
          <m:t>2</m:t>
        </m:r>
      </m:oMath>
      <w:r>
        <w:t xml:space="preserve">.</w:t>
      </w:r>
    </w:p>
    <w:bookmarkEnd w:id="556"/>
    <w:bookmarkStart w:id="557"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70</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96</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57"/>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58" w:name="exm-eigenvalue-singular"/>
    <w:p>
      <w:pPr>
        <w:pStyle w:val="BodyText"/>
      </w:pPr>
      <w:r>
        <w:rPr>
          <w:b/>
          <w:bCs/>
        </w:rPr>
        <w:t xml:space="preserve">Example 180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58"/>
    <w:bookmarkStart w:id="559"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80</w:t>
        </w:r>
      </w:hyperlink>
      <w:r>
        <w:t xml:space="preserve">). Then</w:t>
      </w:r>
    </w:p>
    <w:p>
      <w:pPr>
        <w:pStyle w:val="Compact"/>
        <w:numPr>
          <w:ilvl w:val="0"/>
          <w:numId w:val="1094"/>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4"/>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66</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59"/>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0" w:name="exm-eigen-shift-power"/>
    <w:p>
      <w:pPr>
        <w:pStyle w:val="BodyText"/>
      </w:pPr>
      <w:r>
        <w:rPr>
          <w:b/>
          <w:bCs/>
        </w:rPr>
        <w:t xml:space="preserve">Example 181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132</w:t>
        </w:r>
      </w:hyperlink>
      <w:r>
        <w:t xml:space="preserve">):</w:t>
      </w:r>
    </w:p>
    <w:p>
      <w:pPr>
        <w:pStyle w:val="Compact"/>
        <w:numPr>
          <w:ilvl w:val="0"/>
          <w:numId w:val="1095"/>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5"/>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0"/>
    <w:bookmarkStart w:id="561"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80</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93</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6"/>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6"/>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6"/>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2" w:name="exm-eigen-triangular"/>
    <w:p>
      <w:pPr>
        <w:pStyle w:val="BodyText"/>
      </w:pPr>
      <w:r>
        <w:rPr>
          <w:b/>
          <w:bCs/>
        </w:rPr>
        <w:t xml:space="preserve">Example 182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178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2"/>
    <w:bookmarkStart w:id="563"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7"/>
        </w:numPr>
      </w:pPr>
      <w:r>
        <w:t xml:space="preserve">Every eigenvalue of an idempotent matrix (</w:t>
      </w:r>
      <w:hyperlink w:anchor="def-idempotent-matrix">
        <w:r>
          <w:rPr>
            <w:rStyle w:val="Hyperlink"/>
          </w:rPr>
          <w:t xml:space="preserve">Definition 71</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7"/>
        </w:numPr>
      </w:pPr>
      <w:r>
        <w:t xml:space="preserve">Every eigenvalue of an orthogonal matrix (</w:t>
      </w:r>
      <w:hyperlink w:anchor="def-orthogonal-matrix">
        <w:r>
          <w:rPr>
            <w:rStyle w:val="Hyperlink"/>
          </w:rPr>
          <w:t xml:space="preserve">Definition 74</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3"/>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80</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4" w:name="exm-eigen-idempotent-orthogonal"/>
    <w:p>
      <w:pPr>
        <w:pStyle w:val="BodyText"/>
      </w:pPr>
      <w:r>
        <w:rPr>
          <w:b/>
          <w:bCs/>
        </w:rPr>
        <w:t xml:space="preserve">Example 183 (Projections and reflections)</w:t>
      </w:r>
      <w:r>
        <w:t xml:space="preserve"> </w:t>
      </w:r>
      <w:r>
        <w:t xml:space="preserve"> </w:t>
      </w:r>
    </w:p>
    <w:p>
      <w:pPr>
        <w:pStyle w:val="Compact"/>
        <w:numPr>
          <w:ilvl w:val="0"/>
          <w:numId w:val="1098"/>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148</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8"/>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8"/>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4"/>
    <w:bookmarkStart w:id="565" w:name="def-similar"/>
    <w:p>
      <w:pPr>
        <w:pStyle w:val="FirstParagraph"/>
      </w:pPr>
      <w:r>
        <w:rPr>
          <w:b/>
          <w:bCs/>
        </w:rPr>
        <w:t xml:space="preserve">Definition 97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70</w:t>
        </w:r>
      </w:hyperlink>
      <w:r>
        <w:t xml:space="preserve">).</w:t>
      </w:r>
    </w:p>
    <w:bookmarkEnd w:id="565"/>
    <w:bookmarkStart w:id="566"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69</w:t>
        </w:r>
      </w:hyperlink>
      <w:r>
        <w:t xml:space="preserve">)</w:t>
      </w:r>
      <w:r>
        <w:t xml:space="preserve"> </w:t>
      </w:r>
      <w:r>
        <w:t xml:space="preserve">is the condition of</w:t>
      </w:r>
      <w:r>
        <w:t xml:space="preserve"> </w:t>
      </w:r>
      <w:hyperlink w:anchor="def-invertible-matrix">
        <w:r>
          <w:rPr>
            <w:rStyle w:val="Hyperlink"/>
          </w:rPr>
          <w:t xml:space="preserve">Definition 70</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66"/>
    <w:bookmarkStart w:id="567" w:name="exm-similar"/>
    <w:p>
      <w:pPr>
        <w:pStyle w:val="BodyText"/>
      </w:pPr>
      <w:r>
        <w:rPr>
          <w:b/>
          <w:bCs/>
        </w:rPr>
        <w:t xml:space="preserve">Example 184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69</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p>
    <w:bookmarkEnd w:id="567"/>
    <w:bookmarkStart w:id="568"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97</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6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69</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p>
    <w:bookmarkStart w:id="569" w:name="exm-similar-eigenvalues"/>
    <w:p>
      <w:pPr>
        <w:pStyle w:val="BodyText"/>
      </w:pPr>
      <w:r>
        <w:rPr>
          <w:b/>
          <w:bCs/>
        </w:rPr>
        <w:t xml:space="preserve">Example 185 (Eigenvectors carried across a similarity)</w:t>
      </w:r>
      <w:r>
        <w:t xml:space="preserve"> </w:t>
      </w:r>
      <w:r>
        <w:t xml:space="preserve">In</w:t>
      </w:r>
      <w:r>
        <w:t xml:space="preserve"> </w:t>
      </w:r>
      <w:hyperlink w:anchor="exm-similar">
        <w:r>
          <w:rPr>
            <w:rStyle w:val="Hyperlink"/>
          </w:rPr>
          <w:t xml:space="preserve">Example 184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132</w:t>
        </w:r>
      </w:hyperlink>
      <w:r>
        <w:t xml:space="preserve">.</w:t>
      </w:r>
    </w:p>
    <w:bookmarkEnd w:id="569"/>
    <w:bookmarkStart w:id="570"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0"/>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1" w:name="exm-eigenvectors-independent"/>
    <w:p>
      <w:pPr>
        <w:pStyle w:val="BodyText"/>
      </w:pPr>
      <w:r>
        <w:rPr>
          <w:b/>
          <w:bCs/>
        </w:rPr>
        <w:t xml:space="preserve">Example 186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132</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1"/>
    <w:bookmarkStart w:id="572" w:name="def-diagonalizable"/>
    <w:p>
      <w:pPr>
        <w:pStyle w:val="BodyText"/>
      </w:pPr>
      <w:r>
        <w:rPr>
          <w:b/>
          <w:bCs/>
        </w:rPr>
        <w:t xml:space="preserve">Definition 98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97</w:t>
        </w:r>
      </w:hyperlink>
      <w:r>
        <w:t xml:space="preserve">).</w:t>
      </w:r>
    </w:p>
    <w:bookmarkEnd w:id="572"/>
    <w:bookmarkStart w:id="573" w:name="exm-diagonalizable"/>
    <w:p>
      <w:pPr>
        <w:pStyle w:val="BodyText"/>
      </w:pPr>
      <w:r>
        <w:rPr>
          <w:b/>
          <w:bCs/>
        </w:rPr>
        <w:t xml:space="preserve">Example 187 (Diagonalizable and not)</w:t>
      </w:r>
      <w:r>
        <w:t xml:space="preserve"> </w:t>
      </w:r>
      <w:r>
        <w:t xml:space="preserve"> </w:t>
      </w:r>
    </w:p>
    <w:p>
      <w:pPr>
        <w:pStyle w:val="Compact"/>
        <w:numPr>
          <w:ilvl w:val="0"/>
          <w:numId w:val="109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099"/>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178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3"/>
    <w:bookmarkStart w:id="574"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98</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5"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76" w:name="exm-thm-diagonalizable"/>
    <w:p>
      <w:pPr>
        <w:pStyle w:val="BodyText"/>
      </w:pPr>
      <w:r>
        <w:rPr>
          <w:b/>
          <w:bCs/>
        </w:rPr>
        <w:t xml:space="preserve">Example 188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81</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178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76"/>
    <w:bookmarkStart w:id="577"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7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78" w:name="exm-distinct-diagonalizable"/>
    <w:p>
      <w:pPr>
        <w:pStyle w:val="BodyText"/>
      </w:pPr>
      <w:r>
        <w:rPr>
          <w:b/>
          <w:bCs/>
        </w:rPr>
        <w:t xml:space="preserve">Example 189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78"/>
    <w:bookmarkStart w:id="579"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98</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7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69</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66</m:t>
              </m:r>
              <m:r>
                <m:rPr>
                  <m:nor/>
                  <m:sty m:val="p"/>
                </m:rPr>
                <m:t>)</m:t>
              </m:r>
            </m:e>
          </m:eqArr>
        </m:oMath>
      </m:oMathPara>
    </w:p>
    <w:bookmarkStart w:id="580" w:name="exm-diagonalizable-powers"/>
    <w:p>
      <w:pPr>
        <w:pStyle w:val="FirstParagraph"/>
      </w:pPr>
      <w:r>
        <w:rPr>
          <w:b/>
          <w:bCs/>
        </w:rPr>
        <w:t xml:space="preserve">Example 190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188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181</w:t>
        </w:r>
      </w:hyperlink>
      <w:r>
        <w:t xml:space="preserve">.</w:t>
      </w:r>
    </w:p>
    <w:bookmarkEnd w:id="580"/>
    <w:bookmarkEnd w:id="581"/>
    <w:bookmarkStart w:id="601"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2" name="Picture"/>
                  <a:graphic>
                    <a:graphicData uri="http://schemas.openxmlformats.org/drawingml/2006/picture">
                      <pic:pic>
                        <pic:nvPicPr>
                          <pic:cNvPr descr="/opt/quarto/share/formats/docx/note.png" id="58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0"/>
              </w:numPr>
            </w:pPr>
            <w:r>
              <w:t xml:space="preserve">its covariance test, which needs probability</w:t>
            </w:r>
          </w:p>
          <w:p>
            <w:pPr>
              <w:pStyle w:val="Compact"/>
              <w:numPr>
                <w:ilvl w:val="0"/>
                <w:numId w:val="1100"/>
              </w:numPr>
            </w:pPr>
            <w:r>
              <w:t xml:space="preserve">its material on minimization</w:t>
            </w:r>
          </w:p>
          <w:p>
            <w:pPr>
              <w:pStyle w:val="Compact"/>
              <w:numPr>
                <w:ilvl w:val="0"/>
                <w:numId w:val="1100"/>
              </w:numPr>
            </w:pPr>
            <w:r>
              <w:t xml:space="preserve">its positive semidefinite version of the Schur complement test</w:t>
            </w:r>
          </w:p>
          <w:p>
            <w:pPr>
              <w:pStyle w:val="Compact"/>
              <w:numPr>
                <w:ilvl w:val="0"/>
                <w:numId w:val="1100"/>
              </w:numPr>
            </w:pPr>
            <w:r>
              <w:t xml:space="preserve">its pivot test</w:t>
            </w:r>
          </w:p>
          <w:p>
            <w:pPr>
              <w:pStyle w:val="Compact"/>
              <w:numPr>
                <w:ilvl w:val="0"/>
                <w:numId w:val="1100"/>
              </w:numPr>
            </w:pPr>
            <w:r>
              <w:t xml:space="preserve">its Hadamard-product</w:t>
            </w:r>
            <w:r>
              <w:t xml:space="preserve"> </w:t>
            </w:r>
            <w:r>
              <w:t xml:space="preserve">“Schur lemma”</w:t>
            </w:r>
          </w:p>
          <w:p>
            <w:pPr>
              <w:pStyle w:val="Compact"/>
              <w:numPr>
                <w:ilvl w:val="0"/>
                <w:numId w:val="1100"/>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4"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1"/>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1"/>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5" w:name="exm-pd-gram"/>
    <w:p>
      <w:pPr>
        <w:pStyle w:val="BodyText"/>
      </w:pPr>
      <w:r>
        <w:rPr>
          <w:b/>
          <w:bCs/>
        </w:rPr>
        <w:t xml:space="preserve">Example 191 (Gram factorizations)</w:t>
      </w:r>
      <w:r>
        <w:t xml:space="preserve"> </w:t>
      </w:r>
      <w:r>
        <w:t xml:space="preserve"> </w:t>
      </w:r>
    </w:p>
    <w:p>
      <w:pPr>
        <w:pStyle w:val="Compact"/>
        <w:numPr>
          <w:ilvl w:val="0"/>
          <w:numId w:val="1102"/>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137</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138</w:t>
        </w:r>
      </w:hyperlink>
      <w:r>
        <w:t xml:space="preserve">).</w:t>
      </w:r>
    </w:p>
    <w:p>
      <w:pPr>
        <w:pStyle w:val="Compact"/>
        <w:numPr>
          <w:ilvl w:val="0"/>
          <w:numId w:val="1102"/>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is positive definite.</w:t>
      </w:r>
    </w:p>
    <w:p>
      <w:pPr>
        <w:pStyle w:val="Compact"/>
        <w:numPr>
          <w:ilvl w:val="0"/>
          <w:numId w:val="1102"/>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5"/>
    <w:bookmarkStart w:id="586" w:name="thm-pd-operations"/>
    <w:p>
      <w:pPr>
        <w:pStyle w:val="FirstParagraph"/>
      </w:pPr>
      <w:r>
        <w:rPr>
          <w:b/>
          <w:bCs/>
        </w:rPr>
        <w:t xml:space="preserve">Theorem 107 (Operations that preserve definiteness)</w:t>
      </w:r>
      <w:r>
        <w:t xml:space="preserve"> </w:t>
      </w:r>
      <w:r>
        <w:t xml:space="preserve"> </w:t>
      </w:r>
    </w:p>
    <w:p>
      <w:pPr>
        <w:pStyle w:val="Compact"/>
        <w:numPr>
          <w:ilvl w:val="0"/>
          <w:numId w:val="1103"/>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3"/>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8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87" w:name="exm-pd-operations"/>
    <w:p>
      <w:pPr>
        <w:pStyle w:val="FirstParagraph"/>
      </w:pPr>
      <w:r>
        <w:rPr>
          <w:b/>
          <w:bCs/>
        </w:rPr>
        <w:t xml:space="preserve">Example 192 (Building positive definite matrices)</w:t>
      </w:r>
      <w:r>
        <w:t xml:space="preserve"> </w:t>
      </w:r>
      <w:r>
        <w:t xml:space="preserve"> </w:t>
      </w:r>
    </w:p>
    <w:p>
      <w:pPr>
        <w:pStyle w:val="Compact"/>
        <w:numPr>
          <w:ilvl w:val="0"/>
          <w:numId w:val="1104"/>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4"/>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138</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4"/>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p>
    <w:p>
      <w:pPr>
        <w:pStyle w:val="Compact"/>
        <w:numPr>
          <w:ilvl w:val="0"/>
          <w:numId w:val="1104"/>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87"/>
    <w:bookmarkStart w:id="588" w:name="def-block-matrix"/>
    <w:p>
      <w:pPr>
        <w:pStyle w:val="FirstParagraph"/>
      </w:pPr>
      <w:r>
        <w:rPr>
          <w:b/>
          <w:bCs/>
        </w:rPr>
        <w:t xml:space="preserve">Definition 99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88"/>
    <w:bookmarkStart w:id="589" w:name="exm-block-matrix"/>
    <w:p>
      <w:pPr>
        <w:pStyle w:val="BodyText"/>
      </w:pPr>
      <w:r>
        <w:rPr>
          <w:b/>
          <w:bCs/>
        </w:rPr>
        <w:t xml:space="preserve">Example 193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89"/>
    <w:bookmarkStart w:id="590"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99</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0"/>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1" w:name="exm-pd-submatrix"/>
    <w:p>
      <w:pPr>
        <w:pStyle w:val="FirstParagraph"/>
      </w:pPr>
      <w:r>
        <w:rPr>
          <w:b/>
          <w:bCs/>
        </w:rPr>
        <w:t xml:space="preserve">Example 194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86</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has them</w:t>
      </w:r>
      <w:r>
        <w:t xml:space="preserve"> </w:t>
      </w:r>
      <w:r>
        <w:t xml:space="preserve">but is not positive definite.</w:t>
      </w:r>
    </w:p>
    <w:bookmarkEnd w:id="591"/>
    <w:bookmarkStart w:id="593"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99</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67</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2"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2"/>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3"/>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4" w:name="exm-block-quadratic"/>
    <w:p>
      <w:pPr>
        <w:pStyle w:val="BodyText"/>
      </w:pPr>
      <w:r>
        <w:rPr>
          <w:b/>
          <w:bCs/>
        </w:rPr>
        <w:t xml:space="preserve">Example 195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4"/>
    <w:bookmarkStart w:id="595" w:name="def-schur-complement"/>
    <w:p>
      <w:pPr>
        <w:pStyle w:val="BodyText"/>
      </w:pPr>
      <w:r>
        <w:rPr>
          <w:b/>
          <w:bCs/>
        </w:rPr>
        <w:t xml:space="preserve">Definition 100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5"/>
    <w:bookmarkStart w:id="596" w:name="exm-schur-complement"/>
    <w:p>
      <w:pPr>
        <w:pStyle w:val="BodyText"/>
      </w:pPr>
      <w:r>
        <w:rPr>
          <w:b/>
          <w:bCs/>
        </w:rPr>
        <w:t xml:space="preserve">Example 196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5"/>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596"/>
    <w:bookmarkStart w:id="597"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100</w:t>
        </w:r>
      </w:hyperlink>
      <w:r>
        <w:t xml:space="preserve">) is positive definite.</w:t>
      </w:r>
    </w:p>
    <w:bookmarkEnd w:id="597"/>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598" w:name="exm-schur-test"/>
    <w:p>
      <w:pPr>
        <w:pStyle w:val="BodyText"/>
      </w:pPr>
      <w:r>
        <w:rPr>
          <w:b/>
          <w:bCs/>
        </w:rPr>
        <w:t xml:space="preserve">Example 197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6"/>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196</w:t>
        </w:r>
      </w:hyperlink>
      <w:r>
        <w:t xml:space="preserve">),</w:t>
      </w:r>
      <w:r>
        <w:t xml:space="preserve"> </w:t>
      </w:r>
      <w:r>
        <w:t xml:space="preserve">so it 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138</w:t>
        </w:r>
      </w:hyperlink>
      <w:r>
        <w:t xml:space="preserve"> </w:t>
      </w:r>
      <w:r>
        <w:t xml:space="preserve">found directly.</w:t>
      </w:r>
    </w:p>
    <w:bookmarkEnd w:id="598"/>
    <w:bookmarkStart w:id="599"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599"/>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100</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0" w:name="exm-cholesky"/>
    <w:p>
      <w:pPr>
        <w:pStyle w:val="BodyText"/>
      </w:pPr>
      <w:r>
        <w:rPr>
          <w:b/>
          <w:bCs/>
        </w:rPr>
        <w:t xml:space="preserve">Example 198 (Two Cholesky factors)</w:t>
      </w:r>
      <w:r>
        <w:t xml:space="preserve"> </w:t>
      </w:r>
      <w:r>
        <w:t xml:space="preserve"> </w:t>
      </w:r>
    </w:p>
    <w:p>
      <w:pPr>
        <w:pStyle w:val="Compact"/>
        <w:numPr>
          <w:ilvl w:val="0"/>
          <w:numId w:val="110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197</w:t>
        </w:r>
      </w:hyperlink>
      <w:r>
        <w:t xml:space="preserve">).</w:t>
      </w:r>
    </w:p>
    <w:bookmarkEnd w:id="600"/>
    <w:bookmarkEnd w:id="601"/>
    <w:bookmarkEnd w:id="602"/>
    <w:bookmarkStart w:id="625" w:name="sec-complex-vectors-matrices"/>
    <w:p>
      <w:pPr>
        <w:pStyle w:val="Heading2"/>
      </w:pPr>
      <w:r>
        <w:t xml:space="preserve">10 Complex vectors and matrices</w:t>
      </w:r>
    </w:p>
    <w:bookmarkStart w:id="604" w:name="def-complex-vector"/>
    <w:p>
      <w:pPr>
        <w:pStyle w:val="FirstParagraph"/>
      </w:pPr>
      <w:r>
        <w:rPr>
          <w:b/>
          <w:bCs/>
        </w:rPr>
        <w:t xml:space="preserve">Definition 101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2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3">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4"/>
    <w:bookmarkStart w:id="605" w:name="exm-complex-vector"/>
    <w:p>
      <w:pPr>
        <w:pStyle w:val="BodyText"/>
      </w:pPr>
      <w:r>
        <w:rPr>
          <w:b/>
          <w:bCs/>
        </w:rPr>
        <w:t xml:space="preserve">Example 199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5"/>
    <w:bookmarkStart w:id="606" w:name="def-conjugate-transpose"/>
    <w:p>
      <w:pPr>
        <w:pStyle w:val="BodyText"/>
      </w:pPr>
      <w:r>
        <w:rPr>
          <w:b/>
          <w:bCs/>
        </w:rPr>
        <w:t xml:space="preserve">Definition 102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06"/>
    <w:bookmarkStart w:id="607"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07"/>
    <w:bookmarkStart w:id="608" w:name="exm-conjugate-transpose"/>
    <w:p>
      <w:pPr>
        <w:pStyle w:val="BodyText"/>
      </w:pPr>
      <w:r>
        <w:rPr>
          <w:b/>
          <w:bCs/>
        </w:rPr>
        <w:t xml:space="preserve">Example 200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08"/>
    <w:bookmarkStart w:id="609"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102</w:t>
        </w:r>
      </w:hyperlink>
      <w:r>
        <w:t xml:space="preserve">) satisfies:</w:t>
      </w:r>
    </w:p>
    <w:p>
      <w:pPr>
        <w:pStyle w:val="Compact"/>
        <w:numPr>
          <w:ilvl w:val="0"/>
          <w:numId w:val="1108"/>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8"/>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8"/>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8"/>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09"/>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09"/>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09"/>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09"/>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102</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102</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0"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0"/>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1"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1"/>
    <w:bookmarkStart w:id="612"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2"/>
    <w:p>
      <w:pPr>
        <w:pStyle w:val="BodyText"/>
      </w:pPr>
      <w:r>
        <w:rPr>
          <w:i/>
          <w:iCs/>
        </w:rPr>
        <w:t xml:space="preserve">Proof</w:t>
      </w:r>
      <w:r>
        <w:t xml:space="preserve">. </w:t>
      </w:r>
      <w:r>
        <w:t xml:space="preserve">The last step uses the</w:t>
      </w:r>
      <w:r>
        <w:t xml:space="preserve"> </w:t>
      </w:r>
      <w:hyperlink r:id="rId613">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102</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4">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5" w:name="exm-zhz-sum-squares"/>
    <w:p>
      <w:pPr>
        <w:pStyle w:val="BodyText"/>
      </w:pPr>
      <w:r>
        <w:rPr>
          <w:b/>
          <w:bCs/>
        </w:rPr>
        <w:t xml:space="preserve">Example 201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5"/>
    <w:bookmarkStart w:id="616" w:name="exm-transpose-not-enough"/>
    <w:p>
      <w:pPr>
        <w:pStyle w:val="FirstParagraph"/>
      </w:pPr>
      <w:r>
        <w:rPr>
          <w:b/>
          <w:bCs/>
        </w:rPr>
        <w:t xml:space="preserve">Example 202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102</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16"/>
    <w:bookmarkStart w:id="617" w:name="def-hermitian-matrix"/>
    <w:p>
      <w:pPr>
        <w:pStyle w:val="BodyText"/>
      </w:pPr>
      <w:r>
        <w:rPr>
          <w:b/>
          <w:bCs/>
        </w:rPr>
        <w:t xml:space="preserve">Definition 103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17"/>
    <w:bookmarkStart w:id="618"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18"/>
    <w:bookmarkStart w:id="619" w:name="exm-hermitian-matrix"/>
    <w:p>
      <w:pPr>
        <w:pStyle w:val="BodyText"/>
      </w:pPr>
      <w:r>
        <w:rPr>
          <w:b/>
          <w:bCs/>
        </w:rPr>
        <w:t xml:space="preserve">Example 203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9"/>
    <w:bookmarkStart w:id="620" w:name="exm-not-hermitian"/>
    <w:p>
      <w:pPr>
        <w:pStyle w:val="BodyText"/>
      </w:pPr>
      <w:r>
        <w:rPr>
          <w:b/>
          <w:bCs/>
        </w:rPr>
        <w:t xml:space="preserve">Example 204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0"/>
    <w:bookmarkStart w:id="621" w:name="def-skew-hermitian-matrix"/>
    <w:p>
      <w:pPr>
        <w:pStyle w:val="FirstParagraph"/>
      </w:pPr>
      <w:r>
        <w:rPr>
          <w:b/>
          <w:bCs/>
        </w:rPr>
        <w:t xml:space="preserve">Definition 104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1"/>
    <w:bookmarkStart w:id="622"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2"/>
    <w:bookmarkStart w:id="623" w:name="exm-skew-hermitian-matrix"/>
    <w:p>
      <w:pPr>
        <w:pStyle w:val="BodyText"/>
      </w:pPr>
      <w:r>
        <w:rPr>
          <w:b/>
          <w:bCs/>
        </w:rPr>
        <w:t xml:space="preserve">Example 205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3"/>
    <w:bookmarkStart w:id="624"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103</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104</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4"/>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5"/>
    <w:bookmarkStart w:id="627" w:name="sec-additional-resources"/>
    <w:p>
      <w:pPr>
        <w:pStyle w:val="Heading2"/>
      </w:pPr>
      <w:r>
        <w:t xml:space="preserve">11 Further reading</w:t>
      </w:r>
    </w:p>
    <w:p>
      <w:pPr>
        <w:pStyle w:val="Compact"/>
        <w:numPr>
          <w:ilvl w:val="0"/>
          <w:numId w:val="1110"/>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0"/>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0"/>
        </w:numPr>
      </w:pPr>
      <w:r>
        <w:t xml:space="preserve">Fieller (2016)</w:t>
      </w:r>
    </w:p>
    <w:p>
      <w:pPr>
        <w:pStyle w:val="Compact"/>
        <w:numPr>
          <w:ilvl w:val="0"/>
          <w:numId w:val="1110"/>
        </w:numPr>
      </w:pPr>
      <w:r>
        <w:t xml:space="preserve">Banerjee and Roy (2014)</w:t>
      </w:r>
    </w:p>
    <w:p>
      <w:pPr>
        <w:pStyle w:val="Compact"/>
        <w:numPr>
          <w:ilvl w:val="0"/>
          <w:numId w:val="1110"/>
        </w:numPr>
      </w:pPr>
      <w:r>
        <w:t xml:space="preserve">Searle and Khuri (2017)</w:t>
      </w:r>
    </w:p>
    <w:p>
      <w:pPr>
        <w:pStyle w:val="Compact"/>
        <w:numPr>
          <w:ilvl w:val="0"/>
          <w:numId w:val="1110"/>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26">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0"/>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27"/>
    <w:bookmarkStart w:id="668" w:name="references"/>
    <w:p>
      <w:pPr>
        <w:pStyle w:val="Heading2"/>
      </w:pPr>
      <w:r>
        <w:t xml:space="preserve">References</w:t>
      </w:r>
    </w:p>
    <w:bookmarkStart w:id="667" w:name="refs"/>
    <w:bookmarkStart w:id="62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28">
        <w:r>
          <w:rPr>
            <w:rStyle w:val="Hyperlink"/>
          </w:rPr>
          <w:t xml:space="preserve">https://doi.org/10.1007/978-3-031-41026-0</w:t>
        </w:r>
      </w:hyperlink>
      <w:r>
        <w:t xml:space="preserve">.</w:t>
      </w:r>
    </w:p>
    <w:bookmarkEnd w:id="629"/>
    <w:bookmarkStart w:id="63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0">
        <w:r>
          <w:rPr>
            <w:rStyle w:val="Hyperlink"/>
          </w:rPr>
          <w:t xml:space="preserve">https://www.routledge.com/Linear-Algebra-and-Matrix-Analysis-for-Statistics/Banerjee-Roy/p/book/9781420095388</w:t>
        </w:r>
      </w:hyperlink>
      <w:r>
        <w:t xml:space="preserve">.</w:t>
      </w:r>
    </w:p>
    <w:bookmarkEnd w:id="631"/>
    <w:bookmarkStart w:id="63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2">
        <w:r>
          <w:rPr>
            <w:rStyle w:val="Hyperlink"/>
          </w:rPr>
          <w:t xml:space="preserve">https://doi.org/10.1017/9781108583664</w:t>
        </w:r>
      </w:hyperlink>
      <w:r>
        <w:t xml:space="preserve">.</w:t>
      </w:r>
    </w:p>
    <w:bookmarkEnd w:id="633"/>
    <w:bookmarkStart w:id="63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4">
        <w:r>
          <w:rPr>
            <w:rStyle w:val="Hyperlink"/>
          </w:rPr>
          <w:t xml:space="preserve">https://doi.org/10.1201/9781315182780</w:t>
        </w:r>
      </w:hyperlink>
      <w:r>
        <w:t xml:space="preserve">.</w:t>
      </w:r>
    </w:p>
    <w:bookmarkEnd w:id="635"/>
    <w:bookmarkStart w:id="63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36">
        <w:r>
          <w:rPr>
            <w:rStyle w:val="Hyperlink"/>
          </w:rPr>
          <w:t xml:space="preserve">https://doi.org/10.1201/9781315370200</w:t>
        </w:r>
      </w:hyperlink>
      <w:r>
        <w:t xml:space="preserve">.</w:t>
      </w:r>
    </w:p>
    <w:bookmarkEnd w:id="637"/>
    <w:bookmarkStart w:id="63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38">
        <w:r>
          <w:rPr>
            <w:rStyle w:val="Hyperlink"/>
          </w:rPr>
          <w:t xml:space="preserve">https://www.deeplearningbook.org/</w:t>
        </w:r>
      </w:hyperlink>
      <w:r>
        <w:t xml:space="preserve">.</w:t>
      </w:r>
    </w:p>
    <w:bookmarkEnd w:id="639"/>
    <w:bookmarkStart w:id="64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0">
        <w:r>
          <w:rPr>
            <w:rStyle w:val="Hyperlink"/>
          </w:rPr>
          <w:t xml:space="preserve">https://facultyweb.cs.wwu.edu/~hutchib2/video_lectures/data371/</w:t>
        </w:r>
      </w:hyperlink>
      <w:r>
        <w:t xml:space="preserve">.</w:t>
      </w:r>
    </w:p>
    <w:bookmarkEnd w:id="641"/>
    <w:bookmarkStart w:id="64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2">
        <w:r>
          <w:rPr>
            <w:rStyle w:val="Hyperlink"/>
          </w:rPr>
          <w:t xml:space="preserve">www.mosaic-web.org</w:t>
        </w:r>
      </w:hyperlink>
      <w:r>
        <w:t xml:space="preserve">.</w:t>
      </w:r>
    </w:p>
    <w:bookmarkEnd w:id="643"/>
    <w:bookmarkStart w:id="64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4">
        <w:r>
          <w:rPr>
            <w:rStyle w:val="Hyperlink"/>
          </w:rPr>
          <w:t xml:space="preserve">https://www2.imm.dtu.dk/pubdb/edoc/imm3274.pdf</w:t>
        </w:r>
      </w:hyperlink>
      <w:r>
        <w:t xml:space="preserve">.</w:t>
      </w:r>
    </w:p>
    <w:bookmarkEnd w:id="645"/>
    <w:bookmarkStart w:id="64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46"/>
    <w:bookmarkStart w:id="648"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47">
        <w:r>
          <w:rPr>
            <w:rStyle w:val="Hyperlink"/>
          </w:rPr>
          <w:t xml:space="preserve">https://math.mit.edu/~gs/linearalgebra/</w:t>
        </w:r>
      </w:hyperlink>
      <w:r>
        <w:t xml:space="preserve">.</w:t>
      </w:r>
    </w:p>
    <w:bookmarkEnd w:id="648"/>
    <w:bookmarkStart w:id="650"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49">
        <w:r>
          <w:rPr>
            <w:rStyle w:val="Hyperlink"/>
          </w:rPr>
          <w:t xml:space="preserve">https://ucla-biostat-216.github.io/2024fall/slides/10-eig/10-eig.html</w:t>
        </w:r>
      </w:hyperlink>
      <w:r>
        <w:t xml:space="preserve">.</w:t>
      </w:r>
    </w:p>
    <w:bookmarkEnd w:id="650"/>
    <w:bookmarkStart w:id="652"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1">
        <w:r>
          <w:rPr>
            <w:rStyle w:val="Hyperlink"/>
          </w:rPr>
          <w:t xml:space="preserve">https://ucla-biostat-216.github.io/2024fall/slides/08-ls/08-ls.html</w:t>
        </w:r>
      </w:hyperlink>
      <w:r>
        <w:t xml:space="preserve">.</w:t>
      </w:r>
    </w:p>
    <w:bookmarkEnd w:id="652"/>
    <w:bookmarkStart w:id="654"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https://ucla-biostat-216.github.io/2024fall/slides/07-matinv/07-matinv.html</w:t>
        </w:r>
      </w:hyperlink>
      <w:r>
        <w:t xml:space="preserve">.</w:t>
      </w:r>
    </w:p>
    <w:bookmarkEnd w:id="654"/>
    <w:bookmarkStart w:id="656"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https://ucla-biostat-216.github.io/2024fall/slides/03-matrix/03-matrix.html</w:t>
        </w:r>
      </w:hyperlink>
      <w:r>
        <w:t xml:space="preserve">.</w:t>
      </w:r>
    </w:p>
    <w:bookmarkEnd w:id="656"/>
    <w:bookmarkStart w:id="658"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https://ucla-biostat-216.github.io/2024fall/slides/06-orthproj/06-orthproj.html</w:t>
        </w:r>
      </w:hyperlink>
      <w:r>
        <w:t xml:space="preserve">.</w:t>
      </w:r>
    </w:p>
    <w:bookmarkEnd w:id="658"/>
    <w:bookmarkStart w:id="660"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https://ucla-biostat-216.github.io/2024fall/slides/05-rank/05-rank.html</w:t>
        </w:r>
      </w:hyperlink>
      <w:r>
        <w:t xml:space="preserve">.</w:t>
      </w:r>
    </w:p>
    <w:bookmarkEnd w:id="660"/>
    <w:bookmarkStart w:id="662"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https://ucla-biostat-216.github.io/2024fall/slides/11-pd/11-pd.html</w:t>
        </w:r>
      </w:hyperlink>
      <w:r>
        <w:t xml:space="preserve">.</w:t>
      </w:r>
    </w:p>
    <w:bookmarkEnd w:id="662"/>
    <w:bookmarkStart w:id="664"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https://ucla-biostat-216.github.io/2024fall/slides/04-vecsp/04-vecsp.html</w:t>
        </w:r>
      </w:hyperlink>
      <w:r>
        <w:t xml:space="preserve">.</w:t>
      </w:r>
    </w:p>
    <w:bookmarkEnd w:id="664"/>
    <w:bookmarkStart w:id="666"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https://ucla-biostat-216.github.io/2024fall/slides/02-vector/02-vector.html</w:t>
        </w:r>
      </w:hyperlink>
      <w:r>
        <w:t xml:space="preserve">.</w:t>
      </w:r>
    </w:p>
    <w:bookmarkEnd w:id="666"/>
    <w:bookmarkEnd w:id="667"/>
    <w:bookmarkEnd w:id="6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4"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3" Type="http://schemas.openxmlformats.org/officeDocument/2006/relationships/hyperlink" Target="algebra.qmd#def-complex-conjugate" TargetMode="External"/><Relationship Id="rId614" Type="http://schemas.openxmlformats.org/officeDocument/2006/relationships/hyperlink" Target="algebra.qmd#def-complex-modulus" TargetMode="External"/><Relationship Id="rId42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3"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26"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28" Type="http://schemas.openxmlformats.org/officeDocument/2006/relationships/hyperlink" Target="https://doi.org/10.1007/978-3-031-41026-0" TargetMode="External"/><Relationship Id="rId632" Type="http://schemas.openxmlformats.org/officeDocument/2006/relationships/hyperlink" Target="https://doi.org/10.1017/9781108583664" TargetMode="External"/><Relationship Id="rId634" Type="http://schemas.openxmlformats.org/officeDocument/2006/relationships/hyperlink" Target="https://doi.org/10.1201/9781315182780" TargetMode="External"/><Relationship Id="rId636" Type="http://schemas.openxmlformats.org/officeDocument/2006/relationships/hyperlink" Target="https://doi.org/10.1201/9781315370200" TargetMode="External"/><Relationship Id="rId453" Type="http://schemas.openxmlformats.org/officeDocument/2006/relationships/hyperlink" Target="https://en.wikipedia.org/wiki/Definite_matrix" TargetMode="External"/><Relationship Id="rId466"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0"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47" Type="http://schemas.openxmlformats.org/officeDocument/2006/relationships/hyperlink" Target="https://math.mit.edu/~gs/linearalgebra/" TargetMode="External"/><Relationship Id="rId404" Type="http://schemas.openxmlformats.org/officeDocument/2006/relationships/hyperlink" Target="https://morrison-lab.github.io/rme/chapters/Linear-models-overview.html#sec-infer-LMs" TargetMode="External"/><Relationship Id="rId665" Type="http://schemas.openxmlformats.org/officeDocument/2006/relationships/hyperlink" Target="https://ucla-biostat-216.github.io/2024fall/slides/02-vector/02-vector.html" TargetMode="External"/><Relationship Id="rId655" Type="http://schemas.openxmlformats.org/officeDocument/2006/relationships/hyperlink" Target="https://ucla-biostat-216.github.io/2024fall/slides/03-matrix/03-matrix.html" TargetMode="External"/><Relationship Id="rId663" Type="http://schemas.openxmlformats.org/officeDocument/2006/relationships/hyperlink" Target="https://ucla-biostat-216.github.io/2024fall/slides/04-vecsp/04-vecsp.html" TargetMode="External"/><Relationship Id="rId659" Type="http://schemas.openxmlformats.org/officeDocument/2006/relationships/hyperlink" Target="https://ucla-biostat-216.github.io/2024fall/slides/05-rank/05-rank.html" TargetMode="External"/><Relationship Id="rId657" Type="http://schemas.openxmlformats.org/officeDocument/2006/relationships/hyperlink" Target="https://ucla-biostat-216.github.io/2024fall/slides/06-orthproj/06-orthproj.html" TargetMode="External"/><Relationship Id="rId653" Type="http://schemas.openxmlformats.org/officeDocument/2006/relationships/hyperlink" Target="https://ucla-biostat-216.github.io/2024fall/slides/07-matinv/07-matinv.html" TargetMode="External"/><Relationship Id="rId651" Type="http://schemas.openxmlformats.org/officeDocument/2006/relationships/hyperlink" Target="https://ucla-biostat-216.github.io/2024fall/slides/08-ls/08-ls.html" TargetMode="External"/><Relationship Id="rId649" Type="http://schemas.openxmlformats.org/officeDocument/2006/relationships/hyperlink" Target="https://ucla-biostat-216.github.io/2024fall/slides/10-eig/10-eig.html" TargetMode="External"/><Relationship Id="rId661"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38" Type="http://schemas.openxmlformats.org/officeDocument/2006/relationships/hyperlink" Target="https://www.deeplearningbook.org/" TargetMode="External"/><Relationship Id="rId642" Type="http://schemas.openxmlformats.org/officeDocument/2006/relationships/hyperlink" Target="https://www.mosaic-web.org" TargetMode="External"/><Relationship Id="rId630"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69"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4"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3"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4"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3" Type="http://schemas.openxmlformats.org/officeDocument/2006/relationships/hyperlink" Target="algebra.qmd#def-complex-conjugate" TargetMode="External"/><Relationship Id="rId614" Type="http://schemas.openxmlformats.org/officeDocument/2006/relationships/hyperlink" Target="algebra.qmd#def-complex-modulus" TargetMode="External"/><Relationship Id="rId42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3"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26"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28" Type="http://schemas.openxmlformats.org/officeDocument/2006/relationships/hyperlink" Target="https://doi.org/10.1007/978-3-031-41026-0" TargetMode="External"/><Relationship Id="rId632" Type="http://schemas.openxmlformats.org/officeDocument/2006/relationships/hyperlink" Target="https://doi.org/10.1017/9781108583664" TargetMode="External"/><Relationship Id="rId634" Type="http://schemas.openxmlformats.org/officeDocument/2006/relationships/hyperlink" Target="https://doi.org/10.1201/9781315182780" TargetMode="External"/><Relationship Id="rId636" Type="http://schemas.openxmlformats.org/officeDocument/2006/relationships/hyperlink" Target="https://doi.org/10.1201/9781315370200" TargetMode="External"/><Relationship Id="rId453" Type="http://schemas.openxmlformats.org/officeDocument/2006/relationships/hyperlink" Target="https://en.wikipedia.org/wiki/Definite_matrix" TargetMode="External"/><Relationship Id="rId466"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0"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47" Type="http://schemas.openxmlformats.org/officeDocument/2006/relationships/hyperlink" Target="https://math.mit.edu/~gs/linearalgebra/" TargetMode="External"/><Relationship Id="rId404" Type="http://schemas.openxmlformats.org/officeDocument/2006/relationships/hyperlink" Target="https://morrison-lab.github.io/rme/chapters/Linear-models-overview.html#sec-infer-LMs" TargetMode="External"/><Relationship Id="rId665" Type="http://schemas.openxmlformats.org/officeDocument/2006/relationships/hyperlink" Target="https://ucla-biostat-216.github.io/2024fall/slides/02-vector/02-vector.html" TargetMode="External"/><Relationship Id="rId655" Type="http://schemas.openxmlformats.org/officeDocument/2006/relationships/hyperlink" Target="https://ucla-biostat-216.github.io/2024fall/slides/03-matrix/03-matrix.html" TargetMode="External"/><Relationship Id="rId663" Type="http://schemas.openxmlformats.org/officeDocument/2006/relationships/hyperlink" Target="https://ucla-biostat-216.github.io/2024fall/slides/04-vecsp/04-vecsp.html" TargetMode="External"/><Relationship Id="rId659" Type="http://schemas.openxmlformats.org/officeDocument/2006/relationships/hyperlink" Target="https://ucla-biostat-216.github.io/2024fall/slides/05-rank/05-rank.html" TargetMode="External"/><Relationship Id="rId657" Type="http://schemas.openxmlformats.org/officeDocument/2006/relationships/hyperlink" Target="https://ucla-biostat-216.github.io/2024fall/slides/06-orthproj/06-orthproj.html" TargetMode="External"/><Relationship Id="rId653" Type="http://schemas.openxmlformats.org/officeDocument/2006/relationships/hyperlink" Target="https://ucla-biostat-216.github.io/2024fall/slides/07-matinv/07-matinv.html" TargetMode="External"/><Relationship Id="rId651" Type="http://schemas.openxmlformats.org/officeDocument/2006/relationships/hyperlink" Target="https://ucla-biostat-216.github.io/2024fall/slides/08-ls/08-ls.html" TargetMode="External"/><Relationship Id="rId649" Type="http://schemas.openxmlformats.org/officeDocument/2006/relationships/hyperlink" Target="https://ucla-biostat-216.github.io/2024fall/slides/10-eig/10-eig.html" TargetMode="External"/><Relationship Id="rId661"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38" Type="http://schemas.openxmlformats.org/officeDocument/2006/relationships/hyperlink" Target="https://www.deeplearningbook.org/" TargetMode="External"/><Relationship Id="rId642" Type="http://schemas.openxmlformats.org/officeDocument/2006/relationships/hyperlink" Target="https://www.mosaic-web.org" TargetMode="External"/><Relationship Id="rId630"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69"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4"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3"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2026-10-09T00:48:29Z</dcterms:created>
  <dcterms:modified xsi:type="dcterms:W3CDTF">2026-10-09T00:48:29Z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00:39:57 (UTC)</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