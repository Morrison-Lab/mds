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Algebra</w:t>
      </w:r>
    </w:p>
    <w:p>
      <w:pPr>
        <w:pStyle w:val="Date"/>
      </w:pPr>
      <w:del w:id="1" w:author="PR Preview" w:date="2026-01-01T00:00:00Z">
        <w:r>
          <w:delText xml:space="preserve">Last modified: 2026-10-09 00:29:41 (UTC)</w:delText>
        </w:r>
      </w:del>
    </w:p>
    <w:p>
      <w:pPr>
        <w:pStyle w:val="Date"/>
      </w:pPr>
      <w:ins w:id="2" w:author="PR Preview" w:date="2026-01-01T00:00:00Z">
        <w:r>
          <w:t xml:space="preserve">Last modified: 2026-10-09 00:39:57 (UTC)</w:t>
        </w:r>
      </w:ins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5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and 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9"/>
    <w:bookmarkStart w:id="20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0"/>
    <w:bookmarkStart w:id="21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1"/>
    <w:bookmarkStart w:id="22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2"/>
    <w:bookmarkStart w:id="23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3"/>
    <w:bookmarkStart w:id="24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4"/>
    <w:bookmarkEnd w:id="25"/>
    <w:bookmarkStart w:id="34" w:name="sec-powers-roots-abs"/>
    <w:p>
      <w:pPr>
        <w:pStyle w:val="Heading2"/>
      </w:pPr>
      <w:r>
        <w:t xml:space="preserve">3 Powers, square roots, and absolute values</w:t>
      </w:r>
    </w:p>
    <w:bookmarkStart w:id="28" w:name="def-power"/>
    <w:p>
      <w:pPr>
        <w:pStyle w:val="FirstParagraph"/>
      </w:pPr>
      <w:r>
        <w:rPr>
          <w:b/>
          <w:bCs/>
        </w:rPr>
        <w:t xml:space="preserve">Definition 4 (Power, base, and exponent)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6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27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5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5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FirstParagraph"/>
      </w:pPr>
      <w:hyperlink w:anchor="def-real-power">
        <w:r>
          <w:rPr>
            <w:rStyle w:val="Hyperlink"/>
          </w:rPr>
          <w:t xml:space="preserve">Definition 47</w:t>
        </w:r>
      </w:hyperlink>
      <w:r>
        <w:t xml:space="preserve"> </w:t>
      </w:r>
      <w:r>
        <w:t xml:space="preserve">extends powers to real exponents when the base is positive.</w:t>
      </w:r>
    </w:p>
    <w:bookmarkEnd w:id="28"/>
    <w:bookmarkStart w:id="29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8</m:t>
        </m:r>
      </m:oMath>
      <w:r>
        <w:t xml:space="preserve">, 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</m:oMath>
      <w:r>
        <w:t xml:space="preserve">:</w:t>
      </w:r>
      <w:r>
        <w:t xml:space="preserve"> </w:t>
      </w: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2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.</w:t>
      </w:r>
    </w:p>
    <w:bookmarkEnd w:id="29"/>
    <w:bookmarkStart w:id="30" w:name="def-square-root"/>
    <w:p>
      <w:pPr>
        <w:pStyle w:val="FirstParagraph"/>
      </w:pPr>
      <w:r>
        <w:rPr>
          <w:b/>
          <w:bCs/>
        </w:rPr>
        <w:t xml:space="preserve">Definition 5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0"/>
    <w:bookmarkStart w:id="31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w:anchor="sec-complex-numbers">
        <w:r>
          <w:rPr>
            <w:rStyle w:val="Hyperlink"/>
          </w:rPr>
          <w:t xml:space="preserve">Section 18</w:t>
        </w:r>
      </w:hyperlink>
      <w:r>
        <w:t xml:space="preserve">).</w:t>
      </w:r>
    </w:p>
    <w:bookmarkEnd w:id="31"/>
    <w:bookmarkStart w:id="32" w:name="def-absolute-value"/>
    <w:p>
      <w:pPr>
        <w:pStyle w:val="FirstParagraph"/>
      </w:pPr>
      <w:r>
        <w:rPr>
          <w:b/>
          <w:bCs/>
        </w:rPr>
        <w:t xml:space="preserve">Definition 6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32"/>
    <w:bookmarkStart w:id="33" w:name="exm-absolute-value"/>
    <w:p>
      <w:pPr>
        <w:pStyle w:val="BodyText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:</w:t>
      </w:r>
      <w:r>
        <w:t xml:space="preserve"> </w:t>
      </w: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3"/>
    <w:bookmarkEnd w:id="34"/>
    <w:bookmarkStart w:id="49" w:name="sec-min-max"/>
    <w:p>
      <w:pPr>
        <w:pStyle w:val="Heading2"/>
      </w:pPr>
      <w:r>
        <w:t xml:space="preserve">4 Minimum, maximum, argmin and argmax</w:t>
      </w:r>
    </w:p>
    <w:bookmarkStart w:id="35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35"/>
    <w:bookmarkStart w:id="36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36"/>
    <w:bookmarkStart w:id="37" w:name="def-minimum"/>
    <w:p>
      <w:pPr>
        <w:pStyle w:val="FirstParagraph"/>
      </w:pPr>
      <w:r>
        <w:rPr>
          <w:b/>
          <w:bCs/>
        </w:rPr>
        <w:t xml:space="preserve">Definition 7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7"/>
    <w:bookmarkStart w:id="39" w:name="rem-minimum-may-not-exist"/>
    <w:p>
      <w:pPr>
        <w:pStyle w:val="BodyText"/>
      </w:pPr>
      <w:r>
        <w:rPr>
          <w:i/>
          <w:iCs/>
        </w:rPr>
        <w:t xml:space="preserve">Remark 1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38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39"/>
    <w:bookmarkStart w:id="40" w:name="def-maximum"/>
    <w:p>
      <w:pPr>
        <w:pStyle w:val="BodyText"/>
      </w:pPr>
      <w:r>
        <w:rPr>
          <w:b/>
          <w:bCs/>
        </w:rPr>
        <w:t xml:space="preserve">Definition 8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0"/>
    <w:bookmarkStart w:id="41" w:name="exm-maximum"/>
    <w:p>
      <w:pPr>
        <w:pStyle w:val="BodyText"/>
      </w:pPr>
      <w:r>
        <w:rPr>
          <w:b/>
          <w:bCs/>
        </w:rPr>
        <w:t xml:space="preserve">Example 7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41"/>
    <w:bookmarkStart w:id="43" w:name="def-argmin"/>
    <w:p>
      <w:pPr>
        <w:pStyle w:val="FirstParagraph"/>
      </w:pPr>
      <w:r>
        <w:rPr>
          <w:b/>
          <w:bCs/>
        </w:rPr>
        <w:t xml:space="preserve">Definition 9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3"/>
    <w:bookmarkStart w:id="45" w:name="rem-argmin-vs-minimum"/>
    <w:p>
      <w:pPr>
        <w:pStyle w:val="BodyText"/>
      </w:pPr>
      <w:r>
        <w:rPr>
          <w:i/>
          <w:iCs/>
        </w:rPr>
        <w:t xml:space="preserve">Remark 2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4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5"/>
    <w:bookmarkStart w:id="46" w:name="def-argmax"/>
    <w:p>
      <w:pPr>
        <w:pStyle w:val="BodyText"/>
      </w:pPr>
      <w:r>
        <w:rPr>
          <w:b/>
          <w:bCs/>
        </w:rPr>
        <w:t xml:space="preserve">Definition 10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6"/>
    <w:bookmarkStart w:id="48" w:name="exm-argmax"/>
    <w:p>
      <w:pPr>
        <w:pStyle w:val="BodyText"/>
      </w:pPr>
      <w:r>
        <w:rPr>
          <w:b/>
          <w:bCs/>
        </w:rPr>
        <w:t xml:space="preserve">Example 8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7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47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48"/>
    <w:bookmarkEnd w:id="49"/>
    <w:bookmarkStart w:id="59" w:name="sec-minimizers"/>
    <w:p>
      <w:pPr>
        <w:pStyle w:val="Heading2"/>
      </w:pPr>
      <w:r>
        <w:t xml:space="preserve">5 Global and local minimizers</w:t>
      </w:r>
    </w:p>
    <w:bookmarkStart w:id="50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Use part 1 to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50"/>
    <w:bookmarkStart w:id="51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27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18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n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</m:oMath>
      <w:r>
        <w:t xml:space="preserve">,</w:t>
      </w:r>
      <w:r>
        <w:t xml:space="preserve"> </w:t>
      </w: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1"/>
    <w:bookmarkStart w:id="52" w:name="def-global-minimizer"/>
    <w:p>
      <w:pPr>
        <w:pStyle w:val="FirstParagraph"/>
      </w:pPr>
      <w:r>
        <w:rPr>
          <w:b/>
          <w:bCs/>
        </w:rPr>
        <w:t xml:space="preserve">Definition 11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2"/>
    <w:bookmarkStart w:id="53" w:name="rem-global-minimizer-argmin"/>
    <w:p>
      <w:pPr>
        <w:pStyle w:val="BodyText"/>
      </w:pPr>
      <w:r>
        <w:rPr>
          <w:i/>
          <w:iCs/>
        </w:rPr>
        <w:t xml:space="preserve">Remark 3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53"/>
    <w:bookmarkStart w:id="55" w:name="def-local-minimizer"/>
    <w:p>
      <w:pPr>
        <w:pStyle w:val="BodyText"/>
      </w:pPr>
      <w:r>
        <w:rPr>
          <w:b/>
          <w:bCs/>
        </w:rPr>
        <w:t xml:space="preserve">Definition 12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54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55"/>
    <w:bookmarkStart w:id="57" w:name="rem-local-minimizer"/>
    <w:p>
      <w:pPr>
        <w:pStyle w:val="BodyText"/>
      </w:pPr>
      <w:r>
        <w:rPr>
          <w:i/>
          <w:iCs/>
        </w:rPr>
        <w:t xml:space="preserve">Remark 4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11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56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57"/>
    <w:bookmarkStart w:id="58" w:name="exm-not-local-minimizer"/>
    <w:p>
      <w:pPr>
        <w:pStyle w:val="BodyText"/>
      </w:pPr>
      <w:r>
        <w:rPr>
          <w:b/>
          <w:bCs/>
        </w:rPr>
        <w:t xml:space="preserve">Example 9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0.729</m:t>
        </m:r>
        <m:r>
          <m:rPr>
            <m:sty m:val="p"/>
          </m:rPr>
          <m:t>+</m:t>
        </m:r>
        <m:r>
          <m:t>2.7</m:t>
        </m:r>
        <m:r>
          <m:rPr>
            <m:sty m:val="p"/>
          </m:rPr>
          <m:t>=</m:t>
        </m:r>
        <m:r>
          <m:t>1.971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58"/>
    <w:bookmarkEnd w:id="59"/>
    <w:bookmarkStart w:id="76" w:name="sec-convexity"/>
    <w:p>
      <w:pPr>
        <w:pStyle w:val="Heading2"/>
      </w:pPr>
      <w:r>
        <w:t xml:space="preserve">6 Convex functions</w:t>
      </w:r>
    </w:p>
    <w:bookmarkStart w:id="60" w:name="exr-convex-chord"/>
    <w:p>
      <w:pPr>
        <w:pStyle w:val="FirstParagraph"/>
      </w:pPr>
      <w:r>
        <w:rPr>
          <w:b/>
          <w:bCs/>
        </w:rPr>
        <w:t xml:space="preserve">Exercise 3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60"/>
    <w:bookmarkStart w:id="61" w:name="sol-convex-chord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6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61"/>
    <w:bookmarkStart w:id="62" w:name="def-line-segment"/>
    <w:p>
      <w:pPr>
        <w:pStyle w:val="FirstParagraph"/>
      </w:pPr>
      <w:r>
        <w:rPr>
          <w:b/>
          <w:bCs/>
        </w:rPr>
        <w:t xml:space="preserve">Definition 13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62"/>
    <w:bookmarkStart w:id="63" w:name="exm-line-segment"/>
    <w:p>
      <w:pPr>
        <w:pStyle w:val="BodyText"/>
      </w:pPr>
      <w:r>
        <w:rPr>
          <w:b/>
          <w:bCs/>
        </w:rPr>
        <w:t xml:space="preserve">Example 10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38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63"/>
    <w:bookmarkStart w:id="65" w:name="def-chord"/>
    <w:p>
      <w:pPr>
        <w:pStyle w:val="BodyText"/>
      </w:pPr>
      <w:r>
        <w:rPr>
          <w:b/>
          <w:bCs/>
        </w:rPr>
        <w:t xml:space="preserve">Definition 14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13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6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65"/>
    <w:bookmarkStart w:id="66" w:name="exm-chord"/>
    <w:p>
      <w:pPr>
        <w:pStyle w:val="BodyText"/>
      </w:pPr>
      <w:r>
        <w:rPr>
          <w:b/>
          <w:bCs/>
        </w:rPr>
        <w:t xml:space="preserve">Example 11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66"/>
    <w:bookmarkStart w:id="67" w:name="def-convex-function"/>
    <w:p>
      <w:pPr>
        <w:pStyle w:val="BodyText"/>
      </w:pPr>
      <w:r>
        <w:rPr>
          <w:b/>
          <w:bCs/>
        </w:rPr>
        <w:t xml:space="preserve">Definition 15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67"/>
    <w:bookmarkStart w:id="68" w:name="rem-convex-chord-above-graph"/>
    <w:p>
      <w:pPr>
        <w:pStyle w:val="BodyText"/>
      </w:pPr>
      <w:r>
        <w:rPr>
          <w:i/>
          <w:iCs/>
        </w:rPr>
        <w:t xml:space="preserve">Remark 5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64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9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68"/>
    <w:bookmarkStart w:id="69" w:name="exm-cubic-not-convex"/>
    <w:p>
      <w:pPr>
        <w:pStyle w:val="BodyText"/>
      </w:pPr>
      <w:r>
        <w:rPr>
          <w:b/>
          <w:bCs/>
        </w:rPr>
        <w:t xml:space="preserve">Example 12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the chord has height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69"/>
    <w:bookmarkStart w:id="70" w:name="exm-convex-local-global"/>
    <w:p>
      <w:pPr>
        <w:pStyle w:val="BodyText"/>
      </w:pPr>
      <w:r>
        <w:rPr>
          <w:b/>
          <w:bCs/>
        </w:rPr>
        <w:t xml:space="preserve">Example 13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).</w:t>
      </w:r>
    </w:p>
    <w:bookmarkEnd w:id="70"/>
    <w:bookmarkStart w:id="71" w:name="thm-convex-local-global"/>
    <w:p>
      <w:pPr>
        <w:pStyle w:val="BodyText"/>
      </w:pPr>
      <w:r>
        <w:rPr>
          <w:b/>
          <w:bCs/>
        </w:rPr>
        <w:t xml:space="preserve">Theorem 7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local-minimizer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global-minimizer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w:anchor="def-local-minimizer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w:anchor="def-global-minimizer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72" w:name="thm-jensen"/>
    <w:p>
      <w:pPr>
        <w:pStyle w:val="BodyText"/>
      </w:pPr>
      <w:r>
        <w:rPr>
          <w:b/>
          <w:bCs/>
        </w:rPr>
        <w:t xml:space="preserve">Theorem 8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15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73" w:name="exm-jensen"/>
    <w:p>
      <w:pPr>
        <w:pStyle w:val="FirstParagraph"/>
      </w:pPr>
      <w:r>
        <w:rPr>
          <w:b/>
          <w:bCs/>
        </w:rPr>
        <w:t xml:space="preserve">Example 14 (The mean of the squares is at least the square of the mean)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15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weighted average of the points is their mean,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mean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mean,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is the variance of the three points.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a variance is never negative.</w:t>
      </w:r>
    </w:p>
    <w:bookmarkEnd w:id="73"/>
    <w:bookmarkStart w:id="75" w:name="rem-jensen-concave"/>
    <w:p>
      <w:pPr>
        <w:pStyle w:val="BodyText"/>
      </w:pPr>
      <w:r>
        <w:rPr>
          <w:i/>
          <w:iCs/>
        </w:rPr>
        <w:t xml:space="preserve">Remark 6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74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75"/>
    <w:bookmarkEnd w:id="76"/>
    <w:bookmarkStart w:id="87" w:name="infimum-and-supremum"/>
    <w:p>
      <w:pPr>
        <w:pStyle w:val="Heading2"/>
      </w:pPr>
      <w:r>
        <w:t xml:space="preserve">7 Infimum and supremum</w:t>
      </w:r>
    </w:p>
    <w:bookmarkStart w:id="77" w:name="def-bounded"/>
    <w:p>
      <w:pPr>
        <w:pStyle w:val="FirstParagraph"/>
      </w:pPr>
      <w:r>
        <w:rPr>
          <w:b/>
          <w:bCs/>
        </w:rPr>
        <w:t xml:space="preserve">Definition 16 (Upper and lower bounds)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FirstParagraph"/>
      </w:pP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bound,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and bounded below.</w:t>
      </w:r>
      <w:r>
        <w:t xml:space="preserve"> </w:t>
      </w:r>
      <w:r>
        <w:t xml:space="preserve">A real-valued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above, bounded below, or bounded</w:t>
      </w:r>
      <w:r>
        <w:t xml:space="preserve"> </w:t>
      </w:r>
      <w:r>
        <w:t xml:space="preserve">if its</w:t>
      </w:r>
      <w:r>
        <w:t xml:space="preserve"> </w:t>
      </w:r>
      <w:hyperlink r:id="rId4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77"/>
    <w:bookmarkStart w:id="78" w:name="exm-bounded"/>
    <w:p>
      <w:pPr>
        <w:pStyle w:val="BodyText"/>
      </w:pPr>
      <w:r>
        <w:rPr>
          <w:b/>
          <w:bCs/>
        </w:rPr>
        <w:t xml:space="preserve">Example 15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78"/>
    <w:bookmarkStart w:id="79" w:name="thm-completeness"/>
    <w:p>
      <w:pPr>
        <w:pStyle w:val="FirstParagraph"/>
      </w:pPr>
      <w:r>
        <w:rPr>
          <w:b/>
          <w:bCs/>
        </w:rPr>
        <w:t xml:space="preserve">Theorem 9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inimum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aximum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w:anchor="thm-neg-ineq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80" w:name="exm-completeness"/>
    <w:p>
      <w:pPr>
        <w:pStyle w:val="BodyText"/>
      </w:pPr>
      <w:r>
        <w:rPr>
          <w:b/>
          <w:bCs/>
        </w:rPr>
        <w:t xml:space="preserve">Example 16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80"/>
    <w:bookmarkStart w:id="81" w:name="def-infimum"/>
    <w:p>
      <w:pPr>
        <w:pStyle w:val="BodyText"/>
      </w:pPr>
      <w:r>
        <w:rPr>
          <w:b/>
          <w:bCs/>
        </w:rPr>
        <w:t xml:space="preserve">Definition 17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81"/>
    <w:bookmarkStart w:id="82" w:name="rem-infimum-exists"/>
    <w:p>
      <w:pPr>
        <w:pStyle w:val="BodyText"/>
      </w:pPr>
      <w:r>
        <w:rPr>
          <w:i/>
          <w:iCs/>
        </w:rPr>
        <w:t xml:space="preserve">Remark 7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inf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82"/>
    <w:bookmarkStart w:id="83" w:name="exm-infimum"/>
    <w:p>
      <w:pPr>
        <w:pStyle w:val="BodyText"/>
      </w:pPr>
      <w:r>
        <w:rPr>
          <w:b/>
          <w:bCs/>
        </w:rPr>
        <w:t xml:space="preserve">Example 17 (Numerical examples of infimum)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0.5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rPr>
            <m:sty m:val="p"/>
          </m:rPr>
          <m:t>[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m:oMath>
        <m:r>
          <m:rPr>
            <m:sty m:val="p"/>
          </m:rPr>
          <m:t>inf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83"/>
    <w:bookmarkStart w:id="84" w:name="def-supremum"/>
    <w:p>
      <w:pPr>
        <w:pStyle w:val="FirstParagraph"/>
      </w:pPr>
      <w:r>
        <w:rPr>
          <w:b/>
          <w:bCs/>
        </w:rPr>
        <w:t xml:space="preserve">Definition 18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84"/>
    <w:bookmarkStart w:id="85" w:name="rem-supremum-exists"/>
    <w:p>
      <w:pPr>
        <w:pStyle w:val="BodyText"/>
      </w:pPr>
      <w:r>
        <w:rPr>
          <w:i/>
          <w:iCs/>
        </w:rPr>
        <w:t xml:space="preserve">Remark 8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sup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85"/>
    <w:bookmarkStart w:id="86" w:name="exm-supremum"/>
    <w:p>
      <w:pPr>
        <w:pStyle w:val="BodyText"/>
      </w:pPr>
      <w:r>
        <w:rPr>
          <w:b/>
          <w:bCs/>
        </w:rPr>
        <w:t xml:space="preserve">Example 18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86"/>
    <w:bookmarkEnd w:id="87"/>
    <w:bookmarkStart w:id="100" w:name="sums"/>
    <w:p>
      <w:pPr>
        <w:pStyle w:val="Heading2"/>
      </w:pPr>
      <w:r>
        <w:t xml:space="preserve">8 Sums</w:t>
      </w:r>
    </w:p>
    <w:bookmarkStart w:id="88" w:name="def-term"/>
    <w:p>
      <w:pPr>
        <w:pStyle w:val="FirstParagraph"/>
      </w:pPr>
      <w:r>
        <w:rPr>
          <w:b/>
          <w:bCs/>
        </w:rPr>
        <w:t xml:space="preserve">Definition 19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88"/>
    <w:bookmarkStart w:id="89" w:name="exm-term"/>
    <w:p>
      <w:pPr>
        <w:pStyle w:val="BodyText"/>
      </w:pPr>
      <w:r>
        <w:rPr>
          <w:b/>
          <w:bCs/>
        </w:rPr>
        <w:t xml:space="preserve">Example 19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89"/>
    <w:bookmarkStart w:id="90" w:name="def-identity-element"/>
    <w:p>
      <w:pPr>
        <w:pStyle w:val="FirstParagraph"/>
      </w:pPr>
      <w:r>
        <w:rPr>
          <w:b/>
          <w:bCs/>
        </w:rPr>
        <w:t xml:space="preserve">Definition 20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90"/>
    <w:bookmarkStart w:id="91" w:name="exm-identity-element"/>
    <w:p>
      <w:pPr>
        <w:pStyle w:val="BodyText"/>
      </w:pPr>
      <w:r>
        <w:rPr>
          <w:b/>
          <w:bCs/>
        </w:rPr>
        <w:t xml:space="preserve">Example 20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Compact"/>
        <w:numPr>
          <w:ilvl w:val="0"/>
          <w:numId w:val="1023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).</w:t>
      </w:r>
    </w:p>
    <w:p>
      <w:pPr>
        <w:pStyle w:val="Compact"/>
        <w:numPr>
          <w:ilvl w:val="0"/>
          <w:numId w:val="1023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91"/>
    <w:bookmarkStart w:id="92" w:name="def-commutative"/>
    <w:p>
      <w:pPr>
        <w:pStyle w:val="FirstParagraph"/>
      </w:pPr>
      <w:r>
        <w:rPr>
          <w:b/>
          <w:bCs/>
        </w:rPr>
        <w:t xml:space="preserve">Definition 21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92"/>
    <w:bookmarkStart w:id="93" w:name="exm-commutative"/>
    <w:p>
      <w:pPr>
        <w:pStyle w:val="BodyText"/>
      </w:pPr>
      <w:r>
        <w:rPr>
          <w:b/>
          <w:bCs/>
        </w:rPr>
        <w:t xml:space="preserve">Example 21 (A commutative operation,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4"/>
        </w:numPr>
      </w:pPr>
      <w:r>
        <w:t xml:space="preserve">Addition is commutative: 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7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+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24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93"/>
    <w:bookmarkStart w:id="94" w:name="def-associative"/>
    <w:p>
      <w:pPr>
        <w:pStyle w:val="FirstParagraph"/>
      </w:pPr>
      <w:r>
        <w:rPr>
          <w:b/>
          <w:bCs/>
        </w:rPr>
        <w:t xml:space="preserve">Definition 22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94"/>
    <w:bookmarkStart w:id="95" w:name="exm-associative"/>
    <w:p>
      <w:pPr>
        <w:pStyle w:val="BodyText"/>
      </w:pPr>
      <w:r>
        <w:rPr>
          <w:b/>
          <w:bCs/>
        </w:rPr>
        <w:t xml:space="preserve">Example 22 (An associative operation,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5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4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×</m:t>
        </m:r>
        <m:r>
          <m:t>4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12</m:t>
        </m:r>
        <m:r>
          <m:rPr>
            <m:sty m:val="p"/>
          </m:rPr>
          <m:t>=</m:t>
        </m:r>
        <m:r>
          <m:t>24</m:t>
        </m:r>
      </m:oMath>
      <w:r>
        <w:t xml:space="preserve">.</w:t>
      </w:r>
    </w:p>
    <w:p>
      <w:pPr>
        <w:pStyle w:val="Compact"/>
        <w:numPr>
          <w:ilvl w:val="0"/>
          <w:numId w:val="1025"/>
        </w:numPr>
      </w:pPr>
      <w:r>
        <w:t xml:space="preserve">Subtraction is not associative:</w:t>
      </w:r>
      <w:r>
        <w:t xml:space="preserve"> </w:t>
      </w:r>
      <m:oMath>
        <m:r>
          <m:rPr>
            <m:sty m:val="p"/>
          </m:rPr>
          <m:t>(</m:t>
        </m:r>
        <m:r>
          <m:t>8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8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95"/>
    <w:bookmarkStart w:id="96" w:name="thm-add-ident"/>
    <w:p>
      <w:pPr>
        <w:pStyle w:val="FirstParagraph"/>
      </w:pPr>
      <w:r>
        <w:rPr>
          <w:b/>
          <w:bCs/>
        </w:rPr>
        <w:t xml:space="preserve">Theorem 10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96"/>
    <w:bookmarkStart w:id="97" w:name="thm-sum-symmetric"/>
    <w:p>
      <w:pPr>
        <w:pStyle w:val="FirstParagraph"/>
      </w:pPr>
      <w:r>
        <w:rPr>
          <w:b/>
          <w:bCs/>
        </w:rPr>
        <w:t xml:space="preserve">Theorem 11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97"/>
    <w:bookmarkStart w:id="98" w:name="thm-sum-assoc"/>
    <w:p>
      <w:pPr>
        <w:pStyle w:val="FirstParagraph"/>
      </w:pPr>
      <w:r>
        <w:rPr>
          <w:b/>
          <w:bCs/>
        </w:rPr>
        <w:t xml:space="preserve">Theorem 12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98"/>
    <w:bookmarkStart w:id="99" w:name="exm-sum-assoc"/>
    <w:p>
      <w:pPr>
        <w:pStyle w:val="FirstParagraph"/>
      </w:pPr>
      <w:r>
        <w:rPr>
          <w:b/>
          <w:bCs/>
        </w:rPr>
        <w:t xml:space="preserve">Example 23 (Grouping a sum two ways)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</w:p>
    <w:bookmarkEnd w:id="99"/>
    <w:bookmarkEnd w:id="100"/>
    <w:bookmarkStart w:id="104" w:name="products"/>
    <w:p>
      <w:pPr>
        <w:pStyle w:val="Heading2"/>
      </w:pPr>
      <w:r>
        <w:t xml:space="preserve">9 Products</w:t>
      </w:r>
    </w:p>
    <w:bookmarkStart w:id="101" w:name="thm-mult-one"/>
    <w:p>
      <w:pPr>
        <w:pStyle w:val="FirstParagraph"/>
      </w:pPr>
      <w:r>
        <w:rPr>
          <w:b/>
          <w:bCs/>
        </w:rPr>
        <w:t xml:space="preserve">Theorem 13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01"/>
    <w:bookmarkStart w:id="102" w:name="thm-prod-symmetric"/>
    <w:p>
      <w:pPr>
        <w:pStyle w:val="FirstParagraph"/>
      </w:pPr>
      <w:r>
        <w:rPr>
          <w:b/>
          <w:bCs/>
        </w:rPr>
        <w:t xml:space="preserve">Theorem 14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102"/>
    <w:bookmarkStart w:id="103" w:name="thm-prod-assoc"/>
    <w:p>
      <w:pPr>
        <w:pStyle w:val="FirstParagraph"/>
      </w:pPr>
      <w:r>
        <w:rPr>
          <w:b/>
          <w:bCs/>
        </w:rPr>
        <w:t xml:space="preserve">Theorem 15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03"/>
    <w:bookmarkEnd w:id="104"/>
    <w:bookmarkStart w:id="106" w:name="division"/>
    <w:p>
      <w:pPr>
        <w:pStyle w:val="Heading2"/>
      </w:pPr>
      <w:r>
        <w:t xml:space="preserve">10 Division</w:t>
      </w:r>
    </w:p>
    <w:bookmarkStart w:id="105" w:name="thm-prod-div"/>
    <w:p>
      <w:pPr>
        <w:pStyle w:val="FirstParagraph"/>
      </w:pPr>
      <w:r>
        <w:rPr>
          <w:b/>
          <w:bCs/>
        </w:rPr>
        <w:t xml:space="preserve">Theorem 16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105"/>
    <w:bookmarkEnd w:id="106"/>
    <w:bookmarkStart w:id="116" w:name="sums-and-products-together"/>
    <w:p>
      <w:pPr>
        <w:pStyle w:val="Heading2"/>
      </w:pPr>
      <w:r>
        <w:t xml:space="preserve">11 Sums and products together</w:t>
      </w:r>
    </w:p>
    <w:bookmarkStart w:id="107" w:name="def-distributive"/>
    <w:p>
      <w:pPr>
        <w:pStyle w:val="FirstParagraph"/>
      </w:pPr>
      <w:r>
        <w:rPr>
          <w:b/>
          <w:bCs/>
        </w:rPr>
        <w:t xml:space="preserve">Definition 23 (Distributive law)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addition,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);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107"/>
    <w:bookmarkStart w:id="108" w:name="exm-distributive"/>
    <w:p>
      <w:pPr>
        <w:pStyle w:val="BodyText"/>
      </w:pPr>
      <w:r>
        <w:rPr>
          <w:b/>
          <w:bCs/>
        </w:rPr>
        <w:t xml:space="preserve">Example 24 (Multiplication distributes over addition, but not the reverse)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6"/>
        </w:numPr>
      </w:pPr>
      <m:oMath>
        <m:r>
          <m:t>3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×</m:t>
        </m:r>
        <m:r>
          <m:t>9</m:t>
        </m:r>
        <m:r>
          <m:rPr>
            <m:sty m:val="p"/>
          </m:rPr>
          <m:t>=</m:t>
        </m:r>
        <m:r>
          <m:t>27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  <m:r>
          <m:rPr>
            <m:sty m:val="p"/>
          </m:rPr>
          <m:t>+</m:t>
        </m:r>
        <m:r>
          <m:t>15</m:t>
        </m:r>
        <m:r>
          <m:rPr>
            <m:sty m:val="p"/>
          </m:rPr>
          <m:t>=</m:t>
        </m:r>
        <m:r>
          <m:t>27</m:t>
        </m:r>
      </m:oMath>
      <w:r>
        <w:t xml:space="preserve">.</w:t>
      </w:r>
    </w:p>
    <w:p>
      <w:pPr>
        <w:pStyle w:val="Compact"/>
        <w:numPr>
          <w:ilvl w:val="0"/>
          <w:numId w:val="1026"/>
        </w:numPr>
      </w:pPr>
      <w:r>
        <w:t xml:space="preserve">Addition does not distribute over multiplication: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</w:p>
    <w:bookmarkEnd w:id="108"/>
    <w:bookmarkStart w:id="109" w:name="thm-mult-distr"/>
    <w:p>
      <w:pPr>
        <w:pStyle w:val="FirstParagraph"/>
      </w:pPr>
      <w:r>
        <w:rPr>
          <w:b/>
          <w:bCs/>
        </w:rPr>
        <w:t xml:space="preserve">Theorem 17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109"/>
    <w:bookmarkStart w:id="110" w:name="def-like-terms"/>
    <w:p>
      <w:pPr>
        <w:pStyle w:val="FirstParagraph"/>
      </w:pPr>
      <w:r>
        <w:rPr>
          <w:b/>
          <w:bCs/>
        </w:rPr>
        <w:t xml:space="preserve">Definition 24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110"/>
    <w:bookmarkStart w:id="111" w:name="exm-like-terms"/>
    <w:p>
      <w:pPr>
        <w:pStyle w:val="BodyText"/>
      </w:pPr>
      <w:r>
        <w:rPr>
          <w:b/>
          <w:bCs/>
        </w:rPr>
        <w:t xml:space="preserve">Example 25 (Like and unlike terms)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7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  <w:r>
        <w:t xml:space="preserve"> </w:t>
      </w:r>
      <m:oMath>
        <m:r>
          <m:t>3</m:t>
        </m:r>
        <m:r>
          <m:t>a</m:t>
        </m:r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)</m:t>
        </m:r>
        <m:r>
          <m:t>a</m:t>
        </m:r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27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111"/>
    <w:bookmarkStart w:id="112" w:name="exr-square-of-a-sum"/>
    <w:p>
      <w:pPr>
        <w:pStyle w:val="FirstParagraph"/>
      </w:pPr>
      <w:r>
        <w:rPr>
          <w:b/>
          <w:bCs/>
        </w:rPr>
        <w:t xml:space="preserve">Exercise 4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112"/>
    <w:bookmarkStart w:id="113" w:name="sol-square-of-a-su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No: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7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49</m:t>
        </m:r>
      </m:oMath>
      <w:r>
        <w:t xml:space="preserve">, while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=</m:t>
        </m:r>
        <m:r>
          <m:t>25</m:t>
        </m:r>
      </m:oMath>
      <w:r>
        <w:t xml:space="preserve">.</w:t>
      </w:r>
      <w:r>
        <w:t xml:space="preserve"> </w:t>
      </w: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24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to drop the parentheses.</w:t>
      </w:r>
    </w:p>
    <w:bookmarkEnd w:id="113"/>
    <w:bookmarkStart w:id="114" w:name="thm-square-of-a-sum"/>
    <w:p>
      <w:pPr>
        <w:pStyle w:val="BodyText"/>
      </w:pPr>
      <w:r>
        <w:rPr>
          <w:b/>
          <w:bCs/>
        </w:rPr>
        <w:t xml:space="preserve">Theorem 18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11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115" w:name="rem-square-of-a-difference"/>
    <w:p>
      <w:pPr>
        <w:pStyle w:val="BodyText"/>
      </w:pPr>
      <w:r>
        <w:rPr>
          <w:i/>
          <w:iCs/>
        </w:rPr>
        <w:t xml:space="preserve">Remark 9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25</m:t>
        </m:r>
        <m:r>
          <m:rPr>
            <m:sty m:val="p"/>
          </m:rPr>
          <m:t>−</m:t>
        </m:r>
        <m:r>
          <m:t>30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115"/>
    <w:bookmarkEnd w:id="116"/>
    <w:bookmarkStart w:id="135" w:name="sec-summation"/>
    <w:p>
      <w:pPr>
        <w:pStyle w:val="Heading2"/>
      </w:pPr>
      <w:r>
        <w:t xml:space="preserve">12 Summation notation</w:t>
      </w:r>
    </w:p>
    <w:bookmarkStart w:id="117" w:name="exr-expand-a-sum"/>
    <w:p>
      <w:pPr>
        <w:pStyle w:val="FirstParagraph"/>
      </w:pPr>
      <w:r>
        <w:rPr>
          <w:b/>
          <w:bCs/>
        </w:rPr>
        <w:t xml:space="preserve">Exercise 5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28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28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117"/>
    <w:bookmarkStart w:id="118" w:name="sol-expand-a-sum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29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29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r>
                            <m:t>2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3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r>
                            <m:t>3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</m:e>
          </m:d>
        </m:oMath>
      </m:oMathPara>
    </w:p>
    <w:bookmarkEnd w:id="118"/>
    <w:bookmarkStart w:id="119" w:name="def-summation"/>
    <w:p>
      <w:pPr>
        <w:pStyle w:val="FirstParagraph"/>
      </w:pPr>
      <w:r>
        <w:rPr>
          <w:b/>
          <w:bCs/>
        </w:rPr>
        <w:t xml:space="preserve">Definition 25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sum;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lower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upper limits</w:t>
      </w:r>
      <w:r>
        <w:t xml:space="preserve">.</w:t>
      </w:r>
    </w:p>
    <w:bookmarkEnd w:id="119"/>
    <w:bookmarkStart w:id="120" w:name="rem-summation-index"/>
    <w:p>
      <w:pPr>
        <w:pStyle w:val="BodyText"/>
      </w:pPr>
      <w:r>
        <w:rPr>
          <w:i/>
          <w:iCs/>
        </w:rPr>
        <w:t xml:space="preserve">Remark 10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i</m:t>
            </m:r>
          </m:e>
        </m:nary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j</m:t>
            </m:r>
          </m:e>
        </m:nary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120"/>
    <w:bookmarkStart w:id="121" w:name="def-empty-sum"/>
    <w:p>
      <w:pPr>
        <w:pStyle w:val="BodyText"/>
      </w:pPr>
      <w:r>
        <w:rPr>
          <w:b/>
          <w:bCs/>
        </w:rPr>
        <w:t xml:space="preserve">Definition 26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1"/>
    <w:bookmarkStart w:id="122" w:name="exr-sum-rules"/>
    <w:p>
      <w:pPr>
        <w:pStyle w:val="BodyText"/>
      </w:pPr>
      <w:r>
        <w:rPr>
          <w:b/>
          <w:bCs/>
        </w:rPr>
        <w:t xml:space="preserve">Exercise 6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25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30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30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</m:sSub>
              </m:e>
            </m:d>
          </m:e>
        </m:nary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122"/>
    <w:bookmarkStart w:id="123" w:name="sol-sum-rul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25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).</w:t>
      </w:r>
    </w:p>
    <w:p>
      <w:pPr>
        <w:numPr>
          <w:ilvl w:val="0"/>
          <w:numId w:val="1031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31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123"/>
    <w:bookmarkStart w:id="124" w:name="thm-sum-constant-factor"/>
    <w:p>
      <w:pPr>
        <w:pStyle w:val="BodyText"/>
      </w:pPr>
      <w:r>
        <w:rPr>
          <w:b/>
          <w:bCs/>
        </w:rPr>
        <w:t xml:space="preserve">Theorem 19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1.</w:t>
      </w:r>
    </w:p>
    <w:bookmarkStart w:id="125" w:name="thm-sum-of-sums"/>
    <w:p>
      <w:pPr>
        <w:pStyle w:val="BodyText"/>
      </w:pPr>
      <w:r>
        <w:rPr>
          <w:b/>
          <w:bCs/>
        </w:rPr>
        <w:t xml:space="preserve">Theorem 20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</m:nary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2.</w:t>
      </w:r>
    </w:p>
    <w:bookmarkStart w:id="126" w:name="exr-sum-over-set"/>
    <w:p>
      <w:pPr>
        <w:pStyle w:val="BodyText"/>
      </w:pPr>
      <w:r>
        <w:rPr>
          <w:b/>
          <w:bCs/>
        </w:rPr>
        <w:t xml:space="preserve">Exercise 7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32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32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126"/>
    <w:bookmarkStart w:id="127" w:name="sol-sum-over-set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</w:p>
    <w:p>
      <w:pPr>
        <w:numPr>
          <w:ilvl w:val="0"/>
          <w:numId w:val="1033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33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127"/>
    <w:bookmarkStart w:id="130" w:name="def-sum-over-set"/>
    <w:p>
      <w:pPr>
        <w:pStyle w:val="FirstParagraph"/>
      </w:pPr>
      <w:r>
        <w:rPr>
          <w:b/>
          <w:bCs/>
        </w:rPr>
        <w:t xml:space="preserve">Definition 27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28">
        <w:r>
          <w:rPr>
            <w:rStyle w:val="Hyperlink"/>
          </w:rPr>
          <w:t xml:space="preserve">finite</w:t>
        </w:r>
      </w:hyperlink>
      <w:r>
        <w:t xml:space="preserve"> </w:t>
      </w:r>
      <w:hyperlink r:id="rId129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0"/>
    <w:bookmarkStart w:id="131" w:name="rem-sum-over-set-order"/>
    <w:p>
      <w:pPr>
        <w:pStyle w:val="BodyText"/>
      </w:pPr>
      <w:r>
        <w:rPr>
          <w:i/>
          <w:iCs/>
        </w:rPr>
        <w:t xml:space="preserve">Remark 11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7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25</w:t>
        </w:r>
      </w:hyperlink>
      <w:r>
        <w:t xml:space="preserve">.</w:t>
      </w:r>
    </w:p>
    <w:bookmarkEnd w:id="131"/>
    <w:bookmarkStart w:id="134" w:name="rem-sum-without-set"/>
    <w:p>
      <w:pPr>
        <w:pStyle w:val="BodyText"/>
      </w:pPr>
      <w:r>
        <w:rPr>
          <w:i/>
          <w:iCs/>
        </w:rPr>
        <w:t xml:space="preserve">Remark 12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2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r:id="rId133">
        <w:r>
          <w:rPr>
            <w:rStyle w:val="Hyperlink"/>
          </w:rPr>
          <w:t xml:space="preserve">Notational shorthands</w:t>
        </w:r>
      </w:hyperlink>
      <w:r>
        <w:t xml:space="preserve">).</w:t>
      </w:r>
    </w:p>
    <w:bookmarkEnd w:id="134"/>
    <w:bookmarkEnd w:id="135"/>
    <w:bookmarkStart w:id="154" w:name="quotients"/>
    <w:p>
      <w:pPr>
        <w:pStyle w:val="Heading2"/>
      </w:pPr>
      <w:r>
        <w:t xml:space="preserve">13 Quotients</w:t>
      </w:r>
    </w:p>
    <w:bookmarkStart w:id="136" w:name="def-quotient"/>
    <w:p>
      <w:pPr>
        <w:pStyle w:val="FirstParagraph"/>
      </w:pPr>
      <w:r>
        <w:rPr>
          <w:b/>
          <w:bCs/>
        </w:rPr>
        <w:t xml:space="preserve">Definition 28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36"/>
    <w:bookmarkStart w:id="137" w:name="def-fraction"/>
    <w:p>
      <w:pPr>
        <w:pStyle w:val="FirstParagraph"/>
      </w:pPr>
      <w:r>
        <w:rPr>
          <w:b/>
          <w:bCs/>
        </w:rPr>
        <w:t xml:space="preserve">Definition 29 (Fraction, numerator, and denominator)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28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;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  <w:r>
        <w:t xml:space="preserve"> </w:t>
      </w:r>
      <w:r>
        <w:t xml:space="preserve">For example, 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37"/>
    <w:bookmarkStart w:id="138" w:name="exm-quotient"/>
    <w:p>
      <w:pPr>
        <w:pStyle w:val="BodyText"/>
      </w:pPr>
      <w:r>
        <w:rPr>
          <w:b/>
          <w:bCs/>
        </w:rPr>
        <w:t xml:space="preserve">Example 26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requires a nonzero denominator.</w:t>
      </w:r>
    </w:p>
    <w:bookmarkEnd w:id="138"/>
    <w:bookmarkStart w:id="139" w:name="def-person-years"/>
    <w:p>
      <w:pPr>
        <w:pStyle w:val="BodyText"/>
      </w:pPr>
      <w:r>
        <w:rPr>
          <w:b/>
          <w:bCs/>
        </w:rPr>
        <w:t xml:space="preserve">Definition 30 (Follow-up and 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participant,</w:t>
      </w:r>
      <w:r>
        <w:t xml:space="preserve"> </w:t>
      </w:r>
      <w:r>
        <w:t xml:space="preserve">and 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of all participants,</w:t>
      </w:r>
      <w:r>
        <w:t xml:space="preserve"> </w:t>
      </w:r>
      <w:r>
        <w:t xml:space="preserve">measured in years.</w:t>
      </w:r>
    </w:p>
    <w:bookmarkEnd w:id="139"/>
    <w:bookmarkStart w:id="140" w:name="exm-person-years"/>
    <w:p>
      <w:pPr>
        <w:pStyle w:val="BodyText"/>
      </w:pPr>
      <w:r>
        <w:rPr>
          <w:b/>
          <w:bCs/>
        </w:rPr>
        <w:t xml:space="preserve">Example 27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40"/>
    <w:bookmarkStart w:id="141" w:name="def-rate"/>
    <w:p>
      <w:pPr>
        <w:pStyle w:val="BodyText"/>
      </w:pPr>
      <w:r>
        <w:rPr>
          <w:b/>
          <w:bCs/>
        </w:rPr>
        <w:t xml:space="preserve">Definition 31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30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41"/>
    <w:p>
      <w:pPr>
        <w:pStyle w:val="BodyText"/>
      </w:pPr>
      <w:r>
        <w:t xml:space="preserve">cf. </w:t>
      </w:r>
      <w:hyperlink r:id="rId142">
        <w:r>
          <w:rPr>
            <w:rStyle w:val="Hyperlink"/>
          </w:rPr>
          <w:t xml:space="preserve">https://en.wikipedia.org/wiki/Rate_(mathematics)</w:t>
        </w:r>
      </w:hyperlink>
    </w:p>
    <w:bookmarkStart w:id="144" w:name="def-ratio"/>
    <w:p>
      <w:pPr>
        <w:pStyle w:val="BodyText"/>
      </w:pPr>
      <w:r>
        <w:rPr>
          <w:b/>
          <w:bCs/>
        </w:rPr>
        <w:t xml:space="preserve">Definition 32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43">
        <w:r>
          <w:rPr>
            <w:rStyle w:val="Hyperlink"/>
          </w:rPr>
          <w:t xml:space="preserve">https://en.wikipedia.org/wiki/Ratio</w:t>
        </w:r>
      </w:hyperlink>
    </w:p>
    <w:bookmarkEnd w:id="144"/>
    <w:bookmarkStart w:id="145" w:name="exm-ratio"/>
    <w:p>
      <w:pPr>
        <w:pStyle w:val="BodyText"/>
      </w:pPr>
      <w:r>
        <w:rPr>
          <w:b/>
          <w:bCs/>
        </w:rPr>
        <w:t xml:space="preserve">Example 28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4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34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45"/>
    <w:bookmarkStart w:id="148" w:name="def-proportion"/>
    <w:p>
      <w:pPr>
        <w:pStyle w:val="FirstParagraph"/>
      </w:pPr>
      <w:r>
        <w:rPr>
          <w:b/>
          <w:bCs/>
        </w:rPr>
        <w:t xml:space="preserve">Definition 33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46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48"/>
    <w:bookmarkStart w:id="149" w:name="exm-proportion"/>
    <w:p>
      <w:pPr>
        <w:pStyle w:val="BodyText"/>
      </w:pPr>
      <w:r>
        <w:rPr>
          <w:b/>
          <w:bCs/>
        </w:rPr>
        <w:t xml:space="preserve">Example 29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35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35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49"/>
    <w:bookmarkStart w:id="151" w:name="def-proportional"/>
    <w:p>
      <w:pPr>
        <w:pStyle w:val="FirstParagraph"/>
      </w:pPr>
      <w:r>
        <w:rPr>
          <w:b/>
          <w:bCs/>
        </w:rPr>
        <w:t xml:space="preserve">Definition 34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50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51"/>
    <w:bookmarkStart w:id="152" w:name="exm-proportional"/>
    <w:p>
      <w:pPr>
        <w:pStyle w:val="BodyText"/>
      </w:pPr>
      <w:r>
        <w:rPr>
          <w:b/>
          <w:bCs/>
        </w:rPr>
        <w:t xml:space="preserve">Example 30 (Proportional and non-proportional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6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r>
          <m:t>3</m:t>
        </m:r>
      </m:oMath>
      <w:r>
        <w:t xml:space="preserve">, 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3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x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x</m:t>
            </m:r>
          </m:num>
          <m:den>
            <m:r>
              <m:t>x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x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x</m:t>
            </m:r>
          </m:den>
        </m:f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52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54"/>
    <w:bookmarkStart w:id="169" w:name="sec-polynomials"/>
    <w:p>
      <w:pPr>
        <w:pStyle w:val="Heading2"/>
      </w:pPr>
      <w:r>
        <w:t xml:space="preserve">14 Polynomials</w:t>
      </w:r>
    </w:p>
    <w:bookmarkStart w:id="155" w:name="exr-polynomial-degree"/>
    <w:p>
      <w:pPr>
        <w:pStyle w:val="FirstParagraph"/>
      </w:pPr>
      <w:r>
        <w:rPr>
          <w:b/>
          <w:bCs/>
        </w:rPr>
        <w:t xml:space="preserve">Exercise 8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155"/>
    <w:bookmarkStart w:id="156" w:name="sol-polynomial-degree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</w:p>
    <w:p>
      <w:pPr>
        <w:numPr>
          <w:ilvl w:val="0"/>
          <w:numId w:val="103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38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56"/>
    <w:bookmarkStart w:id="157" w:name="def-constant-function"/>
    <w:p>
      <w:pPr>
        <w:pStyle w:val="FirstParagraph"/>
      </w:pPr>
      <w:r>
        <w:rPr>
          <w:b/>
          <w:bCs/>
        </w:rPr>
        <w:t xml:space="preserve">Definition 35 (Constant function)</w:t>
      </w:r>
      <w:r>
        <w:t xml:space="preserve"> </w:t>
      </w:r>
      <w:r>
        <w:t xml:space="preserve">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57"/>
    <w:bookmarkStart w:id="158" w:name="exm-constant-function"/>
    <w:p>
      <w:pPr>
        <w:pStyle w:val="BodyText"/>
      </w:pPr>
      <w:r>
        <w:rPr>
          <w:b/>
          <w:bCs/>
        </w:rPr>
        <w:t xml:space="preserve">Example 31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8"/>
    <w:bookmarkStart w:id="159" w:name="def-polynomial"/>
    <w:p>
      <w:pPr>
        <w:pStyle w:val="FirstParagraph"/>
      </w:pPr>
      <w:r>
        <w:rPr>
          <w:b/>
          <w:bCs/>
        </w:rPr>
        <w:t xml:space="preserve">Definition 36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9"/>
    <w:bookmarkStart w:id="160" w:name="rem-polynomial-nonzero"/>
    <w:p>
      <w:pPr>
        <w:pStyle w:val="BodyText"/>
      </w:pPr>
      <w:r>
        <w:rPr>
          <w:i/>
          <w:iCs/>
        </w:rPr>
        <w:t xml:space="preserve">Remark 13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0"/>
    <w:bookmarkStart w:id="161" w:name="def-polynomial-degree"/>
    <w:p>
      <w:pPr>
        <w:pStyle w:val="BodyText"/>
      </w:pPr>
      <w:r>
        <w:rPr>
          <w:b/>
          <w:bCs/>
        </w:rPr>
        <w:t xml:space="preserve">Definition 37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61"/>
    <w:bookmarkStart w:id="162" w:name="exm-polynomial-degree"/>
    <w:p>
      <w:pPr>
        <w:pStyle w:val="BodyText"/>
      </w:pPr>
      <w:r>
        <w:rPr>
          <w:b/>
          <w:bCs/>
        </w:rPr>
        <w:t xml:space="preserve">Example 32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40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62"/>
    <w:bookmarkStart w:id="163" w:name="def-polynomial-leading-coefficient"/>
    <w:p>
      <w:pPr>
        <w:pStyle w:val="FirstParagraph"/>
      </w:pPr>
      <w:r>
        <w:rPr>
          <w:b/>
          <w:bCs/>
        </w:rPr>
        <w:t xml:space="preserve">Definition 38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63"/>
    <w:bookmarkStart w:id="164" w:name="exm-leading-coefficient"/>
    <w:p>
      <w:pPr>
        <w:pStyle w:val="BodyText"/>
      </w:pPr>
      <w:r>
        <w:rPr>
          <w:b/>
          <w:bCs/>
        </w:rPr>
        <w:t xml:space="preserve">Example 33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164"/>
    <w:bookmarkStart w:id="165" w:name="def-quadratic-cubic"/>
    <w:p>
      <w:pPr>
        <w:pStyle w:val="FirstParagraph"/>
      </w:pPr>
      <w:r>
        <w:rPr>
          <w:b/>
          <w:bCs/>
        </w:rPr>
        <w:t xml:space="preserve">Definition 39 (Quadratic and cubic polynomials)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165"/>
    <w:bookmarkStart w:id="166" w:name="exm-quadratic-cubic"/>
    <w:p>
      <w:pPr>
        <w:pStyle w:val="BodyText"/>
      </w:pPr>
      <w:r>
        <w:rPr>
          <w:b/>
          <w:bCs/>
        </w:rPr>
        <w:t xml:space="preserve">Example 34 (Quadratic and cubic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  <m:r>
          <m:rPr>
            <m:sty m:val="p"/>
          </m:rPr>
          <m:t>+</m:t>
        </m:r>
        <m:r>
          <m:t>4</m:t>
        </m:r>
      </m:oMath>
      <w:r>
        <w:t xml:space="preserve"> </w:t>
      </w: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w:anchor="rem-square-of-a-difference">
        <w:r>
          <w:rPr>
            <w:rStyle w:val="Hyperlink"/>
          </w:rPr>
          <w:t xml:space="preserve">Remark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pStyle w:val="Compact"/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166"/>
    <w:bookmarkStart w:id="167" w:name="def-parabola"/>
    <w:p>
      <w:pPr>
        <w:pStyle w:val="FirstParagraph"/>
      </w:pPr>
      <w:r>
        <w:rPr>
          <w:b/>
          <w:bCs/>
        </w:rPr>
        <w:t xml:space="preserve">Definition 40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6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cubic">
        <w:r>
          <w:rPr>
            <w:rStyle w:val="Hyperlink"/>
          </w:rPr>
          <w:t xml:space="preserve">Definition 39</w:t>
        </w:r>
      </w:hyperlink>
      <w:r>
        <w:t xml:space="preserve">).</w:t>
      </w:r>
    </w:p>
    <w:bookmarkEnd w:id="167"/>
    <w:bookmarkStart w:id="168" w:name="exm-parabola"/>
    <w:p>
      <w:pPr>
        <w:pStyle w:val="BodyText"/>
      </w:pPr>
      <w:r>
        <w:rPr>
          <w:b/>
          <w:bCs/>
        </w:rPr>
        <w:t xml:space="preserve">Example 35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168"/>
    <w:bookmarkEnd w:id="169"/>
    <w:bookmarkStart w:id="177" w:name="sec-affine-linear-functions"/>
    <w:p>
      <w:pPr>
        <w:pStyle w:val="Heading2"/>
      </w:pPr>
      <w:r>
        <w:t xml:space="preserve">15 Affine and linear functions of one variable</w:t>
      </w:r>
    </w:p>
    <w:bookmarkStart w:id="170" w:name="def-affine-function"/>
    <w:p>
      <w:pPr>
        <w:pStyle w:val="FirstParagraph"/>
      </w:pPr>
      <w:r>
        <w:rPr>
          <w:b/>
          <w:bCs/>
        </w:rPr>
        <w:t xml:space="preserve">Definition 41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p>
      <w:pPr>
        <w:pStyle w:val="FirstParagraph"/>
      </w:pPr>
      <w:r>
        <w:t xml:space="preserve">In this formula,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intercept</w:t>
      </w:r>
      <w:r>
        <w:t xml:space="preserve">.</w:t>
      </w:r>
    </w:p>
    <w:bookmarkEnd w:id="170"/>
    <w:bookmarkStart w:id="171" w:name="def-linear-function"/>
    <w:p>
      <w:pPr>
        <w:pStyle w:val="BodyText"/>
      </w:pPr>
      <w:r>
        <w:rPr>
          <w:b/>
          <w:bCs/>
        </w:rPr>
        <w:t xml:space="preserve">Definition 42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41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71"/>
    <w:bookmarkStart w:id="172" w:name="thm-affine-function-props"/>
    <w:p>
      <w:pPr>
        <w:pStyle w:val="FirstParagraph"/>
      </w:pPr>
      <w:r>
        <w:rPr>
          <w:b/>
          <w:bCs/>
        </w:rPr>
        <w:t xml:space="preserve">Theorem 21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41</w:t>
        </w:r>
      </w:hyperlink>
      <w:r>
        <w:t xml:space="preserve">).</w:t>
      </w:r>
    </w:p>
    <w:p>
      <w:pPr>
        <w:pStyle w:val="Compact"/>
        <w:numPr>
          <w:ilvl w:val="0"/>
          <w:numId w:val="1043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43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43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Start w:id="173" w:name="exm-affine-function"/>
    <w:p>
      <w:pPr>
        <w:pStyle w:val="BodyText"/>
      </w:pPr>
      <w:r>
        <w:rPr>
          <w:b/>
          <w:bCs/>
        </w:rPr>
        <w:t xml:space="preserve">Example 36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173"/>
    <w:bookmarkStart w:id="176" w:name="rem-linear-function-terminology"/>
    <w:p>
      <w:pPr>
        <w:pStyle w:val="BodyText"/>
      </w:pPr>
      <w:r>
        <w:rPr>
          <w:i/>
          <w:iCs/>
        </w:rPr>
        <w:t xml:space="preserve">Remark 14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174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75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176"/>
    <w:bookmarkEnd w:id="177"/>
    <w:bookmarkStart w:id="181" w:name="sec-sequence-limits"/>
    <w:p>
      <w:pPr>
        <w:pStyle w:val="Heading2"/>
      </w:pPr>
      <w:r>
        <w:t xml:space="preserve">16 Limits of sequences</w:t>
      </w:r>
    </w:p>
    <w:bookmarkStart w:id="179" w:name="def-sequence-limit"/>
    <w:p>
      <w:pPr>
        <w:pStyle w:val="FirstParagraph"/>
      </w:pPr>
      <w:r>
        <w:rPr>
          <w:b/>
          <w:bCs/>
        </w:rPr>
        <w:t xml:space="preserve">Definition 43 (Limit of a sequence)</w:t>
      </w:r>
      <w:r>
        <w:t xml:space="preserve"> </w:t>
      </w:r>
      <w:r>
        <w:t xml:space="preserve">A</w:t>
      </w:r>
      <w:r>
        <w:t xml:space="preserve"> </w:t>
      </w:r>
      <w:hyperlink r:id="rId178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the sequence.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,</w:t>
      </w:r>
      <w:r>
        <w:t xml:space="preserve"> </w:t>
      </w:r>
      <w:r>
        <w:t xml:space="preserve">and a sequence that does not converge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.</w:t>
      </w:r>
      <w:r>
        <w:t xml:space="preserve"> </w:t>
      </w:r>
      <w:r>
        <w:t xml:space="preserve">A sequence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179"/>
    <w:bookmarkStart w:id="180" w:name="exm-sequence-limit"/>
    <w:p>
      <w:pPr>
        <w:pStyle w:val="BodyText"/>
      </w:pPr>
      <w:r>
        <w:rPr>
          <w:b/>
          <w:bCs/>
        </w:rPr>
        <w:t xml:space="preserve">Example 37 (A convergent sequence and a divergent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4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p>
      <w:pPr>
        <w:pStyle w:val="Compact"/>
        <w:numPr>
          <w:ilvl w:val="0"/>
          <w:numId w:val="1044"/>
        </w:numPr>
      </w:pP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180"/>
    <w:bookmarkEnd w:id="181"/>
    <w:bookmarkStart w:id="224" w:name="exponentials-and-logarithms"/>
    <w:p>
      <w:pPr>
        <w:pStyle w:val="Heading2"/>
      </w:pPr>
      <w:r>
        <w:t xml:space="preserve">17 Exponentials and Logarithms</w:t>
      </w:r>
    </w:p>
    <w:bookmarkStart w:id="182" w:name="def-exponential-function"/>
    <w:p>
      <w:pPr>
        <w:pStyle w:val="FirstParagraph"/>
      </w:pPr>
      <w:r>
        <w:rPr>
          <w:b/>
          <w:bCs/>
        </w:rPr>
        <w:t xml:space="preserve">Definition 44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178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182"/>
    <w:bookmarkStart w:id="183" w:name="exm-exponential-function"/>
    <w:p>
      <w:pPr>
        <w:pStyle w:val="BodyText"/>
      </w:pPr>
      <w:r>
        <w:rPr>
          <w:b/>
          <w:bCs/>
        </w:rPr>
        <w:t xml:space="preserve">Example 38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83"/>
    <w:bookmarkStart w:id="184" w:name="def-euler-number"/>
    <w:p>
      <w:pPr>
        <w:pStyle w:val="BodyText"/>
      </w:pPr>
      <w:r>
        <w:rPr>
          <w:b/>
          <w:bCs/>
        </w:rPr>
        <w:t xml:space="preserve">Definition 45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184"/>
    <w:bookmarkStart w:id="187" w:name="exm-euler-number"/>
    <w:p>
      <w:pPr>
        <w:pStyle w:val="FirstParagraph"/>
      </w:pPr>
      <w:r>
        <w:rPr>
          <w:b/>
          <w:bCs/>
        </w:rPr>
        <w:t xml:space="preserve">Example 39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185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186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187"/>
    <w:bookmarkStart w:id="189" w:name="def-natural-log"/>
    <w:p>
      <w:pPr>
        <w:pStyle w:val="BodyText"/>
      </w:pPr>
      <w:r>
        <w:rPr>
          <w:b/>
          <w:bCs/>
        </w:rPr>
        <w:t xml:space="preserve">Definition 46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88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44</w:t>
        </w:r>
      </w:hyperlink>
      <w:r>
        <w:t xml:space="preserve">).</w:t>
      </w:r>
    </w:p>
    <w:bookmarkEnd w:id="189"/>
    <w:bookmarkStart w:id="190" w:name="rem-log-notation"/>
    <w:p>
      <w:pPr>
        <w:pStyle w:val="BodyText"/>
      </w:pPr>
      <w:r>
        <w:rPr>
          <w:i/>
          <w:iCs/>
        </w:rPr>
        <w:t xml:space="preserve">Remark 15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45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190"/>
    <w:bookmarkStart w:id="191" w:name="exm-natural-log"/>
    <w:p>
      <w:pPr>
        <w:pStyle w:val="BodyText"/>
      </w:pPr>
      <w:r>
        <w:rPr>
          <w:b/>
          <w:bCs/>
        </w:rPr>
        <w:t xml:space="preserve">Example 40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5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38</w:t>
        </w:r>
      </w:hyperlink>
      <w:r>
        <w:t xml:space="preserve">).</w:t>
      </w:r>
    </w:p>
    <w:p>
      <w:pPr>
        <w:pStyle w:val="Compact"/>
        <w:numPr>
          <w:ilvl w:val="0"/>
          <w:numId w:val="1045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45</w:t>
        </w:r>
      </w:hyperlink>
      <w:r>
        <w:t xml:space="preserve">).</w:t>
      </w:r>
    </w:p>
    <w:p>
      <w:pPr>
        <w:pStyle w:val="Compact"/>
        <w:numPr>
          <w:ilvl w:val="0"/>
          <w:numId w:val="1045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191"/>
    <w:bookmarkStart w:id="192" w:name="def-real-power"/>
    <w:p>
      <w:pPr>
        <w:pStyle w:val="FirstParagraph"/>
      </w:pPr>
      <w:r>
        <w:rPr>
          <w:b/>
          <w:bCs/>
        </w:rPr>
        <w:t xml:space="preserve">Definition 47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.</w:t>
      </w:r>
    </w:p>
    <w:bookmarkEnd w:id="192"/>
    <w:bookmarkStart w:id="193" w:name="exm-real-power"/>
    <w:p>
      <w:pPr>
        <w:pStyle w:val="BodyText"/>
      </w:pPr>
      <w:r>
        <w:rPr>
          <w:b/>
          <w:bCs/>
        </w:rPr>
        <w:t xml:space="preserve">Example 41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46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  <w:r>
        <w:t xml:space="preserve"> </w:t>
      </w: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from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.</w:t>
      </w:r>
    </w:p>
    <w:p>
      <w:pPr>
        <w:numPr>
          <w:ilvl w:val="0"/>
          <w:numId w:val="1046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numPr>
          <w:ilvl w:val="0"/>
          <w:numId w:val="1046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47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40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193"/>
    <w:bookmarkStart w:id="194" w:name="def-power-nonpositive-base"/>
    <w:p>
      <w:pPr>
        <w:pStyle w:val="FirstParagraph"/>
      </w:pPr>
      <w:r>
        <w:rPr>
          <w:b/>
          <w:bCs/>
        </w:rPr>
        <w:t xml:space="preserve">Definition 48 (Real powers of zero and of negative numbers)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47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47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.</w:t>
      </w:r>
    </w:p>
    <w:p>
      <w:pPr>
        <w:pStyle w:val="Compact"/>
        <w:numPr>
          <w:ilvl w:val="0"/>
          <w:numId w:val="1047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27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194"/>
    <w:bookmarkStart w:id="195" w:name="exm-power-nonpositive-base"/>
    <w:p>
      <w:pPr>
        <w:pStyle w:val="FirstParagraph"/>
      </w:pPr>
      <w:r>
        <w:rPr>
          <w:b/>
          <w:bCs/>
        </w:rPr>
        <w:t xml:space="preserve">Example 42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8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Compact"/>
        <w:numPr>
          <w:ilvl w:val="0"/>
          <w:numId w:val="1048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48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195"/>
    <w:bookmarkStart w:id="196" w:name="thm-exp-log-inverse"/>
    <w:p>
      <w:pPr>
        <w:pStyle w:val="FirstParagraph"/>
      </w:pPr>
      <w:r>
        <w:rPr>
          <w:b/>
          <w:bCs/>
        </w:rPr>
        <w:t xml:space="preserve">Theorem 22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9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49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196"/>
    <w:bookmarkStart w:id="197" w:name="thm-log-prod"/>
    <w:p>
      <w:pPr>
        <w:pStyle w:val="FirstParagraph"/>
      </w:pPr>
      <w:r>
        <w:rPr>
          <w:b/>
          <w:bCs/>
        </w:rPr>
        <w:t xml:space="preserve">Theorem 23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197"/>
    <w:bookmarkStart w:id="198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1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199" w:name="thm-log-exp"/>
    <w:p>
      <w:pPr>
        <w:pStyle w:val="BodyText"/>
      </w:pPr>
      <w:r>
        <w:rPr>
          <w:b/>
          <w:bCs/>
        </w:rPr>
        <w:t xml:space="preserve">Theorem 24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199"/>
    <w:bookmarkStart w:id="200" w:name="thm-exp-sum"/>
    <w:p>
      <w:pPr>
        <w:pStyle w:val="FirstParagraph"/>
      </w:pPr>
      <w:r>
        <w:rPr>
          <w:b/>
          <w:bCs/>
        </w:rPr>
        <w:t xml:space="preserve">Theorem 25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00"/>
    <w:bookmarkStart w:id="201" w:name="exm-exp-sum"/>
    <w:p>
      <w:pPr>
        <w:pStyle w:val="FirstParagraph"/>
      </w:pPr>
      <w:r>
        <w:rPr>
          <w:b/>
          <w:bCs/>
        </w:rPr>
        <w:t xml:space="preserve">Example 43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201"/>
    <w:bookmarkStart w:id="202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202"/>
    <w:bookmarkStart w:id="203" w:name="exm-exp-difference"/>
    <w:p>
      <w:pPr>
        <w:pStyle w:val="FirstParagraph"/>
      </w:pPr>
      <w:r>
        <w:rPr>
          <w:b/>
          <w:bCs/>
        </w:rPr>
        <w:t xml:space="preserve">Example 44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203"/>
    <w:bookmarkStart w:id="204" w:name="thm-power-one"/>
    <w:p>
      <w:pPr>
        <w:pStyle w:val="BodyText"/>
      </w:pPr>
      <w:r>
        <w:rPr>
          <w:b/>
          <w:bCs/>
        </w:rPr>
        <w:t xml:space="preserve">Theorem 26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204"/>
    <w:bookmarkStart w:id="205" w:name="thm-power-sum"/>
    <w:p>
      <w:pPr>
        <w:pStyle w:val="FirstParagraph"/>
      </w:pPr>
      <w:r>
        <w:rPr>
          <w:b/>
          <w:bCs/>
        </w:rPr>
        <w:t xml:space="preserve">Theorem 27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205"/>
    <w:bookmarkStart w:id="206" w:name="exm-power-sum"/>
    <w:p>
      <w:pPr>
        <w:pStyle w:val="FirstParagraph"/>
      </w:pPr>
      <w:r>
        <w:rPr>
          <w:b/>
          <w:bCs/>
        </w:rPr>
        <w:t xml:space="preserve">Example 45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p>
          <m:e>
            <m:r>
              <m:t>2</m:t>
            </m:r>
          </m:e>
          <m:sup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7</m:t>
            </m:r>
          </m:sup>
        </m:sSup>
        <m:r>
          <m:rPr>
            <m:sty m:val="p"/>
          </m:rPr>
          <m:t>=</m:t>
        </m:r>
        <m:r>
          <m:t>128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8</m:t>
        </m:r>
        <m:r>
          <m:rPr>
            <m:sty m:val="p"/>
          </m:rPr>
          <m:t>⋅</m:t>
        </m:r>
        <m:r>
          <m:t>16</m:t>
        </m:r>
        <m:r>
          <m:rPr>
            <m:sty m:val="p"/>
          </m:rPr>
          <m:t>=</m:t>
        </m:r>
        <m:r>
          <m:t>128</m:t>
        </m:r>
      </m:oMath>
      <w:r>
        <w:t xml:space="preserve">.</w:t>
      </w:r>
    </w:p>
    <w:bookmarkEnd w:id="206"/>
    <w:bookmarkStart w:id="207" w:name="thm-power-product"/>
    <w:p>
      <w:pPr>
        <w:pStyle w:val="BodyText"/>
      </w:pPr>
      <w:r>
        <w:rPr>
          <w:b/>
          <w:bCs/>
        </w:rPr>
        <w:t xml:space="preserve">Theorem 28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.</w:t>
      </w:r>
    </w:p>
    <w:bookmarkEnd w:id="207"/>
    <w:bookmarkStart w:id="208" w:name="exm-power-product"/>
    <w:p>
      <w:pPr>
        <w:pStyle w:val="BodyText"/>
      </w:pPr>
      <w:r>
        <w:rPr>
          <w:b/>
          <w:bCs/>
        </w:rPr>
        <w:t xml:space="preserve">Example 46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6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36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rPr>
            <m:sty m:val="p"/>
          </m:rPr>
          <m:t>⋅</m:t>
        </m:r>
        <m:r>
          <m:t>9</m:t>
        </m:r>
        <m:r>
          <m:rPr>
            <m:sty m:val="p"/>
          </m:rPr>
          <m:t>=</m:t>
        </m:r>
        <m:r>
          <m:t>36</m:t>
        </m:r>
      </m:oMath>
      <w:r>
        <w:t xml:space="preserve">.</w:t>
      </w:r>
    </w:p>
    <w:bookmarkEnd w:id="208"/>
    <w:bookmarkStart w:id="209" w:name="thm-double-exp"/>
    <w:p>
      <w:pPr>
        <w:pStyle w:val="BodyText"/>
      </w:pPr>
      <w:r>
        <w:rPr>
          <w:b/>
          <w:bCs/>
        </w:rPr>
        <w:t xml:space="preserve">Theorem 29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b</m:t>
              </m:r>
            </m:sup>
          </m:sSup>
        </m:oMath>
      </m:oMathPara>
    </w:p>
    <w:bookmarkEnd w:id="209"/>
    <w:bookmarkStart w:id="210" w:name="exm-double-exp-negative-base"/>
    <w:p>
      <w:pPr>
        <w:pStyle w:val="FirstParagraph"/>
      </w:pPr>
      <w:r>
        <w:rPr>
          <w:b/>
          <w:bCs/>
        </w:rPr>
        <w:t xml:space="preserve">Example 47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210"/>
    <w:bookmarkStart w:id="211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a</m:t>
              </m:r>
            </m:sup>
          </m:sSup>
        </m:oMath>
      </m:oMathPara>
    </w:p>
    <w:bookmarkEnd w:id="211"/>
    <w:bookmarkStart w:id="213" w:name="rem-tarski-identities"/>
    <w:p>
      <w:pPr>
        <w:pStyle w:val="FirstParagraph"/>
      </w:pPr>
      <w:r>
        <w:rPr>
          <w:i/>
          <w:iCs/>
        </w:rPr>
        <w:t xml:space="preserve">Remark 16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212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50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);</w:t>
      </w:r>
    </w:p>
    <w:p>
      <w:pPr>
        <w:pStyle w:val="Compact"/>
        <w:numPr>
          <w:ilvl w:val="0"/>
          <w:numId w:val="1050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);</w:t>
      </w:r>
    </w:p>
    <w:p>
      <w:pPr>
        <w:pStyle w:val="Compact"/>
        <w:numPr>
          <w:ilvl w:val="0"/>
          <w:numId w:val="1050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26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27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28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).</w:t>
      </w:r>
    </w:p>
    <w:bookmarkEnd w:id="213"/>
    <w:bookmarkStart w:id="214" w:name="rem-tarski-incomplete"/>
    <w:p>
      <w:pPr>
        <w:pStyle w:val="FirstParagraph"/>
      </w:pPr>
      <w:r>
        <w:rPr>
          <w:i/>
          <w:iCs/>
        </w:rPr>
        <w:t xml:space="preserve">Remark 17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16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214"/>
    <w:bookmarkStart w:id="215" w:name="def-contour-line"/>
    <w:p>
      <w:pPr>
        <w:pStyle w:val="BodyText"/>
      </w:pPr>
      <w:r>
        <w:rPr>
          <w:b/>
          <w:bCs/>
        </w:rPr>
        <w:t xml:space="preserve">Definition 49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it 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215"/>
    <w:bookmarkStart w:id="216" w:name="exm-contour-line"/>
    <w:p>
      <w:pPr>
        <w:pStyle w:val="BodyText"/>
      </w:pPr>
      <w:r>
        <w:rPr>
          <w:b/>
          <w:bCs/>
        </w:rPr>
        <w:t xml:space="preserve">Example 48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216"/>
    <w:bookmarkStart w:id="217" w:name="exr-exp-vs-mult"/>
    <w:p>
      <w:pPr>
        <w:pStyle w:val="BodyText"/>
      </w:pPr>
      <w:r>
        <w:rPr>
          <w:b/>
          <w:bCs/>
        </w:rPr>
        <w:t xml:space="preserve">Exercise 9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217"/>
    <w:bookmarkStart w:id="218" w:name="sol-exp-vs-mult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48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pStyle w:val="Compact"/>
        <w:numPr>
          <w:ilvl w:val="0"/>
          <w:numId w:val="1051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0</m:t>
        </m:r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.</w:t>
      </w:r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2</m:t>
            </m:r>
            <m:r>
              <m:rPr>
                <m:sty m:val="p"/>
              </m:rPr>
              <m:t>/</m:t>
            </m:r>
            <m:r>
              <m:t>3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218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9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21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0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220"/>
        </w:tc>
      </w:tr>
    </w:tbl>
    <w:bookmarkStart w:id="221" w:name="exr-double-exponential"/>
    <w:p>
      <w:pPr>
        <w:pStyle w:val="BodyText"/>
      </w:pPr>
      <w:r>
        <w:rPr>
          <w:b/>
          <w:bCs/>
        </w:rPr>
        <w:t xml:space="preserve">Exercise 10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221"/>
    <w:bookmarkStart w:id="223" w:name="sol-double-exponential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24</w:t>
        </w:r>
      </w:hyperlink>
      <w:r>
        <w:t xml:space="preserve">):</w:t>
      </w:r>
    </w:p>
    <w:p>
      <w:pPr>
        <w:pStyle w:val="BodyText"/>
      </w:pPr>
      <w:bookmarkStart w:id="222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2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52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52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exr-exp-vs-mult">
        <w:r>
          <w:rPr>
            <w:rStyle w:val="Hyperlink"/>
          </w:rPr>
          <w:t xml:space="preserve">Exercise 9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48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pStyle w:val="Compact"/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0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1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0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23"/>
    <w:bookmarkEnd w:id="224"/>
    <w:bookmarkStart w:id="238" w:name="sec-complex-numbers"/>
    <w:p>
      <w:pPr>
        <w:pStyle w:val="Heading2"/>
      </w:pPr>
      <w:r>
        <w:t xml:space="preserve">18 Complex numbers</w:t>
      </w:r>
    </w:p>
    <w:bookmarkStart w:id="225" w:name="def-imaginary-unit"/>
    <w:p>
      <w:pPr>
        <w:pStyle w:val="FirstParagraph"/>
      </w:pPr>
      <w:r>
        <w:rPr>
          <w:b/>
          <w:bCs/>
        </w:rPr>
        <w:t xml:space="preserve">Definition 50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54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commutative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54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associative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54"/>
        </w:numPr>
      </w:pPr>
      <w:r>
        <w:t xml:space="preserve">multiplication</w:t>
      </w:r>
      <w:r>
        <w:t xml:space="preserve"> </w:t>
      </w:r>
      <w:hyperlink w:anchor="def-distributive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p>
      <w:pPr>
        <w:pStyle w:val="FirstParagraph"/>
      </w:pPr>
      <w:r>
        <w:t xml:space="preserve">The number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also squares 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since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i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;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roots, chosen once and for all.</w:t>
      </w:r>
    </w:p>
    <w:bookmarkEnd w:id="225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26" w:name="exm-imaginary-unit-powers"/>
    <w:p>
      <w:pPr>
        <w:pStyle w:val="BodyText"/>
      </w:pPr>
      <w:r>
        <w:rPr>
          <w:b/>
          <w:bCs/>
        </w:rPr>
        <w:t xml:space="preserve">Example 49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226"/>
    <w:bookmarkStart w:id="227" w:name="exm-no-real-imaginary-unit"/>
    <w:p>
      <w:pPr>
        <w:pStyle w:val="BodyText"/>
      </w:pPr>
      <w:r>
        <w:rPr>
          <w:b/>
          <w:bCs/>
        </w:rPr>
        <w:t xml:space="preserve">Example 50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55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55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50</w:t>
        </w:r>
      </w:hyperlink>
      <w:r>
        <w:t xml:space="preserve"> </w:t>
      </w:r>
      <w:r>
        <w:t xml:space="preserve">introduces a new number to solve it.</w:t>
      </w:r>
    </w:p>
    <w:bookmarkEnd w:id="227"/>
    <w:bookmarkStart w:id="228" w:name="def-complex-number"/>
    <w:p>
      <w:pPr>
        <w:pStyle w:val="BodyText"/>
      </w:pPr>
      <w:r>
        <w:rPr>
          <w:b/>
          <w:bCs/>
        </w:rPr>
        <w:t xml:space="preserve">Definition 51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50</w:t>
        </w:r>
      </w:hyperlink>
      <w:r>
        <w:t xml:space="preserve">).</w:t>
      </w:r>
    </w:p>
    <w:p>
      <w:pPr>
        <w:pStyle w:val="Compact"/>
        <w:numPr>
          <w:ilvl w:val="0"/>
          <w:numId w:val="1056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56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56"/>
        </w:numPr>
      </w:pP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p>
      <w:pPr>
        <w:pStyle w:val="FirstParagraph"/>
      </w:pPr>
      <w:r>
        <w:t xml:space="preserve">Two complex numbers are equal exactly when their real parts are equal and their imaginary parts are equal.</w:t>
      </w:r>
      <w:r>
        <w:t xml:space="preserve"> </w:t>
      </w:r>
      <w:r>
        <w:t xml:space="preserve">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28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229" w:name="exm-complex-number"/>
    <w:p>
      <w:pPr>
        <w:pStyle w:val="BodyText"/>
      </w:pPr>
      <w:r>
        <w:rPr>
          <w:b/>
          <w:bCs/>
        </w:rPr>
        <w:t xml:space="preserve">Example 51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229"/>
    <w:bookmarkStart w:id="230" w:name="thm-complex-arithmetic"/>
    <w:p>
      <w:pPr>
        <w:pStyle w:val="BodyText"/>
      </w:pPr>
      <w:r>
        <w:rPr>
          <w:b/>
          <w:bCs/>
        </w:rPr>
        <w:t xml:space="preserve">Theorem 30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231" w:name="exm-complex-arithmetic"/>
    <w:p>
      <w:pPr>
        <w:pStyle w:val="BodyText"/>
      </w:pPr>
      <w:r>
        <w:rPr>
          <w:b/>
          <w:bCs/>
        </w:rPr>
        <w:t xml:space="preserve">Example 52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30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30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a</m:t>
        </m:r>
        <m:r>
          <m:t>c</m:t>
        </m:r>
        <m:r>
          <m:rPr>
            <m:sty m:val="p"/>
          </m:rPr>
          <m:t>−</m:t>
        </m:r>
        <m:r>
          <m:t>b</m:t>
        </m:r>
        <m:r>
          <m:t>d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t>d</m:t>
        </m:r>
        <m:r>
          <m:rPr>
            <m:sty m:val="p"/>
          </m:rPr>
          <m:t>+</m:t>
        </m:r>
        <m:r>
          <m:t>b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231"/>
    <w:bookmarkStart w:id="232" w:name="def-complex-conjugate"/>
    <w:p>
      <w:pPr>
        <w:pStyle w:val="BodyText"/>
      </w:pPr>
      <w:r>
        <w:rPr>
          <w:b/>
          <w:bCs/>
        </w:rPr>
        <w:t xml:space="preserve">Definition 52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51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32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33" w:name="exm-complex-conjugate"/>
    <w:p>
      <w:pPr>
        <w:pStyle w:val="BodyText"/>
      </w:pPr>
      <w:r>
        <w:rPr>
          <w:b/>
          <w:bCs/>
        </w:rPr>
        <w:t xml:space="preserve">Example 53 (Complex conjugates)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7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Compact"/>
        <w:numPr>
          <w:ilvl w:val="0"/>
          <w:numId w:val="1057"/>
        </w:numPr>
      </w:pPr>
      <m:oMath>
        <m:bar>
          <m:barPr>
            <m:pos m:val="top"/>
          </m:barPr>
          <m:e>
            <m:r>
              <m:rPr>
                <m:sty m:val="p"/>
              </m:rPr>
              <m:t>−</m:t>
            </m:r>
            <m:r>
              <m:t>2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bar>
          <m:barPr>
            <m:pos m:val="top"/>
          </m:barPr>
          <m:e>
            <m:r>
              <m:t>0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0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t> </m:t>
        </m:r>
        <m:r>
          <m:t>i</m:t>
        </m:r>
        <m:r>
          <m:rPr>
            <m:sty m:val="p"/>
          </m:rPr>
          <m:t>=</m:t>
        </m:r>
        <m:r>
          <m:t>2</m:t>
        </m:r>
        <m:r>
          <m:t> </m:t>
        </m:r>
        <m:r>
          <m:t>i</m:t>
        </m:r>
      </m:oMath>
      <w:r>
        <w:t xml:space="preserve">.</w:t>
      </w:r>
    </w:p>
    <w:p>
      <w:pPr>
        <w:pStyle w:val="Compact"/>
        <w:numPr>
          <w:ilvl w:val="0"/>
          <w:numId w:val="1057"/>
        </w:numPr>
      </w:pPr>
      <m:oMath>
        <m:bar>
          <m:barPr>
            <m:pos m:val="top"/>
          </m:barPr>
          <m:e>
            <m:r>
              <m:t>5</m:t>
            </m:r>
          </m:e>
        </m:bar>
        <m:r>
          <m:rPr>
            <m:sty m:val="p"/>
          </m:rPr>
          <m:t>=</m:t>
        </m:r>
        <m:bar>
          <m:barPr>
            <m:pos m:val="top"/>
          </m:barPr>
          <m:e>
            <m:r>
              <m:t>5</m:t>
            </m:r>
            <m:r>
              <m:rPr>
                <m:sty m:val="p"/>
              </m:rPr>
              <m:t>+</m:t>
            </m:r>
            <m:r>
              <m:t>0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33"/>
    <w:bookmarkStart w:id="234" w:name="def-complex-modulus"/>
    <w:p>
      <w:pPr>
        <w:pStyle w:val="FirstParagraph"/>
      </w:pPr>
      <w:r>
        <w:rPr>
          <w:b/>
          <w:bCs/>
        </w:rPr>
        <w:t xml:space="preserve">Definition 53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51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34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235" w:name="exm-complex-modulus"/>
    <w:p>
      <w:pPr>
        <w:pStyle w:val="BodyText"/>
      </w:pPr>
      <w:r>
        <w:rPr>
          <w:b/>
          <w:bCs/>
        </w:rPr>
        <w:t xml:space="preserve">Example 54 (Absolute values of complex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3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4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5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t> </m:t>
            </m:r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0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4</m:t>
            </m:r>
          </m:e>
        </m:rad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58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0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,</w:t>
      </w:r>
      <w:r>
        <w:t xml:space="preserve"> </w:t>
      </w: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235"/>
    <w:bookmarkStart w:id="236" w:name="thm-conj-product"/>
    <w:p>
      <w:pPr>
        <w:pStyle w:val="FirstParagraph"/>
      </w:pPr>
      <w:r>
        <w:rPr>
          <w:b/>
          <w:bCs/>
        </w:rPr>
        <w:t xml:space="preserve">Theorem 31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2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237" w:name="exm-conj-product"/>
    <w:p>
      <w:pPr>
        <w:pStyle w:val="BodyText"/>
      </w:pPr>
      <w:r>
        <w:rPr>
          <w:b/>
          <w:bCs/>
        </w:rPr>
        <w:t xml:space="preserve">Example 55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54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31</w:t>
        </w:r>
      </w:hyperlink>
      <w:r>
        <w:t xml:space="preserve"> </w:t>
      </w:r>
      <w:r>
        <w:t xml:space="preserve">says.</w:t>
      </w:r>
    </w:p>
    <w:bookmarkEnd w:id="237"/>
    <w:bookmarkEnd w:id="238"/>
    <w:bookmarkStart w:id="239" w:name="sec-further-reading"/>
    <w:p>
      <w:pPr>
        <w:pStyle w:val="Heading2"/>
      </w:pPr>
      <w:r>
        <w:t xml:space="preserve">19 Further reading</w:t>
      </w:r>
    </w:p>
    <w:p>
      <w:pPr>
        <w:pStyle w:val="Compact"/>
        <w:numPr>
          <w:ilvl w:val="0"/>
          <w:numId w:val="1059"/>
        </w:numPr>
      </w:pPr>
      <w:r>
        <w:t xml:space="preserve">Abramson et al.</w:t>
      </w:r>
      <w:r>
        <w:t xml:space="preserve"> </w:t>
      </w:r>
      <w:r>
        <w:t xml:space="preserve">(2021)</w:t>
      </w:r>
      <w:r>
        <w:t xml:space="preserve"> </w:t>
      </w:r>
      <w:r>
        <w:t xml:space="preserve">is a free online textbook on algebra and trigonometry.</w:t>
      </w:r>
      <w:r>
        <w:t xml:space="preserve"> </w:t>
      </w:r>
      <w:r>
        <w:t xml:space="preserve">It covers equations, inequalities, polynomials, exponentials, and logarithms,</w:t>
      </w:r>
      <w:r>
        <w:t xml:space="preserve"> </w:t>
      </w:r>
      <w:r>
        <w:t xml:space="preserve">which overlap with the algebra on this page.</w:t>
      </w:r>
    </w:p>
    <w:p>
      <w:pPr>
        <w:pStyle w:val="Compact"/>
        <w:numPr>
          <w:ilvl w:val="0"/>
          <w:numId w:val="1059"/>
        </w:numPr>
      </w:pPr>
      <w:r>
        <w:t xml:space="preserve">Rudin (1976)</w:t>
      </w:r>
      <w:r>
        <w:t xml:space="preserve"> </w:t>
      </w:r>
      <w:r>
        <w:t xml:space="preserve">develops the real numbers, including the least upper bound property</w:t>
      </w:r>
      <w:r>
        <w:t xml:space="preserve"> </w:t>
      </w:r>
      <w:r>
        <w:t xml:space="preserve">behind the infimum and supremum.</w:t>
      </w:r>
    </w:p>
    <w:bookmarkEnd w:id="239"/>
    <w:bookmarkStart w:id="246" w:name="references"/>
    <w:p>
      <w:pPr>
        <w:pStyle w:val="Heading2"/>
      </w:pPr>
      <w:r>
        <w:t xml:space="preserve">References</w:t>
      </w:r>
    </w:p>
    <w:bookmarkStart w:id="245" w:name="refs"/>
    <w:bookmarkStart w:id="241" w:name="ref-abramson2021algebra"/>
    <w:p>
      <w:pPr>
        <w:pStyle w:val="Bibliography"/>
      </w:pPr>
      <w:r>
        <w:t xml:space="preserve">Abramson, Jay et al.</w:t>
      </w:r>
      <w:r>
        <w:t xml:space="preserve"> 2021.</w:t>
      </w:r>
      <w:r>
        <w:t xml:space="preserve"> </w:t>
      </w:r>
      <w:r>
        <w:rPr>
          <w:i/>
          <w:iCs/>
        </w:rPr>
        <w:t xml:space="preserve">Algebra and Trigonometry</w:t>
      </w:r>
      <w:r>
        <w:t xml:space="preserve">. 2nd ed. OpenStax.</w:t>
      </w:r>
      <w:r>
        <w:t xml:space="preserve"> </w:t>
      </w:r>
      <w:hyperlink r:id="rId240">
        <w:r>
          <w:rPr>
            <w:rStyle w:val="Hyperlink"/>
          </w:rPr>
          <w:t xml:space="preserve">https://openstax.org/books/algebra-and-trigonometry-2e/pages/preface</w:t>
        </w:r>
      </w:hyperlink>
      <w:r>
        <w:t xml:space="preserve">.</w:t>
      </w:r>
    </w:p>
    <w:bookmarkEnd w:id="241"/>
    <w:bookmarkStart w:id="243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242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243"/>
    <w:bookmarkStart w:id="244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244"/>
    <w:bookmarkEnd w:id="245"/>
    <w:bookmarkEnd w:id="2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0">
    <w:abstractNumId w:val="991"/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42" Type="http://schemas.openxmlformats.org/officeDocument/2006/relationships/hyperlink" Target="https://doi.org/10.1007/978-3-031-41026-0" TargetMode="External"/><Relationship Id="rId186" Type="http://schemas.openxmlformats.org/officeDocument/2006/relationships/hyperlink" Target="https://en.wikipedia.org/wiki/E_(mathematical_constant)" TargetMode="External"/><Relationship Id="rId9" Type="http://schemas.openxmlformats.org/officeDocument/2006/relationships/hyperlink" Target="https://en.wikipedia.org/wiki/Elementary_algebra" TargetMode="External"/><Relationship Id="rId146" Type="http://schemas.openxmlformats.org/officeDocument/2006/relationships/hyperlink" Target="https://en.wikipedia.org/wiki/Population_proportion" TargetMode="External"/><Relationship Id="rId153" Type="http://schemas.openxmlformats.org/officeDocument/2006/relationships/hyperlink" Target="https://en.wikipedia.org/wiki/Population_proportion#Mathematical_definition" TargetMode="External"/><Relationship Id="rId147" Type="http://schemas.openxmlformats.org/officeDocument/2006/relationships/hyperlink" Target="https://en.wikipedia.org/wiki/Proportion_(mathematics)" TargetMode="External"/><Relationship Id="rId150" Type="http://schemas.openxmlformats.org/officeDocument/2006/relationships/hyperlink" Target="https://en.wikipedia.org/wiki/Proportionality_(mathematics)" TargetMode="External"/><Relationship Id="rId142" Type="http://schemas.openxmlformats.org/officeDocument/2006/relationships/hyperlink" Target="https://en.wikipedia.org/wiki/Rate_(mathematics)" TargetMode="External"/><Relationship Id="rId143" Type="http://schemas.openxmlformats.org/officeDocument/2006/relationships/hyperlink" Target="https://en.wikipedia.org/wiki/Ratio" TargetMode="External"/><Relationship Id="rId212" Type="http://schemas.openxmlformats.org/officeDocument/2006/relationships/hyperlink" Target="https://en.wikipedia.org/wiki/Tarski%27s_high_school_algebra_problem" TargetMode="External"/><Relationship Id="rId240" Type="http://schemas.openxmlformats.org/officeDocument/2006/relationships/hyperlink" Target="https://openstax.org/books/algebra-and-trigonometry-2e/pages/preface" TargetMode="External"/><Relationship Id="rId54" Type="http://schemas.openxmlformats.org/officeDocument/2006/relationships/hyperlink" Target="linear-algebra.qmd#def-euclidean-norm" TargetMode="External"/><Relationship Id="rId174" Type="http://schemas.openxmlformats.org/officeDocument/2006/relationships/hyperlink" Target="linear-algebra.qmd#def-linear-map" TargetMode="External"/><Relationship Id="rId175" Type="http://schemas.openxmlformats.org/officeDocument/2006/relationships/hyperlink" Target="linear-algebra.qmd#thm-linear-map-zero" TargetMode="External"/><Relationship Id="rId56" Type="http://schemas.openxmlformats.org/officeDocument/2006/relationships/hyperlink" Target="notation.qmd#def-converse" TargetMode="External"/><Relationship Id="rId27" Type="http://schemas.openxmlformats.org/officeDocument/2006/relationships/hyperlink" Target="notation.qmd#def-integers" TargetMode="External"/><Relationship Id="rId185" Type="http://schemas.openxmlformats.org/officeDocument/2006/relationships/hyperlink" Target="notation.qmd#def-irrational-numbers" TargetMode="External"/><Relationship Id="rId26" Type="http://schemas.openxmlformats.org/officeDocument/2006/relationships/hyperlink" Target="notation.qmd#def-natural-numbers" TargetMode="External"/><Relationship Id="rId132" Type="http://schemas.openxmlformats.org/officeDocument/2006/relationships/hyperlink" Target="notation.qmd#def-range-of-variable" TargetMode="External"/><Relationship Id="rId15" Type="http://schemas.openxmlformats.org/officeDocument/2006/relationships/hyperlink" Target="notation.qmd#def-real-numbers" TargetMode="External"/><Relationship Id="rId133" Type="http://schemas.openxmlformats.org/officeDocument/2006/relationships/hyperlink" Target="notation.qmd#sec-notational-shorthands" TargetMode="External"/><Relationship Id="rId74" Type="http://schemas.openxmlformats.org/officeDocument/2006/relationships/hyperlink" Target="optimization.qmd#def-strictly-convex" TargetMode="External"/><Relationship Id="rId47" Type="http://schemas.openxmlformats.org/officeDocument/2006/relationships/hyperlink" Target="sets-functions.qmd#def-empty-set" TargetMode="External"/><Relationship Id="rId128" Type="http://schemas.openxmlformats.org/officeDocument/2006/relationships/hyperlink" Target="sets-functions.qmd#def-finite-set" TargetMode="External"/><Relationship Id="rId42" Type="http://schemas.openxmlformats.org/officeDocument/2006/relationships/hyperlink" Target="sets-functions.qmd#def-function" TargetMode="External"/><Relationship Id="rId64" Type="http://schemas.openxmlformats.org/officeDocument/2006/relationships/hyperlink" Target="sets-functions.qmd#def-graph" TargetMode="External"/><Relationship Id="rId44" Type="http://schemas.openxmlformats.org/officeDocument/2006/relationships/hyperlink" Target="sets-functions.qmd#def-image" TargetMode="External"/><Relationship Id="rId38" Type="http://schemas.openxmlformats.org/officeDocument/2006/relationships/hyperlink" Target="sets-functions.qmd#def-interval" TargetMode="External"/><Relationship Id="rId188" Type="http://schemas.openxmlformats.org/officeDocument/2006/relationships/hyperlink" Target="sets-functions.qmd#def-inverse-function" TargetMode="External"/><Relationship Id="rId10" Type="http://schemas.openxmlformats.org/officeDocument/2006/relationships/hyperlink" Target="sets-functions.qmd#def-relation" TargetMode="External"/><Relationship Id="rId178" Type="http://schemas.openxmlformats.org/officeDocument/2006/relationships/hyperlink" Target="sets-functions.qmd#def-sequence" TargetMode="External"/><Relationship Id="rId129" Type="http://schemas.openxmlformats.org/officeDocument/2006/relationships/hyperlink" Target="sets-functions.qmd#def-set" TargetMode="External"/></Relationships>
</file>

<file path=word/_rels/footnotes.xml.rels><?xml version='1.0' encoding='UTF-8' standalone='yes'?>
<Relationships xmlns="http://schemas.openxmlformats.org/package/2006/relationships"><Relationship Id="rId242" Type="http://schemas.openxmlformats.org/officeDocument/2006/relationships/hyperlink" Target="https://doi.org/10.1007/978-3-031-41026-0" TargetMode="External"/><Relationship Id="rId186" Type="http://schemas.openxmlformats.org/officeDocument/2006/relationships/hyperlink" Target="https://en.wikipedia.org/wiki/E_(mathematical_constant)" TargetMode="External"/><Relationship Id="rId9" Type="http://schemas.openxmlformats.org/officeDocument/2006/relationships/hyperlink" Target="https://en.wikipedia.org/wiki/Elementary_algebra" TargetMode="External"/><Relationship Id="rId146" Type="http://schemas.openxmlformats.org/officeDocument/2006/relationships/hyperlink" Target="https://en.wikipedia.org/wiki/Population_proportion" TargetMode="External"/><Relationship Id="rId153" Type="http://schemas.openxmlformats.org/officeDocument/2006/relationships/hyperlink" Target="https://en.wikipedia.org/wiki/Population_proportion#Mathematical_definition" TargetMode="External"/><Relationship Id="rId147" Type="http://schemas.openxmlformats.org/officeDocument/2006/relationships/hyperlink" Target="https://en.wikipedia.org/wiki/Proportion_(mathematics)" TargetMode="External"/><Relationship Id="rId150" Type="http://schemas.openxmlformats.org/officeDocument/2006/relationships/hyperlink" Target="https://en.wikipedia.org/wiki/Proportionality_(mathematics)" TargetMode="External"/><Relationship Id="rId142" Type="http://schemas.openxmlformats.org/officeDocument/2006/relationships/hyperlink" Target="https://en.wikipedia.org/wiki/Rate_(mathematics)" TargetMode="External"/><Relationship Id="rId143" Type="http://schemas.openxmlformats.org/officeDocument/2006/relationships/hyperlink" Target="https://en.wikipedia.org/wiki/Ratio" TargetMode="External"/><Relationship Id="rId212" Type="http://schemas.openxmlformats.org/officeDocument/2006/relationships/hyperlink" Target="https://en.wikipedia.org/wiki/Tarski%27s_high_school_algebra_problem" TargetMode="External"/><Relationship Id="rId240" Type="http://schemas.openxmlformats.org/officeDocument/2006/relationships/hyperlink" Target="https://openstax.org/books/algebra-and-trigonometry-2e/pages/preface" TargetMode="External"/><Relationship Id="rId54" Type="http://schemas.openxmlformats.org/officeDocument/2006/relationships/hyperlink" Target="linear-algebra.qmd#def-euclidean-norm" TargetMode="External"/><Relationship Id="rId174" Type="http://schemas.openxmlformats.org/officeDocument/2006/relationships/hyperlink" Target="linear-algebra.qmd#def-linear-map" TargetMode="External"/><Relationship Id="rId175" Type="http://schemas.openxmlformats.org/officeDocument/2006/relationships/hyperlink" Target="linear-algebra.qmd#thm-linear-map-zero" TargetMode="External"/><Relationship Id="rId56" Type="http://schemas.openxmlformats.org/officeDocument/2006/relationships/hyperlink" Target="notation.qmd#def-converse" TargetMode="External"/><Relationship Id="rId27" Type="http://schemas.openxmlformats.org/officeDocument/2006/relationships/hyperlink" Target="notation.qmd#def-integers" TargetMode="External"/><Relationship Id="rId185" Type="http://schemas.openxmlformats.org/officeDocument/2006/relationships/hyperlink" Target="notation.qmd#def-irrational-numbers" TargetMode="External"/><Relationship Id="rId26" Type="http://schemas.openxmlformats.org/officeDocument/2006/relationships/hyperlink" Target="notation.qmd#def-natural-numbers" TargetMode="External"/><Relationship Id="rId132" Type="http://schemas.openxmlformats.org/officeDocument/2006/relationships/hyperlink" Target="notation.qmd#def-range-of-variable" TargetMode="External"/><Relationship Id="rId15" Type="http://schemas.openxmlformats.org/officeDocument/2006/relationships/hyperlink" Target="notation.qmd#def-real-numbers" TargetMode="External"/><Relationship Id="rId133" Type="http://schemas.openxmlformats.org/officeDocument/2006/relationships/hyperlink" Target="notation.qmd#sec-notational-shorthands" TargetMode="External"/><Relationship Id="rId74" Type="http://schemas.openxmlformats.org/officeDocument/2006/relationships/hyperlink" Target="optimization.qmd#def-strictly-convex" TargetMode="External"/><Relationship Id="rId47" Type="http://schemas.openxmlformats.org/officeDocument/2006/relationships/hyperlink" Target="sets-functions.qmd#def-empty-set" TargetMode="External"/><Relationship Id="rId128" Type="http://schemas.openxmlformats.org/officeDocument/2006/relationships/hyperlink" Target="sets-functions.qmd#def-finite-set" TargetMode="External"/><Relationship Id="rId42" Type="http://schemas.openxmlformats.org/officeDocument/2006/relationships/hyperlink" Target="sets-functions.qmd#def-function" TargetMode="External"/><Relationship Id="rId64" Type="http://schemas.openxmlformats.org/officeDocument/2006/relationships/hyperlink" Target="sets-functions.qmd#def-graph" TargetMode="External"/><Relationship Id="rId44" Type="http://schemas.openxmlformats.org/officeDocument/2006/relationships/hyperlink" Target="sets-functions.qmd#def-image" TargetMode="External"/><Relationship Id="rId38" Type="http://schemas.openxmlformats.org/officeDocument/2006/relationships/hyperlink" Target="sets-functions.qmd#def-interval" TargetMode="External"/><Relationship Id="rId188" Type="http://schemas.openxmlformats.org/officeDocument/2006/relationships/hyperlink" Target="sets-functions.qmd#def-inverse-function" TargetMode="External"/><Relationship Id="rId10" Type="http://schemas.openxmlformats.org/officeDocument/2006/relationships/hyperlink" Target="sets-functions.qmd#def-relation" TargetMode="External"/><Relationship Id="rId178" Type="http://schemas.openxmlformats.org/officeDocument/2006/relationships/hyperlink" Target="sets-functions.qmd#def-sequence" TargetMode="External"/><Relationship Id="rId129" Type="http://schemas.openxmlformats.org/officeDocument/2006/relationships/hyperlink" Target="sets-functions.qmd#def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Algebra</dc:title>
  <dc:creator/>
  <cp:keywords/>
  <dcterms:created xsi:type="dcterms:W3CDTF">2026-10-09T00:45:06Z</dcterms:created>
  <dcterms:modified xsi:type="dcterms:W3CDTF">2026-10-09T00:45:06Z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00:39:57 (UTC)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