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When embedding vectors are normalized to unit Euclidean norm (</w:delText>
        </w:r>
      </w:del>
      <w:del w:id="4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cosine similarity equals the inner product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53">
        <w:del w:id="16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22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23" w:author="PR Preview" w:date="2026-01-01T00:00:00Z">
        <w:r>
          <w:t xml:space="preserve">When embedding vectors are normalized to unit Euclidean norm (</w:t>
        </w:r>
      </w:ins>
      <w:ins w:id="24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cosine similarity equals the inner product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</w:t>
        </w:r>
      </w:ins>
      <w:hyperlink r:id="rId153">
        <w:ins w:id="36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42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2026-10-19T10:58:04Z</dcterms:created>
  <dcterms:modified xsi:type="dcterms:W3CDTF">2026-10-19T10:58:04Z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