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Each product keeps its factors in the order they appear on the left,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because matrix multiplication is not commutative.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So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are not combined into</w:delText>
        </w:r>
      </w:del>
      <w:del w:id="1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or similar.</w:delText>
        </w:r>
      </w:del>
    </w:p>
    <w:p>
      <w:pPr>
        <w:pStyle w:val="FirstParagraph"/>
      </w:pPr>
      <w:ins w:id="17" w:author="PR Preview" w:date="2026-01-01T00:00:00Z">
        <w:r>
          <w:t xml:space="preserve">Each product keeps its factors in the order they appear on the left,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because matrix multiplication is not commutative.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So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</w:t>
        </w:r>
      </w:ins>
      <w:ins w:id="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are not collected into</w:t>
        </w:r>
      </w:ins>
      <w:ins w:id="28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ins w:id="29" w:author="PR Preview" w:date="2026-01-01T00:00:00Z">
        <w:r>
          <w:t xml:space="preserve">.</w:t>
        </w:r>
      </w:ins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2026-10-19T10:52:04Z</dcterms:created>
  <dcterms:modified xsi:type="dcterms:W3CDTF">2026-10-19T10:52:04Z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