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300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angle-unit-circ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81 (Cosine)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real number</w:delText>
        </w:r>
      </w:del>
      <w:del w:id="6" w:author="PR Preview" w:date="2026-01-01T00:00:00Z">
        <w:r>
          <w:delText xml:space="preserve"> </w:delText>
        </w:r>
      </w:del>
      <m:oMath>
        <m:r>
          <m:t>θ</m:t>
        </m:r>
      </m:oMath>
      <w:del w:id="7" w:author="PR Preview" w:date="2026-01-01T00:00:00Z">
        <w:r>
          <w:delText xml:space="preserve">, start at the point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the unit circle (</w:delText>
        </w:r>
      </w:del>
      <w:hyperlink w:anchor="def-unit-circle">
        <w:del w:id="11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12" w:author="PR Preview" w:date="2026-01-01T00:00:00Z">
        <w:r>
          <w:delText xml:space="preserve">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move a distance</w:delText>
        </w:r>
      </w:del>
      <w:del w:id="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along the circle,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counterclockwise if</w:delText>
        </w:r>
      </w:del>
      <w:del w:id="2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clockwise if</w:delText>
        </w:r>
      </w:del>
      <w:del w:id="2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first coordinate of the point reached is the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b/>
            <w:bCs/>
          </w:rPr>
          <w:delText xml:space="preserve">cosine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m:oMath>
        <m:r>
          <m:t>θ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[38]</w:delText>
        </w:r>
      </w:del>
      <w:del w:id="34" w:author="PR Preview" w:date="2026-01-01T00:00:00Z">
        <w:r>
          <w:delText xml:space="preserve">, written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36" w:author="PR Preview" w:date="2026-01-01T00:00:00Z">
        <w:r>
          <w:delText xml:space="preserve">.</w:delText>
        </w:r>
      </w:del>
    </w:p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Example 60 (Cosines of some angles)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 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Definition 81 (Angle on the unit circle)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angle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between two points of the</w:t>
        </w:r>
      </w:ins>
      <w:ins w:id="47" w:author="PR Preview" w:date="2026-01-01T00:00:00Z">
        <w:r>
          <w:t xml:space="preserve"> </w:t>
        </w:r>
      </w:ins>
      <w:hyperlink w:anchor="def-unit-circle">
        <w:ins w:id="48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how far apart they are along the circle, going the short way round.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Let the counterclockwise distance from the first point to the second be</w:t>
        </w:r>
      </w:ins>
      <w:ins w:id="5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Then the angle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7" w:author="PR Preview" w:date="2026-01-01T00:00:00Z">
        <w:r>
          <w:t xml:space="preserve">In words, the angle is the smaller of two distances from the first point to the second: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counterclockwise one,</w:t>
        </w:r>
      </w:ins>
      <w:ins w:id="60" w:author="PR Preview" w:date="2026-01-01T00:00:00Z">
        <w:r>
          <w:t xml:space="preserve"> </w:t>
        </w:r>
      </w:ins>
      <m:oMath>
        <m:r>
          <m:t>s</m:t>
        </m:r>
      </m:oMath>
      <w:ins w:id="61" w:author="PR Preview" w:date="2026-01-01T00:00:00Z">
        <w:r>
          <w:t xml:space="preserve">, or the clockwise one,</w:t>
        </w:r>
      </w:ins>
      <w:ins w:id="62" w:author="PR Preview" w:date="2026-01-01T00:00:00Z">
        <w:r>
          <w:t xml:space="preserve"> </w:t>
        </w:r>
      </w:ins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ins w:id="63" w:author="PR Preview" w:date="2026-01-01T00:00:00Z">
        <w:r>
          <w:t xml:space="preserve">.</w:t>
        </w:r>
      </w:ins>
    </w:p>
    <w:bookmarkEnd w:id="284"/>
    <w:bookmarkStart w:id="285" w:name="exm-angle-unit-circle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Example 60 (Three angles on the unit circle)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6"/>
        </w:numPr>
      </w:pPr>
      <w:ins w:id="67" w:author="PR Preview" w:date="2026-01-01T00:00:00Z">
        <w:r>
          <w:t xml:space="preserve">The points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are a quarter of the circle apart, so their</w:t>
        </w:r>
      </w:ins>
      <w:ins w:id="73" w:author="PR Preview" w:date="2026-01-01T00:00:00Z">
        <w:r>
          <w:t xml:space="preserve"> </w:t>
        </w:r>
      </w:ins>
      <w:hyperlink w:anchor="def-angle-unit-circle">
        <w:ins w:id="74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</w:t>
        </w:r>
      </w:ins>
      <w:ins w:id="7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6"/>
        </w:numPr>
      </w:pPr>
      <w:ins w:id="79" w:author="PR Preview" w:date="2026-01-01T00:00:00Z">
        <w:r>
          <w:t xml:space="preserve">The points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are half of the circle apart, so their angle is</w:t>
        </w:r>
      </w:ins>
      <w:ins w:id="85" w:author="PR Preview" w:date="2026-01-01T00:00:00Z">
        <w:r>
          <w:t xml:space="preserve"> </w:t>
        </w:r>
      </w:ins>
      <m:oMath>
        <m:r>
          <m:t>π</m:t>
        </m:r>
      </m:oMath>
      <w:ins w:id="8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6"/>
        </w:numPr>
      </w:pPr>
      <w:ins w:id="87" w:author="PR Preview" w:date="2026-01-01T00:00:00Z">
        <w:r>
          <w:t xml:space="preserve">The point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</w:t>
        </w:r>
      </w:ins>
      <w:ins w:id="91" w:author="PR Preview" w:date="2026-01-01T00:00:00Z">
        <w:r>
          <w:t xml:space="preserve"> </w:t>
        </w:r>
      </w:ins>
      <m:oMath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apart from itself, so their angle is</w:t>
        </w:r>
      </w:ins>
      <w:ins w:id="94" w:author="PR Preview" w:date="2026-01-01T00:00:00Z">
        <w:r>
          <w:t xml:space="preserve"> </w:t>
        </w:r>
      </w:ins>
      <m:oMath>
        <m:r>
          <m:t>0</m:t>
        </m:r>
      </m:oMath>
      <w:ins w:id="95" w:author="PR Preview" w:date="2026-01-01T00:00:00Z">
        <w:r>
          <w:t xml:space="preserve">.</w:t>
        </w:r>
      </w:ins>
    </w:p>
    <w:bookmarkEnd w:id="285"/>
    <w:bookmarkStart w:id="286" w:name="prp-angle-unit-circle-range"/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Proposition 1 (Range of an angle on the unit circle)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</w:t>
        </w:r>
      </w:ins>
      <w:ins w:id="99" w:author="PR Preview" w:date="2026-01-01T00:00:00Z">
        <w:r>
          <w:t xml:space="preserve"> </w:t>
        </w:r>
      </w:ins>
      <w:hyperlink w:anchor="def-angle-unit-circle">
        <w:ins w:id="100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between two points of the</w:t>
        </w:r>
      </w:ins>
      <w:ins w:id="103" w:author="PR Preview" w:date="2026-01-01T00:00:00Z">
        <w:r>
          <w:t xml:space="preserve"> </w:t>
        </w:r>
      </w:ins>
      <w:hyperlink w:anchor="def-unit-circle">
        <w:ins w:id="104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at least</w:t>
        </w:r>
      </w:ins>
      <w:ins w:id="107" w:author="PR Preview" w:date="2026-01-01T00:00:00Z">
        <w:r>
          <w:t xml:space="preserve"> </w:t>
        </w:r>
      </w:ins>
      <m:oMath>
        <m:r>
          <m:t>0</m:t>
        </m:r>
      </m:oMath>
      <w:ins w:id="108" w:author="PR Preview" w:date="2026-01-01T00:00:00Z">
        <w:r>
          <w:t xml:space="preserve">, at most</w:t>
        </w:r>
      </w:ins>
      <w:ins w:id="109" w:author="PR Preview" w:date="2026-01-01T00:00:00Z">
        <w:r>
          <w:t xml:space="preserve"> </w:t>
        </w:r>
      </w:ins>
      <m:oMath>
        <m:r>
          <m:t>π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(</w:t>
        </w:r>
      </w:ins>
      <w:hyperlink w:anchor="def-pi">
        <w:ins w:id="112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13" w:author="PR Preview" w:date="2026-01-01T00:00:00Z">
        <w:r>
          <w:t xml:space="preserve">).</w:t>
        </w:r>
      </w:ins>
    </w:p>
    <w:bookmarkEnd w:id="286"/>
    <w:p>
      <w:pPr>
        <w:pStyle w:val="BodyText"/>
      </w:pPr>
      <w:ins w:id="114" w:author="PR Preview" w:date="2026-01-01T00:00:00Z">
        <w:r>
          <w:rPr>
            <w:i/>
            <w:iCs/>
          </w:rPr>
          <w:t xml:space="preserve">Proof</w:t>
        </w:r>
      </w:ins>
      <w:ins w:id="115" w:author="PR Preview" w:date="2026-01-01T00:00:00Z">
        <w:r>
          <w:t xml:space="preserve">. </w:t>
        </w:r>
      </w:ins>
      <w:ins w:id="116" w:author="PR Preview" w:date="2026-01-01T00:00:00Z">
        <w:r>
          <w:t xml:space="preserve">The whole circle has length</w:t>
        </w:r>
      </w:ins>
      <w:ins w:id="117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(</w:t>
        </w:r>
      </w:ins>
      <w:hyperlink w:anchor="def-pi">
        <w:ins w:id="120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21" w:author="PR Preview" w:date="2026-01-01T00:00:00Z">
        <w:r>
          <w:t xml:space="preserve">).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Going the short way round covers at most half of the circle, which is</w:t>
        </w:r>
      </w:ins>
      <w:ins w:id="124" w:author="PR Preview" w:date="2026-01-01T00:00:00Z">
        <w:r>
          <w:t xml:space="preserve"> </w:t>
        </w:r>
      </w:ins>
      <m:oMath>
        <m:r>
          <m:t>π</m:t>
        </m:r>
      </m:oMath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distance along the circle is at least</w:t>
        </w:r>
      </w:ins>
      <w:ins w:id="128" w:author="PR Preview" w:date="2026-01-01T00:00:00Z">
        <w:r>
          <w:t xml:space="preserve"> </w:t>
        </w:r>
      </w:ins>
      <m:oMath>
        <m:r>
          <m:t>0</m:t>
        </m:r>
      </m:oMath>
      <w:ins w:id="129" w:author="PR Preview" w:date="2026-01-01T00:00:00Z">
        <w:r>
          <w:t xml:space="preserve">.</w:t>
        </w:r>
      </w:ins>
    </w:p>
    <w:bookmarkStart w:id="287" w:name="def-cosine-sine"/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82 (Cosine)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a real number</w:t>
        </w:r>
      </w:ins>
      <w:ins w:id="133" w:author="PR Preview" w:date="2026-01-01T00:00:00Z">
        <w:r>
          <w:t xml:space="preserve"> </w:t>
        </w:r>
      </w:ins>
      <m:oMath>
        <m:r>
          <m:t>θ</m:t>
        </m:r>
      </m:oMath>
      <w:ins w:id="134" w:author="PR Preview" w:date="2026-01-01T00:00:00Z">
        <w:r>
          <w:t xml:space="preserve">, start at the point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of the unit circle (</w:t>
        </w:r>
      </w:ins>
      <w:hyperlink w:anchor="def-unit-circle">
        <w:ins w:id="138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39" w:author="PR Preview" w:date="2026-01-01T00:00:00Z">
        <w: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move a distance</w:t>
        </w:r>
      </w:ins>
      <w:ins w:id="14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along the circle,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counterclockwise if</w:t>
        </w:r>
      </w:ins>
      <w:ins w:id="14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 clockwise if</w:t>
        </w:r>
      </w:ins>
      <w:ins w:id="15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first coordinate of the point reached is the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b/>
            <w:bCs/>
          </w:rPr>
          <w:t xml:space="preserve">cosine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r>
          <m:t>θ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[38]</w:t>
        </w:r>
      </w:ins>
      <w:ins w:id="161" w:author="PR Preview" w:date="2026-01-01T00:00:00Z">
        <w:r>
          <w:t xml:space="preserve">, written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63" w:author="PR Preview" w:date="2026-01-01T00:00:00Z">
        <w:r>
          <w:t xml:space="preserve">.</w:t>
        </w:r>
      </w:ins>
    </w:p>
    <w:bookmarkEnd w:id="287"/>
    <w:bookmarkStart w:id="288" w:name="exm-cosine-sine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61 (Cosines of some angles)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8"/>
    <w:bookmarkStart w:id="289" w:name="def-sine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Definition 82 (Sine)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For a real number</w:delText>
        </w:r>
      </w:del>
      <w:del w:id="170" w:author="PR Preview" w:date="2026-01-01T00:00:00Z">
        <w:r>
          <w:delText xml:space="preserve"> </w:delText>
        </w:r>
      </w:del>
      <m:oMath>
        <m:r>
          <m:t>θ</m:t>
        </m:r>
      </m:oMath>
      <w:del w:id="171" w:author="PR Preview" w:date="2026-01-01T00:00:00Z">
        <w:r>
          <w:delText xml:space="preserve">, the second coordinate of the point reached from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by moving a distance</w:delText>
        </w:r>
      </w:del>
      <w:del w:id="1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along the unit circle (</w:delText>
        </w:r>
      </w:del>
      <w:hyperlink w:anchor="def-cosine-sine">
        <w:del w:id="178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179" w:author="PR Preview" w:date="2026-01-01T00:00:00Z">
        <w:r>
          <w:delText xml:space="preserve">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sine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of</w:delText>
        </w:r>
      </w:del>
      <w:del w:id="186" w:author="PR Preview" w:date="2026-01-01T00:00:00Z">
        <w:r>
          <w:delText xml:space="preserve"> </w:delText>
        </w:r>
      </w:del>
      <m:oMath>
        <m:r>
          <m:t>θ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[38]</w:delText>
        </w:r>
      </w:del>
      <w:del w:id="189" w:author="PR Preview" w:date="2026-01-01T00:00:00Z">
        <w:r>
          <w:delText xml:space="preserve">, written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 sine is one of the trigonometric functions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[39]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Example 61 (Sines of some angles)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 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Definition 83 (Sine)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For a real number</w:t>
        </w:r>
      </w:ins>
      <w:ins w:id="203" w:author="PR Preview" w:date="2026-01-01T00:00:00Z">
        <w:r>
          <w:t xml:space="preserve"> </w:t>
        </w:r>
      </w:ins>
      <m:oMath>
        <m:r>
          <m:t>θ</m:t>
        </m:r>
      </m:oMath>
      <w:ins w:id="204" w:author="PR Preview" w:date="2026-01-01T00:00:00Z">
        <w:r>
          <w:t xml:space="preserve">, the second coordinate of the point reached from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by moving a distance</w:t>
        </w:r>
      </w:ins>
      <w:ins w:id="20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along the unit circle (</w:t>
        </w:r>
      </w:ins>
      <w:hyperlink w:anchor="def-cosine-sine">
        <w:ins w:id="211" w:author="PR Preview" w:date="2026-01-01T00:00:00Z">
          <w:r>
            <w:rPr>
              <w:rStyle w:val="Hyperlink"/>
            </w:rPr>
            <w:t xml:space="preserve">Definition 82</w:t>
          </w:r>
        </w:ins>
      </w:hyperlink>
      <w:ins w:id="212" w:author="PR Preview" w:date="2026-01-01T00:00:00Z">
        <w:r>
          <w:t xml:space="preserve">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sine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r>
          <m:t>θ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[38]</w:t>
        </w:r>
      </w:ins>
      <w:ins w:id="222" w:author="PR Preview" w:date="2026-01-01T00:00:00Z">
        <w:r>
          <w:t xml:space="preserve">, written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sine is one of the trigonometric functions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[39]</w:t>
        </w:r>
      </w:ins>
      <w:ins w:id="229" w:author="PR Preview" w:date="2026-01-01T00:00:00Z">
        <w:r>
          <w:t xml:space="preserve">.</w:t>
        </w:r>
      </w:ins>
    </w:p>
    <w:bookmarkEnd w:id="289"/>
    <w:bookmarkStart w:id="290" w:name="exm-sine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62 (Sines of some angles)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reaches the point with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w:anchor="exm-cosine-sine">
        <w:del w:id="238" w:author="PR Preview" w:date="2026-01-01T00:00:00Z">
          <w:r>
            <w:rPr>
              <w:rStyle w:val="Hyperlink"/>
            </w:rPr>
            <w:delText xml:space="preserve">Example 60</w:delText>
          </w:r>
        </w:del>
      </w:hyperlink>
      <w:del w:id="239" w:author="PR Preview" w:date="2026-01-01T00:00:00Z">
        <w:r>
          <w:delText xml:space="preserve">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so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reaches the point with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exm-cosine-sine">
        <w:ins w:id="249" w:author="PR Preview" w:date="2026-01-01T00:00:00Z">
          <w:r>
            <w:rPr>
              <w:rStyle w:val="Hyperlink"/>
            </w:rPr>
            <w:t xml:space="preserve">Example 61</w:t>
          </w:r>
        </w:ins>
      </w:hyperlink>
      <w:ins w:id="250" w:author="PR Preview" w:date="2026-01-01T00:00:00Z">
        <w:r>
          <w:t xml:space="preserve">),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so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54" w:author="PR Preview" w:date="2026-01-01T00:00:00Z">
        <w:r>
          <w:t xml:space="preserve">.</w:t>
        </w:r>
      </w:ins>
    </w:p>
    <w:bookmarkEnd w:id="290"/>
    <w:bookmarkStart w:id="291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6" w:name="exm-cosine-sine-unit-circle"/>
    <w:p>
      <w:pPr>
        <w:pStyle w:val="BodyText"/>
      </w:pPr>
      <w:del w:id="255" w:author="PR Preview" w:date="2026-01-01T00:00:00Z">
        <w:r>
          <w:rPr>
            <w:b/>
            <w:bCs/>
          </w:rPr>
          <w:delText xml:space="preserve">Example 62 (The unit circle and the angle</w:delText>
        </w:r>
      </w:del>
      <w:del w:id="25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57" w:author="PR Preview" w:date="2026-01-01T00:00:00Z">
        <w:r>
          <w:rPr>
            <w:b/>
            <w:bCs/>
          </w:rPr>
          <w:delText xml:space="preserve">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Take</w:delText>
        </w:r>
      </w:del>
      <w:del w:id="26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61" w:author="PR Preview" w:date="2026-01-01T00:00:00Z">
        <w:r>
          <w:delText xml:space="preserve">, one sixth of the way round the circle.</w:delText>
        </w:r>
      </w:del>
      <w:del w:id="262" w:author="PR Preview" w:date="2026-01-01T00:00:00Z">
        <w:r>
          <w:delText xml:space="preserve"> </w:delText>
        </w:r>
      </w:del>
      <w:hyperlink w:anchor="fig-cosine-sine-unit-circle">
        <w:del w:id="263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shows the point reached,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67" w:author="PR Preview" w:date="2026-01-01T00:00:00Z">
        <w:r>
          <w:delText xml:space="preserve">, and its two coordinates.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point is a vertex of a regular hexagon inscribed in the unit circle,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whose sides have the same length as its radius,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so the point is at distance</w:delText>
        </w:r>
      </w:del>
      <w:del w:id="274" w:author="PR Preview" w:date="2026-01-01T00:00:00Z">
        <w:r>
          <w:delText xml:space="preserve"> </w:delText>
        </w:r>
      </w:del>
      <m:oMath>
        <m:r>
          <m:t>1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from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Writing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82" w:author="PR Preview" w:date="2026-01-01T00:00:00Z">
        <w:r>
          <w:delText xml:space="preserve">,</w:delText>
        </w:r>
      </w:del>
    </w:p>
    <w:p>
      <w:pPr>
        <w:pStyle w:val="BodyText"/>
      </w:pPr>
      <w:ins w:id="283" w:author="PR Preview" w:date="2026-01-01T00:00:00Z">
        <w:r>
          <w:rPr>
            <w:b/>
            <w:bCs/>
          </w:rPr>
          <w:t xml:space="preserve">Example 63 (The unit circle and the angle</w:t>
        </w:r>
      </w:ins>
      <w:ins w:id="28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285" w:author="PR Preview" w:date="2026-01-01T00:00:00Z">
        <w:r>
          <w:rPr>
            <w:b/>
            <w:bCs/>
          </w:rPr>
          <w:t xml:space="preserve">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Take</w:t>
        </w:r>
      </w:ins>
      <w:ins w:id="28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289" w:author="PR Preview" w:date="2026-01-01T00:00:00Z">
        <w:r>
          <w:t xml:space="preserve">, one sixth of the way round the circle.</w:t>
        </w:r>
      </w:ins>
      <w:ins w:id="290" w:author="PR Preview" w:date="2026-01-01T00:00:00Z">
        <w:r>
          <w:t xml:space="preserve"> </w:t>
        </w:r>
      </w:ins>
      <w:hyperlink w:anchor="fig-cosine-sine-unit-circle">
        <w:ins w:id="291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shows the point reached,</w:t>
        </w:r>
      </w:ins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, and its two coordinates.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point is a vertex of a regular hexagon inscribed in the unit circle,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whose sides have the same length as its radius,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so the point is at distance</w:t>
        </w:r>
      </w:ins>
      <w:ins w:id="302" w:author="PR Preview" w:date="2026-01-01T00:00:00Z">
        <w:r>
          <w:t xml:space="preserve"> </w:t>
        </w:r>
      </w:ins>
      <m:oMath>
        <m:r>
          <m:t>1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from</w:t>
        </w:r>
      </w:ins>
      <w:ins w:id="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Writing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5"/>
        </w:tc>
      </w:tr>
    </w:tbl>
    <w:bookmarkEnd w:id="296"/>
    <w:bookmarkStart w:id="297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8" w:name="def-arccosine"/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Definition 84 (Arccosine)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arccosine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</w:t>
        </w:r>
      </w:ins>
      <w:ins w:id="319" w:author="PR Preview" w:date="2026-01-01T00:00:00Z">
        <w:r>
          <w:t xml:space="preserve"> </w:t>
        </w:r>
      </w:ins>
      <w:hyperlink r:id="rId52">
        <w:ins w:id="32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that sends each</w:t>
        </w:r>
      </w:ins>
      <w:ins w:id="323" w:author="PR Preview" w:date="2026-01-01T00:00:00Z">
        <w:r>
          <w:t xml:space="preserve"> </w:t>
        </w:r>
      </w:ins>
      <w:hyperlink w:anchor="def-cosine-sine">
        <w:ins w:id="324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to the one</w:t>
        </w:r>
      </w:ins>
      <w:ins w:id="330" w:author="PR Preview" w:date="2026-01-01T00:00:00Z">
        <w:r>
          <w:t xml:space="preserve"> </w:t>
        </w:r>
      </w:ins>
      <w:hyperlink r:id="rId15">
        <w:ins w:id="331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3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whose cosine is</w:t>
        </w:r>
      </w:ins>
      <w:ins w:id="335" w:author="PR Preview" w:date="2026-01-01T00:00:00Z">
        <w:r>
          <w:t xml:space="preserve"> </w:t>
        </w:r>
      </w:ins>
      <m:oMath>
        <m:r>
          <m:t>c</m:t>
        </m:r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By</w:t>
        </w:r>
      </w:ins>
      <w:ins w:id="339" w:author="PR Preview" w:date="2026-01-01T00:00:00Z">
        <w:r>
          <w:t xml:space="preserve"> </w:t>
        </w:r>
      </w:ins>
      <w:hyperlink w:anchor="thm-cosine-bijection">
        <w:ins w:id="340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341" w:author="PR Preview" w:date="2026-01-01T00:00:00Z">
        <w:r>
          <w:t xml:space="preserve">, there is just one such</w:t>
        </w:r>
      </w:ins>
      <w:ins w:id="342" w:author="PR Preview" w:date="2026-01-01T00:00:00Z">
        <w:r>
          <w:t xml:space="preserve"> </w:t>
        </w:r>
      </w:ins>
      <m:oMath>
        <m:r>
          <m:t>θ</m:t>
        </m:r>
      </m:oMath>
      <w:ins w:id="343" w:author="PR Preview" w:date="2026-01-01T00:00:00Z">
        <w:r>
          <w:t xml:space="preserve">.</w:t>
        </w:r>
      </w:ins>
    </w:p>
    <w:bookmarkEnd w:id="298"/>
    <w:bookmarkStart w:id="299" w:name="exm-arccosine"/>
    <w:p>
      <w:pPr>
        <w:pStyle w:val="BodyText"/>
      </w:pPr>
      <w:ins w:id="344" w:author="PR Preview" w:date="2026-01-01T00:00:00Z">
        <w:r>
          <w:rPr>
            <w:b/>
            <w:bCs/>
          </w:rPr>
          <w:t xml:space="preserve">Example 64 (Three arccosines)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9"/>
        </w:numPr>
      </w:pPr>
      <w:ins w:id="347" w:author="PR Preview" w:date="2026-01-01T00:00:00Z">
        <w:r>
          <w:t xml:space="preserve">The</w:t>
        </w:r>
      </w:ins>
      <w:ins w:id="348" w:author="PR Preview" w:date="2026-01-01T00:00:00Z">
        <w:r>
          <w:t xml:space="preserve"> </w:t>
        </w:r>
      </w:ins>
      <w:hyperlink w:anchor="def-arccosine">
        <w:ins w:id="349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of one is</w:t>
        </w:r>
      </w:ins>
      <w:ins w:id="352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53" w:author="PR Preview" w:date="2026-01-01T00:00:00Z">
        <w:r>
          <w:t xml:space="preserve">, because the</w:t>
        </w:r>
      </w:ins>
      <w:ins w:id="354" w:author="PR Preview" w:date="2026-01-01T00:00:00Z">
        <w:r>
          <w:t xml:space="preserve"> </w:t>
        </w:r>
      </w:ins>
      <w:hyperlink w:anchor="def-cosine-sine">
        <w:ins w:id="355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 zero is</w:t>
        </w:r>
      </w:ins>
      <w:ins w:id="35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9"/>
        </w:numPr>
      </w:pPr>
      <w:ins w:id="360" w:author="PR Preview" w:date="2026-01-01T00:00:00Z">
        <w:r>
          <w:t xml:space="preserve">The arccosine of zero is</w:t>
        </w:r>
      </w:ins>
      <w:ins w:id="361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62" w:author="PR Preview" w:date="2026-01-01T00:00:00Z">
        <w:r>
          <w:t xml:space="preserve">, because the cosine of a quarter turn is</w:t>
        </w:r>
      </w:ins>
      <w:ins w:id="36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6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9"/>
        </w:numPr>
      </w:pPr>
      <w:ins w:id="365" w:author="PR Preview" w:date="2026-01-01T00:00:00Z">
        <w:r>
          <w:t xml:space="preserve">The arccosine of minus one is</w:t>
        </w:r>
      </w:ins>
      <w:ins w:id="36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367" w:author="PR Preview" w:date="2026-01-01T00:00:00Z">
        <w:r>
          <w:t xml:space="preserve">, because the cosine of a half turn is</w:t>
        </w:r>
      </w:ins>
      <w:ins w:id="36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69" w:author="PR Preview" w:date="2026-01-01T00:00:00Z">
        <w:r>
          <w:t xml:space="preserve">.</w:t>
        </w:r>
      </w:ins>
    </w:p>
    <w:bookmarkEnd w:id="299"/>
    <w:bookmarkEnd w:id="300"/>
    <w:bookmarkStart w:id="322" w:name="sec-complex-numbers"/>
    <w:p>
      <w:pPr>
        <w:pStyle w:val="Heading2"/>
      </w:pPr>
      <w:r>
        <w:t xml:space="preserve">21 Complex numbers</w:t>
      </w:r>
    </w:p>
    <w:bookmarkStart w:id="301" w:name="def-imaginary-unit"/>
    <w:p>
      <w:pPr>
        <w:pStyle w:val="FirstParagraph"/>
      </w:pPr>
      <w:del w:id="370" w:author="PR Preview" w:date="2026-01-01T00:00:00Z">
        <w:r>
          <w:rPr>
            <w:b/>
            <w:bCs/>
          </w:rPr>
          <w:delText xml:space="preserve">Definition 83 (Imaginary unit)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The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b/>
            <w:bCs/>
          </w:rPr>
          <w:delText xml:space="preserve">imaginary unit</w:delText>
        </w:r>
      </w:del>
      <w:del w:id="375" w:author="PR Preview" w:date="2026-01-01T00:00:00Z">
        <w:r>
          <w:delText xml:space="preserve"> </w:delText>
        </w:r>
      </w:del>
      <m:oMath>
        <m:r>
          <m:t>i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is a number whose square is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[41]</w:delText>
        </w:r>
      </w:del>
      <w:del w:id="381" w:author="PR Preview" w:date="2026-01-01T00:00:00Z">
        <w:r>
          <w:delText xml:space="preserve">:</w:delText>
        </w:r>
      </w:del>
    </w:p>
    <w:p>
      <w:pPr>
        <w:pStyle w:val="FirstParagraph"/>
      </w:pPr>
      <w:ins w:id="382" w:author="PR Preview" w:date="2026-01-01T00:00:00Z">
        <w:r>
          <w:rPr>
            <w:b/>
            <w:bCs/>
          </w:rPr>
          <w:t xml:space="preserve">Definition 85 (Imaginary unit)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The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rPr>
            <w:b/>
            <w:bCs/>
          </w:rPr>
          <w:t xml:space="preserve">imaginary unit</w:t>
        </w:r>
      </w:ins>
      <w:ins w:id="387" w:author="PR Preview" w:date="2026-01-01T00:00:00Z">
        <w:r>
          <w:t xml:space="preserve"> </w:t>
        </w:r>
      </w:ins>
      <m:oMath>
        <m:r>
          <m:t>i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 a number whose square is</w:t>
        </w:r>
      </w:ins>
      <w:ins w:id="39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[41]</w:t>
        </w:r>
      </w:ins>
      <w:ins w:id="3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1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2" w:name="exm-imaginary-unit-powers"/>
    <w:p>
      <w:pPr>
        <w:pStyle w:val="BodyText"/>
      </w:pPr>
      <w:del w:id="394" w:author="PR Preview" w:date="2026-01-01T00:00:00Z">
        <w:r>
          <w:rPr>
            <w:b/>
            <w:bCs/>
          </w:rPr>
          <w:delText xml:space="preserve">Example 63 (Powers of the imaginary unit)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The powers of</w:delText>
        </w:r>
      </w:del>
      <w:del w:id="397" w:author="PR Preview" w:date="2026-01-01T00:00:00Z">
        <w:r>
          <w:delText xml:space="preserve"> </w:delText>
        </w:r>
      </w:del>
      <m:oMath>
        <m:r>
          <m:t>i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400" w:author="PR Preview" w:date="2026-01-01T00:00:00Z">
        <w:r>
          <w:rPr>
            <w:b/>
            <w:bCs/>
          </w:rPr>
          <w:t xml:space="preserve">Example 65 (Powers of the imaginary unit)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The powers of</w:t>
        </w:r>
      </w:ins>
      <w:ins w:id="403" w:author="PR Preview" w:date="2026-01-01T00:00:00Z">
        <w:r>
          <w:t xml:space="preserve"> </w:t>
        </w:r>
      </w:ins>
      <m:oMath>
        <m:r>
          <m:t>i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2"/>
    <w:bookmarkStart w:id="303" w:name="exm-no-real-imaginary-unit"/>
    <w:p>
      <w:pPr>
        <w:pStyle w:val="BodyText"/>
      </w:pPr>
      <w:del w:id="406" w:author="PR Preview" w:date="2026-01-01T00:00:00Z">
        <w:r>
          <w:rPr>
            <w:b/>
            <w:bCs/>
          </w:rPr>
          <w:delText xml:space="preserve">Example 64 (No real number squares to</w:delText>
        </w:r>
      </w:del>
      <w:del w:id="40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08" w:author="PR Preview" w:date="2026-01-01T00:00:00Z">
        <w:r>
          <w:rPr>
            <w:b/>
            <w:bCs/>
          </w:rPr>
          <w:delText xml:space="preserve">)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The imaginary unit is not a real number,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because the square of every real number</w:delText>
        </w:r>
      </w:del>
      <w:del w:id="413" w:author="PR Preview" w:date="2026-01-01T00:00:00Z">
        <w:r>
          <w:delText xml:space="preserve"> </w:delText>
        </w:r>
      </w:del>
      <m:oMath>
        <m:r>
          <m:t>x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is at least</w:delText>
        </w:r>
      </w:del>
      <w:del w:id="416" w:author="PR Preview" w:date="2026-01-01T00:00:00Z">
        <w:r>
          <w:delText xml:space="preserve"> </w:delText>
        </w:r>
      </w:del>
      <m:oMath>
        <m:r>
          <m:t>0</m:t>
        </m:r>
      </m:oMath>
      <w:del w:id="417" w:author="PR Preview" w:date="2026-01-01T00:00:00Z">
        <w:r>
          <w:delText xml:space="preserve">:</w:delText>
        </w:r>
      </w:del>
    </w:p>
    <w:p>
      <w:pPr>
        <w:pStyle w:val="BodyText"/>
      </w:pPr>
      <w:ins w:id="418" w:author="PR Preview" w:date="2026-01-01T00:00:00Z">
        <w:r>
          <w:rPr>
            <w:b/>
            <w:bCs/>
          </w:rPr>
          <w:t xml:space="preserve">Example 66 (No real number squares to</w:t>
        </w:r>
      </w:ins>
      <w:ins w:id="41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20" w:author="PR Preview" w:date="2026-01-01T00:00:00Z">
        <w:r>
          <w:rPr>
            <w:b/>
            <w:bCs/>
          </w:rPr>
          <w:t xml:space="preserve">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 imaginary unit is not a real number,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because the square of every real number</w:t>
        </w:r>
      </w:ins>
      <w:ins w:id="425" w:author="PR Preview" w:date="2026-01-01T00:00:00Z">
        <w:r>
          <w:t xml:space="preserve"> </w:t>
        </w:r>
      </w:ins>
      <m:oMath>
        <m:r>
          <m:t>x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is at least</w:t>
        </w:r>
      </w:ins>
      <w:ins w:id="428" w:author="PR Preview" w:date="2026-01-01T00:00:00Z">
        <w:r>
          <w:t xml:space="preserve"> </w:t>
        </w:r>
      </w:ins>
      <m:oMath>
        <m:r>
          <m:t>0</m:t>
        </m:r>
      </m:oMath>
      <w:ins w:id="42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430" w:author="PR Preview" w:date="2026-01-01T00:00:00Z">
        <w:r>
          <w:delText xml:space="preserve">For instance,</w:delText>
        </w:r>
      </w:del>
      <w:del w:id="431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and</w:delText>
        </w:r>
      </w:del>
      <w:del w:id="4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35" w:author="PR Preview" w:date="2026-01-01T00:00:00Z">
        <w:r>
          <w:delText xml:space="preserve">;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neither is</w:delText>
        </w:r>
      </w:del>
      <w:del w:id="4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39" w:author="PR Preview" w:date="2026-01-01T00:00:00Z">
        <w:r>
          <w:delText xml:space="preserve">.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So the equation</w:delText>
        </w:r>
      </w:del>
      <w:del w:id="44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has no real solution,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and</w:delText>
        </w:r>
      </w:del>
      <w:del w:id="447" w:author="PR Preview" w:date="2026-01-01T00:00:00Z">
        <w:r>
          <w:delText xml:space="preserve"> </w:delText>
        </w:r>
      </w:del>
      <w:hyperlink w:anchor="def-imaginary-unit">
        <w:del w:id="448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451" w:author="PR Preview" w:date="2026-01-01T00:00:00Z">
        <w:r>
          <w:t xml:space="preserve">For instance,</w:t>
        </w:r>
      </w:ins>
      <w:ins w:id="452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and</w:t>
        </w:r>
      </w:ins>
      <w:ins w:id="4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56" w:author="PR Preview" w:date="2026-01-01T00:00:00Z">
        <w:r>
          <w:t xml:space="preserve">;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neither is</w:t>
        </w:r>
      </w:ins>
      <w:ins w:id="4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60" w:author="PR Preview" w:date="2026-01-01T00:00:00Z">
        <w:r>
          <w:t xml:space="preserve">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So the equation</w:t>
        </w:r>
      </w:ins>
      <w:ins w:id="46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has no real solution,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and</w:t>
        </w:r>
      </w:ins>
      <w:ins w:id="468" w:author="PR Preview" w:date="2026-01-01T00:00:00Z">
        <w:r>
          <w:t xml:space="preserve"> </w:t>
        </w:r>
      </w:ins>
      <w:hyperlink w:anchor="def-imaginary-unit">
        <w:ins w:id="469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introduces a new number to solve it.</w:t>
        </w:r>
      </w:ins>
    </w:p>
    <w:bookmarkEnd w:id="303"/>
    <w:bookmarkStart w:id="304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5" w:name="exm-negative-imaginary-unit"/>
    <w:p>
      <w:pPr>
        <w:pStyle w:val="FirstParagraph"/>
      </w:pPr>
      <w:del w:id="472" w:author="PR Preview" w:date="2026-01-01T00:00:00Z">
        <w:r>
          <w:rPr>
            <w:b/>
            <w:bCs/>
          </w:rPr>
          <w:delText xml:space="preserve">Example 65 (Squaring</w:delText>
        </w:r>
      </w:del>
      <w:del w:id="473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474" w:author="PR Preview" w:date="2026-01-01T00:00:00Z">
        <w:r>
          <w:rPr>
            <w:b/>
            <w:bCs/>
          </w:rPr>
          <w:delText xml:space="preserve"> </w:delText>
        </w:r>
      </w:del>
      <w:del w:id="475" w:author="PR Preview" w:date="2026-01-01T00:00:00Z">
        <w:r>
          <w:rPr>
            <w:b/>
            <w:bCs/>
          </w:rPr>
          <w:delText xml:space="preserve">and</w:delText>
        </w:r>
      </w:del>
      <w:del w:id="47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77" w:author="PR Preview" w:date="2026-01-01T00:00:00Z">
        <w:r>
          <w:rPr>
            <w:b/>
            <w:bCs/>
          </w:rPr>
          <w:delText xml:space="preserve"> </w:delText>
        </w:r>
      </w:del>
      <w:del w:id="478" w:author="PR Preview" w:date="2026-01-01T00:00:00Z">
        <w:r>
          <w:rPr>
            <w:b/>
            <w:bCs/>
          </w:rPr>
          <w:delText xml:space="preserve">in R)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R has the imaginary unit as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rPr>
            <w:rStyle w:val="VerbatimChar"/>
          </w:rPr>
          <w:delText xml:space="preserve">1i</w:delText>
        </w:r>
      </w:del>
      <w:del w:id="483" w:author="PR Preview" w:date="2026-01-01T00:00:00Z">
        <w:r>
          <w:delText xml:space="preserve">.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486" w:author="PR Preview" w:date="2026-01-01T00:00:00Z">
        <w:r>
          <w:rPr>
            <w:b/>
            <w:bCs/>
          </w:rPr>
          <w:t xml:space="preserve">Example 67 (Squaring</w:t>
        </w:r>
      </w:ins>
      <w:ins w:id="487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488" w:author="PR Preview" w:date="2026-01-01T00:00:00Z">
        <w:r>
          <w:rPr>
            <w:b/>
            <w:bCs/>
          </w:rPr>
          <w:t xml:space="preserve"> </w:t>
        </w:r>
      </w:ins>
      <w:ins w:id="489" w:author="PR Preview" w:date="2026-01-01T00:00:00Z">
        <w:r>
          <w:rPr>
            <w:b/>
            <w:bCs/>
          </w:rPr>
          <w:t xml:space="preserve">and</w:t>
        </w:r>
      </w:ins>
      <w:ins w:id="49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91" w:author="PR Preview" w:date="2026-01-01T00:00:00Z">
        <w:r>
          <w:rPr>
            <w:b/>
            <w:bCs/>
          </w:rPr>
          <w:t xml:space="preserve"> </w:t>
        </w:r>
      </w:ins>
      <w:ins w:id="492" w:author="PR Preview" w:date="2026-01-01T00:00:00Z">
        <w:r>
          <w:rPr>
            <w:b/>
            <w:bCs/>
          </w:rPr>
          <w:t xml:space="preserve">in R)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R has the imaginary unit as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rPr>
            <w:rStyle w:val="VerbatimChar"/>
          </w:rPr>
          <w:t xml:space="preserve">1i</w:t>
        </w:r>
      </w:ins>
      <w:ins w:id="497" w:author="PR Preview" w:date="2026-01-01T00:00:00Z">
        <w:r>
          <w:t xml:space="preserve">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500" w:author="PR Preview" w:date="2026-01-01T00:00:00Z">
        <w:r>
          <w:delText xml:space="preserve">Both squares have real part -1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and imaginary part 0,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as</w:delText>
        </w:r>
      </w:del>
      <w:del w:id="505" w:author="PR Preview" w:date="2026-01-01T00:00:00Z">
        <w:r>
          <w:delText xml:space="preserve"> </w:delText>
        </w:r>
      </w:del>
      <w:hyperlink w:anchor="def-imaginary-unit">
        <w:del w:id="506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and</w:delText>
        </w:r>
      </w:del>
      <w:del w:id="509" w:author="PR Preview" w:date="2026-01-01T00:00:00Z">
        <w:r>
          <w:delText xml:space="preserve"> </w:delText>
        </w:r>
      </w:del>
      <w:hyperlink w:anchor="thm-negative-imaginary-unit">
        <w:del w:id="510" w:author="PR Preview" w:date="2026-01-01T00:00:00Z">
          <w:r>
            <w:rPr>
              <w:rStyle w:val="Hyperlink"/>
            </w:rPr>
            <w:delText xml:space="preserve">Theorem 35</w:delText>
          </w:r>
        </w:del>
      </w:hyperlink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say.</w:delText>
        </w:r>
      </w:del>
    </w:p>
    <w:p>
      <w:pPr>
        <w:pStyle w:val="FirstParagraph"/>
      </w:pPr>
      <w:ins w:id="513" w:author="PR Preview" w:date="2026-01-01T00:00:00Z">
        <w:r>
          <w:t xml:space="preserve">Both squares have real part -1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and imaginary part 0,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as</w:t>
        </w:r>
      </w:ins>
      <w:ins w:id="518" w:author="PR Preview" w:date="2026-01-01T00:00:00Z">
        <w:r>
          <w:t xml:space="preserve"> </w:t>
        </w:r>
      </w:ins>
      <w:hyperlink w:anchor="def-imaginary-unit">
        <w:ins w:id="519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</w:t>
        </w:r>
      </w:ins>
      <w:ins w:id="522" w:author="PR Preview" w:date="2026-01-01T00:00:00Z">
        <w:r>
          <w:t xml:space="preserve"> </w:t>
        </w:r>
      </w:ins>
      <w:hyperlink w:anchor="thm-negative-imaginary-unit">
        <w:ins w:id="523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say.</w:t>
        </w:r>
      </w:ins>
    </w:p>
    <w:bookmarkEnd w:id="305"/>
    <w:bookmarkStart w:id="30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6"/>
    <w:bookmarkStart w:id="307" w:name="def-complex-number"/>
    <w:p>
      <w:pPr>
        <w:pStyle w:val="BodyText"/>
      </w:pPr>
      <w:del w:id="526" w:author="PR Preview" w:date="2026-01-01T00:00:00Z">
        <w:r>
          <w:rPr>
            <w:b/>
            <w:bCs/>
          </w:rPr>
          <w:delText xml:space="preserve">Definition 84 (Complex number)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rPr>
            <w:b/>
            <w:bCs/>
          </w:rPr>
          <w:delText xml:space="preserve">complex number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[43]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35" w:author="PR Preview" w:date="2026-01-01T00:00:00Z">
        <w:r>
          <w:delText xml:space="preserve">where</w:delText>
        </w:r>
      </w:del>
      <w:del w:id="536" w:author="PR Preview" w:date="2026-01-01T00:00:00Z">
        <w:r>
          <w:delText xml:space="preserve"> </w:delText>
        </w:r>
      </w:del>
      <m:oMath>
        <m:r>
          <m:t>a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and</w:delText>
        </w:r>
      </w:del>
      <w:del w:id="539" w:author="PR Preview" w:date="2026-01-01T00:00:00Z">
        <w:r>
          <w:delText xml:space="preserve"> </w:delText>
        </w:r>
      </w:del>
      <m:oMath>
        <m:r>
          <m:t>b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are real numbers and</w:delText>
        </w:r>
      </w:del>
      <w:del w:id="542" w:author="PR Preview" w:date="2026-01-01T00:00:00Z">
        <w:r>
          <w:delText xml:space="preserve"> </w:delText>
        </w:r>
      </w:del>
      <m:oMath>
        <m:r>
          <m:t>i</m:t>
        </m:r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is the imaginary unit (</w:delText>
        </w:r>
      </w:del>
      <w:hyperlink w:anchor="def-imaginary-unit">
        <w:del w:id="545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546" w:author="PR Preview" w:date="2026-01-01T00:00:00Z">
        <w:r>
          <w:delText xml:space="preserve">).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The set of all complex numbers is</w:delText>
        </w:r>
      </w:del>
      <w:del w:id="54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550" w:author="PR Preview" w:date="2026-01-01T00:00:00Z">
        <w:r>
          <w:delText xml:space="preserve">.</w:delText>
        </w:r>
      </w:del>
    </w:p>
    <w:p>
      <w:pPr>
        <w:pStyle w:val="BodyText"/>
      </w:pPr>
      <w:del w:id="551" w:author="PR Preview" w:date="2026-01-01T00:00:00Z">
        <w:r>
          <w:rPr>
            <w:b/>
            <w:bCs/>
          </w:rPr>
          <w:delText xml:space="preserve">Definition 85 (Real part)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The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rPr>
            <w:b/>
            <w:bCs/>
          </w:rPr>
          <w:delText xml:space="preserve">real part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of a complex number</w:delText>
        </w:r>
      </w:del>
      <w:del w:id="55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(</w:delText>
        </w:r>
      </w:del>
      <w:hyperlink w:anchor="def-complex-number">
        <w:del w:id="561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562" w:author="PR Preview" w:date="2026-01-01T00:00:00Z">
        <w:r>
          <w:delText xml:space="preserve">) is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564" w:author="PR Preview" w:date="2026-01-01T00:00:00Z">
        <w:r>
          <w:delText xml:space="preserve">.</w:delText>
        </w:r>
      </w:del>
    </w:p>
    <w:p>
      <w:pPr>
        <w:pStyle w:val="BodyText"/>
      </w:pPr>
      <w:del w:id="565" w:author="PR Preview" w:date="2026-01-01T00:00:00Z">
        <w:r>
          <w:rPr>
            <w:b/>
            <w:bCs/>
          </w:rPr>
          <w:delText xml:space="preserve">Definition 86 (Imaginary part)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The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rPr>
            <w:b/>
            <w:bCs/>
          </w:rPr>
          <w:delText xml:space="preserve">imaginary part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of a complex number</w:delText>
        </w:r>
      </w:del>
      <w:del w:id="57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(</w:delText>
        </w:r>
      </w:del>
      <w:hyperlink w:anchor="def-complex-number">
        <w:del w:id="575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576" w:author="PR Preview" w:date="2026-01-01T00:00:00Z">
        <w:r>
          <w:delText xml:space="preserve">) is</w:delText>
        </w:r>
      </w:del>
      <w:del w:id="577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578" w:author="PR Preview" w:date="2026-01-01T00:00:00Z">
        <w:r>
          <w:delText xml:space="preserve">.</w:delText>
        </w:r>
      </w:del>
    </w:p>
    <w:p>
      <w:pPr>
        <w:pStyle w:val="BodyText"/>
      </w:pPr>
      <w:del w:id="579" w:author="PR Preview" w:date="2026-01-01T00:00:00Z">
        <w:r>
          <w:rPr>
            <w:b/>
            <w:bCs/>
          </w:rPr>
          <w:delText xml:space="preserve">Definition 87 (Equal complex numbers)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Two complex numbers (</w:delText>
        </w:r>
      </w:del>
      <w:hyperlink w:anchor="def-complex-number">
        <w:del w:id="582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583" w:author="PR Preview" w:date="2026-01-01T00:00:00Z">
        <w:r>
          <w:delText xml:space="preserve">) are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rPr>
            <w:b/>
            <w:bCs/>
          </w:rPr>
          <w:delText xml:space="preserve">equal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exactly when their real parts (</w:delText>
        </w:r>
      </w:del>
      <w:hyperlink w:anchor="def-real-part">
        <w:del w:id="588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589" w:author="PR Preview" w:date="2026-01-01T00:00:00Z">
        <w:r>
          <w:delText xml:space="preserve">) are equal and their imaginary parts (</w:delText>
        </w:r>
      </w:del>
      <w:hyperlink w:anchor="def-imaginary-part">
        <w:del w:id="590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591" w:author="PR Preview" w:date="2026-01-01T00:00:00Z">
        <w:r>
          <w:delText xml:space="preserve">) are equal.</w:delText>
        </w:r>
      </w:del>
    </w:p>
    <w:p>
      <w:pPr>
        <w:pStyle w:val="BodyText"/>
      </w:pPr>
      <w:ins w:id="592" w:author="PR Preview" w:date="2026-01-01T00:00:00Z">
        <w:r>
          <w:rPr>
            <w:b/>
            <w:bCs/>
          </w:rPr>
          <w:t xml:space="preserve">Definition 86 (Complex number)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rPr>
            <w:b/>
            <w:bCs/>
          </w:rPr>
          <w:t xml:space="preserve">complex number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[43]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01" w:author="PR Preview" w:date="2026-01-01T00:00:00Z">
        <w:r>
          <w:t xml:space="preserve">where</w:t>
        </w:r>
      </w:ins>
      <w:ins w:id="602" w:author="PR Preview" w:date="2026-01-01T00:00:00Z">
        <w:r>
          <w:t xml:space="preserve"> </w:t>
        </w:r>
      </w:ins>
      <m:oMath>
        <m:r>
          <m:t>a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and</w:t>
        </w:r>
      </w:ins>
      <w:ins w:id="605" w:author="PR Preview" w:date="2026-01-01T00:00:00Z">
        <w:r>
          <w:t xml:space="preserve"> </w:t>
        </w:r>
      </w:ins>
      <m:oMath>
        <m:r>
          <m:t>b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are real numbers and</w:t>
        </w:r>
      </w:ins>
      <w:ins w:id="608" w:author="PR Preview" w:date="2026-01-01T00:00:00Z">
        <w:r>
          <w:t xml:space="preserve"> </w:t>
        </w:r>
      </w:ins>
      <m:oMath>
        <m:r>
          <m:t>i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is the imaginary unit (</w:t>
        </w:r>
      </w:ins>
      <w:hyperlink w:anchor="def-imaginary-unit">
        <w:ins w:id="611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612" w:author="PR Preview" w:date="2026-01-01T00:00:00Z">
        <w:r>
          <w:t xml:space="preserve">).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 set of all complex numbers is</w:t>
        </w:r>
      </w:ins>
      <w:ins w:id="61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616" w:author="PR Preview" w:date="2026-01-01T00:00:00Z">
        <w:r>
          <w:t xml:space="preserve">.</w:t>
        </w:r>
      </w:ins>
    </w:p>
    <w:bookmarkEnd w:id="307"/>
    <w:bookmarkStart w:id="308" w:name="def-real-part"/>
    <w:p>
      <w:pPr>
        <w:pStyle w:val="BodyText"/>
      </w:pPr>
      <w:ins w:id="617" w:author="PR Preview" w:date="2026-01-01T00:00:00Z">
        <w:r>
          <w:rPr>
            <w:b/>
            <w:bCs/>
          </w:rPr>
          <w:t xml:space="preserve">Definition 87 (Real part)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The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rPr>
            <w:b/>
            <w:bCs/>
          </w:rPr>
          <w:t xml:space="preserve">real part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of a complex number</w:t>
        </w:r>
      </w:ins>
      <w:ins w:id="62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(</w:t>
        </w:r>
      </w:ins>
      <w:hyperlink w:anchor="def-complex-number">
        <w:ins w:id="627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628" w:author="PR Preview" w:date="2026-01-01T00:00:00Z">
        <w:r>
          <w:t xml:space="preserve">) is</w:t>
        </w:r>
      </w:ins>
      <w:ins w:id="629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630" w:author="PR Preview" w:date="2026-01-01T00:00:00Z">
        <w:r>
          <w:t xml:space="preserve">.</w:t>
        </w:r>
      </w:ins>
    </w:p>
    <w:bookmarkEnd w:id="308"/>
    <w:bookmarkStart w:id="309" w:name="def-imaginary-part"/>
    <w:p>
      <w:pPr>
        <w:pStyle w:val="BodyText"/>
      </w:pPr>
      <w:ins w:id="631" w:author="PR Preview" w:date="2026-01-01T00:00:00Z">
        <w:r>
          <w:rPr>
            <w:b/>
            <w:bCs/>
          </w:rPr>
          <w:t xml:space="preserve">Definition 88 (Imaginary part)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The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rPr>
            <w:b/>
            <w:bCs/>
          </w:rPr>
          <w:t xml:space="preserve">imaginary part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of a complex number</w:t>
        </w:r>
      </w:ins>
      <w:ins w:id="63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(</w:t>
        </w:r>
      </w:ins>
      <w:hyperlink w:anchor="def-complex-number">
        <w:ins w:id="641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642" w:author="PR Preview" w:date="2026-01-01T00:00:00Z">
        <w:r>
          <w:t xml:space="preserve">) is</w:t>
        </w:r>
      </w:ins>
      <w:ins w:id="643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644" w:author="PR Preview" w:date="2026-01-01T00:00:00Z">
        <w:r>
          <w:t xml:space="preserve">.</w:t>
        </w:r>
      </w:ins>
    </w:p>
    <w:bookmarkEnd w:id="309"/>
    <w:bookmarkStart w:id="310" w:name="def-complex-equality"/>
    <w:p>
      <w:pPr>
        <w:pStyle w:val="BodyText"/>
      </w:pPr>
      <w:ins w:id="645" w:author="PR Preview" w:date="2026-01-01T00:00:00Z">
        <w:r>
          <w:rPr>
            <w:b/>
            <w:bCs/>
          </w:rPr>
          <w:t xml:space="preserve">Definition 89 (Equal complex numbers)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Two complex numbers (</w:t>
        </w:r>
      </w:ins>
      <w:hyperlink w:anchor="def-complex-number">
        <w:ins w:id="648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649" w:author="PR Preview" w:date="2026-01-01T00:00:00Z">
        <w:r>
          <w:t xml:space="preserve">) are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rPr>
            <w:b/>
            <w:bCs/>
          </w:rPr>
          <w:t xml:space="preserve">equal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exactly when their real parts (</w:t>
        </w:r>
      </w:ins>
      <w:hyperlink w:anchor="def-real-part">
        <w:ins w:id="654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655" w:author="PR Preview" w:date="2026-01-01T00:00:00Z">
        <w:r>
          <w:t xml:space="preserve">) are equal and their imaginary parts (</w:t>
        </w:r>
      </w:ins>
      <w:hyperlink w:anchor="def-imaginary-part">
        <w:ins w:id="656" w:author="PR Preview" w:date="2026-01-01T00:00:00Z">
          <w:r>
            <w:rPr>
              <w:rStyle w:val="Hyperlink"/>
            </w:rPr>
            <w:t xml:space="preserve">Definition 88</w:t>
          </w:r>
        </w:ins>
      </w:hyperlink>
      <w:ins w:id="657" w:author="PR Preview" w:date="2026-01-01T00:00:00Z">
        <w:r>
          <w:t xml:space="preserve">) are equal.</w:t>
        </w:r>
      </w:ins>
    </w:p>
    <w:bookmarkEnd w:id="310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1" w:name="exm-complex-number"/>
    <w:p>
      <w:pPr>
        <w:pStyle w:val="BodyText"/>
      </w:pPr>
      <w:del w:id="658" w:author="PR Preview" w:date="2026-01-01T00:00:00Z">
        <w:r>
          <w:rPr>
            <w:b/>
            <w:bCs/>
          </w:rPr>
          <w:delText xml:space="preserve">Example 66 (Real and imaginary parts)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For</w:delText>
        </w:r>
      </w:del>
      <w:del w:id="66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62" w:author="PR Preview" w:date="2026-01-01T00:00:00Z">
        <w:r>
          <w:delText xml:space="preserve">, the real part is</w:delText>
        </w:r>
      </w:del>
      <w:del w:id="663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and the imaginary part is</w:delText>
        </w:r>
      </w:del>
      <w:del w:id="666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667" w:author="PR Preview" w:date="2026-01-01T00:00:00Z">
        <w:r>
          <w:delText xml:space="preserve">: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the imaginary part is the real number</w:delText>
        </w:r>
      </w:del>
      <w:del w:id="67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671" w:author="PR Preview" w:date="2026-01-01T00:00:00Z">
        <w:r>
          <w:delText xml:space="preserve">, not</w:delText>
        </w:r>
      </w:del>
      <w:del w:id="6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73" w:author="PR Preview" w:date="2026-01-01T00:00:00Z">
        <w:r>
          <w:delText xml:space="preserve">.</w:delText>
        </w:r>
      </w:del>
    </w:p>
    <w:p>
      <w:pPr>
        <w:pStyle w:val="BodyText"/>
      </w:pPr>
      <w:ins w:id="674" w:author="PR Preview" w:date="2026-01-01T00:00:00Z">
        <w:r>
          <w:rPr>
            <w:b/>
            <w:bCs/>
          </w:rPr>
          <w:t xml:space="preserve">Example 68 (Real and imaginary parts)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For</w:t>
        </w:r>
      </w:ins>
      <w:ins w:id="67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78" w:author="PR Preview" w:date="2026-01-01T00:00:00Z">
        <w:r>
          <w:t xml:space="preserve">, the real part is</w:t>
        </w:r>
      </w:ins>
      <w:ins w:id="679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and the imaginary part is</w:t>
        </w:r>
      </w:ins>
      <w:ins w:id="682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683" w:author="PR Preview" w:date="2026-01-01T00:00:00Z">
        <w:r>
          <w:t xml:space="preserve">: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 imaginary part is the real number</w:t>
        </w:r>
      </w:ins>
      <w:ins w:id="68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687" w:author="PR Preview" w:date="2026-01-01T00:00:00Z">
        <w:r>
          <w:t xml:space="preserve">, not</w:t>
        </w:r>
      </w:ins>
      <w:ins w:id="68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89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1"/>
    <w:bookmarkStart w:id="312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90" w:author="PR Preview" w:date="2026-01-01T00:00:00Z">
        <w:r>
          <w:delText xml:space="preserve">so</w:delText>
        </w:r>
      </w:del>
      <w:del w:id="691" w:author="PR Preview" w:date="2026-01-01T00:00:00Z">
        <w:r>
          <w:delText xml:space="preserve"> </w:delText>
        </w:r>
      </w:del>
      <m:oMath>
        <m:r>
          <m:t>a</m:t>
        </m:r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is the complex number</w:delText>
        </w:r>
      </w:del>
      <w:del w:id="69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95" w:author="PR Preview" w:date="2026-01-01T00:00:00Z">
        <w:r>
          <w:delText xml:space="preserve">, whose imaginary part is</w:delText>
        </w:r>
      </w:del>
      <w:del w:id="696" w:author="PR Preview" w:date="2026-01-01T00:00:00Z">
        <w:r>
          <w:delText xml:space="preserve"> </w:delText>
        </w:r>
      </w:del>
      <m:oMath>
        <m:r>
          <m:t>0</m:t>
        </m:r>
      </m:oMath>
      <w:del w:id="697" w:author="PR Preview" w:date="2026-01-01T00:00:00Z">
        <w:r>
          <w:delText xml:space="preserve">.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The real part of</w:delText>
        </w:r>
      </w:del>
      <w:del w:id="7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is</w:delText>
        </w:r>
      </w:del>
      <w:del w:id="703" w:author="PR Preview" w:date="2026-01-01T00:00:00Z">
        <w:r>
          <w:delText xml:space="preserve"> </w:delText>
        </w:r>
      </w:del>
      <m:oMath>
        <m:r>
          <m:t>a</m:t>
        </m:r>
      </m:oMath>
      <w:del w:id="704" w:author="PR Preview" w:date="2026-01-01T00:00:00Z">
        <w:r>
          <w:delText xml:space="preserve">, and by the equality rule in</w:delText>
        </w:r>
      </w:del>
      <w:del w:id="705" w:author="PR Preview" w:date="2026-01-01T00:00:00Z">
        <w:r>
          <w:delText xml:space="preserve"> </w:delText>
        </w:r>
      </w:del>
      <w:hyperlink w:anchor="def-complex-equality">
        <w:del w:id="706" w:author="PR Preview" w:date="2026-01-01T00:00:00Z">
          <w:r>
            <w:rPr>
              <w:rStyle w:val="Hyperlink"/>
            </w:rPr>
            <w:delText xml:space="preserve">Definition 87</w:delText>
          </w:r>
        </w:del>
      </w:hyperlink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709" w:author="PR Preview" w:date="2026-01-01T00:00:00Z">
        <w:r>
          <w:t xml:space="preserve">so</w:t>
        </w:r>
      </w:ins>
      <w:ins w:id="710" w:author="PR Preview" w:date="2026-01-01T00:00:00Z">
        <w:r>
          <w:t xml:space="preserve"> </w:t>
        </w:r>
      </w:ins>
      <m:oMath>
        <m:r>
          <m:t>a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 the complex number</w:t>
        </w:r>
      </w:ins>
      <w:ins w:id="7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714" w:author="PR Preview" w:date="2026-01-01T00:00:00Z">
        <w:r>
          <w:t xml:space="preserve">, whose imaginary part is</w:t>
        </w:r>
      </w:ins>
      <w:ins w:id="715" w:author="PR Preview" w:date="2026-01-01T00:00:00Z">
        <w:r>
          <w:t xml:space="preserve"> </w:t>
        </w:r>
      </w:ins>
      <m:oMath>
        <m:r>
          <m:t>0</m:t>
        </m:r>
      </m:oMath>
      <w:ins w:id="716" w:author="PR Preview" w:date="2026-01-01T00:00:00Z">
        <w:r>
          <w:t xml:space="preserve">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 real part of</w:t>
        </w:r>
      </w:ins>
      <w:ins w:id="7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</w:t>
        </w:r>
      </w:ins>
      <w:ins w:id="722" w:author="PR Preview" w:date="2026-01-01T00:00:00Z">
        <w:r>
          <w:t xml:space="preserve"> </w:t>
        </w:r>
      </w:ins>
      <m:oMath>
        <m:r>
          <m:t>a</m:t>
        </m:r>
      </m:oMath>
      <w:ins w:id="723" w:author="PR Preview" w:date="2026-01-01T00:00:00Z">
        <w:r>
          <w:t xml:space="preserve">, and by the equality rule in</w:t>
        </w:r>
      </w:ins>
      <w:ins w:id="724" w:author="PR Preview" w:date="2026-01-01T00:00:00Z">
        <w:r>
          <w:t xml:space="preserve"> </w:t>
        </w:r>
      </w:ins>
      <w:hyperlink w:anchor="def-complex-equality">
        <w:ins w:id="725" w:author="PR Preview" w:date="2026-01-01T00:00:00Z">
          <w:r>
            <w:rPr>
              <w:rStyle w:val="Hyperlink"/>
            </w:rPr>
            <w:t xml:space="preserve">Definition 89</w:t>
          </w:r>
        </w:ins>
      </w:hyperlink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3" w:name="exm-reals-in-complex"/>
    <w:p>
      <w:pPr>
        <w:pStyle w:val="BodyText"/>
      </w:pPr>
      <w:del w:id="728" w:author="PR Preview" w:date="2026-01-01T00:00:00Z">
        <w:r>
          <w:rPr>
            <w:b/>
            <w:bCs/>
          </w:rPr>
          <w:delText xml:space="preserve">Example 67 (Which complex numbers are real)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R stores complex numbers as a real part and an imaginary part.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The code below converts the real number</w:delText>
        </w:r>
      </w:del>
      <w:del w:id="733" w:author="PR Preview" w:date="2026-01-01T00:00:00Z">
        <w:r>
          <w:delText xml:space="preserve"> </w:delText>
        </w:r>
      </w:del>
      <m:oMath>
        <m:r>
          <m:t>7</m:t>
        </m:r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to a complex number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738" w:author="PR Preview" w:date="2026-01-01T00:00:00Z">
        <w:r>
          <w:rPr>
            <w:b/>
            <w:bCs/>
          </w:rPr>
          <w:t xml:space="preserve">Example 69 (Which complex numbers are real)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R stores complex numbers as a real part and an imaginary part.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The code below converts the real number</w:t>
        </w:r>
      </w:ins>
      <w:ins w:id="743" w:author="PR Preview" w:date="2026-01-01T00:00:00Z">
        <w:r>
          <w:t xml:space="preserve"> </w:t>
        </w:r>
      </w:ins>
      <m:oMath>
        <m:r>
          <m:t>7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to a complex number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3"/>
    <w:bookmarkStart w:id="314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5" w:name="exm-complex-arithmetic"/>
    <w:p>
      <w:pPr>
        <w:pStyle w:val="BodyText"/>
      </w:pPr>
      <w:del w:id="748" w:author="PR Preview" w:date="2026-01-01T00:00:00Z">
        <w:r>
          <w:rPr>
            <w:b/>
            <w:bCs/>
          </w:rPr>
          <w:delText xml:space="preserve">Example 68 (Adding and multiplying two complex numbers)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Let</w:delText>
        </w:r>
      </w:del>
      <w:del w:id="751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and</w:delText>
        </w:r>
      </w:del>
      <w:del w:id="75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755" w:author="PR Preview" w:date="2026-01-01T00:00:00Z">
        <w:r>
          <w:delText xml:space="preserve">.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Their sum is</w:delText>
        </w:r>
      </w:del>
    </w:p>
    <w:p>
      <w:pPr>
        <w:pStyle w:val="BodyText"/>
      </w:pPr>
      <w:ins w:id="758" w:author="PR Preview" w:date="2026-01-01T00:00:00Z">
        <w:r>
          <w:rPr>
            <w:b/>
            <w:bCs/>
          </w:rPr>
          <w:t xml:space="preserve">Example 70 (Adding and multiplying two complex numbers)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Let</w:t>
        </w:r>
      </w:ins>
      <w:ins w:id="761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</w:t>
        </w:r>
      </w:ins>
      <w:ins w:id="76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765" w:author="PR Preview" w:date="2026-01-01T00:00:00Z">
        <w:r>
          <w:t xml:space="preserve">.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complex-conjugate"/>
    <w:p>
      <w:pPr>
        <w:pStyle w:val="FirstParagraph"/>
      </w:pPr>
      <w:del w:id="768" w:author="PR Preview" w:date="2026-01-01T00:00:00Z">
        <w:r>
          <w:rPr>
            <w:b/>
            <w:bCs/>
          </w:rPr>
          <w:delText xml:space="preserve">Definition 88 (Complex conjugate)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The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rPr>
            <w:b/>
            <w:bCs/>
          </w:rPr>
          <w:delText xml:space="preserve">complex conjugate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[44]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of a complex number</w:delText>
        </w:r>
      </w:del>
      <w:del w:id="77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(</w:delText>
        </w:r>
      </w:del>
      <w:hyperlink w:anchor="def-complex-number">
        <w:del w:id="780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781" w:author="PR Preview" w:date="2026-01-01T00:00:00Z">
        <w:r>
          <w:delText xml:space="preserve">) is</w:delText>
        </w:r>
      </w:del>
    </w:p>
    <w:p>
      <w:pPr>
        <w:pStyle w:val="FirstParagraph"/>
      </w:pPr>
      <w:ins w:id="782" w:author="PR Preview" w:date="2026-01-01T00:00:00Z">
        <w:r>
          <w:rPr>
            <w:b/>
            <w:bCs/>
          </w:rPr>
          <w:t xml:space="preserve">Definition 90 (Complex conjugate)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The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rPr>
            <w:b/>
            <w:bCs/>
          </w:rPr>
          <w:t xml:space="preserve">complex conjugate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[44]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of a complex number</w:t>
        </w:r>
      </w:ins>
      <w:ins w:id="79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(</w:t>
        </w:r>
      </w:ins>
      <w:hyperlink w:anchor="def-complex-number">
        <w:ins w:id="794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79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6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7" w:name="exm-complex-conjugate"/>
    <w:p>
      <w:pPr>
        <w:pStyle w:val="BodyText"/>
      </w:pPr>
      <w:del w:id="796" w:author="PR Preview" w:date="2026-01-01T00:00:00Z">
        <w:r>
          <w:rPr>
            <w:b/>
            <w:bCs/>
          </w:rPr>
          <w:delText xml:space="preserve">Example 69 (Complex conjugates)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 </w:delText>
        </w:r>
      </w:del>
    </w:p>
    <w:p>
      <w:pPr>
        <w:pStyle w:val="BodyText"/>
      </w:pPr>
      <w:ins w:id="799" w:author="PR Preview" w:date="2026-01-01T00:00:00Z">
        <w:r>
          <w:rPr>
            <w:b/>
            <w:bCs/>
          </w:rPr>
          <w:t xml:space="preserve">Example 71 (Complex conjugates)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 </w:t>
        </w:r>
      </w:ins>
    </w:p>
    <w:p>
      <w:pPr>
        <w:numPr>
          <w:ilvl w:val="0"/>
          <w:numId w:val="1062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7"/>
    <w:bookmarkStart w:id="318" w:name="def-complex-modulus"/>
    <w:p>
      <w:pPr>
        <w:pStyle w:val="FirstParagraph"/>
      </w:pPr>
      <w:del w:id="802" w:author="PR Preview" w:date="2026-01-01T00:00:00Z">
        <w:r>
          <w:rPr>
            <w:b/>
            <w:bCs/>
          </w:rPr>
          <w:delText xml:space="preserve">Definition 89 (Absolute value (modulus) of a complex number)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The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rPr>
            <w:b/>
            <w:bCs/>
          </w:rPr>
          <w:delText xml:space="preserve">absolute value</w:delText>
        </w:r>
      </w:del>
      <w:del w:id="807" w:author="PR Preview" w:date="2026-01-01T00:00:00Z">
        <w:r>
          <w:delText xml:space="preserve">, or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rPr>
            <w:b/>
            <w:bCs/>
          </w:rPr>
          <w:delText xml:space="preserve">modulus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[43]</w:delText>
        </w:r>
      </w:del>
      <w:del w:id="812" w:author="PR Preview" w:date="2026-01-01T00:00:00Z">
        <w:r>
          <w:delText xml:space="preserve">, of a complex number</w:delText>
        </w:r>
      </w:del>
      <w:del w:id="81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(</w:delText>
        </w:r>
      </w:del>
      <w:hyperlink w:anchor="def-complex-number">
        <w:del w:id="816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817" w:author="PR Preview" w:date="2026-01-01T00:00:00Z">
        <w:r>
          <w:delText xml:space="preserve">) is</w:delText>
        </w:r>
      </w:del>
    </w:p>
    <w:p>
      <w:pPr>
        <w:pStyle w:val="FirstParagraph"/>
      </w:pPr>
      <w:ins w:id="818" w:author="PR Preview" w:date="2026-01-01T00:00:00Z">
        <w:r>
          <w:rPr>
            <w:b/>
            <w:bCs/>
          </w:rPr>
          <w:t xml:space="preserve">Definition 91 (Absolute value (modulus) of a complex number)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The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rPr>
            <w:b/>
            <w:bCs/>
          </w:rPr>
          <w:t xml:space="preserve">absolute value</w:t>
        </w:r>
      </w:ins>
      <w:ins w:id="823" w:author="PR Preview" w:date="2026-01-01T00:00:00Z">
        <w:r>
          <w:t xml:space="preserve">, or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rPr>
            <w:b/>
            <w:bCs/>
          </w:rPr>
          <w:t xml:space="preserve">modulus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[43]</w:t>
        </w:r>
      </w:ins>
      <w:ins w:id="828" w:author="PR Preview" w:date="2026-01-01T00:00:00Z">
        <w:r>
          <w:t xml:space="preserve">, of a complex number</w:t>
        </w:r>
      </w:ins>
      <w:ins w:id="82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(</w:t>
        </w:r>
      </w:ins>
      <w:hyperlink w:anchor="def-complex-number">
        <w:ins w:id="832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833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8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9" w:name="exm-complex-modulus"/>
    <w:p>
      <w:pPr>
        <w:pStyle w:val="BodyText"/>
      </w:pPr>
      <w:del w:id="834" w:author="PR Preview" w:date="2026-01-01T00:00:00Z">
        <w:r>
          <w:rPr>
            <w:b/>
            <w:bCs/>
          </w:rPr>
          <w:delText xml:space="preserve">Example 70 (Absolute values of complex numbers)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 </w:delText>
        </w:r>
      </w:del>
    </w:p>
    <w:p>
      <w:pPr>
        <w:pStyle w:val="BodyText"/>
      </w:pPr>
      <w:ins w:id="837" w:author="PR Preview" w:date="2026-01-01T00:00:00Z">
        <w:r>
          <w:rPr>
            <w:b/>
            <w:bCs/>
          </w:rPr>
          <w:t xml:space="preserve">Example 72 (Absolute values of complex numbers)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3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9"/>
    <w:bookmarkStart w:id="320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1" w:name="exm-conj-product"/>
    <w:p>
      <w:pPr>
        <w:pStyle w:val="BodyText"/>
      </w:pPr>
      <w:del w:id="840" w:author="PR Preview" w:date="2026-01-01T00:00:00Z">
        <w:r>
          <w:rPr>
            <w:b/>
            <w:bCs/>
          </w:rPr>
          <w:delText xml:space="preserve">Example 71 (Multiplying</w:delText>
        </w:r>
      </w:del>
      <w:del w:id="841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842" w:author="PR Preview" w:date="2026-01-01T00:00:00Z">
        <w:r>
          <w:rPr>
            <w:b/>
            <w:bCs/>
          </w:rPr>
          <w:delText xml:space="preserve"> </w:delText>
        </w:r>
      </w:del>
      <w:del w:id="843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844" w:author="PR Preview" w:date="2026-01-01T00:00:00Z">
        <w:r>
          <w:delText xml:space="preserve">which is</w:delText>
        </w:r>
      </w:del>
      <w:del w:id="8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from</w:delText>
        </w:r>
      </w:del>
      <w:del w:id="848" w:author="PR Preview" w:date="2026-01-01T00:00:00Z">
        <w:r>
          <w:delText xml:space="preserve"> </w:delText>
        </w:r>
      </w:del>
      <w:hyperlink w:anchor="exm-complex-modulus">
        <w:del w:id="849" w:author="PR Preview" w:date="2026-01-01T00:00:00Z">
          <w:r>
            <w:rPr>
              <w:rStyle w:val="Hyperlink"/>
            </w:rPr>
            <w:delText xml:space="preserve">Example 70</w:delText>
          </w:r>
        </w:del>
      </w:hyperlink>
      <w:del w:id="850" w:author="PR Preview" w:date="2026-01-01T00:00:00Z">
        <w:r>
          <w:delText xml:space="preserve">, as</w:delText>
        </w:r>
      </w:del>
      <w:del w:id="851" w:author="PR Preview" w:date="2026-01-01T00:00:00Z">
        <w:r>
          <w:delText xml:space="preserve"> </w:delText>
        </w:r>
      </w:del>
      <w:hyperlink w:anchor="thm-conj-product">
        <w:del w:id="852" w:author="PR Preview" w:date="2026-01-01T00:00:00Z">
          <w:r>
            <w:rPr>
              <w:rStyle w:val="Hyperlink"/>
            </w:rPr>
            <w:delText xml:space="preserve">Theorem 38</w:delText>
          </w:r>
        </w:del>
      </w:hyperlink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says.</w:delText>
        </w:r>
      </w:del>
    </w:p>
    <w:p>
      <w:pPr>
        <w:pStyle w:val="BodyText"/>
      </w:pPr>
      <w:ins w:id="855" w:author="PR Preview" w:date="2026-01-01T00:00:00Z">
        <w:r>
          <w:rPr>
            <w:b/>
            <w:bCs/>
          </w:rPr>
          <w:t xml:space="preserve">Example 73 (Multiplying</w:t>
        </w:r>
      </w:ins>
      <w:ins w:id="85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857" w:author="PR Preview" w:date="2026-01-01T00:00:00Z">
        <w:r>
          <w:rPr>
            <w:b/>
            <w:bCs/>
          </w:rPr>
          <w:t xml:space="preserve"> </w:t>
        </w:r>
      </w:ins>
      <w:ins w:id="858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859" w:author="PR Preview" w:date="2026-01-01T00:00:00Z">
        <w:r>
          <w:t xml:space="preserve">which is</w:t>
        </w:r>
      </w:ins>
      <w:ins w:id="86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from</w:t>
        </w:r>
      </w:ins>
      <w:ins w:id="863" w:author="PR Preview" w:date="2026-01-01T00:00:00Z">
        <w:r>
          <w:t xml:space="preserve"> </w:t>
        </w:r>
      </w:ins>
      <w:hyperlink w:anchor="exm-complex-modulus">
        <w:ins w:id="864" w:author="PR Preview" w:date="2026-01-01T00:00:00Z">
          <w:r>
            <w:rPr>
              <w:rStyle w:val="Hyperlink"/>
            </w:rPr>
            <w:t xml:space="preserve">Example 72</w:t>
          </w:r>
        </w:ins>
      </w:hyperlink>
      <w:ins w:id="865" w:author="PR Preview" w:date="2026-01-01T00:00:00Z">
        <w:r>
          <w:t xml:space="preserve">, as</w:t>
        </w:r>
      </w:ins>
      <w:ins w:id="866" w:author="PR Preview" w:date="2026-01-01T00:00:00Z">
        <w:r>
          <w:t xml:space="preserve"> </w:t>
        </w:r>
      </w:ins>
      <w:hyperlink w:anchor="thm-conj-product">
        <w:ins w:id="867" w:author="PR Preview" w:date="2026-01-01T00:00:00Z">
          <w:r>
            <w:rPr>
              <w:rStyle w:val="Hyperlink"/>
            </w:rPr>
            <w:t xml:space="preserve">Theorem 38</w:t>
          </w:r>
        </w:ins>
      </w:hyperlink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says.</w:t>
        </w:r>
      </w:ins>
    </w:p>
    <w:bookmarkEnd w:id="321"/>
    <w:bookmarkEnd w:id="322"/>
    <w:bookmarkStart w:id="32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4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4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3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25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https://en.wikipedia.org/wiki/Transitive_relation</w:t>
        </w:r>
      </w:hyperlink>
    </w:p>
    <w:bookmarkEnd w:id="325"/>
    <w:bookmarkStart w:id="327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https://en.wikipedia.org/wiki/Identity_(mathematics)</w:t>
        </w:r>
      </w:hyperlink>
    </w:p>
    <w:bookmarkEnd w:id="327"/>
    <w:bookmarkStart w:id="329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https://en.wikipedia.org/wiki/Inequality_(mathematics)</w:t>
        </w:r>
      </w:hyperlink>
    </w:p>
    <w:bookmarkEnd w:id="329"/>
    <w:bookmarkStart w:id="331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https://en.wikipedia.org/wiki/Exponentiation</w:t>
        </w:r>
      </w:hyperlink>
    </w:p>
    <w:bookmarkEnd w:id="331"/>
    <w:bookmarkStart w:id="333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https://en.wikipedia.org/wiki/Square_root</w:t>
        </w:r>
      </w:hyperlink>
    </w:p>
    <w:bookmarkEnd w:id="333"/>
    <w:bookmarkStart w:id="335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https://en.wikipedia.org/wiki/Absolute_value</w:t>
        </w:r>
      </w:hyperlink>
    </w:p>
    <w:bookmarkEnd w:id="335"/>
    <w:bookmarkStart w:id="337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https://en.wikipedia.org/wiki/Percentage</w:t>
        </w:r>
      </w:hyperlink>
    </w:p>
    <w:bookmarkEnd w:id="337"/>
    <w:bookmarkStart w:id="339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https://en.wikipedia.org/wiki/Maxima_and_minima</w:t>
        </w:r>
      </w:hyperlink>
    </w:p>
    <w:bookmarkEnd w:id="339"/>
    <w:bookmarkStart w:id="341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https://en.wikipedia.org/wiki/Arg_max</w:t>
        </w:r>
      </w:hyperlink>
    </w:p>
    <w:bookmarkEnd w:id="341"/>
    <w:bookmarkStart w:id="343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https://en.wikipedia.org/wiki/Line_segment</w:t>
        </w:r>
      </w:hyperlink>
    </w:p>
    <w:bookmarkEnd w:id="343"/>
    <w:bookmarkStart w:id="345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https://en.wikipedia.org/wiki/Chord_(geometry)</w:t>
        </w:r>
      </w:hyperlink>
    </w:p>
    <w:bookmarkEnd w:id="345"/>
    <w:bookmarkStart w:id="347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https://en.wikipedia.org/wiki/Convex_function</w:t>
        </w:r>
      </w:hyperlink>
    </w:p>
    <w:bookmarkEnd w:id="347"/>
    <w:bookmarkStart w:id="349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https://en.wikipedia.org/wiki/Jensen%27s_inequality</w:t>
        </w:r>
      </w:hyperlink>
    </w:p>
    <w:bookmarkEnd w:id="349"/>
    <w:bookmarkStart w:id="351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https://en.wikipedia.org/wiki/Upper_and_lower_bounds</w:t>
        </w:r>
      </w:hyperlink>
    </w:p>
    <w:bookmarkEnd w:id="351"/>
    <w:bookmarkStart w:id="353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https://en.wikipedia.org/wiki/Least-upper-bound_property</w:t>
        </w:r>
      </w:hyperlink>
    </w:p>
    <w:bookmarkEnd w:id="353"/>
    <w:bookmarkStart w:id="354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4"/>
    <w:bookmarkStart w:id="356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https://en.wikipedia.org/wiki/Infimum_and_supremum</w:t>
        </w:r>
      </w:hyperlink>
    </w:p>
    <w:bookmarkEnd w:id="356"/>
    <w:bookmarkStart w:id="358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https://en.wikipedia.org/wiki/Identity_element</w:t>
        </w:r>
      </w:hyperlink>
    </w:p>
    <w:bookmarkEnd w:id="358"/>
    <w:bookmarkStart w:id="360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https://en.wikipedia.org/wiki/Commutative_property</w:t>
        </w:r>
      </w:hyperlink>
    </w:p>
    <w:bookmarkEnd w:id="360"/>
    <w:bookmarkStart w:id="362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https://en.wikipedia.org/wiki/Associative_property</w:t>
        </w:r>
      </w:hyperlink>
    </w:p>
    <w:bookmarkEnd w:id="362"/>
    <w:bookmarkStart w:id="364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https://en.wikipedia.org/wiki/Distributive_property</w:t>
        </w:r>
      </w:hyperlink>
    </w:p>
    <w:bookmarkEnd w:id="364"/>
    <w:bookmarkStart w:id="366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https://en.wikipedia.org/wiki/Like_terms</w:t>
        </w:r>
      </w:hyperlink>
    </w:p>
    <w:bookmarkEnd w:id="366"/>
    <w:bookmarkStart w:id="368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https://en.wikipedia.org/wiki/Polynomial</w:t>
        </w:r>
      </w:hyperlink>
    </w:p>
    <w:bookmarkEnd w:id="368"/>
    <w:bookmarkStart w:id="370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https://en.wikipedia.org/wiki/Quadratic_function</w:t>
        </w:r>
      </w:hyperlink>
    </w:p>
    <w:bookmarkEnd w:id="370"/>
    <w:bookmarkStart w:id="372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https://en.wikipedia.org/wiki/Parabola</w:t>
        </w:r>
      </w:hyperlink>
    </w:p>
    <w:bookmarkEnd w:id="372"/>
    <w:bookmarkStart w:id="374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https://en.wikipedia.org/wiki/Affine_transformation</w:t>
        </w:r>
      </w:hyperlink>
    </w:p>
    <w:bookmarkEnd w:id="374"/>
    <w:bookmarkStart w:id="376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https://en.wikipedia.org/wiki/Slope</w:t>
        </w:r>
      </w:hyperlink>
    </w:p>
    <w:bookmarkEnd w:id="376"/>
    <w:bookmarkStart w:id="378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https://en.wikipedia.org/wiki/Linear_function</w:t>
        </w:r>
      </w:hyperlink>
    </w:p>
    <w:bookmarkEnd w:id="378"/>
    <w:bookmarkStart w:id="380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https://en.wikipedia.org/wiki/Limit_of_a_sequence</w:t>
        </w:r>
      </w:hyperlink>
    </w:p>
    <w:bookmarkEnd w:id="380"/>
    <w:bookmarkStart w:id="382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https://en.wikipedia.org/wiki/Exponential_function</w:t>
        </w:r>
      </w:hyperlink>
    </w:p>
    <w:bookmarkEnd w:id="382"/>
    <w:bookmarkStart w:id="384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https://en.wikipedia.org/wiki/E_(mathematical_constant)</w:t>
        </w:r>
      </w:hyperlink>
    </w:p>
    <w:bookmarkEnd w:id="384"/>
    <w:bookmarkStart w:id="386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https://en.wikipedia.org/wiki/Natural_logarithm</w:t>
        </w:r>
      </w:hyperlink>
    </w:p>
    <w:bookmarkEnd w:id="386"/>
    <w:bookmarkStart w:id="388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https://en.wikipedia.org/wiki/Logarithm</w:t>
        </w:r>
      </w:hyperlink>
    </w:p>
    <w:bookmarkEnd w:id="388"/>
    <w:bookmarkStart w:id="390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0"/>
    <w:bookmarkStart w:id="392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https://en.wikipedia.org/wiki/Contour_line</w:t>
        </w:r>
      </w:hyperlink>
    </w:p>
    <w:bookmarkEnd w:id="392"/>
    <w:bookmarkStart w:id="394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https://en.wikipedia.org/wiki/Unit_circle</w:t>
        </w:r>
      </w:hyperlink>
    </w:p>
    <w:bookmarkEnd w:id="394"/>
    <w:bookmarkStart w:id="396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https://en.wikipedia.org/wiki/Pi</w:t>
        </w:r>
      </w:hyperlink>
    </w:p>
    <w:bookmarkEnd w:id="396"/>
    <w:bookmarkStart w:id="398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https://en.wikipedia.org/wiki/Sine_and_cosine</w:t>
        </w:r>
      </w:hyperlink>
    </w:p>
    <w:bookmarkEnd w:id="398"/>
    <w:bookmarkStart w:id="400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https://en.wikipedia.org/wiki/Trigonometric_functions</w:t>
        </w:r>
      </w:hyperlink>
    </w:p>
    <w:bookmarkEnd w:id="400"/>
    <w:bookmarkStart w:id="402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https://en.wikipedia.org/wiki/Pythagorean_trigonometric_identity</w:t>
        </w:r>
      </w:hyperlink>
    </w:p>
    <w:bookmarkEnd w:id="402"/>
    <w:bookmarkStart w:id="404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https://en.wikipedia.org/wiki/Imaginary_unit</w:t>
        </w:r>
      </w:hyperlink>
    </w:p>
    <w:bookmarkEnd w:id="404"/>
    <w:bookmarkStart w:id="406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6"/>
    <w:bookmarkStart w:id="408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https://en.wikipedia.org/wiki/Complex_number</w:t>
        </w:r>
      </w:hyperlink>
    </w:p>
    <w:bookmarkEnd w:id="408"/>
    <w:bookmarkStart w:id="410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https://en.wikipedia.org/wiki/Complex_conjugate</w:t>
        </w:r>
      </w:hyperlink>
    </w:p>
    <w:bookmarkEnd w:id="410"/>
    <w:bookmarkStart w:id="412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1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92" Type="http://schemas.openxmlformats.org/officeDocument/2006/relationships/image" Target="media/rId292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5" Type="http://schemas.openxmlformats.org/officeDocument/2006/relationships/hyperlink" Target="https://doi.org/10.1007/978-3-031-41026-0" TargetMode="External"/><Relationship Id="rId334" Type="http://schemas.openxmlformats.org/officeDocument/2006/relationships/hyperlink" Target="https://en.wikipedia.org/wiki/Absolute_value" TargetMode="External"/><Relationship Id="rId373" Type="http://schemas.openxmlformats.org/officeDocument/2006/relationships/hyperlink" Target="https://en.wikipedia.org/wiki/Affine_transformation" TargetMode="External"/><Relationship Id="rId340" Type="http://schemas.openxmlformats.org/officeDocument/2006/relationships/hyperlink" Target="https://en.wikipedia.org/wiki/Arg_max" TargetMode="External"/><Relationship Id="rId361" Type="http://schemas.openxmlformats.org/officeDocument/2006/relationships/hyperlink" Target="https://en.wikipedia.org/wiki/Associative_property" TargetMode="External"/><Relationship Id="rId344" Type="http://schemas.openxmlformats.org/officeDocument/2006/relationships/hyperlink" Target="https://en.wikipedia.org/wiki/Chord_(geometry)" TargetMode="External"/><Relationship Id="rId359" Type="http://schemas.openxmlformats.org/officeDocument/2006/relationships/hyperlink" Target="https://en.wikipedia.org/wiki/Commutative_property" TargetMode="External"/><Relationship Id="rId409" Type="http://schemas.openxmlformats.org/officeDocument/2006/relationships/hyperlink" Target="https://en.wikipedia.org/wiki/Complex_conjugate" TargetMode="External"/><Relationship Id="rId407" Type="http://schemas.openxmlformats.org/officeDocument/2006/relationships/hyperlink" Target="https://en.wikipedia.org/wiki/Complex_number" TargetMode="External"/><Relationship Id="rId391" Type="http://schemas.openxmlformats.org/officeDocument/2006/relationships/hyperlink" Target="https://en.wikipedia.org/wiki/Contour_line" TargetMode="External"/><Relationship Id="rId346" Type="http://schemas.openxmlformats.org/officeDocument/2006/relationships/hyperlink" Target="https://en.wikipedia.org/wiki/Convex_function" TargetMode="External"/><Relationship Id="rId363" Type="http://schemas.openxmlformats.org/officeDocument/2006/relationships/hyperlink" Target="https://en.wikipedia.org/wiki/Distributive_property" TargetMode="External"/><Relationship Id="rId383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1" Type="http://schemas.openxmlformats.org/officeDocument/2006/relationships/hyperlink" Target="https://en.wikipedia.org/wiki/Exponential_function" TargetMode="External"/><Relationship Id="rId330" Type="http://schemas.openxmlformats.org/officeDocument/2006/relationships/hyperlink" Target="https://en.wikipedia.org/wiki/Exponentiation" TargetMode="External"/><Relationship Id="rId326" Type="http://schemas.openxmlformats.org/officeDocument/2006/relationships/hyperlink" Target="https://en.wikipedia.org/wiki/Identity_(mathematics)" TargetMode="External"/><Relationship Id="rId357" Type="http://schemas.openxmlformats.org/officeDocument/2006/relationships/hyperlink" Target="https://en.wikipedia.org/wiki/Identity_element" TargetMode="External"/><Relationship Id="rId403" Type="http://schemas.openxmlformats.org/officeDocument/2006/relationships/hyperlink" Target="https://en.wikipedia.org/wiki/Imaginary_unit" TargetMode="External"/><Relationship Id="rId328" Type="http://schemas.openxmlformats.org/officeDocument/2006/relationships/hyperlink" Target="https://en.wikipedia.org/wiki/Inequality_(mathematics)" TargetMode="External"/><Relationship Id="rId355" Type="http://schemas.openxmlformats.org/officeDocument/2006/relationships/hyperlink" Target="https://en.wikipedia.org/wiki/Infimum_and_supremum" TargetMode="External"/><Relationship Id="rId348" Type="http://schemas.openxmlformats.org/officeDocument/2006/relationships/hyperlink" Target="https://en.wikipedia.org/wiki/Jensen%27s_inequality" TargetMode="External"/><Relationship Id="rId352" Type="http://schemas.openxmlformats.org/officeDocument/2006/relationships/hyperlink" Target="https://en.wikipedia.org/wiki/Least-upper-bound_property" TargetMode="External"/><Relationship Id="rId365" Type="http://schemas.openxmlformats.org/officeDocument/2006/relationships/hyperlink" Target="https://en.wikipedia.org/wiki/Like_terms" TargetMode="External"/><Relationship Id="rId379" Type="http://schemas.openxmlformats.org/officeDocument/2006/relationships/hyperlink" Target="https://en.wikipedia.org/wiki/Limit_of_a_sequence" TargetMode="External"/><Relationship Id="rId342" Type="http://schemas.openxmlformats.org/officeDocument/2006/relationships/hyperlink" Target="https://en.wikipedia.org/wiki/Line_segment" TargetMode="External"/><Relationship Id="rId377" Type="http://schemas.openxmlformats.org/officeDocument/2006/relationships/hyperlink" Target="https://en.wikipedia.org/wiki/Linear_function" TargetMode="External"/><Relationship Id="rId387" Type="http://schemas.openxmlformats.org/officeDocument/2006/relationships/hyperlink" Target="https://en.wikipedia.org/wiki/Logarithm" TargetMode="External"/><Relationship Id="rId338" Type="http://schemas.openxmlformats.org/officeDocument/2006/relationships/hyperlink" Target="https://en.wikipedia.org/wiki/Maxima_and_minima" TargetMode="External"/><Relationship Id="rId385" Type="http://schemas.openxmlformats.org/officeDocument/2006/relationships/hyperlink" Target="https://en.wikipedia.org/wiki/Natural_logarithm" TargetMode="External"/><Relationship Id="rId371" Type="http://schemas.openxmlformats.org/officeDocument/2006/relationships/hyperlink" Target="https://en.wikipedia.org/wiki/Parabola" TargetMode="External"/><Relationship Id="rId336" Type="http://schemas.openxmlformats.org/officeDocument/2006/relationships/hyperlink" Target="https://en.wikipedia.org/wiki/Percentage" TargetMode="External"/><Relationship Id="rId395" Type="http://schemas.openxmlformats.org/officeDocument/2006/relationships/hyperlink" Target="https://en.wikipedia.org/wiki/Pi" TargetMode="External"/><Relationship Id="rId367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01" Type="http://schemas.openxmlformats.org/officeDocument/2006/relationships/hyperlink" Target="https://en.wikipedia.org/wiki/Pythagorean_trigonometric_identity" TargetMode="External"/><Relationship Id="rId369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7" Type="http://schemas.openxmlformats.org/officeDocument/2006/relationships/hyperlink" Target="https://en.wikipedia.org/wiki/Sine_and_cosine" TargetMode="External"/><Relationship Id="rId375" Type="http://schemas.openxmlformats.org/officeDocument/2006/relationships/hyperlink" Target="https://en.wikipedia.org/wiki/Slope" TargetMode="External"/><Relationship Id="rId332" Type="http://schemas.openxmlformats.org/officeDocument/2006/relationships/hyperlink" Target="https://en.wikipedia.org/wiki/Square_root" TargetMode="External"/><Relationship Id="rId389" Type="http://schemas.openxmlformats.org/officeDocument/2006/relationships/hyperlink" Target="https://en.wikipedia.org/wiki/Tarski%27s_high_school_algebra_problem" TargetMode="External"/><Relationship Id="rId324" Type="http://schemas.openxmlformats.org/officeDocument/2006/relationships/hyperlink" Target="https://en.wikipedia.org/wiki/Transitive_relation" TargetMode="External"/><Relationship Id="rId399" Type="http://schemas.openxmlformats.org/officeDocument/2006/relationships/hyperlink" Target="https://en.wikipedia.org/wiki/Trigonometric_functions" TargetMode="External"/><Relationship Id="rId393" Type="http://schemas.openxmlformats.org/officeDocument/2006/relationships/hyperlink" Target="https://en.wikipedia.org/wiki/Unit_circle" TargetMode="External"/><Relationship Id="rId350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11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5" Type="http://schemas.openxmlformats.org/officeDocument/2006/relationships/hyperlink" Target="https://doi.org/10.1007/978-3-031-41026-0" TargetMode="External"/><Relationship Id="rId334" Type="http://schemas.openxmlformats.org/officeDocument/2006/relationships/hyperlink" Target="https://en.wikipedia.org/wiki/Absolute_value" TargetMode="External"/><Relationship Id="rId373" Type="http://schemas.openxmlformats.org/officeDocument/2006/relationships/hyperlink" Target="https://en.wikipedia.org/wiki/Affine_transformation" TargetMode="External"/><Relationship Id="rId340" Type="http://schemas.openxmlformats.org/officeDocument/2006/relationships/hyperlink" Target="https://en.wikipedia.org/wiki/Arg_max" TargetMode="External"/><Relationship Id="rId361" Type="http://schemas.openxmlformats.org/officeDocument/2006/relationships/hyperlink" Target="https://en.wikipedia.org/wiki/Associative_property" TargetMode="External"/><Relationship Id="rId344" Type="http://schemas.openxmlformats.org/officeDocument/2006/relationships/hyperlink" Target="https://en.wikipedia.org/wiki/Chord_(geometry)" TargetMode="External"/><Relationship Id="rId359" Type="http://schemas.openxmlformats.org/officeDocument/2006/relationships/hyperlink" Target="https://en.wikipedia.org/wiki/Commutative_property" TargetMode="External"/><Relationship Id="rId409" Type="http://schemas.openxmlformats.org/officeDocument/2006/relationships/hyperlink" Target="https://en.wikipedia.org/wiki/Complex_conjugate" TargetMode="External"/><Relationship Id="rId407" Type="http://schemas.openxmlformats.org/officeDocument/2006/relationships/hyperlink" Target="https://en.wikipedia.org/wiki/Complex_number" TargetMode="External"/><Relationship Id="rId391" Type="http://schemas.openxmlformats.org/officeDocument/2006/relationships/hyperlink" Target="https://en.wikipedia.org/wiki/Contour_line" TargetMode="External"/><Relationship Id="rId346" Type="http://schemas.openxmlformats.org/officeDocument/2006/relationships/hyperlink" Target="https://en.wikipedia.org/wiki/Convex_function" TargetMode="External"/><Relationship Id="rId363" Type="http://schemas.openxmlformats.org/officeDocument/2006/relationships/hyperlink" Target="https://en.wikipedia.org/wiki/Distributive_property" TargetMode="External"/><Relationship Id="rId383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1" Type="http://schemas.openxmlformats.org/officeDocument/2006/relationships/hyperlink" Target="https://en.wikipedia.org/wiki/Exponential_function" TargetMode="External"/><Relationship Id="rId330" Type="http://schemas.openxmlformats.org/officeDocument/2006/relationships/hyperlink" Target="https://en.wikipedia.org/wiki/Exponentiation" TargetMode="External"/><Relationship Id="rId326" Type="http://schemas.openxmlformats.org/officeDocument/2006/relationships/hyperlink" Target="https://en.wikipedia.org/wiki/Identity_(mathematics)" TargetMode="External"/><Relationship Id="rId357" Type="http://schemas.openxmlformats.org/officeDocument/2006/relationships/hyperlink" Target="https://en.wikipedia.org/wiki/Identity_element" TargetMode="External"/><Relationship Id="rId403" Type="http://schemas.openxmlformats.org/officeDocument/2006/relationships/hyperlink" Target="https://en.wikipedia.org/wiki/Imaginary_unit" TargetMode="External"/><Relationship Id="rId328" Type="http://schemas.openxmlformats.org/officeDocument/2006/relationships/hyperlink" Target="https://en.wikipedia.org/wiki/Inequality_(mathematics)" TargetMode="External"/><Relationship Id="rId355" Type="http://schemas.openxmlformats.org/officeDocument/2006/relationships/hyperlink" Target="https://en.wikipedia.org/wiki/Infimum_and_supremum" TargetMode="External"/><Relationship Id="rId348" Type="http://schemas.openxmlformats.org/officeDocument/2006/relationships/hyperlink" Target="https://en.wikipedia.org/wiki/Jensen%27s_inequality" TargetMode="External"/><Relationship Id="rId352" Type="http://schemas.openxmlformats.org/officeDocument/2006/relationships/hyperlink" Target="https://en.wikipedia.org/wiki/Least-upper-bound_property" TargetMode="External"/><Relationship Id="rId365" Type="http://schemas.openxmlformats.org/officeDocument/2006/relationships/hyperlink" Target="https://en.wikipedia.org/wiki/Like_terms" TargetMode="External"/><Relationship Id="rId379" Type="http://schemas.openxmlformats.org/officeDocument/2006/relationships/hyperlink" Target="https://en.wikipedia.org/wiki/Limit_of_a_sequence" TargetMode="External"/><Relationship Id="rId342" Type="http://schemas.openxmlformats.org/officeDocument/2006/relationships/hyperlink" Target="https://en.wikipedia.org/wiki/Line_segment" TargetMode="External"/><Relationship Id="rId377" Type="http://schemas.openxmlformats.org/officeDocument/2006/relationships/hyperlink" Target="https://en.wikipedia.org/wiki/Linear_function" TargetMode="External"/><Relationship Id="rId387" Type="http://schemas.openxmlformats.org/officeDocument/2006/relationships/hyperlink" Target="https://en.wikipedia.org/wiki/Logarithm" TargetMode="External"/><Relationship Id="rId338" Type="http://schemas.openxmlformats.org/officeDocument/2006/relationships/hyperlink" Target="https://en.wikipedia.org/wiki/Maxima_and_minima" TargetMode="External"/><Relationship Id="rId385" Type="http://schemas.openxmlformats.org/officeDocument/2006/relationships/hyperlink" Target="https://en.wikipedia.org/wiki/Natural_logarithm" TargetMode="External"/><Relationship Id="rId371" Type="http://schemas.openxmlformats.org/officeDocument/2006/relationships/hyperlink" Target="https://en.wikipedia.org/wiki/Parabola" TargetMode="External"/><Relationship Id="rId336" Type="http://schemas.openxmlformats.org/officeDocument/2006/relationships/hyperlink" Target="https://en.wikipedia.org/wiki/Percentage" TargetMode="External"/><Relationship Id="rId395" Type="http://schemas.openxmlformats.org/officeDocument/2006/relationships/hyperlink" Target="https://en.wikipedia.org/wiki/Pi" TargetMode="External"/><Relationship Id="rId367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01" Type="http://schemas.openxmlformats.org/officeDocument/2006/relationships/hyperlink" Target="https://en.wikipedia.org/wiki/Pythagorean_trigonometric_identity" TargetMode="External"/><Relationship Id="rId369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7" Type="http://schemas.openxmlformats.org/officeDocument/2006/relationships/hyperlink" Target="https://en.wikipedia.org/wiki/Sine_and_cosine" TargetMode="External"/><Relationship Id="rId375" Type="http://schemas.openxmlformats.org/officeDocument/2006/relationships/hyperlink" Target="https://en.wikipedia.org/wiki/Slope" TargetMode="External"/><Relationship Id="rId332" Type="http://schemas.openxmlformats.org/officeDocument/2006/relationships/hyperlink" Target="https://en.wikipedia.org/wiki/Square_root" TargetMode="External"/><Relationship Id="rId389" Type="http://schemas.openxmlformats.org/officeDocument/2006/relationships/hyperlink" Target="https://en.wikipedia.org/wiki/Tarski%27s_high_school_algebra_problem" TargetMode="External"/><Relationship Id="rId324" Type="http://schemas.openxmlformats.org/officeDocument/2006/relationships/hyperlink" Target="https://en.wikipedia.org/wiki/Transitive_relation" TargetMode="External"/><Relationship Id="rId399" Type="http://schemas.openxmlformats.org/officeDocument/2006/relationships/hyperlink" Target="https://en.wikipedia.org/wiki/Trigonometric_functions" TargetMode="External"/><Relationship Id="rId393" Type="http://schemas.openxmlformats.org/officeDocument/2006/relationships/hyperlink" Target="https://en.wikipedia.org/wiki/Unit_circle" TargetMode="External"/><Relationship Id="rId350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11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2026-10-19T10:29:15Z</dcterms:created>
  <dcterms:modified xsi:type="dcterms:W3CDTF">2026-10-19T10:29:15Z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