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2026-10-19 02:15:55 (PDT)</w:delText>
        </w:r>
      </w:del>
    </w:p>
    <w:p>
      <w:pPr>
        <w:pStyle w:val="Date"/>
      </w:pPr>
      <w:ins w:id="2" w:author="PR Preview" w:date="2026-01-01T00:00:00Z">
        <w:r>
          <w:t xml:space="preserve">Last modified: 2026-10-19 03:08:12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del w:id="3" w:author="PR Preview" w:date="2026-01-01T00:00:00Z">
        <w:r>
          <w:rPr>
            <w:b/>
            <w:bCs/>
          </w:rPr>
          <w:delText xml:space="preserve">Definition 74 (Angle between two vectors)</w:delText>
        </w:r>
      </w:del>
      <w:del w:id="4" w:author="PR Preview" w:date="2026-01-01T00:00:00Z">
        <w:r>
          <w:delText xml:space="preserve"> </w:delText>
        </w:r>
      </w:del>
      <w:del w:id="5" w:author="PR Preview" w:date="2026-01-01T00:00:00Z">
        <w:r>
          <w:delText xml:space="preserve">The</w:delText>
        </w:r>
      </w:del>
      <w:del w:id="6" w:author="PR Preview" w:date="2026-01-01T00:00:00Z">
        <w:r>
          <w:delText xml:space="preserve"> </w:delText>
        </w:r>
      </w:del>
      <w:del w:id="7" w:author="PR Preview" w:date="2026-01-01T00:00:00Z">
        <w:r>
          <w:rPr>
            <w:b/>
            <w:bCs/>
          </w:rPr>
          <w:delText xml:space="preserve">angle</w:delText>
        </w:r>
      </w:del>
      <w:del w:id="8" w:author="PR Preview" w:date="2026-01-01T00:00:00Z">
        <w:r>
          <w:delText xml:space="preserve"> </w:delText>
        </w:r>
      </w:del>
      <w:del w:id="9" w:author="PR Preview" w:date="2026-01-01T00:00:00Z">
        <w:r>
          <w:delText xml:space="preserve">between two nonzero vectors</w:delText>
        </w:r>
      </w:del>
      <w:del w:id="10" w:author="PR Preview" w:date="2026-01-01T00:00:00Z">
        <w:r>
          <w:delText xml:space="preserve"> </w:delText>
        </w:r>
      </w:del>
      <w:del w:id="11" w:author="PR Preview" w:date="2026-01-01T00:00:00Z">
        <w:r>
          <w:delText xml:space="preserve">$\mathord{\smash[b]{\underset{\raise.3ex\hbox{$\scriptstyle\sim$}}{x}}\vphantom{x}}, \mathord{\smash[b]{\underset{\raise.3ex\hbox{$\scriptstyle\sim$}}{y}}\vphantom{y}} \in \mathbb{R}^p$</w:delText>
        </w:r>
      </w:del>
      <w:del w:id="12" w:author="PR Preview" w:date="2026-01-01T00:00:00Z">
        <w:r>
          <w:delText xml:space="preserve"> </w:delText>
        </w:r>
      </w:del>
      <w:del w:id="13" w:author="PR Preview" w:date="2026-01-01T00:00:00Z">
        <w:r>
          <w:delText xml:space="preserve">is the unique number</w:delText>
        </w:r>
      </w:del>
      <w:del w:id="14" w:author="PR Preview" w:date="2026-01-01T00:00:00Z">
        <w:r>
          <w:delText xml:space="preserve"> </w:delText>
        </w:r>
      </w:del>
      <m:oMath>
        <m:r>
          <m:t>θ</m:t>
        </m:r>
        <m:r>
          <m:rPr>
            <m:sty m:val="p"/>
          </m:rPr>
          <m:t>∈</m:t>
        </m:r>
        <m:r>
          <m:rPr>
            <m:sty m:val="p"/>
          </m:rPr>
          <m:t>[</m:t>
        </m:r>
        <m:r>
          <m:t>0</m:t>
        </m:r>
        <m:r>
          <m:rPr>
            <m:sty m:val="p"/>
          </m:rPr>
          <m:t>,</m:t>
        </m:r>
        <m:r>
          <m:t>π</m:t>
        </m:r>
        <m:r>
          <m:rPr>
            <m:sty m:val="p"/>
          </m:rPr>
          <m:t>]</m:t>
        </m:r>
      </m:oMath>
      <w:del w:id="15" w:author="PR Preview" w:date="2026-01-01T00:00:00Z">
        <w:r>
          <w:delText xml:space="preserve"> </w:delText>
        </w:r>
      </w:del>
      <w:del w:id="16" w:author="PR Preview" w:date="2026-01-01T00:00:00Z">
        <w:r>
          <w:delText xml:space="preserve">whose cosine (</w:delText>
        </w:r>
      </w:del>
      <w:hyperlink r:id="rId380">
        <w:del w:id="17" w:author="PR Preview" w:date="2026-01-01T00:00:00Z">
          <w:r>
            <w:rPr>
              <w:rStyle w:val="Hyperlink"/>
            </w:rPr>
            <w:delText xml:space="preserve">Definition 3 in Trigonometry</w:delText>
          </w:r>
        </w:del>
      </w:hyperlink>
      <w:del w:id="18" w:author="PR Preview" w:date="2026-01-01T00:00:00Z">
        <w:r>
          <w:delText xml:space="preserve">) satisfies</w:delText>
        </w:r>
      </w:del>
    </w:p>
    <w:p>
      <w:pPr>
        <w:pStyle w:val="BodyText"/>
      </w:pPr>
      <w:ins w:id="19" w:author="PR Preview" w:date="2026-01-01T00:00:00Z">
        <w:r>
          <w:rPr>
            <w:b/>
            <w:bCs/>
          </w:rPr>
          <w:t xml:space="preserve">Definition 74 (Angle between two vectors)</w:t>
        </w:r>
      </w:ins>
      <w:ins w:id="20" w:author="PR Preview" w:date="2026-01-01T00:00:00Z">
        <w:r>
          <w:t xml:space="preserve"> </w:t>
        </w:r>
      </w:ins>
      <w:ins w:id="21" w:author="PR Preview" w:date="2026-01-01T00:00:00Z">
        <w:r>
          <w:t xml:space="preserve">The</w:t>
        </w:r>
      </w:ins>
      <w:ins w:id="22" w:author="PR Preview" w:date="2026-01-01T00:00:00Z">
        <w:r>
          <w:t xml:space="preserve"> </w:t>
        </w:r>
      </w:ins>
      <w:ins w:id="23" w:author="PR Preview" w:date="2026-01-01T00:00:00Z">
        <w:r>
          <w:rPr>
            <w:b/>
            <w:bCs/>
          </w:rPr>
          <w:t xml:space="preserve">angle</w:t>
        </w:r>
      </w:ins>
      <w:ins w:id="24" w:author="PR Preview" w:date="2026-01-01T00:00:00Z">
        <w:r>
          <w:t xml:space="preserve"> </w:t>
        </w:r>
      </w:ins>
      <w:ins w:id="25" w:author="PR Preview" w:date="2026-01-01T00:00:00Z">
        <w:r>
          <w:t xml:space="preserve">between two nonzero vectors</w:t>
        </w:r>
      </w:ins>
      <w:ins w:id="26" w:author="PR Preview" w:date="2026-01-01T00:00:00Z">
        <w:r>
          <w:t xml:space="preserve"> </w:t>
        </w:r>
      </w:ins>
      <w:ins w:id="27" w:author="PR Preview" w:date="2026-01-01T00:00:00Z">
        <w:r>
          <w:t xml:space="preserve">$\mathord{\smash[b]{\underset{\raise.3ex\hbox{$\scriptstyle\sim$}}{x}}\vphantom{x}}, \mathord{\smash[b]{\underset{\raise.3ex\hbox{$\scriptstyle\sim$}}{y}}\vphantom{y}} \in \mathbb{R}^p$</w:t>
        </w:r>
      </w:ins>
      <w:ins w:id="28" w:author="PR Preview" w:date="2026-01-01T00:00:00Z">
        <w:r>
          <w:t xml:space="preserve"> </w:t>
        </w:r>
      </w:ins>
      <w:ins w:id="29" w:author="PR Preview" w:date="2026-01-01T00:00:00Z">
        <w:r>
          <w:t xml:space="preserve">is the unique number</w:t>
        </w:r>
      </w:ins>
      <w:ins w:id="30" w:author="PR Preview" w:date="2026-01-01T00:00:00Z">
        <w:r>
          <w:t xml:space="preserve"> </w:t>
        </w:r>
      </w:ins>
      <m:oMath>
        <m:r>
          <m:t>θ</m:t>
        </m:r>
        <m:r>
          <m:rPr>
            <m:sty m:val="p"/>
          </m:rPr>
          <m:t>∈</m:t>
        </m:r>
        <m:r>
          <m:rPr>
            <m:sty m:val="p"/>
          </m:rPr>
          <m:t>[</m:t>
        </m:r>
        <m:r>
          <m:t>0</m:t>
        </m:r>
        <m:r>
          <m:rPr>
            <m:sty m:val="p"/>
          </m:rPr>
          <m:t>,</m:t>
        </m:r>
        <m:r>
          <m:t>π</m:t>
        </m:r>
        <m:r>
          <m:rPr>
            <m:sty m:val="p"/>
          </m:rPr>
          <m:t>]</m:t>
        </m:r>
      </m:oMath>
      <w:ins w:id="31" w:author="PR Preview" w:date="2026-01-01T00:00:00Z">
        <w:r>
          <w:t xml:space="preserve"> </w:t>
        </w:r>
      </w:ins>
      <w:ins w:id="32" w:author="PR Preview" w:date="2026-01-01T00:00:00Z">
        <w:r>
          <w:t xml:space="preserve">whose cosine (</w:t>
        </w:r>
      </w:ins>
      <w:hyperlink r:id="rId380">
        <w:ins w:id="33" w:author="PR Preview" w:date="2026-01-01T00:00:00Z">
          <w:r>
            <w:rPr>
              <w:rStyle w:val="Hyperlink"/>
            </w:rPr>
            <w:t xml:space="preserve">Definition 4 in Trigonometry</w:t>
          </w:r>
        </w:ins>
      </w:hyperlink>
      <w:ins w:id="34" w:author="PR Preview" w:date="2026-01-01T00:00:00Z">
        <w:r>
          <w:t xml:space="preserve">) satisfies</w:t>
        </w:r>
      </w:ins>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0" Type="http://schemas.openxmlformats.org/officeDocument/2006/relationships/image" Target="media/rId200.png"/><Relationship Id="rId76" Type="http://schemas.openxmlformats.org/officeDocument/2006/relationships/image" Target="media/rId76.png"/><Relationship Id="rId296" Type="http://schemas.openxmlformats.org/officeDocument/2006/relationships/image" Target="media/rId296.png"/><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2026-10-19T11:06:11Z</dcterms:created>
  <dcterms:modified xsi:type="dcterms:W3CDTF">2026-10-19T11:06:11Z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03:08:12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