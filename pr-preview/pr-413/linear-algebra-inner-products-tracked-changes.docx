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03:08:12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[1]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 real number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\ge 0$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w:r>
        <w:t xml:space="preserve">$\mathopen{}\left\langle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 = a\,\mathopen{}\left\langle \mathord{\smash[b]{\underset{\raise.3ex\hbox{$\scriptstyle\sim$}}{x}}\vphantom{x}}, \mathord{\smash[b]{\underset{\raise.3ex\hbox{$\scriptstyle\sim$}}{z}}\vphantom{z}}\right\rangle\mathclose{} + b\,\mathopen{}\left\langle \mathord{\smash[b]{\underset{\raise.3ex\hbox{$\scriptstyle\sim$}}{y}}\vphantom{y}}, \mathord{\smash[b]{\underset{\raise.3ex\hbox{$\scriptstyle\sim$}}{z}}\vphantom{z}}\right\rangle\mathclose{}$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\mathopen{}\left\langle \mathord{\smash[b]{\underset{\raise.3ex\hbox{$\scriptstyle\sim$}}{y}}\vphantom{y}}, \mathord{\smash[b]{\underset{\raise.3ex\hbox{$\scriptstyle\sim$}}{x}}\vphantom{x}}\right\rangle\mathclose{}$</w:t>
      </w:r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[2], Definition 6.2, p. 183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t>
      </w:r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\sum_{i=1}^px_i^2$</w:t>
      </w:r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0$</w:t>
      </w:r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w:r>
        <w:t xml:space="preserve">$\mathord{\smash[b]{\underset{\raise.3ex\hbox{$\scriptstyle\sim$}}{x}}\vphantom{x}}= (1, -2, 2)$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</w:r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[1]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\mathord{\smash[b]{\underset{\raise.3ex\hbox{$\scriptstyle\sim$}}{x}}\vphantom{x}}\cdot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 </w:t>
      </w:r>
      <w:r>
        <w:t xml:space="preserve">has squared norm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x_1^2 + x_2^2 \ge 0$</w:t>
      </w:r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= (c_1, \ldots, c_p)$</w:t>
      </w:r>
      <w:r>
        <w:t xml:space="preserve"> </w:t>
      </w:r>
      <w:r>
        <w:t xml:space="preserve">be a vector of positive numbers, and define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\stackrel{\text{def}}{=}\sum_{i=1}^pc_i\,x_i y_i.$$</w:t>
      </w:r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[2], Example 6.3(b), p. 184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\sum_{i=1}^pc_i\,x_i^2$</w:t>
      </w:r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= \mathopen{}\left\langle \mathord{\smash[b]{\underset{\raise.3ex\hbox{$\scriptstyle\sim$}}{y}}\vphantom{y}}, \mathord{\smash[b]{\underset{\raise.3ex\hbox{$\scriptstyle\sim$}}{x}}\vphantom{x}}\right\rangle\mathclose{}_{\mathord{\smash[b]{\underset{\raise.3ex\hbox{$\scriptstyle\sim$}}{c}}\vphantom{c}}}$</w:t>
      </w:r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\mathopen{}\left\langle \cdot, \cdot\right\rangle\mathclose{}_{\mathord{\smash[b]{\underset{\raise.3ex\hbox{$\scriptstyle\sim$}}{c}}\vphantom{c}}}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a\,\mathopen{}\left\langle \mathord{\smash[b]{\underset{\raise.3ex\hbox{$\scriptstyle\sim$}}{x}}\vphantom{x}}, \mathord{\smash[b]{\underset{\raise.3ex\hbox{$\scriptstyle\sim$}}{z}}\vphantom{z}}\right\rangle\mathclose{}_{\mathord{\smash[b]{\underset{\raise.3ex\hbox{$\scriptstyle\sim$}}{c}}\vphantom{c}}} + b\,\mathopen{}\left\langle 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&amp;&amp; \text{(definition of } \mathopen{}\left\langle \cdot, \cdot\right\rangle\mathclose{}_{\mathord{\smash[b]{\underset{\raise.3ex\hbox{$\scriptstyle\sim$}}{c}}\vphantom{c}}} \text{)}
    \end{aligned}
    $$</w:t>
      </w:r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$\mathord{\smash[b]{\underset{\raise.3ex\hbox{$\scriptstyle\sim$}}{x}}\vphantom{x}}=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-1)$</w:t>
      </w:r>
      <w:r>
        <w:t xml:space="preserve">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4 + 1 \cdot 3 \cdot(-1)
    &amp;&amp; \text{(definition of } \mathopen{}\left\langle \cdot, \cdot\right\rangle\mathclose{}_{\mathord{\smash[b]{\underset{\raise.3ex\hbox{$\scriptstyle\sim$}}{c}}\vphantom{c}}} \text{)}
    \\
    &amp;= 8 - 3
    &amp;&amp; \text{(multiply)}
    \\
    &amp;= 5
    &amp;&amp; \text{(subtract)}
    \end{aligned}
    $$</w:t>
      </w:r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</w:r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w:r>
        <w:t xml:space="preserve">$f(\mathord{\smash[b]{\underset{\raise.3ex\hbox{$\scriptstyle\sim$}}{x}}\vphantom{x}}, \mathord{\smash[b]{\underset{\raise.3ex\hbox{$\scriptstyle\sim$}}{y}}\vphantom{y}}) \stackrel{\text{def}}{=}x_1 y_1 - x_2 y_2$</w:t>
      </w:r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</w:r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$g(\mathord{\smash[b]{\underset{\raise.3ex\hbox{$\scriptstyle\sim$}}{x}}\vphantom{x}}, \mathord{\smash[b]{\underset{\raise.3ex\hbox{$\scriptstyle\sim$}}{y}}\vphantom{y}}) \stackrel{\text{def}}{=}x_1 y_1$</w:t>
      </w:r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w:r>
        <w:t xml:space="preserve">$g(\mathord{\smash[b]{\underset{\raise.3ex\hbox{$\scriptstyle\sim$}}{x}}\vphantom{x}}, \mathord{\smash[b]{\underset{\raise.3ex\hbox{$\scriptstyle\sim$}}{x}}\vphantom{x}}) = x_1^2 \ge 0$</w:t>
      </w:r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w:r>
        <w:t xml:space="preserve">$h(\mathord{\smash[b]{\underset{\raise.3ex\hbox{$\scriptstyle\sim$}}{x}}\vphantom{x}}, \mathord{\smash[b]{\underset{\raise.3ex\hbox{$\scriptstyle\sim$}}{x}}\vphantom{x}}) = x_1^2 + x_2^2$</w:t>
      </w:r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</w:r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</w:r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, if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 = 0$$</w:t>
      </w:r>
    </w:p>
    <w:p>
      <w:pPr>
        <w:pStyle w:val="FirstParagraph"/>
      </w:pPr>
      <w:r>
        <w:t xml:space="preserve">[3], Definition 7.3, p. 181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-1)$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1 + 1 \cdot 2 \cdot(-1)
    &amp;&amp; \text{(definition of } \mathopen{}\left\langle \cdot, \cdot\right\rangle\mathclose{}_{\mathord{\smash[b]{\underset{\raise.3ex\hbox{$\scriptstyle\sim$}}{c}}\vphantom{c}}} \text{)}
    \\
    &amp;= 2 - 2
    &amp;&amp; \text{(multiply)}
    \\
    &amp;= 0,
    &amp;&amp; \text{(subtract)}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orthogonal with respect to</w:t>
      </w:r>
      <w:r>
        <w:t xml:space="preserve"> </w:t>
      </w:r>
      <w:r>
        <w:t xml:space="preserve">$\mathopen{}\left\langle \cdot, \cdot\right\rangle\mathclose{}_{\mathord{\smash[b]{\underset{\raise.3ex\hbox{$\scriptstyle\sim$}}{c}}\vphantom{c}}}$</w:t>
      </w:r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</w:r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9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\mathbb{R}^p$</w:t>
      </w:r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$\mathopen{}\left\lVert\mathord{\smash[b]{\underset{\raise.3ex\hbox{$\scriptstyle\sim$}}{x}}\vphantom{x}}\right\rVert\mathclose{} = \sqrt{x_1^2 + \cdots + x_p^2}$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</w:r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4)$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$-2\,\mathord{\smash[b]{\underset{\raise.3ex\hbox{$\scriptstyle\sim$}}{x}}\vphantom{x}} = (-6, -8)$</w:t>
      </w:r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$\tfrac{1}{5}\,\mathord{\smash[b]{\underset{\raise.3ex\hbox{$\scriptstyle\sim$}}{x}}\vphantom{x}} = (0.6, 0.8)$</w:t>
      </w:r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</w:r>
    </w:p>
    <w:p>
      <w:pPr>
        <w:pStyle w:val="FirstParagraph"/>
      </w:pPr>
      <w:r>
        <w:t xml:space="preserve">In particular, 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</w:t>
      </w:r>
      <w:r>
        <w:t xml:space="preserve"> </w:t>
      </w:r>
      <w:r>
        <w:t xml:space="preserve">[5]</w:t>
      </w:r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(1, 4)$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 + \mathord{\smash[b]{\underset{\raise.3ex\hbox{$\scriptstyle\sim$}}{y}}\vphantom{y}} = (4,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</w:r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=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 </w:t>
      </w:r>
      <w:r>
        <w:t xml:space="preserve">are linearly dependent, because</w:t>
      </w:r>
      <w:r>
        <w:t xml:space="preserve"> </w:t>
      </w:r>
      <w:r>
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w:r>
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</w:r>
      <w:r>
        <w:t xml:space="preserve">. Then</w:t>
      </w:r>
    </w:p>
    <w:p>
      <w:pPr>
        <w:pStyle w:val="BodyText"/>
      </w:pPr>
      <w:bookmarkStart w:id="37" w:name="eq-cauchy-schwarz-chain"/>
      <w:r>
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</w:r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w:r>
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</w:r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w:r>
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w:r>
        <w:t xml:space="preserve">$\mathopen{}\left\lVert\mathord{\smash[b]{\underset{\raise.3ex\hbox{$\scriptstyle\sim$}}{y}}\vphantom{y}}\right\rVert\mathclose{}^2 &gt; 0$</w:t>
      </w:r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w:r>
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w:r>
        <w:t xml:space="preserve">$\mathopen{}\left\lVert\mathord{\smash[b]{\underset{\raise.3ex\hbox{$\scriptstyle\sim$}}{x}}\vphantom{x}} - t\,\mathord{\smash[b]{\underset{\raise.3ex\hbox{$\scriptstyle\sim$}}{y}}\vphantom{y}}\right\rVert\mathclose{}^2$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w:r>
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$b\,\mathord{\smash[b]{\underset{\raise.3ex\hbox{$\scriptstyle\sim$}}{y}}\vphantom{y}}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w:r>
        <w:t xml:space="preserve">$b\,\mathord{\smash[b]{\underset{\raise.3ex\hbox{$\scriptstyle\sim$}}{y}}\vphantom{y}}$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$a\,\mathord{\smash[b]{\underset{\raise.3ex\hbox{$\scriptstyle\sim$}}{x}}\vphantom{x}} = -b\,\mathord{\smash[b]{\underset{\raise.3ex\hbox{$\scriptstyle\sim$}}{y}}\vphantom{y}}$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w:r>
        <w:t xml:space="preserve">$\mathord{\smash[b]{\underset{\raise.3ex\hbox{$\scriptstyle\sim$}}{x}}\vphantom{x}} = s\,\mathord{\smash[b]{\underset{\raise.3ex\hbox{$\scriptstyle\sim$}}{y}}\vphantom{y}}$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w:r>
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(3, 4)$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</w:r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</w:r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</w:r>
    </w:p>
    <w:p>
      <w:pPr>
        <w:pStyle w:val="FirstParagraph"/>
      </w:pPr>
      <w:r>
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(0,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(2, 0)$</w:t>
      </w:r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[7]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w:r>
        <w:t xml:space="preserve">$\mathord{\smash[b]{\underset{\raise.3ex\hbox{$\scriptstyle\sim$}}{x}}\vphantom{x}}\in V$</w:t>
      </w:r>
      <w:r>
        <w:t xml:space="preserve"> </w:t>
      </w:r>
      <w:r>
        <w:t xml:space="preserve">a nonnegative real number</w:t>
      </w:r>
      <w:r>
        <w:t xml:space="preserve"> </w:t>
      </w:r>
      <w:r>
        <w:t xml:space="preserve">$\mathopen{}\left\lVert\mathord{\smash[b]{\underset{\raise.3ex\hbox{$\scriptstyle\sim$}}{x}}\vphantom{x}}\right\rVert\mathclose{}$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V$</w:t>
      </w:r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w:r>
        <w:t xml:space="preserve">$\mathopen{}\left\lVert\mathord{\smash[b]{\underset{\raise.3ex\hbox{$\scriptstyle\sim$}}{x}}\vphantom{x}}\right\rVert\mathclose{} \stackrel{\text{def}}{=}\sqrt{\mathopen{}\left\langle \mathord{\smash[b]{\underset{\raise.3ex\hbox{$\scriptstyle\sim$}}{x}}\vphantom{x}}, \mathord{\smash[b]{\underset{\raise.3ex\hbox{$\scriptstyle\sim$}}{x}}\vphantom{x}}\right\rangle\mathclose{}}$</w:t>
      </w:r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[9]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</w:r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-4) \in \mathbb{R}^2$</w:t>
      </w:r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the norms satisfy the chain of inequalities: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</w:r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w:r>
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[10]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</w:r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$\mathopen{}\left\lVert\mathord{\smash[b]{\underset{\raise.3ex\hbox{$\scriptstyle\sim$}}{x}}\vphantom{x}}\right\rVert\mathclose{}_1 = \sum_{i=1}^p\mathopen{}\left|x_i\right|\mathclose{}$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$\mathopen{}\left\lVert\mathord{\smash[b]{\underset{\raise.3ex\hbox{$\scriptstyle\sim$}}{x}}\vphantom{x}}\right\rVert\mathclose{}_2 = \sqrt{\sum_{i=1}^px_i^2}$</w:t>
      </w:r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every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w:r>
        <w:t xml:space="preserve">$\mathopen{}\left\lVert\mathord{\smash[b]{\underset{\raise.3ex\hbox{$\scriptstyle\sim$}}{x}}\vphantom{x}}\right\rVert\mathclose{}_\infty$</w:t>
      </w:r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w:r>
        <w:t xml:space="preserve">$$
    M \le \mathopen{}\left\lVert\mathord{\smash[b]{\underset{\raise.3ex\hbox{$\scriptstyle\sim$}}{x}}\vphantom{x}}\right\rVert\mathclose{}_k \le p^{1/k} M.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w:r>
        <w:t xml:space="preserve">$\mathopen{}\left\lVert\mathord{\smash[b]{\underset{\raise.3ex\hbox{$\scriptstyle\sim$}}{x}}\vphantom{x}}\right\rVert\mathclose{}_k \ge 0$</w:t>
      </w:r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\mathord{\smash[b]{\underset{\raise.3ex\hbox{$\scriptstyle\sim$}}{0}}\vphantom{0}}$</w:t>
      </w:r>
      <w:r>
        <w:t xml:space="preserve">, both sides of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</w:r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w:r>
        <w:t xml:space="preserve">$a \stackrel{\text{def}}{=}\mathopen{}\left\lVert\mathord{\smash[b]{\underset{\raise.3ex\hbox{$\scriptstyle\sim$}}{x}}\vphantom{x}}\right\rVert\mathclose{}_k &gt; 0$</w:t>
      </w:r>
      <w:r>
        <w:t xml:space="preserve">,</w:t>
      </w:r>
      <w:r>
        <w:t xml:space="preserve"> </w:t>
      </w:r>
      <w:r>
        <w:t xml:space="preserve">$b \stackrel{\text{def}}{=}\mathopen{}\left\lVert\mathord{\smash[b]{\underset{\raise.3ex\hbox{$\scriptstyle\sim$}}{y}}\vphantom{y}}\right\rVert\mathclose{}_k &gt; 0$</w:t>
      </w:r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$\mathord{\smash[b]{\underset{\raise.3ex\hbox{$\scriptstyle\sim$}}{u}}\vphantom{u}} \stackrel{\text{def}}{=}\mathord{\smash[b]{\underset{\raise.3ex\hbox{$\scriptstyle\sim$}}{x}}\vphantom{x}}/ a$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\stackrel{\text{def}}{=}\mathord{\smash[b]{\underset{\raise.3ex\hbox{$\scriptstyle\sim$}}{y}}\vphantom{y}}/ b$</w:t>
      </w:r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w:r>
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</w:r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w:r>
        <w:t xml:space="preserve">$\sum_{i=1}^p\mathopen{}\left|u_i\right|\mathclose{}^k = \mathopen{}\left\lVert\mathord{\smash[b]{\underset{\raise.3ex\hbox{$\scriptstyle\sim$}}{u}}\vphantom{u}}\right\rVert\mathclose{}_k^k = 1$</w:t>
      </w:r>
      <w:r>
        <w:t xml:space="preserve"> </w:t>
      </w:r>
      <w:r>
        <w:t xml:space="preserve">and likewise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/ (a + b) \le 1$</w:t>
      </w:r>
      <w:r>
        <w:t xml:space="preserve"> </w:t>
      </w:r>
      <w:r>
        <w:t xml:space="preserve">by absolute homogeneity, that is,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a + b$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</w:r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</w:r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(3, -4)$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(-1, 5)$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milarity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7 (Angle between two vectors)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angle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between two nonzero vectors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$\mathord{\smash[b]{\underset{\raise.3ex\hbox{$\scriptstyle\sim$}}{x}}\vphantom{x}}, \mathord{\smash[b]{\underset{\raise.3ex\hbox{$\scriptstyle\sim$}}{y}}\vphantom{y}} \in \mathbb{R}^p$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is the unique number</w:delText>
        </w:r>
      </w:del>
      <w:del w:id="14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whose cosine (</w:delText>
        </w:r>
      </w:del>
      <w:hyperlink r:id="rId9">
        <w:del w:id="17" w:author="PR Preview" w:date="2026-01-01T00:00:00Z">
          <w:r>
            <w:rPr>
              <w:rStyle w:val="Hyperlink"/>
            </w:rPr>
            <w:delText xml:space="preserve">Definition 3 in Trigonometry</w:delText>
          </w:r>
        </w:del>
      </w:hyperlink>
      <w:del w:id="18" w:author="PR Preview" w:date="2026-01-01T00:00:00Z">
        <w:r>
          <w:delText xml:space="preserve">) satisfies</w:delText>
        </w:r>
      </w:del>
    </w:p>
    <w:p>
      <w:pPr>
        <w:pStyle w:val="BodyText"/>
      </w:pPr>
      <w:del w:id="19" w:author="PR Preview" w:date="2026-01-01T00:00:00Z">
        <w:r>
          <w:delText xml:space="preserve">$$
    \cos\theta= \frac{\mathord{\smash[b]{\underset{\raise.3ex\hbox{$\scriptstyle\sim$}}{x}}\vphantom{x}} 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delText>
        </w:r>
      </w:del>
    </w:p>
    <w:p>
      <w:pPr>
        <w:pStyle w:val="FirstParagraph"/>
      </w:pPr>
      <w:del w:id="20" w:author="PR Preview" w:date="2026-01-01T00:00:00Z">
        <w:r>
          <w:rPr>
            <w:i/>
            <w:iCs/>
          </w:rPr>
          <w:delText xml:space="preserve">Remark 4</w:delText>
        </w:r>
      </w:del>
      <w:del w:id="21" w:author="PR Preview" w:date="2026-01-01T00:00:00Z">
        <w:r>
          <w:delText xml:space="preserve"> (Why the angle is well defined). </w:delText>
        </w:r>
      </w:del>
      <w:del w:id="22" w:author="PR Preview" w:date="2026-01-01T00:00:00Z">
        <w:r>
          <w:delText xml:space="preserve">The denominator is positive, because both vectors are nonzero (</w:delText>
        </w:r>
      </w:del>
      <w:hyperlink w:anchor="thm-norm-properties">
        <w:del w:id="23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24" w:author="PR Preview" w:date="2026-01-01T00:00:00Z">
        <w:r>
          <w:delText xml:space="preserve">),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and by</w:delText>
        </w:r>
      </w:del>
      <w:del w:id="27" w:author="PR Preview" w:date="2026-01-01T00:00:00Z">
        <w:r>
          <w:delText xml:space="preserve"> </w:delText>
        </w:r>
      </w:del>
      <w:hyperlink w:anchor="thm-cauchy-schwarz">
        <w:del w:id="28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the ratio lies between</w:delText>
        </w:r>
      </w:del>
      <w:del w:id="31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and</w:delText>
        </w:r>
      </w:del>
      <w:del w:id="34" w:author="PR Preview" w:date="2026-01-01T00:00:00Z">
        <w:r>
          <w:delText xml:space="preserve"> </w:delText>
        </w:r>
      </w:del>
      <m:oMath>
        <m:r>
          <m:t>1</m:t>
        </m:r>
      </m:oMath>
      <w:del w:id="35" w:author="PR Preview" w:date="2026-01-01T00:00:00Z">
        <w:r>
          <w:delText xml:space="preserve">.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On</w:delText>
        </w:r>
      </w:del>
      <w:del w:id="38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del w:id="39" w:author="PR Preview" w:date="2026-01-01T00:00:00Z">
        <w:r>
          <w:delText xml:space="preserve">,</w:delText>
        </w:r>
      </w:del>
      <w:del w:id="40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</m:oMath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is decreasing from</w:delText>
        </w:r>
      </w:del>
      <w:del w:id="43" w:author="PR Preview" w:date="2026-01-01T00:00:00Z">
        <w:r>
          <w:delText xml:space="preserve"> </w:delText>
        </w:r>
      </w:del>
      <m:oMath>
        <m:r>
          <m:t>1</m:t>
        </m:r>
      </m:oMath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to</w:delText>
        </w:r>
      </w:del>
      <w:del w:id="46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and takes each value in</w:delText>
        </w:r>
      </w:del>
      <w:del w:id="49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exactly once (</w:delText>
        </w:r>
      </w:del>
      <w:hyperlink r:id="rId10">
        <w:del w:id="52" w:author="PR Preview" w:date="2026-01-01T00:00:00Z">
          <w:r>
            <w:rPr>
              <w:rStyle w:val="Hyperlink"/>
            </w:rPr>
            <w:delText xml:space="preserve">Theorem 2 in Trigonometry</w:delText>
          </w:r>
        </w:del>
      </w:hyperlink>
      <w:del w:id="53" w:author="PR Preview" w:date="2026-01-01T00:00:00Z">
        <w:r>
          <w:delText xml:space="preserve">),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so there is exactly one such</w:delText>
        </w:r>
      </w:del>
      <w:del w:id="56" w:author="PR Preview" w:date="2026-01-01T00:00:00Z">
        <w:r>
          <w:delText xml:space="preserve"> </w:delText>
        </w:r>
      </w:del>
      <m:oMath>
        <m:r>
          <m:t>θ</m:t>
        </m:r>
      </m:oMath>
      <w:del w:id="57" w:author="PR Preview" w:date="2026-01-01T00:00:00Z">
        <w:r>
          <w:delText xml:space="preserve">.</w:delText>
        </w:r>
      </w:del>
    </w:p>
    <w:p>
      <w:pPr>
        <w:pStyle w:val="BodyText"/>
      </w:pPr>
      <w:del w:id="58" w:author="PR Preview" w:date="2026-01-01T00:00:00Z">
        <w:r>
          <w:rPr>
            <w:b/>
            <w:bCs/>
          </w:rPr>
          <w:delText xml:space="preserve">Corollary 1 (A right angle means orthogonal)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For nonzero vectors</w:delText>
        </w:r>
      </w:del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$\mathord{\smash[b]{\underset{\raise.3ex\hbox{$\scriptstyle\sim$}}{x}}\vphantom{x}}, \mathord{\smash[b]{\underset{\raise.3ex\hbox{$\scriptstyle\sim$}}{y}}\vphantom{y}} \in \mathbb{R}^p$</w:delText>
        </w:r>
      </w:del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with angle</w:delText>
        </w:r>
      </w:del>
      <w:del w:id="65" w:author="PR Preview" w:date="2026-01-01T00:00:00Z">
        <w:r>
          <w:delText xml:space="preserve"> </w:delText>
        </w:r>
      </w:del>
      <m:oMath>
        <m:r>
          <m:t>θ</m:t>
        </m:r>
      </m:oMath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(</w:delText>
        </w:r>
      </w:del>
      <w:hyperlink w:anchor="def-angle">
        <w:del w:id="68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69" w:author="PR Preview" w:date="2026-01-01T00:00:00Z">
        <w:r>
          <w:delText xml:space="preserve">),</w:delText>
        </w:r>
      </w:del>
    </w:p>
    <w:p>
      <w:pPr>
        <w:pStyle w:val="BodyText"/>
      </w:pPr>
      <w:del w:id="70" w:author="PR Preview" w:date="2026-01-01T00:00:00Z">
        <w:r>
          <w:delText xml:space="preserve">$$
    \theta= \frac{\pi}{2}
    \quad\Longleftrightarrow\quad
    \mathord{\smash[b]{\underset{\raise.3ex\hbox{$\scriptstyle\sim$}}{x}}\vphantom{x}} \cdot \mathord{\smash[b]{\underset{\raise.3ex\hbox{$\scriptstyle\sim$}}{y}}\vphantom{y}} = 0,
    $$</w:delText>
        </w:r>
      </w:del>
    </w:p>
    <w:p>
      <w:pPr>
        <w:pStyle w:val="FirstParagraph"/>
      </w:pPr>
      <w:del w:id="71" w:author="PR Preview" w:date="2026-01-01T00:00:00Z">
        <w:r>
          <w:delText xml:space="preserve">so for nonzero vectors, orthogonal (</w:delText>
        </w:r>
      </w:del>
      <w:hyperlink r:id="rId22">
        <w:del w:id="72" w:author="PR Preview" w:date="2026-01-01T00:00:00Z">
          <w:r>
            <w:rPr>
              <w:rStyle w:val="Hyperlink"/>
            </w:rPr>
            <w:delText xml:space="preserve">Definition 15 in Vectors</w:delText>
          </w:r>
        </w:del>
      </w:hyperlink>
      <w:del w:id="73" w:author="PR Preview" w:date="2026-01-01T00:00:00Z">
        <w:r>
          <w:delText xml:space="preserve">) means at a right angle.</w:delText>
        </w:r>
      </w:del>
    </w:p>
    <w:p>
      <w:pPr>
        <w:pStyle w:val="BodyText"/>
      </w:pPr>
      <w:del w:id="74" w:author="PR Preview" w:date="2026-01-01T00:00:00Z">
        <w:r>
          <w:rPr>
            <w:i/>
            <w:iCs/>
          </w:rPr>
          <w:delText xml:space="preserve">Proof</w:delText>
        </w:r>
      </w:del>
      <w:del w:id="75" w:author="PR Preview" w:date="2026-01-01T00:00:00Z">
        <w:r>
          <w:delText xml:space="preserve">. </w:delText>
        </w:r>
      </w:del>
      <w:del w:id="76" w:author="PR Preview" w:date="2026-01-01T00:00:00Z">
        <w:r>
          <w:delText xml:space="preserve">Since</w:delText>
        </w:r>
      </w:del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(</w:delText>
        </w:r>
      </w:del>
      <w:hyperlink w:anchor="thm-norm-properties">
        <w:del w:id="81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82" w:author="PR Preview" w:date="2026-01-01T00:00:00Z">
        <w:r>
          <w:delText xml:space="preserve">),</w:delText>
        </w:r>
      </w:del>
      <w:del w:id="83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exactly when</w:delText>
        </w:r>
      </w:del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$\mathord{\smash[b]{\underset{\raise.3ex\hbox{$\scriptstyle\sim$}}{x}}\vphantom{x}} \cdot \mathord{\smash[b]{\underset{\raise.3ex\hbox{$\scriptstyle\sim$}}{y}}\vphantom{y}} = 0$</w:delText>
        </w:r>
      </w:del>
      <w:del w:id="88" w:author="PR Preview" w:date="2026-01-01T00:00:00Z">
        <w:r>
          <w:delText xml:space="preserve">.</w:delText>
        </w:r>
      </w:del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On</w:delText>
        </w:r>
      </w:del>
      <w:del w:id="91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del w:id="92" w:author="PR Preview" w:date="2026-01-01T00:00:00Z">
        <w:r>
          <w:delText xml:space="preserve">,</w:delText>
        </w:r>
      </w:del>
      <w:del w:id="93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</m:oMath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vanishes only at</w:delText>
        </w:r>
      </w:del>
      <w:del w:id="96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/</m:t>
        </m:r>
        <m:r>
          <m:t>2</m:t>
        </m:r>
      </m:oMath>
      <w:del w:id="97" w:author="PR Preview" w:date="2026-01-01T00:00:00Z">
        <w:r>
          <w:delText xml:space="preserve">.</w:delText>
        </w:r>
      </w:del>
    </w:p>
    <w:p>
      <w:pPr>
        <w:pStyle w:val="BodyText"/>
      </w:pPr>
      <w:del w:id="98" w:author="PR Preview" w:date="2026-01-01T00:00:00Z">
        <w:r>
          <w:rPr>
            <w:b/>
            <w:bCs/>
          </w:rPr>
          <w:delText xml:space="preserve">Example 13 (Some angles in the plane)</w:delText>
        </w:r>
      </w:del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 </w:delText>
        </w:r>
      </w:del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and</w:delText>
        </w:r>
      </w:del>
      <w:del w:id="10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04" w:author="PR Preview" w:date="2026-01-01T00:00:00Z">
        <w:r>
          <w:delText xml:space="preserve">:</w:delText>
        </w:r>
      </w:del>
      <w:del w:id="105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del w:id="106" w:author="PR Preview" w:date="2026-01-01T00:00:00Z">
        <w:r>
          <w:delText xml:space="preserve">, so</w:delText>
        </w:r>
      </w:del>
      <w:del w:id="107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del w:id="108" w:author="PR Preview" w:date="2026-01-01T00:00:00Z">
        <w:r>
          <w:delText xml:space="preserve">.</w:delText>
        </w:r>
      </w:del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delText xml:space="preserve">and</w:delText>
        </w:r>
      </w:del>
      <w:del w:id="11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12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del w:id="113" w:author="PR Preview" w:date="2026-01-01T00:00:00Z">
        <w:r>
          <w:delText xml:space="preserve">so</w:delText>
        </w:r>
      </w:del>
      <w:del w:id="114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del w:id="115" w:author="PR Preview" w:date="2026-01-01T00:00:00Z">
        <w:r>
          <w:delText xml:space="preserve">.</w:delText>
        </w:r>
      </w:del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and</w:delText>
        </w:r>
      </w:del>
      <w:del w:id="11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19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del w:id="120" w:author="PR Preview" w:date="2026-01-01T00:00:00Z">
        <w:r>
          <w:delText xml:space="preserve">so</w:delText>
        </w:r>
      </w:del>
      <w:del w:id="121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=</m:t>
        </m:r>
        <m:r>
          <m:t>π</m:t>
        </m:r>
      </m:oMath>
      <w:del w:id="122" w:author="PR Preview" w:date="2026-01-01T00:00:00Z">
        <w:r>
          <w:delText xml:space="preserve">.</w:delText>
        </w:r>
      </w:del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and</w:delText>
        </w:r>
      </w:del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$\mathord{\smash[b]{\underset{\raise.3ex\hbox{$\scriptstyle\sim$}}{0}}\vphantom{0}}$</w:delText>
        </w:r>
      </w:del>
      <w:del w:id="127" w:author="PR Preview" w:date="2026-01-01T00:00:00Z">
        <w:r>
          <w:delText xml:space="preserve">: there is no angle,</w:delText>
        </w:r>
      </w:del>
      <w:del w:id="128" w:author="PR Preview" w:date="2026-01-01T00:00:00Z">
        <w:r>
          <w:delText xml:space="preserve"> </w:delText>
        </w:r>
      </w:del>
      <w:del w:id="129" w:author="PR Preview" w:date="2026-01-01T00:00:00Z">
        <w:r>
          <w:delText xml:space="preserve">because the ratio would divide by</w:delText>
        </w:r>
      </w:del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delText xml:space="preserve">$\mathopen{}\left\lVert\mathord{\smash[b]{\underset{\raise.3ex\hbox{$\scriptstyle\sim$}}{0}}\vphantom{0}}\right\rVert\mathclose{} = 0$</w:delText>
        </w:r>
      </w:del>
      <w:del w:id="132" w:author="PR Preview" w:date="2026-01-01T00:00:00Z">
        <w:r>
          <w:delText xml:space="preserve">.</w:delText>
        </w:r>
      </w:del>
    </w:p>
    <w:p>
      <w:pPr>
        <w:pStyle w:val="FirstParagraph"/>
      </w:pPr>
      <w:del w:id="133" w:author="PR Preview" w:date="2026-01-01T00:00:00Z">
        <w:r>
          <w:rPr>
            <w:b/>
            <w:bCs/>
          </w:rPr>
          <w:delText xml:space="preserve">Definition 8 (Cosine similarity)</w:delText>
        </w:r>
      </w:del>
      <w:del w:id="134" w:author="PR Preview" w:date="2026-01-01T00:00:00Z">
        <w:r>
          <w:delText xml:space="preserve"> </w:delText>
        </w:r>
      </w:del>
      <w:del w:id="135" w:author="PR Preview" w:date="2026-01-01T00:00:00Z">
        <w:r>
          <w:delText xml:space="preserve">The</w:delText>
        </w:r>
      </w:del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rPr>
            <w:b/>
            <w:bCs/>
          </w:rPr>
          <w:delText xml:space="preserve">cosine similarity</w:delText>
        </w:r>
      </w:del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[11]</w:delText>
        </w:r>
      </w:del>
      <w:del w:id="140" w:author="PR Preview" w:date="2026-01-01T00:00:00Z">
        <w:r>
          <w:delText xml:space="preserve"> </w:delText>
        </w:r>
      </w:del>
      <w:del w:id="141" w:author="PR Preview" w:date="2026-01-01T00:00:00Z">
        <w:r>
          <w:delText xml:space="preserve">between two nonzero vectors</w:delText>
        </w:r>
      </w:del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$\mathord{\smash[b]{\underset{\raise.3ex\hbox{$\scriptstyle\sim$}}{x}}\vphantom{x}}, \mathord{\smash[b]{\underset{\raise.3ex\hbox{$\scriptstyle\sim$}}{y}}\vphantom{y}}\in \mathbb{R}^p$</w:delText>
        </w:r>
      </w:del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is</w:delText>
        </w:r>
      </w:del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their dot product divided by the product of their lengths:</w:delText>
        </w:r>
      </w:del>
    </w:p>
    <w:p>
      <w:pPr>
        <w:pStyle w:val="BodyText"/>
      </w:pPr>
      <w:ins w:id="148" w:author="PR Preview" w:date="2026-01-01T00:00:00Z">
        <w:r>
          <w:rPr>
            <w:b/>
            <w:bCs/>
          </w:rPr>
          <w:t xml:space="preserve">Definition 7 (Cosine similarity)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The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rPr>
            <w:b/>
            <w:bCs/>
          </w:rPr>
          <w:t xml:space="preserve">cosine similarity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[11]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between two nonzero vectors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$\mathord{\smash[b]{\underset{\raise.3ex\hbox{$\scriptstyle\sim$}}{x}}\vphantom{x}}, \mathord{\smash[b]{\underset{\raise.3ex\hbox{$\scriptstyle\sim$}}{y}}\vphantom{y}}\in \mathbb{R}^p$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is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their dot product divided by the product of their lengths:</w:t>
        </w:r>
      </w:ins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0"/>
    <w:bookmarkStart w:id="51" w:name="exm-cosine-similarity"/>
    <w:p>
      <w:pPr>
        <w:pStyle w:val="FirstParagraph"/>
      </w:pPr>
      <w:del w:id="163" w:author="PR Preview" w:date="2026-01-01T00:00:00Z">
        <w:r>
          <w:rPr>
            <w:b/>
            <w:bCs/>
          </w:rPr>
          <w:delText xml:space="preserve">Example 14 (Cosine similarity of parallel, orthogonal, and arbitrary vectors)</w:delText>
        </w:r>
      </w:del>
      <w:del w:id="164" w:author="PR Preview" w:date="2026-01-01T00:00:00Z">
        <w:r>
          <w:delText xml:space="preserve"> </w:delText>
        </w:r>
      </w:del>
      <w:del w:id="165" w:author="PR Preview" w:date="2026-01-01T00:00:00Z">
        <w:r>
          <w:delText xml:space="preserve">For vectors in</w:delText>
        </w:r>
      </w:del>
      <w:del w:id="166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167" w:author="PR Preview" w:date="2026-01-01T00:00:00Z">
        <w:r>
          <w:delText xml:space="preserve">:</w:delText>
        </w:r>
      </w:del>
    </w:p>
    <w:p>
      <w:pPr>
        <w:pStyle w:val="FirstParagraph"/>
      </w:pPr>
      <w:ins w:id="168" w:author="PR Preview" w:date="2026-01-01T00:00:00Z">
        <w:r>
          <w:rPr>
            <w:b/>
            <w:bCs/>
          </w:rPr>
          <w:t xml:space="preserve">Example 13 (Cosine similarity of parallel, orthogonal, and arbitrary vectors)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For vectors in</w:t>
        </w:r>
      </w:ins>
      <w:ins w:id="17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72" w:author="PR Preview" w:date="2026-01-01T00:00:00Z">
        <w:r>
          <w:t xml:space="preserve">:</w:t>
        </w:r>
      </w:ins>
    </w:p>
    <w:p>
      <w:pPr>
        <w:numPr>
          <w:ilvl w:val="0"/>
          <w:numId w:val="1016"/>
        </w:numPr>
      </w:pPr>
      <w:r>
        <w:t xml:space="preserve">Parallel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(2, 4)$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</w:r>
    </w:p>
    <w:p>
      <w:pPr>
        <w:numPr>
          <w:ilvl w:val="0"/>
          <w:numId w:val="1016"/>
        </w:numPr>
      </w:pPr>
      <w:r>
        <w:t xml:space="preserve">Orthogonal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(-2,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</w:r>
    </w:p>
    <w:p>
      <w:pPr>
        <w:numPr>
          <w:ilvl w:val="0"/>
          <w:numId w:val="1016"/>
        </w:numPr>
      </w:pPr>
      <w:r>
        <w:t xml:space="preserve">Arbitrary vectors</w:t>
      </w:r>
      <w:r>
        <w:t xml:space="preserve"> </w:t>
      </w:r>
      <w:r>
        <w:t xml:space="preserve">$\mathord{\smash[b]{\underset{\raise.3ex\hbox{$\scriptstyle\sim$}}{x}}\vphantom{x}}=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</w:r>
    </w:p>
    <w:p>
      <w:pPr>
        <w:pStyle w:val="FirstParagraph"/>
      </w:pPr>
      <w:r>
        <w:t xml:space="preserve">When both vectors have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.</w:t>
      </w:r>
    </w:p>
    <w:bookmarkEnd w:id="51"/>
    <w:bookmarkStart w:id="53" w:name="def-angle"/>
    <w:p>
      <w:pPr>
        <w:pStyle w:val="BodyText"/>
      </w:pPr>
      <w:del w:id="173" w:author="PR Preview" w:date="2026-01-01T00:00:00Z">
        <w:r>
          <w:rPr>
            <w:b/>
            <w:bCs/>
          </w:rPr>
          <w:delText xml:space="preserve">Corollary 2 (Cosine similarity is the cosine of the angle)</w:delText>
        </w:r>
      </w:del>
      <w:del w:id="174" w:author="PR Preview" w:date="2026-01-01T00:00:00Z">
        <w:r>
          <w:delText xml:space="preserve"> </w:delText>
        </w:r>
      </w:del>
      <w:del w:id="175" w:author="PR Preview" w:date="2026-01-01T00:00:00Z">
        <w:r>
          <w:delText xml:space="preserve">For nonzero vectors</w:delText>
        </w:r>
      </w:del>
      <w:del w:id="176" w:author="PR Preview" w:date="2026-01-01T00:00:00Z">
        <w:r>
          <w:delText xml:space="preserve"> </w:delText>
        </w:r>
      </w:del>
      <w:del w:id="177" w:author="PR Preview" w:date="2026-01-01T00:00:00Z">
        <w:r>
          <w:delText xml:space="preserve">$\mathord{\smash[b]{\underset{\raise.3ex\hbox{$\scriptstyle\sim$}}{x}}\vphantom{x}}, \mathord{\smash[b]{\underset{\raise.3ex\hbox{$\scriptstyle\sim$}}{y}}\vphantom{y}}\in \mathbb{R}^p$</w:delText>
        </w:r>
      </w:del>
      <w:del w:id="178" w:author="PR Preview" w:date="2026-01-01T00:00:00Z">
        <w:r>
          <w:delText xml:space="preserve"> </w:delText>
        </w:r>
      </w:del>
      <w:del w:id="179" w:author="PR Preview" w:date="2026-01-01T00:00:00Z">
        <w:r>
          <w:delText xml:space="preserve">with angle</w:delText>
        </w:r>
      </w:del>
      <w:del w:id="180" w:author="PR Preview" w:date="2026-01-01T00:00:00Z">
        <w:r>
          <w:delText xml:space="preserve"> </w:delText>
        </w:r>
      </w:del>
      <m:oMath>
        <m:r>
          <m:t>θ</m:t>
        </m:r>
      </m:oMath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delText xml:space="preserve">between them (</w:delText>
        </w:r>
      </w:del>
      <w:hyperlink w:anchor="def-angle">
        <w:del w:id="183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184" w:author="PR Preview" w:date="2026-01-01T00:00:00Z">
        <w:r>
          <w:delText xml:space="preserve">),</w:delText>
        </w:r>
      </w:del>
    </w:p>
    <w:p>
      <w:pPr>
        <w:pStyle w:val="BodyText"/>
      </w:pPr>
      <w:del w:id="185" w:author="PR Preview" w:date="2026-01-01T00:00:00Z">
        <w:r>
          <w:delText xml:space="preserve">$$
    \operatorname{cossim}(\mathord{\smash[b]{\underset{\raise.3ex\hbox{$\scriptstyle\sim$}}{x}}\vphantom{x}}, \mathord{\smash[b]{\underset{\raise.3ex\hbox{$\scriptstyle\sim$}}{y}}\vphantom{y}}) = \cos\theta.
    $$</w:delText>
        </w:r>
      </w:del>
    </w:p>
    <w:p>
      <w:pPr>
        <w:pStyle w:val="FirstParagraph"/>
      </w:pPr>
      <w:del w:id="186" w:author="PR Preview" w:date="2026-01-01T00:00:00Z">
        <w:r>
          <w:rPr>
            <w:i/>
            <w:iCs/>
          </w:rPr>
          <w:delText xml:space="preserve">Proof</w:delText>
        </w:r>
      </w:del>
      <w:del w:id="187" w:author="PR Preview" w:date="2026-01-01T00:00:00Z">
        <w:r>
          <w:delText xml:space="preserve">. </w:delText>
        </w:r>
      </w:del>
      <w:del w:id="188" w:author="PR Preview" w:date="2026-01-01T00:00:00Z">
        <w:r>
          <w:delText xml:space="preserve">The ratio that</w:delText>
        </w:r>
      </w:del>
      <w:del w:id="189" w:author="PR Preview" w:date="2026-01-01T00:00:00Z">
        <w:r>
          <w:delText xml:space="preserve"> </w:delText>
        </w:r>
      </w:del>
      <w:hyperlink w:anchor="def-angle">
        <w:del w:id="190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191" w:author="PR Preview" w:date="2026-01-01T00:00:00Z">
        <w:r>
          <w:delText xml:space="preserve"> </w:delText>
        </w:r>
      </w:del>
      <w:del w:id="192" w:author="PR Preview" w:date="2026-01-01T00:00:00Z">
        <w:r>
          <w:delText xml:space="preserve">sets equal to</w:delText>
        </w:r>
      </w:del>
      <w:del w:id="193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  <m:r>
          <m:t>θ</m:t>
        </m:r>
      </m:oMath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delText xml:space="preserve">is the ratio that</w:delText>
        </w:r>
      </w:del>
      <w:del w:id="196" w:author="PR Preview" w:date="2026-01-01T00:00:00Z">
        <w:r>
          <w:delText xml:space="preserve"> </w:delText>
        </w:r>
      </w:del>
      <w:hyperlink w:anchor="def-cosine-similarity">
        <w:del w:id="197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198" w:author="PR Preview" w:date="2026-01-01T00:00:00Z">
        <w:r>
          <w:delText xml:space="preserve"> </w:delText>
        </w:r>
      </w:del>
      <w:del w:id="199" w:author="PR Preview" w:date="2026-01-01T00:00:00Z">
        <w:r>
          <w:delText xml:space="preserve">defines as</w:delText>
        </w:r>
      </w:del>
      <w:del w:id="200" w:author="PR Preview" w:date="2026-01-01T00:00:00Z">
        <w:r>
          <w:delText xml:space="preserve"> </w:delText>
        </w:r>
      </w:del>
      <w:del w:id="201" w:author="PR Preview" w:date="2026-01-01T00:00:00Z">
        <w:r>
          <w:delText xml:space="preserve">$\operatorname{cossim}(\mathord{\smash[b]{\underset{\raise.3ex\hbox{$\scriptstyle\sim$}}{x}}\vphantom{x}}, \mathord{\smash[b]{\underset{\raise.3ex\hbox{$\scriptstyle\sim$}}{y}}\vphantom{y}})$</w:delText>
        </w:r>
      </w:del>
      <w:del w:id="202" w:author="PR Preview" w:date="2026-01-01T00:00:00Z">
        <w:r>
          <w:delText xml:space="preserve">.</w:delText>
        </w:r>
      </w:del>
    </w:p>
    <w:p>
      <w:pPr>
        <w:pStyle w:val="BodyText"/>
      </w:pPr>
      <w:ins w:id="203" w:author="PR Preview" w:date="2026-01-01T00:00:00Z">
        <w:r>
          <w:rPr>
            <w:b/>
            <w:bCs/>
          </w:rPr>
          <w:t xml:space="preserve">Definition 8 (Angle between two vectors)</w:t>
        </w:r>
      </w:ins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The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rPr>
            <w:b/>
            <w:bCs/>
          </w:rPr>
          <w:t xml:space="preserve">angle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between two nonzero vectors,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$\mathord{\smash[b]{\underset{\raise.3ex\hbox{$\scriptstyle\sim$}}{x}}\vphantom{x}}, \mathord{\smash[b]{\underset{\raise.3ex\hbox{$\scriptstyle\sim$}}{y}}\vphantom{y}} \in \mathbb{R}^p$</w:t>
        </w:r>
      </w:ins>
      <w:ins w:id="212" w:author="PR Preview" w:date="2026-01-01T00:00:00Z">
        <w:r>
          <w:t xml:space="preserve">, is</w:t>
        </w:r>
      </w:ins>
    </w:p>
    <w:p>
      <w:pPr>
        <w:pStyle w:val="BodyText"/>
      </w:pPr>
      <w:ins w:id="213" w:author="PR Preview" w:date="2026-01-01T00:00:00Z">
        <w:r>
          <w:t xml:space="preserve">$$
    \theta\stackrel{\text{def}}{=}\arccos\mathopen{}\left(\operatorname{cossim}(\mathord{\smash[b]{\underset{\raise.3ex\hbox{$\scriptstyle\sim$}}{x}}\vphantom{x}}, \mathord{\smash[b]{\underset{\raise.3ex\hbox{$\scriptstyle\sim$}}{y}}\vphantom{y}})\right)\mathclose{}.
    $$</w:t>
        </w:r>
      </w:ins>
    </w:p>
    <w:p>
      <w:pPr>
        <w:pStyle w:val="FirstParagraph"/>
      </w:pPr>
      <w:ins w:id="214" w:author="PR Preview" w:date="2026-01-01T00:00:00Z">
        <w:r>
          <w:t xml:space="preserve">In words, the angle is the</w:t>
        </w:r>
      </w:ins>
      <w:ins w:id="215" w:author="PR Preview" w:date="2026-01-01T00:00:00Z">
        <w:r>
          <w:t xml:space="preserve"> </w:t>
        </w:r>
      </w:ins>
      <w:hyperlink r:id="rId52">
        <w:ins w:id="216" w:author="PR Preview" w:date="2026-01-01T00:00:00Z">
          <w:r>
            <w:rPr>
              <w:rStyle w:val="Hyperlink"/>
            </w:rPr>
            <w:t xml:space="preserve">arccosine</w:t>
          </w:r>
        </w:ins>
      </w:hyperlink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of the</w:t>
        </w:r>
      </w:ins>
      <w:ins w:id="219" w:author="PR Preview" w:date="2026-01-01T00:00:00Z">
        <w:r>
          <w:t xml:space="preserve"> </w:t>
        </w:r>
      </w:ins>
      <w:hyperlink w:anchor="def-cosine-similarity">
        <w:ins w:id="220" w:author="PR Preview" w:date="2026-01-01T00:00:00Z">
          <w:r>
            <w:rPr>
              <w:rStyle w:val="Hyperlink"/>
            </w:rPr>
            <w:t xml:space="preserve">cosine similarity</w:t>
          </w:r>
        </w:ins>
      </w:hyperlink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of the two vectors.</w:t>
        </w:r>
      </w:ins>
    </w:p>
    <w:bookmarkEnd w:id="53"/>
    <w:bookmarkStart w:id="56" w:name="rem-angle-well-defined"/>
    <w:p>
      <w:pPr>
        <w:pStyle w:val="BodyText"/>
      </w:pPr>
      <w:ins w:id="223" w:author="PR Preview" w:date="2026-01-01T00:00:00Z">
        <w:r>
          <w:rPr>
            <w:i/>
            <w:iCs/>
          </w:rPr>
          <w:t xml:space="preserve">Remark 4</w:t>
        </w:r>
      </w:ins>
      <w:ins w:id="224" w:author="PR Preview" w:date="2026-01-01T00:00:00Z">
        <w:r>
          <w:t xml:space="preserve"> (Why the angle is well defined). </w:t>
        </w:r>
      </w:ins>
      <w:ins w:id="225" w:author="PR Preview" w:date="2026-01-01T00:00:00Z">
        <w:r>
          <w:t xml:space="preserve">The</w:t>
        </w:r>
      </w:ins>
      <w:ins w:id="226" w:author="PR Preview" w:date="2026-01-01T00:00:00Z">
        <w:r>
          <w:t xml:space="preserve"> </w:t>
        </w:r>
      </w:ins>
      <w:hyperlink w:anchor="def-cosine-similarity">
        <w:ins w:id="227" w:author="PR Preview" w:date="2026-01-01T00:00:00Z">
          <w:r>
            <w:rPr>
              <w:rStyle w:val="Hyperlink"/>
            </w:rPr>
            <w:t xml:space="preserve">cosine similarity</w:t>
          </w:r>
        </w:ins>
      </w:hyperlink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is defined, because both vectors are nonzero (</w:t>
        </w:r>
      </w:ins>
      <w:hyperlink w:anchor="thm-norm-properties">
        <w:ins w:id="230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231" w:author="PR Preview" w:date="2026-01-01T00:00:00Z">
        <w:r>
          <w:t xml:space="preserve">).</w:t>
        </w:r>
      </w:ins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By</w:t>
        </w:r>
      </w:ins>
      <w:ins w:id="234" w:author="PR Preview" w:date="2026-01-01T00:00:00Z">
        <w:r>
          <w:t xml:space="preserve"> </w:t>
        </w:r>
      </w:ins>
      <w:hyperlink w:anchor="thm-cauchy-schwarz">
        <w:ins w:id="235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236" w:author="PR Preview" w:date="2026-01-01T00:00:00Z">
        <w:r>
          <w:t xml:space="preserve">, it lies in the</w:t>
        </w:r>
      </w:ins>
      <w:ins w:id="237" w:author="PR Preview" w:date="2026-01-01T00:00:00Z">
        <w:r>
          <w:t xml:space="preserve"> </w:t>
        </w:r>
      </w:ins>
      <w:hyperlink r:id="rId54">
        <w:ins w:id="238" w:author="PR Preview" w:date="2026-01-01T00:00:00Z">
          <w:r>
            <w:rPr>
              <w:rStyle w:val="Hyperlink"/>
            </w:rPr>
            <w:t xml:space="preserve">closed interval</w:t>
          </w:r>
        </w:ins>
      </w:hyperlink>
      <w:ins w:id="23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40" w:author="PR Preview" w:date="2026-01-01T00:00:00Z">
        <w:r>
          <w:t xml:space="preserve">,</w:t>
        </w:r>
      </w:ins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which is where the</w:t>
        </w:r>
      </w:ins>
      <w:ins w:id="243" w:author="PR Preview" w:date="2026-01-01T00:00:00Z">
        <w:r>
          <w:t xml:space="preserve"> </w:t>
        </w:r>
      </w:ins>
      <w:hyperlink r:id="rId52">
        <w:ins w:id="244" w:author="PR Preview" w:date="2026-01-01T00:00:00Z">
          <w:r>
            <w:rPr>
              <w:rStyle w:val="Hyperlink"/>
            </w:rPr>
            <w:t xml:space="preserve">arccosine</w:t>
          </w:r>
        </w:ins>
      </w:hyperlink>
      <w:ins w:id="245" w:author="PR Preview" w:date="2026-01-01T00:00:00Z">
        <w:r>
          <w:t xml:space="preserve">,</w:t>
        </w:r>
      </w:ins>
      <w:ins w:id="246" w:author="PR Preview" w:date="2026-01-01T00:00:00Z">
        <w:r>
          <w:t xml:space="preserve"> </w:t>
        </w:r>
      </w:ins>
      <m:oMath>
        <m:r>
          <m:rPr>
            <m:sty m:val="p"/>
          </m:rPr>
          <m:t>arccos</m:t>
        </m:r>
      </m:oMath>
      <w:ins w:id="247" w:author="PR Preview" w:date="2026-01-01T00:00:00Z">
        <w:r>
          <w:t xml:space="preserve">, is defined.</w:t>
        </w:r>
      </w:ins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So the angle</w:t>
        </w:r>
      </w:ins>
      <w:ins w:id="250" w:author="PR Preview" w:date="2026-01-01T00:00:00Z">
        <w:r>
          <w:t xml:space="preserve"> </w:t>
        </w:r>
      </w:ins>
      <m:oMath>
        <m:r>
          <m:t>θ</m:t>
        </m:r>
      </m:oMath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lies in</w:t>
        </w:r>
      </w:ins>
      <w:ins w:id="253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254" w:author="PR Preview" w:date="2026-01-01T00:00:00Z">
        <w:r>
          <w:t xml:space="preserve">, with</w:t>
        </w:r>
      </w:ins>
      <w:ins w:id="255" w:author="PR Preview" w:date="2026-01-01T00:00:00Z">
        <w:r>
          <w:t xml:space="preserve"> </w:t>
        </w:r>
      </w:ins>
      <w:hyperlink r:id="rId55">
        <w:ins w:id="256" w:author="PR Preview" w:date="2026-01-01T00:00:00Z">
          <w:r>
            <w:rPr>
              <w:rStyle w:val="Hyperlink"/>
            </w:rPr>
            <w:t xml:space="preserve">cosine</w:t>
          </w:r>
        </w:ins>
      </w:hyperlink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$\cos\theta= \operatorname{cossim}(\mathord{\smash[b]{\underset{\raise.3ex\hbox{$\scriptstyle\sim$}}{x}}\vphantom{x}}, \mathord{\smash[b]{\underset{\raise.3ex\hbox{$\scriptstyle\sim$}}{y}}\vphantom{y}})$</w:t>
        </w:r>
      </w:ins>
      <w:ins w:id="259" w:author="PR Preview" w:date="2026-01-01T00:00:00Z">
        <w:r>
          <w:t xml:space="preserve">.</w:t>
        </w:r>
      </w:ins>
    </w:p>
    <w:bookmarkEnd w:id="56"/>
    <w:bookmarkStart w:id="57" w:name="cor-right-angle-orthogonal"/>
    <w:p>
      <w:pPr>
        <w:pStyle w:val="BodyText"/>
      </w:pPr>
      <w:ins w:id="260" w:author="PR Preview" w:date="2026-01-01T00:00:00Z">
        <w:r>
          <w:rPr>
            <w:b/>
            <w:bCs/>
          </w:rPr>
          <w:t xml:space="preserve">Corollary 1 (A right angle means orthogonal)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For nonzero vectors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$\mathord{\smash[b]{\underset{\raise.3ex\hbox{$\scriptstyle\sim$}}{x}}\vphantom{x}}, \mathord{\smash[b]{\underset{\raise.3ex\hbox{$\scriptstyle\sim$}}{y}}\vphantom{y}} \in \mathbb{R}^p$</w:t>
        </w:r>
      </w:ins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with angle</w:t>
        </w:r>
      </w:ins>
      <w:ins w:id="267" w:author="PR Preview" w:date="2026-01-01T00:00:00Z">
        <w:r>
          <w:t xml:space="preserve"> </w:t>
        </w:r>
      </w:ins>
      <m:oMath>
        <m:r>
          <m:t>θ</m:t>
        </m:r>
      </m:oMath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(</w:t>
        </w:r>
      </w:ins>
      <w:hyperlink w:anchor="def-angle">
        <w:ins w:id="270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271" w:author="PR Preview" w:date="2026-01-01T00:00:00Z">
        <w:r>
          <w:t xml:space="preserve">),</w:t>
        </w:r>
      </w:ins>
    </w:p>
    <w:p>
      <w:pPr>
        <w:pStyle w:val="BodyText"/>
      </w:pPr>
      <w:ins w:id="272" w:author="PR Preview" w:date="2026-01-01T00:00:00Z">
        <w:r>
  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  </w:r>
      </w:ins>
    </w:p>
    <w:p>
      <w:pPr>
        <w:pStyle w:val="FirstParagraph"/>
      </w:pPr>
      <w:ins w:id="273" w:author="PR Preview" w:date="2026-01-01T00:00:00Z">
        <w:r>
          <w:t xml:space="preserve">so for nonzero vectors, orthogonal (</w:t>
        </w:r>
      </w:ins>
      <w:hyperlink r:id="rId22">
        <w:ins w:id="274" w:author="PR Preview" w:date="2026-01-01T00:00:00Z">
          <w:r>
            <w:rPr>
              <w:rStyle w:val="Hyperlink"/>
            </w:rPr>
            <w:t xml:space="preserve">Definition 15 in Vectors</w:t>
          </w:r>
        </w:ins>
      </w:hyperlink>
      <w:ins w:id="275" w:author="PR Preview" w:date="2026-01-01T00:00:00Z">
        <w:r>
          <w:t xml:space="preserve">) means at a right angle.</w:t>
        </w:r>
      </w:ins>
    </w:p>
    <w:bookmarkEnd w:id="57"/>
    <w:p>
      <w:pPr>
        <w:pStyle w:val="BodyText"/>
      </w:pPr>
      <w:ins w:id="276" w:author="PR Preview" w:date="2026-01-01T00:00:00Z">
        <w:r>
          <w:rPr>
            <w:i/>
            <w:iCs/>
          </w:rPr>
          <w:t xml:space="preserve">Proof</w:t>
        </w:r>
      </w:ins>
      <w:ins w:id="277" w:author="PR Preview" w:date="2026-01-01T00:00:00Z">
        <w:r>
          <w:t xml:space="preserve">. </w:t>
        </w:r>
      </w:ins>
      <w:ins w:id="278" w:author="PR Preview" w:date="2026-01-01T00:00:00Z">
        <w:r>
          <w:t xml:space="preserve">Since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  </w:r>
      </w:ins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(</w:t>
        </w:r>
      </w:ins>
      <w:hyperlink w:anchor="thm-norm-properties">
        <w:ins w:id="283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284" w:author="PR Preview" w:date="2026-01-01T00:00:00Z">
        <w:r>
          <w:t xml:space="preserve">),</w:t>
        </w:r>
      </w:ins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$\operatorname{cossim}(\mathord{\smash[b]{\underset{\raise.3ex\hbox{$\scriptstyle\sim$}}{x}}\vphantom{x}}, \mathord{\smash[b]{\underset{\raise.3ex\hbox{$\scriptstyle\sim$}}{y}}\vphantom{y}}) = 0$</w:t>
        </w:r>
      </w:ins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exactly when</w:t>
        </w:r>
      </w:ins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$\mathord{\smash[b]{\underset{\raise.3ex\hbox{$\scriptstyle\sim$}}{x}}\vphantom{x}} \cdot \mathord{\smash[b]{\underset{\raise.3ex\hbox{$\scriptstyle\sim$}}{y}}\vphantom{y}} = 0$</w:t>
        </w:r>
      </w:ins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(</w:t>
        </w:r>
      </w:ins>
      <w:hyperlink w:anchor="def-cosine-similarity">
        <w:ins w:id="293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294" w:author="PR Preview" w:date="2026-01-01T00:00:00Z">
        <w:r>
          <w:t xml:space="preserve">),</w:t>
        </w:r>
      </w:ins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so</w:t>
        </w:r>
      </w:ins>
      <w:ins w:id="297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exactly when</w:t>
        </w:r>
      </w:ins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$\mathord{\smash[b]{\underset{\raise.3ex\hbox{$\scriptstyle\sim$}}{x}}\vphantom{x}} \cdot \mathord{\smash[b]{\underset{\raise.3ex\hbox{$\scriptstyle\sim$}}{y}}\vphantom{y}} = 0$</w:t>
        </w:r>
      </w:ins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(</w:t>
        </w:r>
      </w:ins>
      <w:hyperlink w:anchor="rem-angle-well-defined">
        <w:ins w:id="304" w:author="PR Preview" w:date="2026-01-01T00:00:00Z">
          <w:r>
            <w:rPr>
              <w:rStyle w:val="Hyperlink"/>
            </w:rPr>
            <w:t xml:space="preserve">Remark 4</w:t>
          </w:r>
        </w:ins>
      </w:hyperlink>
      <w:ins w:id="305" w:author="PR Preview" w:date="2026-01-01T00:00:00Z">
        <w:r>
          <w:t xml:space="preserve">).</w:t>
        </w:r>
      </w:ins>
      <w:ins w:id="306" w:author="PR Preview" w:date="2026-01-01T00:00:00Z">
        <w:r>
          <w:t xml:space="preserve"> </w:t>
        </w:r>
      </w:ins>
      <w:ins w:id="307" w:author="PR Preview" w:date="2026-01-01T00:00:00Z">
        <w:r>
          <w:t xml:space="preserve">On</w:t>
        </w:r>
      </w:ins>
      <w:ins w:id="30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309" w:author="PR Preview" w:date="2026-01-01T00:00:00Z">
        <w:r>
          <w:t xml:space="preserve">,</w:t>
        </w:r>
      </w:ins>
      <w:ins w:id="310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</m:oMath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vanishes only at</w:t>
        </w:r>
      </w:ins>
      <w:ins w:id="313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/</m:t>
        </m:r>
        <m:r>
          <m:t>2</m:t>
        </m:r>
      </m:oMath>
      <w:ins w:id="314" w:author="PR Preview" w:date="2026-01-01T00:00:00Z">
        <w:r>
          <w:t xml:space="preserve">.</w:t>
        </w:r>
      </w:ins>
    </w:p>
    <w:bookmarkStart w:id="58" w:name="exm-angle"/>
    <w:p>
      <w:pPr>
        <w:pStyle w:val="BodyText"/>
      </w:pPr>
      <w:ins w:id="315" w:author="PR Preview" w:date="2026-01-01T00:00:00Z">
        <w:r>
          <w:rPr>
            <w:b/>
            <w:bCs/>
          </w:rPr>
          <w:t xml:space="preserve">Example 14 (Some angles in the plane)</w:t>
        </w:r>
      </w:ins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 </w:t>
        </w:r>
      </w:ins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and</w:t>
        </w:r>
      </w:ins>
      <w:ins w:id="32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21" w:author="PR Preview" w:date="2026-01-01T00:00:00Z">
        <w:r>
          <w:t xml:space="preserve">:</w:t>
        </w:r>
      </w:ins>
      <w:ins w:id="322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ins w:id="323" w:author="PR Preview" w:date="2026-01-01T00:00:00Z">
        <w:r>
          <w:t xml:space="preserve">, so</w:t>
        </w:r>
      </w:ins>
      <w:ins w:id="324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ins w:id="325" w:author="PR Preview" w:date="2026-01-01T00:00:00Z">
        <w:r>
          <w:t xml:space="preserve">.</w:t>
        </w:r>
      </w:ins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and</w:t>
        </w:r>
      </w:ins>
      <w:ins w:id="32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2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330" w:author="PR Preview" w:date="2026-01-01T00:00:00Z">
        <w:r>
          <w:t xml:space="preserve">so</w:t>
        </w:r>
      </w:ins>
      <w:ins w:id="331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ins w:id="332" w:author="PR Preview" w:date="2026-01-01T00:00:00Z">
        <w:r>
          <w:t xml:space="preserve">.</w:t>
        </w:r>
      </w:ins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and</w:t>
        </w:r>
      </w:ins>
      <w:ins w:id="33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3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337" w:author="PR Preview" w:date="2026-01-01T00:00:00Z">
        <w:r>
          <w:t xml:space="preserve">so</w:t>
        </w:r>
      </w:ins>
      <w:ins w:id="338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=</m:t>
        </m:r>
        <m:r>
          <m:t>π</m:t>
        </m:r>
      </m:oMath>
      <w:ins w:id="339" w:author="PR Preview" w:date="2026-01-01T00:00:00Z">
        <w:r>
          <w:t xml:space="preserve">.</w:t>
        </w:r>
      </w:ins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and</w:t>
        </w:r>
      </w:ins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$\mathord{\smash[b]{\underset{\raise.3ex\hbox{$\scriptstyle\sim$}}{0}}\vphantom{0}}$</w:t>
        </w:r>
      </w:ins>
      <w:ins w:id="344" w:author="PR Preview" w:date="2026-01-01T00:00:00Z">
        <w:r>
          <w:t xml:space="preserve">: there is no angle,</w:t>
        </w:r>
      </w:ins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because the ratio would divide by</w:t>
        </w:r>
      </w:ins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$\mathopen{}\left\lVert\mathord{\smash[b]{\underset{\raise.3ex\hbox{$\scriptstyle\sim$}}{0}}\vphantom{0}}\right\rVert\mathclose{} = 0$</w:t>
        </w:r>
      </w:ins>
      <w:ins w:id="349" w:author="PR Preview" w:date="2026-01-01T00:00:00Z">
        <w:r>
          <w:t xml:space="preserve">.</w:t>
        </w:r>
      </w:ins>
    </w:p>
    <w:bookmarkEnd w:id="58"/>
    <w:bookmarkStart w:id="61" w:name="rem-angle-unit-circle-angle"/>
    <w:p>
      <w:pPr>
        <w:pStyle w:val="FirstParagraph"/>
      </w:pPr>
      <w:ins w:id="350" w:author="PR Preview" w:date="2026-01-01T00:00:00Z">
        <w:r>
          <w:rPr>
            <w:i/>
            <w:iCs/>
          </w:rPr>
          <w:t xml:space="preserve">Remark 5</w:t>
        </w:r>
      </w:ins>
      <w:ins w:id="351" w:author="PR Preview" w:date="2026-01-01T00:00:00Z">
        <w:r>
          <w:t xml:space="preserve"> (How the two angles relate). </w:t>
        </w:r>
      </w:ins>
      <w:ins w:id="352" w:author="PR Preview" w:date="2026-01-01T00:00:00Z">
        <w:r>
          <w:t xml:space="preserve">For nonzero vectors in the plane,</w:t>
        </w:r>
      </w:ins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$\mathord{\smash[b]{\underset{\raise.3ex\hbox{$\scriptstyle\sim$}}{x}}\vphantom{x}}, \mathord{\smash[b]{\underset{\raise.3ex\hbox{$\scriptstyle\sim$}}{y}}\vphantom{y}}$</w:t>
        </w:r>
      </w:ins>
      <w:ins w:id="355" w:author="PR Preview" w:date="2026-01-01T00:00:00Z">
        <w:r>
          <w:t xml:space="preserve">,</w:t>
        </w:r>
      </w:ins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the</w:t>
        </w:r>
      </w:ins>
      <w:ins w:id="358" w:author="PR Preview" w:date="2026-01-01T00:00:00Z">
        <w:r>
          <w:t xml:space="preserve"> </w:t>
        </w:r>
      </w:ins>
      <w:hyperlink w:anchor="def-angle">
        <w:ins w:id="359" w:author="PR Preview" w:date="2026-01-01T00:00:00Z">
          <w:r>
            <w:rPr>
              <w:rStyle w:val="Hyperlink"/>
            </w:rPr>
            <w:t xml:space="preserve">angle between the vectors</w:t>
          </w:r>
        </w:ins>
      </w:hyperlink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is the</w:t>
        </w:r>
      </w:ins>
      <w:ins w:id="362" w:author="PR Preview" w:date="2026-01-01T00:00:00Z">
        <w:r>
          <w:t xml:space="preserve"> </w:t>
        </w:r>
      </w:ins>
      <w:hyperlink r:id="rId59">
        <w:ins w:id="363" w:author="PR Preview" w:date="2026-01-01T00:00:00Z">
          <w:r>
            <w:rPr>
              <w:rStyle w:val="Hyperlink"/>
            </w:rPr>
            <w:t xml:space="preserve">angle on the unit circle</w:t>
          </w:r>
        </w:ins>
      </w:hyperlink>
      <w:ins w:id="364" w:author="PR Preview" w:date="2026-01-01T00:00:00Z">
        <w:r>
          <w:t xml:space="preserve"> </w:t>
        </w:r>
      </w:ins>
      <w:ins w:id="365" w:author="PR Preview" w:date="2026-01-01T00:00:00Z">
        <w:r>
          <w:t xml:space="preserve">between the points</w:t>
        </w:r>
      </w:ins>
      <w:ins w:id="366" w:author="PR Preview" w:date="2026-01-01T00:00:00Z">
        <w:r>
          <w:t xml:space="preserve"> </w:t>
        </w:r>
      </w:ins>
      <w:ins w:id="367" w:author="PR Preview" w:date="2026-01-01T00:00:00Z">
        <w:r>
          <w:t xml:space="preserve">$\mathord{\smash[b]{\underset{\raise.3ex\hbox{$\scriptstyle\sim$}}{x}}\vphantom{x}} / \mathopen{}\left\lVert\mathord{\smash[b]{\underset{\raise.3ex\hbox{$\scriptstyle\sim$}}{x}}\vphantom{x}}\right\rVert\mathclose{}$</w:t>
        </w:r>
      </w:ins>
      <w:ins w:id="368" w:author="PR Preview" w:date="2026-01-01T00:00:00Z">
        <w:r>
          <w:t xml:space="preserve">,</w:t>
        </w:r>
      </w:ins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$\mathord{\smash[b]{\underset{\raise.3ex\hbox{$\scriptstyle\sim$}}{y}}\vphantom{y}} / \mathopen{}\left\lVert\mathord{\smash[b]{\underset{\raise.3ex\hbox{$\scriptstyle\sim$}}{y}}\vphantom{y}}\right\rVert\mathclose{}$</w:t>
        </w:r>
      </w:ins>
      <w:ins w:id="371" w:author="PR Preview" w:date="2026-01-01T00:00:00Z">
        <w:r>
          <w:t xml:space="preserve">.</w:t>
        </w:r>
      </w:ins>
      <w:ins w:id="372" w:author="PR Preview" w:date="2026-01-01T00:00:00Z">
        <w:r>
          <w:t xml:space="preserve"> </w:t>
        </w:r>
      </w:ins>
      <w:ins w:id="373" w:author="PR Preview" w:date="2026-01-01T00:00:00Z">
        <w:r>
          <w:t xml:space="preserve">The</w:t>
        </w:r>
      </w:ins>
      <w:ins w:id="374" w:author="PR Preview" w:date="2026-01-01T00:00:00Z">
        <w:r>
          <w:t xml:space="preserve"> </w:t>
        </w:r>
      </w:ins>
      <w:hyperlink w:anchor="def-cosine-similarity">
        <w:ins w:id="375" w:author="PR Preview" w:date="2026-01-01T00:00:00Z">
          <w:r>
            <w:rPr>
              <w:rStyle w:val="Hyperlink"/>
            </w:rPr>
            <w:t xml:space="preserve">cosine similarity</w:t>
          </w:r>
        </w:ins>
      </w:hyperlink>
      <w:ins w:id="376" w:author="PR Preview" w:date="2026-01-01T00:00:00Z">
        <w:r>
          <w:t xml:space="preserve"> </w:t>
        </w:r>
      </w:ins>
      <w:ins w:id="377" w:author="PR Preview" w:date="2026-01-01T00:00:00Z">
        <w:r>
          <w:t xml:space="preserve">of the vectors</w:t>
        </w:r>
      </w:ins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is the</w:t>
        </w:r>
      </w:ins>
      <w:ins w:id="380" w:author="PR Preview" w:date="2026-01-01T00:00:00Z">
        <w:r>
          <w:t xml:space="preserve"> </w:t>
        </w:r>
      </w:ins>
      <w:hyperlink r:id="rId60">
        <w:ins w:id="381" w:author="PR Preview" w:date="2026-01-01T00:00:00Z">
          <w:r>
            <w:rPr>
              <w:rStyle w:val="Hyperlink"/>
            </w:rPr>
            <w:t xml:space="preserve">dot product</w:t>
          </w:r>
        </w:ins>
      </w:hyperlink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of these points.</w:t>
        </w:r>
      </w:ins>
      <w:ins w:id="384" w:author="PR Preview" w:date="2026-01-01T00:00:00Z">
        <w:r>
          <w:t xml:space="preserve"> </w:t>
        </w:r>
      </w:ins>
      <w:ins w:id="385" w:author="PR Preview" w:date="2026-01-01T00:00:00Z">
        <w:r>
          <w:t xml:space="preserve">Rotating the plane puts the first point at</w:t>
        </w:r>
      </w:ins>
      <w:ins w:id="38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87" w:author="PR Preview" w:date="2026-01-01T00:00:00Z">
        <w:r>
          <w:t xml:space="preserve">,</w:t>
        </w:r>
      </w:ins>
      <w:ins w:id="388" w:author="PR Preview" w:date="2026-01-01T00:00:00Z">
        <w:r>
          <w:t xml:space="preserve"> </w:t>
        </w:r>
      </w:ins>
      <w:ins w:id="389" w:author="PR Preview" w:date="2026-01-01T00:00:00Z">
        <w:r>
          <w:t xml:space="preserve">with no change to the distance between the points along the circle or to their dot product.</w:t>
        </w:r>
      </w:ins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For the angle on the unit circle,</w:t>
        </w:r>
      </w:ins>
      <w:ins w:id="392" w:author="PR Preview" w:date="2026-01-01T00:00:00Z">
        <w:r>
          <w:t xml:space="preserve"> </w:t>
        </w:r>
      </w:ins>
      <m:oMath>
        <m:r>
          <m:t>θ</m:t>
        </m:r>
      </m:oMath>
      <w:ins w:id="393" w:author="PR Preview" w:date="2026-01-01T00:00:00Z">
        <w:r>
          <w:t xml:space="preserve">, the second point is then</w:t>
        </w:r>
      </w:ins>
      <w:ins w:id="39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ins w:id="395" w:author="PR Preview" w:date="2026-01-01T00:00:00Z">
        <w:r>
          <w:t xml:space="preserve">,</w:t>
        </w:r>
      </w:ins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so the dot product of the points is</w:t>
        </w:r>
      </w:ins>
      <w:ins w:id="398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θ</m:t>
        </m:r>
      </m:oMath>
      <w:ins w:id="399" w:author="PR Preview" w:date="2026-01-01T00:00:00Z">
        <w:r>
          <w:t xml:space="preserve">.</w:t>
        </w:r>
      </w:ins>
      <w:ins w:id="400" w:author="PR Preview" w:date="2026-01-01T00:00:00Z">
        <w:r>
          <w:t xml:space="preserve"> </w:t>
        </w:r>
      </w:ins>
      <w:ins w:id="401" w:author="PR Preview" w:date="2026-01-01T00:00:00Z">
        <w:r>
          <w:t xml:space="preserve">Applying</w:t>
        </w:r>
      </w:ins>
      <w:ins w:id="402" w:author="PR Preview" w:date="2026-01-01T00:00:00Z">
        <w:r>
          <w:t xml:space="preserve"> </w:t>
        </w:r>
      </w:ins>
      <m:oMath>
        <m:r>
          <m:rPr>
            <m:sty m:val="p"/>
          </m:rPr>
          <m:t>arccos</m:t>
        </m:r>
      </m:oMath>
      <w:ins w:id="403" w:author="PR Preview" w:date="2026-01-01T00:00:00Z">
        <w:r>
          <w:t xml:space="preserve"> </w:t>
        </w:r>
      </w:ins>
      <w:ins w:id="404" w:author="PR Preview" w:date="2026-01-01T00:00:00Z">
        <w:r>
          <w:t xml:space="preserve">to it returns</w:t>
        </w:r>
      </w:ins>
      <w:ins w:id="405" w:author="PR Preview" w:date="2026-01-01T00:00:00Z">
        <w:r>
          <w:t xml:space="preserve"> </w:t>
        </w:r>
      </w:ins>
      <m:oMath>
        <m:r>
          <m:t>θ</m:t>
        </m:r>
      </m:oMath>
      <w:ins w:id="406" w:author="PR Preview" w:date="2026-01-01T00:00:00Z">
        <w:r>
          <w:t xml:space="preserve">, which lies in</w:t>
        </w:r>
      </w:ins>
      <w:ins w:id="407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408" w:author="PR Preview" w:date="2026-01-01T00:00:00Z">
        <w:r>
          <w:t xml:space="preserve">.</w:t>
        </w:r>
      </w:ins>
    </w:p>
    <w:bookmarkEnd w:id="61"/>
    <w:bookmarkStart w:id="62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62"/>
    <w:bookmarkStart w:id="63" w:name="cor-cosine-similarity-unit-vectors"/>
    <w:p>
      <w:pPr>
        <w:pStyle w:val="FirstParagraph"/>
      </w:pPr>
      <w:del w:id="409" w:author="PR Preview" w:date="2026-01-01T00:00:00Z">
        <w:r>
          <w:rPr>
            <w:b/>
            <w:bCs/>
          </w:rPr>
          <w:delText xml:space="preserve">Corollary 3 (Cosine similarity of unit vectors is their inner product)</w:delText>
        </w:r>
      </w:del>
      <w:del w:id="410" w:author="PR Preview" w:date="2026-01-01T00:00:00Z">
        <w:r>
          <w:delText xml:space="preserve"> </w:delText>
        </w:r>
      </w:del>
      <w:del w:id="411" w:author="PR Preview" w:date="2026-01-01T00:00:00Z">
        <w:r>
          <w:delText xml:space="preserve">In a real inner product space (</w:delText>
        </w:r>
      </w:del>
      <w:hyperlink w:anchor="def-inner-product-space">
        <w:del w:id="412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413" w:author="PR Preview" w:date="2026-01-01T00:00:00Z">
        <w:r>
          <w:delText xml:space="preserve">),</w:delText>
        </w:r>
      </w:del>
      <w:del w:id="414" w:author="PR Preview" w:date="2026-01-01T00:00:00Z">
        <w:r>
          <w:delText xml:space="preserve"> </w:delText>
        </w:r>
      </w:del>
      <w:del w:id="415" w:author="PR Preview" w:date="2026-01-01T00:00:00Z">
        <w:r>
          <w:delText xml:space="preserve">for all vectors</w:delText>
        </w:r>
      </w:del>
      <w:del w:id="416" w:author="PR Preview" w:date="2026-01-01T00:00:00Z">
        <w:r>
          <w:delText xml:space="preserve"> </w:delText>
        </w:r>
      </w:del>
      <w:del w:id="417" w:author="PR Preview" w:date="2026-01-01T00:00:00Z">
        <w:r>
          <w:delText xml:space="preserve">$\mathord{\smash[b]{\underset{\raise.3ex\hbox{$\scriptstyle\sim$}}{x}}\vphantom{x}}$</w:delText>
        </w:r>
      </w:del>
      <w:del w:id="418" w:author="PR Preview" w:date="2026-01-01T00:00:00Z">
        <w:r>
          <w:delText xml:space="preserve"> </w:delText>
        </w:r>
      </w:del>
      <w:del w:id="419" w:author="PR Preview" w:date="2026-01-01T00:00:00Z">
        <w:r>
          <w:delText xml:space="preserve">and</w:delText>
        </w:r>
      </w:del>
      <w:del w:id="420" w:author="PR Preview" w:date="2026-01-01T00:00:00Z">
        <w:r>
          <w:delText xml:space="preserve"> </w:delText>
        </w:r>
      </w:del>
      <w:del w:id="421" w:author="PR Preview" w:date="2026-01-01T00:00:00Z">
        <w:r>
          <w:delText xml:space="preserve">$\mathord{\smash[b]{\underset{\raise.3ex\hbox{$\scriptstyle\sim$}}{y}}\vphantom{y}}$</w:delText>
        </w:r>
      </w:del>
      <w:del w:id="422" w:author="PR Preview" w:date="2026-01-01T00:00:00Z">
        <w:r>
          <w:delText xml:space="preserve"> </w:delText>
        </w:r>
      </w:del>
      <w:del w:id="423" w:author="PR Preview" w:date="2026-01-01T00:00:00Z">
        <w:r>
          <w:delText xml:space="preserve">with</w:delText>
        </w:r>
      </w:del>
      <w:del w:id="424" w:author="PR Preview" w:date="2026-01-01T00:00:00Z">
        <w:r>
          <w:delText xml:space="preserve"> </w:delText>
        </w:r>
      </w:del>
      <w:del w:id="425" w:author="PR Preview" w:date="2026-01-01T00:00:00Z">
        <w:r>
          <w:delTex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delText>
        </w:r>
      </w:del>
      <w:del w:id="426" w:author="PR Preview" w:date="2026-01-01T00:00:00Z">
        <w:r>
          <w:delText xml:space="preserve">,</w:delText>
        </w:r>
      </w:del>
    </w:p>
    <w:p>
      <w:pPr>
        <w:pStyle w:val="FirstParagraph"/>
      </w:pPr>
      <w:ins w:id="427" w:author="PR Preview" w:date="2026-01-01T00:00:00Z">
        <w:r>
          <w:rPr>
            <w:b/>
            <w:bCs/>
          </w:rPr>
          <w:t xml:space="preserve">Corollary 2 (Cosine similarity of unit vectors is their inner product)</w:t>
        </w:r>
      </w:ins>
      <w:ins w:id="428" w:author="PR Preview" w:date="2026-01-01T00:00:00Z">
        <w:r>
          <w:t xml:space="preserve"> </w:t>
        </w:r>
      </w:ins>
      <w:ins w:id="429" w:author="PR Preview" w:date="2026-01-01T00:00:00Z">
        <w:r>
          <w:t xml:space="preserve">In a real inner product space (</w:t>
        </w:r>
      </w:ins>
      <w:hyperlink w:anchor="def-inner-product-space">
        <w:ins w:id="430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431" w:author="PR Preview" w:date="2026-01-01T00:00:00Z">
        <w:r>
          <w:t xml:space="preserve">),</w:t>
        </w:r>
      </w:ins>
      <w:ins w:id="432" w:author="PR Preview" w:date="2026-01-01T00:00:00Z">
        <w:r>
          <w:t xml:space="preserve"> </w:t>
        </w:r>
      </w:ins>
      <w:ins w:id="433" w:author="PR Preview" w:date="2026-01-01T00:00:00Z">
        <w:r>
          <w:t xml:space="preserve">for all vectors</w:t>
        </w:r>
      </w:ins>
      <w:ins w:id="434" w:author="PR Preview" w:date="2026-01-01T00:00:00Z">
        <w:r>
          <w:t xml:space="preserve"> </w:t>
        </w:r>
      </w:ins>
      <w:ins w:id="435" w:author="PR Preview" w:date="2026-01-01T00:00:00Z">
        <w:r>
          <w:t xml:space="preserve">$\mathord{\smash[b]{\underset{\raise.3ex\hbox{$\scriptstyle\sim$}}{x}}\vphantom{x}}$</w:t>
        </w:r>
      </w:ins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and</w:t>
        </w:r>
      </w:ins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$\mathord{\smash[b]{\underset{\raise.3ex\hbox{$\scriptstyle\sim$}}{y}}\vphantom{y}}$</w:t>
        </w:r>
      </w:ins>
      <w:ins w:id="440" w:author="PR Preview" w:date="2026-01-01T00:00:00Z">
        <w:r>
          <w:t xml:space="preserve"> </w:t>
        </w:r>
      </w:ins>
      <w:ins w:id="441" w:author="PR Preview" w:date="2026-01-01T00:00:00Z">
        <w:r>
          <w:t xml:space="preserve">with</w:t>
        </w:r>
      </w:ins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  </w:r>
      </w:ins>
      <w:ins w:id="444" w:author="PR Preview" w:date="2026-01-01T00:00:00Z">
        <w:r>
          <w:t xml:space="preserve">,</w:t>
        </w:r>
      </w:ins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\mathord{\smash[b]{\underset{\raise.3ex\hbox{$\scriptstyle\sim$}}{y}}\vphantom{y}}\right\rangle\mathclose{}.
    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\mathord{\smash[b]{\underset{\raise.3ex\hbox{$\scriptstyle\sim$}}{y}}\vphantom{y}}\right\rangle\mathclose{}}{1 \cdot 1} = \mathopen{}\left\langle \mathord{\smash[b]{\underset{\raise.3ex\hbox{$\scriptstyle\sim$}}{x}}\vphantom{x}}, \mathord{\smash[b]{\underset{\raise.3ex\hbox{$\scriptstyle\sim$}}{y}}\vphantom{y}}\right\rangle\mathclose{}.
    $$</w:t>
      </w:r>
    </w:p>
    <w:bookmarkStart w:id="65" w:name="thm-pearson-cosine-centered"/>
    <w:p>
      <w:pPr>
        <w:pStyle w:val="FirstParagraph"/>
      </w:pPr>
      <w:del w:id="445" w:author="PR Preview" w:date="2026-01-01T00:00:00Z">
        <w:r>
          <w:rPr>
            <w:b/>
            <w:bCs/>
          </w:rPr>
          <w:delText xml:space="preserve">Theorem 6 (Pearson correlation is the cosine similarity of the centered vectors)</w:delText>
        </w:r>
      </w:del>
      <w:del w:id="446" w:author="PR Preview" w:date="2026-01-01T00:00:00Z">
        <w:r>
          <w:delText xml:space="preserve"> </w:delText>
        </w:r>
      </w:del>
      <w:del w:id="447" w:author="PR Preview" w:date="2026-01-01T00:00:00Z">
        <w:r>
          <w:delText xml:space="preserve">Let</w:delText>
        </w:r>
      </w:del>
      <w:del w:id="448" w:author="PR Preview" w:date="2026-01-01T00:00:00Z">
        <w:r>
          <w:delText xml:space="preserve"> </w:delText>
        </w:r>
      </w:del>
      <w:del w:id="449" w:author="PR Preview" w:date="2026-01-01T00:00:00Z">
        <w:r>
          <w:delText xml:space="preserve">$\mathord{\smash[b]{\underset{\raise.3ex\hbox{$\scriptstyle\sim$}}{x}}\vphantom{x}}, \mathord{\smash[b]{\underset{\raise.3ex\hbox{$\scriptstyle\sim$}}{y}}\vphantom{y}}\in \mathbb{R}^n$</w:delText>
        </w:r>
      </w:del>
      <w:del w:id="450" w:author="PR Preview" w:date="2026-01-01T00:00:00Z">
        <w:r>
          <w:delText xml:space="preserve"> </w:delText>
        </w:r>
      </w:del>
      <w:del w:id="451" w:author="PR Preview" w:date="2026-01-01T00:00:00Z">
        <w:r>
          <w:delText xml:space="preserve">be two vectors that are not constant,</w:delText>
        </w:r>
      </w:del>
      <w:del w:id="452" w:author="PR Preview" w:date="2026-01-01T00:00:00Z">
        <w:r>
          <w:delText xml:space="preserve"> </w:delText>
        </w:r>
      </w:del>
      <w:del w:id="453" w:author="PR Preview" w:date="2026-01-01T00:00:00Z">
        <w:r>
          <w:delText xml:space="preserve">with means</w:delText>
        </w:r>
      </w:del>
      <w:del w:id="454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del w:id="455" w:author="PR Preview" w:date="2026-01-01T00:00:00Z">
        <w:r>
          <w:delText xml:space="preserve"> </w:delText>
        </w:r>
      </w:del>
      <w:del w:id="456" w:author="PR Preview" w:date="2026-01-01T00:00:00Z">
        <w:r>
          <w:delText xml:space="preserve">and</w:delText>
        </w:r>
      </w:del>
      <w:del w:id="457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del w:id="458" w:author="PR Preview" w:date="2026-01-01T00:00:00Z">
        <w:r>
          <w:delText xml:space="preserve">.</w:delText>
        </w:r>
      </w:del>
      <w:del w:id="459" w:author="PR Preview" w:date="2026-01-01T00:00:00Z">
        <w:r>
          <w:delText xml:space="preserve"> </w:delText>
        </w:r>
      </w:del>
      <w:del w:id="460" w:author="PR Preview" w:date="2026-01-01T00:00:00Z">
        <w:r>
          <w:delText xml:space="preserve">Write</w:delText>
        </w:r>
      </w:del>
      <w:del w:id="461" w:author="PR Preview" w:date="2026-01-01T00:00:00Z">
        <w:r>
          <w:delText xml:space="preserve"> </w:delText>
        </w:r>
      </w:del>
      <w:del w:id="462" w:author="PR Preview" w:date="2026-01-01T00:00:00Z">
        <w:r>
          <w:delTex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delText>
        </w:r>
      </w:del>
      <w:del w:id="463" w:author="PR Preview" w:date="2026-01-01T00:00:00Z">
        <w:r>
          <w:delText xml:space="preserve"> </w:delText>
        </w:r>
      </w:del>
      <w:del w:id="464" w:author="PR Preview" w:date="2026-01-01T00:00:00Z">
        <w:r>
          <w:delText xml:space="preserve">and</w:delText>
        </w:r>
      </w:del>
      <w:del w:id="465" w:author="PR Preview" w:date="2026-01-01T00:00:00Z">
        <w:r>
          <w:delText xml:space="preserve"> </w:delText>
        </w:r>
      </w:del>
      <w:del w:id="466" w:author="PR Preview" w:date="2026-01-01T00:00:00Z">
        <w:r>
          <w:delTex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delText>
        </w:r>
      </w:del>
      <w:del w:id="467" w:author="PR Preview" w:date="2026-01-01T00:00:00Z">
        <w:r>
          <w:delText xml:space="preserve"> </w:delText>
        </w:r>
      </w:del>
      <w:del w:id="468" w:author="PR Preview" w:date="2026-01-01T00:00:00Z">
        <w:r>
          <w:delText xml:space="preserve">for the</w:delText>
        </w:r>
      </w:del>
      <w:del w:id="469" w:author="PR Preview" w:date="2026-01-01T00:00:00Z">
        <w:r>
          <w:delText xml:space="preserve"> </w:delText>
        </w:r>
      </w:del>
      <w:del w:id="470" w:author="PR Preview" w:date="2026-01-01T00:00:00Z">
        <w:r>
          <w:rPr>
            <w:b/>
            <w:bCs/>
          </w:rPr>
          <w:delText xml:space="preserve">centered</w:delText>
        </w:r>
      </w:del>
      <w:del w:id="471" w:author="PR Preview" w:date="2026-01-01T00:00:00Z">
        <w:r>
          <w:delText xml:space="preserve"> </w:delText>
        </w:r>
      </w:del>
      <w:del w:id="472" w:author="PR Preview" w:date="2026-01-01T00:00:00Z">
        <w:r>
          <w:delText xml:space="preserve">vectors, whose means are zero.</w:delText>
        </w:r>
      </w:del>
      <w:del w:id="473" w:author="PR Preview" w:date="2026-01-01T00:00:00Z">
        <w:r>
          <w:delText xml:space="preserve"> </w:delText>
        </w:r>
      </w:del>
      <w:del w:id="474" w:author="PR Preview" w:date="2026-01-01T00:00:00Z">
        <w:r>
          <w:delText xml:space="preserve">Then the</w:delText>
        </w:r>
      </w:del>
      <w:del w:id="475" w:author="PR Preview" w:date="2026-01-01T00:00:00Z">
        <w:r>
          <w:delText xml:space="preserve"> </w:delText>
        </w:r>
      </w:del>
      <w:hyperlink r:id="rId64">
        <w:del w:id="476" w:author="PR Preview" w:date="2026-01-01T00:00:00Z">
          <w:r>
            <w:rPr>
              <w:rStyle w:val="Hyperlink"/>
            </w:rPr>
            <w:delText xml:space="preserve">Pearson correlation coefficient</w:delText>
          </w:r>
        </w:del>
      </w:hyperlink>
      <w:del w:id="477" w:author="PR Preview" w:date="2026-01-01T00:00:00Z">
        <w:r>
          <w:delText xml:space="preserve"> </w:delText>
        </w:r>
      </w:del>
      <m:oMath>
        <m:r>
          <m:t>r</m:t>
        </m:r>
      </m:oMath>
      <w:del w:id="478" w:author="PR Preview" w:date="2026-01-01T00:00:00Z">
        <w:r>
          <w:delText xml:space="preserve"> </w:delText>
        </w:r>
      </w:del>
      <w:del w:id="479" w:author="PR Preview" w:date="2026-01-01T00:00:00Z">
        <w:r>
          <w:delText xml:space="preserve">of the</w:delText>
        </w:r>
      </w:del>
      <w:del w:id="480" w:author="PR Preview" w:date="2026-01-01T00:00:00Z">
        <w:r>
          <w:delText xml:space="preserve"> </w:delText>
        </w:r>
      </w:del>
      <m:oMath>
        <m:r>
          <m:t>n</m:t>
        </m:r>
      </m:oMath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delText xml:space="preserve">pairs</w:delText>
        </w:r>
      </w:del>
      <w:del w:id="48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del w:id="484" w:author="PR Preview" w:date="2026-01-01T00:00:00Z">
        <w:r>
          <w:delText xml:space="preserve"> </w:delText>
        </w:r>
      </w:del>
      <w:del w:id="485" w:author="PR Preview" w:date="2026-01-01T00:00:00Z">
        <w:r>
          <w:delText xml:space="preserve">is the cosine similarity (</w:delText>
        </w:r>
      </w:del>
      <w:hyperlink w:anchor="def-cosine-similarity">
        <w:del w:id="486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487" w:author="PR Preview" w:date="2026-01-01T00:00:00Z">
        <w:r>
          <w:delText xml:space="preserve">) of the centered vectors:</w:delText>
        </w:r>
      </w:del>
    </w:p>
    <w:p>
      <w:pPr>
        <w:pStyle w:val="FirstParagraph"/>
      </w:pPr>
      <w:ins w:id="488" w:author="PR Preview" w:date="2026-01-01T00:00:00Z">
        <w:r>
          <w:rPr>
            <w:b/>
            <w:bCs/>
          </w:rPr>
          <w:t xml:space="preserve">Theorem 6 (Pearson correlation is the cosine similarity of the centered vectors)</w:t>
        </w:r>
      </w:ins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Let</w:t>
        </w:r>
      </w:ins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$\mathord{\smash[b]{\underset{\raise.3ex\hbox{$\scriptstyle\sim$}}{x}}\vphantom{x}}, \mathord{\smash[b]{\underset{\raise.3ex\hbox{$\scriptstyle\sim$}}{y}}\vphantom{y}}\in \mathbb{R}^n$</w:t>
        </w:r>
      </w:ins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be two vectors that are not constant,</w:t>
        </w:r>
      </w:ins>
      <w:ins w:id="495" w:author="PR Preview" w:date="2026-01-01T00:00:00Z">
        <w:r>
          <w:t xml:space="preserve"> </w:t>
        </w:r>
      </w:ins>
      <w:ins w:id="496" w:author="PR Preview" w:date="2026-01-01T00:00:00Z">
        <w:r>
          <w:t xml:space="preserve">with means</w:t>
        </w:r>
      </w:ins>
      <w:ins w:id="497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and</w:t>
        </w:r>
      </w:ins>
      <w:ins w:id="500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ins w:id="501" w:author="PR Preview" w:date="2026-01-01T00:00:00Z">
        <w:r>
          <w:t xml:space="preserve">.</w:t>
        </w:r>
      </w:ins>
      <w:ins w:id="502" w:author="PR Preview" w:date="2026-01-01T00:00:00Z">
        <w:r>
          <w:t xml:space="preserve"> </w:t>
        </w:r>
      </w:ins>
      <w:ins w:id="503" w:author="PR Preview" w:date="2026-01-01T00:00:00Z">
        <w:r>
          <w:t xml:space="preserve">Write</w:t>
        </w:r>
      </w:ins>
      <w:ins w:id="504" w:author="PR Preview" w:date="2026-01-01T00:00:00Z">
        <w:r>
          <w:t xml:space="preserve"> </w:t>
        </w:r>
      </w:ins>
      <w:ins w:id="505" w:author="PR Preview" w:date="2026-01-01T00:00:00Z">
        <w:r>
  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  </w:r>
      </w:ins>
      <w:ins w:id="506" w:author="PR Preview" w:date="2026-01-01T00:00:00Z">
        <w:r>
          <w:t xml:space="preserve"> </w:t>
        </w:r>
      </w:ins>
      <w:ins w:id="507" w:author="PR Preview" w:date="2026-01-01T00:00:00Z">
        <w:r>
          <w:t xml:space="preserve">and</w:t>
        </w:r>
      </w:ins>
      <w:ins w:id="508" w:author="PR Preview" w:date="2026-01-01T00:00:00Z">
        <w:r>
          <w:t xml:space="preserve"> </w:t>
        </w:r>
      </w:ins>
      <w:ins w:id="509" w:author="PR Preview" w:date="2026-01-01T00:00:00Z">
        <w:r>
  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  </w:r>
      </w:ins>
      <w:ins w:id="510" w:author="PR Preview" w:date="2026-01-01T00:00:00Z">
        <w:r>
          <w:t xml:space="preserve"> </w:t>
        </w:r>
      </w:ins>
      <w:ins w:id="511" w:author="PR Preview" w:date="2026-01-01T00:00:00Z">
        <w:r>
          <w:t xml:space="preserve">for the</w:t>
        </w:r>
      </w:ins>
      <w:ins w:id="512" w:author="PR Preview" w:date="2026-01-01T00:00:00Z">
        <w:r>
          <w:t xml:space="preserve"> </w:t>
        </w:r>
      </w:ins>
      <w:ins w:id="513" w:author="PR Preview" w:date="2026-01-01T00:00:00Z">
        <w:r>
          <w:rPr>
            <w:b/>
            <w:bCs/>
          </w:rPr>
          <w:t xml:space="preserve">centered</w:t>
        </w:r>
      </w:ins>
      <w:ins w:id="514" w:author="PR Preview" w:date="2026-01-01T00:00:00Z">
        <w:r>
          <w:t xml:space="preserve"> </w:t>
        </w:r>
      </w:ins>
      <w:ins w:id="515" w:author="PR Preview" w:date="2026-01-01T00:00:00Z">
        <w:r>
          <w:t xml:space="preserve">vectors, whose means are zero.</w:t>
        </w:r>
      </w:ins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Then the</w:t>
        </w:r>
      </w:ins>
      <w:ins w:id="518" w:author="PR Preview" w:date="2026-01-01T00:00:00Z">
        <w:r>
          <w:t xml:space="preserve"> </w:t>
        </w:r>
      </w:ins>
      <w:hyperlink r:id="rId64">
        <w:ins w:id="519" w:author="PR Preview" w:date="2026-01-01T00:00:00Z">
          <w:r>
            <w:rPr>
              <w:rStyle w:val="Hyperlink"/>
            </w:rPr>
            <w:t xml:space="preserve">Pearson correlation coefficient</w:t>
          </w:r>
        </w:ins>
      </w:hyperlink>
      <w:ins w:id="520" w:author="PR Preview" w:date="2026-01-01T00:00:00Z">
        <w:r>
          <w:t xml:space="preserve"> </w:t>
        </w:r>
      </w:ins>
      <m:oMath>
        <m:r>
          <m:t>r</m:t>
        </m:r>
      </m:oMath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of the</w:t>
        </w:r>
      </w:ins>
      <w:ins w:id="523" w:author="PR Preview" w:date="2026-01-01T00:00:00Z">
        <w:r>
          <w:t xml:space="preserve"> </w:t>
        </w:r>
      </w:ins>
      <m:oMath>
        <m:r>
          <m:t>n</m:t>
        </m:r>
      </m:oMath>
      <w:ins w:id="524" w:author="PR Preview" w:date="2026-01-01T00:00:00Z">
        <w:r>
          <w:t xml:space="preserve"> </w:t>
        </w:r>
      </w:ins>
      <w:ins w:id="525" w:author="PR Preview" w:date="2026-01-01T00:00:00Z">
        <w:r>
          <w:t xml:space="preserve">pairs</w:t>
        </w:r>
      </w:ins>
      <w:ins w:id="52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527" w:author="PR Preview" w:date="2026-01-01T00:00:00Z">
        <w:r>
          <w:t xml:space="preserve"> </w:t>
        </w:r>
      </w:ins>
      <w:ins w:id="528" w:author="PR Preview" w:date="2026-01-01T00:00:00Z">
        <w:r>
          <w:t xml:space="preserve">is the cosine similarity (</w:t>
        </w:r>
      </w:ins>
      <w:hyperlink w:anchor="def-cosine-similarity">
        <w:ins w:id="529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530" w:author="PR Preview" w:date="2026-01-01T00:00:00Z">
        <w:r>
          <w:t xml:space="preserve">) of the centered vectors:</w:t>
        </w:r>
      </w:ins>
    </w:p>
    <w:p>
      <w:pPr>
        <w:pStyle w:val="BodyText"/>
      </w:pPr>
      <w:r>
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</w:r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nor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</w:r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6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</w:r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+ 6 + 6 = 13$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13 / 14$</w:t>
      </w:r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6"/>
    <w:bookmarkStart w:id="67" w:name="cor-pearson-angle"/>
    <w:p>
      <w:pPr>
        <w:pStyle w:val="BodyText"/>
      </w:pPr>
      <w:ins w:id="531" w:author="PR Preview" w:date="2026-01-01T00:00:00Z">
        <w:r>
          <w:rPr>
            <w:b/>
            <w:bCs/>
          </w:rPr>
          <w:t xml:space="preserve">Corollary 3 (Pearson correlation is the cosine of the angle between the centered vectors)</w:t>
        </w:r>
      </w:ins>
      <w:ins w:id="532" w:author="PR Preview" w:date="2026-01-01T00:00:00Z">
        <w:r>
          <w:t xml:space="preserve"> </w:t>
        </w:r>
      </w:ins>
      <w:ins w:id="533" w:author="PR Preview" w:date="2026-01-01T00:00:00Z">
        <w:r>
          <w:t xml:space="preserve">For the two data vectors</w:t>
        </w:r>
      </w:ins>
      <w:ins w:id="534" w:author="PR Preview" w:date="2026-01-01T00:00:00Z">
        <w:r>
          <w:t xml:space="preserve"> </w:t>
        </w:r>
      </w:ins>
      <w:ins w:id="535" w:author="PR Preview" w:date="2026-01-01T00:00:00Z">
        <w:r>
          <w:t xml:space="preserve">$\mathord{\smash[b]{\underset{\raise.3ex\hbox{$\scriptstyle\sim$}}{x}}\vphantom{x}}, \mathord{\smash[b]{\underset{\raise.3ex\hbox{$\scriptstyle\sim$}}{y}}\vphantom{y}}\in \mathbb{R}^n$</w:t>
        </w:r>
      </w:ins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of</w:t>
        </w:r>
      </w:ins>
      <w:ins w:id="538" w:author="PR Preview" w:date="2026-01-01T00:00:00Z">
        <w:r>
          <w:t xml:space="preserve"> </w:t>
        </w:r>
      </w:ins>
      <w:hyperlink w:anchor="thm-pearson-cosine-centered">
        <w:ins w:id="539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540" w:author="PR Preview" w:date="2026-01-01T00:00:00Z">
        <w:r>
          <w:t xml:space="preserve">,</w:t>
        </w:r>
      </w:ins>
      <w:ins w:id="541" w:author="PR Preview" w:date="2026-01-01T00:00:00Z">
        <w:r>
          <w:t xml:space="preserve"> </w:t>
        </w:r>
      </w:ins>
      <w:ins w:id="542" w:author="PR Preview" w:date="2026-01-01T00:00:00Z">
        <w:r>
          <w:t xml:space="preserve">the centered vectors</w:t>
        </w:r>
      </w:ins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${\mathord{\smash[b]{\underset{\raise.3ex\hbox{$\scriptstyle\sim$}}{x}}\vphantom{x}}}^{\mathrm{c}}$</w:t>
        </w:r>
      </w:ins>
      <w:ins w:id="545" w:author="PR Preview" w:date="2026-01-01T00:00:00Z">
        <w:r>
          <w:t xml:space="preserve">,</w:t>
        </w:r>
      </w:ins>
      <w:ins w:id="546" w:author="PR Preview" w:date="2026-01-01T00:00:00Z">
        <w:r>
          <w:t xml:space="preserve"> </w:t>
        </w:r>
      </w:ins>
      <w:ins w:id="547" w:author="PR Preview" w:date="2026-01-01T00:00:00Z">
        <w:r>
          <w:t xml:space="preserve">${\mathord{\smash[b]{\underset{\raise.3ex\hbox{$\scriptstyle\sim$}}{y}}\vphantom{y}}}^{\mathrm{c}}$</w:t>
        </w:r>
      </w:ins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are nonzero,</w:t>
        </w:r>
      </w:ins>
      <w:ins w:id="550" w:author="PR Preview" w:date="2026-01-01T00:00:00Z">
        <w:r>
          <w:t xml:space="preserve"> </w:t>
        </w:r>
      </w:ins>
      <w:ins w:id="551" w:author="PR Preview" w:date="2026-01-01T00:00:00Z">
        <w:r>
          <w:t xml:space="preserve">so they have an</w:t>
        </w:r>
      </w:ins>
      <w:ins w:id="552" w:author="PR Preview" w:date="2026-01-01T00:00:00Z">
        <w:r>
          <w:t xml:space="preserve"> </w:t>
        </w:r>
      </w:ins>
      <w:hyperlink w:anchor="def-angle">
        <w:ins w:id="553" w:author="PR Preview" w:date="2026-01-01T00:00:00Z">
          <w:r>
            <w:rPr>
              <w:rStyle w:val="Hyperlink"/>
            </w:rPr>
            <w:t xml:space="preserve">angle</w:t>
          </w:r>
        </w:ins>
      </w:hyperlink>
      <w:ins w:id="554" w:author="PR Preview" w:date="2026-01-01T00:00:00Z">
        <w:r>
          <w:t xml:space="preserve"> </w:t>
        </w:r>
      </w:ins>
      <m:oMath>
        <m:r>
          <m:t>θ</m:t>
        </m:r>
      </m:oMath>
      <w:ins w:id="555" w:author="PR Preview" w:date="2026-01-01T00:00:00Z">
        <w:r>
          <w:t xml:space="preserve">.</w:t>
        </w:r>
      </w:ins>
      <w:ins w:id="556" w:author="PR Preview" w:date="2026-01-01T00:00:00Z">
        <w:r>
          <w:t xml:space="preserve"> </w:t>
        </w:r>
      </w:ins>
      <w:ins w:id="557" w:author="PR Preview" w:date="2026-01-01T00:00:00Z">
        <w:r>
          <w:t xml:space="preserve">The</w:t>
        </w:r>
      </w:ins>
      <w:ins w:id="558" w:author="PR Preview" w:date="2026-01-01T00:00:00Z">
        <w:r>
          <w:t xml:space="preserve"> </w:t>
        </w:r>
      </w:ins>
      <w:hyperlink r:id="rId64">
        <w:ins w:id="559" w:author="PR Preview" w:date="2026-01-01T00:00:00Z">
          <w:r>
            <w:rPr>
              <w:rStyle w:val="Hyperlink"/>
            </w:rPr>
            <w:t xml:space="preserve">Pearson correlation coefficient</w:t>
          </w:r>
        </w:ins>
      </w:hyperlink>
      <w:ins w:id="560" w:author="PR Preview" w:date="2026-01-01T00:00:00Z">
        <w:r>
          <w:t xml:space="preserve"> </w:t>
        </w:r>
      </w:ins>
      <m:oMath>
        <m:r>
          <m:t>r</m:t>
        </m:r>
      </m:oMath>
      <w:ins w:id="561" w:author="PR Preview" w:date="2026-01-01T00:00:00Z">
        <w:r>
          <w:t xml:space="preserve"> </w:t>
        </w:r>
      </w:ins>
      <w:ins w:id="562" w:author="PR Preview" w:date="2026-01-01T00:00:00Z">
        <w:r>
          <w:t xml:space="preserve">satisfies</w:t>
        </w:r>
      </w:ins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ins w:id="563" w:author="PR Preview" w:date="2026-01-01T00:00:00Z">
        <w:r>
          <w:rPr>
            <w:i/>
            <w:iCs/>
          </w:rPr>
          <w:t xml:space="preserve">Proof</w:t>
        </w:r>
      </w:ins>
      <w:ins w:id="564" w:author="PR Preview" w:date="2026-01-01T00:00:00Z">
        <w:r>
          <w:t xml:space="preserve">. </w:t>
        </w:r>
      </w:ins>
      <w:ins w:id="565" w:author="PR Preview" w:date="2026-01-01T00:00:00Z">
        <w:r>
          <w:t xml:space="preserve">By</w:t>
        </w:r>
      </w:ins>
      <w:ins w:id="566" w:author="PR Preview" w:date="2026-01-01T00:00:00Z">
        <w:r>
          <w:t xml:space="preserve"> </w:t>
        </w:r>
      </w:ins>
      <w:hyperlink w:anchor="thm-pearson-cosine-centered">
        <w:ins w:id="567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568" w:author="PR Preview" w:date="2026-01-01T00:00:00Z">
        <w:r>
          <w:t xml:space="preserve">,</w:t>
        </w:r>
      </w:ins>
      <w:ins w:id="569" w:author="PR Preview" w:date="2026-01-01T00:00:00Z">
        <w:r>
          <w:t xml:space="preserve"> </w:t>
        </w:r>
      </w:ins>
      <w:ins w:id="570" w:author="PR Preview" w:date="2026-01-01T00:00:00Z">
        <w:r>
          <w:t xml:space="preserve">$r = \operatorname{cossim}({\mathord{\smash[b]{\underset{\raise.3ex\hbox{$\scriptstyle\sim$}}{x}}\vphantom{x}}}^{\mathrm{c}}, {\mathord{\smash[b]{\underset{\raise.3ex\hbox{$\scriptstyle\sim$}}{y}}\vphantom{y}}}^{\mathrm{c}})$</w:t>
        </w:r>
      </w:ins>
      <w:ins w:id="571" w:author="PR Preview" w:date="2026-01-01T00:00:00Z">
        <w:r>
          <w:t xml:space="preserve">.</w:t>
        </w:r>
      </w:ins>
      <w:ins w:id="572" w:author="PR Preview" w:date="2026-01-01T00:00:00Z">
        <w:r>
          <w:t xml:space="preserve"> </w:t>
        </w:r>
      </w:ins>
      <w:ins w:id="573" w:author="PR Preview" w:date="2026-01-01T00:00:00Z">
        <w:r>
          <w:t xml:space="preserve">By</w:t>
        </w:r>
      </w:ins>
      <w:ins w:id="574" w:author="PR Preview" w:date="2026-01-01T00:00:00Z">
        <w:r>
          <w:t xml:space="preserve"> </w:t>
        </w:r>
      </w:ins>
      <w:hyperlink w:anchor="def-angle">
        <w:ins w:id="575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576" w:author="PR Preview" w:date="2026-01-01T00:00:00Z">
        <w:r>
          <w:t xml:space="preserve">,</w:t>
        </w:r>
      </w:ins>
      <w:ins w:id="577" w:author="PR Preview" w:date="2026-01-01T00:00:00Z">
        <w:r>
          <w:t xml:space="preserve"> </w:t>
        </w:r>
      </w:ins>
      <w:ins w:id="578" w:author="PR Preview" w:date="2026-01-01T00:00:00Z">
        <w:r>
          <w:t xml:space="preserve">$\theta= \arccos\mathopen{}\left(\operatorname{cossim}({\mathord{\smash[b]{\underset{\raise.3ex\hbox{$\scriptstyle\sim$}}{x}}\vphantom{x}}}^{\mathrm{c}}, {\mathord{\smash[b]{\underset{\raise.3ex\hbox{$\scriptstyle\sim$}}{y}}\vphantom{y}}}^{\mathrm{c}})\right)\mathclose{}$</w:t>
        </w:r>
      </w:ins>
      <w:ins w:id="579" w:author="PR Preview" w:date="2026-01-01T00:00:00Z">
        <w:r>
          <w:t xml:space="preserve">,</w:t>
        </w:r>
      </w:ins>
      <w:ins w:id="580" w:author="PR Preview" w:date="2026-01-01T00:00:00Z">
        <w:r>
          <w:t xml:space="preserve"> </w:t>
        </w:r>
      </w:ins>
      <w:ins w:id="581" w:author="PR Preview" w:date="2026-01-01T00:00:00Z">
        <w:r>
          <w:t xml:space="preserve">so</w:t>
        </w:r>
      </w:ins>
      <w:ins w:id="582" w:author="PR Preview" w:date="2026-01-01T00:00:00Z">
        <w:r>
          <w:t xml:space="preserve"> </w:t>
        </w:r>
      </w:ins>
      <w:ins w:id="583" w:author="PR Preview" w:date="2026-01-01T00:00:00Z">
        <w:r>
          <w:t xml:space="preserve">$\cos\theta= \operatorname{cossim}({\mathord{\smash[b]{\underset{\raise.3ex\hbox{$\scriptstyle\sim$}}{x}}\vphantom{x}}}^{\mathrm{c}}, {\mathord{\smash[b]{\underset{\raise.3ex\hbox{$\scriptstyle\sim$}}{y}}\vphantom{y}}}^{\mathrm{c}})$</w:t>
        </w:r>
      </w:ins>
      <w:ins w:id="584" w:author="PR Preview" w:date="2026-01-01T00:00:00Z">
        <w:r>
          <w:t xml:space="preserve"> </w:t>
        </w:r>
      </w:ins>
      <w:ins w:id="585" w:author="PR Preview" w:date="2026-01-01T00:00:00Z">
        <w:r>
          <w:t xml:space="preserve">(</w:t>
        </w:r>
      </w:ins>
      <w:hyperlink w:anchor="rem-angle-well-defined">
        <w:ins w:id="586" w:author="PR Preview" w:date="2026-01-01T00:00:00Z">
          <w:r>
            <w:rPr>
              <w:rStyle w:val="Hyperlink"/>
            </w:rPr>
            <w:t xml:space="preserve">Remark 4</w:t>
          </w:r>
        </w:ins>
      </w:hyperlink>
      <w:ins w:id="587" w:author="PR Preview" w:date="2026-01-01T00:00:00Z">
        <w:r>
          <w:t xml:space="preserve">).</w:t>
        </w:r>
      </w:ins>
    </w:p>
    <w:bookmarkStart w:id="68" w:name="exm-pearson-angle"/>
    <w:p>
      <w:pPr>
        <w:pStyle w:val="BodyText"/>
      </w:pPr>
      <w:ins w:id="588" w:author="PR Preview" w:date="2026-01-01T00:00:00Z">
        <w:r>
          <w:rPr>
            <w:b/>
            <w:bCs/>
          </w:rPr>
          <w:t xml:space="preserve">Example 16 (A correlation of one half is an angle of sixty degrees)</w:t>
        </w:r>
      </w:ins>
      <w:ins w:id="589" w:author="PR Preview" w:date="2026-01-01T00:00:00Z">
        <w:r>
          <w:t xml:space="preserve"> </w:t>
        </w:r>
      </w:ins>
      <w:ins w:id="590" w:author="PR Preview" w:date="2026-01-01T00:00:00Z">
        <w:r>
          <w:t xml:space="preserve">In</w:t>
        </w:r>
      </w:ins>
      <w:ins w:id="591" w:author="PR Preview" w:date="2026-01-01T00:00:00Z">
        <w:r>
          <w:t xml:space="preserve"> </w:t>
        </w:r>
      </w:ins>
      <w:hyperlink w:anchor="exm-pearson-cosine-centered">
        <w:ins w:id="592" w:author="PR Preview" w:date="2026-01-01T00:00:00Z">
          <w:r>
            <w:rPr>
              <w:rStyle w:val="Hyperlink"/>
            </w:rPr>
            <w:t xml:space="preserve">Example 15</w:t>
          </w:r>
        </w:ins>
      </w:hyperlink>
      <w:ins w:id="593" w:author="PR Preview" w:date="2026-01-01T00:00:00Z">
        <w:r>
          <w:t xml:space="preserve">, the correlation is</w:t>
        </w:r>
      </w:ins>
      <w:ins w:id="594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ins w:id="595" w:author="PR Preview" w:date="2026-01-01T00:00:00Z">
        <w:r>
          <w:t xml:space="preserve">, for the data vectors</w:t>
        </w:r>
      </w:ins>
      <w:ins w:id="596" w:author="PR Preview" w:date="2026-01-01T00:00:00Z">
        <w:r>
          <w:t xml:space="preserve"> </w:t>
        </w:r>
      </w:ins>
      <w:ins w:id="597" w:author="PR Preview" w:date="2026-01-01T00:00:00Z">
        <w:r>
          <w:t xml:space="preserve">$\mathord{\smash[b]{\underset{\raise.3ex\hbox{$\scriptstyle\sim$}}{x}}\vphantom{x}}= (1, 2, 3)$</w:t>
        </w:r>
      </w:ins>
      <w:ins w:id="598" w:author="PR Preview" w:date="2026-01-01T00:00:00Z">
        <w:r>
          <w:t xml:space="preserve">,</w:t>
        </w:r>
      </w:ins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$\mathord{\smash[b]{\underset{\raise.3ex\hbox{$\scriptstyle\sim$}}{y}}\vphantom{y}}= (1, 3, 2)$</w:t>
        </w:r>
      </w:ins>
      <w:ins w:id="601" w:author="PR Preview" w:date="2026-01-01T00:00:00Z">
        <w:r>
          <w:t xml:space="preserve">.</w:t>
        </w:r>
      </w:ins>
      <w:ins w:id="602" w:author="PR Preview" w:date="2026-01-01T00:00:00Z">
        <w:r>
          <w:t xml:space="preserve"> </w:t>
        </w:r>
      </w:ins>
      <w:ins w:id="603" w:author="PR Preview" w:date="2026-01-01T00:00:00Z">
        <w:r>
          <w:t xml:space="preserve">By</w:t>
        </w:r>
      </w:ins>
      <w:ins w:id="604" w:author="PR Preview" w:date="2026-01-01T00:00:00Z">
        <w:r>
          <w:t xml:space="preserve"> </w:t>
        </w:r>
      </w:ins>
      <w:hyperlink w:anchor="cor-pearson-angle">
        <w:ins w:id="605" w:author="PR Preview" w:date="2026-01-01T00:00:00Z">
          <w:r>
            <w:rPr>
              <w:rStyle w:val="Hyperlink"/>
            </w:rPr>
            <w:t xml:space="preserve">Corollary 3</w:t>
          </w:r>
        </w:ins>
      </w:hyperlink>
      <w:ins w:id="606" w:author="PR Preview" w:date="2026-01-01T00:00:00Z">
        <w:r>
          <w:t xml:space="preserve">, the</w:t>
        </w:r>
      </w:ins>
      <w:ins w:id="607" w:author="PR Preview" w:date="2026-01-01T00:00:00Z">
        <w:r>
          <w:t xml:space="preserve"> </w:t>
        </w:r>
      </w:ins>
      <w:hyperlink w:anchor="def-angle">
        <w:ins w:id="608" w:author="PR Preview" w:date="2026-01-01T00:00:00Z">
          <w:r>
            <w:rPr>
              <w:rStyle w:val="Hyperlink"/>
            </w:rPr>
            <w:t xml:space="preserve">angle</w:t>
          </w:r>
        </w:ins>
      </w:hyperlink>
      <w:ins w:id="609" w:author="PR Preview" w:date="2026-01-01T00:00:00Z">
        <w:r>
          <w:t xml:space="preserve"> </w:t>
        </w:r>
      </w:ins>
      <m:oMath>
        <m:r>
          <m:t>θ</m:t>
        </m:r>
      </m:oMath>
      <w:ins w:id="610" w:author="PR Preview" w:date="2026-01-01T00:00:00Z">
        <w:r>
          <w:t xml:space="preserve"> </w:t>
        </w:r>
      </w:ins>
      <w:ins w:id="611" w:author="PR Preview" w:date="2026-01-01T00:00:00Z">
        <w:r>
          <w:t xml:space="preserve">between the centered vectors</w:t>
        </w:r>
      </w:ins>
      <w:ins w:id="612" w:author="PR Preview" w:date="2026-01-01T00:00:00Z">
        <w:r>
          <w:t xml:space="preserve"> </w:t>
        </w:r>
      </w:ins>
      <w:ins w:id="613" w:author="PR Preview" w:date="2026-01-01T00:00:00Z">
        <w:r>
          <w:t xml:space="preserve">${\mathord{\smash[b]{\underset{\raise.3ex\hbox{$\scriptstyle\sim$}}{x}}\vphantom{x}}}^{\mathrm{c}} = (-1, 0, 1)$</w:t>
        </w:r>
      </w:ins>
      <w:ins w:id="614" w:author="PR Preview" w:date="2026-01-01T00:00:00Z">
        <w:r>
          <w:t xml:space="preserve">,</w:t>
        </w:r>
      </w:ins>
      <w:ins w:id="615" w:author="PR Preview" w:date="2026-01-01T00:00:00Z">
        <w:r>
          <w:t xml:space="preserve"> </w:t>
        </w:r>
      </w:ins>
      <w:ins w:id="616" w:author="PR Preview" w:date="2026-01-01T00:00:00Z">
        <w:r>
          <w:t xml:space="preserve">${\mathord{\smash[b]{\underset{\raise.3ex\hbox{$\scriptstyle\sim$}}{y}}\vphantom{y}}}^{\mathrm{c}} = (-1, 1, 0)$</w:t>
        </w:r>
      </w:ins>
      <w:ins w:id="617" w:author="PR Preview" w:date="2026-01-01T00:00:00Z">
        <w:r>
          <w:t xml:space="preserve"> </w:t>
        </w:r>
      </w:ins>
      <w:ins w:id="618" w:author="PR Preview" w:date="2026-01-01T00:00:00Z">
        <w:r>
          <w:t xml:space="preserve">satisfies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619" w:author="PR Preview" w:date="2026-01-01T00:00:00Z">
        <w:r>
          <w:t xml:space="preserve">so the angle is</w:t>
        </w:r>
      </w:ins>
      <w:ins w:id="620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ins w:id="621" w:author="PR Preview" w:date="2026-01-01T00:00:00Z">
        <w:r>
          <w:t xml:space="preserve">.</w:t>
        </w:r>
      </w:ins>
    </w:p>
    <w:bookmarkEnd w:id="68"/>
    <w:bookmarkEnd w:id="69"/>
    <w:bookmarkStart w:id="101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72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</w:r>
    </w:p>
    <w:bookmarkStart w:id="73" w:name="exm-dot-linear-sum"/>
    <w:p>
      <w:pPr>
        <w:pStyle w:val="FirstParagraph"/>
      </w:pPr>
      <w:del w:id="622" w:author="PR Preview" w:date="2026-01-01T00:00:00Z">
        <w:r>
          <w:rPr>
            <w:b/>
            <w:bCs/>
          </w:rPr>
          <w:delText xml:space="preserve">Example 16 (Dotting with a combination of three vectors)</w:delText>
        </w:r>
      </w:del>
      <w:del w:id="623" w:author="PR Preview" w:date="2026-01-01T00:00:00Z">
        <w:r>
          <w:delText xml:space="preserve"> </w:delText>
        </w:r>
      </w:del>
      <w:del w:id="624" w:author="PR Preview" w:date="2026-01-01T00:00:00Z">
        <w:r>
          <w:delText xml:space="preserve">Let</w:delText>
        </w:r>
      </w:del>
      <w:del w:id="625" w:author="PR Preview" w:date="2026-01-01T00:00:00Z">
        <w:r>
          <w:delText xml:space="preserve"> </w:delText>
        </w:r>
      </w:del>
      <w:del w:id="626" w:author="PR Preview" w:date="2026-01-01T00:00:00Z">
        <w:r>
          <w:delText xml:space="preserve">$\mathord{\smash[b]{\underset{\raise.3ex\hbox{$\scriptstyle\sim$}}{x}}\vphantom{x}} = (1, 2, 3)$</w:delText>
        </w:r>
      </w:del>
      <w:del w:id="627" w:author="PR Preview" w:date="2026-01-01T00:00:00Z">
        <w:r>
          <w:delText xml:space="preserve"> </w:delText>
        </w:r>
      </w:del>
      <w:del w:id="628" w:author="PR Preview" w:date="2026-01-01T00:00:00Z">
        <w:r>
          <w:delText xml:space="preserve">and take the combination</w:delText>
        </w:r>
      </w:del>
      <w:del w:id="629" w:author="PR Preview" w:date="2026-01-01T00:00:00Z">
        <w:r>
          <w:delText xml:space="preserve"> </w:delText>
        </w:r>
      </w:del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630" w:author="PR Preview" w:date="2026-01-01T00:00:00Z">
        <w:r>
          <w:delText xml:space="preserve">.</w:delText>
        </w:r>
      </w:del>
      <w:del w:id="631" w:author="PR Preview" w:date="2026-01-01T00:00:00Z">
        <w:r>
          <w:delText xml:space="preserve"> </w:delText>
        </w:r>
      </w:del>
      <w:del w:id="632" w:author="PR Preview" w:date="2026-01-01T00:00:00Z">
        <w:r>
          <w:delText xml:space="preserve">Directly,</w:delText>
        </w:r>
      </w:del>
    </w:p>
    <w:p>
      <w:pPr>
        <w:pStyle w:val="FirstParagraph"/>
      </w:pPr>
      <w:ins w:id="633" w:author="PR Preview" w:date="2026-01-01T00:00:00Z">
        <w:r>
          <w:rPr>
            <w:b/>
            <w:bCs/>
          </w:rPr>
          <w:t xml:space="preserve">Example 17 (Dotting with a combination of three vectors)</w:t>
        </w:r>
      </w:ins>
      <w:ins w:id="634" w:author="PR Preview" w:date="2026-01-01T00:00:00Z">
        <w:r>
          <w:t xml:space="preserve"> </w:t>
        </w:r>
      </w:ins>
      <w:ins w:id="635" w:author="PR Preview" w:date="2026-01-01T00:00:00Z">
        <w:r>
          <w:t xml:space="preserve">Let</w:t>
        </w:r>
      </w:ins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$\mathord{\smash[b]{\underset{\raise.3ex\hbox{$\scriptstyle\sim$}}{x}}\vphantom{x}} = (1, 2, 3)$</w:t>
        </w:r>
      </w:ins>
      <w:ins w:id="638" w:author="PR Preview" w:date="2026-01-01T00:00:00Z">
        <w:r>
          <w:t xml:space="preserve"> </w:t>
        </w:r>
      </w:ins>
      <w:ins w:id="639" w:author="PR Preview" w:date="2026-01-01T00:00:00Z">
        <w:r>
          <w:t xml:space="preserve">and take the combination</w:t>
        </w:r>
      </w:ins>
      <w:ins w:id="640" w:author="PR Preview" w:date="2026-01-01T00:00:00Z">
        <w:r>
          <w:t xml:space="preserve"> </w:t>
        </w:r>
      </w:ins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641" w:author="PR Preview" w:date="2026-01-01T00:00:00Z">
        <w:r>
          <w:t xml:space="preserve">.</w:t>
        </w:r>
      </w:ins>
      <w:ins w:id="642" w:author="PR Preview" w:date="2026-01-01T00:00:00Z">
        <w:r>
          <w:t xml:space="preserve"> </w:t>
        </w:r>
      </w:ins>
      <w:ins w:id="643" w:author="PR Preview" w:date="2026-01-01T00:00:00Z">
        <w:r>
          <w:t xml:space="preserve">Directly,</w:t>
        </w:r>
      </w:ins>
    </w:p>
    <w:p>
      <w:pPr>
        <w:pStyle w:val="BodyText"/>
      </w:pPr>
      <w:r>
        <w:t xml:space="preserve">$$
    \begin{aligned}
    \mathord{\smash[b]{\underset{\raise.3ex\hbox{$\scriptstyle\sim$}}{x}}\vphantom{x}} \cdot (2, -1, 4) &amp;= 2 - 2 + 12 \\
    &amp;= 12.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73"/>
    <w:bookmarkStart w:id="75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5"/>
    <w:p>
      <w:pPr>
        <w:pStyle w:val="BodyText"/>
      </w:pPr>
      <w:del w:id="644" w:author="PR Preview" w:date="2026-01-01T00:00:00Z">
        <w:r>
          <w:rPr>
            <w:i/>
            <w:iCs/>
          </w:rPr>
          <w:delText xml:space="preserve">Proof</w:delText>
        </w:r>
      </w:del>
      <w:del w:id="645" w:author="PR Preview" w:date="2026-01-01T00:00:00Z">
        <w:r>
          <w:delText xml:space="preserve">. </w:delText>
        </w:r>
      </w:del>
      <w:del w:id="646" w:author="PR Preview" w:date="2026-01-01T00:00:00Z">
        <w:r>
          <w:delText xml:space="preserve">Suppose</w:delText>
        </w:r>
      </w:del>
      <w:del w:id="647" w:author="PR Preview" w:date="2026-01-01T00:00:00Z">
        <w:r>
          <w:delText xml:space="preserve"> </w:delText>
        </w:r>
      </w:del>
      <w:del w:id="648" w:author="PR Preview" w:date="2026-01-01T00:00:00Z">
        <w:r>
          <w:delText xml:space="preserve">$\sum_{j=1}^{k} c_j \mathord{\smash[b]{\underset{\raise.3ex\hbox{$\scriptstyle\sim$}}{q}}\vphantom{q}}_j = \mathord{\smash[b]{\underset{\raise.3ex\hbox{$\scriptstyle\sim$}}{0}}\vphantom{0}}$</w:delText>
        </w:r>
      </w:del>
      <w:del w:id="649" w:author="PR Preview" w:date="2026-01-01T00:00:00Z">
        <w:r>
          <w:delText xml:space="preserve">,</w:delText>
        </w:r>
      </w:del>
      <w:del w:id="650" w:author="PR Preview" w:date="2026-01-01T00:00:00Z">
        <w:r>
          <w:delText xml:space="preserve"> </w:delText>
        </w:r>
      </w:del>
      <w:del w:id="651" w:author="PR Preview" w:date="2026-01-01T00:00:00Z">
        <w:r>
          <w:delText xml:space="preserve">and fix any</w:delText>
        </w:r>
      </w:del>
      <w:del w:id="652" w:author="PR Preview" w:date="2026-01-01T00:00:00Z">
        <w:r>
          <w:delText xml:space="preserve"> </w:delText>
        </w:r>
      </w:del>
      <m:oMath>
        <m:r>
          <m:t>i</m:t>
        </m:r>
      </m:oMath>
      <w:del w:id="653" w:author="PR Preview" w:date="2026-01-01T00:00:00Z">
        <w:r>
          <w:delText xml:space="preserve"> </w:delText>
        </w:r>
      </w:del>
      <w:del w:id="654" w:author="PR Preview" w:date="2026-01-01T00:00:00Z">
        <w:r>
          <w:delText xml:space="preserve">between</w:delText>
        </w:r>
      </w:del>
      <w:del w:id="655" w:author="PR Preview" w:date="2026-01-01T00:00:00Z">
        <w:r>
          <w:delText xml:space="preserve"> </w:delText>
        </w:r>
      </w:del>
      <m:oMath>
        <m:r>
          <m:t>1</m:t>
        </m:r>
      </m:oMath>
      <w:del w:id="656" w:author="PR Preview" w:date="2026-01-01T00:00:00Z">
        <w:r>
          <w:delText xml:space="preserve"> </w:delText>
        </w:r>
      </w:del>
      <w:del w:id="657" w:author="PR Preview" w:date="2026-01-01T00:00:00Z">
        <w:r>
          <w:delText xml:space="preserve">and</w:delText>
        </w:r>
      </w:del>
      <w:del w:id="658" w:author="PR Preview" w:date="2026-01-01T00:00:00Z">
        <w:r>
          <w:delText xml:space="preserve"> </w:delText>
        </w:r>
      </w:del>
      <m:oMath>
        <m:r>
          <m:t>k</m:t>
        </m:r>
      </m:oMath>
      <w:del w:id="659" w:author="PR Preview" w:date="2026-01-01T00:00:00Z">
        <w:r>
          <w:delText xml:space="preserve">. Then</w:delText>
        </w:r>
      </w:del>
    </w:p>
    <w:p>
      <w:pPr>
        <w:pStyle w:val="BodyText"/>
      </w:pPr>
      <w:ins w:id="660" w:author="PR Preview" w:date="2026-01-01T00:00:00Z">
        <w:r>
          <w:rPr>
            <w:i/>
            <w:iCs/>
          </w:rPr>
          <w:t xml:space="preserve">Proof</w:t>
        </w:r>
      </w:ins>
      <w:ins w:id="661" w:author="PR Preview" w:date="2026-01-01T00:00:00Z">
        <w:r>
          <w:t xml:space="preserve">. </w:t>
        </w:r>
      </w:ins>
      <w:ins w:id="662" w:author="PR Preview" w:date="2026-01-01T00:00:00Z">
        <w:r>
          <w:t xml:space="preserve">Suppose</w:t>
        </w:r>
      </w:ins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$\sum_{j=1}^{k} c_j \mathord{\smash[b]{\underset{\raise.3ex\hbox{$\scriptstyle\sim$}}{q}}\vphantom{q}}_j = \mathord{\smash[b]{\underset{\raise.3ex\hbox{$\scriptstyle\sim$}}{0}}\vphantom{0}}$</w:t>
        </w:r>
      </w:ins>
      <w:ins w:id="665" w:author="PR Preview" w:date="2026-01-01T00:00:00Z">
        <w:r>
          <w:t xml:space="preserve">.</w:t>
        </w:r>
      </w:ins>
      <w:ins w:id="666" w:author="PR Preview" w:date="2026-01-01T00:00:00Z">
        <w:r>
          <w:t xml:space="preserve"> </w:t>
        </w:r>
      </w:ins>
      <w:ins w:id="667" w:author="PR Preview" w:date="2026-01-01T00:00:00Z">
        <w:r>
          <w:t xml:space="preserve">Take any</w:t>
        </w:r>
      </w:ins>
      <w:ins w:id="668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ins w:id="669" w:author="PR Preview" w:date="2026-01-01T00:00:00Z">
        <w:r>
          <w:t xml:space="preserve">.</w:t>
        </w:r>
      </w:ins>
      <w:ins w:id="670" w:author="PR Preview" w:date="2026-01-01T00:00:00Z">
        <w:r>
          <w:t xml:space="preserve"> </w:t>
        </w:r>
      </w:ins>
      <w:ins w:id="671" w:author="PR Preview" w:date="2026-01-01T00:00:00Z">
        <w:r>
          <w:t xml:space="preserve">Then</w:t>
        </w:r>
      </w:ins>
    </w:p>
    <w:p>
      <w:pPr>
        <w:pStyle w:val="BodyText"/>
      </w:pPr>
      <w:r>
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6" w:name="exm-orthonormal-independent"/>
    <w:p>
      <w:pPr>
        <w:pStyle w:val="BodyText"/>
      </w:pPr>
      <w:del w:id="672" w:author="PR Preview" w:date="2026-01-01T00:00:00Z">
        <w:r>
          <w:rPr>
            <w:b/>
            <w:bCs/>
          </w:rPr>
          <w:delText xml:space="preserve">Example 17 (Three orthonormal vectors in</w:delText>
        </w:r>
      </w:del>
      <w:del w:id="673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674" w:author="PR Preview" w:date="2026-01-01T00:00:00Z">
        <w:r>
          <w:rPr>
            <w:b/>
            <w:bCs/>
          </w:rPr>
          <w:delText xml:space="preserve">)</w:delText>
        </w:r>
      </w:del>
      <w:del w:id="675" w:author="PR Preview" w:date="2026-01-01T00:00:00Z">
        <w:r>
          <w:delText xml:space="preserve"> </w:delText>
        </w:r>
      </w:del>
      <w:del w:id="676" w:author="PR Preview" w:date="2026-01-01T00:00:00Z">
        <w:r>
          <w:delText xml:space="preserve">Let</w:delText>
        </w:r>
      </w:del>
    </w:p>
    <w:p>
      <w:pPr>
        <w:pStyle w:val="BodyText"/>
      </w:pPr>
      <w:ins w:id="677" w:author="PR Preview" w:date="2026-01-01T00:00:00Z">
        <w:r>
          <w:rPr>
            <w:b/>
            <w:bCs/>
          </w:rPr>
          <w:t xml:space="preserve">Example 18 (Three orthonormal vectors in</w:t>
        </w:r>
      </w:ins>
      <w:ins w:id="678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679" w:author="PR Preview" w:date="2026-01-01T00:00:00Z">
        <w:r>
          <w:rPr>
            <w:b/>
            <w:bCs/>
          </w:rPr>
          <w:t xml:space="preserve">)</w:t>
        </w:r>
      </w:ins>
      <w:ins w:id="680" w:author="PR Preview" w:date="2026-01-01T00:00:00Z">
        <w:r>
          <w:t xml:space="preserve"> </w:t>
        </w:r>
      </w:ins>
      <w:ins w:id="681" w:author="PR Preview" w:date="2026-01-01T00:00:00Z">
        <w:r>
          <w:t xml:space="preserve">Let</w:t>
        </w:r>
      </w:ins>
    </w:p>
    <w:p>
      <w:pPr>
        <w:pStyle w:val="BodyText"/>
      </w:pPr>
      <w:r>
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</w:r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</w:r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\mathord{\smash[b]{\underset{\raise.3ex\hbox{$\scriptstyle\sim$}}{q}}\vphantom{q}}_2 = 0$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\mathord{\smash[b]{\underset{\raise.3ex\hbox{$\scriptstyle\sim$}}{q}}\vphantom{q}}_3 = 0$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</w:r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w:r>
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6"/>
    <w:bookmarkStart w:id="78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[12]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8"/>
    <w:bookmarkStart w:id="82" w:name="exm-orthonormal-basis"/>
    <w:p>
      <w:pPr>
        <w:pStyle w:val="BodyText"/>
      </w:pPr>
      <w:del w:id="682" w:author="PR Preview" w:date="2026-01-01T00:00:00Z">
        <w:r>
          <w:rPr>
            <w:b/>
            <w:bCs/>
          </w:rPr>
          <w:delText xml:space="preserve">Example 18 (Orthonormal bases of</w:delText>
        </w:r>
      </w:del>
      <w:del w:id="683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684" w:author="PR Preview" w:date="2026-01-01T00:00:00Z">
        <w:r>
          <w:rPr>
            <w:b/>
            <w:bCs/>
          </w:rPr>
          <w:delText xml:space="preserve">)</w:delText>
        </w:r>
      </w:del>
      <w:del w:id="685" w:author="PR Preview" w:date="2026-01-01T00:00:00Z">
        <w:r>
          <w:delText xml:space="preserve"> </w:delText>
        </w:r>
      </w:del>
      <w:del w:id="686" w:author="PR Preview" w:date="2026-01-01T00:00:00Z">
        <w:r>
          <w:delText xml:space="preserve"> </w:delText>
        </w:r>
      </w:del>
    </w:p>
    <w:p>
      <w:pPr>
        <w:pStyle w:val="BodyText"/>
      </w:pPr>
      <w:ins w:id="687" w:author="PR Preview" w:date="2026-01-01T00:00:00Z">
        <w:r>
          <w:rPr>
            <w:b/>
            <w:bCs/>
          </w:rPr>
          <w:t xml:space="preserve">Example 19 (Orthonormal bases of</w:t>
        </w:r>
      </w:ins>
      <w:ins w:id="688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689" w:author="PR Preview" w:date="2026-01-01T00:00:00Z">
        <w:r>
          <w:rPr>
            <w:b/>
            <w:bCs/>
          </w:rPr>
          <w:t xml:space="preserve">)</w:t>
        </w:r>
      </w:ins>
      <w:ins w:id="690" w:author="PR Preview" w:date="2026-01-01T00:00:00Z">
        <w:r>
          <w:t xml:space="preserve"> </w:t>
        </w:r>
      </w:ins>
      <w:ins w:id="691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</w:r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del w:id="692" w:author="PR Preview" w:date="2026-01-01T00:00:00Z">
        <w:r>
          <w:delText xml:space="preserve">The vectors</w:delText>
        </w:r>
      </w:del>
      <w:del w:id="693" w:author="PR Preview" w:date="2026-01-01T00:00:00Z">
        <w:r>
          <w:delText xml:space="preserve"> </w:delText>
        </w:r>
      </w:del>
      <w:del w:id="694" w:author="PR Preview" w:date="2026-01-01T00:00:00Z">
        <w:r>
          <w:delTex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delText>
        </w:r>
      </w:del>
      <w:del w:id="695" w:author="PR Preview" w:date="2026-01-01T00:00:00Z">
        <w:r>
          <w:delText xml:space="preserve"> </w:delText>
        </w:r>
      </w:del>
      <w:del w:id="696" w:author="PR Preview" w:date="2026-01-01T00:00:00Z">
        <w:r>
          <w:delText xml:space="preserve">of</w:delText>
        </w:r>
      </w:del>
      <w:del w:id="697" w:author="PR Preview" w:date="2026-01-01T00:00:00Z">
        <w:r>
          <w:delText xml:space="preserve"> </w:delText>
        </w:r>
      </w:del>
      <w:hyperlink w:anchor="exm-orthonormal-independent">
        <w:del w:id="698" w:author="PR Preview" w:date="2026-01-01T00:00:00Z">
          <w:r>
            <w:rPr>
              <w:rStyle w:val="Hyperlink"/>
            </w:rPr>
            <w:delText xml:space="preserve">Example 17</w:delText>
          </w:r>
        </w:del>
      </w:hyperlink>
      <w:del w:id="699" w:author="PR Preview" w:date="2026-01-01T00:00:00Z">
        <w:r>
          <w:delText xml:space="preserve"> </w:delText>
        </w:r>
      </w:del>
      <w:del w:id="700" w:author="PR Preview" w:date="2026-01-01T00:00:00Z">
        <w:r>
          <w:delText xml:space="preserve">are orthonormal and linearly independent,</w:delText>
        </w:r>
      </w:del>
      <w:del w:id="701" w:author="PR Preview" w:date="2026-01-01T00:00:00Z">
        <w:r>
          <w:delText xml:space="preserve"> </w:delText>
        </w:r>
      </w:del>
      <w:del w:id="702" w:author="PR Preview" w:date="2026-01-01T00:00:00Z">
        <w:r>
          <w:delText xml:space="preserve">so they are a basis of their span (</w:delText>
        </w:r>
      </w:del>
      <w:hyperlink r:id="rId77">
        <w:del w:id="703" w:author="PR Preview" w:date="2026-01-01T00:00:00Z">
          <w:r>
            <w:rPr>
              <w:rStyle w:val="Hyperlink"/>
            </w:rPr>
            <w:delText xml:space="preserve">Definition 6 in Subspaces and Rank</w:delText>
          </w:r>
        </w:del>
      </w:hyperlink>
      <w:del w:id="704" w:author="PR Preview" w:date="2026-01-01T00:00:00Z">
        <w:r>
          <w:delText xml:space="preserve">),</w:delText>
        </w:r>
      </w:del>
      <w:del w:id="705" w:author="PR Preview" w:date="2026-01-01T00:00:00Z">
        <w:r>
          <w:delText xml:space="preserve"> </w:delText>
        </w:r>
      </w:del>
      <w:del w:id="706" w:author="PR Preview" w:date="2026-01-01T00:00:00Z">
        <w:r>
          <w:delText xml:space="preserve">which therefore has dimension</w:delText>
        </w:r>
      </w:del>
      <w:del w:id="707" w:author="PR Preview" w:date="2026-01-01T00:00:00Z">
        <w:r>
          <w:delText xml:space="preserve"> </w:delText>
        </w:r>
      </w:del>
      <m:oMath>
        <m:r>
          <m:t>3</m:t>
        </m:r>
      </m:oMath>
      <w:del w:id="708" w:author="PR Preview" w:date="2026-01-01T00:00:00Z">
        <w:r>
          <w:delText xml:space="preserve"> </w:delText>
        </w:r>
      </w:del>
      <w:del w:id="709" w:author="PR Preview" w:date="2026-01-01T00:00:00Z">
        <w:r>
          <w:delText xml:space="preserve">(</w:delText>
        </w:r>
      </w:del>
      <w:hyperlink r:id="rId80">
        <w:del w:id="710" w:author="PR Preview" w:date="2026-01-01T00:00:00Z">
          <w:r>
            <w:rPr>
              <w:rStyle w:val="Hyperlink"/>
            </w:rPr>
            <w:delText xml:space="preserve">Definition 9 in Subspaces and Rank</w:delText>
          </w:r>
        </w:del>
      </w:hyperlink>
      <w:del w:id="711" w:author="PR Preview" w:date="2026-01-01T00:00:00Z">
        <w:r>
          <w:delText xml:space="preserve">)</w:delText>
        </w:r>
      </w:del>
      <w:del w:id="712" w:author="PR Preview" w:date="2026-01-01T00:00:00Z">
        <w:r>
          <w:delText xml:space="preserve"> </w:delText>
        </w:r>
      </w:del>
      <w:del w:id="713" w:author="PR Preview" w:date="2026-01-01T00:00:00Z">
        <w:r>
          <w:delText xml:space="preserve">and is all of</w:delText>
        </w:r>
      </w:del>
      <w:del w:id="714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715" w:author="PR Preview" w:date="2026-01-01T00:00:00Z">
        <w:r>
          <w:delText xml:space="preserve"> </w:delText>
        </w:r>
      </w:del>
      <w:del w:id="716" w:author="PR Preview" w:date="2026-01-01T00:00:00Z">
        <w:r>
          <w:delText xml:space="preserve">(</w:delText>
        </w:r>
      </w:del>
      <w:hyperlink r:id="rId81">
        <w:del w:id="717" w:author="PR Preview" w:date="2026-01-01T00:00:00Z">
          <w:r>
            <w:rPr>
              <w:rStyle w:val="Hyperlink"/>
            </w:rPr>
            <w:delText xml:space="preserve">Theorem 11 in Subspaces and Rank</w:delText>
          </w:r>
        </w:del>
      </w:hyperlink>
      <w:del w:id="718" w:author="PR Preview" w:date="2026-01-01T00:00:00Z">
        <w:r>
          <w:delText xml:space="preserve">,</w:delText>
        </w:r>
      </w:del>
      <w:del w:id="719" w:author="PR Preview" w:date="2026-01-01T00:00:00Z">
        <w:r>
          <w:delText xml:space="preserve"> </w:delText>
        </w:r>
      </w:del>
      <w:hyperlink r:id="rId79">
        <w:del w:id="720" w:author="PR Preview" w:date="2026-01-01T00:00:00Z">
          <w:r>
            <w:rPr>
              <w:rStyle w:val="Hyperlink"/>
            </w:rPr>
            <w:delText xml:space="preserve">Example 16 in Subspaces and Rank</w:delText>
          </w:r>
        </w:del>
      </w:hyperlink>
      <w:del w:id="721" w:author="PR Preview" w:date="2026-01-01T00:00:00Z">
        <w:r>
          <w:delText xml:space="preserve">).</w:delText>
        </w:r>
      </w:del>
      <w:del w:id="722" w:author="PR Preview" w:date="2026-01-01T00:00:00Z">
        <w:r>
          <w:delText xml:space="preserve"> </w:delText>
        </w:r>
      </w:del>
      <w:del w:id="723" w:author="PR Preview" w:date="2026-01-01T00:00:00Z">
        <w:r>
          <w:delText xml:space="preserve">So they are an orthonormal basis of</w:delText>
        </w:r>
      </w:del>
      <w:del w:id="724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725" w:author="PR Preview" w:date="2026-01-01T00:00:00Z">
        <w:r>
          <w:delText xml:space="preserve"> </w:delText>
        </w:r>
      </w:del>
      <w:del w:id="726" w:author="PR Preview" w:date="2026-01-01T00:00:00Z">
        <w:r>
          <w:delText xml:space="preserve">too.</w:delText>
        </w:r>
      </w:del>
    </w:p>
    <w:p>
      <w:pPr>
        <w:pStyle w:val="FirstParagraph"/>
      </w:pPr>
      <w:del w:id="727" w:author="PR Preview" w:date="2026-01-01T00:00:00Z">
        <w:r>
          <w:rPr>
            <w:b/>
            <w:bCs/>
          </w:rPr>
          <w:delText xml:space="preserve">Example 19 (Bases that are not orthonormal, and orthonormal lists that are not bases)</w:delText>
        </w:r>
      </w:del>
      <w:del w:id="728" w:author="PR Preview" w:date="2026-01-01T00:00:00Z">
        <w:r>
          <w:delText xml:space="preserve"> </w:delText>
        </w:r>
      </w:del>
      <w:del w:id="729" w:author="PR Preview" w:date="2026-01-01T00:00:00Z">
        <w:r>
          <w:delText xml:space="preserve"> </w:delText>
        </w:r>
      </w:del>
    </w:p>
    <w:p>
      <w:pPr>
        <w:pStyle w:val="Compact"/>
        <w:numPr>
          <w:ilvl w:val="0"/>
          <w:numId w:val="1018"/>
        </w:numPr>
      </w:pPr>
      <w:ins w:id="730" w:author="PR Preview" w:date="2026-01-01T00:00:00Z">
        <w:r>
          <w:t xml:space="preserve">The vectors</w:t>
        </w:r>
      </w:ins>
      <w:ins w:id="731" w:author="PR Preview" w:date="2026-01-01T00:00:00Z">
        <w:r>
          <w:t xml:space="preserve"> </w:t>
        </w:r>
      </w:ins>
      <w:ins w:id="732" w:author="PR Preview" w:date="2026-01-01T00:00:00Z">
        <w:r>
  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  </w:r>
      </w:ins>
      <w:ins w:id="733" w:author="PR Preview" w:date="2026-01-01T00:00:00Z">
        <w:r>
          <w:t xml:space="preserve"> </w:t>
        </w:r>
      </w:ins>
      <w:ins w:id="734" w:author="PR Preview" w:date="2026-01-01T00:00:00Z">
        <w:r>
          <w:t xml:space="preserve">of</w:t>
        </w:r>
      </w:ins>
      <w:ins w:id="735" w:author="PR Preview" w:date="2026-01-01T00:00:00Z">
        <w:r>
          <w:t xml:space="preserve"> </w:t>
        </w:r>
      </w:ins>
      <w:hyperlink w:anchor="exm-orthonormal-independent">
        <w:ins w:id="736" w:author="PR Preview" w:date="2026-01-01T00:00:00Z">
          <w:r>
            <w:rPr>
              <w:rStyle w:val="Hyperlink"/>
            </w:rPr>
            <w:t xml:space="preserve">Example 18</w:t>
          </w:r>
        </w:ins>
      </w:hyperlink>
      <w:ins w:id="737" w:author="PR Preview" w:date="2026-01-01T00:00:00Z">
        <w:r>
          <w:t xml:space="preserve"> </w:t>
        </w:r>
      </w:ins>
      <w:ins w:id="738" w:author="PR Preview" w:date="2026-01-01T00:00:00Z">
        <w:r>
          <w:t xml:space="preserve">are orthonormal and linearly independent,</w:t>
        </w:r>
      </w:ins>
      <w:ins w:id="739" w:author="PR Preview" w:date="2026-01-01T00:00:00Z">
        <w:r>
          <w:t xml:space="preserve"> </w:t>
        </w:r>
      </w:ins>
      <w:ins w:id="740" w:author="PR Preview" w:date="2026-01-01T00:00:00Z">
        <w:r>
          <w:t xml:space="preserve">so they are a basis of their span (</w:t>
        </w:r>
      </w:ins>
      <w:hyperlink r:id="rId77">
        <w:ins w:id="741" w:author="PR Preview" w:date="2026-01-01T00:00:00Z">
          <w:r>
            <w:rPr>
              <w:rStyle w:val="Hyperlink"/>
            </w:rPr>
            <w:t xml:space="preserve">Definition 6 in Subspaces and Rank</w:t>
          </w:r>
        </w:ins>
      </w:hyperlink>
      <w:ins w:id="742" w:author="PR Preview" w:date="2026-01-01T00:00:00Z">
        <w:r>
          <w:t xml:space="preserve">),</w:t>
        </w:r>
      </w:ins>
      <w:ins w:id="743" w:author="PR Preview" w:date="2026-01-01T00:00:00Z">
        <w:r>
          <w:t xml:space="preserve"> </w:t>
        </w:r>
      </w:ins>
      <w:ins w:id="744" w:author="PR Preview" w:date="2026-01-01T00:00:00Z">
        <w:r>
          <w:t xml:space="preserve">which therefore has dimension</w:t>
        </w:r>
      </w:ins>
      <w:ins w:id="745" w:author="PR Preview" w:date="2026-01-01T00:00:00Z">
        <w:r>
          <w:t xml:space="preserve"> </w:t>
        </w:r>
      </w:ins>
      <m:oMath>
        <m:r>
          <m:t>3</m:t>
        </m:r>
      </m:oMath>
      <w:ins w:id="746" w:author="PR Preview" w:date="2026-01-01T00:00:00Z">
        <w:r>
          <w:t xml:space="preserve"> </w:t>
        </w:r>
      </w:ins>
      <w:ins w:id="747" w:author="PR Preview" w:date="2026-01-01T00:00:00Z">
        <w:r>
          <w:t xml:space="preserve">(</w:t>
        </w:r>
      </w:ins>
      <w:hyperlink r:id="rId80">
        <w:ins w:id="748" w:author="PR Preview" w:date="2026-01-01T00:00:00Z">
          <w:r>
            <w:rPr>
              <w:rStyle w:val="Hyperlink"/>
            </w:rPr>
            <w:t xml:space="preserve">Definition 9 in Subspaces and Rank</w:t>
          </w:r>
        </w:ins>
      </w:hyperlink>
      <w:ins w:id="749" w:author="PR Preview" w:date="2026-01-01T00:00:00Z">
        <w:r>
          <w:t xml:space="preserve">)</w:t>
        </w:r>
      </w:ins>
      <w:ins w:id="750" w:author="PR Preview" w:date="2026-01-01T00:00:00Z">
        <w:r>
          <w:t xml:space="preserve"> </w:t>
        </w:r>
      </w:ins>
      <w:ins w:id="751" w:author="PR Preview" w:date="2026-01-01T00:00:00Z">
        <w:r>
          <w:t xml:space="preserve">and is all of</w:t>
        </w:r>
      </w:ins>
      <w:ins w:id="75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753" w:author="PR Preview" w:date="2026-01-01T00:00:00Z">
        <w:r>
          <w:t xml:space="preserve"> </w:t>
        </w:r>
      </w:ins>
      <w:ins w:id="754" w:author="PR Preview" w:date="2026-01-01T00:00:00Z">
        <w:r>
          <w:t xml:space="preserve">(</w:t>
        </w:r>
      </w:ins>
      <w:hyperlink r:id="rId81">
        <w:ins w:id="755" w:author="PR Preview" w:date="2026-01-01T00:00:00Z">
          <w:r>
            <w:rPr>
              <w:rStyle w:val="Hyperlink"/>
            </w:rPr>
            <w:t xml:space="preserve">Theorem 11 in Subspaces and Rank</w:t>
          </w:r>
        </w:ins>
      </w:hyperlink>
      <w:ins w:id="756" w:author="PR Preview" w:date="2026-01-01T00:00:00Z">
        <w:r>
          <w:t xml:space="preserve">,</w:t>
        </w:r>
      </w:ins>
      <w:ins w:id="757" w:author="PR Preview" w:date="2026-01-01T00:00:00Z">
        <w:r>
          <w:t xml:space="preserve"> </w:t>
        </w:r>
      </w:ins>
      <w:hyperlink r:id="rId79">
        <w:ins w:id="758" w:author="PR Preview" w:date="2026-01-01T00:00:00Z">
          <w:r>
            <w:rPr>
              <w:rStyle w:val="Hyperlink"/>
            </w:rPr>
            <w:t xml:space="preserve">Example 16 in Subspaces and Rank</w:t>
          </w:r>
        </w:ins>
      </w:hyperlink>
      <w:ins w:id="759" w:author="PR Preview" w:date="2026-01-01T00:00:00Z">
        <w:r>
          <w:t xml:space="preserve">).</w:t>
        </w:r>
      </w:ins>
      <w:ins w:id="760" w:author="PR Preview" w:date="2026-01-01T00:00:00Z">
        <w:r>
          <w:t xml:space="preserve"> </w:t>
        </w:r>
      </w:ins>
      <w:ins w:id="761" w:author="PR Preview" w:date="2026-01-01T00:00:00Z">
        <w:r>
          <w:t xml:space="preserve">So they are an orthonormal basis of</w:t>
        </w:r>
      </w:ins>
      <w:ins w:id="76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763" w:author="PR Preview" w:date="2026-01-01T00:00:00Z">
        <w:r>
          <w:t xml:space="preserve"> </w:t>
        </w:r>
      </w:ins>
      <w:ins w:id="764" w:author="PR Preview" w:date="2026-01-01T00:00:00Z">
        <w:r>
          <w:t xml:space="preserve">too.</w:t>
        </w:r>
      </w:ins>
    </w:p>
    <w:bookmarkEnd w:id="82"/>
    <w:bookmarkStart w:id="85" w:name="exm-not-orthonormal-basis"/>
    <w:p>
      <w:pPr>
        <w:pStyle w:val="FirstParagraph"/>
      </w:pPr>
      <w:ins w:id="765" w:author="PR Preview" w:date="2026-01-01T00:00:00Z">
        <w:r>
          <w:rPr>
            <w:b/>
            <w:bCs/>
          </w:rPr>
          <w:t xml:space="preserve">Example 20 (Bases that are not orthonormal, and orthonormal lists that are not bases)</w:t>
        </w:r>
      </w:ins>
      <w:ins w:id="766" w:author="PR Preview" w:date="2026-01-01T00:00:00Z">
        <w:r>
          <w:t xml:space="preserve"> </w:t>
        </w:r>
      </w:ins>
      <w:ins w:id="767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5"/>
    <w:bookmarkStart w:id="86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\sum_{j=1}^{k} c_j \mathord{\smash[b]{\underset{\raise.3ex\hbox{$\scriptstyle\sim$}}{q}}\vphantom{q}}_j$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\text{(}\text{Definition~19 in Vectors}\text{)}
    \end{aligned}
    $$</w:t>
      </w:r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\mathord{\smash[b]{\underset{\raise.3ex\hbox{$\scriptstyle\sim$}}{x}}\vphantom{x}}$</w:t>
      </w:r>
      <w:r>
        <w:t xml:space="preserve">.</w:t>
      </w:r>
    </w:p>
    <w:bookmarkStart w:id="87" w:name="exm-orthonormal-expansion"/>
    <w:p>
      <w:pPr>
        <w:pStyle w:val="BodyText"/>
      </w:pPr>
      <w:del w:id="768" w:author="PR Preview" w:date="2026-01-01T00:00:00Z">
        <w:r>
          <w:rPr>
            <w:b/>
            <w:bCs/>
          </w:rPr>
          <w:delText xml:space="preserve">Example 20 (Expanding a vector in an orthonormal basis)</w:delText>
        </w:r>
      </w:del>
      <w:del w:id="769" w:author="PR Preview" w:date="2026-01-01T00:00:00Z">
        <w:r>
          <w:delText xml:space="preserve"> </w:delText>
        </w:r>
      </w:del>
      <w:del w:id="770" w:author="PR Preview" w:date="2026-01-01T00:00:00Z">
        <w:r>
          <w:delText xml:space="preserve">With the orthonormal basis</w:delText>
        </w:r>
      </w:del>
      <w:del w:id="771" w:author="PR Preview" w:date="2026-01-01T00:00:00Z">
        <w:r>
          <w:delText xml:space="preserve"> </w:delText>
        </w:r>
      </w:del>
      <w:del w:id="772" w:author="PR Preview" w:date="2026-01-01T00:00:00Z">
        <w:r>
          <w:delTex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delText>
        </w:r>
      </w:del>
      <w:del w:id="773" w:author="PR Preview" w:date="2026-01-01T00:00:00Z">
        <w:r>
          <w:delText xml:space="preserve"> </w:delText>
        </w:r>
      </w:del>
      <w:del w:id="774" w:author="PR Preview" w:date="2026-01-01T00:00:00Z">
        <w:r>
          <w:delText xml:space="preserve">of</w:delText>
        </w:r>
      </w:del>
      <w:del w:id="775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776" w:author="PR Preview" w:date="2026-01-01T00:00:00Z">
        <w:r>
          <w:delText xml:space="preserve"> </w:delText>
        </w:r>
      </w:del>
      <w:del w:id="777" w:author="PR Preview" w:date="2026-01-01T00:00:00Z">
        <w:r>
          <w:delText xml:space="preserve">from</w:delText>
        </w:r>
      </w:del>
      <w:del w:id="778" w:author="PR Preview" w:date="2026-01-01T00:00:00Z">
        <w:r>
          <w:delText xml:space="preserve"> </w:delText>
        </w:r>
      </w:del>
      <w:hyperlink w:anchor="exm-orthonormal-basis">
        <w:del w:id="779" w:author="PR Preview" w:date="2026-01-01T00:00:00Z">
          <w:r>
            <w:rPr>
              <w:rStyle w:val="Hyperlink"/>
            </w:rPr>
            <w:delText xml:space="preserve">Example 18</w:delText>
          </w:r>
        </w:del>
      </w:hyperlink>
      <w:del w:id="780" w:author="PR Preview" w:date="2026-01-01T00:00:00Z">
        <w:r>
          <w:delText xml:space="preserve"> </w:delText>
        </w:r>
      </w:del>
      <w:del w:id="781" w:author="PR Preview" w:date="2026-01-01T00:00:00Z">
        <w:r>
          <w:delText xml:space="preserve">and</w:delText>
        </w:r>
      </w:del>
      <w:del w:id="782" w:author="PR Preview" w:date="2026-01-01T00:00:00Z">
        <w:r>
          <w:delText xml:space="preserve"> </w:delText>
        </w:r>
      </w:del>
      <w:del w:id="783" w:author="PR Preview" w:date="2026-01-01T00:00:00Z">
        <w:r>
          <w:delText xml:space="preserve">$\mathord{\smash[b]{\underset{\raise.3ex\hbox{$\scriptstyle\sim$}}{x}}\vphantom{x}} = (1, 2, 3)$</w:delText>
        </w:r>
      </w:del>
      <w:del w:id="784" w:author="PR Preview" w:date="2026-01-01T00:00:00Z">
        <w:r>
          <w:delText xml:space="preserve">:</w:delText>
        </w:r>
      </w:del>
      <w:del w:id="785" w:author="PR Preview" w:date="2026-01-01T00:00:00Z">
        <w:r>
          <w:delText xml:space="preserve"> </w:delText>
        </w:r>
      </w:del>
      <w:del w:id="786" w:author="PR Preview" w:date="2026-01-01T00:00:00Z">
        <w:r>
          <w:delText xml:space="preserve">$\mathord{\smash[b]{\underset{\raise.3ex\hbox{$\scriptstyle\sim$}}{q}}\vphantom{q}}_1 \cdot \mathord{\smash[b]{\underset{\raise.3ex\hbox{$\scriptstyle\sim$}}{x}}\vphantom{x}} = 3$</w:delText>
        </w:r>
      </w:del>
      <w:del w:id="787" w:author="PR Preview" w:date="2026-01-01T00:00:00Z">
        <w:r>
          <w:delText xml:space="preserve">,</w:delText>
        </w:r>
      </w:del>
    </w:p>
    <w:p>
      <w:pPr>
        <w:pStyle w:val="BodyText"/>
      </w:pPr>
      <w:ins w:id="788" w:author="PR Preview" w:date="2026-01-01T00:00:00Z">
        <w:r>
          <w:rPr>
            <w:b/>
            <w:bCs/>
          </w:rPr>
          <w:t xml:space="preserve">Example 21 (Expanding a vector in an orthonormal basis)</w:t>
        </w:r>
      </w:ins>
      <w:ins w:id="789" w:author="PR Preview" w:date="2026-01-01T00:00:00Z">
        <w:r>
          <w:t xml:space="preserve"> </w:t>
        </w:r>
      </w:ins>
      <w:ins w:id="790" w:author="PR Preview" w:date="2026-01-01T00:00:00Z">
        <w:r>
          <w:t xml:space="preserve">With the orthonormal basis</w:t>
        </w:r>
      </w:ins>
      <w:ins w:id="791" w:author="PR Preview" w:date="2026-01-01T00:00:00Z">
        <w:r>
          <w:t xml:space="preserve"> </w:t>
        </w:r>
      </w:ins>
      <w:ins w:id="792" w:author="PR Preview" w:date="2026-01-01T00:00:00Z">
        <w:r>
  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  </w:r>
      </w:ins>
      <w:ins w:id="793" w:author="PR Preview" w:date="2026-01-01T00:00:00Z">
        <w:r>
          <w:t xml:space="preserve"> </w:t>
        </w:r>
      </w:ins>
      <w:ins w:id="794" w:author="PR Preview" w:date="2026-01-01T00:00:00Z">
        <w:r>
          <w:t xml:space="preserve">of</w:t>
        </w:r>
      </w:ins>
      <w:ins w:id="79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796" w:author="PR Preview" w:date="2026-01-01T00:00:00Z">
        <w:r>
          <w:t xml:space="preserve"> </w:t>
        </w:r>
      </w:ins>
      <w:ins w:id="797" w:author="PR Preview" w:date="2026-01-01T00:00:00Z">
        <w:r>
          <w:t xml:space="preserve">from</w:t>
        </w:r>
      </w:ins>
      <w:ins w:id="798" w:author="PR Preview" w:date="2026-01-01T00:00:00Z">
        <w:r>
          <w:t xml:space="preserve"> </w:t>
        </w:r>
      </w:ins>
      <w:hyperlink w:anchor="exm-orthonormal-basis">
        <w:ins w:id="799" w:author="PR Preview" w:date="2026-01-01T00:00:00Z">
          <w:r>
            <w:rPr>
              <w:rStyle w:val="Hyperlink"/>
            </w:rPr>
            <w:t xml:space="preserve">Example 19</w:t>
          </w:r>
        </w:ins>
      </w:hyperlink>
      <w:ins w:id="800" w:author="PR Preview" w:date="2026-01-01T00:00:00Z">
        <w:r>
          <w:t xml:space="preserve"> </w:t>
        </w:r>
      </w:ins>
      <w:ins w:id="801" w:author="PR Preview" w:date="2026-01-01T00:00:00Z">
        <w:r>
          <w:t xml:space="preserve">and</w:t>
        </w:r>
      </w:ins>
      <w:ins w:id="802" w:author="PR Preview" w:date="2026-01-01T00:00:00Z">
        <w:r>
          <w:t xml:space="preserve"> </w:t>
        </w:r>
      </w:ins>
      <w:ins w:id="803" w:author="PR Preview" w:date="2026-01-01T00:00:00Z">
        <w:r>
          <w:t xml:space="preserve">$\mathord{\smash[b]{\underset{\raise.3ex\hbox{$\scriptstyle\sim$}}{x}}\vphantom{x}} = (1, 2, 3)$</w:t>
        </w:r>
      </w:ins>
      <w:ins w:id="804" w:author="PR Preview" w:date="2026-01-01T00:00:00Z">
        <w:r>
          <w:t xml:space="preserve">:</w:t>
        </w:r>
      </w:ins>
      <w:ins w:id="805" w:author="PR Preview" w:date="2026-01-01T00:00:00Z">
        <w:r>
          <w:t xml:space="preserve"> </w:t>
        </w:r>
      </w:ins>
      <w:ins w:id="806" w:author="PR Preview" w:date="2026-01-01T00:00:00Z">
        <w:r>
          <w:t xml:space="preserve">$\mathord{\smash[b]{\underset{\raise.3ex\hbox{$\scriptstyle\sim$}}{q}}\vphantom{q}}_1 \cdot \mathord{\smash[b]{\underset{\raise.3ex\hbox{$\scriptstyle\sim$}}{x}}\vphantom{x}} = 3$</w:t>
        </w:r>
      </w:ins>
      <w:ins w:id="807" w:author="PR Preview" w:date="2026-01-01T00:00:00Z">
        <w:r>
          <w:t xml:space="preserve">,</w:t>
        </w:r>
      </w:ins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7"/>
    <w:bookmarkStart w:id="88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[13]</w:t>
      </w:r>
      <w:r>
        <w:t xml:space="preserve"> </w:t>
      </w:r>
      <w:r>
        <w:t xml:space="preserve">takes vectors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w:r>
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w:r>
        <w:t xml:space="preserve">$\mathord{\smash[b]{\underset{\raise.3ex\hbox{$\scriptstyle\sim$}}{q}}\vphantom{q}}'_1 = \mathord{\smash[b]{\underset{\raise.3ex\hbox{$\scriptstyle\sim$}}{a}}\vphantom{a}}_1$</w:t>
      </w:r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\ldots$</w:t>
      </w:r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8"/>
    <w:bookmarkStart w:id="89" w:name="exm-gram-schmidt"/>
    <w:p>
      <w:pPr>
        <w:pStyle w:val="BodyText"/>
      </w:pPr>
      <w:del w:id="808" w:author="PR Preview" w:date="2026-01-01T00:00:00Z">
        <w:r>
          <w:rPr>
            <w:b/>
            <w:bCs/>
          </w:rPr>
          <w:delText xml:space="preserve">Example 21 (Two steps of Gram-Schmidt in</w:delText>
        </w:r>
      </w:del>
      <w:del w:id="809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810" w:author="PR Preview" w:date="2026-01-01T00:00:00Z">
        <w:r>
          <w:rPr>
            <w:b/>
            <w:bCs/>
          </w:rPr>
          <w:delText xml:space="preserve">)</w:delText>
        </w:r>
      </w:del>
      <w:del w:id="811" w:author="PR Preview" w:date="2026-01-01T00:00:00Z">
        <w:r>
          <w:delText xml:space="preserve"> </w:delText>
        </w:r>
      </w:del>
      <w:del w:id="812" w:author="PR Preview" w:date="2026-01-01T00:00:00Z">
        <w:r>
          <w:delText xml:space="preserve">Let</w:delText>
        </w:r>
      </w:del>
      <w:del w:id="813" w:author="PR Preview" w:date="2026-01-01T00:00:00Z">
        <w:r>
          <w:delText xml:space="preserve"> </w:delText>
        </w:r>
      </w:del>
      <w:del w:id="814" w:author="PR Preview" w:date="2026-01-01T00:00:00Z">
        <w:r>
          <w:delText xml:space="preserve">$\mathord{\smash[b]{\underset{\raise.3ex\hbox{$\scriptstyle\sim$}}{a}}\vphantom{a}}_1 = (1, 1, 0)$</w:delText>
        </w:r>
      </w:del>
      <w:del w:id="815" w:author="PR Preview" w:date="2026-01-01T00:00:00Z">
        <w:r>
          <w:delText xml:space="preserve"> </w:delText>
        </w:r>
      </w:del>
      <w:del w:id="816" w:author="PR Preview" w:date="2026-01-01T00:00:00Z">
        <w:r>
          <w:delText xml:space="preserve">and</w:delText>
        </w:r>
      </w:del>
      <w:del w:id="817" w:author="PR Preview" w:date="2026-01-01T00:00:00Z">
        <w:r>
          <w:delText xml:space="preserve"> </w:delText>
        </w:r>
      </w:del>
      <w:del w:id="818" w:author="PR Preview" w:date="2026-01-01T00:00:00Z">
        <w:r>
          <w:delText xml:space="preserve">$\mathord{\smash[b]{\underset{\raise.3ex\hbox{$\scriptstyle\sim$}}{a}}\vphantom{a}}_2 = (1, 0, 1)$</w:delText>
        </w:r>
      </w:del>
      <w:del w:id="819" w:author="PR Preview" w:date="2026-01-01T00:00:00Z">
        <w:r>
          <w:delText xml:space="preserve">.</w:delText>
        </w:r>
      </w:del>
    </w:p>
    <w:p>
      <w:pPr>
        <w:pStyle w:val="BodyText"/>
      </w:pPr>
      <w:ins w:id="820" w:author="PR Preview" w:date="2026-01-01T00:00:00Z">
        <w:r>
          <w:rPr>
            <w:b/>
            <w:bCs/>
          </w:rPr>
          <w:t xml:space="preserve">Example 22 (Two steps of Gram-Schmidt in</w:t>
        </w:r>
      </w:ins>
      <w:ins w:id="821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822" w:author="PR Preview" w:date="2026-01-01T00:00:00Z">
        <w:r>
          <w:rPr>
            <w:b/>
            <w:bCs/>
          </w:rPr>
          <w:t xml:space="preserve">)</w:t>
        </w:r>
      </w:ins>
      <w:ins w:id="823" w:author="PR Preview" w:date="2026-01-01T00:00:00Z">
        <w:r>
          <w:t xml:space="preserve"> </w:t>
        </w:r>
      </w:ins>
      <w:ins w:id="824" w:author="PR Preview" w:date="2026-01-01T00:00:00Z">
        <w:r>
          <w:t xml:space="preserve">Let</w:t>
        </w:r>
      </w:ins>
      <w:ins w:id="825" w:author="PR Preview" w:date="2026-01-01T00:00:00Z">
        <w:r>
          <w:t xml:space="preserve"> </w:t>
        </w:r>
      </w:ins>
      <w:ins w:id="826" w:author="PR Preview" w:date="2026-01-01T00:00:00Z">
        <w:r>
          <w:t xml:space="preserve">$\mathord{\smash[b]{\underset{\raise.3ex\hbox{$\scriptstyle\sim$}}{a}}\vphantom{a}}_1 = (1, 1, 0)$</w:t>
        </w:r>
      </w:ins>
      <w:ins w:id="827" w:author="PR Preview" w:date="2026-01-01T00:00:00Z">
        <w:r>
          <w:t xml:space="preserve"> </w:t>
        </w:r>
      </w:ins>
      <w:ins w:id="828" w:author="PR Preview" w:date="2026-01-01T00:00:00Z">
        <w:r>
          <w:t xml:space="preserve">and</w:t>
        </w:r>
      </w:ins>
      <w:ins w:id="829" w:author="PR Preview" w:date="2026-01-01T00:00:00Z">
        <w:r>
          <w:t xml:space="preserve"> </w:t>
        </w:r>
      </w:ins>
      <w:ins w:id="830" w:author="PR Preview" w:date="2026-01-01T00:00:00Z">
        <w:r>
          <w:t xml:space="preserve">$\mathord{\smash[b]{\underset{\raise.3ex\hbox{$\scriptstyle\sim$}}{a}}\vphantom{a}}_2 = (1, 0, 1)$</w:t>
        </w:r>
      </w:ins>
      <w:ins w:id="831" w:author="PR Preview" w:date="2026-01-01T00:00:00Z">
        <w:r>
          <w:t xml:space="preserve">.</w:t>
        </w:r>
      </w:ins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w:r>
        <w:t xml:space="preserve">$\mathord{\smash[b]{\underset{\raise.3ex\hbox{$\scriptstyle\sim$}}{q}}\vphantom{q}}'_1 = (1, 1, 0)$</w:t>
      </w:r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</w:r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</w:r>
    </w:p>
    <w:p>
      <w:pPr>
        <w:pStyle w:val="FirstParagraph"/>
      </w:pP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</w:r>
    </w:p>
    <w:bookmarkEnd w:id="89"/>
    <w:bookmarkStart w:id="90" w:name="exm-gram-schmidt-stops"/>
    <w:p>
      <w:pPr>
        <w:pStyle w:val="FirstParagraph"/>
      </w:pPr>
      <w:del w:id="832" w:author="PR Preview" w:date="2026-01-01T00:00:00Z">
        <w:r>
          <w:rPr>
            <w:b/>
            <w:bCs/>
          </w:rPr>
          <w:delText xml:space="preserve">Example 22 (Gram-Schmidt stops on dependent vectors)</w:delText>
        </w:r>
      </w:del>
      <w:del w:id="833" w:author="PR Preview" w:date="2026-01-01T00:00:00Z">
        <w:r>
          <w:delText xml:space="preserve"> </w:delText>
        </w:r>
      </w:del>
      <w:del w:id="834" w:author="PR Preview" w:date="2026-01-01T00:00:00Z">
        <w:r>
          <w:delText xml:space="preserve">Let</w:delText>
        </w:r>
      </w:del>
      <w:del w:id="835" w:author="PR Preview" w:date="2026-01-01T00:00:00Z">
        <w:r>
          <w:delText xml:space="preserve"> </w:delText>
        </w:r>
      </w:del>
      <w:del w:id="836" w:author="PR Preview" w:date="2026-01-01T00:00:00Z">
        <w:r>
          <w:delText xml:space="preserve">$\mathord{\smash[b]{\underset{\raise.3ex\hbox{$\scriptstyle\sim$}}{a}}\vphantom{a}}_1 = (1, 2)$</w:delText>
        </w:r>
      </w:del>
      <w:del w:id="837" w:author="PR Preview" w:date="2026-01-01T00:00:00Z">
        <w:r>
          <w:delText xml:space="preserve"> </w:delText>
        </w:r>
      </w:del>
      <w:del w:id="838" w:author="PR Preview" w:date="2026-01-01T00:00:00Z">
        <w:r>
          <w:delText xml:space="preserve">and</w:delText>
        </w:r>
      </w:del>
      <w:del w:id="839" w:author="PR Preview" w:date="2026-01-01T00:00:00Z">
        <w:r>
          <w:delText xml:space="preserve"> </w:delText>
        </w:r>
      </w:del>
      <w:del w:id="840" w:author="PR Preview" w:date="2026-01-01T00:00:00Z">
        <w:r>
          <w:delText xml:space="preserve">$\mathord{\smash[b]{\underset{\raise.3ex\hbox{$\scriptstyle\sim$}}{a}}\vphantom{a}}_2 = (2, 4)$</w:delText>
        </w:r>
      </w:del>
      <w:del w:id="841" w:author="PR Preview" w:date="2026-01-01T00:00:00Z">
        <w:r>
          <w:delText xml:space="preserve">.</w:delText>
        </w:r>
      </w:del>
      <w:del w:id="842" w:author="PR Preview" w:date="2026-01-01T00:00:00Z">
        <w:r>
          <w:delText xml:space="preserve"> </w:delText>
        </w:r>
      </w:del>
      <w:del w:id="843" w:author="PR Preview" w:date="2026-01-01T00:00:00Z">
        <w:r>
          <w:delText xml:space="preserve">Step 1 gives</w:delText>
        </w:r>
      </w:del>
      <w:del w:id="844" w:author="PR Preview" w:date="2026-01-01T00:00:00Z">
        <w:r>
          <w:delText xml:space="preserve"> </w:delText>
        </w:r>
      </w:del>
      <w:del w:id="845" w:author="PR Preview" w:date="2026-01-01T00:00:00Z">
        <w:r>
          <w:delText xml:space="preserve">$\mathord{\smash[b]{\underset{\raise.3ex\hbox{$\scriptstyle\sim$}}{q}}\vphantom{q}}_1 = \tfrac{1}{\sqrt{5}}\,(1, 2)$</w:delText>
        </w:r>
      </w:del>
      <w:del w:id="846" w:author="PR Preview" w:date="2026-01-01T00:00:00Z">
        <w:r>
          <w:delText xml:space="preserve">.</w:delText>
        </w:r>
      </w:del>
      <w:del w:id="847" w:author="PR Preview" w:date="2026-01-01T00:00:00Z">
        <w:r>
          <w:delText xml:space="preserve"> </w:delText>
        </w:r>
      </w:del>
      <w:del w:id="848" w:author="PR Preview" w:date="2026-01-01T00:00:00Z">
        <w:r>
          <w:delText xml:space="preserve">In step 2,</w:delText>
        </w:r>
      </w:del>
    </w:p>
    <w:p>
      <w:pPr>
        <w:pStyle w:val="FirstParagraph"/>
      </w:pPr>
      <w:ins w:id="849" w:author="PR Preview" w:date="2026-01-01T00:00:00Z">
        <w:r>
          <w:rPr>
            <w:b/>
            <w:bCs/>
          </w:rPr>
          <w:t xml:space="preserve">Example 23 (Gram-Schmidt stops on dependent vectors)</w:t>
        </w:r>
      </w:ins>
      <w:ins w:id="850" w:author="PR Preview" w:date="2026-01-01T00:00:00Z">
        <w:r>
          <w:t xml:space="preserve"> </w:t>
        </w:r>
      </w:ins>
      <w:ins w:id="851" w:author="PR Preview" w:date="2026-01-01T00:00:00Z">
        <w:r>
          <w:t xml:space="preserve">Let</w:t>
        </w:r>
      </w:ins>
      <w:ins w:id="852" w:author="PR Preview" w:date="2026-01-01T00:00:00Z">
        <w:r>
          <w:t xml:space="preserve"> </w:t>
        </w:r>
      </w:ins>
      <w:ins w:id="853" w:author="PR Preview" w:date="2026-01-01T00:00:00Z">
        <w:r>
          <w:t xml:space="preserve">$\mathord{\smash[b]{\underset{\raise.3ex\hbox{$\scriptstyle\sim$}}{a}}\vphantom{a}}_1 = (1, 2)$</w:t>
        </w:r>
      </w:ins>
      <w:ins w:id="854" w:author="PR Preview" w:date="2026-01-01T00:00:00Z">
        <w:r>
          <w:t xml:space="preserve"> </w:t>
        </w:r>
      </w:ins>
      <w:ins w:id="855" w:author="PR Preview" w:date="2026-01-01T00:00:00Z">
        <w:r>
          <w:t xml:space="preserve">and</w:t>
        </w:r>
      </w:ins>
      <w:ins w:id="856" w:author="PR Preview" w:date="2026-01-01T00:00:00Z">
        <w:r>
          <w:t xml:space="preserve"> </w:t>
        </w:r>
      </w:ins>
      <w:ins w:id="857" w:author="PR Preview" w:date="2026-01-01T00:00:00Z">
        <w:r>
          <w:t xml:space="preserve">$\mathord{\smash[b]{\underset{\raise.3ex\hbox{$\scriptstyle\sim$}}{a}}\vphantom{a}}_2 = (2, 4)$</w:t>
        </w:r>
      </w:ins>
      <w:ins w:id="858" w:author="PR Preview" w:date="2026-01-01T00:00:00Z">
        <w:r>
          <w:t xml:space="preserve">.</w:t>
        </w:r>
      </w:ins>
      <w:ins w:id="859" w:author="PR Preview" w:date="2026-01-01T00:00:00Z">
        <w:r>
          <w:t xml:space="preserve"> </w:t>
        </w:r>
      </w:ins>
      <w:ins w:id="860" w:author="PR Preview" w:date="2026-01-01T00:00:00Z">
        <w:r>
          <w:t xml:space="preserve">Step 1 gives</w:t>
        </w:r>
      </w:ins>
      <w:ins w:id="861" w:author="PR Preview" w:date="2026-01-01T00:00:00Z">
        <w:r>
          <w:t xml:space="preserve"> </w:t>
        </w:r>
      </w:ins>
      <w:ins w:id="862" w:author="PR Preview" w:date="2026-01-01T00:00:00Z">
        <w:r>
          <w:t xml:space="preserve">$\mathord{\smash[b]{\underset{\raise.3ex\hbox{$\scriptstyle\sim$}}{q}}\vphantom{q}}_1 = \tfrac{1}{\sqrt{5}}\,(1, 2)$</w:t>
        </w:r>
      </w:ins>
      <w:ins w:id="863" w:author="PR Preview" w:date="2026-01-01T00:00:00Z">
        <w:r>
          <w:t xml:space="preserve">.</w:t>
        </w:r>
      </w:ins>
      <w:ins w:id="864" w:author="PR Preview" w:date="2026-01-01T00:00:00Z">
        <w:r>
          <w:t xml:space="preserve"> </w:t>
        </w:r>
      </w:ins>
      <w:ins w:id="865" w:author="PR Preview" w:date="2026-01-01T00:00:00Z">
        <w:r>
          <w:t xml:space="preserve">In step 2,</w:t>
        </w:r>
      </w:ins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</w:r>
    </w:p>
    <w:p>
      <w:pPr>
        <w:pStyle w:val="FirstParagraph"/>
      </w:pPr>
      <w:r>
        <w:t xml:space="preserve">so the process stops:</w:t>
      </w:r>
      <w:r>
        <w:t xml:space="preserve"> </w:t>
      </w:r>
      <w:r>
        <w:t xml:space="preserve">$\mathord{\smash[b]{\underset{\raise.3ex\hbox{$\scriptstyle\sim$}}{a}}\vphantom{a}}_2$</w:t>
      </w:r>
      <w:r>
        <w:t xml:space="preserve"> </w:t>
      </w:r>
      <w:r>
        <w:t xml:space="preserve">is a multiple of</w:t>
      </w:r>
      <w:r>
        <w:t xml:space="preserve"> </w:t>
      </w:r>
      <w:r>
        <w:t xml:space="preserve">$\mathord{\smash[b]{\underset{\raise.3ex\hbox{$\scriptstyle\sim$}}{a}}\vphantom{a}}_1$</w:t>
      </w:r>
      <w:r>
        <w:t xml:space="preserve">.</w:t>
      </w:r>
    </w:p>
    <w:bookmarkEnd w:id="90"/>
    <w:bookmarkStart w:id="91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92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w:r>
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</w:r>
    </w:p>
    <w:p>
      <w:pPr>
        <w:pStyle w:val="FirstParagraph"/>
      </w:pPr>
      <w:r>
        <w:t xml:space="preserve">The orthonormal vectors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w:r>
        <w:rPr>
          <w:i/>
          <w:iCs/>
        </w:rPr>
        <w:t xml:space="preserve">$\mathord{\smash[b]{\underset{\raise.3ex\hbox{$\scriptstyle\sim$}}{q}}\vphantom{q}}'_i$</w:t>
      </w:r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$\mathord{\smash[b]{\underset{\raise.3ex\hbox{$\scriptstyle\sim$}}{q}}\vphantom{q}}$</w:t>
      </w:r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}\text{Definition~19 in Vectors}\text{)}
    \\
    &amp;= 0.
    &amp;&amp; \text{(arithmetic)}
    \end{aligned}
    $$</w:t>
      </w:r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</w:r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$\mathord{\smash[b]{\underset{\raise.3ex\hbox{$\scriptstyle\sim$}}{a}}\vphantom{a}}_i \in \mathcal{S}_{i-1}$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w:r>
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\mathord{\smash[b]{\underset{\raise.3ex\hbox{$\scriptstyle\sim$}}{q}}\vphantom{q}}_l = 0$</w:t>
      </w:r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\mathord{\smash[b]{\underset{\raise.3ex\hbox{$\scriptstyle\sim$}}{a}}\vphantom{a}}_{i-1}$</w:t>
      </w:r>
      <w:r>
        <w:t xml:space="preserve">, which lie in</w:t>
      </w:r>
      <w:r>
        <w:t xml:space="preserve"> </w:t>
      </w:r>
      <w:r>
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w:r>
        <w:t xml:space="preserve">$\mathord{\smash[b]{\underset{\raise.3ex\hbox{$\scriptstyle\sim$}}{q}}\vphantom{q}}_j$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.</w:t>
      </w:r>
    </w:p>
    <w:p>
      <w:pPr>
        <w:pStyle w:val="FirstParagraph"/>
      </w:pPr>
      <w:r>
        <w:t xml:space="preserve">A span is a subspace (</w:t>
      </w:r>
      <w:hyperlink r:id="rId94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w:r>
        <w:t xml:space="preserve">$\mathord{\smash[b]{\underset{\raise.3ex\hbox{$\scriptstyle\sim$}}{a}}\vphantom{a}}_1 \notin \operatorname{span}$</w:t>
      </w:r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w:r>
        <w:t xml:space="preserve">$\mathord{\smash[b]{\underset{\raise.3ex\hbox{$\scriptstyle\sim$}}{a}}\vphantom{a}}_i$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$\sum_{j&lt;i} c_j \mathord{\smash[b]{\underset{\raise.3ex\hbox{$\scriptstyle\sim$}}{a}}\vphantom{a}}_j$</w:t>
      </w:r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w:r>
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</w:r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6" w:name="exm-thm-gram-schmidt"/>
    <w:p>
      <w:pPr>
        <w:pStyle w:val="BodyText"/>
      </w:pPr>
      <w:del w:id="866" w:author="PR Preview" w:date="2026-01-01T00:00:00Z">
        <w:r>
          <w:rPr>
            <w:b/>
            <w:bCs/>
          </w:rPr>
          <w:delText xml:space="preserve">Example 23 (Finishing an orthonormal basis of</w:delText>
        </w:r>
      </w:del>
      <w:del w:id="867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868" w:author="PR Preview" w:date="2026-01-01T00:00:00Z">
        <w:r>
          <w:rPr>
            <w:b/>
            <w:bCs/>
          </w:rPr>
          <w:delText xml:space="preserve">)</w:delText>
        </w:r>
      </w:del>
      <w:del w:id="869" w:author="PR Preview" w:date="2026-01-01T00:00:00Z">
        <w:r>
          <w:delText xml:space="preserve"> </w:delText>
        </w:r>
      </w:del>
      <w:del w:id="870" w:author="PR Preview" w:date="2026-01-01T00:00:00Z">
        <w:r>
          <w:delText xml:space="preserve">Continue</w:delText>
        </w:r>
      </w:del>
      <w:del w:id="871" w:author="PR Preview" w:date="2026-01-01T00:00:00Z">
        <w:r>
          <w:delText xml:space="preserve"> </w:delText>
        </w:r>
      </w:del>
      <w:hyperlink w:anchor="exm-gram-schmidt">
        <w:del w:id="872" w:author="PR Preview" w:date="2026-01-01T00:00:00Z">
          <w:r>
            <w:rPr>
              <w:rStyle w:val="Hyperlink"/>
            </w:rPr>
            <w:delText xml:space="preserve">Example 21</w:delText>
          </w:r>
        </w:del>
      </w:hyperlink>
      <w:del w:id="873" w:author="PR Preview" w:date="2026-01-01T00:00:00Z">
        <w:r>
          <w:delText xml:space="preserve"> </w:delText>
        </w:r>
      </w:del>
      <w:del w:id="874" w:author="PR Preview" w:date="2026-01-01T00:00:00Z">
        <w:r>
          <w:delText xml:space="preserve">with</w:delText>
        </w:r>
      </w:del>
      <w:del w:id="875" w:author="PR Preview" w:date="2026-01-01T00:00:00Z">
        <w:r>
          <w:delText xml:space="preserve"> </w:delText>
        </w:r>
      </w:del>
      <w:del w:id="876" w:author="PR Preview" w:date="2026-01-01T00:00:00Z">
        <w:r>
          <w:delText xml:space="preserve">$\mathord{\smash[b]{\underset{\raise.3ex\hbox{$\scriptstyle\sim$}}{a}}\vphantom{a}}_3 = (0, 1, 1)$</w:delText>
        </w:r>
      </w:del>
      <w:del w:id="877" w:author="PR Preview" w:date="2026-01-01T00:00:00Z">
        <w:r>
          <w:delText xml:space="preserve">.</w:delText>
        </w:r>
      </w:del>
      <w:del w:id="878" w:author="PR Preview" w:date="2026-01-01T00:00:00Z">
        <w:r>
          <w:delText xml:space="preserve"> </w:delText>
        </w:r>
      </w:del>
      <w:del w:id="879" w:author="PR Preview" w:date="2026-01-01T00:00:00Z">
        <w:r>
          <w:delText xml:space="preserve">$\mathord{\smash[b]{\underset{\raise.3ex\hbox{$\scriptstyle\sim$}}{q}}\vphantom{q}}_1 \cdot \mathord{\smash[b]{\underset{\raise.3ex\hbox{$\scriptstyle\sim$}}{a}}\vphantom{a}}_3 = \tfrac{1}{\sqrt{2}}$</w:delText>
        </w:r>
      </w:del>
      <w:del w:id="880" w:author="PR Preview" w:date="2026-01-01T00:00:00Z">
        <w:r>
          <w:delText xml:space="preserve"> </w:delText>
        </w:r>
      </w:del>
      <w:del w:id="881" w:author="PR Preview" w:date="2026-01-01T00:00:00Z">
        <w:r>
          <w:delText xml:space="preserve">and</w:delText>
        </w:r>
      </w:del>
    </w:p>
    <w:p>
      <w:pPr>
        <w:pStyle w:val="BodyText"/>
      </w:pPr>
      <w:ins w:id="882" w:author="PR Preview" w:date="2026-01-01T00:00:00Z">
        <w:r>
          <w:rPr>
            <w:b/>
            <w:bCs/>
          </w:rPr>
          <w:t xml:space="preserve">Example 24 (Finishing an orthonormal basis of</w:t>
        </w:r>
      </w:ins>
      <w:ins w:id="883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884" w:author="PR Preview" w:date="2026-01-01T00:00:00Z">
        <w:r>
          <w:rPr>
            <w:b/>
            <w:bCs/>
          </w:rPr>
          <w:t xml:space="preserve">)</w:t>
        </w:r>
      </w:ins>
      <w:ins w:id="885" w:author="PR Preview" w:date="2026-01-01T00:00:00Z">
        <w:r>
          <w:t xml:space="preserve"> </w:t>
        </w:r>
      </w:ins>
      <w:ins w:id="886" w:author="PR Preview" w:date="2026-01-01T00:00:00Z">
        <w:r>
          <w:t xml:space="preserve">Continue</w:t>
        </w:r>
      </w:ins>
      <w:ins w:id="887" w:author="PR Preview" w:date="2026-01-01T00:00:00Z">
        <w:r>
          <w:t xml:space="preserve"> </w:t>
        </w:r>
      </w:ins>
      <w:hyperlink w:anchor="exm-gram-schmidt">
        <w:ins w:id="888" w:author="PR Preview" w:date="2026-01-01T00:00:00Z">
          <w:r>
            <w:rPr>
              <w:rStyle w:val="Hyperlink"/>
            </w:rPr>
            <w:t xml:space="preserve">Example 22</w:t>
          </w:r>
        </w:ins>
      </w:hyperlink>
      <w:ins w:id="889" w:author="PR Preview" w:date="2026-01-01T00:00:00Z">
        <w:r>
          <w:t xml:space="preserve"> </w:t>
        </w:r>
      </w:ins>
      <w:ins w:id="890" w:author="PR Preview" w:date="2026-01-01T00:00:00Z">
        <w:r>
          <w:t xml:space="preserve">with</w:t>
        </w:r>
      </w:ins>
      <w:ins w:id="891" w:author="PR Preview" w:date="2026-01-01T00:00:00Z">
        <w:r>
          <w:t xml:space="preserve"> </w:t>
        </w:r>
      </w:ins>
      <w:ins w:id="892" w:author="PR Preview" w:date="2026-01-01T00:00:00Z">
        <w:r>
          <w:t xml:space="preserve">$\mathord{\smash[b]{\underset{\raise.3ex\hbox{$\scriptstyle\sim$}}{a}}\vphantom{a}}_3 = (0, 1, 1)$</w:t>
        </w:r>
      </w:ins>
      <w:ins w:id="893" w:author="PR Preview" w:date="2026-01-01T00:00:00Z">
        <w:r>
          <w:t xml:space="preserve">.</w:t>
        </w:r>
      </w:ins>
      <w:ins w:id="894" w:author="PR Preview" w:date="2026-01-01T00:00:00Z">
        <w:r>
          <w:t xml:space="preserve"> </w:t>
        </w:r>
      </w:ins>
      <w:ins w:id="895" w:author="PR Preview" w:date="2026-01-01T00:00:00Z">
        <w:r>
          <w:t xml:space="preserve">$\mathord{\smash[b]{\underset{\raise.3ex\hbox{$\scriptstyle\sim$}}{q}}\vphantom{q}}_1 \cdot \mathord{\smash[b]{\underset{\raise.3ex\hbox{$\scriptstyle\sim$}}{a}}\vphantom{a}}_3 = \tfrac{1}{\sqrt{2}}$</w:t>
        </w:r>
      </w:ins>
      <w:ins w:id="896" w:author="PR Preview" w:date="2026-01-01T00:00:00Z">
        <w:r>
          <w:t xml:space="preserve"> </w:t>
        </w:r>
      </w:ins>
      <w:ins w:id="897" w:author="PR Preview" w:date="2026-01-01T00:00:00Z">
        <w:r>
          <w:t xml:space="preserve">and</w:t>
        </w:r>
      </w:ins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</w:r>
    </w:p>
    <w:bookmarkEnd w:id="96"/>
    <w:bookmarkStart w:id="97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 \in \mathcal{S}$</w:t>
      </w:r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\mathord{\smash[b]{\underset{\raise.3ex\hbox{$\scriptstyle\sim$}}{u}}\vphantom{u}}_r$</w:t>
      </w:r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9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\mathord{\smash[b]{\underset{\raise.3ex\hbox{$\scriptstyle\sim$}}{u}}\vphantom{u}}_{i-1}$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w:r>
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</w:r>
    </w:p>
    <w:p>
      <w:pPr>
        <w:pStyle w:val="FirstParagraph"/>
      </w:pPr>
      <w:r>
        <w:t xml:space="preserve">because each</w:t>
      </w:r>
      <w:r>
        <w:t xml:space="preserve"> </w:t>
      </w:r>
      <w:r>
        <w:t xml:space="preserve">$\mathord{\smash[b]{\underset{\raise.3ex\hbox{$\scriptstyle\sim$}}{u}}\vphantom{u}}_j \cdot \mathord{\smash[b]{\underset{\raise.3ex\hbox{$\scriptstyle\sim$}}{u}}\vphantom{u}}_i = 0$</w:t>
      </w:r>
      <w:r>
        <w:t xml:space="preserve">;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$\mathopen{}\left\lVert\mathord{\smash[b]{\underset{\raise.3ex\hbox{$\scriptstyle\sim$}}{u}}\vphantom{u}}_i\right\rVert\mathclose{} = 1$</w:t>
      </w:r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</w:r>
    </w:p>
    <w:p>
      <w:pPr>
        <w:pStyle w:val="FirstParagraph"/>
      </w:pPr>
      <w:r>
        <w:t xml:space="preserve">So the orthonormal basis contains the starting list.</w:t>
      </w:r>
    </w:p>
    <w:bookmarkStart w:id="100" w:name="exm-orthonormal-basis-exists"/>
    <w:p>
      <w:pPr>
        <w:pStyle w:val="BodyText"/>
      </w:pPr>
      <w:del w:id="898" w:author="PR Preview" w:date="2026-01-01T00:00:00Z">
        <w:r>
          <w:rPr>
            <w:b/>
            <w:bCs/>
          </w:rPr>
          <w:delText xml:space="preserve">Example 24 (Extending one unit vector to an orthonormal basis of</w:delText>
        </w:r>
      </w:del>
      <w:del w:id="899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900" w:author="PR Preview" w:date="2026-01-01T00:00:00Z">
        <w:r>
          <w:rPr>
            <w:b/>
            <w:bCs/>
          </w:rPr>
          <w:delText xml:space="preserve">)</w:delText>
        </w:r>
      </w:del>
      <w:del w:id="901" w:author="PR Preview" w:date="2026-01-01T00:00:00Z">
        <w:r>
          <w:delText xml:space="preserve"> </w:delText>
        </w:r>
      </w:del>
      <w:del w:id="902" w:author="PR Preview" w:date="2026-01-01T00:00:00Z">
        <w:r>
          <w:delText xml:space="preserve">Start from the unit vector</w:delText>
        </w:r>
      </w:del>
      <w:del w:id="903" w:author="PR Preview" w:date="2026-01-01T00:00:00Z">
        <w:r>
          <w:delText xml:space="preserve"> </w:delText>
        </w:r>
      </w:del>
      <w:del w:id="904" w:author="PR Preview" w:date="2026-01-01T00:00:00Z">
        <w:r>
          <w:delText xml:space="preserve">$\mathord{\smash[b]{\underset{\raise.3ex\hbox{$\scriptstyle\sim$}}{u}}\vphantom{u}}_1 = \tfrac{1}{\sqrt{2}}\,(1, 1, 0)$</w:delText>
        </w:r>
      </w:del>
      <w:del w:id="905" w:author="PR Preview" w:date="2026-01-01T00:00:00Z">
        <w:r>
          <w:delText xml:space="preserve">.</w:delText>
        </w:r>
      </w:del>
      <w:del w:id="906" w:author="PR Preview" w:date="2026-01-01T00:00:00Z">
        <w:r>
          <w:delText xml:space="preserve"> </w:delText>
        </w:r>
      </w:del>
      <w:del w:id="907" w:author="PR Preview" w:date="2026-01-01T00:00:00Z">
        <w:r>
          <w:delText xml:space="preserve">Extend it to a basis of</w:delText>
        </w:r>
      </w:del>
      <w:del w:id="908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909" w:author="PR Preview" w:date="2026-01-01T00:00:00Z">
        <w:r>
          <w:delText xml:space="preserve"> </w:delText>
        </w:r>
      </w:del>
      <w:del w:id="910" w:author="PR Preview" w:date="2026-01-01T00:00:00Z">
        <w:r>
          <w:delText xml:space="preserve">as in</w:delText>
        </w:r>
      </w:del>
      <w:del w:id="911" w:author="PR Preview" w:date="2026-01-01T00:00:00Z">
        <w:r>
          <w:delText xml:space="preserve"> </w:delText>
        </w:r>
      </w:del>
      <w:hyperlink r:id="rId99">
        <w:del w:id="912" w:author="PR Preview" w:date="2026-01-01T00:00:00Z">
          <w:r>
            <w:rPr>
              <w:rStyle w:val="Hyperlink"/>
            </w:rPr>
            <w:delText xml:space="preserve">Example 18 in Subspaces and Rank</w:delText>
          </w:r>
        </w:del>
      </w:hyperlink>
      <w:del w:id="913" w:author="PR Preview" w:date="2026-01-01T00:00:00Z">
        <w:r>
          <w:delText xml:space="preserve">,</w:delText>
        </w:r>
      </w:del>
      <w:del w:id="914" w:author="PR Preview" w:date="2026-01-01T00:00:00Z">
        <w:r>
          <w:delText xml:space="preserve"> </w:delText>
        </w:r>
      </w:del>
      <w:del w:id="915" w:author="PR Preview" w:date="2026-01-01T00:00:00Z">
        <w:r>
          <w:delText xml:space="preserve">starting from the empty list:</w:delText>
        </w:r>
      </w:del>
      <w:del w:id="916" w:author="PR Preview" w:date="2026-01-01T00:00:00Z">
        <w:r>
          <w:delText xml:space="preserve"> </w:delText>
        </w:r>
      </w:del>
      <w:del w:id="917" w:author="PR Preview" w:date="2026-01-01T00:00:00Z">
        <w:r>
          <w:delText xml:space="preserve">$\mathord{\smash[b]{\underset{\raise.3ex\hbox{$\scriptstyle\sim$}}{u}}\vphantom{u}}_1$</w:delText>
        </w:r>
      </w:del>
      <w:del w:id="918" w:author="PR Preview" w:date="2026-01-01T00:00:00Z">
        <w:r>
          <w:delText xml:space="preserve"> </w:delText>
        </w:r>
      </w:del>
      <w:del w:id="919" w:author="PR Preview" w:date="2026-01-01T00:00:00Z">
        <w:r>
          <w:delText xml:space="preserve">is not in the span of the empty list,</w:delText>
        </w:r>
      </w:del>
      <w:del w:id="920" w:author="PR Preview" w:date="2026-01-01T00:00:00Z">
        <w:r>
          <w:delText xml:space="preserve"> </w:delText>
        </w:r>
      </w:del>
      <w:del w:id="921" w:author="PR Preview" w:date="2026-01-01T00:00:00Z">
        <w:r>
          <w:delText xml:space="preserve">$\mathopen{}\left\{\mathord{\smash[b]{\underset{\raise.3ex\hbox{$\scriptstyle\sim$}}{0}}\vphantom{0}}\right\}\mathclose{}$</w:delText>
        </w:r>
      </w:del>
      <w:del w:id="922" w:author="PR Preview" w:date="2026-01-01T00:00:00Z">
        <w:r>
          <w:delText xml:space="preserve">, because</w:delText>
        </w:r>
      </w:del>
      <w:del w:id="923" w:author="PR Preview" w:date="2026-01-01T00:00:00Z">
        <w:r>
          <w:delText xml:space="preserve"> </w:delText>
        </w:r>
      </w:del>
      <w:del w:id="924" w:author="PR Preview" w:date="2026-01-01T00:00:00Z">
        <w:r>
          <w:delText xml:space="preserve">$\mathopen{}\left\lVert\mathord{\smash[b]{\underset{\raise.3ex\hbox{$\scriptstyle\sim$}}{u}}\vphantom{u}}_1\right\rVert\mathclose{} = 1$</w:delText>
        </w:r>
      </w:del>
      <w:del w:id="925" w:author="PR Preview" w:date="2026-01-01T00:00:00Z">
        <w:r>
          <w:delText xml:space="preserve">;</w:delText>
        </w:r>
      </w:del>
      <w:del w:id="92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927" w:author="PR Preview" w:date="2026-01-01T00:00:00Z">
        <w:r>
          <w:delText xml:space="preserve"> </w:delText>
        </w:r>
      </w:del>
      <w:del w:id="928" w:author="PR Preview" w:date="2026-01-01T00:00:00Z">
        <w:r>
          <w:delText xml:space="preserve">is not in</w:delText>
        </w:r>
      </w:del>
      <w:del w:id="929" w:author="PR Preview" w:date="2026-01-01T00:00:00Z">
        <w:r>
          <w:delText xml:space="preserve"> </w:delText>
        </w:r>
      </w:del>
      <w:del w:id="930" w:author="PR Preview" w:date="2026-01-01T00:00:00Z">
        <w:r>
          <w:delText xml:space="preserve">$\operatorname{span}\mathopen{}\left\{\mathord{\smash[b]{\underset{\raise.3ex\hbox{$\scriptstyle\sim$}}{u}}\vphantom{u}}_1\right\}\mathclose{}$</w:delText>
        </w:r>
      </w:del>
      <w:del w:id="931" w:author="PR Preview" w:date="2026-01-01T00:00:00Z">
        <w:r>
          <w:delText xml:space="preserve">,</w:delText>
        </w:r>
      </w:del>
      <w:del w:id="932" w:author="PR Preview" w:date="2026-01-01T00:00:00Z">
        <w:r>
          <w:delText xml:space="preserve"> </w:delText>
        </w:r>
      </w:del>
      <w:del w:id="933" w:author="PR Preview" w:date="2026-01-01T00:00:00Z">
        <w:r>
          <w:delText xml:space="preserve">because every multiple of</w:delText>
        </w:r>
      </w:del>
      <w:del w:id="934" w:author="PR Preview" w:date="2026-01-01T00:00:00Z">
        <w:r>
          <w:delText xml:space="preserve"> </w:delText>
        </w:r>
      </w:del>
      <w:del w:id="935" w:author="PR Preview" w:date="2026-01-01T00:00:00Z">
        <w:r>
          <w:delText xml:space="preserve">$\mathord{\smash[b]{\underset{\raise.3ex\hbox{$\scriptstyle\sim$}}{u}}\vphantom{u}}_1$</w:delText>
        </w:r>
      </w:del>
      <w:del w:id="936" w:author="PR Preview" w:date="2026-01-01T00:00:00Z">
        <w:r>
          <w:delText xml:space="preserve"> </w:delText>
        </w:r>
      </w:del>
      <w:del w:id="937" w:author="PR Preview" w:date="2026-01-01T00:00:00Z">
        <w:r>
          <w:delText xml:space="preserve">has equal first and second entries,</w:delText>
        </w:r>
      </w:del>
      <w:del w:id="938" w:author="PR Preview" w:date="2026-01-01T00:00:00Z">
        <w:r>
          <w:delText xml:space="preserve"> </w:delText>
        </w:r>
      </w:del>
      <w:del w:id="939" w:author="PR Preview" w:date="2026-01-01T00:00:00Z">
        <w:r>
          <w:delText xml:space="preserve">and</w:delText>
        </w:r>
      </w:del>
      <w:del w:id="94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941" w:author="PR Preview" w:date="2026-01-01T00:00:00Z">
        <w:r>
          <w:delText xml:space="preserve"> </w:delText>
        </w:r>
      </w:del>
      <w:del w:id="942" w:author="PR Preview" w:date="2026-01-01T00:00:00Z">
        <w:r>
          <w:delText xml:space="preserve">is not in</w:delText>
        </w:r>
      </w:del>
      <w:del w:id="943" w:author="PR Preview" w:date="2026-01-01T00:00:00Z">
        <w:r>
          <w:delText xml:space="preserve"> </w:delText>
        </w:r>
      </w:del>
      <w:del w:id="944" w:author="PR Preview" w:date="2026-01-01T00:00:00Z">
        <w:r>
          <w:delText xml:space="preserve">$\operatorname{span}\mathopen{}\left\{\mathord{\smash[b]{\underset{\raise.3ex\hbox{$\scriptstyle\sim$}}{u}}\vphantom{u}}_1, (1, 0, 0)\right\}\mathclose{}$</w:delText>
        </w:r>
      </w:del>
      <w:del w:id="945" w:author="PR Preview" w:date="2026-01-01T00:00:00Z">
        <w:r>
          <w:delText xml:space="preserve">,</w:delText>
        </w:r>
      </w:del>
      <w:del w:id="946" w:author="PR Preview" w:date="2026-01-01T00:00:00Z">
        <w:r>
          <w:delText xml:space="preserve"> </w:delText>
        </w:r>
      </w:del>
      <w:del w:id="947" w:author="PR Preview" w:date="2026-01-01T00:00:00Z">
        <w:r>
          <w:delText xml:space="preserve">because every combination of those two vectors has third entry</w:delText>
        </w:r>
      </w:del>
      <w:del w:id="948" w:author="PR Preview" w:date="2026-01-01T00:00:00Z">
        <w:r>
          <w:delText xml:space="preserve"> </w:delText>
        </w:r>
      </w:del>
      <m:oMath>
        <m:r>
          <m:t>0</m:t>
        </m:r>
      </m:oMath>
      <w:del w:id="949" w:author="PR Preview" w:date="2026-01-01T00:00:00Z">
        <w:r>
          <w:delText xml:space="preserve">.</w:delText>
        </w:r>
      </w:del>
      <w:del w:id="950" w:author="PR Preview" w:date="2026-01-01T00:00:00Z">
        <w:r>
          <w:delText xml:space="preserve"> </w:delText>
        </w:r>
      </w:del>
      <w:del w:id="951" w:author="PR Preview" w:date="2026-01-01T00:00:00Z">
        <w:r>
          <w:delText xml:space="preserve">So</w:delText>
        </w:r>
      </w:del>
      <w:del w:id="952" w:author="PR Preview" w:date="2026-01-01T00:00:00Z">
        <w:r>
          <w:delText xml:space="preserve"> </w:delText>
        </w:r>
      </w:del>
      <w:del w:id="953" w:author="PR Preview" w:date="2026-01-01T00:00:00Z">
        <w:r>
          <w:delText xml:space="preserve">$\mathord{\smash[b]{\underset{\raise.3ex\hbox{$\scriptstyle\sim$}}{u}}\vphantom{u}}_1, (1, 0, 0), (0, 0, 1)$</w:delText>
        </w:r>
      </w:del>
      <w:del w:id="954" w:author="PR Preview" w:date="2026-01-01T00:00:00Z">
        <w:r>
          <w:delText xml:space="preserve"> </w:delText>
        </w:r>
      </w:del>
      <w:del w:id="955" w:author="PR Preview" w:date="2026-01-01T00:00:00Z">
        <w:r>
          <w:delText xml:space="preserve">are linearly independent (</w:delText>
        </w:r>
      </w:del>
      <w:hyperlink r:id="rId95">
        <w:del w:id="956" w:author="PR Preview" w:date="2026-01-01T00:00:00Z">
          <w:r>
            <w:rPr>
              <w:rStyle w:val="Hyperlink"/>
            </w:rPr>
            <w:delText xml:space="preserve">Theorem 8 in Subspaces and Rank</w:delText>
          </w:r>
        </w:del>
      </w:hyperlink>
      <w:del w:id="957" w:author="PR Preview" w:date="2026-01-01T00:00:00Z">
        <w:r>
          <w:delText xml:space="preserve">),</w:delText>
        </w:r>
      </w:del>
      <w:del w:id="958" w:author="PR Preview" w:date="2026-01-01T00:00:00Z">
        <w:r>
          <w:delText xml:space="preserve"> </w:delText>
        </w:r>
      </w:del>
      <w:del w:id="959" w:author="PR Preview" w:date="2026-01-01T00:00:00Z">
        <w:r>
          <w:delText xml:space="preserve">and three linearly independent vectors in</w:delText>
        </w:r>
      </w:del>
      <w:del w:id="960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961" w:author="PR Preview" w:date="2026-01-01T00:00:00Z">
        <w:r>
          <w:delText xml:space="preserve"> </w:delText>
        </w:r>
      </w:del>
      <w:del w:id="962" w:author="PR Preview" w:date="2026-01-01T00:00:00Z">
        <w:r>
          <w:delText xml:space="preserve">are a basis of it</w:delText>
        </w:r>
      </w:del>
      <w:del w:id="963" w:author="PR Preview" w:date="2026-01-01T00:00:00Z">
        <w:r>
          <w:delText xml:space="preserve"> </w:delText>
        </w:r>
      </w:del>
      <w:del w:id="964" w:author="PR Preview" w:date="2026-01-01T00:00:00Z">
        <w:r>
          <w:delText xml:space="preserve">(they are a basis of their span, which has dimension</w:delText>
        </w:r>
      </w:del>
      <w:del w:id="965" w:author="PR Preview" w:date="2026-01-01T00:00:00Z">
        <w:r>
          <w:delText xml:space="preserve"> </w:delText>
        </w:r>
      </w:del>
      <m:oMath>
        <m:r>
          <m:t>3</m:t>
        </m:r>
      </m:oMath>
      <w:del w:id="966" w:author="PR Preview" w:date="2026-01-01T00:00:00Z">
        <w:r>
          <w:delText xml:space="preserve"> </w:delText>
        </w:r>
      </w:del>
      <w:del w:id="967" w:author="PR Preview" w:date="2026-01-01T00:00:00Z">
        <w:r>
          <w:delText xml:space="preserve">(</w:delText>
        </w:r>
      </w:del>
      <w:hyperlink r:id="rId80">
        <w:del w:id="968" w:author="PR Preview" w:date="2026-01-01T00:00:00Z">
          <w:r>
            <w:rPr>
              <w:rStyle w:val="Hyperlink"/>
            </w:rPr>
            <w:delText xml:space="preserve">Definition 9 in Subspaces and Rank</w:delText>
          </w:r>
        </w:del>
      </w:hyperlink>
      <w:del w:id="969" w:author="PR Preview" w:date="2026-01-01T00:00:00Z">
        <w:r>
          <w:delText xml:space="preserve">)</w:delText>
        </w:r>
      </w:del>
      <w:del w:id="970" w:author="PR Preview" w:date="2026-01-01T00:00:00Z">
        <w:r>
          <w:delText xml:space="preserve"> </w:delText>
        </w:r>
      </w:del>
      <w:del w:id="971" w:author="PR Preview" w:date="2026-01-01T00:00:00Z">
        <w:r>
          <w:delText xml:space="preserve">and so is</w:delText>
        </w:r>
      </w:del>
      <w:del w:id="972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973" w:author="PR Preview" w:date="2026-01-01T00:00:00Z">
        <w:r>
          <w:delText xml:space="preserve"> </w:delText>
        </w:r>
      </w:del>
      <w:del w:id="974" w:author="PR Preview" w:date="2026-01-01T00:00:00Z">
        <w:r>
          <w:delText xml:space="preserve">(</w:delText>
        </w:r>
      </w:del>
      <w:hyperlink r:id="rId81">
        <w:del w:id="975" w:author="PR Preview" w:date="2026-01-01T00:00:00Z">
          <w:r>
            <w:rPr>
              <w:rStyle w:val="Hyperlink"/>
            </w:rPr>
            <w:delText xml:space="preserve">Theorem 11 in Subspaces and Rank</w:delText>
          </w:r>
        </w:del>
      </w:hyperlink>
      <w:del w:id="976" w:author="PR Preview" w:date="2026-01-01T00:00:00Z">
        <w:r>
          <w:delText xml:space="preserve">,</w:delText>
        </w:r>
      </w:del>
      <w:del w:id="977" w:author="PR Preview" w:date="2026-01-01T00:00:00Z">
        <w:r>
          <w:delText xml:space="preserve"> </w:delText>
        </w:r>
      </w:del>
      <w:hyperlink r:id="rId79">
        <w:del w:id="978" w:author="PR Preview" w:date="2026-01-01T00:00:00Z">
          <w:r>
            <w:rPr>
              <w:rStyle w:val="Hyperlink"/>
            </w:rPr>
            <w:delText xml:space="preserve">Example 16 in Subspaces and Rank</w:delText>
          </w:r>
        </w:del>
      </w:hyperlink>
      <w:del w:id="979" w:author="PR Preview" w:date="2026-01-01T00:00:00Z">
        <w:r>
          <w:delText xml:space="preserve">)).</w:delText>
        </w:r>
      </w:del>
      <w:del w:id="980" w:author="PR Preview" w:date="2026-01-01T00:00:00Z">
        <w:r>
          <w:delText xml:space="preserve"> </w:delText>
        </w:r>
      </w:del>
      <w:del w:id="981" w:author="PR Preview" w:date="2026-01-01T00:00:00Z">
        <w:r>
          <w:delText xml:space="preserve">Gram-Schmidt on</w:delText>
        </w:r>
      </w:del>
      <w:del w:id="982" w:author="PR Preview" w:date="2026-01-01T00:00:00Z">
        <w:r>
          <w:delText xml:space="preserve"> </w:delText>
        </w:r>
      </w:del>
      <w:del w:id="983" w:author="PR Preview" w:date="2026-01-01T00:00:00Z">
        <w:r>
          <w:delText xml:space="preserve">$\mathord{\smash[b]{\underset{\raise.3ex\hbox{$\scriptstyle\sim$}}{u}}\vphantom{u}}_1, (1, 0, 0), (0, 0, 1)$</w:delText>
        </w:r>
      </w:del>
      <w:del w:id="984" w:author="PR Preview" w:date="2026-01-01T00:00:00Z">
        <w:r>
          <w:delText xml:space="preserve">:</w:delText>
        </w:r>
      </w:del>
    </w:p>
    <w:p>
      <w:pPr>
        <w:pStyle w:val="BodyText"/>
      </w:pPr>
      <w:ins w:id="985" w:author="PR Preview" w:date="2026-01-01T00:00:00Z">
        <w:r>
          <w:rPr>
            <w:b/>
            <w:bCs/>
          </w:rPr>
          <w:t xml:space="preserve">Example 25 (Extending one unit vector to an orthonormal basis of</w:t>
        </w:r>
      </w:ins>
      <w:ins w:id="986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987" w:author="PR Preview" w:date="2026-01-01T00:00:00Z">
        <w:r>
          <w:rPr>
            <w:b/>
            <w:bCs/>
          </w:rPr>
          <w:t xml:space="preserve">)</w:t>
        </w:r>
      </w:ins>
      <w:ins w:id="988" w:author="PR Preview" w:date="2026-01-01T00:00:00Z">
        <w:r>
          <w:t xml:space="preserve"> </w:t>
        </w:r>
      </w:ins>
      <w:ins w:id="989" w:author="PR Preview" w:date="2026-01-01T00:00:00Z">
        <w:r>
          <w:t xml:space="preserve">Start from the unit vector</w:t>
        </w:r>
      </w:ins>
      <w:ins w:id="990" w:author="PR Preview" w:date="2026-01-01T00:00:00Z">
        <w:r>
          <w:t xml:space="preserve"> </w:t>
        </w:r>
      </w:ins>
      <w:ins w:id="991" w:author="PR Preview" w:date="2026-01-01T00:00:00Z">
        <w:r>
          <w:t xml:space="preserve">$\mathord{\smash[b]{\underset{\raise.3ex\hbox{$\scriptstyle\sim$}}{u}}\vphantom{u}}_1 = \tfrac{1}{\sqrt{2}}\,(1, 1, 0)$</w:t>
        </w:r>
      </w:ins>
      <w:ins w:id="992" w:author="PR Preview" w:date="2026-01-01T00:00:00Z">
        <w:r>
          <w:t xml:space="preserve">.</w:t>
        </w:r>
      </w:ins>
      <w:ins w:id="993" w:author="PR Preview" w:date="2026-01-01T00:00:00Z">
        <w:r>
          <w:t xml:space="preserve"> </w:t>
        </w:r>
      </w:ins>
      <w:ins w:id="994" w:author="PR Preview" w:date="2026-01-01T00:00:00Z">
        <w:r>
          <w:t xml:space="preserve">Extend it to a basis of</w:t>
        </w:r>
      </w:ins>
      <w:ins w:id="99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996" w:author="PR Preview" w:date="2026-01-01T00:00:00Z">
        <w:r>
          <w:t xml:space="preserve"> </w:t>
        </w:r>
      </w:ins>
      <w:ins w:id="997" w:author="PR Preview" w:date="2026-01-01T00:00:00Z">
        <w:r>
          <w:t xml:space="preserve">as in</w:t>
        </w:r>
      </w:ins>
      <w:ins w:id="998" w:author="PR Preview" w:date="2026-01-01T00:00:00Z">
        <w:r>
          <w:t xml:space="preserve"> </w:t>
        </w:r>
      </w:ins>
      <w:hyperlink r:id="rId99">
        <w:ins w:id="999" w:author="PR Preview" w:date="2026-01-01T00:00:00Z">
          <w:r>
            <w:rPr>
              <w:rStyle w:val="Hyperlink"/>
            </w:rPr>
            <w:t xml:space="preserve">Example 18 in Subspaces and Rank</w:t>
          </w:r>
        </w:ins>
      </w:hyperlink>
      <w:ins w:id="1000" w:author="PR Preview" w:date="2026-01-01T00:00:00Z">
        <w:r>
          <w:t xml:space="preserve">,</w:t>
        </w:r>
      </w:ins>
      <w:ins w:id="1001" w:author="PR Preview" w:date="2026-01-01T00:00:00Z">
        <w:r>
          <w:t xml:space="preserve"> </w:t>
        </w:r>
      </w:ins>
      <w:ins w:id="1002" w:author="PR Preview" w:date="2026-01-01T00:00:00Z">
        <w:r>
          <w:t xml:space="preserve">starting from the empty list:</w:t>
        </w:r>
      </w:ins>
      <w:ins w:id="1003" w:author="PR Preview" w:date="2026-01-01T00:00:00Z">
        <w:r>
          <w:t xml:space="preserve"> </w:t>
        </w:r>
      </w:ins>
      <w:ins w:id="1004" w:author="PR Preview" w:date="2026-01-01T00:00:00Z">
        <w:r>
          <w:t xml:space="preserve">$\mathord{\smash[b]{\underset{\raise.3ex\hbox{$\scriptstyle\sim$}}{u}}\vphantom{u}}_1$</w:t>
        </w:r>
      </w:ins>
      <w:ins w:id="1005" w:author="PR Preview" w:date="2026-01-01T00:00:00Z">
        <w:r>
          <w:t xml:space="preserve"> </w:t>
        </w:r>
      </w:ins>
      <w:ins w:id="1006" w:author="PR Preview" w:date="2026-01-01T00:00:00Z">
        <w:r>
          <w:t xml:space="preserve">is not in the span of the empty list,</w:t>
        </w:r>
      </w:ins>
      <w:ins w:id="1007" w:author="PR Preview" w:date="2026-01-01T00:00:00Z">
        <w:r>
          <w:t xml:space="preserve"> </w:t>
        </w:r>
      </w:ins>
      <w:ins w:id="1008" w:author="PR Preview" w:date="2026-01-01T00:00:00Z">
        <w:r>
          <w:t xml:space="preserve">$\mathopen{}\left\{\mathord{\smash[b]{\underset{\raise.3ex\hbox{$\scriptstyle\sim$}}{0}}\vphantom{0}}\right\}\mathclose{}$</w:t>
        </w:r>
      </w:ins>
      <w:ins w:id="1009" w:author="PR Preview" w:date="2026-01-01T00:00:00Z">
        <w:r>
          <w:t xml:space="preserve">, because</w:t>
        </w:r>
      </w:ins>
      <w:ins w:id="1010" w:author="PR Preview" w:date="2026-01-01T00:00:00Z">
        <w:r>
          <w:t xml:space="preserve"> </w:t>
        </w:r>
      </w:ins>
      <w:ins w:id="1011" w:author="PR Preview" w:date="2026-01-01T00:00:00Z">
        <w:r>
          <w:t xml:space="preserve">$\mathopen{}\left\lVert\mathord{\smash[b]{\underset{\raise.3ex\hbox{$\scriptstyle\sim$}}{u}}\vphantom{u}}_1\right\rVert\mathclose{} = 1$</w:t>
        </w:r>
      </w:ins>
      <w:ins w:id="1012" w:author="PR Preview" w:date="2026-01-01T00:00:00Z">
        <w:r>
          <w:t xml:space="preserve">;</w:t>
        </w:r>
      </w:ins>
      <w:ins w:id="101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014" w:author="PR Preview" w:date="2026-01-01T00:00:00Z">
        <w:r>
          <w:t xml:space="preserve"> </w:t>
        </w:r>
      </w:ins>
      <w:ins w:id="1015" w:author="PR Preview" w:date="2026-01-01T00:00:00Z">
        <w:r>
          <w:t xml:space="preserve">is not in</w:t>
        </w:r>
      </w:ins>
      <w:ins w:id="1016" w:author="PR Preview" w:date="2026-01-01T00:00:00Z">
        <w:r>
          <w:t xml:space="preserve"> </w:t>
        </w:r>
      </w:ins>
      <w:ins w:id="1017" w:author="PR Preview" w:date="2026-01-01T00:00:00Z">
        <w:r>
          <w:t xml:space="preserve">$\operatorname{span}\mathopen{}\left\{\mathord{\smash[b]{\underset{\raise.3ex\hbox{$\scriptstyle\sim$}}{u}}\vphantom{u}}_1\right\}\mathclose{}$</w:t>
        </w:r>
      </w:ins>
      <w:ins w:id="1018" w:author="PR Preview" w:date="2026-01-01T00:00:00Z">
        <w:r>
          <w:t xml:space="preserve">,</w:t>
        </w:r>
      </w:ins>
      <w:ins w:id="1019" w:author="PR Preview" w:date="2026-01-01T00:00:00Z">
        <w:r>
          <w:t xml:space="preserve"> </w:t>
        </w:r>
      </w:ins>
      <w:ins w:id="1020" w:author="PR Preview" w:date="2026-01-01T00:00:00Z">
        <w:r>
          <w:t xml:space="preserve">because every multiple of</w:t>
        </w:r>
      </w:ins>
      <w:ins w:id="1021" w:author="PR Preview" w:date="2026-01-01T00:00:00Z">
        <w:r>
          <w:t xml:space="preserve"> </w:t>
        </w:r>
      </w:ins>
      <w:ins w:id="1022" w:author="PR Preview" w:date="2026-01-01T00:00:00Z">
        <w:r>
          <w:t xml:space="preserve">$\mathord{\smash[b]{\underset{\raise.3ex\hbox{$\scriptstyle\sim$}}{u}}\vphantom{u}}_1$</w:t>
        </w:r>
      </w:ins>
      <w:ins w:id="1023" w:author="PR Preview" w:date="2026-01-01T00:00:00Z">
        <w:r>
          <w:t xml:space="preserve"> </w:t>
        </w:r>
      </w:ins>
      <w:ins w:id="1024" w:author="PR Preview" w:date="2026-01-01T00:00:00Z">
        <w:r>
          <w:t xml:space="preserve">has equal first and second entries,</w:t>
        </w:r>
      </w:ins>
      <w:ins w:id="1025" w:author="PR Preview" w:date="2026-01-01T00:00:00Z">
        <w:r>
          <w:t xml:space="preserve"> </w:t>
        </w:r>
      </w:ins>
      <w:ins w:id="1026" w:author="PR Preview" w:date="2026-01-01T00:00:00Z">
        <w:r>
          <w:t xml:space="preserve">and</w:t>
        </w:r>
      </w:ins>
      <w:ins w:id="102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028" w:author="PR Preview" w:date="2026-01-01T00:00:00Z">
        <w:r>
          <w:t xml:space="preserve"> </w:t>
        </w:r>
      </w:ins>
      <w:ins w:id="1029" w:author="PR Preview" w:date="2026-01-01T00:00:00Z">
        <w:r>
          <w:t xml:space="preserve">is not in</w:t>
        </w:r>
      </w:ins>
      <w:ins w:id="1030" w:author="PR Preview" w:date="2026-01-01T00:00:00Z">
        <w:r>
          <w:t xml:space="preserve"> </w:t>
        </w:r>
      </w:ins>
      <w:ins w:id="1031" w:author="PR Preview" w:date="2026-01-01T00:00:00Z">
        <w:r>
          <w:t xml:space="preserve">$\operatorname{span}\mathopen{}\left\{\mathord{\smash[b]{\underset{\raise.3ex\hbox{$\scriptstyle\sim$}}{u}}\vphantom{u}}_1, (1, 0, 0)\right\}\mathclose{}$</w:t>
        </w:r>
      </w:ins>
      <w:ins w:id="1032" w:author="PR Preview" w:date="2026-01-01T00:00:00Z">
        <w:r>
          <w:t xml:space="preserve">,</w:t>
        </w:r>
      </w:ins>
      <w:ins w:id="1033" w:author="PR Preview" w:date="2026-01-01T00:00:00Z">
        <w:r>
          <w:t xml:space="preserve"> </w:t>
        </w:r>
      </w:ins>
      <w:ins w:id="1034" w:author="PR Preview" w:date="2026-01-01T00:00:00Z">
        <w:r>
          <w:t xml:space="preserve">because every combination of those two vectors has third entry</w:t>
        </w:r>
      </w:ins>
      <w:ins w:id="1035" w:author="PR Preview" w:date="2026-01-01T00:00:00Z">
        <w:r>
          <w:t xml:space="preserve"> </w:t>
        </w:r>
      </w:ins>
      <m:oMath>
        <m:r>
          <m:t>0</m:t>
        </m:r>
      </m:oMath>
      <w:ins w:id="1036" w:author="PR Preview" w:date="2026-01-01T00:00:00Z">
        <w:r>
          <w:t xml:space="preserve">.</w:t>
        </w:r>
      </w:ins>
      <w:ins w:id="1037" w:author="PR Preview" w:date="2026-01-01T00:00:00Z">
        <w:r>
          <w:t xml:space="preserve"> </w:t>
        </w:r>
      </w:ins>
      <w:ins w:id="1038" w:author="PR Preview" w:date="2026-01-01T00:00:00Z">
        <w:r>
          <w:t xml:space="preserve">So</w:t>
        </w:r>
      </w:ins>
      <w:ins w:id="1039" w:author="PR Preview" w:date="2026-01-01T00:00:00Z">
        <w:r>
          <w:t xml:space="preserve"> </w:t>
        </w:r>
      </w:ins>
      <w:ins w:id="1040" w:author="PR Preview" w:date="2026-01-01T00:00:00Z">
        <w:r>
          <w:t xml:space="preserve">$\mathord{\smash[b]{\underset{\raise.3ex\hbox{$\scriptstyle\sim$}}{u}}\vphantom{u}}_1, (1, 0, 0), (0, 0, 1)$</w:t>
        </w:r>
      </w:ins>
      <w:ins w:id="1041" w:author="PR Preview" w:date="2026-01-01T00:00:00Z">
        <w:r>
          <w:t xml:space="preserve"> </w:t>
        </w:r>
      </w:ins>
      <w:ins w:id="1042" w:author="PR Preview" w:date="2026-01-01T00:00:00Z">
        <w:r>
          <w:t xml:space="preserve">are linearly independent (</w:t>
        </w:r>
      </w:ins>
      <w:hyperlink r:id="rId95">
        <w:ins w:id="1043" w:author="PR Preview" w:date="2026-01-01T00:00:00Z">
          <w:r>
            <w:rPr>
              <w:rStyle w:val="Hyperlink"/>
            </w:rPr>
            <w:t xml:space="preserve">Theorem 8 in Subspaces and Rank</w:t>
          </w:r>
        </w:ins>
      </w:hyperlink>
      <w:ins w:id="1044" w:author="PR Preview" w:date="2026-01-01T00:00:00Z">
        <w:r>
          <w:t xml:space="preserve">),</w:t>
        </w:r>
      </w:ins>
      <w:ins w:id="1045" w:author="PR Preview" w:date="2026-01-01T00:00:00Z">
        <w:r>
          <w:t xml:space="preserve"> </w:t>
        </w:r>
      </w:ins>
      <w:ins w:id="1046" w:author="PR Preview" w:date="2026-01-01T00:00:00Z">
        <w:r>
          <w:t xml:space="preserve">and three linearly independent vectors in</w:t>
        </w:r>
      </w:ins>
      <w:ins w:id="1047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1048" w:author="PR Preview" w:date="2026-01-01T00:00:00Z">
        <w:r>
          <w:t xml:space="preserve"> </w:t>
        </w:r>
      </w:ins>
      <w:ins w:id="1049" w:author="PR Preview" w:date="2026-01-01T00:00:00Z">
        <w:r>
          <w:t xml:space="preserve">are a basis of it</w:t>
        </w:r>
      </w:ins>
      <w:ins w:id="1050" w:author="PR Preview" w:date="2026-01-01T00:00:00Z">
        <w:r>
          <w:t xml:space="preserve"> </w:t>
        </w:r>
      </w:ins>
      <w:ins w:id="1051" w:author="PR Preview" w:date="2026-01-01T00:00:00Z">
        <w:r>
          <w:t xml:space="preserve">(they are a basis of their span, which has dimension</w:t>
        </w:r>
      </w:ins>
      <w:ins w:id="1052" w:author="PR Preview" w:date="2026-01-01T00:00:00Z">
        <w:r>
          <w:t xml:space="preserve"> </w:t>
        </w:r>
      </w:ins>
      <m:oMath>
        <m:r>
          <m:t>3</m:t>
        </m:r>
      </m:oMath>
      <w:ins w:id="1053" w:author="PR Preview" w:date="2026-01-01T00:00:00Z">
        <w:r>
          <w:t xml:space="preserve"> </w:t>
        </w:r>
      </w:ins>
      <w:ins w:id="1054" w:author="PR Preview" w:date="2026-01-01T00:00:00Z">
        <w:r>
          <w:t xml:space="preserve">(</w:t>
        </w:r>
      </w:ins>
      <w:hyperlink r:id="rId80">
        <w:ins w:id="1055" w:author="PR Preview" w:date="2026-01-01T00:00:00Z">
          <w:r>
            <w:rPr>
              <w:rStyle w:val="Hyperlink"/>
            </w:rPr>
            <w:t xml:space="preserve">Definition 9 in Subspaces and Rank</w:t>
          </w:r>
        </w:ins>
      </w:hyperlink>
      <w:ins w:id="1056" w:author="PR Preview" w:date="2026-01-01T00:00:00Z">
        <w:r>
          <w:t xml:space="preserve">)</w:t>
        </w:r>
      </w:ins>
      <w:ins w:id="1057" w:author="PR Preview" w:date="2026-01-01T00:00:00Z">
        <w:r>
          <w:t xml:space="preserve"> </w:t>
        </w:r>
      </w:ins>
      <w:ins w:id="1058" w:author="PR Preview" w:date="2026-01-01T00:00:00Z">
        <w:r>
          <w:t xml:space="preserve">and so is</w:t>
        </w:r>
      </w:ins>
      <w:ins w:id="1059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1060" w:author="PR Preview" w:date="2026-01-01T00:00:00Z">
        <w:r>
          <w:t xml:space="preserve"> </w:t>
        </w:r>
      </w:ins>
      <w:ins w:id="1061" w:author="PR Preview" w:date="2026-01-01T00:00:00Z">
        <w:r>
          <w:t xml:space="preserve">(</w:t>
        </w:r>
      </w:ins>
      <w:hyperlink r:id="rId81">
        <w:ins w:id="1062" w:author="PR Preview" w:date="2026-01-01T00:00:00Z">
          <w:r>
            <w:rPr>
              <w:rStyle w:val="Hyperlink"/>
            </w:rPr>
            <w:t xml:space="preserve">Theorem 11 in Subspaces and Rank</w:t>
          </w:r>
        </w:ins>
      </w:hyperlink>
      <w:ins w:id="1063" w:author="PR Preview" w:date="2026-01-01T00:00:00Z">
        <w:r>
          <w:t xml:space="preserve">,</w:t>
        </w:r>
      </w:ins>
      <w:ins w:id="1064" w:author="PR Preview" w:date="2026-01-01T00:00:00Z">
        <w:r>
          <w:t xml:space="preserve"> </w:t>
        </w:r>
      </w:ins>
      <w:hyperlink r:id="rId79">
        <w:ins w:id="1065" w:author="PR Preview" w:date="2026-01-01T00:00:00Z">
          <w:r>
            <w:rPr>
              <w:rStyle w:val="Hyperlink"/>
            </w:rPr>
            <w:t xml:space="preserve">Example 16 in Subspaces and Rank</w:t>
          </w:r>
        </w:ins>
      </w:hyperlink>
      <w:ins w:id="1066" w:author="PR Preview" w:date="2026-01-01T00:00:00Z">
        <w:r>
          <w:t xml:space="preserve">)).</w:t>
        </w:r>
      </w:ins>
      <w:ins w:id="1067" w:author="PR Preview" w:date="2026-01-01T00:00:00Z">
        <w:r>
          <w:t xml:space="preserve"> </w:t>
        </w:r>
      </w:ins>
      <w:ins w:id="1068" w:author="PR Preview" w:date="2026-01-01T00:00:00Z">
        <w:r>
          <w:t xml:space="preserve">Gram-Schmidt on</w:t>
        </w:r>
      </w:ins>
      <w:ins w:id="1069" w:author="PR Preview" w:date="2026-01-01T00:00:00Z">
        <w:r>
          <w:t xml:space="preserve"> </w:t>
        </w:r>
      </w:ins>
      <w:ins w:id="1070" w:author="PR Preview" w:date="2026-01-01T00:00:00Z">
        <w:r>
          <w:t xml:space="preserve">$\mathord{\smash[b]{\underset{\raise.3ex\hbox{$\scriptstyle\sim$}}{u}}\vphantom{u}}_1, (1, 0, 0), (0, 0, 1)$</w:t>
        </w:r>
      </w:ins>
      <w:ins w:id="1071" w:author="PR Preview" w:date="2026-01-01T00:00:00Z">
        <w:r>
          <w:t xml:space="preserve">:</w:t>
        </w:r>
      </w:ins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= \mathord{\smash[b]{\underset{\raise.3ex\hbox{$\scriptstyle\sim$}}{u}}\vphantom{u}}_1$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\cdot (1, 0, 0) = \tfrac{1}{\sqrt{2}}$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$\mathord{\smash[b]{\underset{\raise.3ex\hbox{$\scriptstyle\sim$}}{q}}\vphantom{q}}_2 = \tfrac{1}{\sqrt{2}}\,(1, -1, 0)$</w:t>
      </w:r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$\mathord{\smash[b]{\underset{\raise.3ex\hbox{$\scriptstyle\sim$}}{q}}\vphantom{q}}_2$</w:t>
      </w:r>
      <w:r>
        <w:t xml:space="preserve">, so</w:t>
      </w:r>
      <w:r>
        <w:t xml:space="preserve"> </w:t>
      </w:r>
      <w:r>
        <w:t xml:space="preserve">$\mathord{\smash[b]{\underset{\raise.3ex\hbox{$\scriptstyle\sim$}}{q}}\vphantom{q}}'_3 = (0, 0, 1)$</w:t>
      </w:r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$\mathord{\smash[b]{\underset{\raise.3ex\hbox{$\scriptstyle\sim$}}{q}}\vphantom{q}}_3 = (0, 0, 1)$</w:t>
      </w:r>
      <w:r>
        <w:t xml:space="preserve">.</w:t>
      </w:r>
    </w:p>
    <w:p>
      <w:pPr>
        <w:pStyle w:val="FirstParagraph"/>
      </w:pPr>
      <w:del w:id="1072" w:author="PR Preview" w:date="2026-01-01T00:00:00Z">
        <w:r>
          <w:delText xml:space="preserve">The result is the orthonormal basis of</w:delText>
        </w:r>
      </w:del>
      <w:del w:id="1073" w:author="PR Preview" w:date="2026-01-01T00:00:00Z">
        <w:r>
          <w:delText xml:space="preserve"> </w:delText>
        </w:r>
      </w:del>
      <w:hyperlink w:anchor="exm-orthonormal-basis">
        <w:del w:id="1074" w:author="PR Preview" w:date="2026-01-01T00:00:00Z">
          <w:r>
            <w:rPr>
              <w:rStyle w:val="Hyperlink"/>
            </w:rPr>
            <w:delText xml:space="preserve">Example 18</w:delText>
          </w:r>
        </w:del>
      </w:hyperlink>
      <w:del w:id="1075" w:author="PR Preview" w:date="2026-01-01T00:00:00Z">
        <w:r>
          <w:delText xml:space="preserve">, in a different order.</w:delText>
        </w:r>
      </w:del>
    </w:p>
    <w:p>
      <w:pPr>
        <w:pStyle w:val="FirstParagraph"/>
      </w:pPr>
      <w:ins w:id="1076" w:author="PR Preview" w:date="2026-01-01T00:00:00Z">
        <w:r>
          <w:t xml:space="preserve">The result is the orthonormal basis of</w:t>
        </w:r>
      </w:ins>
      <w:ins w:id="1077" w:author="PR Preview" w:date="2026-01-01T00:00:00Z">
        <w:r>
          <w:t xml:space="preserve"> </w:t>
        </w:r>
      </w:ins>
      <w:hyperlink w:anchor="exm-orthonormal-basis">
        <w:ins w:id="1078" w:author="PR Preview" w:date="2026-01-01T00:00:00Z">
          <w:r>
            <w:rPr>
              <w:rStyle w:val="Hyperlink"/>
            </w:rPr>
            <w:t xml:space="preserve">Example 19</w:t>
          </w:r>
        </w:ins>
      </w:hyperlink>
      <w:ins w:id="1079" w:author="PR Preview" w:date="2026-01-01T00:00:00Z">
        <w:r>
          <w:t xml:space="preserve">, in a different order.</w:t>
        </w:r>
      </w:ins>
    </w:p>
    <w:bookmarkEnd w:id="100"/>
    <w:bookmarkEnd w:id="101"/>
    <w:bookmarkStart w:id="139" w:name="outer-product"/>
    <w:p>
      <w:pPr>
        <w:pStyle w:val="Heading2"/>
      </w:pPr>
      <w:r>
        <w:t xml:space="preserve">4 Outer product</w:t>
      </w:r>
    </w:p>
    <w:bookmarkStart w:id="103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[14]</w:t>
      </w:r>
      <w:r>
        <w:t xml:space="preserve"> </w:t>
      </w:r>
      <w:r>
        <w:t xml:space="preserve">of 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102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of the column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with the row vector</w:t>
      </w:r>
      <w:r>
        <w:t xml:space="preserve"> </w:t>
      </w:r>
      <w:r>
        <w:t xml:space="preserve">${\mathord{\smash[b]{\underset{\raise.3ex\hbox{$\scriptstyle\sim$}}{v}}\vphantom{v}}}^{\top}$</w:t>
      </w:r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w:r>
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</w:r>
    </w:p>
    <w:bookmarkEnd w:id="103"/>
    <w:bookmarkStart w:id="104" w:name="exm-outer-product"/>
    <w:p>
      <w:pPr>
        <w:pStyle w:val="FirstParagraph"/>
      </w:pPr>
      <w:del w:id="1080" w:author="PR Preview" w:date="2026-01-01T00:00:00Z">
        <w:r>
          <w:rPr>
            <w:b/>
            <w:bCs/>
          </w:rPr>
          <w:delText xml:space="preserve">Example 25 (An outer product)</w:delText>
        </w:r>
      </w:del>
      <w:del w:id="1081" w:author="PR Preview" w:date="2026-01-01T00:00:00Z">
        <w:r>
          <w:delText xml:space="preserve"> </w:delText>
        </w:r>
      </w:del>
      <w:del w:id="1082" w:author="PR Preview" w:date="2026-01-01T00:00:00Z">
        <w:r>
          <w:delText xml:space="preserve">For</w:delText>
        </w:r>
      </w:del>
      <w:del w:id="1083" w:author="PR Preview" w:date="2026-01-01T00:00:00Z">
        <w:r>
          <w:delText xml:space="preserve"> </w:delText>
        </w:r>
      </w:del>
      <w:del w:id="1084" w:author="PR Preview" w:date="2026-01-01T00:00:00Z">
        <w:r>
          <w:delText xml:space="preserve">$\mathord{\smash[b]{\underset{\raise.3ex\hbox{$\scriptstyle\sim$}}{u}}\vphantom{u}} = (1, 2, 3)$</w:delText>
        </w:r>
      </w:del>
      <w:del w:id="1085" w:author="PR Preview" w:date="2026-01-01T00:00:00Z">
        <w:r>
          <w:delText xml:space="preserve"> </w:delText>
        </w:r>
      </w:del>
      <w:del w:id="1086" w:author="PR Preview" w:date="2026-01-01T00:00:00Z">
        <w:r>
          <w:delText xml:space="preserve">and</w:delText>
        </w:r>
      </w:del>
      <w:del w:id="1087" w:author="PR Preview" w:date="2026-01-01T00:00:00Z">
        <w:r>
          <w:delText xml:space="preserve"> </w:delText>
        </w:r>
      </w:del>
      <w:del w:id="1088" w:author="PR Preview" w:date="2026-01-01T00:00:00Z">
        <w:r>
          <w:delText xml:space="preserve">$\mathord{\smash[b]{\underset{\raise.3ex\hbox{$\scriptstyle\sim$}}{v}}\vphantom{v}} = (4, 5)$</w:delText>
        </w:r>
      </w:del>
      <w:del w:id="1089" w:author="PR Preview" w:date="2026-01-01T00:00:00Z">
        <w:r>
          <w:delText xml:space="preserve">:</w:delText>
        </w:r>
      </w:del>
    </w:p>
    <w:p>
      <w:pPr>
        <w:pStyle w:val="FirstParagraph"/>
      </w:pPr>
      <w:ins w:id="1090" w:author="PR Preview" w:date="2026-01-01T00:00:00Z">
        <w:r>
          <w:rPr>
            <w:b/>
            <w:bCs/>
          </w:rPr>
          <w:t xml:space="preserve">Example 26 (An outer product)</w:t>
        </w:r>
      </w:ins>
      <w:ins w:id="1091" w:author="PR Preview" w:date="2026-01-01T00:00:00Z">
        <w:r>
          <w:t xml:space="preserve"> </w:t>
        </w:r>
      </w:ins>
      <w:ins w:id="1092" w:author="PR Preview" w:date="2026-01-01T00:00:00Z">
        <w:r>
          <w:t xml:space="preserve">For</w:t>
        </w:r>
      </w:ins>
      <w:ins w:id="1093" w:author="PR Preview" w:date="2026-01-01T00:00:00Z">
        <w:r>
          <w:t xml:space="preserve"> </w:t>
        </w:r>
      </w:ins>
      <w:ins w:id="1094" w:author="PR Preview" w:date="2026-01-01T00:00:00Z">
        <w:r>
          <w:t xml:space="preserve">$\mathord{\smash[b]{\underset{\raise.3ex\hbox{$\scriptstyle\sim$}}{u}}\vphantom{u}} = (1, 2, 3)$</w:t>
        </w:r>
      </w:ins>
      <w:ins w:id="1095" w:author="PR Preview" w:date="2026-01-01T00:00:00Z">
        <w:r>
          <w:t xml:space="preserve"> </w:t>
        </w:r>
      </w:ins>
      <w:ins w:id="1096" w:author="PR Preview" w:date="2026-01-01T00:00:00Z">
        <w:r>
          <w:t xml:space="preserve">and</w:t>
        </w:r>
      </w:ins>
      <w:ins w:id="1097" w:author="PR Preview" w:date="2026-01-01T00:00:00Z">
        <w:r>
          <w:t xml:space="preserve"> </w:t>
        </w:r>
      </w:ins>
      <w:ins w:id="1098" w:author="PR Preview" w:date="2026-01-01T00:00:00Z">
        <w:r>
          <w:t xml:space="preserve">$\mathord{\smash[b]{\underset{\raise.3ex\hbox{$\scriptstyle\sim$}}{v}}\vphantom{v}} = (4, 5)$</w:t>
        </w:r>
      </w:ins>
      <w:ins w:id="1099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</w:r>
    </w:p>
    <w:bookmarkEnd w:id="104"/>
    <w:bookmarkStart w:id="106" w:name="rem-outer-vs-dot-product"/>
    <w:p>
      <w:pPr>
        <w:pStyle w:val="FirstParagraph"/>
      </w:pPr>
      <w:del w:id="1100" w:author="PR Preview" w:date="2026-01-01T00:00:00Z">
        <w:r>
          <w:rPr>
            <w:i/>
            <w:iCs/>
          </w:rPr>
          <w:delText xml:space="preserve">Remark 5</w:delText>
        </w:r>
      </w:del>
      <w:del w:id="1101" w:author="PR Preview" w:date="2026-01-01T00:00:00Z">
        <w:r>
          <w:delText xml:space="preserve"> (Outer product and dot product). </w:delText>
        </w:r>
      </w:del>
      <w:del w:id="1102" w:author="PR Preview" w:date="2026-01-01T00:00:00Z">
        <w:r>
          <w:delText xml:space="preserve">The dot product</w:delText>
        </w:r>
      </w:del>
      <w:del w:id="1103" w:author="PR Preview" w:date="2026-01-01T00:00:00Z">
        <w:r>
          <w:delText xml:space="preserve"> </w:delText>
        </w:r>
      </w:del>
      <w:del w:id="1104" w:author="PR Preview" w:date="2026-01-01T00:00:00Z">
        <w:r>
          <w:delText xml:space="preserve">${\mathord{\smash[b]{\underset{\raise.3ex\hbox{$\scriptstyle\sim$}}{u}}\vphantom{u}}}^{\top}\mathord{\smash[b]{\underset{\raise.3ex\hbox{$\scriptstyle\sim$}}{v}}\vphantom{v}}$</w:delText>
        </w:r>
      </w:del>
      <w:del w:id="1105" w:author="PR Preview" w:date="2026-01-01T00:00:00Z">
        <w:r>
          <w:delText xml:space="preserve"> </w:delText>
        </w:r>
      </w:del>
      <w:del w:id="1106" w:author="PR Preview" w:date="2026-01-01T00:00:00Z">
        <w:r>
          <w:delText xml:space="preserve">(</w:delText>
        </w:r>
      </w:del>
      <w:hyperlink r:id="rId105">
        <w:del w:id="1107" w:author="PR Preview" w:date="2026-01-01T00:00:00Z">
          <w:r>
            <w:rPr>
              <w:rStyle w:val="Hyperlink"/>
            </w:rPr>
            <w:delText xml:space="preserve">Example 6 in Matrices</w:delText>
          </w:r>
        </w:del>
      </w:hyperlink>
      <w:del w:id="1108" w:author="PR Preview" w:date="2026-01-01T00:00:00Z">
        <w:r>
          <w:delText xml:space="preserve">)</w:delText>
        </w:r>
      </w:del>
      <w:del w:id="1109" w:author="PR Preview" w:date="2026-01-01T00:00:00Z">
        <w:r>
          <w:delText xml:space="preserve"> </w:delText>
        </w:r>
      </w:del>
      <w:del w:id="1110" w:author="PR Preview" w:date="2026-01-01T00:00:00Z">
        <w:r>
          <w:delText xml:space="preserve">needs two vectors of the same length and gives a number.</w:delText>
        </w:r>
      </w:del>
      <w:del w:id="1111" w:author="PR Preview" w:date="2026-01-01T00:00:00Z">
        <w:r>
          <w:delText xml:space="preserve"> </w:delText>
        </w:r>
      </w:del>
      <w:del w:id="1112" w:author="PR Preview" w:date="2026-01-01T00:00:00Z">
        <w:r>
          <w:delText xml:space="preserve">The outer product</w:delText>
        </w:r>
      </w:del>
      <w:del w:id="1113" w:author="PR Preview" w:date="2026-01-01T00:00:00Z">
        <w:r>
          <w:delText xml:space="preserve"> </w:delText>
        </w:r>
      </w:del>
      <w:del w:id="1114" w:author="PR Preview" w:date="2026-01-01T00:00:00Z">
        <w:r>
          <w:delText xml:space="preserve">$\mathord{\smash[b]{\underset{\raise.3ex\hbox{$\scriptstyle\sim$}}{u}}\vphantom{u}}\,{\mathord{\smash[b]{\underset{\raise.3ex\hbox{$\scriptstyle\sim$}}{v}}\vphantom{v}}}^{\top}$</w:delText>
        </w:r>
      </w:del>
      <w:del w:id="1115" w:author="PR Preview" w:date="2026-01-01T00:00:00Z">
        <w:r>
          <w:delText xml:space="preserve"> </w:delText>
        </w:r>
      </w:del>
      <w:del w:id="1116" w:author="PR Preview" w:date="2026-01-01T00:00:00Z">
        <w:r>
          <w:delText xml:space="preserve">takes vectors of any two lengths and gives a matrix</w:delText>
        </w:r>
      </w:del>
      <w:del w:id="1117" w:author="PR Preview" w:date="2026-01-01T00:00:00Z">
        <w:r>
          <w:delText xml:space="preserve"> </w:delText>
        </w:r>
      </w:del>
      <w:del w:id="1118" w:author="PR Preview" w:date="2026-01-01T00:00:00Z">
        <w:r>
          <w:delText xml:space="preserve">[3, Ch. 1], p. 11</w:delText>
        </w:r>
      </w:del>
      <w:del w:id="1119" w:author="PR Preview" w:date="2026-01-01T00:00:00Z">
        <w:r>
          <w:delText xml:space="preserve">.</w:delText>
        </w:r>
      </w:del>
    </w:p>
    <w:p>
      <w:pPr>
        <w:pStyle w:val="BodyText"/>
      </w:pPr>
      <w:del w:id="1120" w:author="PR Preview" w:date="2026-01-01T00:00:00Z">
        <w:r>
          <w:delText xml:space="preserve">For example,</w:delText>
        </w:r>
      </w:del>
      <w:del w:id="1121" w:author="PR Preview" w:date="2026-01-01T00:00:00Z">
        <w:r>
          <w:delText xml:space="preserve"> </w:delText>
        </w:r>
      </w:del>
      <w:del w:id="1122" w:author="PR Preview" w:date="2026-01-01T00:00:00Z">
        <w:r>
          <w:delText xml:space="preserve">$\mathord{\smash[b]{\underset{\raise.3ex\hbox{$\scriptstyle\sim$}}{u}}\vphantom{u}} = (1, 2, 3)$</w:delText>
        </w:r>
      </w:del>
      <w:del w:id="1123" w:author="PR Preview" w:date="2026-01-01T00:00:00Z">
        <w:r>
          <w:delText xml:space="preserve"> </w:delText>
        </w:r>
      </w:del>
      <w:del w:id="1124" w:author="PR Preview" w:date="2026-01-01T00:00:00Z">
        <w:r>
          <w:delText xml:space="preserve">and</w:delText>
        </w:r>
      </w:del>
      <w:del w:id="1125" w:author="PR Preview" w:date="2026-01-01T00:00:00Z">
        <w:r>
          <w:delText xml:space="preserve"> </w:delText>
        </w:r>
      </w:del>
      <w:del w:id="1126" w:author="PR Preview" w:date="2026-01-01T00:00:00Z">
        <w:r>
          <w:delText xml:space="preserve">$\mathord{\smash[b]{\underset{\raise.3ex\hbox{$\scriptstyle\sim$}}{v}}\vphantom{v}} = (4, 5)$</w:delText>
        </w:r>
      </w:del>
      <w:del w:id="1127" w:author="PR Preview" w:date="2026-01-01T00:00:00Z">
        <w:r>
          <w:delText xml:space="preserve"> </w:delText>
        </w:r>
      </w:del>
      <w:del w:id="1128" w:author="PR Preview" w:date="2026-01-01T00:00:00Z">
        <w:r>
          <w:delText xml:space="preserve">in</w:delText>
        </w:r>
      </w:del>
      <w:del w:id="1129" w:author="PR Preview" w:date="2026-01-01T00:00:00Z">
        <w:r>
          <w:delText xml:space="preserve"> </w:delText>
        </w:r>
      </w:del>
      <w:hyperlink w:anchor="exm-outer-product">
        <w:del w:id="1130" w:author="PR Preview" w:date="2026-01-01T00:00:00Z">
          <w:r>
            <w:rPr>
              <w:rStyle w:val="Hyperlink"/>
            </w:rPr>
            <w:delText xml:space="preserve">Example 25</w:delText>
          </w:r>
        </w:del>
      </w:hyperlink>
      <w:del w:id="1131" w:author="PR Preview" w:date="2026-01-01T00:00:00Z">
        <w:r>
          <w:delText xml:space="preserve"> </w:delText>
        </w:r>
      </w:del>
      <w:del w:id="1132" w:author="PR Preview" w:date="2026-01-01T00:00:00Z">
        <w:r>
          <w:delText xml:space="preserve">have different lengths,</w:delText>
        </w:r>
      </w:del>
      <w:del w:id="1133" w:author="PR Preview" w:date="2026-01-01T00:00:00Z">
        <w:r>
          <w:delText xml:space="preserve"> </w:delText>
        </w:r>
      </w:del>
      <w:del w:id="1134" w:author="PR Preview" w:date="2026-01-01T00:00:00Z">
        <w:r>
          <w:delText xml:space="preserve">so they have no dot product,</w:delText>
        </w:r>
      </w:del>
      <w:del w:id="1135" w:author="PR Preview" w:date="2026-01-01T00:00:00Z">
        <w:r>
          <w:delText xml:space="preserve"> </w:delText>
        </w:r>
      </w:del>
      <w:del w:id="1136" w:author="PR Preview" w:date="2026-01-01T00:00:00Z">
        <w:r>
          <w:delText xml:space="preserve">but their outer product is a</w:delText>
        </w:r>
      </w:del>
      <w:del w:id="1137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×</m:t>
        </m:r>
        <m:r>
          <m:t>2</m:t>
        </m:r>
      </m:oMath>
      <w:del w:id="1138" w:author="PR Preview" w:date="2026-01-01T00:00:00Z">
        <w:r>
          <w:delText xml:space="preserve"> </w:delText>
        </w:r>
      </w:del>
      <w:del w:id="1139" w:author="PR Preview" w:date="2026-01-01T00:00:00Z">
        <w:r>
          <w:delText xml:space="preserve">matrix.</w:delText>
        </w:r>
      </w:del>
      <w:del w:id="1140" w:author="PR Preview" w:date="2026-01-01T00:00:00Z">
        <w:r>
          <w:delText xml:space="preserve"> </w:delText>
        </w:r>
      </w:del>
      <w:del w:id="1141" w:author="PR Preview" w:date="2026-01-01T00:00:00Z">
        <w:r>
          <w:delText xml:space="preserve">For</w:delText>
        </w:r>
      </w:del>
      <w:del w:id="1142" w:author="PR Preview" w:date="2026-01-01T00:00:00Z">
        <w:r>
          <w:delText xml:space="preserve"> </w:delText>
        </w:r>
      </w:del>
      <w:del w:id="1143" w:author="PR Preview" w:date="2026-01-01T00:00:00Z">
        <w:r>
          <w:delText xml:space="preserve">$\mathord{\smash[b]{\underset{\raise.3ex\hbox{$\scriptstyle\sim$}}{a}}\vphantom{a}} = (1, 2)$</w:delText>
        </w:r>
      </w:del>
      <w:del w:id="1144" w:author="PR Preview" w:date="2026-01-01T00:00:00Z">
        <w:r>
          <w:delText xml:space="preserve"> </w:delText>
        </w:r>
      </w:del>
      <w:del w:id="1145" w:author="PR Preview" w:date="2026-01-01T00:00:00Z">
        <w:r>
          <w:delText xml:space="preserve">and</w:delText>
        </w:r>
      </w:del>
      <w:del w:id="1146" w:author="PR Preview" w:date="2026-01-01T00:00:00Z">
        <w:r>
          <w:delText xml:space="preserve"> </w:delText>
        </w:r>
      </w:del>
      <w:del w:id="1147" w:author="PR Preview" w:date="2026-01-01T00:00:00Z">
        <w:r>
          <w:delText xml:space="preserve">$\mathord{\smash[b]{\underset{\raise.3ex\hbox{$\scriptstyle\sim$}}{b}}\vphantom{b}} = (3, 4)$</w:delText>
        </w:r>
      </w:del>
      <w:del w:id="1148" w:author="PR Preview" w:date="2026-01-01T00:00:00Z">
        <w:r>
          <w:delText xml:space="preserve">,</w:delText>
        </w:r>
      </w:del>
      <w:del w:id="1149" w:author="PR Preview" w:date="2026-01-01T00:00:00Z">
        <w:r>
          <w:delText xml:space="preserve"> </w:delText>
        </w:r>
      </w:del>
      <w:del w:id="1150" w:author="PR Preview" w:date="2026-01-01T00:00:00Z">
        <w:r>
          <w:delText xml:space="preserve">which have the same length, both products exist:</w:delText>
        </w:r>
      </w:del>
    </w:p>
    <w:p>
      <w:pPr>
        <w:pStyle w:val="FirstParagraph"/>
      </w:pPr>
      <w:ins w:id="1151" w:author="PR Preview" w:date="2026-01-01T00:00:00Z">
        <w:r>
          <w:rPr>
            <w:i/>
            <w:iCs/>
          </w:rPr>
          <w:t xml:space="preserve">Remark 6</w:t>
        </w:r>
      </w:ins>
      <w:ins w:id="1152" w:author="PR Preview" w:date="2026-01-01T00:00:00Z">
        <w:r>
          <w:t xml:space="preserve"> (Outer product and dot product). </w:t>
        </w:r>
      </w:ins>
      <w:ins w:id="1153" w:author="PR Preview" w:date="2026-01-01T00:00:00Z">
        <w:r>
          <w:t xml:space="preserve">The dot product</w:t>
        </w:r>
      </w:ins>
      <w:ins w:id="1154" w:author="PR Preview" w:date="2026-01-01T00:00:00Z">
        <w:r>
          <w:t xml:space="preserve"> </w:t>
        </w:r>
      </w:ins>
      <w:ins w:id="1155" w:author="PR Preview" w:date="2026-01-01T00:00:00Z">
        <w:r>
          <w:t xml:space="preserve">${\mathord{\smash[b]{\underset{\raise.3ex\hbox{$\scriptstyle\sim$}}{u}}\vphantom{u}}}^{\top}\mathord{\smash[b]{\underset{\raise.3ex\hbox{$\scriptstyle\sim$}}{v}}\vphantom{v}}$</w:t>
        </w:r>
      </w:ins>
      <w:ins w:id="1156" w:author="PR Preview" w:date="2026-01-01T00:00:00Z">
        <w:r>
          <w:t xml:space="preserve"> </w:t>
        </w:r>
      </w:ins>
      <w:ins w:id="1157" w:author="PR Preview" w:date="2026-01-01T00:00:00Z">
        <w:r>
          <w:t xml:space="preserve">(</w:t>
        </w:r>
      </w:ins>
      <w:hyperlink r:id="rId105">
        <w:ins w:id="1158" w:author="PR Preview" w:date="2026-01-01T00:00:00Z">
          <w:r>
            <w:rPr>
              <w:rStyle w:val="Hyperlink"/>
            </w:rPr>
            <w:t xml:space="preserve">Example 6 in Matrices</w:t>
          </w:r>
        </w:ins>
      </w:hyperlink>
      <w:ins w:id="1159" w:author="PR Preview" w:date="2026-01-01T00:00:00Z">
        <w:r>
          <w:t xml:space="preserve">)</w:t>
        </w:r>
      </w:ins>
      <w:ins w:id="1160" w:author="PR Preview" w:date="2026-01-01T00:00:00Z">
        <w:r>
          <w:t xml:space="preserve"> </w:t>
        </w:r>
      </w:ins>
      <w:ins w:id="1161" w:author="PR Preview" w:date="2026-01-01T00:00:00Z">
        <w:r>
          <w:t xml:space="preserve">needs two vectors of the same length and gives a number.</w:t>
        </w:r>
      </w:ins>
      <w:ins w:id="1162" w:author="PR Preview" w:date="2026-01-01T00:00:00Z">
        <w:r>
          <w:t xml:space="preserve"> </w:t>
        </w:r>
      </w:ins>
      <w:ins w:id="1163" w:author="PR Preview" w:date="2026-01-01T00:00:00Z">
        <w:r>
          <w:t xml:space="preserve">The outer product</w:t>
        </w:r>
      </w:ins>
      <w:ins w:id="1164" w:author="PR Preview" w:date="2026-01-01T00:00:00Z">
        <w:r>
          <w:t xml:space="preserve"> </w:t>
        </w:r>
      </w:ins>
      <w:ins w:id="1165" w:author="PR Preview" w:date="2026-01-01T00:00:00Z">
        <w:r>
          <w:t xml:space="preserve">$\mathord{\smash[b]{\underset{\raise.3ex\hbox{$\scriptstyle\sim$}}{u}}\vphantom{u}}\,{\mathord{\smash[b]{\underset{\raise.3ex\hbox{$\scriptstyle\sim$}}{v}}\vphantom{v}}}^{\top}$</w:t>
        </w:r>
      </w:ins>
      <w:ins w:id="1166" w:author="PR Preview" w:date="2026-01-01T00:00:00Z">
        <w:r>
          <w:t xml:space="preserve"> </w:t>
        </w:r>
      </w:ins>
      <w:ins w:id="1167" w:author="PR Preview" w:date="2026-01-01T00:00:00Z">
        <w:r>
          <w:t xml:space="preserve">takes vectors of any two lengths and gives a matrix</w:t>
        </w:r>
      </w:ins>
      <w:ins w:id="1168" w:author="PR Preview" w:date="2026-01-01T00:00:00Z">
        <w:r>
          <w:t xml:space="preserve"> </w:t>
        </w:r>
      </w:ins>
      <w:ins w:id="1169" w:author="PR Preview" w:date="2026-01-01T00:00:00Z">
        <w:r>
          <w:t xml:space="preserve">[3, Ch. 1], p. 11</w:t>
        </w:r>
      </w:ins>
      <w:ins w:id="1170" w:author="PR Preview" w:date="2026-01-01T00:00:00Z">
        <w:r>
          <w:t xml:space="preserve">.</w:t>
        </w:r>
      </w:ins>
    </w:p>
    <w:p>
      <w:pPr>
        <w:pStyle w:val="BodyText"/>
      </w:pPr>
      <w:ins w:id="1171" w:author="PR Preview" w:date="2026-01-01T00:00:00Z">
        <w:r>
          <w:t xml:space="preserve">For example,</w:t>
        </w:r>
      </w:ins>
      <w:ins w:id="1172" w:author="PR Preview" w:date="2026-01-01T00:00:00Z">
        <w:r>
          <w:t xml:space="preserve"> </w:t>
        </w:r>
      </w:ins>
      <w:ins w:id="1173" w:author="PR Preview" w:date="2026-01-01T00:00:00Z">
        <w:r>
          <w:t xml:space="preserve">$\mathord{\smash[b]{\underset{\raise.3ex\hbox{$\scriptstyle\sim$}}{u}}\vphantom{u}} = (1, 2, 3)$</w:t>
        </w:r>
      </w:ins>
      <w:ins w:id="1174" w:author="PR Preview" w:date="2026-01-01T00:00:00Z">
        <w:r>
          <w:t xml:space="preserve"> </w:t>
        </w:r>
      </w:ins>
      <w:ins w:id="1175" w:author="PR Preview" w:date="2026-01-01T00:00:00Z">
        <w:r>
          <w:t xml:space="preserve">and</w:t>
        </w:r>
      </w:ins>
      <w:ins w:id="1176" w:author="PR Preview" w:date="2026-01-01T00:00:00Z">
        <w:r>
          <w:t xml:space="preserve"> </w:t>
        </w:r>
      </w:ins>
      <w:ins w:id="1177" w:author="PR Preview" w:date="2026-01-01T00:00:00Z">
        <w:r>
          <w:t xml:space="preserve">$\mathord{\smash[b]{\underset{\raise.3ex\hbox{$\scriptstyle\sim$}}{v}}\vphantom{v}} = (4, 5)$</w:t>
        </w:r>
      </w:ins>
      <w:ins w:id="1178" w:author="PR Preview" w:date="2026-01-01T00:00:00Z">
        <w:r>
          <w:t xml:space="preserve"> </w:t>
        </w:r>
      </w:ins>
      <w:ins w:id="1179" w:author="PR Preview" w:date="2026-01-01T00:00:00Z">
        <w:r>
          <w:t xml:space="preserve">in</w:t>
        </w:r>
      </w:ins>
      <w:ins w:id="1180" w:author="PR Preview" w:date="2026-01-01T00:00:00Z">
        <w:r>
          <w:t xml:space="preserve"> </w:t>
        </w:r>
      </w:ins>
      <w:hyperlink w:anchor="exm-outer-product">
        <w:ins w:id="1181" w:author="PR Preview" w:date="2026-01-01T00:00:00Z">
          <w:r>
            <w:rPr>
              <w:rStyle w:val="Hyperlink"/>
            </w:rPr>
            <w:t xml:space="preserve">Example 26</w:t>
          </w:r>
        </w:ins>
      </w:hyperlink>
      <w:ins w:id="1182" w:author="PR Preview" w:date="2026-01-01T00:00:00Z">
        <w:r>
          <w:t xml:space="preserve"> </w:t>
        </w:r>
      </w:ins>
      <w:ins w:id="1183" w:author="PR Preview" w:date="2026-01-01T00:00:00Z">
        <w:r>
          <w:t xml:space="preserve">have different lengths,</w:t>
        </w:r>
      </w:ins>
      <w:ins w:id="1184" w:author="PR Preview" w:date="2026-01-01T00:00:00Z">
        <w:r>
          <w:t xml:space="preserve"> </w:t>
        </w:r>
      </w:ins>
      <w:ins w:id="1185" w:author="PR Preview" w:date="2026-01-01T00:00:00Z">
        <w:r>
          <w:t xml:space="preserve">so they have no dot product,</w:t>
        </w:r>
      </w:ins>
      <w:ins w:id="1186" w:author="PR Preview" w:date="2026-01-01T00:00:00Z">
        <w:r>
          <w:t xml:space="preserve"> </w:t>
        </w:r>
      </w:ins>
      <w:ins w:id="1187" w:author="PR Preview" w:date="2026-01-01T00:00:00Z">
        <w:r>
          <w:t xml:space="preserve">but their outer product is a</w:t>
        </w:r>
      </w:ins>
      <w:ins w:id="1188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×</m:t>
        </m:r>
        <m:r>
          <m:t>2</m:t>
        </m:r>
      </m:oMath>
      <w:ins w:id="1189" w:author="PR Preview" w:date="2026-01-01T00:00:00Z">
        <w:r>
          <w:t xml:space="preserve"> </w:t>
        </w:r>
      </w:ins>
      <w:ins w:id="1190" w:author="PR Preview" w:date="2026-01-01T00:00:00Z">
        <w:r>
          <w:t xml:space="preserve">matrix.</w:t>
        </w:r>
      </w:ins>
      <w:ins w:id="1191" w:author="PR Preview" w:date="2026-01-01T00:00:00Z">
        <w:r>
          <w:t xml:space="preserve"> </w:t>
        </w:r>
      </w:ins>
      <w:ins w:id="1192" w:author="PR Preview" w:date="2026-01-01T00:00:00Z">
        <w:r>
          <w:t xml:space="preserve">For</w:t>
        </w:r>
      </w:ins>
      <w:ins w:id="1193" w:author="PR Preview" w:date="2026-01-01T00:00:00Z">
        <w:r>
          <w:t xml:space="preserve"> </w:t>
        </w:r>
      </w:ins>
      <w:ins w:id="1194" w:author="PR Preview" w:date="2026-01-01T00:00:00Z">
        <w:r>
          <w:t xml:space="preserve">$\mathord{\smash[b]{\underset{\raise.3ex\hbox{$\scriptstyle\sim$}}{a}}\vphantom{a}} = (1, 2)$</w:t>
        </w:r>
      </w:ins>
      <w:ins w:id="1195" w:author="PR Preview" w:date="2026-01-01T00:00:00Z">
        <w:r>
          <w:t xml:space="preserve"> </w:t>
        </w:r>
      </w:ins>
      <w:ins w:id="1196" w:author="PR Preview" w:date="2026-01-01T00:00:00Z">
        <w:r>
          <w:t xml:space="preserve">and</w:t>
        </w:r>
      </w:ins>
      <w:ins w:id="1197" w:author="PR Preview" w:date="2026-01-01T00:00:00Z">
        <w:r>
          <w:t xml:space="preserve"> </w:t>
        </w:r>
      </w:ins>
      <w:ins w:id="1198" w:author="PR Preview" w:date="2026-01-01T00:00:00Z">
        <w:r>
          <w:t xml:space="preserve">$\mathord{\smash[b]{\underset{\raise.3ex\hbox{$\scriptstyle\sim$}}{b}}\vphantom{b}} = (3, 4)$</w:t>
        </w:r>
      </w:ins>
      <w:ins w:id="1199" w:author="PR Preview" w:date="2026-01-01T00:00:00Z">
        <w:r>
          <w:t xml:space="preserve">,</w:t>
        </w:r>
      </w:ins>
      <w:ins w:id="1200" w:author="PR Preview" w:date="2026-01-01T00:00:00Z">
        <w:r>
          <w:t xml:space="preserve"> </w:t>
        </w:r>
      </w:ins>
      <w:ins w:id="1201" w:author="PR Preview" w:date="2026-01-01T00:00:00Z">
        <w:r>
          <w:t xml:space="preserve">which have the same length, both products exist:</w:t>
        </w:r>
      </w:ins>
    </w:p>
    <w:p>
      <w:pPr>
        <w:pStyle w:val="BodyText"/>
      </w:pPr>
      <w:r>
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</w:r>
    </w:p>
    <w:bookmarkEnd w:id="106"/>
    <w:bookmarkStart w:id="108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$\operatorname{rank}(\mathord{\smash[b]{\underset{\raise.3ex\hbox{$\scriptstyle\sim$}}{u}}\vphantom{u}}\,{\mathord{\smash[b]{\underset{\raise.3ex\hbox{$\scriptstyle\sim$}}{v}}\vphantom{v}}}^{\top}) = 1$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w:r>
        <w:t xml:space="preserve">$c\,(v_j \mathord{\smash[b]{\underset{\raise.3ex\hbox{$\scriptstyle\sim$}}{u}}\vphantom{u}}) =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w:r>
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9" w:name="exm-outer-product-rank"/>
    <w:p>
      <w:pPr>
        <w:pStyle w:val="BodyText"/>
      </w:pPr>
      <w:del w:id="1202" w:author="PR Preview" w:date="2026-01-01T00:00:00Z">
        <w:r>
          <w:rPr>
            <w:b/>
            <w:bCs/>
          </w:rPr>
          <w:delText xml:space="preserve">Example 26 (The rank of an outer product)</w:delText>
        </w:r>
      </w:del>
      <w:del w:id="1203" w:author="PR Preview" w:date="2026-01-01T00:00:00Z">
        <w:r>
          <w:delText xml:space="preserve"> </w:delText>
        </w:r>
      </w:del>
      <w:del w:id="1204" w:author="PR Preview" w:date="2026-01-01T00:00:00Z">
        <w:r>
          <w:delText xml:space="preserve">In</w:delText>
        </w:r>
      </w:del>
      <w:del w:id="1205" w:author="PR Preview" w:date="2026-01-01T00:00:00Z">
        <w:r>
          <w:delText xml:space="preserve"> </w:delText>
        </w:r>
      </w:del>
      <w:hyperlink w:anchor="exm-outer-product">
        <w:del w:id="1206" w:author="PR Preview" w:date="2026-01-01T00:00:00Z">
          <w:r>
            <w:rPr>
              <w:rStyle w:val="Hyperlink"/>
            </w:rPr>
            <w:delText xml:space="preserve">Example 25</w:delText>
          </w:r>
        </w:del>
      </w:hyperlink>
      <w:del w:id="1207" w:author="PR Preview" w:date="2026-01-01T00:00:00Z">
        <w:r>
          <w:delText xml:space="preserve">,</w:delText>
        </w:r>
      </w:del>
      <w:del w:id="1208" w:author="PR Preview" w:date="2026-01-01T00:00:00Z">
        <w:r>
          <w:delText xml:space="preserve"> </w:delText>
        </w:r>
      </w:del>
      <w:del w:id="1209" w:author="PR Preview" w:date="2026-01-01T00:00:00Z">
        <w:r>
          <w:delText xml:space="preserve">the second column</w:delText>
        </w:r>
      </w:del>
      <w:del w:id="121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del w:id="1211" w:author="PR Preview" w:date="2026-01-01T00:00:00Z">
        <w:r>
          <w:delText xml:space="preserve"> </w:delText>
        </w:r>
      </w:del>
      <w:del w:id="1212" w:author="PR Preview" w:date="2026-01-01T00:00:00Z">
        <w:r>
          <w:delText xml:space="preserve">of</w:delText>
        </w:r>
      </w:del>
      <w:del w:id="1213" w:author="PR Preview" w:date="2026-01-01T00:00:00Z">
        <w:r>
          <w:delText xml:space="preserve"> </w:delText>
        </w:r>
      </w:del>
      <w:del w:id="1214" w:author="PR Preview" w:date="2026-01-01T00:00:00Z">
        <w:r>
          <w:delText xml:space="preserve">$\mathord{\smash[b]{\underset{\raise.3ex\hbox{$\scriptstyle\sim$}}{u}}\vphantom{u}}\,{\mathord{\smash[b]{\underset{\raise.3ex\hbox{$\scriptstyle\sim$}}{v}}\vphantom{v}}}^{\top}$</w:delText>
        </w:r>
      </w:del>
      <w:del w:id="1215" w:author="PR Preview" w:date="2026-01-01T00:00:00Z">
        <w:r>
          <w:delText xml:space="preserve"> </w:delText>
        </w:r>
      </w:del>
      <w:del w:id="1216" w:author="PR Preview" w:date="2026-01-01T00:00:00Z">
        <w:r>
          <w:delText xml:space="preserve">is</w:delText>
        </w:r>
      </w:del>
      <w:del w:id="121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del w:id="1218" w:author="PR Preview" w:date="2026-01-01T00:00:00Z">
        <w:r>
          <w:delText xml:space="preserve"> </w:delText>
        </w:r>
      </w:del>
      <w:del w:id="1219" w:author="PR Preview" w:date="2026-01-01T00:00:00Z">
        <w:r>
          <w:delText xml:space="preserve">times the first column</w:delText>
        </w:r>
      </w:del>
      <w:del w:id="122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del w:id="1221" w:author="PR Preview" w:date="2026-01-01T00:00:00Z">
        <w:r>
          <w:delText xml:space="preserve">,</w:delText>
        </w:r>
      </w:del>
      <w:del w:id="1222" w:author="PR Preview" w:date="2026-01-01T00:00:00Z">
        <w:r>
          <w:delText xml:space="preserve"> </w:delText>
        </w:r>
      </w:del>
      <w:del w:id="1223" w:author="PR Preview" w:date="2026-01-01T00:00:00Z">
        <w:r>
          <w:delText xml:space="preserve">because the columns are</w:delText>
        </w:r>
      </w:del>
      <w:del w:id="1224" w:author="PR Preview" w:date="2026-01-01T00:00:00Z">
        <w:r>
          <w:delText xml:space="preserve"> </w:delText>
        </w:r>
      </w:del>
      <w:del w:id="1225" w:author="PR Preview" w:date="2026-01-01T00:00:00Z">
        <w:r>
          <w:delText xml:space="preserve">$v_1 \mathord{\smash[b]{\underset{\raise.3ex\hbox{$\scriptstyle\sim$}}{u}}\vphantom{u}} = 4\mathord{\smash[b]{\underset{\raise.3ex\hbox{$\scriptstyle\sim$}}{u}}\vphantom{u}}$</w:delText>
        </w:r>
      </w:del>
      <w:del w:id="1226" w:author="PR Preview" w:date="2026-01-01T00:00:00Z">
        <w:r>
          <w:delText xml:space="preserve"> </w:delText>
        </w:r>
      </w:del>
      <w:del w:id="1227" w:author="PR Preview" w:date="2026-01-01T00:00:00Z">
        <w:r>
          <w:delText xml:space="preserve">and</w:delText>
        </w:r>
      </w:del>
      <w:del w:id="1228" w:author="PR Preview" w:date="2026-01-01T00:00:00Z">
        <w:r>
          <w:delText xml:space="preserve"> </w:delText>
        </w:r>
      </w:del>
      <w:del w:id="1229" w:author="PR Preview" w:date="2026-01-01T00:00:00Z">
        <w:r>
          <w:delText xml:space="preserve">$v_2 \mathord{\smash[b]{\underset{\raise.3ex\hbox{$\scriptstyle\sim$}}{u}}\vphantom{u}} = 5\mathord{\smash[b]{\underset{\raise.3ex\hbox{$\scriptstyle\sim$}}{u}}\vphantom{u}}$</w:delText>
        </w:r>
      </w:del>
      <w:del w:id="1230" w:author="PR Preview" w:date="2026-01-01T00:00:00Z">
        <w:r>
          <w:delText xml:space="preserve">.</w:delText>
        </w:r>
      </w:del>
      <w:del w:id="1231" w:author="PR Preview" w:date="2026-01-01T00:00:00Z">
        <w:r>
          <w:delText xml:space="preserve"> </w:delText>
        </w:r>
      </w:del>
      <w:del w:id="1232" w:author="PR Preview" w:date="2026-01-01T00:00:00Z">
        <w:r>
          <w:delText xml:space="preserve">So the two columns are not linearly independent,</w:delText>
        </w:r>
      </w:del>
      <w:del w:id="1233" w:author="PR Preview" w:date="2026-01-01T00:00:00Z">
        <w:r>
          <w:delText xml:space="preserve"> </w:delText>
        </w:r>
      </w:del>
      <w:del w:id="1234" w:author="PR Preview" w:date="2026-01-01T00:00:00Z">
        <w:r>
          <w:delText xml:space="preserve">and the</w:delText>
        </w:r>
      </w:del>
      <w:del w:id="1235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×</m:t>
        </m:r>
        <m:r>
          <m:t>2</m:t>
        </m:r>
      </m:oMath>
      <w:del w:id="1236" w:author="PR Preview" w:date="2026-01-01T00:00:00Z">
        <w:r>
          <w:delText xml:space="preserve"> </w:delText>
        </w:r>
      </w:del>
      <w:del w:id="1237" w:author="PR Preview" w:date="2026-01-01T00:00:00Z">
        <w:r>
          <w:delText xml:space="preserve">matrix has rank</w:delText>
        </w:r>
      </w:del>
      <w:del w:id="1238" w:author="PR Preview" w:date="2026-01-01T00:00:00Z">
        <w:r>
          <w:delText xml:space="preserve"> </w:delText>
        </w:r>
      </w:del>
      <m:oMath>
        <m:r>
          <m:t>1</m:t>
        </m:r>
      </m:oMath>
      <w:del w:id="1239" w:author="PR Preview" w:date="2026-01-01T00:00:00Z">
        <w:r>
          <w:delText xml:space="preserve">.</w:delText>
        </w:r>
      </w:del>
    </w:p>
    <w:p>
      <w:pPr>
        <w:pStyle w:val="BodyText"/>
      </w:pPr>
      <w:ins w:id="1240" w:author="PR Preview" w:date="2026-01-01T00:00:00Z">
        <w:r>
          <w:rPr>
            <w:b/>
            <w:bCs/>
          </w:rPr>
          <w:t xml:space="preserve">Example 27 (The rank of an outer product)</w:t>
        </w:r>
      </w:ins>
      <w:ins w:id="1241" w:author="PR Preview" w:date="2026-01-01T00:00:00Z">
        <w:r>
          <w:t xml:space="preserve"> </w:t>
        </w:r>
      </w:ins>
      <w:ins w:id="1242" w:author="PR Preview" w:date="2026-01-01T00:00:00Z">
        <w:r>
          <w:t xml:space="preserve">In</w:t>
        </w:r>
      </w:ins>
      <w:ins w:id="1243" w:author="PR Preview" w:date="2026-01-01T00:00:00Z">
        <w:r>
          <w:t xml:space="preserve"> </w:t>
        </w:r>
      </w:ins>
      <w:hyperlink w:anchor="exm-outer-product">
        <w:ins w:id="1244" w:author="PR Preview" w:date="2026-01-01T00:00:00Z">
          <w:r>
            <w:rPr>
              <w:rStyle w:val="Hyperlink"/>
            </w:rPr>
            <w:t xml:space="preserve">Example 26</w:t>
          </w:r>
        </w:ins>
      </w:hyperlink>
      <w:ins w:id="1245" w:author="PR Preview" w:date="2026-01-01T00:00:00Z">
        <w:r>
          <w:t xml:space="preserve">,</w:t>
        </w:r>
      </w:ins>
      <w:ins w:id="1246" w:author="PR Preview" w:date="2026-01-01T00:00:00Z">
        <w:r>
          <w:t xml:space="preserve"> </w:t>
        </w:r>
      </w:ins>
      <w:ins w:id="1247" w:author="PR Preview" w:date="2026-01-01T00:00:00Z">
        <w:r>
          <w:t xml:space="preserve">the second column</w:t>
        </w:r>
      </w:ins>
      <w:ins w:id="124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ins w:id="1249" w:author="PR Preview" w:date="2026-01-01T00:00:00Z">
        <w:r>
          <w:t xml:space="preserve"> </w:t>
        </w:r>
      </w:ins>
      <w:ins w:id="1250" w:author="PR Preview" w:date="2026-01-01T00:00:00Z">
        <w:r>
          <w:t xml:space="preserve">of</w:t>
        </w:r>
      </w:ins>
      <w:ins w:id="1251" w:author="PR Preview" w:date="2026-01-01T00:00:00Z">
        <w:r>
          <w:t xml:space="preserve"> </w:t>
        </w:r>
      </w:ins>
      <w:ins w:id="1252" w:author="PR Preview" w:date="2026-01-01T00:00:00Z">
        <w:r>
          <w:t xml:space="preserve">$\mathord{\smash[b]{\underset{\raise.3ex\hbox{$\scriptstyle\sim$}}{u}}\vphantom{u}}\,{\mathord{\smash[b]{\underset{\raise.3ex\hbox{$\scriptstyle\sim$}}{v}}\vphantom{v}}}^{\top}$</w:t>
        </w:r>
      </w:ins>
      <w:ins w:id="1253" w:author="PR Preview" w:date="2026-01-01T00:00:00Z">
        <w:r>
          <w:t xml:space="preserve"> </w:t>
        </w:r>
      </w:ins>
      <w:ins w:id="1254" w:author="PR Preview" w:date="2026-01-01T00:00:00Z">
        <w:r>
          <w:t xml:space="preserve">is</w:t>
        </w:r>
      </w:ins>
      <w:ins w:id="1255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ins w:id="1256" w:author="PR Preview" w:date="2026-01-01T00:00:00Z">
        <w:r>
          <w:t xml:space="preserve"> </w:t>
        </w:r>
      </w:ins>
      <w:ins w:id="1257" w:author="PR Preview" w:date="2026-01-01T00:00:00Z">
        <w:r>
          <w:t xml:space="preserve">times the first column</w:t>
        </w:r>
      </w:ins>
      <w:ins w:id="125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ins w:id="1259" w:author="PR Preview" w:date="2026-01-01T00:00:00Z">
        <w:r>
          <w:t xml:space="preserve">,</w:t>
        </w:r>
      </w:ins>
      <w:ins w:id="1260" w:author="PR Preview" w:date="2026-01-01T00:00:00Z">
        <w:r>
          <w:t xml:space="preserve"> </w:t>
        </w:r>
      </w:ins>
      <w:ins w:id="1261" w:author="PR Preview" w:date="2026-01-01T00:00:00Z">
        <w:r>
          <w:t xml:space="preserve">because the columns are</w:t>
        </w:r>
      </w:ins>
      <w:ins w:id="1262" w:author="PR Preview" w:date="2026-01-01T00:00:00Z">
        <w:r>
          <w:t xml:space="preserve"> </w:t>
        </w:r>
      </w:ins>
      <w:ins w:id="1263" w:author="PR Preview" w:date="2026-01-01T00:00:00Z">
        <w:r>
          <w:t xml:space="preserve">$v_1 \mathord{\smash[b]{\underset{\raise.3ex\hbox{$\scriptstyle\sim$}}{u}}\vphantom{u}} = 4\mathord{\smash[b]{\underset{\raise.3ex\hbox{$\scriptstyle\sim$}}{u}}\vphantom{u}}$</w:t>
        </w:r>
      </w:ins>
      <w:ins w:id="1264" w:author="PR Preview" w:date="2026-01-01T00:00:00Z">
        <w:r>
          <w:t xml:space="preserve"> </w:t>
        </w:r>
      </w:ins>
      <w:ins w:id="1265" w:author="PR Preview" w:date="2026-01-01T00:00:00Z">
        <w:r>
          <w:t xml:space="preserve">and</w:t>
        </w:r>
      </w:ins>
      <w:ins w:id="1266" w:author="PR Preview" w:date="2026-01-01T00:00:00Z">
        <w:r>
          <w:t xml:space="preserve"> </w:t>
        </w:r>
      </w:ins>
      <w:ins w:id="1267" w:author="PR Preview" w:date="2026-01-01T00:00:00Z">
        <w:r>
          <w:t xml:space="preserve">$v_2 \mathord{\smash[b]{\underset{\raise.3ex\hbox{$\scriptstyle\sim$}}{u}}\vphantom{u}} = 5\mathord{\smash[b]{\underset{\raise.3ex\hbox{$\scriptstyle\sim$}}{u}}\vphantom{u}}$</w:t>
        </w:r>
      </w:ins>
      <w:ins w:id="1268" w:author="PR Preview" w:date="2026-01-01T00:00:00Z">
        <w:r>
          <w:t xml:space="preserve">.</w:t>
        </w:r>
      </w:ins>
      <w:ins w:id="1269" w:author="PR Preview" w:date="2026-01-01T00:00:00Z">
        <w:r>
          <w:t xml:space="preserve"> </w:t>
        </w:r>
      </w:ins>
      <w:ins w:id="1270" w:author="PR Preview" w:date="2026-01-01T00:00:00Z">
        <w:r>
          <w:t xml:space="preserve">So the two columns are not linearly independent,</w:t>
        </w:r>
      </w:ins>
      <w:ins w:id="1271" w:author="PR Preview" w:date="2026-01-01T00:00:00Z">
        <w:r>
          <w:t xml:space="preserve"> </w:t>
        </w:r>
      </w:ins>
      <w:ins w:id="1272" w:author="PR Preview" w:date="2026-01-01T00:00:00Z">
        <w:r>
          <w:t xml:space="preserve">and the</w:t>
        </w:r>
      </w:ins>
      <w:ins w:id="1273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×</m:t>
        </m:r>
        <m:r>
          <m:t>2</m:t>
        </m:r>
      </m:oMath>
      <w:ins w:id="1274" w:author="PR Preview" w:date="2026-01-01T00:00:00Z">
        <w:r>
          <w:t xml:space="preserve"> </w:t>
        </w:r>
      </w:ins>
      <w:ins w:id="1275" w:author="PR Preview" w:date="2026-01-01T00:00:00Z">
        <w:r>
          <w:t xml:space="preserve">matrix has rank</w:t>
        </w:r>
      </w:ins>
      <w:ins w:id="1276" w:author="PR Preview" w:date="2026-01-01T00:00:00Z">
        <w:r>
          <w:t xml:space="preserve"> </w:t>
        </w:r>
      </w:ins>
      <m:oMath>
        <m:r>
          <m:t>1</m:t>
        </m:r>
      </m:oMath>
      <w:ins w:id="1277" w:author="PR Preview" w:date="2026-01-01T00:00:00Z">
        <w:r>
          <w:t xml:space="preserve">.</w:t>
        </w:r>
      </w:ins>
    </w:p>
    <w:bookmarkEnd w:id="109"/>
    <w:bookmarkStart w:id="138" w:name="refs"/>
    <w:bookmarkStart w:id="111" w:name="ref-wikipedia_inner_product_spa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“Inner product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https://en.wikipedia.org/wiki/Inner_product_space</w:t>
        </w:r>
      </w:hyperlink>
    </w:p>
    <w:bookmarkEnd w:id="111"/>
    <w:bookmarkStart w:id="113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112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113"/>
    <w:bookmarkStart w:id="115" w:name="ref-banerjee2014line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14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15"/>
    <w:bookmarkStart w:id="117" w:name="ref-zhou2024vect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https://ucla-biostat-216.github.io/2024fall/slides/02-vector/02-vector.html</w:t>
        </w:r>
      </w:hyperlink>
    </w:p>
    <w:bookmarkEnd w:id="117"/>
    <w:bookmarkStart w:id="119" w:name="ref-wikipedia_pythagorean_theorem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https://en.wikipedia.org/wiki/Pythagorean_theorem</w:t>
        </w:r>
      </w:hyperlink>
    </w:p>
    <w:bookmarkEnd w:id="119"/>
    <w:bookmarkStart w:id="121" w:name="ref-wikipedia_cauchy_schwarz_inequali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“Cauchy–schwarz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https://en.wikipedia.org/wiki/Cauchy%E2%80%93Schwarz_inequality</w:t>
        </w:r>
      </w:hyperlink>
    </w:p>
    <w:bookmarkEnd w:id="121"/>
    <w:bookmarkStart w:id="123" w:name="ref-wikipedia_norm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https://en.wikipedia.org/wiki/Norm_(mathematics)</w:t>
        </w:r>
      </w:hyperlink>
    </w:p>
    <w:bookmarkEnd w:id="123"/>
    <w:bookmarkStart w:id="125" w:name="ref-wikipedia_triangle_inequality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“Triangle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https://en.wikipedia.org/wiki/Triangle_inequality</w:t>
        </w:r>
      </w:hyperlink>
    </w:p>
    <w:bookmarkEnd w:id="125"/>
    <w:bookmarkStart w:id="127" w:name="ref-wikipedia_lp_spa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“Lp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https://en.wikipedia.org/wiki/Lp_space</w:t>
        </w:r>
      </w:hyperlink>
    </w:p>
    <w:bookmarkEnd w:id="127"/>
    <w:bookmarkStart w:id="129" w:name="ref-wikipedia_uniform_nor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“Uniform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https://en.wikipedia.org/wiki/Uniform_norm</w:t>
        </w:r>
      </w:hyperlink>
    </w:p>
    <w:bookmarkEnd w:id="129"/>
    <w:bookmarkStart w:id="131" w:name="ref-wikipedia_cosine_similar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“Cosine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https://en.wikipedia.org/wiki/Cosine_similarity</w:t>
        </w:r>
      </w:hyperlink>
    </w:p>
    <w:bookmarkEnd w:id="131"/>
    <w:bookmarkStart w:id="133" w:name="ref-wikipedia_orthonormal_basi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“Orthonormal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https://en.wikipedia.org/wiki/Orthonormal_basis</w:t>
        </w:r>
      </w:hyperlink>
    </w:p>
    <w:bookmarkEnd w:id="133"/>
    <w:bookmarkStart w:id="135" w:name="ref-wikipedia_gram_schmidt_proces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“Gram–schmidt process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https://en.wikipedia.org/wiki/Gram%E2%80%93Schmidt_process</w:t>
        </w:r>
      </w:hyperlink>
    </w:p>
    <w:bookmarkEnd w:id="135"/>
    <w:bookmarkStart w:id="137" w:name="ref-wikipedia_outer_produc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“Outer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https://en.wikipedia.org/wiki/Outer_product</w:t>
        </w:r>
      </w:hyperlink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9" Type="http://schemas.openxmlformats.org/officeDocument/2006/relationships/hyperlink" Target="algebra-trigonometry.qmd#def-angle-unit-circle" TargetMode="External"/><Relationship Id="rId52" Type="http://schemas.openxmlformats.org/officeDocument/2006/relationships/hyperlink" Target="algebra-trigonometry.qmd#def-arccosine" TargetMode="External"/><Relationship Id="rId55" Type="http://schemas.openxmlformats.org/officeDocument/2006/relationships/hyperlink" Target="algebra-trigonometry.qmd#def-cosine-sine" TargetMode="External"/><Relationship Id="rId112" Type="http://schemas.openxmlformats.org/officeDocument/2006/relationships/hyperlink" Target="https://doi.org/10.1007/978-3-031-41026-0" TargetMode="External"/><Relationship Id="rId120" Type="http://schemas.openxmlformats.org/officeDocument/2006/relationships/hyperlink" Target="https://en.wikipedia.org/wiki/Cauchy%E2%80%93Schwarz_inequality" TargetMode="External"/><Relationship Id="rId130" Type="http://schemas.openxmlformats.org/officeDocument/2006/relationships/hyperlink" Target="https://en.wikipedia.org/wiki/Cosine_similarity" TargetMode="External"/><Relationship Id="rId134" Type="http://schemas.openxmlformats.org/officeDocument/2006/relationships/hyperlink" Target="https://en.wikipedia.org/wiki/Gram%E2%80%93Schmidt_process" TargetMode="External"/><Relationship Id="rId110" Type="http://schemas.openxmlformats.org/officeDocument/2006/relationships/hyperlink" Target="https://en.wikipedia.org/wiki/Inner_product_space" TargetMode="External"/><Relationship Id="rId126" Type="http://schemas.openxmlformats.org/officeDocument/2006/relationships/hyperlink" Target="https://en.wikipedia.org/wiki/Lp_space" TargetMode="External"/><Relationship Id="rId122" Type="http://schemas.openxmlformats.org/officeDocument/2006/relationships/hyperlink" Target="https://en.wikipedia.org/wiki/Norm_(mathematics)" TargetMode="External"/><Relationship Id="rId132" Type="http://schemas.openxmlformats.org/officeDocument/2006/relationships/hyperlink" Target="https://en.wikipedia.org/wiki/Orthonormal_basis" TargetMode="External"/><Relationship Id="rId136" Type="http://schemas.openxmlformats.org/officeDocument/2006/relationships/hyperlink" Target="https://en.wikipedia.org/wiki/Outer_product" TargetMode="External"/><Relationship Id="rId118" Type="http://schemas.openxmlformats.org/officeDocument/2006/relationships/hyperlink" Target="https://en.wikipedia.org/wiki/Pythagorean_theorem" TargetMode="External"/><Relationship Id="rId124" Type="http://schemas.openxmlformats.org/officeDocument/2006/relationships/hyperlink" Target="https://en.wikipedia.org/wiki/Triangle_inequality" TargetMode="External"/><Relationship Id="rId128" Type="http://schemas.openxmlformats.org/officeDocument/2006/relationships/hyperlink" Target="https://en.wikipedia.org/wiki/Uniform_norm" TargetMode="External"/><Relationship Id="rId64" Type="http://schemas.openxmlformats.org/officeDocument/2006/relationships/hyperlink" Target="https://morrison-lab.github.io/sds/exploratory-descriptive.html#def-pearson-r" TargetMode="External"/><Relationship Id="rId116" Type="http://schemas.openxmlformats.org/officeDocument/2006/relationships/hyperlink" Target="https://ucla-biostat-216.github.io/2024fall/slides/02-vector/02-vector.html" TargetMode="External"/><Relationship Id="rId114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102" Type="http://schemas.openxmlformats.org/officeDocument/2006/relationships/hyperlink" Target="linear-algebra-matrices.html#def-matrix-mult" TargetMode="External"/><Relationship Id="rId105" Type="http://schemas.openxmlformats.org/officeDocument/2006/relationships/hyperlink" Target="linear-algebra-matrices.html#exm-dot-product-matmul" TargetMode="External"/><Relationship Id="rId77" Type="http://schemas.openxmlformats.org/officeDocument/2006/relationships/hyperlink" Target="linear-algebra-subspaces.html#def-basis" TargetMode="External"/><Relationship Id="rId80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7" Type="http://schemas.openxmlformats.org/officeDocument/2006/relationships/hyperlink" Target="linear-algebra-subspaces.html#def-rank" TargetMode="External"/><Relationship Id="rId93" Type="http://schemas.openxmlformats.org/officeDocument/2006/relationships/hyperlink" Target="linear-algebra-subspaces.html#def-span" TargetMode="External"/><Relationship Id="rId83" Type="http://schemas.openxmlformats.org/officeDocument/2006/relationships/hyperlink" Target="linear-algebra-subspaces.html#exm-basis" TargetMode="External"/><Relationship Id="rId79" Type="http://schemas.openxmlformats.org/officeDocument/2006/relationships/hyperlink" Target="linear-algebra-subspaces.html#exm-dimension" TargetMode="External"/><Relationship Id="rId99" Type="http://schemas.openxmlformats.org/officeDocument/2006/relationships/hyperlink" Target="linear-algebra-subspaces.html#exm-extend-basis" TargetMode="External"/><Relationship Id="rId84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5" Type="http://schemas.openxmlformats.org/officeDocument/2006/relationships/hyperlink" Target="linear-algebra-subspaces.html#thm-add-outside-span" TargetMode="External"/><Relationship Id="rId98" Type="http://schemas.openxmlformats.org/officeDocument/2006/relationships/hyperlink" Target="linear-algebra-subspaces.html#thm-extend-basis" TargetMode="External"/><Relationship Id="rId94" Type="http://schemas.openxmlformats.org/officeDocument/2006/relationships/hyperlink" Target="linear-algebra-subspaces.html#thm-span-subspace" TargetMode="External"/><Relationship Id="rId81" Type="http://schemas.openxmlformats.org/officeDocument/2006/relationships/hyperlink" Target="linear-algebra-subspaces.html#thm-subspace-equal-dim" TargetMode="External"/><Relationship Id="rId60" Type="http://schemas.openxmlformats.org/officeDocument/2006/relationships/hyperlink" Target="linear-algebra-vectors.html#def-dot-product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74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92" Type="http://schemas.openxmlformats.org/officeDocument/2006/relationships/hyperlink" Target="proof-writing.qmd#def-proof-by-induction" TargetMode="External"/><Relationship Id="rId54" Type="http://schemas.openxmlformats.org/officeDocument/2006/relationships/hyperlink" Target="sets.qmd#def-closed-interval" TargetMode="External"/><Relationship Id="rId9" Type="http://schemas.openxmlformats.org/officeDocument/2006/relationships/hyperlink" Target="algebra-trigonometry.html#def-cosine-sine" TargetMode="External"/><Relationship Id="rId10" Type="http://schemas.openxmlformats.org/officeDocument/2006/relationships/hyperlink" Target="algebra-trigonometry.html#thm-cosine-bije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9" Type="http://schemas.openxmlformats.org/officeDocument/2006/relationships/hyperlink" Target="algebra-trigonometry.qmd#def-angle-unit-circle" TargetMode="External"/><Relationship Id="rId52" Type="http://schemas.openxmlformats.org/officeDocument/2006/relationships/hyperlink" Target="algebra-trigonometry.qmd#def-arccosine" TargetMode="External"/><Relationship Id="rId55" Type="http://schemas.openxmlformats.org/officeDocument/2006/relationships/hyperlink" Target="algebra-trigonometry.qmd#def-cosine-sine" TargetMode="External"/><Relationship Id="rId112" Type="http://schemas.openxmlformats.org/officeDocument/2006/relationships/hyperlink" Target="https://doi.org/10.1007/978-3-031-41026-0" TargetMode="External"/><Relationship Id="rId120" Type="http://schemas.openxmlformats.org/officeDocument/2006/relationships/hyperlink" Target="https://en.wikipedia.org/wiki/Cauchy%E2%80%93Schwarz_inequality" TargetMode="External"/><Relationship Id="rId130" Type="http://schemas.openxmlformats.org/officeDocument/2006/relationships/hyperlink" Target="https://en.wikipedia.org/wiki/Cosine_similarity" TargetMode="External"/><Relationship Id="rId134" Type="http://schemas.openxmlformats.org/officeDocument/2006/relationships/hyperlink" Target="https://en.wikipedia.org/wiki/Gram%E2%80%93Schmidt_process" TargetMode="External"/><Relationship Id="rId110" Type="http://schemas.openxmlformats.org/officeDocument/2006/relationships/hyperlink" Target="https://en.wikipedia.org/wiki/Inner_product_space" TargetMode="External"/><Relationship Id="rId126" Type="http://schemas.openxmlformats.org/officeDocument/2006/relationships/hyperlink" Target="https://en.wikipedia.org/wiki/Lp_space" TargetMode="External"/><Relationship Id="rId122" Type="http://schemas.openxmlformats.org/officeDocument/2006/relationships/hyperlink" Target="https://en.wikipedia.org/wiki/Norm_(mathematics)" TargetMode="External"/><Relationship Id="rId132" Type="http://schemas.openxmlformats.org/officeDocument/2006/relationships/hyperlink" Target="https://en.wikipedia.org/wiki/Orthonormal_basis" TargetMode="External"/><Relationship Id="rId136" Type="http://schemas.openxmlformats.org/officeDocument/2006/relationships/hyperlink" Target="https://en.wikipedia.org/wiki/Outer_product" TargetMode="External"/><Relationship Id="rId118" Type="http://schemas.openxmlformats.org/officeDocument/2006/relationships/hyperlink" Target="https://en.wikipedia.org/wiki/Pythagorean_theorem" TargetMode="External"/><Relationship Id="rId124" Type="http://schemas.openxmlformats.org/officeDocument/2006/relationships/hyperlink" Target="https://en.wikipedia.org/wiki/Triangle_inequality" TargetMode="External"/><Relationship Id="rId128" Type="http://schemas.openxmlformats.org/officeDocument/2006/relationships/hyperlink" Target="https://en.wikipedia.org/wiki/Uniform_norm" TargetMode="External"/><Relationship Id="rId64" Type="http://schemas.openxmlformats.org/officeDocument/2006/relationships/hyperlink" Target="https://morrison-lab.github.io/sds/exploratory-descriptive.html#def-pearson-r" TargetMode="External"/><Relationship Id="rId116" Type="http://schemas.openxmlformats.org/officeDocument/2006/relationships/hyperlink" Target="https://ucla-biostat-216.github.io/2024fall/slides/02-vector/02-vector.html" TargetMode="External"/><Relationship Id="rId114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102" Type="http://schemas.openxmlformats.org/officeDocument/2006/relationships/hyperlink" Target="linear-algebra-matrices.html#def-matrix-mult" TargetMode="External"/><Relationship Id="rId105" Type="http://schemas.openxmlformats.org/officeDocument/2006/relationships/hyperlink" Target="linear-algebra-matrices.html#exm-dot-product-matmul" TargetMode="External"/><Relationship Id="rId77" Type="http://schemas.openxmlformats.org/officeDocument/2006/relationships/hyperlink" Target="linear-algebra-subspaces.html#def-basis" TargetMode="External"/><Relationship Id="rId80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7" Type="http://schemas.openxmlformats.org/officeDocument/2006/relationships/hyperlink" Target="linear-algebra-subspaces.html#def-rank" TargetMode="External"/><Relationship Id="rId93" Type="http://schemas.openxmlformats.org/officeDocument/2006/relationships/hyperlink" Target="linear-algebra-subspaces.html#def-span" TargetMode="External"/><Relationship Id="rId83" Type="http://schemas.openxmlformats.org/officeDocument/2006/relationships/hyperlink" Target="linear-algebra-subspaces.html#exm-basis" TargetMode="External"/><Relationship Id="rId79" Type="http://schemas.openxmlformats.org/officeDocument/2006/relationships/hyperlink" Target="linear-algebra-subspaces.html#exm-dimension" TargetMode="External"/><Relationship Id="rId99" Type="http://schemas.openxmlformats.org/officeDocument/2006/relationships/hyperlink" Target="linear-algebra-subspaces.html#exm-extend-basis" TargetMode="External"/><Relationship Id="rId84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5" Type="http://schemas.openxmlformats.org/officeDocument/2006/relationships/hyperlink" Target="linear-algebra-subspaces.html#thm-add-outside-span" TargetMode="External"/><Relationship Id="rId98" Type="http://schemas.openxmlformats.org/officeDocument/2006/relationships/hyperlink" Target="linear-algebra-subspaces.html#thm-extend-basis" TargetMode="External"/><Relationship Id="rId94" Type="http://schemas.openxmlformats.org/officeDocument/2006/relationships/hyperlink" Target="linear-algebra-subspaces.html#thm-span-subspace" TargetMode="External"/><Relationship Id="rId81" Type="http://schemas.openxmlformats.org/officeDocument/2006/relationships/hyperlink" Target="linear-algebra-subspaces.html#thm-subspace-equal-dim" TargetMode="External"/><Relationship Id="rId60" Type="http://schemas.openxmlformats.org/officeDocument/2006/relationships/hyperlink" Target="linear-algebra-vectors.html#def-dot-product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74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92" Type="http://schemas.openxmlformats.org/officeDocument/2006/relationships/hyperlink" Target="proof-writing.qmd#def-proof-by-induction" TargetMode="External"/><Relationship Id="rId54" Type="http://schemas.openxmlformats.org/officeDocument/2006/relationships/hyperlink" Target="sets.qmd#def-closed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2026-10-19T10:50:15Z</dcterms:created>
  <dcterms:modified xsi:type="dcterms:W3CDTF">2026-10-19T10:50:15Z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