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 (Strict and non-strict inequalities)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</w:delText>
        </w:r>
      </w:del>
      <w:del w:id="6" w:author="PR Preview" w:date="2026-01-01T00:00:00Z">
        <w:r>
          <w:delText xml:space="preserve"> </w:delText>
        </w:r>
      </w:del>
      <w:hyperlink r:id="rId15">
        <w:del w:id="7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m:oMath>
        <m:r>
          <m:t>b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&lt;</m:t>
        </m:r>
        <m:r>
          <m:t>b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del w:id="16" w:author="PR Preview" w:date="2026-01-01T00:00:00Z">
        <w:r>
          <w:delText xml:space="preserve">“</w:delText>
        </w:r>
      </w:del>
      <m:oMath>
        <m:r>
          <m:t>a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less than</w:delText>
        </w:r>
      </w:del>
      <w:del w:id="19" w:author="PR Preview" w:date="2026-01-01T00:00:00Z">
        <w:r>
          <w:delText xml:space="preserve"> </w:delText>
        </w:r>
      </w:del>
      <m:oMath>
        <m:r>
          <m:t>b</m:t>
        </m:r>
      </m:oMath>
      <w:del w:id="20" w:author="PR Preview" w:date="2026-01-01T00:00:00Z">
        <w:r>
          <w:delText xml:space="preserve">”</w:delText>
        </w:r>
      </w:del>
      <w:del w:id="21" w:author="PR Preview" w:date="2026-01-01T00:00:00Z">
        <w:r>
          <w:delText xml:space="preserve">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b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</w:delText>
        </w:r>
      </w:del>
      <w:del w:id="27" w:author="PR Preview" w:date="2026-01-01T00:00:00Z">
        <w:r>
          <w:delText xml:space="preserve">“</w:delText>
        </w:r>
      </w:del>
      <m:oMath>
        <m:r>
          <m:t>a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greater than</w:delText>
        </w:r>
      </w:del>
      <w:del w:id="30" w:author="PR Preview" w:date="2026-01-01T00:00:00Z">
        <w:r>
          <w:delText xml:space="preserve"> </w:delText>
        </w:r>
      </w:del>
      <m:oMath>
        <m:r>
          <m:t>b</m:t>
        </m:r>
      </m:oMath>
      <w:del w:id="31" w:author="PR Preview" w:date="2026-01-01T00:00:00Z">
        <w:r>
          <w:delText xml:space="preserve">”</w:delText>
        </w:r>
      </w:del>
      <w:del w:id="32" w:author="PR Preview" w:date="2026-01-01T00:00:00Z">
        <w:r>
          <w:delText xml:space="preserve">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are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strict inequalities</w:delText>
        </w:r>
      </w:del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non-strict inequalities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also allow equality: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3 (Strict inequalities)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For</w:t>
        </w:r>
      </w:ins>
      <w:ins w:id="47" w:author="PR Preview" w:date="2026-01-01T00:00:00Z">
        <w:r>
          <w:t xml:space="preserve"> </w:t>
        </w:r>
      </w:ins>
      <w:hyperlink r:id="rId15">
        <w:ins w:id="4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49" w:author="PR Preview" w:date="2026-01-01T00:00:00Z">
        <w:r>
          <w:t xml:space="preserve"> </w:t>
        </w:r>
      </w:ins>
      <m:oMath>
        <m:r>
          <m:t>a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</w:t>
        </w:r>
      </w:ins>
      <w:ins w:id="52" w:author="PR Preview" w:date="2026-01-01T00:00:00Z">
        <w:r>
          <w:t xml:space="preserve"> </w:t>
        </w:r>
      </w:ins>
      <m:oMath>
        <m:r>
          <m:t>b</m:t>
        </m:r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ins w:id="57" w:author="PR Preview" w:date="2026-01-01T00:00:00Z">
        <w:r>
          <w:t xml:space="preserve">“</w:t>
        </w:r>
      </w:ins>
      <m:oMath>
        <m:r>
          <m:t>a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less than</w:t>
        </w:r>
      </w:ins>
      <w:ins w:id="60" w:author="PR Preview" w:date="2026-01-01T00:00:00Z">
        <w:r>
          <w:t xml:space="preserve"> </w:t>
        </w:r>
      </w:ins>
      <m:oMath>
        <m:r>
          <m:t>b</m:t>
        </m:r>
      </m:oMath>
      <w:ins w:id="61" w:author="PR Preview" w:date="2026-01-01T00:00:00Z">
        <w:r>
          <w:t xml:space="preserve">”</w:t>
        </w:r>
      </w:ins>
      <w:ins w:id="62" w:author="PR Preview" w:date="2026-01-01T00:00:00Z">
        <w:r>
          <w:t xml:space="preserve">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</w:t>
        </w:r>
      </w:ins>
      <w:ins w:id="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</w:t>
        </w:r>
      </w:ins>
      <w:ins w:id="68" w:author="PR Preview" w:date="2026-01-01T00:00:00Z">
        <w:r>
          <w:t xml:space="preserve">“</w:t>
        </w:r>
      </w:ins>
      <m:oMath>
        <m:r>
          <m:t>a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greater than</w:t>
        </w:r>
      </w:ins>
      <w:ins w:id="71" w:author="PR Preview" w:date="2026-01-01T00:00:00Z">
        <w:r>
          <w:t xml:space="preserve"> </w:t>
        </w:r>
      </w:ins>
      <m:oMath>
        <m:r>
          <m:t>b</m:t>
        </m:r>
      </m:oMath>
      <w:ins w:id="72" w:author="PR Preview" w:date="2026-01-01T00:00:00Z">
        <w:r>
          <w:t xml:space="preserve">”</w:t>
        </w:r>
      </w:ins>
      <w:ins w:id="73" w:author="PR Preview" w:date="2026-01-01T00:00:00Z">
        <w:r>
          <w:t xml:space="preserve">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are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b/>
            <w:bCs/>
          </w:rPr>
          <w:t xml:space="preserve">strict inequalities</w:t>
        </w:r>
      </w:ins>
      <w:ins w:id="78" w:author="PR Preview" w:date="2026-01-01T00:00:00Z">
        <w:r>
          <w:t xml:space="preserve">.</w:t>
        </w:r>
      </w:ins>
    </w:p>
    <w:bookmarkEnd w:id="19"/>
    <w:bookmarkStart w:id="20" w:name="def-non-strict-inequality"/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Definition 4 (Non-strict inequalities)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For</w:t>
        </w:r>
      </w:ins>
      <w:ins w:id="82" w:author="PR Preview" w:date="2026-01-01T00:00:00Z">
        <w:r>
          <w:t xml:space="preserve"> </w:t>
        </w:r>
      </w:ins>
      <w:hyperlink r:id="rId15">
        <w:ins w:id="83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84" w:author="PR Preview" w:date="2026-01-01T00:00:00Z">
        <w:r>
          <w:t xml:space="preserve"> </w:t>
        </w:r>
      </w:ins>
      <m:oMath>
        <m:r>
          <m:t>a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</w:t>
        </w:r>
      </w:ins>
      <w:ins w:id="87" w:author="PR Preview" w:date="2026-01-01T00:00:00Z">
        <w:r>
          <w:t xml:space="preserve"> </w:t>
        </w:r>
      </w:ins>
      <m:oMath>
        <m:r>
          <m:t>b</m:t>
        </m:r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rPr>
            <w:b/>
            <w:bCs/>
          </w:rPr>
          <w:t xml:space="preserve">non-strict inequalities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also allow equality,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unlike the strict inequalities (</w:t>
        </w:r>
      </w:ins>
      <w:hyperlink w:anchor="def-strict-inequality">
        <w:ins w:id="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8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del w:id="99" w:author="PR Preview" w:date="2026-01-01T00:00:00Z">
        <w:r>
          <w:rPr>
            <w:b/>
            <w:bCs/>
          </w:rPr>
          <w:delText xml:space="preserve">Definition 4 (Power, base, and exponent)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Let</w:delText>
        </w:r>
      </w:del>
      <w:del w:id="102" w:author="PR Preview" w:date="2026-01-01T00:00:00Z">
        <w:r>
          <w:delText xml:space="preserve"> </w:delText>
        </w:r>
      </w:del>
      <m:oMath>
        <m:r>
          <m:t>a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be a real number and</w:delText>
        </w:r>
      </w:del>
      <w:del w:id="105" w:author="PR Preview" w:date="2026-01-01T00:00:00Z">
        <w:r>
          <w:delText xml:space="preserve"> </w:delText>
        </w:r>
      </w:del>
      <m:oMath>
        <m:r>
          <m:t>n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</w:delText>
        </w:r>
      </w:del>
      <w:del w:id="108" w:author="PR Preview" w:date="2026-01-01T00:00:00Z">
        <w:r>
          <w:delText xml:space="preserve"> </w:delText>
        </w:r>
      </w:del>
      <w:hyperlink r:id="rId27">
        <w:del w:id="109" w:author="PR Preview" w:date="2026-01-01T00:00:00Z">
          <w:r>
            <w:rPr>
              <w:rStyle w:val="Hyperlink"/>
            </w:rPr>
            <w:delText xml:space="preserve">natural number</w:delText>
          </w:r>
        </w:del>
      </w:hyperlink>
      <w:del w:id="110" w:author="PR Preview" w:date="2026-01-01T00:00:00Z">
        <w:r>
          <w:delText xml:space="preserve">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</w:delText>
        </w:r>
      </w:del>
      <w:del w:id="113" w:author="PR Preview" w:date="2026-01-01T00:00:00Z">
        <w:r>
          <w:delText xml:space="preserve"> </w:delText>
        </w:r>
      </w:del>
      <m:oMath>
        <m:r>
          <m:t>n</m:t>
        </m:r>
      </m:oMath>
      <w:del w:id="114" w:author="PR Preview" w:date="2026-01-01T00:00:00Z">
        <w:r>
          <w:delText xml:space="preserve">th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rPr>
            <w:b/>
            <w:bCs/>
          </w:rPr>
          <w:delText xml:space="preserve">power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of</w:delText>
        </w:r>
      </w:del>
      <w:del w:id="119" w:author="PR Preview" w:date="2026-01-01T00:00:00Z">
        <w:r>
          <w:delText xml:space="preserve"> </w:delText>
        </w:r>
      </w:del>
      <m:oMath>
        <m:r>
          <m:t>a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product of</w:delText>
        </w:r>
      </w:del>
      <w:del w:id="122" w:author="PR Preview" w:date="2026-01-01T00:00:00Z">
        <w:r>
          <w:delText xml:space="preserve"> </w:delText>
        </w:r>
      </w:del>
      <m:oMath>
        <m:r>
          <m:t>n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copies of</w:delText>
        </w:r>
      </w:del>
      <w:del w:id="125" w:author="PR Preview" w:date="2026-01-01T00:00:00Z">
        <w:r>
          <w:delText xml:space="preserve"> </w:delText>
        </w:r>
      </w:del>
      <m:oMath>
        <m:r>
          <m:t>a</m:t>
        </m:r>
      </m:oMath>
      <w:del w:id="12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del w:id="127" w:author="PR Preview" w:date="2026-01-01T00:00:00Z">
        <w:r>
          <w:delText xml:space="preserve">In</w:delText>
        </w:r>
      </w:del>
      <w:del w:id="128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n</m:t>
            </m:r>
          </m:sup>
        </m:sSup>
      </m:oMath>
      <w:del w:id="129" w:author="PR Preview" w:date="2026-01-01T00:00:00Z">
        <w:r>
          <w:delText xml:space="preserve">,</w:delText>
        </w:r>
      </w:del>
      <w:del w:id="130" w:author="PR Preview" w:date="2026-01-01T00:00:00Z">
        <w:r>
          <w:delText xml:space="preserve"> </w:delText>
        </w:r>
      </w:del>
      <m:oMath>
        <m:r>
          <m:t>a</m:t>
        </m:r>
      </m:oMath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is the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base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and</w:delText>
        </w:r>
      </w:del>
      <w:del w:id="137" w:author="PR Preview" w:date="2026-01-01T00:00:00Z">
        <w:r>
          <w:delText xml:space="preserve"> </w:delText>
        </w:r>
      </w:del>
      <m:oMath>
        <m:r>
          <m:t>n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rPr>
            <w:b/>
            <w:bCs/>
          </w:rPr>
          <w:delText xml:space="preserve">exponent</w:delText>
        </w:r>
      </w:del>
      <w:del w:id="142" w:author="PR Preview" w:date="2026-01-01T00:00:00Z">
        <w:r>
          <w:delText xml:space="preserve">.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The second power</w:delText>
        </w:r>
      </w:del>
      <w:del w:id="145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2</m:t>
            </m:r>
          </m:sup>
        </m:sSup>
      </m:oMath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the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rPr>
            <w:b/>
            <w:bCs/>
          </w:rPr>
          <w:delText xml:space="preserve">square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of</w:delText>
        </w:r>
      </w:del>
      <w:del w:id="152" w:author="PR Preview" w:date="2026-01-01T00:00:00Z">
        <w:r>
          <w:delText xml:space="preserve"> </w:delText>
        </w:r>
      </w:del>
      <m:oMath>
        <m:r>
          <m:t>a</m:t>
        </m:r>
      </m:oMath>
      <w:del w:id="153" w:author="PR Preview" w:date="2026-01-01T00:00:00Z">
        <w:r>
          <w:delText xml:space="preserve">.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Definition 5 (Power)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t>a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 a real number and</w:t>
        </w:r>
      </w:ins>
      <w:ins w:id="160" w:author="PR Preview" w:date="2026-01-01T00:00:00Z">
        <w:r>
          <w:t xml:space="preserve"> </w:t>
        </w:r>
      </w:ins>
      <m:oMath>
        <m:r>
          <m:t>n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</w:t>
        </w:r>
      </w:ins>
      <w:ins w:id="163" w:author="PR Preview" w:date="2026-01-01T00:00:00Z">
        <w:r>
          <w:t xml:space="preserve"> </w:t>
        </w:r>
      </w:ins>
      <w:hyperlink r:id="rId27">
        <w:ins w:id="164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</w:t>
        </w:r>
      </w:ins>
      <w:ins w:id="168" w:author="PR Preview" w:date="2026-01-01T00:00:00Z">
        <w:r>
          <w:t xml:space="preserve"> </w:t>
        </w:r>
      </w:ins>
      <m:oMath>
        <m:r>
          <m:t>n</m:t>
        </m:r>
      </m:oMath>
      <w:ins w:id="169" w:author="PR Preview" w:date="2026-01-01T00:00:00Z">
        <w:r>
          <w:t xml:space="preserve">th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rPr>
            <w:b/>
            <w:bCs/>
          </w:rPr>
          <w:t xml:space="preserve">power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of</w:t>
        </w:r>
      </w:ins>
      <w:ins w:id="174" w:author="PR Preview" w:date="2026-01-01T00:00:00Z">
        <w:r>
          <w:t xml:space="preserve"> </w:t>
        </w:r>
      </w:ins>
      <m:oMath>
        <m:r>
          <m:t>a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 the product of</w:t>
        </w:r>
      </w:ins>
      <w:ins w:id="177" w:author="PR Preview" w:date="2026-01-01T00:00:00Z">
        <w:r>
          <w:t xml:space="preserve"> </w:t>
        </w:r>
      </w:ins>
      <m:oMath>
        <m:r>
          <m:t>n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copies of</w:t>
        </w:r>
      </w:ins>
      <w:ins w:id="180" w:author="PR Preview" w:date="2026-01-01T00:00:00Z">
        <w:r>
          <w:t xml:space="preserve"> </w:t>
        </w:r>
      </w:ins>
      <m:oMath>
        <m:r>
          <m:t>a</m:t>
        </m:r>
      </m:oMath>
      <w:ins w:id="1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Definition 6 (Base of a power)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In</w:t>
        </w:r>
      </w:ins>
      <w:ins w:id="185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(</w:t>
        </w:r>
      </w:ins>
      <w:hyperlink w:anchor="def-power">
        <w:ins w:id="18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9" w:author="PR Preview" w:date="2026-01-01T00:00:00Z">
        <w:r>
          <w:t xml:space="preserve">),</w:t>
        </w:r>
      </w:ins>
      <w:ins w:id="190" w:author="PR Preview" w:date="2026-01-01T00:00:00Z">
        <w:r>
          <w:t xml:space="preserve"> </w:t>
        </w:r>
      </w:ins>
      <m:oMath>
        <m:r>
          <m:t>a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the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rPr>
            <w:b/>
            <w:bCs/>
          </w:rPr>
          <w:t xml:space="preserve">base</w:t>
        </w:r>
      </w:ins>
      <w:ins w:id="195" w:author="PR Preview" w:date="2026-01-01T00:00:00Z">
        <w:r>
          <w:t xml:space="preserve">.</w:t>
        </w:r>
      </w:ins>
    </w:p>
    <w:bookmarkEnd w:id="29"/>
    <w:bookmarkStart w:id="30" w:name="def-power-exponent"/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Definition 7 (Exponent of a power)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In</w:t>
        </w:r>
      </w:ins>
      <w:ins w:id="19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(</w:t>
        </w:r>
      </w:ins>
      <w:hyperlink w:anchor="def-power">
        <w:ins w:id="20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03" w:author="PR Preview" w:date="2026-01-01T00:00:00Z">
        <w:r>
          <w:t xml:space="preserve">),</w:t>
        </w:r>
      </w:ins>
      <w:ins w:id="204" w:author="PR Preview" w:date="2026-01-01T00:00:00Z">
        <w:r>
          <w:t xml:space="preserve"> </w:t>
        </w:r>
      </w:ins>
      <m:oMath>
        <m:r>
          <m:t>n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is the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rPr>
            <w:b/>
            <w:bCs/>
          </w:rPr>
          <w:t xml:space="preserve">exponent</w:t>
        </w:r>
      </w:ins>
      <w:ins w:id="209" w:author="PR Preview" w:date="2026-01-01T00:00:00Z">
        <w:r>
          <w:t xml:space="preserve">.</w:t>
        </w:r>
      </w:ins>
    </w:p>
    <w:bookmarkEnd w:id="30"/>
    <w:bookmarkStart w:id="31" w:name="def-square"/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Definition 8 (Square)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second power</w:t>
        </w:r>
      </w:ins>
      <w:ins w:id="213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hyperlink w:anchor="def-power">
        <w:ins w:id="21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17" w:author="PR Preview" w:date="2026-01-01T00:00:00Z">
        <w:r>
          <w:t xml:space="preserve">) is the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rPr>
            <w:b/>
            <w:bCs/>
          </w:rPr>
          <w:t xml:space="preserve">square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of</w:t>
        </w:r>
      </w:ins>
      <w:ins w:id="222" w:author="PR Preview" w:date="2026-01-01T00:00:00Z">
        <w:r>
          <w:t xml:space="preserve"> </w:t>
        </w:r>
      </w:ins>
      <m:oMath>
        <m:r>
          <m:t>a</m:t>
        </m:r>
      </m:oMath>
      <w:ins w:id="223" w:author="PR Preview" w:date="2026-01-01T00:00:00Z">
        <w:r>
          <w:t xml:space="preserve">.</w:t>
        </w:r>
      </w:ins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del w:id="224" w:author="PR Preview" w:date="2026-01-01T00:00:00Z">
        <w:r>
          <w:rPr>
            <w:b/>
            <w:bCs/>
          </w:rPr>
          <w:delText xml:space="preserve">Definition 5 (Powers with exponent zero or a negative integer)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For the exponent</w:delText>
        </w:r>
      </w:del>
      <w:del w:id="227" w:author="PR Preview" w:date="2026-01-01T00:00:00Z">
        <w:r>
          <w:delText xml:space="preserve"> </w:delText>
        </w:r>
      </w:del>
      <m:oMath>
        <m:r>
          <m:t>0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and negative</w:delText>
        </w:r>
      </w:del>
      <w:del w:id="230" w:author="PR Preview" w:date="2026-01-01T00:00:00Z">
        <w:r>
          <w:delText xml:space="preserve"> </w:delText>
        </w:r>
      </w:del>
      <w:hyperlink r:id="rId33">
        <w:del w:id="231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exponents:</w:delText>
        </w:r>
      </w:del>
    </w:p>
    <w:p>
      <w:pPr>
        <w:pStyle w:val="FirstParagraph"/>
      </w:pPr>
      <w:ins w:id="234" w:author="PR Preview" w:date="2026-01-01T00:00:00Z">
        <w:r>
          <w:rPr>
            <w:b/>
            <w:bCs/>
          </w:rPr>
          <w:t xml:space="preserve">Definition 9 (Powers with exponent zero or a negative integer)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the exponent</w:t>
        </w:r>
      </w:ins>
      <w:ins w:id="237" w:author="PR Preview" w:date="2026-01-01T00:00:00Z">
        <w:r>
          <w:t xml:space="preserve"> </w:t>
        </w:r>
      </w:ins>
      <m:oMath>
        <m:r>
          <m:t>0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 negative</w:t>
        </w:r>
      </w:ins>
      <w:ins w:id="240" w:author="PR Preview" w:date="2026-01-01T00:00:00Z">
        <w:r>
          <w:t xml:space="preserve"> </w:t>
        </w:r>
      </w:ins>
      <w:hyperlink r:id="rId33">
        <w:ins w:id="241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exponents:</w:t>
        </w:r>
      </w:ins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del w:id="244" w:author="PR Preview" w:date="2026-01-01T00:00:00Z">
        <w:r>
          <w:rPr>
            <w:i/>
            <w:iCs/>
          </w:rPr>
          <w:delText xml:space="preserve">Remark 1</w:delText>
        </w:r>
      </w:del>
      <w:del w:id="245" w:author="PR Preview" w:date="2026-01-01T00:00:00Z">
        <w:r>
          <w:delText xml:space="preserve"> (Powers with real exponents). </w:delText>
        </w:r>
      </w:del>
      <w:hyperlink w:anchor="def-real-power">
        <w:del w:id="246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extends powers to real exponents when the base is positive.</w:delText>
        </w:r>
      </w:del>
    </w:p>
    <w:p>
      <w:pPr>
        <w:pStyle w:val="BodyText"/>
      </w:pPr>
      <w:del w:id="249" w:author="PR Preview" w:date="2026-01-01T00:00:00Z">
        <w:r>
          <w:rPr>
            <w:b/>
            <w:bCs/>
          </w:rPr>
          <w:delText xml:space="preserve">Definition 6 (Square root)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For a real number</w:delText>
        </w:r>
      </w:del>
      <w:del w:id="2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≥</m:t>
        </m:r>
        <m:r>
          <m:t>0</m:t>
        </m:r>
      </m:oMath>
      <w:del w:id="253" w:author="PR Preview" w:date="2026-01-01T00:00:00Z">
        <w:r>
          <w:delText xml:space="preserve">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the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b/>
            <w:bCs/>
          </w:rPr>
          <w:delText xml:space="preserve">square root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of</w:delText>
        </w:r>
      </w:del>
      <w:del w:id="260" w:author="PR Preview" w:date="2026-01-01T00:00:00Z">
        <w:r>
          <w:delText xml:space="preserve"> </w:delText>
        </w:r>
      </w:del>
      <m:oMath>
        <m:r>
          <m:t>a</m:t>
        </m:r>
      </m:oMath>
      <w:del w:id="261" w:author="PR Preview" w:date="2026-01-01T00:00:00Z">
        <w:r>
          <w:delText xml:space="preserve">, written</w:delText>
        </w:r>
      </w:del>
      <w:del w:id="26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</m:e>
        </m:rad>
      </m:oMath>
      <w:del w:id="263" w:author="PR Preview" w:date="2026-01-01T00:00:00Z">
        <w:r>
          <w:delText xml:space="preserve">,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is the non-negative real number whose square (</w:delText>
        </w:r>
      </w:del>
      <w:hyperlink w:anchor="def-power">
        <w:del w:id="26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67" w:author="PR Preview" w:date="2026-01-01T00:00:00Z">
        <w:r>
          <w:delText xml:space="preserve">) is</w:delText>
        </w:r>
      </w:del>
      <w:del w:id="268" w:author="PR Preview" w:date="2026-01-01T00:00:00Z">
        <w:r>
          <w:delText xml:space="preserve"> </w:delText>
        </w:r>
      </w:del>
      <m:oMath>
        <m:r>
          <m:t>a</m:t>
        </m:r>
      </m:oMath>
      <w:del w:id="269" w:author="PR Preview" w:date="2026-01-01T00:00:00Z">
        <w:r>
          <w:delText xml:space="preserve">.</w:delText>
        </w:r>
      </w:del>
    </w:p>
    <w:p>
      <w:pPr>
        <w:pStyle w:val="FirstParagraph"/>
      </w:pPr>
      <w:ins w:id="270" w:author="PR Preview" w:date="2026-01-01T00:00:00Z">
        <w:r>
          <w:rPr>
            <w:i/>
            <w:iCs/>
          </w:rPr>
          <w:t xml:space="preserve">Remark 1</w:t>
        </w:r>
      </w:ins>
      <w:ins w:id="271" w:author="PR Preview" w:date="2026-01-01T00:00:00Z">
        <w:r>
          <w:t xml:space="preserve"> (Powers with real exponents). </w:t>
        </w:r>
      </w:ins>
      <w:hyperlink w:anchor="def-real-power">
        <w:ins w:id="272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extends powers to real exponents when the base is positive.</w:t>
        </w:r>
      </w:ins>
    </w:p>
    <w:bookmarkEnd w:id="35"/>
    <w:bookmarkStart w:id="36" w:name="def-square-root"/>
    <w:p>
      <w:pPr>
        <w:pStyle w:val="BodyText"/>
      </w:pPr>
      <w:ins w:id="275" w:author="PR Preview" w:date="2026-01-01T00:00:00Z">
        <w:r>
          <w:rPr>
            <w:b/>
            <w:bCs/>
          </w:rPr>
          <w:t xml:space="preserve">Definition 10 (Square root)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 a real number</w:t>
        </w:r>
      </w:ins>
      <w:ins w:id="27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square root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</w:t>
        </w:r>
      </w:ins>
      <w:ins w:id="286" w:author="PR Preview" w:date="2026-01-01T00:00:00Z">
        <w:r>
          <w:t xml:space="preserve"> </w:t>
        </w:r>
      </w:ins>
      <m:oMath>
        <m:r>
          <m:t>a</m:t>
        </m:r>
      </m:oMath>
      <w:ins w:id="287" w:author="PR Preview" w:date="2026-01-01T00:00:00Z">
        <w:r>
          <w:t xml:space="preserve">, written</w:t>
        </w:r>
      </w:ins>
      <w:ins w:id="28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</m:e>
        </m:rad>
      </m:oMath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 the non-negative real number whose square (</w:t>
        </w:r>
      </w:ins>
      <w:hyperlink w:anchor="def-power">
        <w:ins w:id="29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93" w:author="PR Preview" w:date="2026-01-01T00:00:00Z">
        <w:r>
          <w:t xml:space="preserve">) is</w:t>
        </w:r>
      </w:ins>
      <w:ins w:id="294" w:author="PR Preview" w:date="2026-01-01T00:00:00Z">
        <w:r>
          <w:t xml:space="preserve"> </w:t>
        </w:r>
      </w:ins>
      <m:oMath>
        <m:r>
          <m:t>a</m:t>
        </m:r>
      </m:oMath>
      <w:ins w:id="295" w:author="PR Preview" w:date="2026-01-01T00:00:00Z">
        <w:r>
          <w:t xml:space="preserve">.</w:t>
        </w:r>
      </w:ins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del w:id="296" w:author="PR Preview" w:date="2026-01-01T00:00:00Z">
        <w:r>
          <w:rPr>
            <w:b/>
            <w:bCs/>
          </w:rPr>
          <w:delText xml:space="preserve">Definition 7 (Absolute value of a real number)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The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rPr>
            <w:b/>
            <w:bCs/>
          </w:rPr>
          <w:delText xml:space="preserve">absolute value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of a real number</w:delText>
        </w:r>
      </w:del>
      <w:del w:id="303" w:author="PR Preview" w:date="2026-01-01T00:00:00Z">
        <w:r>
          <w:delText xml:space="preserve"> </w:delText>
        </w:r>
      </w:del>
      <m:oMath>
        <m:r>
          <m:t>a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is</w:delText>
        </w:r>
      </w:del>
    </w:p>
    <w:p>
      <w:pPr>
        <w:pStyle w:val="FirstParagraph"/>
      </w:pPr>
      <w:ins w:id="306" w:author="PR Preview" w:date="2026-01-01T00:00:00Z">
        <w:r>
          <w:rPr>
            <w:b/>
            <w:bCs/>
          </w:rPr>
          <w:t xml:space="preserve">Definition 11 (Absolute value of a real number)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The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rPr>
            <w:b/>
            <w:bCs/>
          </w:rPr>
          <w:t xml:space="preserve">absolute value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of a real number</w:t>
        </w:r>
      </w:ins>
      <w:ins w:id="313" w:author="PR Preview" w:date="2026-01-01T00:00:00Z">
        <w:r>
          <w:t xml:space="preserve"> </w:t>
        </w:r>
      </w:ins>
      <m:oMath>
        <m:r>
          <m:t>a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del w:id="316" w:author="PR Preview" w:date="2026-01-01T00:00:00Z">
        <w:r>
          <w:delText xml:space="preserve">for every real</w:delText>
        </w:r>
      </w:del>
      <w:del w:id="317" w:author="PR Preview" w:date="2026-01-01T00:00:00Z">
        <w:r>
          <w:delText xml:space="preserve"> </w:delText>
        </w:r>
      </w:del>
      <m:oMath>
        <m:r>
          <m:t>a</m:t>
        </m:r>
      </m:oMath>
      <w:del w:id="318" w:author="PR Preview" w:date="2026-01-01T00:00:00Z">
        <w:r>
          <w:delText xml:space="preserve">,</w:delText>
        </w:r>
      </w:del>
      <w:del w:id="3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(</w:delText>
        </w:r>
      </w:del>
      <w:hyperlink w:anchor="def-square-root">
        <w:del w:id="32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23" w:author="PR Preview" w:date="2026-01-01T00:00:00Z">
        <w:r>
          <w:delText xml:space="preserve">).</w:delText>
        </w:r>
      </w:del>
    </w:p>
    <w:p>
      <w:pPr>
        <w:numPr>
          <w:ilvl w:val="0"/>
          <w:numId w:val="1000"/>
        </w:numPr>
      </w:pPr>
      <w:ins w:id="324" w:author="PR Preview" w:date="2026-01-01T00:00:00Z">
        <w:r>
          <w:t xml:space="preserve">for every real</w:t>
        </w:r>
      </w:ins>
      <w:ins w:id="325" w:author="PR Preview" w:date="2026-01-01T00:00:00Z">
        <w:r>
          <w:t xml:space="preserve"> </w:t>
        </w:r>
      </w:ins>
      <m:oMath>
        <m:r>
          <m:t>a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w:anchor="def-square-root">
        <w:ins w:id="33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31" w:author="PR Preview" w:date="2026-01-01T00:00:00Z">
        <w:r>
          <w:t xml:space="preserve">).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del w:id="332" w:author="PR Preview" w:date="2026-01-01T00:00:00Z">
        <w:r>
          <w:rPr>
            <w:b/>
            <w:bCs/>
          </w:rPr>
          <w:delText xml:space="preserve">Definition 8 (Minimum)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Let</w:delText>
        </w:r>
      </w:del>
      <w:del w:id="3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 number</w:delText>
        </w:r>
      </w:del>
      <w:del w:id="339" w:author="PR Preview" w:date="2026-01-01T00:00:00Z">
        <w:r>
          <w:delText xml:space="preserve"> </w:delText>
        </w:r>
      </w:del>
      <m:oMath>
        <m:r>
          <m:t>m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 the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rPr>
            <w:b/>
            <w:bCs/>
          </w:rPr>
          <w:delText xml:space="preserve">minimum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of</w:delText>
        </w:r>
      </w:del>
      <w:del w:id="346" w:author="PR Preview" w:date="2026-01-01T00:00:00Z">
        <w:r>
          <w:delText xml:space="preserve"> </w:delText>
        </w:r>
      </w:del>
      <m:oMath>
        <m:r>
          <m:t>A</m:t>
        </m:r>
      </m:oMath>
      <w:del w:id="347" w:author="PR Preview" w:date="2026-01-01T00:00:00Z">
        <w:r>
          <w:delText xml:space="preserve">,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written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351" w:author="PR Preview" w:date="2026-01-01T00:00:00Z">
        <w:r>
          <w:delText xml:space="preserve">,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if</w:delText>
        </w:r>
      </w:del>
      <w:del w:id="35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for all</w:delText>
        </w:r>
      </w:del>
      <w:del w:id="3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61" w:author="PR Preview" w:date="2026-01-01T00:00:00Z">
        <w:r>
          <w:delText xml:space="preserve">.</w:delText>
        </w:r>
      </w:del>
    </w:p>
    <w:p>
      <w:pPr>
        <w:pStyle w:val="FirstParagraph"/>
      </w:pPr>
      <w:ins w:id="362" w:author="PR Preview" w:date="2026-01-01T00:00:00Z">
        <w:r>
          <w:rPr>
            <w:b/>
            <w:bCs/>
          </w:rPr>
          <w:t xml:space="preserve">Definition 12 (Minimum)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Let</w:t>
        </w:r>
      </w:ins>
      <w:ins w:id="3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A number</w:t>
        </w:r>
      </w:ins>
      <w:ins w:id="369" w:author="PR Preview" w:date="2026-01-01T00:00:00Z">
        <w:r>
          <w:t xml:space="preserve"> </w:t>
        </w:r>
      </w:ins>
      <m:oMath>
        <m:r>
          <m:t>m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is the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rPr>
            <w:b/>
            <w:bCs/>
          </w:rPr>
          <w:t xml:space="preserve">minimum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of</w:t>
        </w:r>
      </w:ins>
      <w:ins w:id="376" w:author="PR Preview" w:date="2026-01-01T00:00:00Z">
        <w:r>
          <w:t xml:space="preserve"> </w:t>
        </w:r>
      </w:ins>
      <m:oMath>
        <m:r>
          <m:t>A</m:t>
        </m:r>
      </m:oMath>
      <w:ins w:id="377" w:author="PR Preview" w:date="2026-01-01T00:00:00Z">
        <w:r>
          <w:t xml:space="preserve">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written</w:t>
        </w:r>
      </w:ins>
      <w:ins w:id="38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if</w:t>
        </w:r>
      </w:ins>
      <w:ins w:id="38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</w:t>
        </w:r>
      </w:ins>
      <w:ins w:id="38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for all</w:t>
        </w:r>
      </w:ins>
      <w:ins w:id="3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91" w:author="PR Preview" w:date="2026-01-01T00:00:00Z">
        <w:r>
          <w:t xml:space="preserve">.</w:t>
        </w:r>
      </w:ins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del w:id="392" w:author="PR Preview" w:date="2026-01-01T00:00:00Z">
        <w:r>
          <w:rPr>
            <w:b/>
            <w:bCs/>
          </w:rPr>
          <w:delText xml:space="preserve">Definition 9 (Maximum)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Let</w:delText>
        </w:r>
      </w:del>
      <w:del w:id="3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96" w:author="PR Preview" w:date="2026-01-01T00:00:00Z">
        <w:r>
          <w:delText xml:space="preserve">.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 number</w:delText>
        </w:r>
      </w:del>
      <w:del w:id="399" w:author="PR Preview" w:date="2026-01-01T00:00:00Z">
        <w:r>
          <w:delText xml:space="preserve"> </w:delText>
        </w:r>
      </w:del>
      <m:oMath>
        <m:r>
          <m:t>M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is the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rPr>
            <w:b/>
            <w:bCs/>
          </w:rPr>
          <w:delText xml:space="preserve">maximum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of</w:delText>
        </w:r>
      </w:del>
      <w:del w:id="406" w:author="PR Preview" w:date="2026-01-01T00:00:00Z">
        <w:r>
          <w:delText xml:space="preserve"> </w:delText>
        </w:r>
      </w:del>
      <m:oMath>
        <m:r>
          <m:t>A</m:t>
        </m:r>
      </m:oMath>
      <w:del w:id="407" w:author="PR Preview" w:date="2026-01-01T00:00:00Z">
        <w:r>
          <w:delText xml:space="preserve">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written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if</w:delText>
        </w:r>
      </w:del>
      <w:del w:id="41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</w:delText>
        </w:r>
      </w:del>
      <w:del w:id="4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for all</w:delText>
        </w:r>
      </w:del>
      <w:del w:id="42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421" w:author="PR Preview" w:date="2026-01-01T00:00:00Z">
        <w:r>
          <w:delText xml:space="preserve">.</w:delText>
        </w:r>
      </w:del>
    </w:p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Definition 13 (Maximum)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Let</w:t>
        </w:r>
      </w:ins>
      <w:ins w:id="4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426" w:author="PR Preview" w:date="2026-01-01T00:00:00Z">
        <w:r>
          <w:t xml:space="preserve">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 number</w:t>
        </w:r>
      </w:ins>
      <w:ins w:id="429" w:author="PR Preview" w:date="2026-01-01T00:00:00Z">
        <w:r>
          <w:t xml:space="preserve"> </w:t>
        </w:r>
      </w:ins>
      <m:oMath>
        <m:r>
          <m:t>M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is the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rPr>
            <w:b/>
            <w:bCs/>
          </w:rPr>
          <w:t xml:space="preserve">maximum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of</w:t>
        </w:r>
      </w:ins>
      <w:ins w:id="436" w:author="PR Preview" w:date="2026-01-01T00:00:00Z">
        <w:r>
          <w:t xml:space="preserve"> </w:t>
        </w:r>
      </w:ins>
      <m:oMath>
        <m:r>
          <m:t>A</m:t>
        </m:r>
      </m:oMath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written</w:t>
        </w:r>
      </w:ins>
      <w:ins w:id="440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441" w:author="PR Preview" w:date="2026-01-01T00:00:00Z">
        <w:r>
          <w:t xml:space="preserve">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if</w:t>
        </w:r>
      </w:ins>
      <w:ins w:id="44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and</w:t>
        </w:r>
      </w:ins>
      <w:ins w:id="4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for all</w:t>
        </w:r>
      </w:ins>
      <w:ins w:id="4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451" w:author="PR Preview" w:date="2026-01-01T00:00:00Z">
        <w:r>
          <w:t xml:space="preserve">.</w:t>
        </w:r>
      </w:ins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del w:id="452" w:author="PR Preview" w:date="2026-01-01T00:00:00Z">
        <w:r>
          <w:rPr>
            <w:b/>
            <w:bCs/>
          </w:rPr>
          <w:delText xml:space="preserve">Definition 10 (Argmin)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Let</w:delText>
        </w:r>
      </w:del>
      <w:del w:id="4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be a</w:delText>
        </w:r>
      </w:del>
      <w:del w:id="458" w:author="PR Preview" w:date="2026-01-01T00:00:00Z">
        <w:r>
          <w:delText xml:space="preserve"> </w:delText>
        </w:r>
      </w:del>
      <w:hyperlink r:id="rId49">
        <w:del w:id="45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60" w:author="PR Preview" w:date="2026-01-01T00:00:00Z">
        <w:r>
          <w:delText xml:space="preserve">.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The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b/>
            <w:bCs/>
          </w:rPr>
          <w:delText xml:space="preserve">argmin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of</w:delText>
        </w:r>
      </w:del>
      <w:del w:id="467" w:author="PR Preview" w:date="2026-01-01T00:00:00Z">
        <w:r>
          <w:delText xml:space="preserve"> </w:delText>
        </w:r>
      </w:del>
      <m:oMath>
        <m:r>
          <m:t>f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over</w:delText>
        </w:r>
      </w:del>
      <w:del w:id="470" w:author="PR Preview" w:date="2026-01-01T00:00:00Z">
        <w:r>
          <w:delText xml:space="preserve"> </w:delText>
        </w:r>
      </w:del>
      <m:oMath>
        <m:r>
          <m:t>A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is the set of inputs where</w:delText>
        </w:r>
      </w:del>
      <w:del w:id="473" w:author="PR Preview" w:date="2026-01-01T00:00:00Z">
        <w:r>
          <w:delText xml:space="preserve"> </w:delText>
        </w:r>
      </w:del>
      <m:oMath>
        <m:r>
          <m:t>f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476" w:author="PR Preview" w:date="2026-01-01T00:00:00Z">
        <w:r>
          <w:rPr>
            <w:b/>
            <w:bCs/>
          </w:rPr>
          <w:t xml:space="preserve">Definition 14 (Argmin)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Let</w:t>
        </w:r>
      </w:ins>
      <w:ins w:id="4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be a</w:t>
        </w:r>
      </w:ins>
      <w:ins w:id="482" w:author="PR Preview" w:date="2026-01-01T00:00:00Z">
        <w:r>
          <w:t xml:space="preserve"> </w:t>
        </w:r>
      </w:ins>
      <w:hyperlink r:id="rId49">
        <w:ins w:id="48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84" w:author="PR Preview" w:date="2026-01-01T00:00:00Z">
        <w:r>
          <w:t xml:space="preserve">.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The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rPr>
            <w:b/>
            <w:bCs/>
          </w:rPr>
          <w:t xml:space="preserve">argmin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of</w:t>
        </w:r>
      </w:ins>
      <w:ins w:id="491" w:author="PR Preview" w:date="2026-01-01T00:00:00Z">
        <w:r>
          <w:t xml:space="preserve"> </w:t>
        </w:r>
      </w:ins>
      <m:oMath>
        <m:r>
          <m:t>f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over</w:t>
        </w:r>
      </w:ins>
      <w:ins w:id="494" w:author="PR Preview" w:date="2026-01-01T00:00:00Z">
        <w:r>
          <w:t xml:space="preserve"> </w:t>
        </w:r>
      </w:ins>
      <m:oMath>
        <m:r>
          <m:t>A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is the set of inputs where</w:t>
        </w:r>
      </w:ins>
      <w:ins w:id="497" w:author="PR Preview" w:date="2026-01-01T00:00:00Z">
        <w:r>
          <w:t xml:space="preserve"> </w:t>
        </w:r>
      </w:ins>
      <m:oMath>
        <m:r>
          <m:t>f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del w:id="500" w:author="PR Preview" w:date="2026-01-01T00:00:00Z">
        <w:r>
          <w:rPr>
            <w:i/>
            <w:iCs/>
          </w:rPr>
          <w:delText xml:space="preserve">Remark 4</w:delText>
        </w:r>
      </w:del>
      <w:del w:id="501" w:author="PR Preview" w:date="2026-01-01T00:00:00Z">
        <w:r>
          <w:delText xml:space="preserve"> (Smallest value versus where it occurs). </w:delText>
        </w:r>
      </w:del>
      <w:del w:id="502" w:author="PR Preview" w:date="2026-01-01T00:00:00Z">
        <w:r>
          <w:delText xml:space="preserve">The smallest value itself is</w:delText>
        </w:r>
      </w:del>
      <w:del w:id="503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504" w:author="PR Preview" w:date="2026-01-01T00:00:00Z">
        <w:r>
          <w:delText xml:space="preserve">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the minimum (</w:delText>
        </w:r>
      </w:del>
      <w:hyperlink w:anchor="def-minimum">
        <w:del w:id="50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08" w:author="PR Preview" w:date="2026-01-01T00:00:00Z">
        <w:r>
          <w:delText xml:space="preserve">)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of the</w:delText>
        </w:r>
      </w:del>
      <w:del w:id="511" w:author="PR Preview" w:date="2026-01-01T00:00:00Z">
        <w:r>
          <w:delText xml:space="preserve"> </w:delText>
        </w:r>
      </w:del>
      <w:hyperlink r:id="rId51">
        <w:del w:id="512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of</w:delText>
        </w:r>
      </w:del>
      <w:del w:id="515" w:author="PR Preview" w:date="2026-01-01T00:00:00Z">
        <w:r>
          <w:delText xml:space="preserve"> </w:delText>
        </w:r>
      </w:del>
      <m:oMath>
        <m:r>
          <m:t>f</m:t>
        </m:r>
      </m:oMath>
      <w:del w:id="516" w:author="PR Preview" w:date="2026-01-01T00:00:00Z">
        <w:r>
          <w:delText xml:space="preserve">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and the argmin is where that value is attained.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example, let</w:delText>
        </w:r>
      </w:del>
      <w:del w:id="5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on</w:delText>
        </w:r>
      </w:del>
      <w:del w:id="5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525" w:author="PR Preview" w:date="2026-01-01T00:00:00Z">
        <w:r>
          <w:delText xml:space="preserve">.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 image is</w:delText>
        </w:r>
      </w:del>
      <w:del w:id="52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529" w:author="PR Preview" w:date="2026-01-01T00:00:00Z">
        <w:r>
          <w:delText xml:space="preserve">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so the smallest value is</w:delText>
        </w:r>
      </w:del>
      <w:del w:id="532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and</w:delText>
        </w:r>
      </w:del>
      <w:del w:id="536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537" w:author="PR Preview" w:date="2026-01-01T00:00:00Z">
        <w:r>
          <w:delText xml:space="preserve">.</w:delText>
        </w:r>
      </w:del>
    </w:p>
    <w:p>
      <w:pPr>
        <w:pStyle w:val="BodyText"/>
      </w:pPr>
      <w:ins w:id="538" w:author="PR Preview" w:date="2026-01-01T00:00:00Z">
        <w:r>
          <w:rPr>
            <w:i/>
            <w:iCs/>
          </w:rPr>
          <w:t xml:space="preserve">Remark 4</w:t>
        </w:r>
      </w:ins>
      <w:ins w:id="539" w:author="PR Preview" w:date="2026-01-01T00:00:00Z">
        <w:r>
          <w:t xml:space="preserve"> (Smallest value versus where it occurs). </w:t>
        </w:r>
      </w:ins>
      <w:ins w:id="540" w:author="PR Preview" w:date="2026-01-01T00:00:00Z">
        <w:r>
          <w:t xml:space="preserve">The smallest value itself is</w:t>
        </w:r>
      </w:ins>
      <w:ins w:id="54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minimum (</w:t>
        </w:r>
      </w:ins>
      <w:hyperlink w:anchor="def-minimum">
        <w:ins w:id="54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46" w:author="PR Preview" w:date="2026-01-01T00:00:00Z">
        <w:r>
          <w:t xml:space="preserve">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of the</w:t>
        </w:r>
      </w:ins>
      <w:ins w:id="549" w:author="PR Preview" w:date="2026-01-01T00:00:00Z">
        <w:r>
          <w:t xml:space="preserve"> </w:t>
        </w:r>
      </w:ins>
      <w:hyperlink r:id="rId51">
        <w:ins w:id="55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of</w:t>
        </w:r>
      </w:ins>
      <w:ins w:id="553" w:author="PR Preview" w:date="2026-01-01T00:00:00Z">
        <w:r>
          <w:t xml:space="preserve"> </w:t>
        </w:r>
      </w:ins>
      <m:oMath>
        <m:r>
          <m:t>f</m:t>
        </m:r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and the argmin is where that value is attained.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For example, let</w:t>
        </w:r>
      </w:ins>
      <w:ins w:id="5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on</w:t>
        </w:r>
      </w:ins>
      <w:ins w:id="5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563" w:author="PR Preview" w:date="2026-01-01T00:00:00Z">
        <w:r>
          <w:t xml:space="preserve">.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The image is</w:t>
        </w:r>
      </w:ins>
      <w:ins w:id="5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567" w:author="PR Preview" w:date="2026-01-01T00:00:00Z">
        <w:r>
          <w:t xml:space="preserve">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so the smallest value is</w:t>
        </w:r>
      </w:ins>
      <w:ins w:id="57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and</w:t>
        </w:r>
      </w:ins>
      <w:ins w:id="574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57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del w:id="576" w:author="PR Preview" w:date="2026-01-01T00:00:00Z">
        <w:r>
          <w:rPr>
            <w:b/>
            <w:bCs/>
          </w:rPr>
          <w:delText xml:space="preserve">Definition 11 (Argmax)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Let</w:delText>
        </w:r>
      </w:del>
      <w:del w:id="5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be a</w:delText>
        </w:r>
      </w:del>
      <w:del w:id="582" w:author="PR Preview" w:date="2026-01-01T00:00:00Z">
        <w:r>
          <w:delText xml:space="preserve"> </w:delText>
        </w:r>
      </w:del>
      <w:hyperlink r:id="rId49">
        <w:del w:id="58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84" w:author="PR Preview" w:date="2026-01-01T00:00:00Z">
        <w:r>
          <w:delText xml:space="preserve">.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The</w:delText>
        </w:r>
      </w:del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rPr>
            <w:b/>
            <w:bCs/>
          </w:rPr>
          <w:delText xml:space="preserve">argmax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of</w:delText>
        </w:r>
      </w:del>
      <w:del w:id="591" w:author="PR Preview" w:date="2026-01-01T00:00:00Z">
        <w:r>
          <w:delText xml:space="preserve"> </w:delText>
        </w:r>
      </w:del>
      <m:oMath>
        <m:r>
          <m:t>f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over</w:delText>
        </w:r>
      </w:del>
      <w:del w:id="594" w:author="PR Preview" w:date="2026-01-01T00:00:00Z">
        <w:r>
          <w:delText xml:space="preserve"> </w:delText>
        </w:r>
      </w:del>
      <m:oMath>
        <m:r>
          <m:t>A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is the set of inputs where</w:delText>
        </w:r>
      </w:del>
      <w:del w:id="597" w:author="PR Preview" w:date="2026-01-01T00:00:00Z">
        <w:r>
          <w:delText xml:space="preserve"> </w:delText>
        </w:r>
      </w:del>
      <m:oMath>
        <m:r>
          <m:t>f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600" w:author="PR Preview" w:date="2026-01-01T00:00:00Z">
        <w:r>
          <w:rPr>
            <w:b/>
            <w:bCs/>
          </w:rPr>
          <w:t xml:space="preserve">Definition 15 (Argmax)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Let</w:t>
        </w:r>
      </w:ins>
      <w:ins w:id="6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be a</w:t>
        </w:r>
      </w:ins>
      <w:ins w:id="606" w:author="PR Preview" w:date="2026-01-01T00:00:00Z">
        <w:r>
          <w:t xml:space="preserve"> </w:t>
        </w:r>
      </w:ins>
      <w:hyperlink r:id="rId49">
        <w:ins w:id="60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rPr>
            <w:b/>
            <w:bCs/>
          </w:rPr>
          <w:t xml:space="preserve">argmax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of</w:t>
        </w:r>
      </w:ins>
      <w:ins w:id="615" w:author="PR Preview" w:date="2026-01-01T00:00:00Z">
        <w:r>
          <w:t xml:space="preserve"> </w:t>
        </w:r>
      </w:ins>
      <m:oMath>
        <m:r>
          <m:t>f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over</w:t>
        </w:r>
      </w:ins>
      <w:ins w:id="618" w:author="PR Preview" w:date="2026-01-01T00:00:00Z">
        <w:r>
          <w:t xml:space="preserve"> </w:t>
        </w:r>
      </w:ins>
      <m:oMath>
        <m:r>
          <m:t>A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is the set of inputs where</w:t>
        </w:r>
      </w:ins>
      <w:ins w:id="621" w:author="PR Preview" w:date="2026-01-01T00:00:00Z">
        <w:r>
          <w:t xml:space="preserve"> </w:t>
        </w:r>
      </w:ins>
      <m:oMath>
        <m:r>
          <m:t>f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del w:id="624" w:author="PR Preview" w:date="2026-01-01T00:00:00Z">
        <w:r>
          <w:rPr>
            <w:b/>
            <w:bCs/>
          </w:rPr>
          <w:delText xml:space="preserve">Definition 12 (Global minimizer)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Let</w:delText>
        </w:r>
      </w:del>
      <w:del w:id="6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and let</w:delText>
        </w:r>
      </w:del>
      <w:del w:id="6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be a</w:delText>
        </w:r>
      </w:del>
      <w:del w:id="633" w:author="PR Preview" w:date="2026-01-01T00:00:00Z">
        <w:r>
          <w:delText xml:space="preserve"> </w:delText>
        </w:r>
      </w:del>
      <w:hyperlink r:id="rId49">
        <w:del w:id="63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35" w:author="PR Preview" w:date="2026-01-01T00:00:00Z">
        <w:r>
          <w:delText xml:space="preserve">.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 point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 a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global minimizer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of</w:delText>
        </w:r>
      </w:del>
      <w:del w:id="645" w:author="PR Preview" w:date="2026-01-01T00:00:00Z">
        <w:r>
          <w:delText xml:space="preserve"> </w:delText>
        </w:r>
      </w:del>
      <m:oMath>
        <m:r>
          <m:t>f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over</w:delText>
        </w:r>
      </w:del>
      <w:del w:id="648" w:author="PR Preview" w:date="2026-01-01T00:00:00Z">
        <w:r>
          <w:delText xml:space="preserve"> </w:delText>
        </w:r>
      </w:del>
      <m:oMath>
        <m:r>
          <m:t>A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if</w:delText>
        </w:r>
      </w:del>
      <w:del w:id="6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for all</w:delText>
        </w:r>
      </w:del>
      <w:del w:id="6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655" w:author="PR Preview" w:date="2026-01-01T00:00:00Z">
        <w:r>
          <w:delText xml:space="preserve">.</w:delText>
        </w:r>
      </w:del>
    </w:p>
    <w:p>
      <w:pPr>
        <w:pStyle w:val="BodyText"/>
      </w:pPr>
      <w:del w:id="656" w:author="PR Preview" w:date="2026-01-01T00:00:00Z">
        <w:r>
          <w:rPr>
            <w:i/>
            <w:iCs/>
          </w:rPr>
          <w:delText xml:space="preserve">Remark 5</w:delText>
        </w:r>
      </w:del>
      <w:del w:id="657" w:author="PR Preview" w:date="2026-01-01T00:00:00Z">
        <w:r>
          <w:delText xml:space="preserve"> (Global minimizers form the argmin). </w:delText>
        </w:r>
      </w:del>
      <w:del w:id="658" w:author="PR Preview" w:date="2026-01-01T00:00:00Z">
        <w:r>
          <w:delText xml:space="preserve">The global minimizers of</w:delText>
        </w:r>
      </w:del>
      <w:del w:id="659" w:author="PR Preview" w:date="2026-01-01T00:00:00Z">
        <w:r>
          <w:delText xml:space="preserve"> </w:delText>
        </w:r>
      </w:del>
      <m:oMath>
        <m:r>
          <m:t>f</m:t>
        </m:r>
      </m:oMath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are exactly the elements of</w:delText>
        </w:r>
      </w:del>
      <w:del w:id="662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(</w:delText>
        </w:r>
      </w:del>
      <w:hyperlink w:anchor="def-argmin">
        <w:del w:id="66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66" w:author="PR Preview" w:date="2026-01-01T00:00:00Z">
        <w:r>
          <w:delText xml:space="preserve">).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A function can have more than one global minimizer.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For example,</w:delText>
        </w:r>
      </w:del>
      <w:del w:id="6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on</w:delText>
        </w:r>
      </w:del>
      <w:del w:id="67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satisfies</w:delText>
        </w:r>
      </w:del>
      <w:del w:id="6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for every</w:delText>
        </w:r>
      </w:del>
      <w:del w:id="680" w:author="PR Preview" w:date="2026-01-01T00:00:00Z">
        <w:r>
          <w:delText xml:space="preserve"> </w:delText>
        </w:r>
      </w:del>
      <m:oMath>
        <m:r>
          <m:t>x</m:t>
        </m:r>
      </m:oMath>
      <w:del w:id="681" w:author="PR Preview" w:date="2026-01-01T00:00:00Z">
        <w:r>
          <w:delText xml:space="preserve">,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and</w:delText>
        </w:r>
      </w:del>
      <w:del w:id="6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exactly when</w:delText>
        </w:r>
      </w:del>
      <w:del w:id="6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or</w:delText>
        </w:r>
      </w:del>
      <w:del w:id="69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691" w:author="PR Preview" w:date="2026-01-01T00:00:00Z">
        <w:r>
          <w:delText xml:space="preserve">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so its global minimizers are</w:delText>
        </w:r>
      </w:del>
      <w:del w:id="6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</w:delText>
        </w:r>
      </w:del>
      <w:del w:id="697" w:author="PR Preview" w:date="2026-01-01T00:00:00Z">
        <w:r>
          <w:delText xml:space="preserve"> </w:delText>
        </w:r>
      </w:del>
      <m:oMath>
        <m:r>
          <m:t>1</m:t>
        </m:r>
      </m:oMath>
      <w:del w:id="698" w:author="PR Preview" w:date="2026-01-01T00:00:00Z">
        <w:r>
          <w:delText xml:space="preserve">,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and</w:delText>
        </w:r>
      </w:del>
      <w:del w:id="701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702" w:author="PR Preview" w:date="2026-01-01T00:00:00Z">
        <w:r>
          <w:delText xml:space="preserve">.</w:delText>
        </w:r>
      </w:del>
    </w:p>
    <w:p>
      <w:pPr>
        <w:pStyle w:val="BodyText"/>
      </w:pPr>
      <w:del w:id="703" w:author="PR Preview" w:date="2026-01-01T00:00:00Z">
        <w:r>
          <w:rPr>
            <w:b/>
            <w:bCs/>
          </w:rPr>
          <w:delText xml:space="preserve">Definition 13 (Local minimizer)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Let</w:delText>
        </w:r>
      </w:del>
      <w:del w:id="7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and let</w:delText>
        </w:r>
      </w:del>
      <w:del w:id="7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be a</w:delText>
        </w:r>
      </w:del>
      <w:del w:id="712" w:author="PR Preview" w:date="2026-01-01T00:00:00Z">
        <w:r>
          <w:delText xml:space="preserve"> </w:delText>
        </w:r>
      </w:del>
      <w:hyperlink r:id="rId49">
        <w:del w:id="71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14" w:author="PR Preview" w:date="2026-01-01T00:00:00Z">
        <w:r>
          <w:delText xml:space="preserve">.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A point</w:delText>
        </w:r>
      </w:del>
      <w:del w:id="71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is a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rPr>
            <w:b/>
            <w:bCs/>
          </w:rPr>
          <w:delText xml:space="preserve">local minimizer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of</w:delText>
        </w:r>
      </w:del>
      <w:del w:id="724" w:author="PR Preview" w:date="2026-01-01T00:00:00Z">
        <w:r>
          <w:delText xml:space="preserve"> </w:delText>
        </w:r>
      </w:del>
      <m:oMath>
        <m:r>
          <m:t>f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if there is a number</w:delText>
        </w:r>
      </w:del>
      <w:del w:id="72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such that</w:delText>
        </w:r>
      </w:del>
      <w:del w:id="7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for all</w:delText>
        </w:r>
      </w:del>
      <w:del w:id="73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with</w:delText>
        </w:r>
      </w:del>
      <w:del w:id="7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where</w:delText>
        </w:r>
      </w:del>
      <w:del w:id="7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is the</w:delText>
        </w:r>
      </w:del>
      <w:del w:id="743" w:author="PR Preview" w:date="2026-01-01T00:00:00Z">
        <w:r>
          <w:delText xml:space="preserve"> </w:delText>
        </w:r>
      </w:del>
      <w:hyperlink r:id="rId61">
        <w:del w:id="744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745" w:author="PR Preview" w:date="2026-01-01T00:00:00Z">
        <w:r>
          <w:delText xml:space="preserve">.</w:delText>
        </w:r>
      </w:del>
    </w:p>
    <w:p>
      <w:pPr>
        <w:pStyle w:val="FirstParagraph"/>
      </w:pPr>
      <w:ins w:id="746" w:author="PR Preview" w:date="2026-01-01T00:00:00Z">
        <w:r>
          <w:rPr>
            <w:b/>
            <w:bCs/>
          </w:rPr>
          <w:t xml:space="preserve">Definition 16 (Global minimizer)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Let</w:t>
        </w:r>
      </w:ins>
      <w:ins w:id="7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 let</w:t>
        </w:r>
      </w:ins>
      <w:ins w:id="7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be a</w:t>
        </w:r>
      </w:ins>
      <w:ins w:id="755" w:author="PR Preview" w:date="2026-01-01T00:00:00Z">
        <w:r>
          <w:t xml:space="preserve"> </w:t>
        </w:r>
      </w:ins>
      <w:hyperlink r:id="rId49">
        <w:ins w:id="75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57" w:author="PR Preview" w:date="2026-01-01T00:00:00Z">
        <w:r>
          <w:t xml:space="preserve">.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 point</w:t>
        </w:r>
      </w:ins>
      <w:ins w:id="76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a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rPr>
            <w:b/>
            <w:bCs/>
          </w:rPr>
          <w:t xml:space="preserve">global minimizer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of</w:t>
        </w:r>
      </w:ins>
      <w:ins w:id="767" w:author="PR Preview" w:date="2026-01-01T00:00:00Z">
        <w:r>
          <w:t xml:space="preserve"> </w:t>
        </w:r>
      </w:ins>
      <m:oMath>
        <m:r>
          <m:t>f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over</w:t>
        </w:r>
      </w:ins>
      <w:ins w:id="770" w:author="PR Preview" w:date="2026-01-01T00:00:00Z">
        <w:r>
          <w:t xml:space="preserve"> </w:t>
        </w:r>
      </w:ins>
      <m:oMath>
        <m:r>
          <m:t>A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if</w:t>
        </w:r>
      </w:ins>
      <w:ins w:id="7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for all</w:t>
        </w:r>
      </w:ins>
      <w:ins w:id="7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77" w:author="PR Preview" w:date="2026-01-01T00:00:00Z">
        <w:r>
          <w:t xml:space="preserve">.</w:t>
        </w:r>
      </w:ins>
    </w:p>
    <w:bookmarkEnd w:id="59"/>
    <w:bookmarkStart w:id="60" w:name="rem-global-minimizer-argmin"/>
    <w:p>
      <w:pPr>
        <w:pStyle w:val="BodyText"/>
      </w:pPr>
      <w:ins w:id="778" w:author="PR Preview" w:date="2026-01-01T00:00:00Z">
        <w:r>
          <w:rPr>
            <w:i/>
            <w:iCs/>
          </w:rPr>
          <w:t xml:space="preserve">Remark 5</w:t>
        </w:r>
      </w:ins>
      <w:ins w:id="779" w:author="PR Preview" w:date="2026-01-01T00:00:00Z">
        <w:r>
          <w:t xml:space="preserve"> (Global minimizers form the argmin). </w:t>
        </w:r>
      </w:ins>
      <w:ins w:id="780" w:author="PR Preview" w:date="2026-01-01T00:00:00Z">
        <w:r>
          <w:t xml:space="preserve">The global minimizers of</w:t>
        </w:r>
      </w:ins>
      <w:ins w:id="781" w:author="PR Preview" w:date="2026-01-01T00:00:00Z">
        <w:r>
          <w:t xml:space="preserve"> </w:t>
        </w:r>
      </w:ins>
      <m:oMath>
        <m:r>
          <m:t>f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are exactly the elements of</w:t>
        </w:r>
      </w:ins>
      <w:ins w:id="784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(</w:t>
        </w:r>
      </w:ins>
      <w:hyperlink w:anchor="def-argmin">
        <w:ins w:id="78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88" w:author="PR Preview" w:date="2026-01-01T00:00:00Z">
        <w:r>
          <w:t xml:space="preserve">).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 function can have more than one global minimizer.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For example,</w:t>
        </w:r>
      </w:ins>
      <w:ins w:id="7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on</w:t>
        </w:r>
      </w:ins>
      <w:ins w:id="7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satisfies</w:t>
        </w:r>
      </w:ins>
      <w:ins w:id="7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for every</w:t>
        </w:r>
      </w:ins>
      <w:ins w:id="802" w:author="PR Preview" w:date="2026-01-01T00:00:00Z">
        <w:r>
          <w:t xml:space="preserve"> </w:t>
        </w:r>
      </w:ins>
      <m:oMath>
        <m:r>
          <m:t>x</m:t>
        </m:r>
      </m:oMath>
      <w:ins w:id="803" w:author="PR Preview" w:date="2026-01-01T00:00:00Z">
        <w:r>
          <w:t xml:space="preserve">,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and</w:t>
        </w:r>
      </w:ins>
      <w:ins w:id="8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exactly when</w:t>
        </w:r>
      </w:ins>
      <w:ins w:id="8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or</w:t>
        </w:r>
      </w:ins>
      <w:ins w:id="8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13" w:author="PR Preview" w:date="2026-01-01T00:00:00Z">
        <w:r>
          <w:t xml:space="preserve">,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so its global minimizers are</w:t>
        </w:r>
      </w:ins>
      <w:ins w:id="8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and</w:t>
        </w:r>
      </w:ins>
      <w:ins w:id="819" w:author="PR Preview" w:date="2026-01-01T00:00:00Z">
        <w:r>
          <w:t xml:space="preserve"> </w:t>
        </w:r>
      </w:ins>
      <m:oMath>
        <m:r>
          <m:t>1</m:t>
        </m:r>
      </m:oMath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</w:t>
        </w:r>
      </w:ins>
      <w:ins w:id="823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824" w:author="PR Preview" w:date="2026-01-01T00:00:00Z">
        <w:r>
          <w:t xml:space="preserve">.</w:t>
        </w:r>
      </w:ins>
    </w:p>
    <w:bookmarkEnd w:id="60"/>
    <w:bookmarkStart w:id="62" w:name="def-local-minimizer"/>
    <w:p>
      <w:pPr>
        <w:pStyle w:val="BodyText"/>
      </w:pPr>
      <w:ins w:id="825" w:author="PR Preview" w:date="2026-01-01T00:00:00Z">
        <w:r>
          <w:rPr>
            <w:b/>
            <w:bCs/>
          </w:rPr>
          <w:t xml:space="preserve">Definition 17 (Local minimizer)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Let</w:t>
        </w:r>
      </w:ins>
      <w:ins w:id="8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and let</w:t>
        </w:r>
      </w:ins>
      <w:ins w:id="8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be a</w:t>
        </w:r>
      </w:ins>
      <w:ins w:id="834" w:author="PR Preview" w:date="2026-01-01T00:00:00Z">
        <w:r>
          <w:t xml:space="preserve"> </w:t>
        </w:r>
      </w:ins>
      <w:hyperlink r:id="rId49">
        <w:ins w:id="83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A point</w:t>
        </w:r>
      </w:ins>
      <w:ins w:id="83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is a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b/>
            <w:bCs/>
          </w:rPr>
          <w:t xml:space="preserve">local minimizer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of</w:t>
        </w:r>
      </w:ins>
      <w:ins w:id="846" w:author="PR Preview" w:date="2026-01-01T00:00:00Z">
        <w:r>
          <w:t xml:space="preserve"> </w:t>
        </w:r>
      </w:ins>
      <m:oMath>
        <m:r>
          <m:t>f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if there is a number</w:t>
        </w:r>
      </w:ins>
      <w:ins w:id="84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such that</w:t>
        </w:r>
      </w:ins>
      <w:ins w:id="8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for all</w:t>
        </w:r>
      </w:ins>
      <w:ins w:id="8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with</w:t>
        </w:r>
      </w:ins>
      <w:ins w:id="8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859" w:author="PR Preview" w:date="2026-01-01T00:00:00Z">
        <w:r>
          <w:t xml:space="preserve">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where</w:t>
        </w:r>
      </w:ins>
      <w:ins w:id="86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is the</w:t>
        </w:r>
      </w:ins>
      <w:ins w:id="865" w:author="PR Preview" w:date="2026-01-01T00:00:00Z">
        <w:r>
          <w:t xml:space="preserve"> </w:t>
        </w:r>
      </w:ins>
      <w:hyperlink r:id="rId61">
        <w:ins w:id="866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67" w:author="PR Preview" w:date="2026-01-01T00:00:00Z">
        <w:r>
          <w:t xml:space="preserve">.</w:t>
        </w:r>
      </w:ins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del w:id="868" w:author="PR Preview" w:date="2026-01-01T00:00:00Z">
        <w:r>
          <w:delText xml:space="preserve">Every global minimizer (</w:delText>
        </w:r>
      </w:del>
      <w:hyperlink w:anchor="def-global-minimizer">
        <w:del w:id="86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870" w:author="PR Preview" w:date="2026-01-01T00:00:00Z">
        <w:r>
          <w:delText xml:space="preserve">) is a local minimizer: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take any</w:delText>
        </w:r>
      </w:del>
      <w:del w:id="87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874" w:author="PR Preview" w:date="2026-01-01T00:00:00Z">
        <w:r>
          <w:delText xml:space="preserve">.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For example,</w:delText>
        </w:r>
      </w:del>
      <w:del w:id="87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is a global minimizer of</w:delText>
        </w:r>
      </w:del>
      <w:del w:id="8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on</w:delText>
        </w:r>
      </w:del>
      <w:del w:id="88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884" w:author="PR Preview" w:date="2026-01-01T00:00:00Z">
        <w:r>
          <w:delText xml:space="preserve">,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so it is also a local minimizer.</w:delText>
        </w:r>
      </w:del>
    </w:p>
    <w:p>
      <w:pPr>
        <w:pStyle w:val="BodyText"/>
      </w:pPr>
      <w:ins w:id="887" w:author="PR Preview" w:date="2026-01-01T00:00:00Z">
        <w:r>
          <w:t xml:space="preserve">Every global minimizer (</w:t>
        </w:r>
      </w:ins>
      <w:hyperlink w:anchor="def-global-minimizer">
        <w:ins w:id="888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89" w:author="PR Preview" w:date="2026-01-01T00:00:00Z">
        <w:r>
          <w:t xml:space="preserve">) is a local minimizer: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take any</w:t>
        </w:r>
      </w:ins>
      <w:ins w:id="89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893" w:author="PR Preview" w:date="2026-01-01T00:00:00Z">
        <w:r>
          <w:t xml:space="preserve">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For example,</w:t>
        </w:r>
      </w:ins>
      <w:ins w:id="89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 a global minimizer of</w:t>
        </w:r>
      </w:ins>
      <w:ins w:id="8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on</w:t>
        </w:r>
      </w:ins>
      <w:ins w:id="90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03" w:author="PR Preview" w:date="2026-01-01T00:00:00Z">
        <w:r>
          <w:t xml:space="preserve">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del w:id="906" w:author="PR Preview" w:date="2026-01-01T00:00:00Z">
        <w:r>
          <w:rPr>
            <w:b/>
            <w:bCs/>
          </w:rPr>
          <w:delText xml:space="preserve">Definition 14 (Line segment)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Let</w:delText>
        </w:r>
      </w:del>
      <w:del w:id="90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10" w:author="PR Preview" w:date="2026-01-01T00:00:00Z">
        <w:r>
          <w:delText xml:space="preserve">.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The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rPr>
            <w:b/>
            <w:bCs/>
          </w:rPr>
          <w:delText xml:space="preserve">line segment</w:delText>
        </w:r>
      </w:del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from</w:delText>
        </w:r>
      </w:del>
      <w:del w:id="917" w:author="PR Preview" w:date="2026-01-01T00:00:00Z">
        <w:r>
          <w:delText xml:space="preserve"> </w:delText>
        </w:r>
      </w:del>
      <m:oMath>
        <m:r>
          <m:t>x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to</w:delText>
        </w:r>
      </w:del>
      <w:del w:id="920" w:author="PR Preview" w:date="2026-01-01T00:00:00Z">
        <w:r>
          <w:delText xml:space="preserve"> </w:delText>
        </w:r>
      </w:del>
      <m:oMath>
        <m:r>
          <m:t>y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is the set of points</w:delText>
        </w:r>
      </w:del>
    </w:p>
    <w:p>
      <w:pPr>
        <w:pStyle w:val="FirstParagraph"/>
      </w:pPr>
      <w:ins w:id="923" w:author="PR Preview" w:date="2026-01-01T00:00:00Z">
        <w:r>
          <w:rPr>
            <w:b/>
            <w:bCs/>
          </w:rPr>
          <w:t xml:space="preserve">Definition 18 (Line segment)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Let</w:t>
        </w:r>
      </w:ins>
      <w:ins w:id="9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27" w:author="PR Preview" w:date="2026-01-01T00:00:00Z">
        <w:r>
          <w:t xml:space="preserve">.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The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rPr>
            <w:b/>
            <w:bCs/>
          </w:rPr>
          <w:t xml:space="preserve">line segment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from</w:t>
        </w:r>
      </w:ins>
      <w:ins w:id="934" w:author="PR Preview" w:date="2026-01-01T00:00:00Z">
        <w:r>
          <w:t xml:space="preserve"> </w:t>
        </w:r>
      </w:ins>
      <m:oMath>
        <m:r>
          <m:t>x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to</w:t>
        </w:r>
      </w:ins>
      <w:ins w:id="937" w:author="PR Preview" w:date="2026-01-01T00:00:00Z">
        <w:r>
          <w:t xml:space="preserve"> </w:t>
        </w:r>
      </w:ins>
      <m:oMath>
        <m:r>
          <m:t>y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is the set of points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del w:id="940" w:author="PR Preview" w:date="2026-01-01T00:00:00Z">
        <w:r>
          <w:rPr>
            <w:b/>
            <w:bCs/>
          </w:rPr>
          <w:delText xml:space="preserve">Definition 15 (Chord)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Let</w:delText>
        </w:r>
      </w:del>
      <w:del w:id="9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be a</w:delText>
        </w:r>
      </w:del>
      <w:del w:id="946" w:author="PR Preview" w:date="2026-01-01T00:00:00Z">
        <w:r>
          <w:delText xml:space="preserve"> </w:delText>
        </w:r>
      </w:del>
      <w:hyperlink r:id="rId49">
        <w:del w:id="94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48" w:author="PR Preview" w:date="2026-01-01T00:00:00Z">
        <w:r>
          <w:delText xml:space="preserve">,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and let</w:delText>
        </w:r>
      </w:del>
      <w:del w:id="95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52" w:author="PR Preview" w:date="2026-01-01T00:00:00Z">
        <w:r>
          <w:delText xml:space="preserve">.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The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rPr>
            <w:b/>
            <w:bCs/>
          </w:rPr>
          <w:delText xml:space="preserve">chord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of</w:delText>
        </w:r>
      </w:del>
      <w:del w:id="959" w:author="PR Preview" w:date="2026-01-01T00:00:00Z">
        <w:r>
          <w:delText xml:space="preserve"> </w:delText>
        </w:r>
      </w:del>
      <m:oMath>
        <m:r>
          <m:t>f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from</w:delText>
        </w:r>
      </w:del>
      <w:del w:id="962" w:author="PR Preview" w:date="2026-01-01T00:00:00Z">
        <w:r>
          <w:delText xml:space="preserve"> </w:delText>
        </w:r>
      </w:del>
      <m:oMath>
        <m:r>
          <m:t>x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to</w:delText>
        </w:r>
      </w:del>
      <w:del w:id="965" w:author="PR Preview" w:date="2026-01-01T00:00:00Z">
        <w:r>
          <w:delText xml:space="preserve"> </w:delText>
        </w:r>
      </w:del>
      <m:oMath>
        <m:r>
          <m:t>y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 the line segment (</w:delText>
        </w:r>
      </w:del>
      <w:hyperlink w:anchor="def-line-segment">
        <w:del w:id="96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969" w:author="PR Preview" w:date="2026-01-01T00:00:00Z">
        <w:r>
          <w:delText xml:space="preserve">) in</w:delText>
        </w:r>
      </w:del>
      <w:del w:id="97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from the point</w:delText>
        </w:r>
      </w:del>
      <w:del w:id="9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to the point</w:delText>
        </w:r>
      </w:del>
      <w:del w:id="9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of the</w:delText>
        </w:r>
      </w:del>
      <w:del w:id="979" w:author="PR Preview" w:date="2026-01-01T00:00:00Z">
        <w:r>
          <w:delText xml:space="preserve"> </w:delText>
        </w:r>
      </w:del>
      <w:hyperlink r:id="rId71">
        <w:del w:id="980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of</w:delText>
        </w:r>
      </w:del>
      <w:del w:id="983" w:author="PR Preview" w:date="2026-01-01T00:00:00Z">
        <w:r>
          <w:delText xml:space="preserve"> </w:delText>
        </w:r>
      </w:del>
      <m:oMath>
        <m:r>
          <m:t>f</m:t>
        </m:r>
      </m:oMath>
      <w:del w:id="984" w:author="PR Preview" w:date="2026-01-01T00:00:00Z">
        <w:r>
          <w:delText xml:space="preserve">:</w:delText>
        </w:r>
      </w:del>
    </w:p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Definition 19 (Chord)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Let</w:t>
        </w:r>
      </w:ins>
      <w:ins w:id="9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be a</w:t>
        </w:r>
      </w:ins>
      <w:ins w:id="991" w:author="PR Preview" w:date="2026-01-01T00:00:00Z">
        <w:r>
          <w:t xml:space="preserve"> </w:t>
        </w:r>
      </w:ins>
      <w:hyperlink r:id="rId49">
        <w:ins w:id="99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93" w:author="PR Preview" w:date="2026-01-01T00:00:00Z">
        <w:r>
          <w:t xml:space="preserve">,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and let</w:t>
        </w:r>
      </w:ins>
      <w:ins w:id="9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97" w:author="PR Preview" w:date="2026-01-01T00:00:00Z">
        <w:r>
          <w:t xml:space="preserve">.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The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rPr>
            <w:b/>
            <w:bCs/>
          </w:rPr>
          <w:t xml:space="preserve">chord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of</w:t>
        </w:r>
      </w:ins>
      <w:ins w:id="1004" w:author="PR Preview" w:date="2026-01-01T00:00:00Z">
        <w:r>
          <w:t xml:space="preserve"> </w:t>
        </w:r>
      </w:ins>
      <m:oMath>
        <m:r>
          <m:t>f</m:t>
        </m:r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from</w:t>
        </w:r>
      </w:ins>
      <w:ins w:id="1007" w:author="PR Preview" w:date="2026-01-01T00:00:00Z">
        <w:r>
          <w:t xml:space="preserve"> </w:t>
        </w:r>
      </w:ins>
      <m:oMath>
        <m:r>
          <m:t>x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to</w:t>
        </w:r>
      </w:ins>
      <w:ins w:id="1010" w:author="PR Preview" w:date="2026-01-01T00:00:00Z">
        <w:r>
          <w:t xml:space="preserve"> </w:t>
        </w:r>
      </w:ins>
      <m:oMath>
        <m:r>
          <m:t>y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is the line segment (</w:t>
        </w:r>
      </w:ins>
      <w:hyperlink w:anchor="def-line-segment">
        <w:ins w:id="101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14" w:author="PR Preview" w:date="2026-01-01T00:00:00Z">
        <w:r>
          <w:t xml:space="preserve">) in</w:t>
        </w:r>
      </w:ins>
      <w:ins w:id="101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from the point</w:t>
        </w:r>
      </w:ins>
      <w:ins w:id="10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to the point</w:t>
        </w:r>
      </w:ins>
      <w:ins w:id="10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of the</w:t>
        </w:r>
      </w:ins>
      <w:ins w:id="1024" w:author="PR Preview" w:date="2026-01-01T00:00:00Z">
        <w:r>
          <w:t xml:space="preserve"> </w:t>
        </w:r>
      </w:ins>
      <w:hyperlink r:id="rId71">
        <w:ins w:id="1025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of</w:t>
        </w:r>
      </w:ins>
      <w:ins w:id="1028" w:author="PR Preview" w:date="2026-01-01T00:00:00Z">
        <w:r>
          <w:t xml:space="preserve"> </w:t>
        </w:r>
      </w:ins>
      <m:oMath>
        <m:r>
          <m:t>f</m:t>
        </m:r>
      </m:oMath>
      <w:ins w:id="10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del w:id="1030" w:author="PR Preview" w:date="2026-01-01T00:00:00Z">
        <w:r>
          <w:rPr>
            <w:b/>
            <w:bCs/>
          </w:rPr>
          <w:delText xml:space="preserve">Definition 16 (Convex function)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Let</w:delText>
        </w:r>
      </w:del>
      <w:del w:id="10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be a</w:delText>
        </w:r>
      </w:del>
      <w:del w:id="1036" w:author="PR Preview" w:date="2026-01-01T00:00:00Z">
        <w:r>
          <w:delText xml:space="preserve"> </w:delText>
        </w:r>
      </w:del>
      <w:hyperlink r:id="rId49">
        <w:del w:id="103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38" w:author="PR Preview" w:date="2026-01-01T00:00:00Z">
        <w:r>
          <w:delText xml:space="preserve">.</w:delText>
        </w:r>
      </w:del>
      <w:del w:id="1039" w:author="PR Preview" w:date="2026-01-01T00:00:00Z">
        <w:r>
          <w:delText xml:space="preserve"> </w:delText>
        </w:r>
      </w:del>
      <m:oMath>
        <m:r>
          <m:t>f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is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rPr>
            <w:b/>
            <w:bCs/>
          </w:rPr>
          <w:delText xml:space="preserve">convex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if</w:delText>
        </w:r>
      </w:del>
    </w:p>
    <w:p>
      <w:pPr>
        <w:pStyle w:val="BodyText"/>
      </w:pPr>
      <w:ins w:id="1046" w:author="PR Preview" w:date="2026-01-01T00:00:00Z">
        <w:r>
          <w:rPr>
            <w:b/>
            <w:bCs/>
          </w:rPr>
          <w:t xml:space="preserve">Definition 20 (Convex function)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Let</w:t>
        </w:r>
      </w:ins>
      <w:ins w:id="10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be a</w:t>
        </w:r>
      </w:ins>
      <w:ins w:id="1052" w:author="PR Preview" w:date="2026-01-01T00:00:00Z">
        <w:r>
          <w:t xml:space="preserve"> </w:t>
        </w:r>
      </w:ins>
      <w:hyperlink r:id="rId49">
        <w:ins w:id="105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54" w:author="PR Preview" w:date="2026-01-01T00:00:00Z">
        <w:r>
          <w:t xml:space="preserve">.</w:t>
        </w:r>
      </w:ins>
      <w:ins w:id="1055" w:author="PR Preview" w:date="2026-01-01T00:00:00Z">
        <w:r>
          <w:t xml:space="preserve"> </w:t>
        </w:r>
      </w:ins>
      <m:oMath>
        <m:r>
          <m:t>f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is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rPr>
            <w:b/>
            <w:bCs/>
          </w:rPr>
          <w:t xml:space="preserve">convex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del w:id="1062" w:author="PR Preview" w:date="2026-01-01T00:00:00Z">
        <w:r>
          <w:rPr>
            <w:b/>
            <w:bCs/>
          </w:rPr>
          <w:delText xml:space="preserve">Example 13 (A convex and a non-convex function)</w:delText>
        </w:r>
      </w:del>
      <w:del w:id="10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is convex (</w:delText>
        </w:r>
      </w:del>
      <w:hyperlink w:anchor="def-convex-function">
        <w:del w:id="106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067" w:author="PR Preview" w:date="2026-01-01T00:00:00Z">
        <w:r>
          <w:delText xml:space="preserve">):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by expanding the square,</w:delText>
        </w:r>
      </w:del>
      <w:del w:id="10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del w:id="1071" w:author="PR Preview" w:date="2026-01-01T00:00:00Z">
        <w:r>
          <w:delText xml:space="preserve">.</w:delText>
        </w:r>
      </w:del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Its local minimizer</w:delText>
        </w:r>
      </w:del>
      <w:del w:id="107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is also a global minimizer,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since</w:delText>
        </w:r>
      </w:del>
    </w:p>
    <w:p>
      <w:pPr>
        <w:pStyle w:val="BodyText"/>
      </w:pPr>
      <w:ins w:id="1079" w:author="PR Preview" w:date="2026-01-01T00:00:00Z">
        <w:r>
          <w:rPr>
            <w:b/>
            <w:bCs/>
          </w:rPr>
          <w:t xml:space="preserve">Example 13 (A convex and a non-convex function)</w:t>
        </w:r>
      </w:ins>
      <w:ins w:id="10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 convex (</w:t>
        </w:r>
      </w:ins>
      <w:hyperlink w:anchor="def-convex-function">
        <w:ins w:id="108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084" w:author="PR Preview" w:date="2026-01-01T00:00:00Z">
        <w:r>
          <w:t xml:space="preserve">):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by expanding the square,</w:t>
        </w:r>
      </w:ins>
      <w:ins w:id="10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1088" w:author="PR Preview" w:date="2026-01-01T00:00:00Z">
        <w:r>
          <w:t xml:space="preserve">.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Its local minimizer</w:t>
        </w:r>
      </w:ins>
      <w:ins w:id="109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is also a global minimizer,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del w:id="1096" w:author="PR Preview" w:date="2026-01-01T00:00:00Z">
        <w:r>
          <w:rPr>
            <w:i/>
            <w:iCs/>
          </w:rPr>
          <w:delText xml:space="preserve">Proof</w:delText>
        </w:r>
      </w:del>
      <w:del w:id="1097" w:author="PR Preview" w:date="2026-01-01T00:00:00Z">
        <w:r>
          <w:delText xml:space="preserve">. </w:delText>
        </w:r>
      </w:del>
      <w:del w:id="1098" w:author="PR Preview" w:date="2026-01-01T00:00:00Z">
        <w:r>
          <w:delText xml:space="preserve">Let</w:delText>
        </w:r>
      </w:del>
      <w:del w:id="109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be a local minimizer of</w:delText>
        </w:r>
      </w:del>
      <w:del w:id="1102" w:author="PR Preview" w:date="2026-01-01T00:00:00Z">
        <w:r>
          <w:delText xml:space="preserve"> </w:delText>
        </w:r>
      </w:del>
      <m:oMath>
        <m:r>
          <m:t>f</m:t>
        </m:r>
      </m:oMath>
      <w:del w:id="1103" w:author="PR Preview" w:date="2026-01-01T00:00:00Z">
        <w:r>
          <w:delText xml:space="preserve">,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so there is a</w:delText>
        </w:r>
      </w:del>
      <w:del w:id="110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with</w:delText>
        </w:r>
      </w:del>
      <w:del w:id="11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whenever</w:delText>
        </w:r>
      </w:del>
      <w:del w:id="11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(</w:delText>
        </w:r>
      </w:del>
      <w:hyperlink w:anchor="def-local-minimizer">
        <w:del w:id="1115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116" w:author="PR Preview" w:date="2026-01-01T00:00:00Z">
        <w:r>
          <w:delText xml:space="preserve">).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Suppose</w:delText>
        </w:r>
      </w:del>
      <w:del w:id="111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is not a global minimizer (</w:delText>
        </w:r>
      </w:del>
      <w:hyperlink w:anchor="def-global-minimizer">
        <w:del w:id="112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123" w:author="PR Preview" w:date="2026-01-01T00:00:00Z">
        <w:r>
          <w:delText xml:space="preserve">).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Then some</w:delText>
        </w:r>
      </w:del>
      <w:del w:id="112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has</w:delText>
        </w:r>
      </w:del>
      <w:del w:id="11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130" w:author="PR Preview" w:date="2026-01-01T00:00:00Z">
        <w:r>
          <w:delText xml:space="preserve">,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and in particular</w:delText>
        </w:r>
      </w:del>
      <w:del w:id="11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34" w:author="PR Preview" w:date="2026-01-01T00:00:00Z">
        <w:r>
          <w:delText xml:space="preserve">.</w:delText>
        </w:r>
      </w:del>
    </w:p>
    <w:p>
      <w:pPr>
        <w:pStyle w:val="BodyText"/>
      </w:pPr>
      <w:ins w:id="1135" w:author="PR Preview" w:date="2026-01-01T00:00:00Z">
        <w:r>
          <w:rPr>
            <w:i/>
            <w:iCs/>
          </w:rPr>
          <w:t xml:space="preserve">Proof</w:t>
        </w:r>
      </w:ins>
      <w:ins w:id="1136" w:author="PR Preview" w:date="2026-01-01T00:00:00Z">
        <w:r>
          <w:t xml:space="preserve">. </w:t>
        </w:r>
      </w:ins>
      <w:ins w:id="1137" w:author="PR Preview" w:date="2026-01-01T00:00:00Z">
        <w:r>
          <w:t xml:space="preserve">Let</w:t>
        </w:r>
      </w:ins>
      <w:ins w:id="113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be a local minimizer of</w:t>
        </w:r>
      </w:ins>
      <w:ins w:id="1141" w:author="PR Preview" w:date="2026-01-01T00:00:00Z">
        <w:r>
          <w:t xml:space="preserve"> </w:t>
        </w:r>
      </w:ins>
      <m:oMath>
        <m:r>
          <m:t>f</m:t>
        </m:r>
      </m:oMath>
      <w:ins w:id="1142" w:author="PR Preview" w:date="2026-01-01T00:00:00Z">
        <w:r>
          <w:t xml:space="preserve">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so there is a</w:t>
        </w:r>
      </w:ins>
      <w:ins w:id="114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with</w:t>
        </w:r>
      </w:ins>
      <w:ins w:id="11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whenever</w:t>
        </w:r>
      </w:ins>
      <w:ins w:id="115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(</w:t>
        </w:r>
      </w:ins>
      <w:hyperlink w:anchor="def-local-minimizer">
        <w:ins w:id="115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55" w:author="PR Preview" w:date="2026-01-01T00:00:00Z">
        <w:r>
          <w:t xml:space="preserve">).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Suppose</w:t>
        </w:r>
      </w:ins>
      <w:ins w:id="115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is not a global minimizer (</w:t>
        </w:r>
      </w:ins>
      <w:hyperlink w:anchor="def-global-minimizer">
        <w:ins w:id="116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162" w:author="PR Preview" w:date="2026-01-01T00:00:00Z">
        <w:r>
          <w:t xml:space="preserve">).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Then some</w:t>
        </w:r>
      </w:ins>
      <w:ins w:id="116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has</w:t>
        </w:r>
      </w:ins>
      <w:ins w:id="11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169" w:author="PR Preview" w:date="2026-01-01T00:00:00Z">
        <w:r>
          <w:t xml:space="preserve">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and in particular</w:t>
        </w:r>
      </w:ins>
      <w:ins w:id="117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73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74" w:author="PR Preview" w:date="2026-01-01T00:00:00Z">
        <w:r>
          <w:delText xml:space="preserve">Since</w:delText>
        </w:r>
      </w:del>
      <w:del w:id="11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and</w:delText>
        </w:r>
      </w:del>
      <w:del w:id="117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179" w:author="PR Preview" w:date="2026-01-01T00:00:00Z">
        <w:r>
          <w:delText xml:space="preserve">,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the definition of a convex function (</w:delText>
        </w:r>
      </w:del>
      <w:hyperlink w:anchor="def-convex-function">
        <w:del w:id="1182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183" w:author="PR Preview" w:date="2026-01-01T00:00:00Z">
        <w:r>
          <w:delText xml:space="preserve">) gives</w:delText>
        </w:r>
      </w:del>
    </w:p>
    <w:p>
      <w:pPr>
        <w:pStyle w:val="FirstParagraph"/>
      </w:pPr>
      <w:ins w:id="1184" w:author="PR Preview" w:date="2026-01-01T00:00:00Z">
        <w:r>
          <w:t xml:space="preserve">Since</w:t>
        </w:r>
      </w:ins>
      <w:ins w:id="118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and</w:t>
        </w:r>
      </w:ins>
      <w:ins w:id="118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89" w:author="PR Preview" w:date="2026-01-01T00:00:00Z">
        <w:r>
          <w:t xml:space="preserve">,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the definition of a convex function (</w:t>
        </w:r>
      </w:ins>
      <w:hyperlink w:anchor="def-convex-function">
        <w:ins w:id="1192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93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del w:id="1194" w:author="PR Preview" w:date="2026-01-01T00:00:00Z">
        <w:r>
          <w:rPr>
            <w:b/>
            <w:bCs/>
          </w:rPr>
          <w:delText xml:space="preserve">Example 14 (The average of the squares is at least the square of the average)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Take</w:delText>
        </w:r>
      </w:del>
      <w:del w:id="11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198" w:author="PR Preview" w:date="2026-01-01T00:00:00Z">
        <w:r>
          <w:delText xml:space="preserve">.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It is convex by</w:delText>
        </w:r>
      </w:del>
      <w:del w:id="1201" w:author="PR Preview" w:date="2026-01-01T00:00:00Z">
        <w:r>
          <w:delText xml:space="preserve"> </w:delText>
        </w:r>
      </w:del>
      <w:hyperlink w:anchor="def-convex-function">
        <w:del w:id="1202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203" w:author="PR Preview" w:date="2026-01-01T00:00:00Z">
        <w:r>
          <w:delText xml:space="preserve">: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for</w:delText>
        </w:r>
      </w:del>
      <w:del w:id="120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207" w:author="PR Preview" w:date="2026-01-01T00:00:00Z">
        <w:r>
          <w:delText xml:space="preserve">,</w:delText>
        </w:r>
      </w:del>
    </w:p>
    <w:p>
      <w:pPr>
        <w:pStyle w:val="FirstParagraph"/>
      </w:pPr>
      <w:ins w:id="1208" w:author="PR Preview" w:date="2026-01-01T00:00:00Z">
        <w:r>
          <w:rPr>
            <w:b/>
            <w:bCs/>
          </w:rPr>
          <w:t xml:space="preserve">Example 14 (The average of the squares is at least the square of the average)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Take</w:t>
        </w:r>
      </w:ins>
      <w:ins w:id="12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12" w:author="PR Preview" w:date="2026-01-01T00:00:00Z">
        <w:r>
          <w:t xml:space="preserve">.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It is convex by</w:t>
        </w:r>
      </w:ins>
      <w:ins w:id="1215" w:author="PR Preview" w:date="2026-01-01T00:00:00Z">
        <w:r>
          <w:t xml:space="preserve"> </w:t>
        </w:r>
      </w:ins>
      <w:hyperlink w:anchor="def-convex-function">
        <w:ins w:id="121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217" w:author="PR Preview" w:date="2026-01-01T00:00:00Z">
        <w:r>
          <w:t xml:space="preserve">: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for</w:t>
        </w:r>
      </w:ins>
      <w:ins w:id="12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del w:id="1222" w:author="PR Preview" w:date="2026-01-01T00:00:00Z">
        <w:r>
          <w:rPr>
            <w:b/>
            <w:bCs/>
          </w:rPr>
          <w:delText xml:space="preserve">Definition 17 (Upper and lower bounds)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Let</w:delText>
        </w:r>
      </w:del>
      <w:del w:id="12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22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w:del w:id="1227" w:author="PR Preview" w:date="2026-01-01T00:00:00Z">
        <w:r>
          <w:delText xml:space="preserve">A real number</w:delText>
        </w:r>
      </w:del>
      <w:del w:id="1228" w:author="PR Preview" w:date="2026-01-01T00:00:00Z">
        <w:r>
          <w:delText xml:space="preserve"> </w:delText>
        </w:r>
      </w:del>
      <m:oMath>
        <m:r>
          <m:t>u</m:t>
        </m:r>
      </m:oMath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is an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rPr>
            <w:b/>
            <w:bCs/>
          </w:rPr>
          <w:delText xml:space="preserve">upper bound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for</w:delText>
        </w:r>
      </w:del>
      <w:del w:id="1235" w:author="PR Preview" w:date="2026-01-01T00:00:00Z">
        <w:r>
          <w:delText xml:space="preserve"> </w:delText>
        </w:r>
      </w:del>
      <m:oMath>
        <m:r>
          <m:t>A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if</w:delText>
        </w:r>
      </w:del>
      <w:del w:id="12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for all</w:delText>
        </w:r>
      </w:del>
      <w:del w:id="12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242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7"/>
        </w:numPr>
      </w:pPr>
      <w:del w:id="1243" w:author="PR Preview" w:date="2026-01-01T00:00:00Z">
        <w:r>
          <w:delText xml:space="preserve">A real number</w:delText>
        </w:r>
      </w:del>
      <w:del w:id="1244" w:author="PR Preview" w:date="2026-01-01T00:00:00Z">
        <w:r>
          <w:delText xml:space="preserve"> </w:delText>
        </w:r>
      </w:del>
      <m:oMath>
        <m:r>
          <m:t>ℓ</m:t>
        </m:r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is a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rPr>
            <w:b/>
            <w:bCs/>
          </w:rPr>
          <w:delText xml:space="preserve">lower bound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for</w:delText>
        </w:r>
      </w:del>
      <w:del w:id="1251" w:author="PR Preview" w:date="2026-01-01T00:00:00Z">
        <w:r>
          <w:delText xml:space="preserve"> </w:delText>
        </w:r>
      </w:del>
      <m:oMath>
        <m:r>
          <m:t>A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if</w:delText>
        </w:r>
      </w:del>
      <w:del w:id="125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for all</w:delText>
        </w:r>
      </w:del>
      <w:del w:id="12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258" w:author="PR Preview" w:date="2026-01-01T00:00:00Z">
        <w:r>
          <w:delText xml:space="preserve">.</w:delText>
        </w:r>
      </w:del>
    </w:p>
    <w:p>
      <w:pPr>
        <w:pStyle w:val="FirstParagraph"/>
      </w:pPr>
      <m:oMath>
        <m:r>
          <m:t>A</m:t>
        </m:r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is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rPr>
            <w:b/>
            <w:bCs/>
          </w:rPr>
          <w:delText xml:space="preserve">bounded above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if it has an upper bound,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rPr>
            <w:b/>
            <w:bCs/>
          </w:rPr>
          <w:delText xml:space="preserve">bounded below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if it has a lower bound,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and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rPr>
            <w:b/>
            <w:bCs/>
          </w:rPr>
          <w:delText xml:space="preserve">bounded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if it is both bounded above and bounded below.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A real-valued</w:delText>
        </w:r>
      </w:del>
      <w:del w:id="1277" w:author="PR Preview" w:date="2026-01-01T00:00:00Z">
        <w:r>
          <w:delText xml:space="preserve"> </w:delText>
        </w:r>
      </w:del>
      <w:hyperlink r:id="rId49">
        <w:del w:id="127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is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bounded above, bounded below, or bounded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if its</w:delText>
        </w:r>
      </w:del>
      <w:del w:id="1285" w:author="PR Preview" w:date="2026-01-01T00:00:00Z">
        <w:r>
          <w:delText xml:space="preserve"> </w:delText>
        </w:r>
      </w:del>
      <w:hyperlink r:id="rId51">
        <w:del w:id="1286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is.</w:delText>
        </w:r>
      </w:del>
    </w:p>
    <w:p>
      <w:pPr>
        <w:pStyle w:val="FirstParagraph"/>
      </w:pPr>
      <w:ins w:id="1289" w:author="PR Preview" w:date="2026-01-01T00:00:00Z">
        <w:r>
          <w:rPr>
            <w:b/>
            <w:bCs/>
          </w:rPr>
          <w:t xml:space="preserve">Definition 21 (Upper bound)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Let</w:t>
        </w:r>
      </w:ins>
      <w:ins w:id="12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293" w:author="PR Preview" w:date="2026-01-01T00:00:00Z">
        <w:r>
          <w:t xml:space="preserve">.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A real number</w:t>
        </w:r>
      </w:ins>
      <w:ins w:id="1296" w:author="PR Preview" w:date="2026-01-01T00:00:00Z">
        <w:r>
          <w:t xml:space="preserve"> </w:t>
        </w:r>
      </w:ins>
      <m:oMath>
        <m:r>
          <m:t>u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is an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rPr>
            <w:b/>
            <w:bCs/>
          </w:rPr>
          <w:t xml:space="preserve">upper bound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for</w:t>
        </w:r>
      </w:ins>
      <w:ins w:id="1303" w:author="PR Preview" w:date="2026-01-01T00:00:00Z">
        <w:r>
          <w:t xml:space="preserve"> </w:t>
        </w:r>
      </w:ins>
      <m:oMath>
        <m:r>
          <m:t>A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if</w:t>
        </w:r>
      </w:ins>
      <w:ins w:id="13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for all</w:t>
        </w:r>
      </w:ins>
      <w:ins w:id="13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310" w:author="PR Preview" w:date="2026-01-01T00:00:00Z">
        <w:r>
          <w:t xml:space="preserve">.</w:t>
        </w:r>
      </w:ins>
    </w:p>
    <w:bookmarkEnd w:id="85"/>
    <w:bookmarkStart w:id="86" w:name="def-lower-bound"/>
    <w:p>
      <w:pPr>
        <w:pStyle w:val="BodyText"/>
      </w:pPr>
      <w:ins w:id="1311" w:author="PR Preview" w:date="2026-01-01T00:00:00Z">
        <w:r>
          <w:rPr>
            <w:b/>
            <w:bCs/>
          </w:rPr>
          <w:t xml:space="preserve">Definition 22 (Lower bound)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Let</w:t>
        </w:r>
      </w:ins>
      <w:ins w:id="13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315" w:author="PR Preview" w:date="2026-01-01T00:00:00Z">
        <w:r>
          <w:t xml:space="preserve">.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A real number</w:t>
        </w:r>
      </w:ins>
      <w:ins w:id="1318" w:author="PR Preview" w:date="2026-01-01T00:00:00Z">
        <w:r>
          <w:t xml:space="preserve"> </w:t>
        </w:r>
      </w:ins>
      <m:oMath>
        <m:r>
          <m:t>ℓ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is a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rPr>
            <w:b/>
            <w:bCs/>
          </w:rPr>
          <w:t xml:space="preserve">lower bound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for</w:t>
        </w:r>
      </w:ins>
      <w:ins w:id="1325" w:author="PR Preview" w:date="2026-01-01T00:00:00Z">
        <w:r>
          <w:t xml:space="preserve"> </w:t>
        </w:r>
      </w:ins>
      <m:oMath>
        <m:r>
          <m:t>A</m:t>
        </m:r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if</w:t>
        </w:r>
      </w:ins>
      <w:ins w:id="132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for all</w:t>
        </w:r>
      </w:ins>
      <w:ins w:id="13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332" w:author="PR Preview" w:date="2026-01-01T00:00:00Z">
        <w:r>
          <w:t xml:space="preserve">.</w:t>
        </w:r>
      </w:ins>
    </w:p>
    <w:bookmarkEnd w:id="86"/>
    <w:bookmarkStart w:id="87" w:name="def-bounded-above"/>
    <w:p>
      <w:pPr>
        <w:pStyle w:val="BodyText"/>
      </w:pPr>
      <w:ins w:id="1333" w:author="PR Preview" w:date="2026-01-01T00:00:00Z">
        <w:r>
          <w:rPr>
            <w:b/>
            <w:bCs/>
          </w:rPr>
          <w:t xml:space="preserve">Definition 23 (Bounded above)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A set</w:t>
        </w:r>
      </w:ins>
      <w:ins w:id="13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is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rPr>
            <w:b/>
            <w:bCs/>
          </w:rPr>
          <w:t xml:space="preserve">bounded above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if it has an upper bound (</w:t>
        </w:r>
      </w:ins>
      <w:hyperlink w:anchor="def-upper-bound">
        <w:ins w:id="134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44" w:author="PR Preview" w:date="2026-01-01T00:00:00Z">
        <w:r>
          <w:t xml:space="preserve">).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A real-valued</w:t>
        </w:r>
      </w:ins>
      <w:ins w:id="1347" w:author="PR Preview" w:date="2026-01-01T00:00:00Z">
        <w:r>
          <w:t xml:space="preserve"> </w:t>
        </w:r>
      </w:ins>
      <w:hyperlink r:id="rId49">
        <w:ins w:id="134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is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bounded above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if its</w:t>
        </w:r>
      </w:ins>
      <w:ins w:id="1355" w:author="PR Preview" w:date="2026-01-01T00:00:00Z">
        <w:r>
          <w:t xml:space="preserve"> </w:t>
        </w:r>
      </w:ins>
      <w:hyperlink r:id="rId51">
        <w:ins w:id="1356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is.</w:t>
        </w:r>
      </w:ins>
    </w:p>
    <w:bookmarkEnd w:id="87"/>
    <w:bookmarkStart w:id="88" w:name="def-bounded-below"/>
    <w:p>
      <w:pPr>
        <w:pStyle w:val="BodyText"/>
      </w:pPr>
      <w:ins w:id="1359" w:author="PR Preview" w:date="2026-01-01T00:00:00Z">
        <w:r>
          <w:rPr>
            <w:b/>
            <w:bCs/>
          </w:rPr>
          <w:t xml:space="preserve">Definition 24 (Bounded below)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 set</w:t>
        </w:r>
      </w:ins>
      <w:ins w:id="13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is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rPr>
            <w:b/>
            <w:bCs/>
          </w:rPr>
          <w:t xml:space="preserve">bounded below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if it has a lower bound (</w:t>
        </w:r>
      </w:ins>
      <w:hyperlink w:anchor="def-lower-bound">
        <w:ins w:id="136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370" w:author="PR Preview" w:date="2026-01-01T00:00:00Z">
        <w:r>
          <w:t xml:space="preserve">).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A real-valued</w:t>
        </w:r>
      </w:ins>
      <w:ins w:id="1373" w:author="PR Preview" w:date="2026-01-01T00:00:00Z">
        <w:r>
          <w:t xml:space="preserve"> </w:t>
        </w:r>
      </w:ins>
      <w:hyperlink r:id="rId49">
        <w:ins w:id="137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is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bounded below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if its</w:t>
        </w:r>
      </w:ins>
      <w:ins w:id="1381" w:author="PR Preview" w:date="2026-01-01T00:00:00Z">
        <w:r>
          <w:t xml:space="preserve"> </w:t>
        </w:r>
      </w:ins>
      <w:hyperlink r:id="rId51">
        <w:ins w:id="1382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is.</w:t>
        </w:r>
      </w:ins>
    </w:p>
    <w:bookmarkEnd w:id="88"/>
    <w:bookmarkStart w:id="89" w:name="def-bounded"/>
    <w:p>
      <w:pPr>
        <w:pStyle w:val="BodyText"/>
      </w:pPr>
      <w:ins w:id="1385" w:author="PR Preview" w:date="2026-01-01T00:00:00Z">
        <w:r>
          <w:rPr>
            <w:b/>
            <w:bCs/>
          </w:rPr>
          <w:t xml:space="preserve">Definition 25 (Bounded)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 set</w:t>
        </w:r>
      </w:ins>
      <w:ins w:id="13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is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rPr>
            <w:b/>
            <w:bCs/>
          </w:rPr>
          <w:t xml:space="preserve">bounded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if it is both bounded above (</w:t>
        </w:r>
      </w:ins>
      <w:hyperlink w:anchor="def-bounded-above">
        <w:ins w:id="139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396" w:author="PR Preview" w:date="2026-01-01T00:00:00Z">
        <w:r>
          <w:t xml:space="preserve">) and bounded below (</w:t>
        </w:r>
      </w:ins>
      <w:hyperlink w:anchor="def-bounded-below">
        <w:ins w:id="139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398" w:author="PR Preview" w:date="2026-01-01T00:00:00Z">
        <w:r>
          <w:t xml:space="preserve">).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A real-valued</w:t>
        </w:r>
      </w:ins>
      <w:ins w:id="1401" w:author="PR Preview" w:date="2026-01-01T00:00:00Z">
        <w:r>
          <w:t xml:space="preserve"> </w:t>
        </w:r>
      </w:ins>
      <w:hyperlink r:id="rId49">
        <w:ins w:id="140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is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bounded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if its</w:t>
        </w:r>
      </w:ins>
      <w:ins w:id="1409" w:author="PR Preview" w:date="2026-01-01T00:00:00Z">
        <w:r>
          <w:t xml:space="preserve"> </w:t>
        </w:r>
      </w:ins>
      <w:hyperlink r:id="rId51">
        <w:ins w:id="141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is.</w:t>
        </w:r>
      </w:ins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del w:id="1413" w:author="PR Preview" w:date="2026-01-01T00:00:00Z">
        <w:r>
          <w:rPr>
            <w:b/>
            <w:bCs/>
          </w:rPr>
          <w:delText xml:space="preserve">Definition 18 (Infimum (greatest lower bound))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Let</w:delText>
        </w:r>
      </w:del>
      <w:del w:id="141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be nonempty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and bounded below (</w:delText>
        </w:r>
      </w:del>
      <w:hyperlink w:anchor="def-bounded">
        <w:del w:id="1421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422" w:author="PR Preview" w:date="2026-01-01T00:00:00Z">
        <w:r>
          <w:delText xml:space="preserve">).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The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rPr>
            <w:b/>
            <w:bCs/>
          </w:rPr>
          <w:delText xml:space="preserve">infimum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of</w:delText>
        </w:r>
      </w:del>
      <w:del w:id="1429" w:author="PR Preview" w:date="2026-01-01T00:00:00Z">
        <w:r>
          <w:delText xml:space="preserve"> </w:delText>
        </w:r>
      </w:del>
      <m:oMath>
        <m:r>
          <m:t>A</m:t>
        </m:r>
      </m:oMath>
      <w:del w:id="1430" w:author="PR Preview" w:date="2026-01-01T00:00:00Z">
        <w:r>
          <w:delText xml:space="preserve">,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written</w:delText>
        </w:r>
      </w:del>
      <w:del w:id="1433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1434" w:author="PR Preview" w:date="2026-01-01T00:00:00Z">
        <w:r>
          <w:delText xml:space="preserve">,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is the greatest real number</w:delText>
        </w:r>
      </w:del>
      <w:del w:id="1437" w:author="PR Preview" w:date="2026-01-01T00:00:00Z">
        <w:r>
          <w:delText xml:space="preserve"> </w:delText>
        </w:r>
      </w:del>
      <m:oMath>
        <m:r>
          <m:t>t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satisfying</w:delText>
        </w:r>
      </w:del>
      <w:del w:id="144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for all</w:delText>
        </w:r>
      </w:del>
      <w:del w:id="144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444" w:author="PR Preview" w:date="2026-01-01T00:00:00Z">
        <w:r>
          <w:delText xml:space="preserve">:</w:delText>
        </w:r>
      </w:del>
    </w:p>
    <w:p>
      <w:pPr>
        <w:pStyle w:val="BodyText"/>
      </w:pPr>
      <w:ins w:id="1445" w:author="PR Preview" w:date="2026-01-01T00:00:00Z">
        <w:r>
          <w:rPr>
            <w:b/>
            <w:bCs/>
          </w:rPr>
          <w:t xml:space="preserve">Definition 26 (Infimum (greatest lower bound))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Let</w:t>
        </w:r>
      </w:ins>
      <w:ins w:id="14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be nonempty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bounded below (</w:t>
        </w:r>
      </w:ins>
      <w:hyperlink w:anchor="def-bounded-below">
        <w:ins w:id="1453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454" w:author="PR Preview" w:date="2026-01-01T00:00:00Z">
        <w:r>
          <w:t xml:space="preserve">).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The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rPr>
            <w:b/>
            <w:bCs/>
          </w:rPr>
          <w:t xml:space="preserve">infimum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of</w:t>
        </w:r>
      </w:ins>
      <w:ins w:id="1461" w:author="PR Preview" w:date="2026-01-01T00:00:00Z">
        <w:r>
          <w:t xml:space="preserve"> </w:t>
        </w:r>
      </w:ins>
      <m:oMath>
        <m:r>
          <m:t>A</m:t>
        </m:r>
      </m:oMath>
      <w:ins w:id="1462" w:author="PR Preview" w:date="2026-01-01T00:00:00Z">
        <w:r>
          <w:t xml:space="preserve">,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written</w:t>
        </w:r>
      </w:ins>
      <w:ins w:id="1465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1466" w:author="PR Preview" w:date="2026-01-01T00:00:00Z">
        <w:r>
          <w:t xml:space="preserve">,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is the greatest real number</w:t>
        </w:r>
      </w:ins>
      <w:ins w:id="1469" w:author="PR Preview" w:date="2026-01-01T00:00:00Z">
        <w:r>
          <w:t xml:space="preserve"> </w:t>
        </w:r>
      </w:ins>
      <m:oMath>
        <m:r>
          <m:t>t</m:t>
        </m:r>
      </m:oMath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satisfying</w:t>
        </w:r>
      </w:ins>
      <w:ins w:id="147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for all</w:t>
        </w:r>
      </w:ins>
      <w:ins w:id="14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del w:id="1477" w:author="PR Preview" w:date="2026-01-01T00:00:00Z">
        <w:r>
          <w:rPr>
            <w:i/>
            <w:iCs/>
          </w:rPr>
          <w:delText xml:space="preserve">Remark 9</w:delText>
        </w:r>
      </w:del>
      <w:del w:id="1478" w:author="PR Preview" w:date="2026-01-01T00:00:00Z">
        <w:r>
          <w:delText xml:space="preserve"> (Existence of the infimum, and when it is a minimum). </w:delText>
        </w:r>
      </w:del>
      <w:del w:id="1479" w:author="PR Preview" w:date="2026-01-01T00:00:00Z">
        <w:r>
          <w:delText xml:space="preserve">The maximum in</w:delText>
        </w:r>
      </w:del>
      <w:del w:id="1480" w:author="PR Preview" w:date="2026-01-01T00:00:00Z">
        <w:r>
          <w:delText xml:space="preserve"> </w:delText>
        </w:r>
      </w:del>
      <w:hyperlink w:anchor="def-infimum">
        <w:del w:id="148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always exists,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by the completeness of the real numbers (</w:delText>
        </w:r>
      </w:del>
      <w:hyperlink w:anchor="thm-completeness">
        <w:del w:id="148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87" w:author="PR Preview" w:date="2026-01-01T00:00:00Z">
        <w:r>
          <w:delText xml:space="preserve">).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For example, for</w:delText>
        </w:r>
      </w:del>
      <w:del w:id="14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1491" w:author="PR Preview" w:date="2026-01-01T00:00:00Z">
        <w:r>
          <w:delText xml:space="preserve">,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the numbers</w:delText>
        </w:r>
      </w:del>
      <w:del w:id="1494" w:author="PR Preview" w:date="2026-01-01T00:00:00Z">
        <w:r>
          <w:delText xml:space="preserve"> </w:delText>
        </w:r>
      </w:del>
      <m:oMath>
        <m:r>
          <m:t>t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with</w:delText>
        </w:r>
      </w:del>
      <w:del w:id="149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for all</w:delText>
        </w:r>
      </w:del>
      <w:del w:id="15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are those with</w:delText>
        </w:r>
      </w:del>
      <w:del w:id="150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1</m:t>
        </m:r>
      </m:oMath>
      <w:del w:id="1504" w:author="PR Preview" w:date="2026-01-01T00:00:00Z">
        <w:r>
          <w:delText xml:space="preserve">,</w:delText>
        </w:r>
      </w:del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and the largest of them is</w:delText>
        </w:r>
      </w:del>
      <w:del w:id="1507" w:author="PR Preview" w:date="2026-01-01T00:00:00Z">
        <w:r>
          <w:delText xml:space="preserve"> </w:delText>
        </w:r>
      </w:del>
      <m:oMath>
        <m:r>
          <m:t>1</m:t>
        </m:r>
      </m:oMath>
      <w:del w:id="1508" w:author="PR Preview" w:date="2026-01-01T00:00:00Z">
        <w:r>
          <w:delText xml:space="preserve">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so</w:delText>
        </w:r>
      </w:del>
      <w:del w:id="1511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del w:id="1512" w:author="PR Preview" w:date="2026-01-01T00:00:00Z">
        <w:r>
          <w:delText xml:space="preserve">.</w:delText>
        </w:r>
      </w:del>
    </w:p>
    <w:p>
      <w:pPr>
        <w:pStyle w:val="BodyText"/>
      </w:pPr>
      <w:ins w:id="1513" w:author="PR Preview" w:date="2026-01-01T00:00:00Z">
        <w:r>
          <w:rPr>
            <w:i/>
            <w:iCs/>
          </w:rPr>
          <w:t xml:space="preserve">Remark 9</w:t>
        </w:r>
      </w:ins>
      <w:ins w:id="1514" w:author="PR Preview" w:date="2026-01-01T00:00:00Z">
        <w:r>
          <w:t xml:space="preserve"> (Existence of the infimum, and when it is a minimum). </w:t>
        </w:r>
      </w:ins>
      <w:ins w:id="1515" w:author="PR Preview" w:date="2026-01-01T00:00:00Z">
        <w:r>
          <w:t xml:space="preserve">The maximum in</w:t>
        </w:r>
      </w:ins>
      <w:ins w:id="1516" w:author="PR Preview" w:date="2026-01-01T00:00:00Z">
        <w:r>
          <w:t xml:space="preserve"> </w:t>
        </w:r>
      </w:ins>
      <w:hyperlink w:anchor="def-infimum">
        <w:ins w:id="151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always exists,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by the completeness of the real numbers (</w:t>
        </w:r>
      </w:ins>
      <w:hyperlink w:anchor="thm-completeness">
        <w:ins w:id="1522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523" w:author="PR Preview" w:date="2026-01-01T00:00:00Z">
        <w:r>
          <w:t xml:space="preserve">).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For example, for</w:t>
        </w:r>
      </w:ins>
      <w:ins w:id="15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527" w:author="PR Preview" w:date="2026-01-01T00:00:00Z">
        <w:r>
          <w:t xml:space="preserve">,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the numbers</w:t>
        </w:r>
      </w:ins>
      <w:ins w:id="1530" w:author="PR Preview" w:date="2026-01-01T00:00:00Z">
        <w:r>
          <w:t xml:space="preserve"> </w:t>
        </w:r>
      </w:ins>
      <m:oMath>
        <m:r>
          <m:t>t</m:t>
        </m:r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with</w:t>
        </w:r>
      </w:ins>
      <w:ins w:id="153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for all</w:t>
        </w:r>
      </w:ins>
      <w:ins w:id="15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are those with</w:t>
        </w:r>
      </w:ins>
      <w:ins w:id="153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1</m:t>
        </m:r>
      </m:oMath>
      <w:ins w:id="1540" w:author="PR Preview" w:date="2026-01-01T00:00:00Z">
        <w:r>
          <w:t xml:space="preserve">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and the largest of them is</w:t>
        </w:r>
      </w:ins>
      <w:ins w:id="1543" w:author="PR Preview" w:date="2026-01-01T00:00:00Z">
        <w:r>
          <w:t xml:space="preserve"> </w:t>
        </w:r>
      </w:ins>
      <m:oMath>
        <m:r>
          <m:t>1</m:t>
        </m:r>
      </m:oMath>
      <w:ins w:id="1544" w:author="PR Preview" w:date="2026-01-01T00:00:00Z">
        <w:r>
          <w:t xml:space="preserve">,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so</w:t>
        </w:r>
      </w:ins>
      <w:ins w:id="1547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ins w:id="1548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del w:id="1549" w:author="PR Preview" w:date="2026-01-01T00:00:00Z">
        <w:r>
          <w:rPr>
            <w:b/>
            <w:bCs/>
          </w:rPr>
          <w:delText xml:space="preserve">Definition 19 (Supremum (least upper bound))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Let</w:delText>
        </w:r>
      </w:del>
      <w:del w:id="15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be nonempty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bounded above (</w:delText>
        </w:r>
      </w:del>
      <w:hyperlink w:anchor="def-bounded">
        <w:del w:id="1557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558" w:author="PR Preview" w:date="2026-01-01T00:00:00Z">
        <w:r>
          <w:delText xml:space="preserve">).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The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rPr>
            <w:b/>
            <w:bCs/>
          </w:rPr>
          <w:delText xml:space="preserve">supremum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of</w:delText>
        </w:r>
      </w:del>
      <w:del w:id="1565" w:author="PR Preview" w:date="2026-01-01T00:00:00Z">
        <w:r>
          <w:delText xml:space="preserve"> </w:delText>
        </w:r>
      </w:del>
      <m:oMath>
        <m:r>
          <m:t>A</m:t>
        </m:r>
      </m:oMath>
      <w:del w:id="1566" w:author="PR Preview" w:date="2026-01-01T00:00:00Z">
        <w:r>
          <w:delText xml:space="preserve">,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written</w:delText>
        </w:r>
      </w:del>
      <w:del w:id="1569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1570" w:author="PR Preview" w:date="2026-01-01T00:00:00Z">
        <w:r>
          <w:delText xml:space="preserve">,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is the smallest real number</w:delText>
        </w:r>
      </w:del>
      <w:del w:id="1573" w:author="PR Preview" w:date="2026-01-01T00:00:00Z">
        <w:r>
          <w:delText xml:space="preserve"> </w:delText>
        </w:r>
      </w:del>
      <m:oMath>
        <m:r>
          <m:t>t</m:t>
        </m:r>
      </m:oMath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satisfying</w:delText>
        </w:r>
      </w:del>
      <w:del w:id="15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for all</w:delText>
        </w:r>
      </w:del>
      <w:del w:id="157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580" w:author="PR Preview" w:date="2026-01-01T00:00:00Z">
        <w:r>
          <w:delText xml:space="preserve">:</w:delText>
        </w:r>
      </w:del>
    </w:p>
    <w:p>
      <w:pPr>
        <w:pStyle w:val="FirstParagraph"/>
      </w:pPr>
      <w:ins w:id="1581" w:author="PR Preview" w:date="2026-01-01T00:00:00Z">
        <w:r>
          <w:rPr>
            <w:b/>
            <w:bCs/>
          </w:rPr>
          <w:t xml:space="preserve">Definition 27 (Supremum (least upper bound))</w:t>
        </w:r>
      </w:ins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Let</w:t>
        </w:r>
      </w:ins>
      <w:ins w:id="158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be nonempty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and bounded above (</w:t>
        </w:r>
      </w:ins>
      <w:hyperlink w:anchor="def-bounded-above">
        <w:ins w:id="158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590" w:author="PR Preview" w:date="2026-01-01T00:00:00Z">
        <w:r>
          <w:t xml:space="preserve">).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The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rPr>
            <w:b/>
            <w:bCs/>
          </w:rPr>
          <w:t xml:space="preserve">supremum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of</w:t>
        </w:r>
      </w:ins>
      <w:ins w:id="1597" w:author="PR Preview" w:date="2026-01-01T00:00:00Z">
        <w:r>
          <w:t xml:space="preserve"> </w:t>
        </w:r>
      </w:ins>
      <m:oMath>
        <m:r>
          <m:t>A</m:t>
        </m:r>
      </m:oMath>
      <w:ins w:id="1598" w:author="PR Preview" w:date="2026-01-01T00:00:00Z">
        <w:r>
          <w:t xml:space="preserve">,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written</w:t>
        </w:r>
      </w:ins>
      <w:ins w:id="1601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1602" w:author="PR Preview" w:date="2026-01-01T00:00:00Z">
        <w:r>
          <w:t xml:space="preserve">,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is the smallest real number</w:t>
        </w:r>
      </w:ins>
      <w:ins w:id="1605" w:author="PR Preview" w:date="2026-01-01T00:00:00Z">
        <w:r>
          <w:t xml:space="preserve"> </w:t>
        </w:r>
      </w:ins>
      <m:oMath>
        <m:r>
          <m:t>t</m:t>
        </m:r>
      </m:oMath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satisfying</w:t>
        </w:r>
      </w:ins>
      <w:ins w:id="160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for all</w:t>
        </w:r>
      </w:ins>
      <w:ins w:id="16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6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del w:id="1613" w:author="PR Preview" w:date="2026-01-01T00:00:00Z">
        <w:r>
          <w:rPr>
            <w:i/>
            <w:iCs/>
          </w:rPr>
          <w:delText xml:space="preserve">Remark 10</w:delText>
        </w:r>
      </w:del>
      <w:del w:id="1614" w:author="PR Preview" w:date="2026-01-01T00:00:00Z">
        <w:r>
          <w:delText xml:space="preserve"> (Existence of the supremum, and when it is a maximum). </w:delText>
        </w:r>
      </w:del>
      <w:del w:id="1615" w:author="PR Preview" w:date="2026-01-01T00:00:00Z">
        <w:r>
          <w:delText xml:space="preserve">The minimum in</w:delText>
        </w:r>
      </w:del>
      <w:del w:id="1616" w:author="PR Preview" w:date="2026-01-01T00:00:00Z">
        <w:r>
          <w:delText xml:space="preserve"> </w:delText>
        </w:r>
      </w:del>
      <w:hyperlink w:anchor="def-supremum">
        <w:del w:id="161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always exists,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by the completeness of the real numbers (</w:delText>
        </w:r>
      </w:del>
      <w:hyperlink w:anchor="thm-completeness">
        <w:del w:id="162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623" w:author="PR Preview" w:date="2026-01-01T00:00:00Z">
        <w:r>
          <w:delText xml:space="preserve">).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For example, for</w:delText>
        </w:r>
      </w:del>
      <w:del w:id="162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627" w:author="PR Preview" w:date="2026-01-01T00:00:00Z">
        <w:r>
          <w:delText xml:space="preserve">,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the numbers</w:delText>
        </w:r>
      </w:del>
      <w:del w:id="1630" w:author="PR Preview" w:date="2026-01-01T00:00:00Z">
        <w:r>
          <w:delText xml:space="preserve"> </w:delText>
        </w:r>
      </w:del>
      <m:oMath>
        <m:r>
          <m:t>t</m:t>
        </m:r>
      </m:oMath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with</w:delText>
        </w:r>
      </w:del>
      <w:del w:id="163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for all</w:delText>
        </w:r>
      </w:del>
      <w:del w:id="163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are those with</w:delText>
        </w:r>
      </w:del>
      <w:del w:id="163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2</m:t>
        </m:r>
      </m:oMath>
      <w:del w:id="1640" w:author="PR Preview" w:date="2026-01-01T00:00:00Z">
        <w:r>
          <w:delText xml:space="preserve">,</w:delText>
        </w:r>
      </w:del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and the smallest of them is</w:delText>
        </w:r>
      </w:del>
      <w:del w:id="1643" w:author="PR Preview" w:date="2026-01-01T00:00:00Z">
        <w:r>
          <w:delText xml:space="preserve"> </w:delText>
        </w:r>
      </w:del>
      <m:oMath>
        <m:r>
          <m:t>2</m:t>
        </m:r>
      </m:oMath>
      <w:del w:id="1644" w:author="PR Preview" w:date="2026-01-01T00:00:00Z">
        <w:r>
          <w:delText xml:space="preserve">,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so</w:delText>
        </w:r>
      </w:del>
      <w:del w:id="1647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del w:id="1648" w:author="PR Preview" w:date="2026-01-01T00:00:00Z">
        <w:r>
          <w:delText xml:space="preserve">.</w:delText>
        </w:r>
      </w:del>
    </w:p>
    <w:p>
      <w:pPr>
        <w:pStyle w:val="BodyText"/>
      </w:pPr>
      <w:ins w:id="1649" w:author="PR Preview" w:date="2026-01-01T00:00:00Z">
        <w:r>
          <w:rPr>
            <w:i/>
            <w:iCs/>
          </w:rPr>
          <w:t xml:space="preserve">Remark 10</w:t>
        </w:r>
      </w:ins>
      <w:ins w:id="1650" w:author="PR Preview" w:date="2026-01-01T00:00:00Z">
        <w:r>
          <w:t xml:space="preserve"> (Existence of the supremum, and when it is a maximum). </w:t>
        </w:r>
      </w:ins>
      <w:ins w:id="1651" w:author="PR Preview" w:date="2026-01-01T00:00:00Z">
        <w:r>
          <w:t xml:space="preserve">The minimum in</w:t>
        </w:r>
      </w:ins>
      <w:ins w:id="1652" w:author="PR Preview" w:date="2026-01-01T00:00:00Z">
        <w:r>
          <w:t xml:space="preserve"> </w:t>
        </w:r>
      </w:ins>
      <w:hyperlink w:anchor="def-supremum">
        <w:ins w:id="1653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always exists,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by the completeness of the real numbers (</w:t>
        </w:r>
      </w:ins>
      <w:hyperlink w:anchor="thm-completeness">
        <w:ins w:id="165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659" w:author="PR Preview" w:date="2026-01-01T00:00:00Z">
        <w:r>
          <w:t xml:space="preserve">).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For example, for</w:t>
        </w:r>
      </w:ins>
      <w:ins w:id="16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663" w:author="PR Preview" w:date="2026-01-01T00:00:00Z">
        <w:r>
          <w:t xml:space="preserve">,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the numbers</w:t>
        </w:r>
      </w:ins>
      <w:ins w:id="1666" w:author="PR Preview" w:date="2026-01-01T00:00:00Z">
        <w:r>
          <w:t xml:space="preserve"> </w:t>
        </w:r>
      </w:ins>
      <m:oMath>
        <m:r>
          <m:t>t</m:t>
        </m:r>
      </m:oMath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with</w:t>
        </w:r>
      </w:ins>
      <w:ins w:id="16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for all</w:t>
        </w:r>
      </w:ins>
      <w:ins w:id="16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are those with</w:t>
        </w:r>
      </w:ins>
      <w:ins w:id="167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2</m:t>
        </m:r>
      </m:oMath>
      <w:ins w:id="1676" w:author="PR Preview" w:date="2026-01-01T00:00:00Z">
        <w:r>
          <w:t xml:space="preserve">,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and the smallest of them is</w:t>
        </w:r>
      </w:ins>
      <w:ins w:id="1679" w:author="PR Preview" w:date="2026-01-01T00:00:00Z">
        <w:r>
          <w:t xml:space="preserve"> </w:t>
        </w:r>
      </w:ins>
      <m:oMath>
        <m:r>
          <m:t>2</m:t>
        </m:r>
      </m:oMath>
      <w:ins w:id="1680" w:author="PR Preview" w:date="2026-01-01T00:00:00Z">
        <w:r>
          <w:t xml:space="preserve">,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so</w:t>
        </w:r>
      </w:ins>
      <w:ins w:id="1683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ins w:id="1684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del w:id="1685" w:author="PR Preview" w:date="2026-01-01T00:00:00Z">
        <w:r>
          <w:rPr>
            <w:b/>
            <w:bCs/>
          </w:rPr>
          <w:delText xml:space="preserve">Definition 20 (Term of a sum)</w:delText>
        </w:r>
      </w:del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In a sum</w:delText>
        </w:r>
      </w:del>
      <w:del w:id="16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89" w:author="PR Preview" w:date="2026-01-01T00:00:00Z">
        <w:r>
          <w:delText xml:space="preserve">,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delText xml:space="preserve">each of the numbers or expressions</w:delText>
        </w:r>
      </w:del>
      <w:del w:id="169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being added</w:delText>
        </w:r>
      </w:del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is a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rPr>
            <w:b/>
            <w:bCs/>
          </w:rPr>
          <w:delText xml:space="preserve">term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of the sum.</w:delText>
        </w:r>
      </w:del>
    </w:p>
    <w:p>
      <w:pPr>
        <w:pStyle w:val="FirstParagraph"/>
      </w:pPr>
      <w:ins w:id="1701" w:author="PR Preview" w:date="2026-01-01T00:00:00Z">
        <w:r>
          <w:rPr>
            <w:b/>
            <w:bCs/>
          </w:rPr>
          <w:t xml:space="preserve">Definition 28 (Term of a sum)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In a sum</w:t>
        </w:r>
      </w:ins>
      <w:ins w:id="17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05" w:author="PR Preview" w:date="2026-01-01T00:00:00Z">
        <w:r>
          <w:t xml:space="preserve">,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each of the numbers or expressions</w:t>
        </w:r>
      </w:ins>
      <w:ins w:id="170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being added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is a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rPr>
            <w:b/>
            <w:bCs/>
          </w:rPr>
          <w:t xml:space="preserve">term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of the sum.</w:t>
        </w:r>
      </w:ins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del w:id="1717" w:author="PR Preview" w:date="2026-01-01T00:00:00Z">
        <w:r>
          <w:rPr>
            <w:b/>
            <w:bCs/>
          </w:rPr>
          <w:delText xml:space="preserve">Definition 21 (Identity element)</w:delText>
        </w:r>
      </w:del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Let</w:delText>
        </w:r>
      </w:del>
      <w:del w:id="1720" w:author="PR Preview" w:date="2026-01-01T00:00:00Z">
        <w:r>
          <w:delText xml:space="preserve"> </w:delText>
        </w:r>
      </w:del>
      <m:oMath>
        <m:r>
          <m:t>S</m:t>
        </m:r>
      </m:oMath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be a set, such as the real numbers</w:delText>
        </w:r>
      </w:del>
      <w:del w:id="172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724" w:author="PR Preview" w:date="2026-01-01T00:00:00Z">
        <w:r>
          <w:delText xml:space="preserve">,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and let</w:delText>
        </w:r>
      </w:del>
      <w:del w:id="172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be an operation that combines two elements</w:delText>
        </w:r>
      </w:del>
      <w:del w:id="1730" w:author="PR Preview" w:date="2026-01-01T00:00:00Z">
        <w:r>
          <w:delText xml:space="preserve"> </w:delText>
        </w:r>
      </w:del>
      <m:oMath>
        <m:r>
          <m:t>a</m:t>
        </m:r>
      </m:oMath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and</w:delText>
        </w:r>
      </w:del>
      <w:del w:id="1733" w:author="PR Preview" w:date="2026-01-01T00:00:00Z">
        <w:r>
          <w:delText xml:space="preserve"> </w:delText>
        </w:r>
      </w:del>
      <m:oMath>
        <m:r>
          <m:t>b</m:t>
        </m:r>
      </m:oMath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of</w:delText>
        </w:r>
      </w:del>
      <w:del w:id="1736" w:author="PR Preview" w:date="2026-01-01T00:00:00Z">
        <w:r>
          <w:delText xml:space="preserve"> </w:delText>
        </w:r>
      </w:del>
      <m:oMath>
        <m:r>
          <m:t>S</m:t>
        </m:r>
      </m:oMath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into an element</w:delText>
        </w:r>
      </w:del>
      <w:del w:id="173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of</w:delText>
        </w:r>
      </w:del>
      <w:del w:id="1742" w:author="PR Preview" w:date="2026-01-01T00:00:00Z">
        <w:r>
          <w:delText xml:space="preserve"> </w:delText>
        </w:r>
      </w:del>
      <m:oMath>
        <m:r>
          <m:t>S</m:t>
        </m:r>
      </m:oMath>
      <w:del w:id="1743" w:author="PR Preview" w:date="2026-01-01T00:00:00Z">
        <w:r>
          <w:delText xml:space="preserve">,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1746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1747" w:author="PR Preview" w:date="2026-01-01T00:00:00Z">
        <w:r>
          <w:delText xml:space="preserve">) of real numbers.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An element</w:delText>
        </w:r>
      </w:del>
      <w:del w:id="1750" w:author="PR Preview" w:date="2026-01-01T00:00:00Z">
        <w:r>
          <w:delText xml:space="preserve"> </w:delText>
        </w:r>
      </w:del>
      <m:oMath>
        <m:r>
          <m:t>u</m:t>
        </m:r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of</w:delText>
        </w:r>
      </w:del>
      <w:del w:id="1753" w:author="PR Preview" w:date="2026-01-01T00:00:00Z">
        <w:r>
          <w:delText xml:space="preserve"> </w:delText>
        </w:r>
      </w:del>
      <m:oMath>
        <m:r>
          <m:t>S</m:t>
        </m:r>
      </m:oMath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is an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rPr>
            <w:b/>
            <w:bCs/>
          </w:rPr>
          <w:delText xml:space="preserve">identity element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for</w:delText>
        </w:r>
      </w:del>
      <w:del w:id="1760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if</w:delText>
        </w:r>
      </w:del>
      <w:del w:id="176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and</w:delText>
        </w:r>
      </w:del>
      <w:del w:id="176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for every</w:delText>
        </w:r>
      </w:del>
      <w:del w:id="176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1770" w:author="PR Preview" w:date="2026-01-01T00:00:00Z">
        <w:r>
          <w:delText xml:space="preserve">.</w:delText>
        </w:r>
      </w:del>
    </w:p>
    <w:p>
      <w:pPr>
        <w:pStyle w:val="FirstParagraph"/>
      </w:pPr>
      <w:ins w:id="1771" w:author="PR Preview" w:date="2026-01-01T00:00:00Z">
        <w:r>
          <w:rPr>
            <w:b/>
            <w:bCs/>
          </w:rPr>
          <w:t xml:space="preserve">Definition 29 (Identity element)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Let</w:t>
        </w:r>
      </w:ins>
      <w:ins w:id="1774" w:author="PR Preview" w:date="2026-01-01T00:00:00Z">
        <w:r>
          <w:t xml:space="preserve"> </w:t>
        </w:r>
      </w:ins>
      <m:oMath>
        <m:r>
          <m:t>S</m:t>
        </m:r>
      </m:oMath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be a set, such as the real numbers</w:t>
        </w:r>
      </w:ins>
      <w:ins w:id="17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and let</w:t>
        </w:r>
      </w:ins>
      <w:ins w:id="1781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be an operation that combines two elements</w:t>
        </w:r>
      </w:ins>
      <w:ins w:id="1784" w:author="PR Preview" w:date="2026-01-01T00:00:00Z">
        <w:r>
          <w:t xml:space="preserve"> </w:t>
        </w:r>
      </w:ins>
      <m:oMath>
        <m:r>
          <m:t>a</m:t>
        </m:r>
      </m:oMath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and</w:t>
        </w:r>
      </w:ins>
      <w:ins w:id="1787" w:author="PR Preview" w:date="2026-01-01T00:00:00Z">
        <w:r>
          <w:t xml:space="preserve"> </w:t>
        </w:r>
      </w:ins>
      <m:oMath>
        <m:r>
          <m:t>b</m:t>
        </m:r>
      </m:oMath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of</w:t>
        </w:r>
      </w:ins>
      <w:ins w:id="1790" w:author="PR Preview" w:date="2026-01-01T00:00:00Z">
        <w:r>
          <w:t xml:space="preserve"> </w:t>
        </w:r>
      </w:ins>
      <m:oMath>
        <m:r>
          <m:t>S</m:t>
        </m:r>
      </m:oMath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into an element</w:t>
        </w:r>
      </w:ins>
      <w:ins w:id="17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of</w:t>
        </w:r>
      </w:ins>
      <w:ins w:id="1796" w:author="PR Preview" w:date="2026-01-01T00:00:00Z">
        <w:r>
          <w:t xml:space="preserve"> </w:t>
        </w:r>
      </w:ins>
      <m:oMath>
        <m:r>
          <m:t>S</m:t>
        </m:r>
      </m:oMath>
      <w:ins w:id="1797" w:author="PR Preview" w:date="2026-01-01T00:00:00Z">
        <w:r>
          <w:t xml:space="preserve">,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1800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801" w:author="PR Preview" w:date="2026-01-01T00:00:00Z">
        <w:r>
          <w:t xml:space="preserve">) of real numbers.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An element</w:t>
        </w:r>
      </w:ins>
      <w:ins w:id="1804" w:author="PR Preview" w:date="2026-01-01T00:00:00Z">
        <w:r>
          <w:t xml:space="preserve"> </w:t>
        </w:r>
      </w:ins>
      <m:oMath>
        <m:r>
          <m:t>u</m:t>
        </m:r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of</w:t>
        </w:r>
      </w:ins>
      <w:ins w:id="1807" w:author="PR Preview" w:date="2026-01-01T00:00:00Z">
        <w:r>
          <w:t xml:space="preserve"> </w:t>
        </w:r>
      </w:ins>
      <m:oMath>
        <m:r>
          <m:t>S</m:t>
        </m:r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is an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rPr>
            <w:b/>
            <w:bCs/>
          </w:rPr>
          <w:t xml:space="preserve">identity element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for</w:t>
        </w:r>
      </w:ins>
      <w:ins w:id="1814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if</w:t>
        </w:r>
      </w:ins>
      <w:ins w:id="18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and</w:t>
        </w:r>
      </w:ins>
      <w:ins w:id="1820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for every</w:t>
        </w:r>
      </w:ins>
      <w:ins w:id="18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1824" w:author="PR Preview" w:date="2026-01-01T00:00:00Z">
        <w:r>
          <w:t xml:space="preserve">.</w:t>
        </w:r>
      </w:ins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del w:id="1825" w:author="PR Preview" w:date="2026-01-01T00:00:00Z">
        <w:r>
          <w:rPr>
            <w:b/>
            <w:bCs/>
          </w:rPr>
          <w:delText xml:space="preserve">Definition 22 (Commutative operation)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delText xml:space="preserve">An operation</w:delText>
        </w:r>
      </w:del>
      <w:del w:id="1828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on a set</w:delText>
        </w:r>
      </w:del>
      <w:del w:id="1831" w:author="PR Preview" w:date="2026-01-01T00:00:00Z">
        <w:r>
          <w:delText xml:space="preserve"> </w:delText>
        </w:r>
      </w:del>
      <m:oMath>
        <m:r>
          <m:t>S</m:t>
        </m:r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(</w:delText>
        </w:r>
      </w:del>
      <w:hyperlink w:anchor="def-identity-element">
        <w:del w:id="183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835" w:author="PR Preview" w:date="2026-01-01T00:00:00Z">
        <w:r>
          <w:delText xml:space="preserve">)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is</w:delText>
        </w:r>
      </w:del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rPr>
            <w:b/>
            <w:bCs/>
          </w:rPr>
          <w:delText xml:space="preserve">commutative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if</w:delText>
        </w:r>
      </w:del>
      <w:del w:id="18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for all</w:delText>
        </w:r>
      </w:del>
      <w:del w:id="184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1846" w:author="PR Preview" w:date="2026-01-01T00:00:00Z">
        <w:r>
          <w:delText xml:space="preserve">: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the order of the two inputs does not matter.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Some sources, including the titles of</w:delText>
        </w:r>
      </w:del>
      <w:del w:id="1851" w:author="PR Preview" w:date="2026-01-01T00:00:00Z">
        <w:r>
          <w:delText xml:space="preserve"> </w:delText>
        </w:r>
      </w:del>
      <w:hyperlink w:anchor="thm-sum-symmetric">
        <w:del w:id="185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and</w:delText>
        </w:r>
      </w:del>
      <w:del w:id="1855" w:author="PR Preview" w:date="2026-01-01T00:00:00Z">
        <w:r>
          <w:delText xml:space="preserve"> </w:delText>
        </w:r>
      </w:del>
      <w:hyperlink w:anchor="thm-prod-symmetric">
        <w:del w:id="185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857" w:author="PR Preview" w:date="2026-01-01T00:00:00Z">
        <w:r>
          <w:delText xml:space="preserve">,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call a commutative operation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rPr>
            <w:b/>
            <w:bCs/>
          </w:rPr>
          <w:delText xml:space="preserve">symmetric</w:delText>
        </w:r>
      </w:del>
      <w:del w:id="1862" w:author="PR Preview" w:date="2026-01-01T00:00:00Z">
        <w:r>
          <w:delText xml:space="preserve">.</w:delText>
        </w:r>
      </w:del>
    </w:p>
    <w:p>
      <w:pPr>
        <w:pStyle w:val="FirstParagraph"/>
      </w:pPr>
      <w:ins w:id="1863" w:author="PR Preview" w:date="2026-01-01T00:00:00Z">
        <w:r>
          <w:rPr>
            <w:b/>
            <w:bCs/>
          </w:rPr>
          <w:t xml:space="preserve">Definition 30 (Commutative operation)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An operation</w:t>
        </w:r>
      </w:ins>
      <w:ins w:id="186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on a set</w:t>
        </w:r>
      </w:ins>
      <w:ins w:id="1869" w:author="PR Preview" w:date="2026-01-01T00:00:00Z">
        <w:r>
          <w:t xml:space="preserve"> </w:t>
        </w:r>
      </w:ins>
      <m:oMath>
        <m:r>
          <m:t>S</m:t>
        </m:r>
      </m:oMath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(</w:t>
        </w:r>
      </w:ins>
      <w:hyperlink w:anchor="def-identity-element">
        <w:ins w:id="187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873" w:author="PR Preview" w:date="2026-01-01T00:00:00Z">
        <w:r>
          <w:t xml:space="preserve">)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is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rPr>
            <w:b/>
            <w:bCs/>
          </w:rPr>
          <w:t xml:space="preserve">commutative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if</w:t>
        </w:r>
      </w:ins>
      <w:ins w:id="18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for all</w:t>
        </w:r>
      </w:ins>
      <w:ins w:id="18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1884" w:author="PR Preview" w:date="2026-01-01T00:00:00Z">
        <w:r>
          <w:t xml:space="preserve">: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the order of the two inputs does not matter.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Some sources, including the titles of</w:t>
        </w:r>
      </w:ins>
      <w:ins w:id="1889" w:author="PR Preview" w:date="2026-01-01T00:00:00Z">
        <w:r>
          <w:t xml:space="preserve"> </w:t>
        </w:r>
      </w:ins>
      <w:hyperlink w:anchor="thm-sum-symmetric">
        <w:ins w:id="189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and</w:t>
        </w:r>
      </w:ins>
      <w:ins w:id="1893" w:author="PR Preview" w:date="2026-01-01T00:00:00Z">
        <w:r>
          <w:t xml:space="preserve"> </w:t>
        </w:r>
      </w:ins>
      <w:hyperlink w:anchor="thm-prod-symmetric">
        <w:ins w:id="189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1895" w:author="PR Preview" w:date="2026-01-01T00:00:00Z">
        <w:r>
          <w:t xml:space="preserve">,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call a commutative operation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rPr>
            <w:b/>
            <w:bCs/>
          </w:rPr>
          <w:t xml:space="preserve">symmetric</w:t>
        </w:r>
      </w:ins>
      <w:ins w:id="1900" w:author="PR Preview" w:date="2026-01-01T00:00:00Z">
        <w:r>
          <w:t xml:space="preserve">.</w:t>
        </w:r>
      </w:ins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del w:id="1901" w:author="PR Preview" w:date="2026-01-01T00:00:00Z">
        <w:r>
          <w:rPr>
            <w:b/>
            <w:bCs/>
          </w:rPr>
          <w:delText xml:space="preserve">Definition 23 (Associative operation)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An operation</w:delText>
        </w:r>
      </w:del>
      <w:del w:id="1904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on a set</w:delText>
        </w:r>
      </w:del>
      <w:del w:id="1907" w:author="PR Preview" w:date="2026-01-01T00:00:00Z">
        <w:r>
          <w:delText xml:space="preserve"> </w:delText>
        </w:r>
      </w:del>
      <m:oMath>
        <m:r>
          <m:t>S</m:t>
        </m:r>
      </m:oMath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(</w:delText>
        </w:r>
      </w:del>
      <w:hyperlink w:anchor="def-identity-element">
        <w:del w:id="1910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911" w:author="PR Preview" w:date="2026-01-01T00:00:00Z">
        <w:r>
          <w:delText xml:space="preserve">)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is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rPr>
            <w:b/>
            <w:bCs/>
          </w:rPr>
          <w:delText xml:space="preserve">associative</w:delText>
        </w:r>
      </w:del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if</w:delText>
        </w:r>
      </w:del>
      <w:del w:id="19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1919" w:author="PR Preview" w:date="2026-01-01T00:00:00Z">
        <w:r>
          <w:delText xml:space="preserve"> </w:delText>
        </w:r>
      </w:del>
      <w:del w:id="1920" w:author="PR Preview" w:date="2026-01-01T00:00:00Z">
        <w:r>
          <w:delText xml:space="preserve">for all</w:delText>
        </w:r>
      </w:del>
      <w:del w:id="19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1922" w:author="PR Preview" w:date="2026-01-01T00:00:00Z">
        <w:r>
          <w:delText xml:space="preserve">: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1925" w:author="PR Preview" w:date="2026-01-01T00:00:00Z">
        <w:r>
          <w:rPr>
            <w:b/>
            <w:bCs/>
          </w:rPr>
          <w:t xml:space="preserve">Definition 31 (Associative operation)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An operation</w:t>
        </w:r>
      </w:ins>
      <w:ins w:id="192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on a set</w:t>
        </w:r>
      </w:ins>
      <w:ins w:id="1931" w:author="PR Preview" w:date="2026-01-01T00:00:00Z">
        <w:r>
          <w:t xml:space="preserve"> </w:t>
        </w:r>
      </w:ins>
      <m:oMath>
        <m:r>
          <m:t>S</m:t>
        </m:r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(</w:t>
        </w:r>
      </w:ins>
      <w:hyperlink w:anchor="def-identity-element">
        <w:ins w:id="1934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935" w:author="PR Preview" w:date="2026-01-01T00:00:00Z">
        <w:r>
          <w:t xml:space="preserve">)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is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rPr>
            <w:b/>
            <w:bCs/>
          </w:rPr>
          <w:t xml:space="preserve">associative</w:t>
        </w:r>
      </w:ins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if</w:t>
        </w:r>
      </w:ins>
      <w:ins w:id="19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for all</w:t>
        </w:r>
      </w:ins>
      <w:ins w:id="19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1946" w:author="PR Preview" w:date="2026-01-01T00:00:00Z">
        <w:r>
          <w:t xml:space="preserve">: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which pair is combined first does not matter.</w:t>
        </w:r>
      </w:ins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del w:id="1949" w:author="PR Preview" w:date="2026-01-01T00:00:00Z">
        <w:r>
          <w:rPr>
            <w:b/>
            <w:bCs/>
          </w:rPr>
          <w:delText xml:space="preserve">Definition 24 (Distributes over)</w:delText>
        </w:r>
      </w:del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An operation</w:delText>
        </w:r>
      </w:del>
      <w:del w:id="195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on a set</w:delText>
        </w:r>
      </w:del>
      <w:del w:id="1955" w:author="PR Preview" w:date="2026-01-01T00:00:00Z">
        <w:r>
          <w:delText xml:space="preserve"> </w:delText>
        </w:r>
      </w:del>
      <m:oMath>
        <m:r>
          <m:t>S</m:t>
        </m:r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rPr>
            <w:b/>
            <w:bCs/>
          </w:rPr>
          <w:delText xml:space="preserve">distributes over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an operation</w:delText>
        </w:r>
      </w:del>
      <w:del w:id="1960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on</w:delText>
        </w:r>
      </w:del>
      <w:del w:id="1963" w:author="PR Preview" w:date="2026-01-01T00:00:00Z">
        <w:r>
          <w:delText xml:space="preserve"> </w:delText>
        </w:r>
      </w:del>
      <m:oMath>
        <m:r>
          <m:t>S</m:t>
        </m:r>
      </m:oMath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if</w:delText>
        </w:r>
      </w:del>
    </w:p>
    <w:p>
      <w:pPr>
        <w:pStyle w:val="FirstParagraph"/>
      </w:pPr>
      <w:ins w:id="1966" w:author="PR Preview" w:date="2026-01-01T00:00:00Z">
        <w:r>
          <w:rPr>
            <w:b/>
            <w:bCs/>
          </w:rPr>
          <w:t xml:space="preserve">Definition 32 (Distributes over)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 operation</w:t>
        </w:r>
      </w:ins>
      <w:ins w:id="1969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on a set</w:t>
        </w:r>
      </w:ins>
      <w:ins w:id="1972" w:author="PR Preview" w:date="2026-01-01T00:00:00Z">
        <w:r>
          <w:t xml:space="preserve"> </w:t>
        </w:r>
      </w:ins>
      <m:oMath>
        <m:r>
          <m:t>S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rPr>
            <w:b/>
            <w:bCs/>
          </w:rPr>
          <w:t xml:space="preserve">distributes over</w:t>
        </w:r>
      </w:ins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an operation</w:t>
        </w:r>
      </w:ins>
      <w:ins w:id="1977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on</w:t>
        </w:r>
      </w:ins>
      <w:ins w:id="1980" w:author="PR Preview" w:date="2026-01-01T00:00:00Z">
        <w:r>
          <w:t xml:space="preserve"> </w:t>
        </w:r>
      </w:ins>
      <m:oMath>
        <m:r>
          <m:t>S</m:t>
        </m:r>
      </m:oMath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983" w:author="PR Preview" w:date="2026-01-01T00:00:00Z">
        <w:r>
          <w:delText xml:space="preserve">So</w:delText>
        </w:r>
      </w:del>
      <w:del w:id="1984" w:author="PR Preview" w:date="2026-01-01T00:00:00Z">
        <w:r>
          <w:delText xml:space="preserve"> </w:delText>
        </w:r>
      </w:del>
      <w:hyperlink w:anchor="def-distributes-over">
        <w:del w:id="198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fails with</w:delText>
        </w:r>
      </w:del>
      <w:del w:id="1988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and</w:delText>
        </w:r>
      </w:del>
      <w:del w:id="1991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del w:id="1992" w:author="PR Preview" w:date="2026-01-01T00:00:00Z">
        <w:r>
          <w:delText xml:space="preserve">.</w:delText>
        </w:r>
      </w:del>
    </w:p>
    <w:p>
      <w:pPr>
        <w:pStyle w:val="BodyText"/>
      </w:pPr>
      <w:del w:id="1993" w:author="PR Preview" w:date="2026-01-01T00:00:00Z">
        <w:r>
          <w:rPr>
            <w:b/>
            <w:bCs/>
          </w:rPr>
          <w:delText xml:space="preserve">Definition 25 (Distributive law)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The</w:delText>
        </w:r>
      </w:del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rPr>
            <w:b/>
            <w:bCs/>
          </w:rPr>
          <w:delText xml:space="preserve">distributive law</w:delText>
        </w:r>
      </w:del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is the statement that multiplication distributes over addition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(</w:delText>
        </w:r>
      </w:del>
      <w:hyperlink w:anchor="def-distributes-over">
        <w:del w:id="2002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003" w:author="PR Preview" w:date="2026-01-01T00:00:00Z">
        <w:r>
          <w:delText xml:space="preserve">):</w:delText>
        </w:r>
      </w:del>
      <w:del w:id="200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(</w:delText>
        </w:r>
      </w:del>
      <w:hyperlink w:anchor="thm-mult-distr">
        <w:del w:id="200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08" w:author="PR Preview" w:date="2026-01-01T00:00:00Z">
        <w:r>
          <w:delText xml:space="preserve">).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We then say multiplication is</w:delText>
        </w:r>
      </w:del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rPr>
            <w:b/>
            <w:bCs/>
          </w:rPr>
          <w:delText xml:space="preserve">distributive</w:delText>
        </w:r>
      </w:del>
      <w:del w:id="2013" w:author="PR Preview" w:date="2026-01-01T00:00:00Z">
        <w:r>
          <w:delText xml:space="preserve">.</w:delText>
        </w:r>
      </w:del>
    </w:p>
    <w:p>
      <w:pPr>
        <w:pStyle w:val="FirstParagraph"/>
      </w:pPr>
      <w:ins w:id="2014" w:author="PR Preview" w:date="2026-01-01T00:00:00Z">
        <w:r>
          <w:t xml:space="preserve">So</w:t>
        </w:r>
      </w:ins>
      <w:ins w:id="2015" w:author="PR Preview" w:date="2026-01-01T00:00:00Z">
        <w:r>
          <w:t xml:space="preserve"> </w:t>
        </w:r>
      </w:ins>
      <w:hyperlink w:anchor="def-distributes-over">
        <w:ins w:id="2016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017" w:author="PR Preview" w:date="2026-01-01T00:00:00Z">
        <w:r>
          <w:t xml:space="preserve"> </w:t>
        </w:r>
      </w:ins>
      <w:ins w:id="2018" w:author="PR Preview" w:date="2026-01-01T00:00:00Z">
        <w:r>
          <w:t xml:space="preserve">fails with</w:t>
        </w:r>
      </w:ins>
      <w:ins w:id="2019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and</w:t>
        </w:r>
      </w:ins>
      <w:ins w:id="2022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ins w:id="2023" w:author="PR Preview" w:date="2026-01-01T00:00:00Z">
        <w:r>
          <w:t xml:space="preserve">.</w:t>
        </w:r>
      </w:ins>
    </w:p>
    <w:bookmarkEnd w:id="120"/>
    <w:bookmarkStart w:id="121" w:name="def-distributive"/>
    <w:p>
      <w:pPr>
        <w:pStyle w:val="BodyText"/>
      </w:pPr>
      <w:ins w:id="2024" w:author="PR Preview" w:date="2026-01-01T00:00:00Z">
        <w:r>
          <w:rPr>
            <w:b/>
            <w:bCs/>
          </w:rPr>
          <w:t xml:space="preserve">Definition 33 (Distributive law)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The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rPr>
            <w:b/>
            <w:bCs/>
          </w:rPr>
          <w:t xml:space="preserve">distributive law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is the statement that multiplication distributes over addition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(</w:t>
        </w:r>
      </w:ins>
      <w:hyperlink w:anchor="def-distributes-over">
        <w:ins w:id="2033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034" w:author="PR Preview" w:date="2026-01-01T00:00:00Z">
        <w:r>
          <w:t xml:space="preserve">):</w:t>
        </w:r>
      </w:ins>
      <w:ins w:id="20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(</w:t>
        </w:r>
      </w:ins>
      <w:hyperlink w:anchor="thm-mult-distr">
        <w:ins w:id="203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039" w:author="PR Preview" w:date="2026-01-01T00:00:00Z">
        <w:r>
          <w:t xml:space="preserve">).</w:t>
        </w:r>
      </w:ins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We then say multiplication is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rPr>
            <w:b/>
            <w:bCs/>
          </w:rPr>
          <w:t xml:space="preserve">distributive</w:t>
        </w:r>
      </w:ins>
      <w:ins w:id="2044" w:author="PR Preview" w:date="2026-01-01T00:00:00Z">
        <w:r>
          <w:t xml:space="preserve">.</w:t>
        </w:r>
      </w:ins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del w:id="2045" w:author="PR Preview" w:date="2026-01-01T00:00:00Z">
        <w:r>
          <w:rPr>
            <w:b/>
            <w:bCs/>
          </w:rPr>
          <w:delText xml:space="preserve">Definition 26 (Like terms)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Two</w:delText>
        </w:r>
      </w:del>
      <w:del w:id="2048" w:author="PR Preview" w:date="2026-01-01T00:00:00Z">
        <w:r>
          <w:delText xml:space="preserve"> </w:delText>
        </w:r>
      </w:del>
      <w:hyperlink w:anchor="def-term">
        <w:del w:id="2049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of a sum are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rPr>
            <w:b/>
            <w:bCs/>
          </w:rPr>
          <w:delText xml:space="preserve">like terms</w:delText>
        </w:r>
      </w:del>
      <w:del w:id="2054" w:author="PR Preview" w:date="2026-01-01T00:00:00Z">
        <w:r>
          <w:delText xml:space="preserve"> </w:delText>
        </w:r>
      </w:del>
      <w:del w:id="2055" w:author="PR Preview" w:date="2026-01-01T00:00:00Z">
        <w:r>
          <w:delText xml:space="preserve">if they are the same product of variables, each to the same power,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possibly multiplied by different constants:</w:delText>
        </w:r>
      </w:del>
      <w:del w:id="205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and</w:delText>
        </w:r>
      </w:del>
      <w:del w:id="206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2062" w:author="PR Preview" w:date="2026-01-01T00:00:00Z">
        <w:r>
          <w:delText xml:space="preserve">,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where</w:delText>
        </w:r>
      </w:del>
      <w:del w:id="206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and</w:delText>
        </w:r>
      </w:del>
      <w:del w:id="206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are constants and</w:delText>
        </w:r>
      </w:del>
      <w:del w:id="2071" w:author="PR Preview" w:date="2026-01-01T00:00:00Z">
        <w:r>
          <w:delText xml:space="preserve"> </w:delText>
        </w:r>
      </w:del>
      <m:oMath>
        <m:r>
          <m:t>m</m:t>
        </m:r>
      </m:oMath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is that product.</w:delText>
        </w:r>
      </w:del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To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rPr>
            <w:b/>
            <w:bCs/>
          </w:rPr>
          <w:delText xml:space="preserve">collect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like terms is to replace their sum by one term,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using the distributive law (</w:delText>
        </w:r>
      </w:del>
      <w:hyperlink w:anchor="thm-mult-distr">
        <w:del w:id="2082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083" w:author="PR Preview" w:date="2026-01-01T00:00:00Z">
        <w:r>
          <w:delText xml:space="preserve">):</w:delText>
        </w:r>
      </w:del>
      <w:del w:id="208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2085" w:author="PR Preview" w:date="2026-01-01T00:00:00Z">
        <w:r>
          <w:delText xml:space="preserve">.</w:delText>
        </w:r>
      </w:del>
    </w:p>
    <w:p>
      <w:pPr>
        <w:pStyle w:val="FirstParagraph"/>
      </w:pPr>
      <w:ins w:id="2086" w:author="PR Preview" w:date="2026-01-01T00:00:00Z">
        <w:r>
          <w:rPr>
            <w:b/>
            <w:bCs/>
          </w:rPr>
          <w:t xml:space="preserve">Definition 34 (Like terms)</w:t>
        </w:r>
      </w:ins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Two</w:t>
        </w:r>
      </w:ins>
      <w:ins w:id="2089" w:author="PR Preview" w:date="2026-01-01T00:00:00Z">
        <w:r>
          <w:t xml:space="preserve"> </w:t>
        </w:r>
      </w:ins>
      <w:hyperlink w:anchor="def-term">
        <w:ins w:id="2090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of a sum are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rPr>
            <w:b/>
            <w:bCs/>
          </w:rPr>
          <w:t xml:space="preserve">like terms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if they are the same product of variables, each to the same power,</w:t>
        </w:r>
      </w:ins>
      <w:ins w:id="2097" w:author="PR Preview" w:date="2026-01-01T00:00:00Z">
        <w:r>
          <w:t xml:space="preserve"> </w:t>
        </w:r>
      </w:ins>
      <w:ins w:id="2098" w:author="PR Preview" w:date="2026-01-01T00:00:00Z">
        <w:r>
          <w:t xml:space="preserve">possibly multiplied by different constants:</w:t>
        </w:r>
      </w:ins>
      <w:ins w:id="209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and</w:t>
        </w:r>
      </w:ins>
      <w:ins w:id="210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2103" w:author="PR Preview" w:date="2026-01-01T00:00:00Z">
        <w:r>
          <w:t xml:space="preserve">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where</w:t>
        </w:r>
      </w:ins>
      <w:ins w:id="210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and</w:t>
        </w:r>
      </w:ins>
      <w:ins w:id="210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are constants and</w:t>
        </w:r>
      </w:ins>
      <w:ins w:id="2112" w:author="PR Preview" w:date="2026-01-01T00:00:00Z">
        <w:r>
          <w:t xml:space="preserve"> </w:t>
        </w:r>
      </w:ins>
      <m:oMath>
        <m:r>
          <m:t>m</m:t>
        </m:r>
      </m:oMath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is that product.</w:t>
        </w:r>
      </w:ins>
    </w:p>
    <w:bookmarkEnd w:id="124"/>
    <w:bookmarkStart w:id="125" w:name="def-collect-like-terms"/>
    <w:p>
      <w:pPr>
        <w:pStyle w:val="BodyText"/>
      </w:pPr>
      <w:ins w:id="2115" w:author="PR Preview" w:date="2026-01-01T00:00:00Z">
        <w:r>
          <w:rPr>
            <w:b/>
            <w:bCs/>
          </w:rPr>
          <w:t xml:space="preserve">Definition 35 (Collecting like terms)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To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rPr>
            <w:b/>
            <w:bCs/>
          </w:rPr>
          <w:t xml:space="preserve">collect</w:t>
        </w:r>
      </w:ins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like terms (</w:t>
        </w:r>
      </w:ins>
      <w:hyperlink w:anchor="def-like-terms">
        <w:ins w:id="2122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123" w:author="PR Preview" w:date="2026-01-01T00:00:00Z">
        <w:r>
          <w:t xml:space="preserve">) is to replace their sum by one term,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using the distributive law (</w:t>
        </w:r>
      </w:ins>
      <w:hyperlink w:anchor="thm-mult-distr">
        <w:ins w:id="212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127" w:author="PR Preview" w:date="2026-01-01T00:00:00Z">
        <w:r>
          <w:t xml:space="preserve">):</w:t>
        </w:r>
      </w:ins>
      <w:ins w:id="212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2129" w:author="PR Preview" w:date="2026-01-01T00:00:00Z">
        <w:r>
          <w:t xml:space="preserve">.</w:t>
        </w:r>
      </w:ins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del w:id="2130" w:author="PR Preview" w:date="2026-01-01T00:00:00Z">
        <w:r>
          <w:rPr>
            <w:b/>
            <w:bCs/>
          </w:rPr>
          <w:delText xml:space="preserve">Definition 27 (Summation notation)</w:delText>
        </w:r>
      </w:del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Let</w:delText>
        </w:r>
      </w:del>
      <w:del w:id="2133" w:author="PR Preview" w:date="2026-01-01T00:00:00Z">
        <w:r>
          <w:delText xml:space="preserve"> </w:delText>
        </w:r>
      </w:del>
      <m:oMath>
        <m:r>
          <m:t>m</m:t>
        </m:r>
      </m:oMath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and</w:delText>
        </w:r>
      </w:del>
      <w:del w:id="2136" w:author="PR Preview" w:date="2026-01-01T00:00:00Z">
        <w:r>
          <w:delText xml:space="preserve"> </w:delText>
        </w:r>
      </w:del>
      <m:oMath>
        <m:r>
          <m:t>n</m:t>
        </m:r>
      </m:oMath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be integers with</w:delText>
        </w:r>
      </w:del>
      <w:del w:id="213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2140" w:author="PR Preview" w:date="2026-01-01T00:00:00Z">
        <w:r>
          <w:delText xml:space="preserve">,</w:delText>
        </w:r>
      </w:del>
      <w:del w:id="2141" w:author="PR Preview" w:date="2026-01-01T00:00:00Z">
        <w:r>
          <w:delText xml:space="preserve"> </w:delText>
        </w:r>
      </w:del>
      <w:del w:id="2142" w:author="PR Preview" w:date="2026-01-01T00:00:00Z">
        <w:r>
          <w:delText xml:space="preserve">and let</w:delText>
        </w:r>
      </w:del>
      <w:del w:id="21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be numbers.</w:delText>
        </w:r>
      </w:del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The</w:delText>
        </w:r>
      </w:del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rPr>
            <w:b/>
            <w:bCs/>
          </w:rPr>
          <w:delText xml:space="preserve">sum</w:delText>
        </w:r>
      </w:del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of</w:delText>
        </w:r>
      </w:del>
      <w:del w:id="215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delText xml:space="preserve">through</w:delText>
        </w:r>
      </w:del>
      <w:del w:id="215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2158" w:author="PR Preview" w:date="2026-01-01T00:00:00Z">
        <w:r>
          <w:delText xml:space="preserve">The variable</w:delText>
        </w:r>
      </w:del>
      <w:del w:id="2159" w:author="PR Preview" w:date="2026-01-01T00:00:00Z">
        <w:r>
          <w:delText xml:space="preserve"> </w:delText>
        </w:r>
      </w:del>
      <m:oMath>
        <m:r>
          <m:t>i</m:t>
        </m:r>
      </m:oMath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is the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rPr>
            <w:b/>
            <w:bCs/>
          </w:rPr>
          <w:delText xml:space="preserve">index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of the sum;</w:delText>
        </w:r>
      </w:del>
      <w:del w:id="2166" w:author="PR Preview" w:date="2026-01-01T00:00:00Z">
        <w:r>
          <w:delText xml:space="preserve"> </w:delText>
        </w:r>
      </w:del>
      <m:oMath>
        <m:r>
          <m:t>m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and</w:delText>
        </w:r>
      </w:del>
      <w:del w:id="2169" w:author="PR Preview" w:date="2026-01-01T00:00:00Z">
        <w:r>
          <w:delText xml:space="preserve"> </w:delText>
        </w:r>
      </w:del>
      <m:oMath>
        <m:r>
          <m:t>n</m:t>
        </m:r>
      </m:oMath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are its</w:delText>
        </w:r>
      </w:del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rPr>
            <w:b/>
            <w:bCs/>
          </w:rPr>
          <w:delText xml:space="preserve">lower</w:delText>
        </w:r>
      </w:del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and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rPr>
            <w:b/>
            <w:bCs/>
          </w:rPr>
          <w:delText xml:space="preserve">upper limits</w:delText>
        </w:r>
      </w:del>
      <w:del w:id="2178" w:author="PR Preview" w:date="2026-01-01T00:00:00Z">
        <w:r>
          <w:delText xml:space="preserve">.</w:delText>
        </w:r>
      </w:del>
    </w:p>
    <w:p>
      <w:pPr>
        <w:pStyle w:val="FirstParagraph"/>
      </w:pPr>
      <w:ins w:id="2179" w:author="PR Preview" w:date="2026-01-01T00:00:00Z">
        <w:r>
          <w:rPr>
            <w:b/>
            <w:bCs/>
          </w:rPr>
          <w:t xml:space="preserve">Definition 36 (Summation notation)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Let</w:t>
        </w:r>
      </w:ins>
      <w:ins w:id="2182" w:author="PR Preview" w:date="2026-01-01T00:00:00Z">
        <w:r>
          <w:t xml:space="preserve"> </w:t>
        </w:r>
      </w:ins>
      <m:oMath>
        <m:r>
          <m:t>m</m:t>
        </m:r>
      </m:oMath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and</w:t>
        </w:r>
      </w:ins>
      <w:ins w:id="2185" w:author="PR Preview" w:date="2026-01-01T00:00:00Z">
        <w:r>
          <w:t xml:space="preserve"> </w:t>
        </w:r>
      </w:ins>
      <m:oMath>
        <m:r>
          <m:t>n</m:t>
        </m:r>
      </m:oMath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be integers with</w:t>
        </w:r>
      </w:ins>
      <w:ins w:id="21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2189" w:author="PR Preview" w:date="2026-01-01T00:00:00Z">
        <w:r>
          <w:t xml:space="preserve">,</w:t>
        </w:r>
      </w:ins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and let</w:t>
        </w:r>
      </w:ins>
      <w:ins w:id="219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be numbers.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The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rPr>
            <w:b/>
            <w:bCs/>
          </w:rPr>
          <w:t xml:space="preserve">sum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of</w:t>
        </w:r>
      </w:ins>
      <w:ins w:id="220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through</w:t>
        </w:r>
      </w:ins>
      <w:ins w:id="22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ins w:id="2207" w:author="PR Preview" w:date="2026-01-01T00:00:00Z">
        <w:r>
          <w:t xml:space="preserve">The numbers</w:t>
        </w:r>
      </w:ins>
      <w:ins w:id="2208" w:author="PR Preview" w:date="2026-01-01T00:00:00Z">
        <w:r>
          <w:t xml:space="preserve"> </w:t>
        </w:r>
      </w:ins>
      <m:oMath>
        <m:r>
          <m:t>m</m:t>
        </m:r>
      </m:oMath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and</w:t>
        </w:r>
      </w:ins>
      <w:ins w:id="2211" w:author="PR Preview" w:date="2026-01-01T00:00:00Z">
        <w:r>
          <w:t xml:space="preserve"> </w:t>
        </w:r>
      </w:ins>
      <m:oMath>
        <m:r>
          <m:t>n</m:t>
        </m:r>
      </m:oMath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are its lower and upper limits,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defined in the</w:t>
        </w:r>
      </w:ins>
      <w:ins w:id="2216" w:author="PR Preview" w:date="2026-01-01T00:00:00Z">
        <w:r>
          <w:t xml:space="preserve"> </w:t>
        </w:r>
      </w:ins>
      <w:hyperlink r:id="rId134">
        <w:ins w:id="2217" w:author="PR Preview" w:date="2026-01-01T00:00:00Z">
          <w:r>
            <w:rPr>
              <w:rStyle w:val="Hyperlink"/>
            </w:rPr>
            <w:t xml:space="preserve">notation for limits of a sum</w:t>
          </w:r>
        </w:ins>
      </w:hyperlink>
      <w:ins w:id="2218" w:author="PR Preview" w:date="2026-01-01T00:00:00Z">
        <w:r>
          <w:t xml:space="preserve">.</w:t>
        </w:r>
      </w:ins>
    </w:p>
    <w:bookmarkEnd w:id="135"/>
    <w:bookmarkStart w:id="136" w:name="def-summation-index"/>
    <w:p>
      <w:pPr>
        <w:pStyle w:val="BodyText"/>
      </w:pPr>
      <w:ins w:id="2219" w:author="PR Preview" w:date="2026-01-01T00:00:00Z">
        <w:r>
          <w:rPr>
            <w:b/>
            <w:bCs/>
          </w:rPr>
          <w:t xml:space="preserve">Definition 37 (Index of a sum)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The variable</w:t>
        </w:r>
      </w:ins>
      <w:ins w:id="2222" w:author="PR Preview" w:date="2026-01-01T00:00:00Z">
        <w:r>
          <w:t xml:space="preserve"> </w:t>
        </w:r>
      </w:ins>
      <m:oMath>
        <m:r>
          <m:t>i</m:t>
        </m:r>
      </m:oMath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in</w:t>
        </w:r>
      </w:ins>
      <w:ins w:id="222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(</w:t>
        </w:r>
      </w:ins>
      <w:hyperlink w:anchor="def-summation">
        <w:ins w:id="2228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2229" w:author="PR Preview" w:date="2026-01-01T00:00:00Z">
        <w:r>
          <w:t xml:space="preserve">) is the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rPr>
            <w:b/>
            <w:bCs/>
          </w:rPr>
          <w:t xml:space="preserve">index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of the sum.</w:t>
        </w:r>
      </w:ins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del w:id="2234" w:author="PR Preview" w:date="2026-01-01T00:00:00Z">
        <w:r>
          <w:rPr>
            <w:b/>
            <w:bCs/>
          </w:rPr>
          <w:delText xml:space="preserve">Definition 28 (Empty sum)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2237" w:author="PR Preview" w:date="2026-01-01T00:00:00Z">
        <w:r>
          <w:delText xml:space="preserve">),</w:delText>
        </w:r>
      </w:del>
      <w:del w:id="2238" w:author="PR Preview" w:date="2026-01-01T00:00:00Z">
        <w:r>
          <w:delText xml:space="preserve"> </w:delText>
        </w:r>
      </w:del>
      <w:del w:id="2239" w:author="PR Preview" w:date="2026-01-01T00:00:00Z">
        <w:r>
          <w:delText xml:space="preserve">the sum</w:delText>
        </w:r>
      </w:del>
      <w:del w:id="224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has no terms.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By convention, such an</w:delText>
        </w:r>
      </w:del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rPr>
            <w:b/>
            <w:bCs/>
          </w:rPr>
          <w:delText xml:space="preserve">empty sum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equals</w:delText>
        </w:r>
      </w:del>
      <w:del w:id="2249" w:author="PR Preview" w:date="2026-01-01T00:00:00Z">
        <w:r>
          <w:delText xml:space="preserve"> </w:delText>
        </w:r>
      </w:del>
      <m:oMath>
        <m:r>
          <m:t>0</m:t>
        </m:r>
      </m:oMath>
      <w:del w:id="2250" w:author="PR Preview" w:date="2026-01-01T00:00:00Z">
        <w:r>
          <w:delText xml:space="preserve">.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For example,</w:delText>
        </w:r>
      </w:del>
      <w:del w:id="225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2254" w:author="PR Preview" w:date="2026-01-01T00:00:00Z">
        <w:r>
          <w:delText xml:space="preserve">.</w:delText>
        </w:r>
      </w:del>
    </w:p>
    <w:p>
      <w:pPr>
        <w:pStyle w:val="BodyText"/>
      </w:pPr>
      <w:del w:id="2255" w:author="PR Preview" w:date="2026-01-01T00:00:00Z">
        <w:r>
          <w:rPr>
            <w:b/>
            <w:bCs/>
          </w:rPr>
          <w:delText xml:space="preserve">Exercise 6 (Rearrange a sum)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Let</w:delText>
        </w:r>
      </w:del>
      <w:del w:id="2258" w:author="PR Preview" w:date="2026-01-01T00:00:00Z">
        <w:r>
          <w:delText xml:space="preserve"> </w:delText>
        </w:r>
      </w:del>
      <m:oMath>
        <m:r>
          <m:t>c</m:t>
        </m:r>
      </m:oMath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be a number, and let</w:delText>
        </w:r>
      </w:del>
      <w:del w:id="226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and</w:delText>
        </w:r>
      </w:del>
      <w:del w:id="2264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be numbers.</w:delText>
        </w:r>
      </w:del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Using</w:delText>
        </w:r>
      </w:del>
      <w:del w:id="2269" w:author="PR Preview" w:date="2026-01-01T00:00:00Z">
        <w:r>
          <w:delText xml:space="preserve"> </w:delText>
        </w:r>
      </w:del>
      <w:hyperlink w:anchor="def-summation">
        <w:del w:id="227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2273" w:author="PR Preview" w:date="2026-01-01T00:00:00Z">
        <w:r>
          <w:rPr>
            <w:b/>
            <w:bCs/>
          </w:rPr>
          <w:t xml:space="preserve">Definition 38 (Empty sum)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2276" w:author="PR Preview" w:date="2026-01-01T00:00:00Z">
        <w:r>
          <w:t xml:space="preserve">),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the sum</w:t>
        </w:r>
      </w:ins>
      <w:ins w:id="227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has no terms.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By convention, such an</w:t>
        </w:r>
      </w:ins>
      <w:ins w:id="2284" w:author="PR Preview" w:date="2026-01-01T00:00:00Z">
        <w:r>
          <w:t xml:space="preserve"> </w:t>
        </w:r>
      </w:ins>
      <w:ins w:id="2285" w:author="PR Preview" w:date="2026-01-01T00:00:00Z">
        <w:r>
          <w:rPr>
            <w:b/>
            <w:bCs/>
          </w:rPr>
          <w:t xml:space="preserve">empty sum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equals</w:t>
        </w:r>
      </w:ins>
      <w:ins w:id="2288" w:author="PR Preview" w:date="2026-01-01T00:00:00Z">
        <w:r>
          <w:t xml:space="preserve"> </w:t>
        </w:r>
      </w:ins>
      <m:oMath>
        <m:r>
          <m:t>0</m:t>
        </m:r>
      </m:oMath>
      <w:ins w:id="2289" w:author="PR Preview" w:date="2026-01-01T00:00:00Z">
        <w:r>
          <w:t xml:space="preserve">.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For example,</w:t>
        </w:r>
      </w:ins>
      <w:ins w:id="229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2293" w:author="PR Preview" w:date="2026-01-01T00:00:00Z">
        <w:r>
          <w:t xml:space="preserve">.</w:t>
        </w:r>
      </w:ins>
    </w:p>
    <w:bookmarkEnd w:id="138"/>
    <w:bookmarkStart w:id="139" w:name="exr-sum-rules"/>
    <w:p>
      <w:pPr>
        <w:pStyle w:val="BodyText"/>
      </w:pPr>
      <w:ins w:id="2294" w:author="PR Preview" w:date="2026-01-01T00:00:00Z">
        <w:r>
          <w:rPr>
            <w:b/>
            <w:bCs/>
          </w:rPr>
          <w:t xml:space="preserve">Exercise 6 (Rearrange a sum)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Let</w:t>
        </w:r>
      </w:ins>
      <w:ins w:id="2297" w:author="PR Preview" w:date="2026-01-01T00:00:00Z">
        <w:r>
          <w:t xml:space="preserve"> </w:t>
        </w:r>
      </w:ins>
      <m:oMath>
        <m:r>
          <m:t>c</m:t>
        </m:r>
      </m:oMath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be a number, and let</w:t>
        </w:r>
      </w:ins>
      <w:ins w:id="230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and</w:t>
        </w:r>
      </w:ins>
      <w:ins w:id="230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be numbers.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Using</w:t>
        </w:r>
      </w:ins>
      <w:ins w:id="2308" w:author="PR Preview" w:date="2026-01-01T00:00:00Z">
        <w:r>
          <w:t xml:space="preserve"> </w:t>
        </w:r>
      </w:ins>
      <w:hyperlink w:anchor="def-summation">
        <w:ins w:id="2309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del w:id="2312" w:author="PR Preview" w:date="2026-01-01T00:00:00Z">
        <w:r>
          <w:rPr>
            <w:i/>
            <w:iCs/>
          </w:rPr>
          <w:delText xml:space="preserve">Solution 6</w:delText>
        </w:r>
      </w:del>
      <w:del w:id="2313" w:author="PR Preview" w:date="2026-01-01T00:00:00Z">
        <w:r>
          <w:delText xml:space="preserve">. </w:delText>
        </w:r>
      </w:del>
      <w:del w:id="2314" w:author="PR Preview" w:date="2026-01-01T00:00:00Z">
        <w:r>
          <w:delText xml:space="preserve">Each step below applies</w:delText>
        </w:r>
      </w:del>
      <w:del w:id="2315" w:author="PR Preview" w:date="2026-01-01T00:00:00Z">
        <w:r>
          <w:delText xml:space="preserve"> </w:delText>
        </w:r>
      </w:del>
      <w:hyperlink w:anchor="def-summation">
        <w:del w:id="2316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317" w:author="PR Preview" w:date="2026-01-01T00:00:00Z">
        <w:r>
          <w:delText xml:space="preserve">,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the distributive law (</w:delText>
        </w:r>
      </w:del>
      <w:hyperlink w:anchor="thm-mult-distr">
        <w:del w:id="232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21" w:author="PR Preview" w:date="2026-01-01T00:00:00Z">
        <w:r>
          <w:delText xml:space="preserve">),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or the commutative and associative laws of addition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(</w:delText>
        </w:r>
      </w:del>
      <w:hyperlink w:anchor="thm-sum-symmetric">
        <w:del w:id="232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and</w:delText>
        </w:r>
      </w:del>
      <w:del w:id="2329" w:author="PR Preview" w:date="2026-01-01T00:00:00Z">
        <w:r>
          <w:delText xml:space="preserve"> </w:delText>
        </w:r>
      </w:del>
      <w:hyperlink w:anchor="thm-sum-assoc">
        <w:del w:id="233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331" w:author="PR Preview" w:date="2026-01-01T00:00:00Z">
        <w:r>
          <w:delText xml:space="preserve">).</w:delText>
        </w:r>
      </w:del>
    </w:p>
    <w:p>
      <w:pPr>
        <w:pStyle w:val="BodyText"/>
      </w:pPr>
      <w:ins w:id="2332" w:author="PR Preview" w:date="2026-01-01T00:00:00Z">
        <w:r>
          <w:rPr>
            <w:i/>
            <w:iCs/>
          </w:rPr>
          <w:t xml:space="preserve">Solution 6</w:t>
        </w:r>
      </w:ins>
      <w:ins w:id="2333" w:author="PR Preview" w:date="2026-01-01T00:00:00Z">
        <w:r>
          <w:t xml:space="preserve">. </w:t>
        </w:r>
      </w:ins>
      <w:ins w:id="2334" w:author="PR Preview" w:date="2026-01-01T00:00:00Z">
        <w:r>
          <w:t xml:space="preserve">Each step below applies</w:t>
        </w:r>
      </w:ins>
      <w:ins w:id="2335" w:author="PR Preview" w:date="2026-01-01T00:00:00Z">
        <w:r>
          <w:t xml:space="preserve"> </w:t>
        </w:r>
      </w:ins>
      <w:hyperlink w:anchor="def-summation">
        <w:ins w:id="2336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2337" w:author="PR Preview" w:date="2026-01-01T00:00:00Z">
        <w:r>
          <w:t xml:space="preserve">,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the distributive law (</w:t>
        </w:r>
      </w:ins>
      <w:hyperlink w:anchor="thm-mult-distr">
        <w:ins w:id="234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341" w:author="PR Preview" w:date="2026-01-01T00:00:00Z">
        <w:r>
          <w:t xml:space="preserve">),</w:t>
        </w:r>
      </w:ins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or the commutative and associative laws of addition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(</w:t>
        </w:r>
      </w:ins>
      <w:hyperlink w:anchor="thm-sum-symmetric">
        <w:ins w:id="234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and</w:t>
        </w:r>
      </w:ins>
      <w:ins w:id="2349" w:author="PR Preview" w:date="2026-01-01T00:00:00Z">
        <w:r>
          <w:t xml:space="preserve"> </w:t>
        </w:r>
      </w:ins>
      <w:hyperlink w:anchor="thm-sum-assoc">
        <w:ins w:id="235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351" w:author="PR Preview" w:date="2026-01-01T00:00:00Z">
        <w:r>
          <w:t xml:space="preserve">).</w:t>
        </w:r>
      </w:ins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del w:id="2352" w:author="PR Preview" w:date="2026-01-01T00:00:00Z">
        <w:r>
          <w:rPr>
            <w:b/>
            <w:bCs/>
          </w:rPr>
          <w:delText xml:space="preserve">Definition 29 (Sum over a finite set)</w:delText>
        </w:r>
      </w:del>
      <w:del w:id="2353" w:author="PR Preview" w:date="2026-01-01T00:00:00Z">
        <w:r>
          <w:delText xml:space="preserve"> </w:delText>
        </w:r>
      </w:del>
      <w:del w:id="2354" w:author="PR Preview" w:date="2026-01-01T00:00:00Z">
        <w:r>
          <w:delText xml:space="preserve">Let</w:delText>
        </w:r>
      </w:del>
      <w:del w:id="23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be a</w:delText>
        </w:r>
      </w:del>
      <w:del w:id="2358" w:author="PR Preview" w:date="2026-01-01T00:00:00Z">
        <w:r>
          <w:delText xml:space="preserve"> </w:delText>
        </w:r>
      </w:del>
      <w:hyperlink r:id="rId145">
        <w:del w:id="2359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2360" w:author="PR Preview" w:date="2026-01-01T00:00:00Z">
        <w:r>
          <w:delText xml:space="preserve"> </w:delText>
        </w:r>
      </w:del>
      <w:hyperlink r:id="rId146">
        <w:del w:id="2361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with</w:delText>
        </w:r>
      </w:del>
      <w:del w:id="236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different elements.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Let</w:delText>
        </w:r>
      </w:del>
      <w:del w:id="2369" w:author="PR Preview" w:date="2026-01-01T00:00:00Z">
        <w:r>
          <w:delText xml:space="preserve"> </w:delText>
        </w:r>
      </w:del>
      <m:oMath>
        <m:r>
          <m:t>f</m:t>
        </m:r>
      </m:oMath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be a</w:delText>
        </w:r>
      </w:del>
      <w:del w:id="2372" w:author="PR Preview" w:date="2026-01-01T00:00:00Z">
        <w:r>
          <w:delText xml:space="preserve"> </w:delText>
        </w:r>
      </w:del>
      <w:hyperlink r:id="rId49">
        <w:del w:id="237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that gives a number</w:delText>
        </w:r>
      </w:del>
      <w:del w:id="23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377" w:author="PR Preview" w:date="2026-01-01T00:00:00Z">
        <w:r>
          <w:delText xml:space="preserve"> </w:delText>
        </w:r>
      </w:del>
      <w:del w:id="2378" w:author="PR Preview" w:date="2026-01-01T00:00:00Z">
        <w:r>
          <w:delText xml:space="preserve">for each element</w:delText>
        </w:r>
      </w:del>
      <w:del w:id="2379" w:author="PR Preview" w:date="2026-01-01T00:00:00Z">
        <w:r>
          <w:delText xml:space="preserve"> </w:delText>
        </w:r>
      </w:del>
      <m:oMath>
        <m:r>
          <m:t>x</m:t>
        </m:r>
      </m:oMath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of</w:delText>
        </w:r>
      </w:del>
      <w:del w:id="2382" w:author="PR Preview" w:date="2026-01-01T00:00:00Z">
        <w:r>
          <w:delText xml:space="preserve"> </w:delText>
        </w:r>
      </w:del>
      <m:oMath>
        <m:r>
          <m:t>A</m:t>
        </m:r>
      </m:oMath>
      <w:del w:id="2383" w:author="PR Preview" w:date="2026-01-01T00:00:00Z">
        <w:r>
          <w:delText xml:space="preserve">.</w:delText>
        </w:r>
      </w:del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The</w:delText>
        </w:r>
      </w:del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rPr>
            <w:b/>
            <w:bCs/>
          </w:rPr>
          <w:delText xml:space="preserve">sum of</w:delText>
        </w:r>
      </w:del>
      <w:del w:id="2388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2389" w:author="PR Preview" w:date="2026-01-01T00:00:00Z">
        <w:r>
          <w:rPr>
            <w:b/>
            <w:bCs/>
          </w:rPr>
          <w:delText xml:space="preserve"> </w:delText>
        </w:r>
      </w:del>
      <w:del w:id="2390" w:author="PR Preview" w:date="2026-01-01T00:00:00Z">
        <w:r>
          <w:rPr>
            <w:b/>
            <w:bCs/>
          </w:rPr>
          <w:delText xml:space="preserve">over</w:delText>
        </w:r>
      </w:del>
      <w:del w:id="2391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is</w:delText>
        </w:r>
      </w:del>
    </w:p>
    <w:p>
      <w:pPr>
        <w:pStyle w:val="FirstParagraph"/>
      </w:pPr>
      <w:ins w:id="2394" w:author="PR Preview" w:date="2026-01-01T00:00:00Z">
        <w:r>
          <w:rPr>
            <w:b/>
            <w:bCs/>
          </w:rPr>
          <w:t xml:space="preserve">Definition 39 (Sum over a finite set)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Let</w:t>
        </w:r>
      </w:ins>
      <w:ins w:id="23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be a</w:t>
        </w:r>
      </w:ins>
      <w:ins w:id="2400" w:author="PR Preview" w:date="2026-01-01T00:00:00Z">
        <w:r>
          <w:t xml:space="preserve"> </w:t>
        </w:r>
      </w:ins>
      <w:hyperlink r:id="rId145">
        <w:ins w:id="2401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2402" w:author="PR Preview" w:date="2026-01-01T00:00:00Z">
        <w:r>
          <w:t xml:space="preserve"> </w:t>
        </w:r>
      </w:ins>
      <w:hyperlink r:id="rId146">
        <w:ins w:id="2403" w:author="PR Preview" w:date="2026-01-01T00:00:00Z">
          <w:r>
            <w:rPr>
              <w:rStyle w:val="Hyperlink"/>
            </w:rPr>
            <w:t xml:space="preserve">set</w:t>
          </w:r>
        </w:ins>
      </w:hyperlink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with</w:t>
        </w:r>
      </w:ins>
      <w:ins w:id="240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different elements.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Let</w:t>
        </w:r>
      </w:ins>
      <w:ins w:id="2411" w:author="PR Preview" w:date="2026-01-01T00:00:00Z">
        <w:r>
          <w:t xml:space="preserve"> </w:t>
        </w:r>
      </w:ins>
      <m:oMath>
        <m:r>
          <m:t>f</m:t>
        </m:r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be a</w:t>
        </w:r>
      </w:ins>
      <w:ins w:id="2414" w:author="PR Preview" w:date="2026-01-01T00:00:00Z">
        <w:r>
          <w:t xml:space="preserve"> </w:t>
        </w:r>
      </w:ins>
      <w:hyperlink r:id="rId49">
        <w:ins w:id="241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that gives a number</w:t>
        </w:r>
      </w:ins>
      <w:ins w:id="24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for each element</w:t>
        </w:r>
      </w:ins>
      <w:ins w:id="2421" w:author="PR Preview" w:date="2026-01-01T00:00:00Z">
        <w:r>
          <w:t xml:space="preserve"> </w:t>
        </w:r>
      </w:ins>
      <m:oMath>
        <m:r>
          <m:t>x</m:t>
        </m:r>
      </m:oMath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of</w:t>
        </w:r>
      </w:ins>
      <w:ins w:id="2424" w:author="PR Preview" w:date="2026-01-01T00:00:00Z">
        <w:r>
          <w:t xml:space="preserve"> </w:t>
        </w:r>
      </w:ins>
      <m:oMath>
        <m:r>
          <m:t>A</m:t>
        </m:r>
      </m:oMath>
      <w:ins w:id="2425" w:author="PR Preview" w:date="2026-01-01T00:00:00Z">
        <w:r>
          <w:t xml:space="preserve">.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The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rPr>
            <w:b/>
            <w:bCs/>
          </w:rPr>
          <w:t xml:space="preserve">sum of</w:t>
        </w:r>
      </w:ins>
      <w:ins w:id="2430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2431" w:author="PR Preview" w:date="2026-01-01T00:00:00Z">
        <w:r>
          <w:rPr>
            <w:b/>
            <w:bCs/>
          </w:rPr>
          <w:t xml:space="preserve"> </w:t>
        </w:r>
      </w:ins>
      <w:ins w:id="2432" w:author="PR Preview" w:date="2026-01-01T00:00:00Z">
        <w:r>
          <w:rPr>
            <w:b/>
            <w:bCs/>
          </w:rPr>
          <w:t xml:space="preserve">over</w:t>
        </w:r>
      </w:ins>
      <w:ins w:id="2433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del w:id="2436" w:author="PR Preview" w:date="2026-01-01T00:00:00Z">
        <w:r>
          <w:delText xml:space="preserve">When</w:delText>
        </w:r>
      </w:del>
      <w:del w:id="243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438" w:author="PR Preview" w:date="2026-01-01T00:00:00Z">
        <w:r>
          <w:delText xml:space="preserve">,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this sum is the same as</w:delText>
        </w:r>
      </w:del>
      <w:del w:id="244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from</w:delText>
        </w:r>
      </w:del>
      <w:del w:id="2444" w:author="PR Preview" w:date="2026-01-01T00:00:00Z">
        <w:r>
          <w:delText xml:space="preserve"> </w:delText>
        </w:r>
      </w:del>
      <w:hyperlink w:anchor="def-summation">
        <w:del w:id="2445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446" w:author="PR Preview" w:date="2026-01-01T00:00:00Z">
        <w:r>
          <w:delText xml:space="preserve">.</w:delText>
        </w:r>
      </w:del>
    </w:p>
    <w:p>
      <w:pPr>
        <w:pStyle w:val="BodyText"/>
      </w:pPr>
      <w:ins w:id="2447" w:author="PR Preview" w:date="2026-01-01T00:00:00Z">
        <w:r>
          <w:t xml:space="preserve">When</w:t>
        </w:r>
      </w:ins>
      <w:ins w:id="24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449" w:author="PR Preview" w:date="2026-01-01T00:00:00Z">
        <w:r>
          <w:t xml:space="preserve">,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this sum is the same as</w:t>
        </w:r>
      </w:ins>
      <w:ins w:id="245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from</w:t>
        </w:r>
      </w:ins>
      <w:ins w:id="2455" w:author="PR Preview" w:date="2026-01-01T00:00:00Z">
        <w:r>
          <w:t xml:space="preserve"> </w:t>
        </w:r>
      </w:ins>
      <w:hyperlink w:anchor="def-summation">
        <w:ins w:id="2456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2457" w:author="PR Preview" w:date="2026-01-01T00:00:00Z">
        <w:r>
          <w:t xml:space="preserve">.</w:t>
        </w:r>
      </w:ins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del w:id="2458" w:author="PR Preview" w:date="2026-01-01T00:00:00Z">
        <w:r>
          <w:rPr>
            <w:b/>
            <w:bCs/>
          </w:rPr>
          <w:delText xml:space="preserve">Definition 30 (Quotient)</w:delText>
        </w:r>
      </w:del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For real numbers</w:delText>
        </w:r>
      </w:del>
      <w:del w:id="2461" w:author="PR Preview" w:date="2026-01-01T00:00:00Z">
        <w:r>
          <w:delText xml:space="preserve"> </w:delText>
        </w:r>
      </w:del>
      <m:oMath>
        <m:r>
          <m:t>a</m:t>
        </m:r>
      </m:oMath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and</w:delText>
        </w:r>
      </w:del>
      <w:del w:id="2464" w:author="PR Preview" w:date="2026-01-01T00:00:00Z">
        <w:r>
          <w:delText xml:space="preserve"> </w:delText>
        </w:r>
      </w:del>
      <m:oMath>
        <m:r>
          <m:t>b</m:t>
        </m:r>
      </m:oMath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with</w:delText>
        </w:r>
      </w:del>
      <w:del w:id="246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2468" w:author="PR Preview" w:date="2026-01-01T00:00:00Z">
        <w:r>
          <w:delText xml:space="preserve">,</w:delText>
        </w:r>
      </w:del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the</w:delText>
        </w:r>
      </w:del>
      <w:del w:id="2471" w:author="PR Preview" w:date="2026-01-01T00:00:00Z">
        <w:r>
          <w:delText xml:space="preserve"> </w:delText>
        </w:r>
      </w:del>
      <w:del w:id="2472" w:author="PR Preview" w:date="2026-01-01T00:00:00Z">
        <w:r>
          <w:rPr>
            <w:b/>
            <w:bCs/>
          </w:rPr>
          <w:delText xml:space="preserve">quotient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of</w:delText>
        </w:r>
      </w:del>
      <w:del w:id="2475" w:author="PR Preview" w:date="2026-01-01T00:00:00Z">
        <w:r>
          <w:delText xml:space="preserve"> </w:delText>
        </w:r>
      </w:del>
      <m:oMath>
        <m:r>
          <m:t>a</m:t>
        </m:r>
      </m:oMath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by</w:delText>
        </w:r>
      </w:del>
      <w:del w:id="2478" w:author="PR Preview" w:date="2026-01-01T00:00:00Z">
        <w:r>
          <w:delText xml:space="preserve"> </w:delText>
        </w:r>
      </w:del>
      <m:oMath>
        <m:r>
          <m:t>b</m:t>
        </m:r>
      </m:oMath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is the result of dividing</w:delText>
        </w:r>
      </w:del>
      <w:del w:id="2481" w:author="PR Preview" w:date="2026-01-01T00:00:00Z">
        <w:r>
          <w:delText xml:space="preserve"> </w:delText>
        </w:r>
      </w:del>
      <m:oMath>
        <m:r>
          <m:t>a</m:t>
        </m:r>
      </m:oMath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by</w:delText>
        </w:r>
      </w:del>
      <w:del w:id="2484" w:author="PR Preview" w:date="2026-01-01T00:00:00Z">
        <w:r>
          <w:delText xml:space="preserve"> </w:delText>
        </w:r>
      </w:del>
      <m:oMath>
        <m:r>
          <m:t>b</m:t>
        </m:r>
      </m:oMath>
      <w:del w:id="248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2486" w:author="PR Preview" w:date="2026-01-01T00:00:00Z">
        <w:r>
          <w:rPr>
            <w:b/>
            <w:bCs/>
          </w:rPr>
          <w:delText xml:space="preserve">Definition 31 (Fraction, numerator, and denominator)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A quotient</w:delText>
        </w:r>
      </w:del>
      <w:del w:id="248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(</w:delText>
        </w:r>
      </w:del>
      <w:hyperlink w:anchor="def-quotient">
        <w:del w:id="249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2493" w:author="PR Preview" w:date="2026-01-01T00:00:00Z">
        <w:r>
          <w:delText xml:space="preserve">) is also called a</w:delText>
        </w:r>
      </w:del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rPr>
            <w:b/>
            <w:bCs/>
          </w:rPr>
          <w:delText xml:space="preserve">fraction</w:delText>
        </w:r>
      </w:del>
      <w:del w:id="2496" w:author="PR Preview" w:date="2026-01-01T00:00:00Z">
        <w:r>
          <w:delText xml:space="preserve">;</w:delText>
        </w:r>
      </w:del>
      <w:del w:id="2497" w:author="PR Preview" w:date="2026-01-01T00:00:00Z">
        <w:r>
          <w:delText xml:space="preserve"> </w:delText>
        </w:r>
      </w:del>
      <m:oMath>
        <m:r>
          <m:t>a</m:t>
        </m:r>
      </m:oMath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is its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rPr>
            <w:b/>
            <w:bCs/>
          </w:rPr>
          <w:delText xml:space="preserve">numerator</w:delText>
        </w:r>
      </w:del>
      <w:del w:id="2502" w:author="PR Preview" w:date="2026-01-01T00:00:00Z">
        <w:r>
          <w:delText xml:space="preserve"> </w:delText>
        </w:r>
      </w:del>
      <w:del w:id="2503" w:author="PR Preview" w:date="2026-01-01T00:00:00Z">
        <w:r>
          <w:delText xml:space="preserve">and</w:delText>
        </w:r>
      </w:del>
      <w:del w:id="2504" w:author="PR Preview" w:date="2026-01-01T00:00:00Z">
        <w:r>
          <w:delText xml:space="preserve"> </w:delText>
        </w:r>
      </w:del>
      <m:oMath>
        <m:r>
          <m:t>b</m:t>
        </m:r>
      </m:oMath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its</w:delText>
        </w:r>
      </w:del>
      <w:del w:id="2507" w:author="PR Preview" w:date="2026-01-01T00:00:00Z">
        <w:r>
          <w:delText xml:space="preserve"> </w:delText>
        </w:r>
      </w:del>
      <w:del w:id="2508" w:author="PR Preview" w:date="2026-01-01T00:00:00Z">
        <w:r>
          <w:rPr>
            <w:b/>
            <w:bCs/>
          </w:rPr>
          <w:delText xml:space="preserve">denominator</w:delText>
        </w:r>
      </w:del>
      <w:del w:id="2509" w:author="PR Preview" w:date="2026-01-01T00:00:00Z">
        <w:r>
          <w:delText xml:space="preserve">.</w:delText>
        </w:r>
      </w:del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For example, the fraction</w:delText>
        </w:r>
      </w:del>
      <w:del w:id="251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has numerator</w:delText>
        </w:r>
      </w:del>
      <w:del w:id="2515" w:author="PR Preview" w:date="2026-01-01T00:00:00Z">
        <w:r>
          <w:delText xml:space="preserve"> </w:delText>
        </w:r>
      </w:del>
      <m:oMath>
        <m:r>
          <m:t>6</m:t>
        </m:r>
      </m:oMath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and denominator</w:delText>
        </w:r>
      </w:del>
      <w:del w:id="2518" w:author="PR Preview" w:date="2026-01-01T00:00:00Z">
        <w:r>
          <w:delText xml:space="preserve"> </w:delText>
        </w:r>
      </w:del>
      <m:oMath>
        <m:r>
          <m:t>4</m:t>
        </m:r>
      </m:oMath>
      <w:del w:id="2519" w:author="PR Preview" w:date="2026-01-01T00:00:00Z">
        <w:r>
          <w:delText xml:space="preserve">.</w:delText>
        </w:r>
      </w:del>
    </w:p>
    <w:p>
      <w:pPr>
        <w:pStyle w:val="BodyText"/>
      </w:pPr>
      <w:del w:id="2520" w:author="PR Preview" w:date="2026-01-01T00:00:00Z">
        <w:r>
          <w:rPr>
            <w:b/>
            <w:bCs/>
          </w:rPr>
          <w:delText xml:space="preserve">Example 28 (A quotient)</w:delText>
        </w:r>
      </w:del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The quotient of</w:delText>
        </w:r>
      </w:del>
      <w:del w:id="2523" w:author="PR Preview" w:date="2026-01-01T00:00:00Z">
        <w:r>
          <w:delText xml:space="preserve"> </w:delText>
        </w:r>
      </w:del>
      <m:oMath>
        <m:r>
          <m:t>6</m:t>
        </m:r>
      </m:oMath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by</w:delText>
        </w:r>
      </w:del>
      <w:del w:id="2526" w:author="PR Preview" w:date="2026-01-01T00:00:00Z">
        <w:r>
          <w:delText xml:space="preserve"> </w:delText>
        </w:r>
      </w:del>
      <m:oMath>
        <m:r>
          <m:t>4</m:t>
        </m:r>
      </m:oMath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is</w:delText>
        </w:r>
      </w:del>
      <w:del w:id="252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2530" w:author="PR Preview" w:date="2026-01-01T00:00:00Z">
        <w:r>
          <w:delText xml:space="preserve">.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The quotient of</w:delText>
        </w:r>
      </w:del>
      <w:del w:id="2533" w:author="PR Preview" w:date="2026-01-01T00:00:00Z">
        <w:r>
          <w:delText xml:space="preserve"> </w:delText>
        </w:r>
      </w:del>
      <m:oMath>
        <m:r>
          <m:t>6</m:t>
        </m:r>
      </m:oMath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by</w:delText>
        </w:r>
      </w:del>
      <w:del w:id="2536" w:author="PR Preview" w:date="2026-01-01T00:00:00Z">
        <w:r>
          <w:delText xml:space="preserve"> </w:delText>
        </w:r>
      </w:del>
      <m:oMath>
        <m:r>
          <m:t>0</m:t>
        </m:r>
      </m:oMath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is undefined,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because</w:delText>
        </w:r>
      </w:del>
      <w:del w:id="2541" w:author="PR Preview" w:date="2026-01-01T00:00:00Z">
        <w:r>
          <w:delText xml:space="preserve"> </w:delText>
        </w:r>
      </w:del>
      <w:hyperlink w:anchor="def-quotient">
        <w:del w:id="254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2545" w:author="PR Preview" w:date="2026-01-01T00:00:00Z">
        <w:r>
          <w:rPr>
            <w:b/>
            <w:bCs/>
          </w:rPr>
          <w:delText xml:space="preserve">Definition 32 (Follow-up and person-years)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In a study that observes participants over time,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a participant’s</w:delText>
        </w:r>
      </w:del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rPr>
            <w:b/>
            <w:bCs/>
          </w:rPr>
          <w:delText xml:space="preserve">follow-up</w:delText>
        </w:r>
      </w:del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is the length of time the study observes that participant,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and the study’s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rPr>
            <w:b/>
            <w:bCs/>
          </w:rPr>
          <w:delText xml:space="preserve">person-years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are the sum of the follow-up times of all participants,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measured in years.</w:delText>
        </w:r>
      </w:del>
    </w:p>
    <w:p>
      <w:pPr>
        <w:pStyle w:val="BodyText"/>
      </w:pPr>
      <w:del w:id="2562" w:author="PR Preview" w:date="2026-01-01T00:00:00Z">
        <w:r>
          <w:rPr>
            <w:b/>
            <w:bCs/>
          </w:rPr>
          <w:delText xml:space="preserve">Example 29 (Counting person-years)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If</w:delText>
        </w:r>
      </w:del>
      <w:del w:id="2565" w:author="PR Preview" w:date="2026-01-01T00:00:00Z">
        <w:r>
          <w:delText xml:space="preserve"> </w:delText>
        </w:r>
      </w:del>
      <m:oMath>
        <m:r>
          <m:t>10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people are each followed for</w:delText>
        </w:r>
      </w:del>
      <w:del w:id="2568" w:author="PR Preview" w:date="2026-01-01T00:00:00Z">
        <w:r>
          <w:delText xml:space="preserve"> </w:delText>
        </w:r>
      </w:del>
      <m:oMath>
        <m:r>
          <m:t>2</m:t>
        </m:r>
      </m:oMath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years,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the study has</w:delText>
        </w:r>
      </w:del>
      <w:del w:id="2573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person-years.</w:delText>
        </w:r>
      </w:del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If one person is followed for</w:delText>
        </w:r>
      </w:del>
      <w:del w:id="2578" w:author="PR Preview" w:date="2026-01-01T00:00:00Z">
        <w:r>
          <w:delText xml:space="preserve"> </w:delText>
        </w:r>
      </w:del>
      <m:oMath>
        <m:r>
          <m:t>3</m:t>
        </m:r>
      </m:oMath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years and another for</w:delText>
        </w:r>
      </w:del>
      <w:del w:id="2581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year,</w:delText>
        </w:r>
      </w:del>
      <w:del w:id="2584" w:author="PR Preview" w:date="2026-01-01T00:00:00Z">
        <w:r>
          <w:delText xml:space="preserve"> </w:delText>
        </w:r>
      </w:del>
      <w:del w:id="2585" w:author="PR Preview" w:date="2026-01-01T00:00:00Z">
        <w:r>
          <w:delText xml:space="preserve">the study has</w:delText>
        </w:r>
      </w:del>
      <w:del w:id="2586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person-years.</w:delText>
        </w:r>
      </w:del>
    </w:p>
    <w:p>
      <w:pPr>
        <w:pStyle w:val="BodyText"/>
      </w:pPr>
      <w:del w:id="2589" w:author="PR Preview" w:date="2026-01-01T00:00:00Z">
        <w:r>
          <w:rPr>
            <w:b/>
            <w:bCs/>
          </w:rPr>
          <w:delText xml:space="preserve">Definition 33 (Rate)</w:delText>
        </w:r>
      </w:del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A</w:delText>
        </w:r>
      </w:del>
      <w:del w:id="2592" w:author="PR Preview" w:date="2026-01-01T00:00:00Z">
        <w:r>
          <w:delText xml:space="preserve"> </w:delText>
        </w:r>
      </w:del>
      <w:del w:id="2593" w:author="PR Preview" w:date="2026-01-01T00:00:00Z">
        <w:r>
          <w:rPr>
            <w:b/>
            <w:bCs/>
          </w:rPr>
          <w:delText xml:space="preserve">rate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is a quotient of two quantities,</w:delText>
        </w:r>
      </w:del>
      <w:del w:id="2596" w:author="PR Preview" w:date="2026-01-01T00:00:00Z">
        <w:r>
          <w:delText xml:space="preserve"> </w:delText>
        </w:r>
      </w:del>
      <w:del w:id="2597" w:author="PR Preview" w:date="2026-01-01T00:00:00Z">
        <w:r>
          <w:delText xml:space="preserve">usually with a denominator that measures time,</w:delText>
        </w:r>
      </w:del>
      <w:del w:id="2598" w:author="PR Preview" w:date="2026-01-01T00:00:00Z">
        <w:r>
          <w:delText xml:space="preserve"> </w:delText>
        </w:r>
      </w:del>
      <w:del w:id="2599" w:author="PR Preview" w:date="2026-01-01T00:00:00Z">
        <w:r>
          <w:delText xml:space="preserve">such as weeks or person-years of follow-up (</w:delText>
        </w:r>
      </w:del>
      <w:hyperlink w:anchor="def-person-years">
        <w:del w:id="2600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2601" w:author="PR Preview" w:date="2026-01-01T00:00:00Z">
        <w:r>
          <w:delText xml:space="preserve">).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For example,</w:delText>
        </w:r>
      </w:del>
      <w:del w:id="2604" w:author="PR Preview" w:date="2026-01-01T00:00:00Z">
        <w:r>
          <w:delText xml:space="preserve"> </w:delText>
        </w:r>
      </w:del>
      <m:oMath>
        <m:r>
          <m:t>12</m:t>
        </m:r>
      </m:oMath>
      <w:del w:id="2605" w:author="PR Preview" w:date="2026-01-01T00:00:00Z">
        <w:r>
          <w:delText xml:space="preserve"> </w:delText>
        </w:r>
      </w:del>
      <w:del w:id="2606" w:author="PR Preview" w:date="2026-01-01T00:00:00Z">
        <w:r>
          <w:delText xml:space="preserve">new cases in</w:delText>
        </w:r>
      </w:del>
      <w:del w:id="2607" w:author="PR Preview" w:date="2026-01-01T00:00:00Z">
        <w:r>
          <w:delText xml:space="preserve"> </w:delText>
        </w:r>
      </w:del>
      <m:oMath>
        <m:r>
          <m:t>4</m:t>
        </m:r>
      </m:oMath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weeks</w:delText>
        </w:r>
      </w:del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is a rate of</w:delText>
        </w:r>
      </w:del>
      <w:del w:id="261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2613" w:author="PR Preview" w:date="2026-01-01T00:00:00Z">
        <w:r>
          <w:delText xml:space="preserve"> </w:delText>
        </w:r>
      </w:del>
      <w:del w:id="2614" w:author="PR Preview" w:date="2026-01-01T00:00:00Z">
        <w:r>
          <w:delText xml:space="preserve">new cases per week,</w:delText>
        </w:r>
      </w:del>
      <w:del w:id="2615" w:author="PR Preview" w:date="2026-01-01T00:00:00Z">
        <w:r>
          <w:delText xml:space="preserve"> </w:delText>
        </w:r>
      </w:del>
      <w:del w:id="2616" w:author="PR Preview" w:date="2026-01-01T00:00:00Z">
        <w:r>
          <w:delText xml:space="preserve">and</w:delText>
        </w:r>
      </w:del>
      <w:del w:id="2617" w:author="PR Preview" w:date="2026-01-01T00:00:00Z">
        <w:r>
          <w:delText xml:space="preserve"> </w:delText>
        </w:r>
      </w:del>
      <m:oMath>
        <m:r>
          <m:t>30</m:t>
        </m:r>
      </m:oMath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cases over</w:delText>
        </w:r>
      </w:del>
      <w:del w:id="262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person-years of follow-up</w:delText>
        </w:r>
      </w:del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delText xml:space="preserve">is a rate of</w:delText>
        </w:r>
      </w:del>
      <w:del w:id="262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cases per person-year.</w:delText>
        </w:r>
      </w:del>
    </w:p>
    <w:p>
      <w:pPr>
        <w:pStyle w:val="FirstParagraph"/>
      </w:pPr>
      <w:ins w:id="2628" w:author="PR Preview" w:date="2026-01-01T00:00:00Z">
        <w:r>
          <w:rPr>
            <w:b/>
            <w:bCs/>
          </w:rPr>
          <w:t xml:space="preserve">Definition 40 (Quotient)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For real numbers</w:t>
        </w:r>
      </w:ins>
      <w:ins w:id="2631" w:author="PR Preview" w:date="2026-01-01T00:00:00Z">
        <w:r>
          <w:t xml:space="preserve"> </w:t>
        </w:r>
      </w:ins>
      <m:oMath>
        <m:r>
          <m:t>a</m:t>
        </m:r>
      </m:oMath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and</w:t>
        </w:r>
      </w:ins>
      <w:ins w:id="2634" w:author="PR Preview" w:date="2026-01-01T00:00:00Z">
        <w:r>
          <w:t xml:space="preserve"> </w:t>
        </w:r>
      </w:ins>
      <m:oMath>
        <m:r>
          <m:t>b</m:t>
        </m:r>
      </m:oMath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with</w:t>
        </w:r>
      </w:ins>
      <w:ins w:id="263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638" w:author="PR Preview" w:date="2026-01-01T00:00:00Z">
        <w:r>
          <w:t xml:space="preserve">,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the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rPr>
            <w:b/>
            <w:bCs/>
          </w:rPr>
          <w:t xml:space="preserve">quotient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of</w:t>
        </w:r>
      </w:ins>
      <w:ins w:id="2645" w:author="PR Preview" w:date="2026-01-01T00:00:00Z">
        <w:r>
          <w:t xml:space="preserve"> </w:t>
        </w:r>
      </w:ins>
      <m:oMath>
        <m:r>
          <m:t>a</m:t>
        </m:r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by</w:t>
        </w:r>
      </w:ins>
      <w:ins w:id="2648" w:author="PR Preview" w:date="2026-01-01T00:00:00Z">
        <w:r>
          <w:t xml:space="preserve"> </w:t>
        </w:r>
      </w:ins>
      <m:oMath>
        <m:r>
          <m:t>b</m:t>
        </m:r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is the result of dividing</w:t>
        </w:r>
      </w:ins>
      <w:ins w:id="2651" w:author="PR Preview" w:date="2026-01-01T00:00:00Z">
        <w:r>
          <w:t xml:space="preserve"> </w:t>
        </w:r>
      </w:ins>
      <m:oMath>
        <m:r>
          <m:t>a</m:t>
        </m:r>
      </m:oMath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by</w:t>
        </w:r>
      </w:ins>
      <w:ins w:id="2654" w:author="PR Preview" w:date="2026-01-01T00:00:00Z">
        <w:r>
          <w:t xml:space="preserve"> </w:t>
        </w:r>
      </w:ins>
      <m:oMath>
        <m:r>
          <m:t>b</m:t>
        </m:r>
      </m:oMath>
      <w:ins w:id="26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ins w:id="2656" w:author="PR Preview" w:date="2026-01-01T00:00:00Z">
        <w:r>
          <w:rPr>
            <w:b/>
            <w:bCs/>
          </w:rPr>
          <w:t xml:space="preserve">Definition 41 (Fraction)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A quotient</w:t>
        </w:r>
      </w:ins>
      <w:ins w:id="26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(</w:t>
        </w:r>
      </w:ins>
      <w:hyperlink w:anchor="def-quotient">
        <w:ins w:id="2662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2663" w:author="PR Preview" w:date="2026-01-01T00:00:00Z">
        <w:r>
          <w:t xml:space="preserve">) is also called a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rPr>
            <w:b/>
            <w:bCs/>
          </w:rPr>
          <w:t xml:space="preserve">fraction</w:t>
        </w:r>
      </w:ins>
      <w:ins w:id="2666" w:author="PR Preview" w:date="2026-01-01T00:00:00Z">
        <w:r>
          <w:t xml:space="preserve">.</w:t>
        </w:r>
      </w:ins>
    </w:p>
    <w:bookmarkEnd w:id="155"/>
    <w:bookmarkStart w:id="156" w:name="def-numerator"/>
    <w:p>
      <w:pPr>
        <w:pStyle w:val="BodyText"/>
      </w:pPr>
      <w:ins w:id="2667" w:author="PR Preview" w:date="2026-01-01T00:00:00Z">
        <w:r>
          <w:rPr>
            <w:b/>
            <w:bCs/>
          </w:rPr>
          <w:t xml:space="preserve">Definition 42 (Numerator)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In a fraction</w:t>
        </w:r>
      </w:ins>
      <w:ins w:id="267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(</w:t>
        </w:r>
      </w:ins>
      <w:hyperlink w:anchor="def-fraction">
        <w:ins w:id="2673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2674" w:author="PR Preview" w:date="2026-01-01T00:00:00Z">
        <w:r>
          <w:t xml:space="preserve">),</w:t>
        </w:r>
      </w:ins>
      <w:ins w:id="2675" w:author="PR Preview" w:date="2026-01-01T00:00:00Z">
        <w:r>
          <w:t xml:space="preserve"> </w:t>
        </w:r>
      </w:ins>
      <m:oMath>
        <m:r>
          <m:t>a</m:t>
        </m:r>
      </m:oMath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is its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rPr>
            <w:b/>
            <w:bCs/>
          </w:rPr>
          <w:t xml:space="preserve">numerator</w:t>
        </w:r>
      </w:ins>
      <w:ins w:id="2680" w:author="PR Preview" w:date="2026-01-01T00:00:00Z">
        <w:r>
          <w:t xml:space="preserve">.</w:t>
        </w:r>
      </w:ins>
    </w:p>
    <w:bookmarkEnd w:id="156"/>
    <w:bookmarkStart w:id="157" w:name="def-denominator"/>
    <w:p>
      <w:pPr>
        <w:pStyle w:val="BodyText"/>
      </w:pPr>
      <w:ins w:id="2681" w:author="PR Preview" w:date="2026-01-01T00:00:00Z">
        <w:r>
          <w:rPr>
            <w:b/>
            <w:bCs/>
          </w:rPr>
          <w:t xml:space="preserve">Definition 43 (Denominator)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In a fraction</w:t>
        </w:r>
      </w:ins>
      <w:ins w:id="26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(</w:t>
        </w:r>
      </w:ins>
      <w:hyperlink w:anchor="def-fraction">
        <w:ins w:id="2687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2688" w:author="PR Preview" w:date="2026-01-01T00:00:00Z">
        <w:r>
          <w:t xml:space="preserve">),</w:t>
        </w:r>
      </w:ins>
      <w:ins w:id="2689" w:author="PR Preview" w:date="2026-01-01T00:00:00Z">
        <w:r>
          <w:t xml:space="preserve"> </w:t>
        </w:r>
      </w:ins>
      <m:oMath>
        <m:r>
          <m:t>b</m:t>
        </m:r>
      </m:oMath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is its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rPr>
            <w:b/>
            <w:bCs/>
          </w:rPr>
          <w:t xml:space="preserve">denominator</w:t>
        </w:r>
      </w:ins>
      <w:ins w:id="2694" w:author="PR Preview" w:date="2026-01-01T00:00:00Z">
        <w:r>
          <w:t xml:space="preserve">.</w:t>
        </w:r>
      </w:ins>
    </w:p>
    <w:bookmarkEnd w:id="157"/>
    <w:bookmarkStart w:id="158" w:name="exm-fraction"/>
    <w:p>
      <w:pPr>
        <w:pStyle w:val="BodyText"/>
      </w:pPr>
      <w:ins w:id="2695" w:author="PR Preview" w:date="2026-01-01T00:00:00Z">
        <w:r>
          <w:rPr>
            <w:b/>
            <w:bCs/>
          </w:rPr>
          <w:t xml:space="preserve">Example 28 (Numerator and denominator of a fraction)</w:t>
        </w:r>
      </w:ins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The fraction</w:t>
        </w:r>
      </w:ins>
      <w:ins w:id="269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has numerator</w:t>
        </w:r>
      </w:ins>
      <w:ins w:id="2701" w:author="PR Preview" w:date="2026-01-01T00:00:00Z">
        <w:r>
          <w:t xml:space="preserve"> </w:t>
        </w:r>
      </w:ins>
      <m:oMath>
        <m:r>
          <m:t>6</m:t>
        </m:r>
      </m:oMath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and denominator</w:t>
        </w:r>
      </w:ins>
      <w:ins w:id="2704" w:author="PR Preview" w:date="2026-01-01T00:00:00Z">
        <w:r>
          <w:t xml:space="preserve"> </w:t>
        </w:r>
      </w:ins>
      <m:oMath>
        <m:r>
          <m:t>4</m:t>
        </m:r>
      </m:oMath>
      <w:ins w:id="2705" w:author="PR Preview" w:date="2026-01-01T00:00:00Z">
        <w:r>
          <w:t xml:space="preserve">.</w:t>
        </w:r>
      </w:ins>
    </w:p>
    <w:bookmarkEnd w:id="158"/>
    <w:bookmarkStart w:id="159" w:name="exm-quotient"/>
    <w:p>
      <w:pPr>
        <w:pStyle w:val="BodyText"/>
      </w:pPr>
      <w:ins w:id="2706" w:author="PR Preview" w:date="2026-01-01T00:00:00Z">
        <w:r>
          <w:rPr>
            <w:b/>
            <w:bCs/>
          </w:rPr>
          <w:t xml:space="preserve">Example 29 (A quotient)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The quotient of</w:t>
        </w:r>
      </w:ins>
      <w:ins w:id="2709" w:author="PR Preview" w:date="2026-01-01T00:00:00Z">
        <w:r>
          <w:t xml:space="preserve"> </w:t>
        </w:r>
      </w:ins>
      <m:oMath>
        <m:r>
          <m:t>6</m:t>
        </m:r>
      </m:oMath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by</w:t>
        </w:r>
      </w:ins>
      <w:ins w:id="2712" w:author="PR Preview" w:date="2026-01-01T00:00:00Z">
        <w:r>
          <w:t xml:space="preserve"> </w:t>
        </w:r>
      </w:ins>
      <m:oMath>
        <m:r>
          <m:t>4</m:t>
        </m:r>
      </m:oMath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is</w:t>
        </w:r>
      </w:ins>
      <w:ins w:id="271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2716" w:author="PR Preview" w:date="2026-01-01T00:00:00Z">
        <w:r>
          <w:t xml:space="preserve">.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The quotient of</w:t>
        </w:r>
      </w:ins>
      <w:ins w:id="2719" w:author="PR Preview" w:date="2026-01-01T00:00:00Z">
        <w:r>
          <w:t xml:space="preserve"> </w:t>
        </w:r>
      </w:ins>
      <m:oMath>
        <m:r>
          <m:t>6</m:t>
        </m:r>
      </m:oMath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by</w:t>
        </w:r>
      </w:ins>
      <w:ins w:id="2722" w:author="PR Preview" w:date="2026-01-01T00:00:00Z">
        <w:r>
          <w:t xml:space="preserve"> </w:t>
        </w:r>
      </w:ins>
      <m:oMath>
        <m:r>
          <m:t>0</m:t>
        </m:r>
      </m:oMath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is undefined,</w:t>
        </w:r>
      </w:ins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because</w:t>
        </w:r>
      </w:ins>
      <w:ins w:id="2727" w:author="PR Preview" w:date="2026-01-01T00:00:00Z">
        <w:r>
          <w:t xml:space="preserve"> </w:t>
        </w:r>
      </w:ins>
      <w:hyperlink w:anchor="def-quotient">
        <w:ins w:id="2728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requires a nonzero denominator.</w:t>
        </w:r>
      </w:ins>
    </w:p>
    <w:bookmarkEnd w:id="159"/>
    <w:bookmarkStart w:id="160" w:name="def-follow-up"/>
    <w:p>
      <w:pPr>
        <w:pStyle w:val="BodyText"/>
      </w:pPr>
      <w:ins w:id="2731" w:author="PR Preview" w:date="2026-01-01T00:00:00Z">
        <w:r>
          <w:rPr>
            <w:b/>
            <w:bCs/>
          </w:rPr>
          <w:t xml:space="preserve">Definition 44 (Follow-up)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In a study that observes participants over time,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a participant’s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rPr>
            <w:b/>
            <w:bCs/>
          </w:rPr>
          <w:t xml:space="preserve">follow-up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is the length of time the study observes that participant.</w:t>
        </w:r>
      </w:ins>
    </w:p>
    <w:bookmarkEnd w:id="160"/>
    <w:bookmarkStart w:id="161" w:name="def-person-years"/>
    <w:p>
      <w:pPr>
        <w:pStyle w:val="BodyText"/>
      </w:pPr>
      <w:ins w:id="2740" w:author="PR Preview" w:date="2026-01-01T00:00:00Z">
        <w:r>
          <w:rPr>
            <w:b/>
            <w:bCs/>
          </w:rPr>
          <w:t xml:space="preserve">Definition 45 (Person-years)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In a study that observes participants over time,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the study’s</w:t>
        </w:r>
      </w:ins>
      <w:ins w:id="2745" w:author="PR Preview" w:date="2026-01-01T00:00:00Z">
        <w:r>
          <w:t xml:space="preserve"> </w:t>
        </w:r>
      </w:ins>
      <w:ins w:id="2746" w:author="PR Preview" w:date="2026-01-01T00:00:00Z">
        <w:r>
          <w:rPr>
            <w:b/>
            <w:bCs/>
          </w:rPr>
          <w:t xml:space="preserve">person-years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are the sum of the follow-up times (</w:t>
        </w:r>
      </w:ins>
      <w:hyperlink w:anchor="def-follow-up">
        <w:ins w:id="2749" w:author="PR Preview" w:date="2026-01-01T00:00:00Z">
          <w:r>
            <w:rPr>
              <w:rStyle w:val="Hyperlink"/>
            </w:rPr>
            <w:t xml:space="preserve">Definition 44</w:t>
          </w:r>
        </w:ins>
      </w:hyperlink>
      <w:ins w:id="2750" w:author="PR Preview" w:date="2026-01-01T00:00:00Z">
        <w:r>
          <w:t xml:space="preserve">) of all participants,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measured in years.</w:t>
        </w:r>
      </w:ins>
    </w:p>
    <w:bookmarkEnd w:id="161"/>
    <w:bookmarkStart w:id="162" w:name="exm-person-years"/>
    <w:p>
      <w:pPr>
        <w:pStyle w:val="BodyText"/>
      </w:pPr>
      <w:ins w:id="2753" w:author="PR Preview" w:date="2026-01-01T00:00:00Z">
        <w:r>
          <w:rPr>
            <w:b/>
            <w:bCs/>
          </w:rPr>
          <w:t xml:space="preserve">Example 30 (Counting person-years)</w:t>
        </w:r>
      </w:ins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If</w:t>
        </w:r>
      </w:ins>
      <w:ins w:id="2756" w:author="PR Preview" w:date="2026-01-01T00:00:00Z">
        <w:r>
          <w:t xml:space="preserve"> </w:t>
        </w:r>
      </w:ins>
      <m:oMath>
        <m:r>
          <m:t>10</m:t>
        </m:r>
      </m:oMath>
      <w:ins w:id="2757" w:author="PR Preview" w:date="2026-01-01T00:00:00Z">
        <w:r>
          <w:t xml:space="preserve"> </w:t>
        </w:r>
      </w:ins>
      <w:ins w:id="2758" w:author="PR Preview" w:date="2026-01-01T00:00:00Z">
        <w:r>
          <w:t xml:space="preserve">people are each followed for</w:t>
        </w:r>
      </w:ins>
      <w:ins w:id="2759" w:author="PR Preview" w:date="2026-01-01T00:00:00Z">
        <w:r>
          <w:t xml:space="preserve"> </w:t>
        </w:r>
      </w:ins>
      <m:oMath>
        <m:r>
          <m:t>2</m:t>
        </m:r>
      </m:oMath>
      <w:ins w:id="2760" w:author="PR Preview" w:date="2026-01-01T00:00:00Z">
        <w:r>
          <w:t xml:space="preserve"> </w:t>
        </w:r>
      </w:ins>
      <w:ins w:id="2761" w:author="PR Preview" w:date="2026-01-01T00:00:00Z">
        <w:r>
          <w:t xml:space="preserve">years,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the study has</w:t>
        </w:r>
      </w:ins>
      <w:ins w:id="2764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person-years.</w:t>
        </w:r>
      </w:ins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If one person is followed for</w:t>
        </w:r>
      </w:ins>
      <w:ins w:id="2769" w:author="PR Preview" w:date="2026-01-01T00:00:00Z">
        <w:r>
          <w:t xml:space="preserve"> </w:t>
        </w:r>
      </w:ins>
      <m:oMath>
        <m:r>
          <m:t>3</m:t>
        </m:r>
      </m:oMath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years and another for</w:t>
        </w:r>
      </w:ins>
      <w:ins w:id="277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773" w:author="PR Preview" w:date="2026-01-01T00:00:00Z">
        <w:r>
          <w:t xml:space="preserve"> </w:t>
        </w:r>
      </w:ins>
      <w:ins w:id="2774" w:author="PR Preview" w:date="2026-01-01T00:00:00Z">
        <w:r>
          <w:t xml:space="preserve">year,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the study has</w:t>
        </w:r>
      </w:ins>
      <w:ins w:id="277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person-years.</w:t>
        </w:r>
      </w:ins>
    </w:p>
    <w:bookmarkEnd w:id="162"/>
    <w:bookmarkStart w:id="163" w:name="def-rate"/>
    <w:p>
      <w:pPr>
        <w:pStyle w:val="BodyText"/>
      </w:pPr>
      <w:ins w:id="2780" w:author="PR Preview" w:date="2026-01-01T00:00:00Z">
        <w:r>
          <w:rPr>
            <w:b/>
            <w:bCs/>
          </w:rPr>
          <w:t xml:space="preserve">Definition 46 (Rate)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A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rPr>
            <w:b/>
            <w:bCs/>
          </w:rPr>
          <w:t xml:space="preserve">rate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is a quotient of two quantities,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usually with a denominator that measures time,</w:t>
        </w:r>
      </w:ins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such as weeks or person-years of follow-up (</w:t>
        </w:r>
      </w:ins>
      <w:hyperlink w:anchor="def-person-years">
        <w:ins w:id="2791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2792" w:author="PR Preview" w:date="2026-01-01T00:00:00Z">
        <w:r>
          <w:t xml:space="preserve">).</w:t>
        </w:r>
      </w:ins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For example,</w:t>
        </w:r>
      </w:ins>
      <w:ins w:id="2795" w:author="PR Preview" w:date="2026-01-01T00:00:00Z">
        <w:r>
          <w:t xml:space="preserve"> </w:t>
        </w:r>
      </w:ins>
      <m:oMath>
        <m:r>
          <m:t>12</m:t>
        </m:r>
      </m:oMath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new cases in</w:t>
        </w:r>
      </w:ins>
      <w:ins w:id="2798" w:author="PR Preview" w:date="2026-01-01T00:00:00Z">
        <w:r>
          <w:t xml:space="preserve"> </w:t>
        </w:r>
      </w:ins>
      <m:oMath>
        <m:r>
          <m:t>4</m:t>
        </m:r>
      </m:oMath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weeks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is a rate of</w:t>
        </w:r>
      </w:ins>
      <w:ins w:id="28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2804" w:author="PR Preview" w:date="2026-01-01T00:00:00Z">
        <w:r>
          <w:t xml:space="preserve"> </w:t>
        </w:r>
      </w:ins>
      <w:ins w:id="2805" w:author="PR Preview" w:date="2026-01-01T00:00:00Z">
        <w:r>
          <w:t xml:space="preserve">new cases per week,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and</w:t>
        </w:r>
      </w:ins>
      <w:ins w:id="2808" w:author="PR Preview" w:date="2026-01-01T00:00:00Z">
        <w:r>
          <w:t xml:space="preserve"> </w:t>
        </w:r>
      </w:ins>
      <m:oMath>
        <m:r>
          <m:t>30</m:t>
        </m:r>
      </m:oMath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cases over</w:t>
        </w:r>
      </w:ins>
      <w:ins w:id="281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person-years of follow-up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is a rate of</w:t>
        </w:r>
      </w:ins>
      <w:ins w:id="281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cases per person-year.</w:t>
        </w:r>
      </w:ins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del w:id="2819" w:author="PR Preview" w:date="2026-01-01T00:00:00Z">
        <w:r>
          <w:rPr>
            <w:b/>
            <w:bCs/>
          </w:rPr>
          <w:delText xml:space="preserve">Definition 34 (Ratios)</w:delText>
        </w:r>
      </w:del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A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rPr>
            <w:b/>
            <w:bCs/>
          </w:rPr>
          <w:delText xml:space="preserve">ratio</w:delText>
        </w:r>
      </w:del>
      <w:del w:id="2824" w:author="PR Preview" w:date="2026-01-01T00:00:00Z">
        <w:r>
          <w:delText xml:space="preserve"> </w:delText>
        </w:r>
      </w:del>
      <w:del w:id="2825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2826" w:author="PR Preview" w:date="2026-01-01T00:00:00Z">
        <w:r>
          <w:rPr>
            <w:b/>
            <w:bCs/>
          </w:rPr>
          <w:t xml:space="preserve">Definition 47 (Ratios)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A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rPr>
            <w:b/>
            <w:bCs/>
          </w:rPr>
          <w:t xml:space="preserve">ratio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del w:id="2833" w:author="PR Preview" w:date="2026-01-01T00:00:00Z">
        <w:r>
          <w:rPr>
            <w:b/>
            <w:bCs/>
          </w:rPr>
          <w:delText xml:space="preserve">Example 30 (A ratio, and a quotient that is not one)</w:delText>
        </w:r>
      </w:del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 </w:delText>
        </w:r>
      </w:del>
    </w:p>
    <w:p>
      <w:pPr>
        <w:pStyle w:val="BodyText"/>
      </w:pPr>
      <w:ins w:id="2836" w:author="PR Preview" w:date="2026-01-01T00:00:00Z">
        <w:r>
          <w:rPr>
            <w:b/>
            <w:bCs/>
          </w:rPr>
          <w:t xml:space="preserve">Example 31 (A ratio, and a quotient that is not one)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del w:id="2839" w:author="PR Preview" w:date="2026-01-01T00:00:00Z">
        <w:r>
          <w:rPr>
            <w:b/>
            <w:bCs/>
          </w:rPr>
          <w:delText xml:space="preserve">Definition 35 (Proportion)</w:delText>
        </w:r>
      </w:del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In statistics, a</w:delText>
        </w:r>
      </w:del>
      <w:del w:id="2842" w:author="PR Preview" w:date="2026-01-01T00:00:00Z">
        <w:r>
          <w:delText xml:space="preserve"> </w:delText>
        </w:r>
      </w:del>
      <w:del w:id="2843" w:author="PR Preview" w:date="2026-01-01T00:00:00Z">
        <w:r>
          <w:rPr>
            <w:b/>
            <w:bCs/>
          </w:rPr>
          <w:delText xml:space="preserve">proportion</w:delText>
        </w:r>
      </w:del>
      <w:del w:id="2844" w:author="PR Preview" w:date="2026-01-01T00:00:00Z">
        <w:r>
          <w:delText xml:space="preserve"> </w:delText>
        </w:r>
      </w:del>
      <w:del w:id="2845" w:author="PR Preview" w:date="2026-01-01T00:00:00Z">
        <w:r>
          <w:delText xml:space="preserve">typically means a ratio where the numerator represents</w:delText>
        </w:r>
      </w:del>
      <w:del w:id="2846" w:author="PR Preview" w:date="2026-01-01T00:00:00Z">
        <w:r>
          <w:delText xml:space="preserve"> </w:delText>
        </w:r>
      </w:del>
      <w:del w:id="2847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2848" w:author="PR Preview" w:date="2026-01-01T00:00:00Z">
        <w:r>
          <w:rPr>
            <w:b/>
            <w:bCs/>
          </w:rPr>
          <w:t xml:space="preserve">Definition 48 (Proportion)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In statistics, a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rPr>
            <w:b/>
            <w:bCs/>
          </w:rPr>
          <w:t xml:space="preserve">proportion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typically means a ratio where the numerator represents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del w:id="2857" w:author="PR Preview" w:date="2026-01-01T00:00:00Z">
        <w:r>
          <w:rPr>
            <w:b/>
            <w:bCs/>
          </w:rPr>
          <w:delText xml:space="preserve">Example 31 (A proportion, and a ratio that is not one)</w:delText>
        </w:r>
      </w:del>
      <w:del w:id="2858" w:author="PR Preview" w:date="2026-01-01T00:00:00Z">
        <w:r>
          <w:delText xml:space="preserve"> </w:delText>
        </w:r>
      </w:del>
      <w:del w:id="2859" w:author="PR Preview" w:date="2026-01-01T00:00:00Z">
        <w:r>
          <w:delText xml:space="preserve">In a clinic with</w:delText>
        </w:r>
      </w:del>
      <w:del w:id="2860" w:author="PR Preview" w:date="2026-01-01T00:00:00Z">
        <w:r>
          <w:delText xml:space="preserve"> </w:delText>
        </w:r>
      </w:del>
      <m:oMath>
        <m:r>
          <m:t>120</m:t>
        </m:r>
      </m:oMath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patients,</w:delText>
        </w:r>
      </w:del>
      <w:del w:id="2863" w:author="PR Preview" w:date="2026-01-01T00:00:00Z">
        <w:r>
          <w:delText xml:space="preserve"> </w:delText>
        </w:r>
      </w:del>
      <m:oMath>
        <m:r>
          <m:t>30</m:t>
        </m:r>
      </m:oMath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of whom smoke:</w:delText>
        </w:r>
      </w:del>
    </w:p>
    <w:p>
      <w:pPr>
        <w:pStyle w:val="BodyText"/>
      </w:pPr>
      <w:ins w:id="2866" w:author="PR Preview" w:date="2026-01-01T00:00:00Z">
        <w:r>
          <w:rPr>
            <w:b/>
            <w:bCs/>
          </w:rPr>
          <w:t xml:space="preserve">Example 32 (A proportion, and a ratio that is not one)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In a clinic with</w:t>
        </w:r>
      </w:ins>
      <w:ins w:id="2869" w:author="PR Preview" w:date="2026-01-01T00:00:00Z">
        <w:r>
          <w:t xml:space="preserve"> </w:t>
        </w:r>
      </w:ins>
      <m:oMath>
        <m:r>
          <m:t>120</m:t>
        </m:r>
      </m:oMath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patients,</w:t>
        </w:r>
      </w:ins>
      <w:ins w:id="2872" w:author="PR Preview" w:date="2026-01-01T00:00:00Z">
        <w:r>
          <w:t xml:space="preserve"> </w:t>
        </w:r>
      </w:ins>
      <m:oMath>
        <m:r>
          <m:t>30</m:t>
        </m:r>
      </m:oMath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del w:id="2875" w:author="PR Preview" w:date="2026-01-01T00:00:00Z">
        <w:r>
          <w:rPr>
            <w:b/>
            <w:bCs/>
          </w:rPr>
          <w:delText xml:space="preserve">Definition 36 (Proportional)</w:delText>
        </w:r>
      </w:del>
      <w:del w:id="2876" w:author="PR Preview" w:date="2026-01-01T00:00:00Z">
        <w:r>
          <w:delText xml:space="preserve"> </w:delText>
        </w:r>
      </w:del>
      <w:del w:id="2877" w:author="PR Preview" w:date="2026-01-01T00:00:00Z">
        <w:r>
          <w:delText xml:space="preserve">Two functions</w:delText>
        </w:r>
      </w:del>
      <w:del w:id="28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and</w:delText>
        </w:r>
      </w:del>
      <w:del w:id="288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delText xml:space="preserve">are</w:delText>
        </w:r>
      </w:del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rPr>
            <w:b/>
            <w:bCs/>
          </w:rPr>
          <w:delText xml:space="preserve">proportional</w:delText>
        </w:r>
      </w:del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if</w:delText>
        </w:r>
      </w:del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their ratio</w:delText>
        </w:r>
      </w:del>
      <w:del w:id="28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does not depend on</w:delText>
        </w:r>
      </w:del>
      <w:del w:id="2893" w:author="PR Preview" w:date="2026-01-01T00:00:00Z">
        <w:r>
          <w:delText xml:space="preserve"> </w:delText>
        </w:r>
      </w:del>
      <m:oMath>
        <m:r>
          <m:t>x</m:t>
        </m:r>
      </m:oMath>
      <w:del w:id="2894" w:author="PR Preview" w:date="2026-01-01T00:00:00Z">
        <w:r>
          <w:delText xml:space="preserve">.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(cf. </w:delText>
        </w:r>
      </w:del>
      <w:hyperlink r:id="rId172">
        <w:del w:id="2897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2898" w:author="PR Preview" w:date="2026-01-01T00:00:00Z">
        <w:r>
          <w:delText xml:space="preserve">)</w:delText>
        </w:r>
      </w:del>
    </w:p>
    <w:p>
      <w:pPr>
        <w:pStyle w:val="BodyText"/>
      </w:pPr>
      <w:del w:id="2899" w:author="PR Preview" w:date="2026-01-01T00:00:00Z">
        <w:r>
          <w:rPr>
            <w:b/>
            <w:bCs/>
          </w:rPr>
          <w:delText xml:space="preserve">Example 32 (Proportional and non-proportional functions)</w:delText>
        </w:r>
      </w:del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 </w:delText>
        </w:r>
      </w:del>
    </w:p>
    <w:p>
      <w:pPr>
        <w:pStyle w:val="FirstParagraph"/>
      </w:pPr>
      <w:ins w:id="2902" w:author="PR Preview" w:date="2026-01-01T00:00:00Z">
        <w:r>
          <w:rPr>
            <w:b/>
            <w:bCs/>
          </w:rPr>
          <w:t xml:space="preserve">Definition 49 (Proportional)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Two functions</w:t>
        </w:r>
      </w:ins>
      <w:ins w:id="29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and</w:t>
        </w:r>
      </w:ins>
      <w:ins w:id="290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are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rPr>
            <w:b/>
            <w:bCs/>
          </w:rPr>
          <w:t xml:space="preserve">proportional</w:t>
        </w:r>
      </w:ins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if</w:t>
        </w:r>
      </w:ins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their ratio</w:t>
        </w:r>
      </w:ins>
      <w:ins w:id="291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does not depend on</w:t>
        </w:r>
      </w:ins>
      <w:ins w:id="2920" w:author="PR Preview" w:date="2026-01-01T00:00:00Z">
        <w:r>
          <w:t xml:space="preserve"> </w:t>
        </w:r>
      </w:ins>
      <m:oMath>
        <m:r>
          <m:t>x</m:t>
        </m:r>
      </m:oMath>
      <w:ins w:id="2921" w:author="PR Preview" w:date="2026-01-01T00:00:00Z">
        <w:r>
          <w:t xml:space="preserve">.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(cf. </w:t>
        </w:r>
      </w:ins>
      <w:hyperlink r:id="rId172">
        <w:ins w:id="2924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2925" w:author="PR Preview" w:date="2026-01-01T00:00:00Z">
        <w:r>
          <w:t xml:space="preserve">)</w:t>
        </w:r>
      </w:ins>
    </w:p>
    <w:bookmarkEnd w:id="173"/>
    <w:bookmarkStart w:id="174" w:name="exm-proportional"/>
    <w:p>
      <w:pPr>
        <w:pStyle w:val="BodyText"/>
      </w:pPr>
      <w:ins w:id="2926" w:author="PR Preview" w:date="2026-01-01T00:00:00Z">
        <w:r>
          <w:rPr>
            <w:b/>
            <w:bCs/>
          </w:rPr>
          <w:t xml:space="preserve">Example 33 (Proportional and non-proportional functions)</w:t>
        </w:r>
      </w:ins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 </w:t>
        </w:r>
      </w:ins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del w:id="2929" w:author="PR Preview" w:date="2026-01-01T00:00:00Z">
        <w:r>
          <w:rPr>
            <w:b/>
            <w:bCs/>
          </w:rPr>
          <w:delText xml:space="preserve">Definition 37 (Constant function)</w:delText>
        </w:r>
      </w:del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A</w:delText>
        </w:r>
      </w:del>
      <w:del w:id="2932" w:author="PR Preview" w:date="2026-01-01T00:00:00Z">
        <w:r>
          <w:delText xml:space="preserve"> </w:delText>
        </w:r>
      </w:del>
      <w:hyperlink r:id="rId49">
        <w:del w:id="293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9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is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rPr>
            <w:b/>
            <w:bCs/>
          </w:rPr>
          <w:delText xml:space="preserve">constant</w:delText>
        </w:r>
      </w:del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if there is some</w:delText>
        </w:r>
      </w:del>
      <w:del w:id="294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t>B</m:t>
        </m:r>
      </m:oMath>
      <w:del w:id="2942" w:author="PR Preview" w:date="2026-01-01T00:00:00Z">
        <w:r>
          <w:delText xml:space="preserve"> </w:delText>
        </w:r>
      </w:del>
      <w:del w:id="2943" w:author="PR Preview" w:date="2026-01-01T00:00:00Z">
        <w:r>
          <w:delText xml:space="preserve">with</w:delText>
        </w:r>
      </w:del>
      <w:del w:id="29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for all</w:delText>
        </w:r>
      </w:del>
      <w:del w:id="29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2948" w:author="PR Preview" w:date="2026-01-01T00:00:00Z">
        <w:r>
          <w:delText xml:space="preserve">.</w:delText>
        </w:r>
      </w:del>
    </w:p>
    <w:p>
      <w:pPr>
        <w:pStyle w:val="BodyText"/>
      </w:pPr>
      <w:del w:id="2949" w:author="PR Preview" w:date="2026-01-01T00:00:00Z">
        <w:r>
          <w:rPr>
            <w:b/>
            <w:bCs/>
          </w:rPr>
          <w:delText xml:space="preserve">Example 33 (Constant and non-constant functions)</w:delText>
        </w:r>
      </w:del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 </w:delText>
        </w:r>
      </w:del>
    </w:p>
    <w:p>
      <w:pPr>
        <w:pStyle w:val="FirstParagraph"/>
      </w:pPr>
      <w:ins w:id="2952" w:author="PR Preview" w:date="2026-01-01T00:00:00Z">
        <w:r>
          <w:rPr>
            <w:b/>
            <w:bCs/>
          </w:rPr>
          <w:t xml:space="preserve">Definition 50 (Constant function)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A</w:t>
        </w:r>
      </w:ins>
      <w:ins w:id="2955" w:author="PR Preview" w:date="2026-01-01T00:00:00Z">
        <w:r>
          <w:t xml:space="preserve"> </w:t>
        </w:r>
      </w:ins>
      <w:hyperlink r:id="rId49">
        <w:ins w:id="295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9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is</w:t>
        </w:r>
      </w:ins>
      <w:ins w:id="2960" w:author="PR Preview" w:date="2026-01-01T00:00:00Z">
        <w:r>
          <w:t xml:space="preserve"> </w:t>
        </w:r>
      </w:ins>
      <w:ins w:id="2961" w:author="PR Preview" w:date="2026-01-01T00:00:00Z">
        <w:r>
          <w:rPr>
            <w:b/>
            <w:bCs/>
          </w:rPr>
          <w:t xml:space="preserve">constant</w:t>
        </w:r>
      </w:ins>
      <w:ins w:id="2962" w:author="PR Preview" w:date="2026-01-01T00:00:00Z">
        <w:r>
          <w:t xml:space="preserve"> </w:t>
        </w:r>
      </w:ins>
      <w:ins w:id="2963" w:author="PR Preview" w:date="2026-01-01T00:00:00Z">
        <w:r>
          <w:t xml:space="preserve">if there is some</w:t>
        </w:r>
      </w:ins>
      <w:ins w:id="29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with</w:t>
        </w:r>
      </w:ins>
      <w:ins w:id="29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for all</w:t>
        </w:r>
      </w:ins>
      <w:ins w:id="2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2971" w:author="PR Preview" w:date="2026-01-01T00:00:00Z">
        <w:r>
          <w:t xml:space="preserve">.</w:t>
        </w:r>
      </w:ins>
    </w:p>
    <w:bookmarkEnd w:id="179"/>
    <w:bookmarkStart w:id="180" w:name="exm-constant-function"/>
    <w:p>
      <w:pPr>
        <w:pStyle w:val="BodyText"/>
      </w:pPr>
      <w:ins w:id="2972" w:author="PR Preview" w:date="2026-01-01T00:00:00Z">
        <w:r>
          <w:rPr>
            <w:b/>
            <w:bCs/>
          </w:rPr>
          <w:t xml:space="preserve">Example 34 (Constant and non-constant functions)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del w:id="2975" w:author="PR Preview" w:date="2026-01-01T00:00:00Z">
        <w:r>
          <w:rPr>
            <w:b/>
            <w:bCs/>
          </w:rPr>
          <w:delText xml:space="preserve">Definition 38 (Polynomial)</w:delText>
        </w:r>
      </w:del>
      <w:del w:id="2976" w:author="PR Preview" w:date="2026-01-01T00:00:00Z">
        <w:r>
          <w:delText xml:space="preserve"> </w:delText>
        </w:r>
      </w:del>
      <w:del w:id="2977" w:author="PR Preview" w:date="2026-01-01T00:00:00Z">
        <w:r>
          <w:delText xml:space="preserve">A</w:delText>
        </w:r>
      </w:del>
      <w:del w:id="2978" w:author="PR Preview" w:date="2026-01-01T00:00:00Z">
        <w:r>
          <w:delText xml:space="preserve"> </w:delText>
        </w:r>
      </w:del>
      <w:del w:id="2979" w:author="PR Preview" w:date="2026-01-01T00:00:00Z">
        <w:r>
          <w:rPr>
            <w:b/>
            <w:bCs/>
          </w:rPr>
          <w:delText xml:space="preserve">polynomial</w:delText>
        </w:r>
      </w:del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(in one variable</w:delText>
        </w:r>
      </w:del>
      <w:del w:id="2982" w:author="PR Preview" w:date="2026-01-01T00:00:00Z">
        <w:r>
          <w:delText xml:space="preserve"> </w:delText>
        </w:r>
      </w:del>
      <m:oMath>
        <m:r>
          <m:t>x</m:t>
        </m:r>
      </m:oMath>
      <w:del w:id="2983" w:author="PR Preview" w:date="2026-01-01T00:00:00Z">
        <w:r>
          <w:delText xml:space="preserve">) is a</w:delText>
        </w:r>
      </w:del>
      <w:del w:id="2984" w:author="PR Preview" w:date="2026-01-01T00:00:00Z">
        <w:r>
          <w:delText xml:space="preserve"> </w:delText>
        </w:r>
      </w:del>
      <w:hyperlink r:id="rId49">
        <w:del w:id="298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9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987" w:author="PR Preview" w:date="2026-01-01T00:00:00Z">
        <w:r>
          <w:delText xml:space="preserve"> </w:delText>
        </w:r>
      </w:del>
      <w:del w:id="2988" w:author="PR Preview" w:date="2026-01-01T00:00:00Z">
        <w:r>
          <w:delText xml:space="preserve">that can be written as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del w:id="2989" w:author="PR Preview" w:date="2026-01-01T00:00:00Z">
        <w:r>
          <w:delText xml:space="preserve">for some integer</w:delText>
        </w:r>
      </w:del>
      <w:del w:id="299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0</m:t>
        </m:r>
      </m:oMath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and constants</w:delText>
        </w:r>
      </w:del>
      <w:del w:id="29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delText xml:space="preserve">with</w:delText>
        </w:r>
      </w:del>
      <w:del w:id="299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2997" w:author="PR Preview" w:date="2026-01-01T00:00:00Z">
        <w:r>
          <w:delText xml:space="preserve">.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The constants</w:delText>
        </w:r>
      </w:del>
      <w:del w:id="300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3001" w:author="PR Preview" w:date="2026-01-01T00:00:00Z">
        <w:r>
          <w:delText xml:space="preserve"> </w:delText>
        </w:r>
      </w:del>
      <w:del w:id="3002" w:author="PR Preview" w:date="2026-01-01T00:00:00Z">
        <w:r>
          <w:delText xml:space="preserve">are the</w:delText>
        </w:r>
      </w:del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rPr>
            <w:b/>
            <w:bCs/>
          </w:rPr>
          <w:delText xml:space="preserve">coefficients</w:delText>
        </w:r>
      </w:del>
      <w:del w:id="3005" w:author="PR Preview" w:date="2026-01-01T00:00:00Z">
        <w:r>
          <w:delText xml:space="preserve"> </w:delText>
        </w:r>
      </w:del>
      <w:del w:id="3006" w:author="PR Preview" w:date="2026-01-01T00:00:00Z">
        <w:r>
          <w:delText xml:space="preserve">of</w:delText>
        </w:r>
      </w:del>
      <w:del w:id="3007" w:author="PR Preview" w:date="2026-01-01T00:00:00Z">
        <w:r>
          <w:delText xml:space="preserve"> </w:delText>
        </w:r>
      </w:del>
      <m:oMath>
        <m:r>
          <m:t>f</m:t>
        </m:r>
      </m:oMath>
      <w:del w:id="3008" w:author="PR Preview" w:date="2026-01-01T00:00:00Z">
        <w:r>
          <w:delText xml:space="preserve">,</w:delText>
        </w:r>
      </w:del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with</w:delText>
        </w:r>
      </w:del>
      <w:del w:id="301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k</m:t>
            </m:r>
          </m:sub>
        </m:sSub>
      </m:oMath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the coefficient of</w:delText>
        </w:r>
      </w:del>
      <w:del w:id="301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k</m:t>
            </m:r>
          </m:sup>
        </m:sSup>
      </m:oMath>
      <w:del w:id="3015" w:author="PR Preview" w:date="2026-01-01T00:00:00Z">
        <w:r>
          <w:delText xml:space="preserve">,</w:delText>
        </w:r>
      </w:del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and the</w:delText>
        </w:r>
      </w:del>
      <w:del w:id="3018" w:author="PR Preview" w:date="2026-01-01T00:00:00Z">
        <w:r>
          <w:delText xml:space="preserve"> </w:delText>
        </w:r>
      </w:del>
      <w:hyperlink w:anchor="def-term">
        <w:del w:id="3019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3020" w:author="PR Preview" w:date="2026-01-01T00:00:00Z">
        <w:r>
          <w:delText xml:space="preserve"> </w:delText>
        </w:r>
      </w:del>
      <w:del w:id="3021" w:author="PR Preview" w:date="2026-01-01T00:00:00Z">
        <w:r>
          <w:delText xml:space="preserve">of</w:delText>
        </w:r>
      </w:del>
      <w:del w:id="3022" w:author="PR Preview" w:date="2026-01-01T00:00:00Z">
        <w:r>
          <w:delText xml:space="preserve"> </w:delText>
        </w:r>
      </w:del>
      <m:oMath>
        <m:r>
          <m:t>f</m:t>
        </m:r>
      </m:oMath>
      <w:del w:id="3023" w:author="PR Preview" w:date="2026-01-01T00:00:00Z">
        <w:r>
          <w:delText xml:space="preserve"> </w:delText>
        </w:r>
      </w:del>
      <w:del w:id="3024" w:author="PR Preview" w:date="2026-01-01T00:00:00Z">
        <w:r>
          <w:delText xml:space="preserve">are</w:delText>
        </w:r>
      </w:del>
      <w:del w:id="302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026" w:author="PR Preview" w:date="2026-01-01T00:00:00Z">
        <w:r>
          <w:delText xml:space="preserve">.</w:delText>
        </w:r>
      </w:del>
    </w:p>
    <w:p>
      <w:pPr>
        <w:pStyle w:val="FirstParagraph"/>
      </w:pPr>
      <w:ins w:id="3027" w:author="PR Preview" w:date="2026-01-01T00:00:00Z">
        <w:r>
          <w:rPr>
            <w:b/>
            <w:bCs/>
          </w:rPr>
          <w:t xml:space="preserve">Definition 51 (Polynomial)</w:t>
        </w:r>
      </w:ins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A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rPr>
            <w:b/>
            <w:bCs/>
          </w:rPr>
          <w:t xml:space="preserve">polynomial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(in one variable</w:t>
        </w:r>
      </w:ins>
      <w:ins w:id="3034" w:author="PR Preview" w:date="2026-01-01T00:00:00Z">
        <w:r>
          <w:t xml:space="preserve"> </w:t>
        </w:r>
      </w:ins>
      <m:oMath>
        <m:r>
          <m:t>x</m:t>
        </m:r>
      </m:oMath>
      <w:ins w:id="3035" w:author="PR Preview" w:date="2026-01-01T00:00:00Z">
        <w:r>
          <w:t xml:space="preserve">) is a</w:t>
        </w:r>
      </w:ins>
      <w:ins w:id="3036" w:author="PR Preview" w:date="2026-01-01T00:00:00Z">
        <w:r>
          <w:t xml:space="preserve"> </w:t>
        </w:r>
      </w:ins>
      <w:hyperlink r:id="rId49">
        <w:ins w:id="303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0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ins w:id="3041" w:author="PR Preview" w:date="2026-01-01T00:00:00Z">
        <w:r>
          <w:t xml:space="preserve">for some integer</w:t>
        </w:r>
      </w:ins>
      <w:ins w:id="30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3043" w:author="PR Preview" w:date="2026-01-01T00:00:00Z">
        <w:r>
          <w:t xml:space="preserve"> </w:t>
        </w:r>
      </w:ins>
      <w:ins w:id="3044" w:author="PR Preview" w:date="2026-01-01T00:00:00Z">
        <w:r>
          <w:t xml:space="preserve">and constants</w:t>
        </w:r>
      </w:ins>
      <w:ins w:id="304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with</w:t>
        </w:r>
      </w:ins>
      <w:ins w:id="304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3049" w:author="PR Preview" w:date="2026-01-01T00:00:00Z">
        <w:r>
          <w:t xml:space="preserve">.</w:t>
        </w:r>
      </w:ins>
      <w:ins w:id="3050" w:author="PR Preview" w:date="2026-01-01T00:00:00Z">
        <w:r>
          <w:t xml:space="preserve"> </w:t>
        </w:r>
      </w:ins>
      <w:ins w:id="3051" w:author="PR Preview" w:date="2026-01-01T00:00:00Z">
        <w:r>
          <w:t xml:space="preserve">The</w:t>
        </w:r>
      </w:ins>
      <w:ins w:id="3052" w:author="PR Preview" w:date="2026-01-01T00:00:00Z">
        <w:r>
          <w:t xml:space="preserve"> </w:t>
        </w:r>
      </w:ins>
      <w:hyperlink w:anchor="def-term">
        <w:ins w:id="3053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of</w:t>
        </w:r>
      </w:ins>
      <w:ins w:id="3056" w:author="PR Preview" w:date="2026-01-01T00:00:00Z">
        <w:r>
          <w:t xml:space="preserve"> </w:t>
        </w:r>
      </w:ins>
      <m:oMath>
        <m:r>
          <m:t>f</m:t>
        </m:r>
      </m:oMath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are</w:t>
        </w:r>
      </w:ins>
      <w:ins w:id="30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060" w:author="PR Preview" w:date="2026-01-01T00:00:00Z">
        <w:r>
          <w:t xml:space="preserve">.</w:t>
        </w:r>
      </w:ins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del w:id="3061" w:author="PR Preview" w:date="2026-01-01T00:00:00Z">
        <w:r>
          <w:rPr>
            <w:b/>
            <w:bCs/>
          </w:rPr>
          <w:delText xml:space="preserve">Definition 39 (Degree of a polynomial)</w:delText>
        </w:r>
      </w:del>
      <w:del w:id="3062" w:author="PR Preview" w:date="2026-01-01T00:00:00Z">
        <w:r>
          <w:delText xml:space="preserve"> </w:delText>
        </w:r>
      </w:del>
      <w:del w:id="3063" w:author="PR Preview" w:date="2026-01-01T00:00:00Z">
        <w:r>
          <w:delText xml:space="preserve">Let</w:delText>
        </w:r>
      </w:del>
      <w:del w:id="30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065" w:author="PR Preview" w:date="2026-01-01T00:00:00Z">
        <w:r>
          <w:delText xml:space="preserve"> </w:delText>
        </w:r>
      </w:del>
      <w:del w:id="3066" w:author="PR Preview" w:date="2026-01-01T00:00:00Z">
        <w:r>
          <w:delText xml:space="preserve">be a</w:delText>
        </w:r>
      </w:del>
      <w:del w:id="3067" w:author="PR Preview" w:date="2026-01-01T00:00:00Z">
        <w:r>
          <w:delText xml:space="preserve"> </w:delText>
        </w:r>
      </w:del>
      <w:hyperlink w:anchor="def-polynomial">
        <w:del w:id="3068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069" w:author="PR Preview" w:date="2026-01-01T00:00:00Z">
        <w:r>
          <w:delText xml:space="preserve"> </w:delText>
        </w:r>
      </w:del>
      <w:del w:id="3070" w:author="PR Preview" w:date="2026-01-01T00:00:00Z">
        <w:r>
          <w:delText xml:space="preserve">with</w:delText>
        </w:r>
      </w:del>
      <w:del w:id="307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3072" w:author="PR Preview" w:date="2026-01-01T00:00:00Z">
        <w:r>
          <w:delText xml:space="preserve">.</w:delText>
        </w:r>
      </w:del>
      <w:del w:id="3073" w:author="PR Preview" w:date="2026-01-01T00:00:00Z">
        <w:r>
          <w:delText xml:space="preserve"> </w:delText>
        </w:r>
      </w:del>
      <w:del w:id="3074" w:author="PR Preview" w:date="2026-01-01T00:00:00Z">
        <w:r>
          <w:delText xml:space="preserve">The integer</w:delText>
        </w:r>
      </w:del>
      <w:del w:id="3075" w:author="PR Preview" w:date="2026-01-01T00:00:00Z">
        <w:r>
          <w:delText xml:space="preserve"> </w:delText>
        </w:r>
      </w:del>
      <m:oMath>
        <m:r>
          <m:t>n</m:t>
        </m:r>
      </m:oMath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is the</w:delText>
        </w:r>
      </w:del>
      <w:del w:id="3078" w:author="PR Preview" w:date="2026-01-01T00:00:00Z">
        <w:r>
          <w:delText xml:space="preserve"> </w:delText>
        </w:r>
      </w:del>
      <w:del w:id="3079" w:author="PR Preview" w:date="2026-01-01T00:00:00Z">
        <w:r>
          <w:rPr>
            <w:b/>
            <w:bCs/>
          </w:rPr>
          <w:delText xml:space="preserve">degree</w:delText>
        </w:r>
      </w:del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of</w:delText>
        </w:r>
      </w:del>
      <w:del w:id="3082" w:author="PR Preview" w:date="2026-01-01T00:00:00Z">
        <w:r>
          <w:delText xml:space="preserve"> </w:delText>
        </w:r>
      </w:del>
      <m:oMath>
        <m:r>
          <m:t>f</m:t>
        </m:r>
      </m:oMath>
      <w:del w:id="3083" w:author="PR Preview" w:date="2026-01-01T00:00:00Z">
        <w:r>
          <w:delText xml:space="preserve">.</w:delText>
        </w:r>
      </w:del>
    </w:p>
    <w:p>
      <w:pPr>
        <w:pStyle w:val="BodyText"/>
      </w:pPr>
      <w:del w:id="3084" w:author="PR Preview" w:date="2026-01-01T00:00:00Z">
        <w:r>
          <w:rPr>
            <w:b/>
            <w:bCs/>
          </w:rPr>
          <w:delText xml:space="preserve">Example 34 (Degrees of some polynomials)</w:delText>
        </w:r>
      </w:del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 </w:delText>
        </w:r>
      </w:del>
    </w:p>
    <w:p>
      <w:pPr>
        <w:pStyle w:val="BodyText"/>
      </w:pPr>
      <w:ins w:id="3087" w:author="PR Preview" w:date="2026-01-01T00:00:00Z">
        <w:r>
          <w:rPr>
            <w:b/>
            <w:bCs/>
          </w:rPr>
          <w:t xml:space="preserve">Definition 52 (Coefficients of a polynomial)</w:t>
        </w:r>
      </w:ins>
      <w:ins w:id="3088" w:author="PR Preview" w:date="2026-01-01T00:00:00Z">
        <w:r>
          <w:t xml:space="preserve"> </w:t>
        </w:r>
      </w:ins>
      <w:ins w:id="3089" w:author="PR Preview" w:date="2026-01-01T00:00:00Z">
        <w:r>
          <w:t xml:space="preserve">The constants</w:t>
        </w:r>
      </w:ins>
      <w:ins w:id="309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of a polynomial</w:t>
        </w:r>
      </w:ins>
      <w:ins w:id="3093" w:author="PR Preview" w:date="2026-01-01T00:00:00Z">
        <w:r>
          <w:t xml:space="preserve"> </w:t>
        </w:r>
      </w:ins>
      <m:oMath>
        <m:r>
          <m:t>f</m:t>
        </m:r>
      </m:oMath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(</w:t>
        </w:r>
      </w:ins>
      <w:hyperlink w:anchor="def-polynomial">
        <w:ins w:id="3096" w:author="PR Preview" w:date="2026-01-01T00:00:00Z">
          <w:r>
            <w:rPr>
              <w:rStyle w:val="Hyperlink"/>
            </w:rPr>
            <w:t xml:space="preserve">Definition 51</w:t>
          </w:r>
        </w:ins>
      </w:hyperlink>
      <w:ins w:id="3097" w:author="PR Preview" w:date="2026-01-01T00:00:00Z">
        <w:r>
          <w:t xml:space="preserve">) are the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rPr>
            <w:b/>
            <w:bCs/>
          </w:rPr>
          <w:t xml:space="preserve">coefficients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of</w:t>
        </w:r>
      </w:ins>
      <w:ins w:id="3102" w:author="PR Preview" w:date="2026-01-01T00:00:00Z">
        <w:r>
          <w:t xml:space="preserve"> </w:t>
        </w:r>
      </w:ins>
      <m:oMath>
        <m:r>
          <m:t>f</m:t>
        </m:r>
      </m:oMath>
      <w:ins w:id="3103" w:author="PR Preview" w:date="2026-01-01T00:00:00Z">
        <w:r>
          <w:t xml:space="preserve">,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with</w:t>
        </w:r>
      </w:ins>
      <w:ins w:id="31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the coefficient of</w:t>
        </w:r>
      </w:ins>
      <w:ins w:id="310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k</m:t>
            </m:r>
          </m:sup>
        </m:sSup>
      </m:oMath>
      <w:ins w:id="3110" w:author="PR Preview" w:date="2026-01-01T00:00:00Z">
        <w:r>
          <w:t xml:space="preserve">.</w:t>
        </w:r>
      </w:ins>
    </w:p>
    <w:bookmarkEnd w:id="183"/>
    <w:bookmarkStart w:id="184" w:name="def-polynomial-degree"/>
    <w:p>
      <w:pPr>
        <w:pStyle w:val="BodyText"/>
      </w:pPr>
      <w:ins w:id="3111" w:author="PR Preview" w:date="2026-01-01T00:00:00Z">
        <w:r>
          <w:rPr>
            <w:b/>
            <w:bCs/>
          </w:rPr>
          <w:t xml:space="preserve">Definition 53 (Degree of a polynomial)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Let</w:t>
        </w:r>
      </w:ins>
      <w:ins w:id="311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115" w:author="PR Preview" w:date="2026-01-01T00:00:00Z">
        <w:r>
          <w:t xml:space="preserve"> </w:t>
        </w:r>
      </w:ins>
      <w:ins w:id="3116" w:author="PR Preview" w:date="2026-01-01T00:00:00Z">
        <w:r>
          <w:t xml:space="preserve">be a</w:t>
        </w:r>
      </w:ins>
      <w:ins w:id="3117" w:author="PR Preview" w:date="2026-01-01T00:00:00Z">
        <w:r>
          <w:t xml:space="preserve"> </w:t>
        </w:r>
      </w:ins>
      <w:hyperlink w:anchor="def-polynomial">
        <w:ins w:id="3118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with</w:t>
        </w:r>
      </w:ins>
      <w:ins w:id="312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3122" w:author="PR Preview" w:date="2026-01-01T00:00:00Z">
        <w:r>
          <w:t xml:space="preserve">.</w:t>
        </w:r>
      </w:ins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The integer</w:t>
        </w:r>
      </w:ins>
      <w:ins w:id="3125" w:author="PR Preview" w:date="2026-01-01T00:00:00Z">
        <w:r>
          <w:t xml:space="preserve"> </w:t>
        </w:r>
      </w:ins>
      <m:oMath>
        <m:r>
          <m:t>n</m:t>
        </m:r>
      </m:oMath>
      <w:ins w:id="3126" w:author="PR Preview" w:date="2026-01-01T00:00:00Z">
        <w:r>
          <w:t xml:space="preserve"> </w:t>
        </w:r>
      </w:ins>
      <w:ins w:id="3127" w:author="PR Preview" w:date="2026-01-01T00:00:00Z">
        <w:r>
          <w:t xml:space="preserve">is the</w:t>
        </w:r>
      </w:ins>
      <w:ins w:id="3128" w:author="PR Preview" w:date="2026-01-01T00:00:00Z">
        <w:r>
          <w:t xml:space="preserve"> </w:t>
        </w:r>
      </w:ins>
      <w:ins w:id="3129" w:author="PR Preview" w:date="2026-01-01T00:00:00Z">
        <w:r>
          <w:rPr>
            <w:b/>
            <w:bCs/>
          </w:rPr>
          <w:t xml:space="preserve">degree</w:t>
        </w:r>
      </w:ins>
      <w:ins w:id="3130" w:author="PR Preview" w:date="2026-01-01T00:00:00Z">
        <w:r>
          <w:t xml:space="preserve"> </w:t>
        </w:r>
      </w:ins>
      <w:ins w:id="3131" w:author="PR Preview" w:date="2026-01-01T00:00:00Z">
        <w:r>
          <w:t xml:space="preserve">of</w:t>
        </w:r>
      </w:ins>
      <w:ins w:id="3132" w:author="PR Preview" w:date="2026-01-01T00:00:00Z">
        <w:r>
          <w:t xml:space="preserve"> </w:t>
        </w:r>
      </w:ins>
      <m:oMath>
        <m:r>
          <m:t>f</m:t>
        </m:r>
      </m:oMath>
      <w:ins w:id="3133" w:author="PR Preview" w:date="2026-01-01T00:00:00Z">
        <w:r>
          <w:t xml:space="preserve">.</w:t>
        </w:r>
      </w:ins>
    </w:p>
    <w:bookmarkEnd w:id="184"/>
    <w:bookmarkStart w:id="185" w:name="exm-polynomial-degree"/>
    <w:p>
      <w:pPr>
        <w:pStyle w:val="BodyText"/>
      </w:pPr>
      <w:ins w:id="3134" w:author="PR Preview" w:date="2026-01-01T00:00:00Z">
        <w:r>
          <w:rPr>
            <w:b/>
            <w:bCs/>
          </w:rPr>
          <w:t xml:space="preserve">Example 35 (Degrees of some polynomials)</w:t>
        </w:r>
      </w:ins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del w:id="3137" w:author="PR Preview" w:date="2026-01-01T00:00:00Z">
        <w:r>
          <w:rPr>
            <w:b/>
            <w:bCs/>
          </w:rPr>
          <w:delText xml:space="preserve">Definition 40 (Leading coefficient)</w:delText>
        </w:r>
      </w:del>
      <w:del w:id="3138" w:author="PR Preview" w:date="2026-01-01T00:00:00Z">
        <w:r>
          <w:delText xml:space="preserve"> </w:delText>
        </w:r>
      </w:del>
      <w:del w:id="3139" w:author="PR Preview" w:date="2026-01-01T00:00:00Z">
        <w:r>
          <w:delText xml:space="preserve">Let</w:delText>
        </w:r>
      </w:del>
      <w:del w:id="31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be a</w:delText>
        </w:r>
      </w:del>
      <w:del w:id="3143" w:author="PR Preview" w:date="2026-01-01T00:00:00Z">
        <w:r>
          <w:delText xml:space="preserve"> </w:delText>
        </w:r>
      </w:del>
      <w:hyperlink w:anchor="def-polynomial">
        <w:del w:id="3144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of</w:delText>
        </w:r>
      </w:del>
      <w:del w:id="3147" w:author="PR Preview" w:date="2026-01-01T00:00:00Z">
        <w:r>
          <w:delText xml:space="preserve"> </w:delText>
        </w:r>
      </w:del>
      <w:hyperlink w:anchor="def-polynomial-degree">
        <w:del w:id="3148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149" w:author="PR Preview" w:date="2026-01-01T00:00:00Z">
        <w:r>
          <w:delText xml:space="preserve"> </w:delText>
        </w:r>
      </w:del>
      <m:oMath>
        <m:r>
          <m:t>n</m:t>
        </m:r>
      </m:oMath>
      <w:del w:id="3150" w:author="PR Preview" w:date="2026-01-01T00:00:00Z">
        <w:r>
          <w:delText xml:space="preserve">.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The constant</w:delText>
        </w:r>
      </w:del>
      <w:del w:id="315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is the</w:delText>
        </w:r>
      </w:del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rPr>
            <w:b/>
            <w:bCs/>
          </w:rPr>
          <w:delText xml:space="preserve">leading coefficient</w:delText>
        </w:r>
      </w:del>
      <w:del w:id="3158" w:author="PR Preview" w:date="2026-01-01T00:00:00Z">
        <w:r>
          <w:delText xml:space="preserve"> </w:delText>
        </w:r>
      </w:del>
      <w:del w:id="3159" w:author="PR Preview" w:date="2026-01-01T00:00:00Z">
        <w:r>
          <w:delText xml:space="preserve">of</w:delText>
        </w:r>
      </w:del>
      <w:del w:id="3160" w:author="PR Preview" w:date="2026-01-01T00:00:00Z">
        <w:r>
          <w:delText xml:space="preserve"> </w:delText>
        </w:r>
      </w:del>
      <m:oMath>
        <m:r>
          <m:t>f</m:t>
        </m:r>
      </m:oMath>
      <w:del w:id="3161" w:author="PR Preview" w:date="2026-01-01T00:00:00Z">
        <w:r>
          <w:delText xml:space="preserve">.</w:delText>
        </w:r>
      </w:del>
    </w:p>
    <w:p>
      <w:pPr>
        <w:pStyle w:val="BodyText"/>
      </w:pPr>
      <w:del w:id="3162" w:author="PR Preview" w:date="2026-01-01T00:00:00Z">
        <w:r>
          <w:rPr>
            <w:b/>
            <w:bCs/>
          </w:rPr>
          <w:delText xml:space="preserve">Example 35 (Leading coefficients)</w:delText>
        </w:r>
      </w:del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 </w:delText>
        </w:r>
      </w:del>
    </w:p>
    <w:p>
      <w:pPr>
        <w:pStyle w:val="FirstParagraph"/>
      </w:pPr>
      <w:ins w:id="3165" w:author="PR Preview" w:date="2026-01-01T00:00:00Z">
        <w:r>
          <w:rPr>
            <w:b/>
            <w:bCs/>
          </w:rPr>
          <w:t xml:space="preserve">Definition 54 (Leading coefficient)</w:t>
        </w:r>
      </w:ins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Let</w:t>
        </w:r>
      </w:ins>
      <w:ins w:id="31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169" w:author="PR Preview" w:date="2026-01-01T00:00:00Z">
        <w:r>
          <w:t xml:space="preserve"> </w:t>
        </w:r>
      </w:ins>
      <w:ins w:id="3170" w:author="PR Preview" w:date="2026-01-01T00:00:00Z">
        <w:r>
          <w:t xml:space="preserve">be a</w:t>
        </w:r>
      </w:ins>
      <w:ins w:id="3171" w:author="PR Preview" w:date="2026-01-01T00:00:00Z">
        <w:r>
          <w:t xml:space="preserve"> </w:t>
        </w:r>
      </w:ins>
      <w:hyperlink w:anchor="def-polynomial">
        <w:ins w:id="3172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of</w:t>
        </w:r>
      </w:ins>
      <w:ins w:id="3175" w:author="PR Preview" w:date="2026-01-01T00:00:00Z">
        <w:r>
          <w:t xml:space="preserve"> </w:t>
        </w:r>
      </w:ins>
      <w:hyperlink w:anchor="def-polynomial-degree">
        <w:ins w:id="3176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177" w:author="PR Preview" w:date="2026-01-01T00:00:00Z">
        <w:r>
          <w:t xml:space="preserve"> </w:t>
        </w:r>
      </w:ins>
      <m:oMath>
        <m:r>
          <m:t>n</m:t>
        </m:r>
      </m:oMath>
      <w:ins w:id="3178" w:author="PR Preview" w:date="2026-01-01T00:00:00Z">
        <w:r>
          <w:t xml:space="preserve">.</w:t>
        </w:r>
      </w:ins>
      <w:ins w:id="3179" w:author="PR Preview" w:date="2026-01-01T00:00:00Z">
        <w:r>
          <w:t xml:space="preserve"> </w:t>
        </w:r>
      </w:ins>
      <w:ins w:id="3180" w:author="PR Preview" w:date="2026-01-01T00:00:00Z">
        <w:r>
          <w:t xml:space="preserve">The constant</w:t>
        </w:r>
      </w:ins>
      <w:ins w:id="318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is the</w:t>
        </w:r>
      </w:ins>
      <w:ins w:id="3184" w:author="PR Preview" w:date="2026-01-01T00:00:00Z">
        <w:r>
          <w:t xml:space="preserve"> </w:t>
        </w:r>
      </w:ins>
      <w:ins w:id="3185" w:author="PR Preview" w:date="2026-01-01T00:00:00Z">
        <w:r>
          <w:rPr>
            <w:b/>
            <w:bCs/>
          </w:rPr>
          <w:t xml:space="preserve">leading coefficient</w:t>
        </w:r>
      </w:ins>
      <w:ins w:id="3186" w:author="PR Preview" w:date="2026-01-01T00:00:00Z">
        <w:r>
          <w:t xml:space="preserve"> </w:t>
        </w:r>
      </w:ins>
      <w:ins w:id="3187" w:author="PR Preview" w:date="2026-01-01T00:00:00Z">
        <w:r>
          <w:t xml:space="preserve">of</w:t>
        </w:r>
      </w:ins>
      <w:ins w:id="3188" w:author="PR Preview" w:date="2026-01-01T00:00:00Z">
        <w:r>
          <w:t xml:space="preserve"> </w:t>
        </w:r>
      </w:ins>
      <m:oMath>
        <m:r>
          <m:t>f</m:t>
        </m:r>
      </m:oMath>
      <w:ins w:id="3189" w:author="PR Preview" w:date="2026-01-01T00:00:00Z">
        <w:r>
          <w:t xml:space="preserve">.</w:t>
        </w:r>
      </w:ins>
    </w:p>
    <w:bookmarkEnd w:id="186"/>
    <w:bookmarkStart w:id="187" w:name="exm-leading-coefficient"/>
    <w:p>
      <w:pPr>
        <w:pStyle w:val="BodyText"/>
      </w:pPr>
      <w:ins w:id="3190" w:author="PR Preview" w:date="2026-01-01T00:00:00Z">
        <w:r>
          <w:rPr>
            <w:b/>
            <w:bCs/>
          </w:rPr>
          <w:t xml:space="preserve">Example 36 (Leading coefficients)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del w:id="3193" w:author="PR Preview" w:date="2026-01-01T00:00:00Z">
        <w:r>
          <w:rPr>
            <w:b/>
            <w:bCs/>
          </w:rPr>
          <w:delText xml:space="preserve">Definition 41 (Quadratic and cubic polynomials)</w:delText>
        </w:r>
      </w:del>
      <w:del w:id="3194" w:author="PR Preview" w:date="2026-01-01T00:00:00Z">
        <w:r>
          <w:delText xml:space="preserve"> </w:delText>
        </w:r>
      </w:del>
      <w:del w:id="3195" w:author="PR Preview" w:date="2026-01-01T00:00:00Z">
        <w:r>
          <w:delText xml:space="preserve">A</w:delText>
        </w:r>
      </w:del>
      <w:del w:id="3196" w:author="PR Preview" w:date="2026-01-01T00:00:00Z">
        <w:r>
          <w:delText xml:space="preserve"> </w:delText>
        </w:r>
      </w:del>
      <w:hyperlink w:anchor="def-polynomial">
        <w:del w:id="3197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198" w:author="PR Preview" w:date="2026-01-01T00:00:00Z">
        <w:r>
          <w:delText xml:space="preserve"> </w:delText>
        </w:r>
      </w:del>
      <w:del w:id="3199" w:author="PR Preview" w:date="2026-01-01T00:00:00Z">
        <w:r>
          <w:delText xml:space="preserve">of</w:delText>
        </w:r>
      </w:del>
      <w:del w:id="3200" w:author="PR Preview" w:date="2026-01-01T00:00:00Z">
        <w:r>
          <w:delText xml:space="preserve"> </w:delText>
        </w:r>
      </w:del>
      <w:hyperlink w:anchor="def-polynomial-degree">
        <w:del w:id="3201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202" w:author="PR Preview" w:date="2026-01-01T00:00:00Z">
        <w:r>
          <w:delText xml:space="preserve"> </w:delText>
        </w:r>
      </w:del>
      <m:oMath>
        <m:r>
          <m:t>2</m:t>
        </m:r>
      </m:oMath>
      <w:del w:id="3203" w:author="PR Preview" w:date="2026-01-01T00:00:00Z">
        <w:r>
          <w:delText xml:space="preserve">,</w:delText>
        </w:r>
      </w:del>
      <w:del w:id="32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with</w:delText>
        </w:r>
      </w:del>
      <w:del w:id="320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3208" w:author="PR Preview" w:date="2026-01-01T00:00:00Z">
        <w:r>
          <w:delText xml:space="preserve">,</w:delText>
        </w:r>
      </w:del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is a</w:delText>
        </w:r>
      </w:del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rPr>
            <w:b/>
            <w:bCs/>
          </w:rPr>
          <w:delText xml:space="preserve">quadratic</w:delText>
        </w:r>
      </w:del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polynomial.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A polynomial of degree</w:delText>
        </w:r>
      </w:del>
      <w:del w:id="3217" w:author="PR Preview" w:date="2026-01-01T00:00:00Z">
        <w:r>
          <w:delText xml:space="preserve"> </w:delText>
        </w:r>
      </w:del>
      <m:oMath>
        <m:r>
          <m:t>3</m:t>
        </m:r>
      </m:oMath>
      <w:del w:id="3218" w:author="PR Preview" w:date="2026-01-01T00:00:00Z">
        <w:r>
          <w:delText xml:space="preserve"> </w:delText>
        </w:r>
      </w:del>
      <w:del w:id="3219" w:author="PR Preview" w:date="2026-01-01T00:00:00Z">
        <w:r>
          <w:delText xml:space="preserve">is a</w:delText>
        </w:r>
      </w:del>
      <w:del w:id="3220" w:author="PR Preview" w:date="2026-01-01T00:00:00Z">
        <w:r>
          <w:delText xml:space="preserve"> </w:delText>
        </w:r>
      </w:del>
      <w:del w:id="3221" w:author="PR Preview" w:date="2026-01-01T00:00:00Z">
        <w:r>
          <w:rPr>
            <w:b/>
            <w:bCs/>
          </w:rPr>
          <w:delText xml:space="preserve">cubic</w:delText>
        </w:r>
      </w:del>
      <w:del w:id="3222" w:author="PR Preview" w:date="2026-01-01T00:00:00Z">
        <w:r>
          <w:delText xml:space="preserve"> </w:delText>
        </w:r>
      </w:del>
      <w:del w:id="3223" w:author="PR Preview" w:date="2026-01-01T00:00:00Z">
        <w:r>
          <w:delText xml:space="preserve">polynomial.</w:delText>
        </w:r>
      </w:del>
    </w:p>
    <w:p>
      <w:pPr>
        <w:pStyle w:val="BodyText"/>
      </w:pPr>
      <w:del w:id="3224" w:author="PR Preview" w:date="2026-01-01T00:00:00Z">
        <w:r>
          <w:rPr>
            <w:b/>
            <w:bCs/>
          </w:rPr>
          <w:delText xml:space="preserve">Example 36 (Quadratic and cubic polynomials)</w:delText>
        </w:r>
      </w:del>
      <w:del w:id="3225" w:author="PR Preview" w:date="2026-01-01T00:00:00Z">
        <w:r>
          <w:delText xml:space="preserve"> </w:delText>
        </w:r>
      </w:del>
      <w:del w:id="3226" w:author="PR Preview" w:date="2026-01-01T00:00:00Z">
        <w:r>
          <w:delText xml:space="preserve"> </w:delText>
        </w:r>
      </w:del>
    </w:p>
    <w:p>
      <w:pPr>
        <w:pStyle w:val="FirstParagraph"/>
      </w:pPr>
      <w:ins w:id="3227" w:author="PR Preview" w:date="2026-01-01T00:00:00Z">
        <w:r>
          <w:rPr>
            <w:b/>
            <w:bCs/>
          </w:rPr>
          <w:t xml:space="preserve">Definition 55 (Quadratic polynomial)</w:t>
        </w:r>
      </w:ins>
      <w:ins w:id="3228" w:author="PR Preview" w:date="2026-01-01T00:00:00Z">
        <w:r>
          <w:t xml:space="preserve"> </w:t>
        </w:r>
      </w:ins>
      <w:bookmarkStart w:id="188" w:name="def-quadratic-cubic"/>
      <w:bookmarkEnd w:id="188"/>
      <w:ins w:id="3229" w:author="PR Preview" w:date="2026-01-01T00:00:00Z">
        <w:r>
          <w:t xml:space="preserve">A</w:t>
        </w:r>
      </w:ins>
      <w:ins w:id="3230" w:author="PR Preview" w:date="2026-01-01T00:00:00Z">
        <w:r>
          <w:t xml:space="preserve"> </w:t>
        </w:r>
      </w:ins>
      <w:hyperlink w:anchor="def-polynomial">
        <w:ins w:id="3231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of</w:t>
        </w:r>
      </w:ins>
      <w:ins w:id="3234" w:author="PR Preview" w:date="2026-01-01T00:00:00Z">
        <w:r>
          <w:t xml:space="preserve"> </w:t>
        </w:r>
      </w:ins>
      <w:hyperlink w:anchor="def-polynomial-degree">
        <w:ins w:id="3235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236" w:author="PR Preview" w:date="2026-01-01T00:00:00Z">
        <w:r>
          <w:t xml:space="preserve"> </w:t>
        </w:r>
      </w:ins>
      <m:oMath>
        <m:r>
          <m:t>2</m:t>
        </m:r>
      </m:oMath>
      <w:ins w:id="3237" w:author="PR Preview" w:date="2026-01-01T00:00:00Z">
        <w:r>
          <w:t xml:space="preserve">,</w:t>
        </w:r>
      </w:ins>
      <w:ins w:id="32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239" w:author="PR Preview" w:date="2026-01-01T00:00:00Z">
        <w:r>
          <w:t xml:space="preserve"> </w:t>
        </w:r>
      </w:ins>
      <w:ins w:id="3240" w:author="PR Preview" w:date="2026-01-01T00:00:00Z">
        <w:r>
          <w:t xml:space="preserve">with</w:t>
        </w:r>
      </w:ins>
      <w:ins w:id="324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3242" w:author="PR Preview" w:date="2026-01-01T00:00:00Z">
        <w:r>
          <w:t xml:space="preserve">,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is a</w:t>
        </w:r>
      </w:ins>
      <w:ins w:id="3245" w:author="PR Preview" w:date="2026-01-01T00:00:00Z">
        <w:r>
          <w:t xml:space="preserve"> </w:t>
        </w:r>
      </w:ins>
      <w:ins w:id="3246" w:author="PR Preview" w:date="2026-01-01T00:00:00Z">
        <w:r>
          <w:rPr>
            <w:b/>
            <w:bCs/>
          </w:rPr>
          <w:t xml:space="preserve">quadratic</w:t>
        </w:r>
      </w:ins>
      <w:ins w:id="3247" w:author="PR Preview" w:date="2026-01-01T00:00:00Z">
        <w:r>
          <w:t xml:space="preserve"> </w:t>
        </w:r>
      </w:ins>
      <w:ins w:id="3248" w:author="PR Preview" w:date="2026-01-01T00:00:00Z">
        <w:r>
          <w:t xml:space="preserve">polynomial.</w:t>
        </w:r>
      </w:ins>
    </w:p>
    <w:bookmarkEnd w:id="189"/>
    <w:bookmarkStart w:id="190" w:name="def-cubic-polynomial"/>
    <w:p>
      <w:pPr>
        <w:pStyle w:val="BodyText"/>
      </w:pPr>
      <w:ins w:id="3249" w:author="PR Preview" w:date="2026-01-01T00:00:00Z">
        <w:r>
          <w:rPr>
            <w:b/>
            <w:bCs/>
          </w:rPr>
          <w:t xml:space="preserve">Definition 56 (Cubic polynomial)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A</w:t>
        </w:r>
      </w:ins>
      <w:ins w:id="3252" w:author="PR Preview" w:date="2026-01-01T00:00:00Z">
        <w:r>
          <w:t xml:space="preserve"> </w:t>
        </w:r>
      </w:ins>
      <w:hyperlink w:anchor="def-polynomial">
        <w:ins w:id="325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of</w:t>
        </w:r>
      </w:ins>
      <w:ins w:id="3256" w:author="PR Preview" w:date="2026-01-01T00:00:00Z">
        <w:r>
          <w:t xml:space="preserve"> </w:t>
        </w:r>
      </w:ins>
      <w:hyperlink w:anchor="def-polynomial-degree">
        <w:ins w:id="3257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258" w:author="PR Preview" w:date="2026-01-01T00:00:00Z">
        <w:r>
          <w:t xml:space="preserve"> </w:t>
        </w:r>
      </w:ins>
      <m:oMath>
        <m:r>
          <m:t>3</m:t>
        </m:r>
      </m:oMath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is a</w:t>
        </w:r>
      </w:ins>
      <w:ins w:id="3261" w:author="PR Preview" w:date="2026-01-01T00:00:00Z">
        <w:r>
          <w:t xml:space="preserve"> </w:t>
        </w:r>
      </w:ins>
      <w:ins w:id="3262" w:author="PR Preview" w:date="2026-01-01T00:00:00Z">
        <w:r>
          <w:rPr>
            <w:b/>
            <w:bCs/>
          </w:rPr>
          <w:t xml:space="preserve">cubic</w:t>
        </w:r>
      </w:ins>
      <w:ins w:id="3263" w:author="PR Preview" w:date="2026-01-01T00:00:00Z">
        <w:r>
          <w:t xml:space="preserve"> </w:t>
        </w:r>
      </w:ins>
      <w:ins w:id="3264" w:author="PR Preview" w:date="2026-01-01T00:00:00Z">
        <w:r>
          <w:t xml:space="preserve">polynomial.</w:t>
        </w:r>
      </w:ins>
    </w:p>
    <w:bookmarkEnd w:id="190"/>
    <w:bookmarkStart w:id="191" w:name="exm-quadratic-cubic"/>
    <w:p>
      <w:pPr>
        <w:pStyle w:val="BodyText"/>
      </w:pPr>
      <w:ins w:id="3265" w:author="PR Preview" w:date="2026-01-01T00:00:00Z">
        <w:r>
          <w:rPr>
            <w:b/>
            <w:bCs/>
          </w:rPr>
          <w:t xml:space="preserve">Example 37 (Quadratic and cubic polynomials)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del w:id="3268" w:author="PR Preview" w:date="2026-01-01T00:00:00Z">
        <w:r>
          <w:rPr>
            <w:b/>
            <w:bCs/>
          </w:rPr>
          <w:delText xml:space="preserve">Definition 42 (Parabola)</w:delText>
        </w:r>
      </w:del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A</w:delText>
        </w:r>
      </w:del>
      <w:del w:id="3271" w:author="PR Preview" w:date="2026-01-01T00:00:00Z">
        <w:r>
          <w:delText xml:space="preserve"> </w:delText>
        </w:r>
      </w:del>
      <w:del w:id="3272" w:author="PR Preview" w:date="2026-01-01T00:00:00Z">
        <w:r>
          <w:rPr>
            <w:b/>
            <w:bCs/>
          </w:rPr>
          <w:delText xml:space="preserve">parabola</w:delText>
        </w:r>
      </w:del>
      <w:del w:id="3273" w:author="PR Preview" w:date="2026-01-01T00:00:00Z">
        <w:r>
          <w:delText xml:space="preserve"> </w:delText>
        </w:r>
      </w:del>
      <w:del w:id="3274" w:author="PR Preview" w:date="2026-01-01T00:00:00Z">
        <w:r>
          <w:delText xml:space="preserve">is the</w:delText>
        </w:r>
      </w:del>
      <w:del w:id="3275" w:author="PR Preview" w:date="2026-01-01T00:00:00Z">
        <w:r>
          <w:delText xml:space="preserve"> </w:delText>
        </w:r>
      </w:del>
      <w:hyperlink r:id="rId71">
        <w:del w:id="3276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of a quadratic polynomial (</w:delText>
        </w:r>
      </w:del>
      <w:hyperlink w:anchor="def-quadratic-cubic">
        <w:del w:id="3279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3280" w:author="PR Preview" w:date="2026-01-01T00:00:00Z">
        <w:r>
          <w:delText xml:space="preserve">).</w:delText>
        </w:r>
      </w:del>
    </w:p>
    <w:p>
      <w:pPr>
        <w:pStyle w:val="BodyText"/>
      </w:pPr>
      <w:del w:id="3281" w:author="PR Preview" w:date="2026-01-01T00:00:00Z">
        <w:r>
          <w:rPr>
            <w:b/>
            <w:bCs/>
          </w:rPr>
          <w:delText xml:space="preserve">Example 37 (The parabola</w:delText>
        </w:r>
      </w:del>
      <w:del w:id="3282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283" w:author="PR Preview" w:date="2026-01-01T00:00:00Z">
        <w:r>
          <w:rPr>
            <w:b/>
            <w:bCs/>
          </w:rPr>
          <w:delText xml:space="preserve">)</w:delText>
        </w:r>
      </w:del>
      <w:del w:id="3284" w:author="PR Preview" w:date="2026-01-01T00:00:00Z">
        <w:r>
          <w:delText xml:space="preserve"> </w:delText>
        </w:r>
      </w:del>
      <w:del w:id="3285" w:author="PR Preview" w:date="2026-01-01T00:00:00Z">
        <w:r>
          <w:delText xml:space="preserve">The graph of</w:delText>
        </w:r>
      </w:del>
      <w:del w:id="32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is a parabola.</w:delText>
        </w:r>
      </w:del>
      <w:del w:id="3289" w:author="PR Preview" w:date="2026-01-01T00:00:00Z">
        <w:r>
          <w:delText xml:space="preserve"> </w:delText>
        </w:r>
      </w:del>
      <w:del w:id="3290" w:author="PR Preview" w:date="2026-01-01T00:00:00Z">
        <w:r>
          <w:delText xml:space="preserve">It contains the points</w:delText>
        </w:r>
      </w:del>
      <w:del w:id="32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292" w:author="PR Preview" w:date="2026-01-01T00:00:00Z">
        <w:r>
          <w:delText xml:space="preserve">,</w:delText>
        </w:r>
      </w:del>
      <w:del w:id="32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and</w:delText>
        </w:r>
      </w:del>
      <w:del w:id="32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297" w:author="PR Preview" w:date="2026-01-01T00:00:00Z">
        <w:r>
          <w:delText xml:space="preserve">,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and its lowest point is</w:delText>
        </w:r>
      </w:del>
      <w:del w:id="33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301" w:author="PR Preview" w:date="2026-01-01T00:00:00Z">
        <w:r>
          <w:delText xml:space="preserve">, since</w:delText>
        </w:r>
      </w:del>
      <w:del w:id="330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3303" w:author="PR Preview" w:date="2026-01-01T00:00:00Z">
        <w:r>
          <w:delText xml:space="preserve"> </w:delText>
        </w:r>
      </w:del>
      <w:del w:id="3304" w:author="PR Preview" w:date="2026-01-01T00:00:00Z">
        <w:r>
          <w:delText xml:space="preserve">for every</w:delText>
        </w:r>
      </w:del>
      <w:del w:id="3305" w:author="PR Preview" w:date="2026-01-01T00:00:00Z">
        <w:r>
          <w:delText xml:space="preserve"> </w:delText>
        </w:r>
      </w:del>
      <m:oMath>
        <m:r>
          <m:t>x</m:t>
        </m:r>
      </m:oMath>
      <w:del w:id="3306" w:author="PR Preview" w:date="2026-01-01T00:00:00Z">
        <w:r>
          <w:delText xml:space="preserve">.</w:delText>
        </w:r>
      </w:del>
    </w:p>
    <w:p>
      <w:pPr>
        <w:pStyle w:val="FirstParagraph"/>
      </w:pPr>
      <w:ins w:id="3307" w:author="PR Preview" w:date="2026-01-01T00:00:00Z">
        <w:r>
          <w:rPr>
            <w:b/>
            <w:bCs/>
          </w:rPr>
          <w:t xml:space="preserve">Definition 57 (Parabola)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A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rPr>
            <w:b/>
            <w:bCs/>
          </w:rPr>
          <w:t xml:space="preserve">parabola</w:t>
        </w:r>
      </w:ins>
      <w:ins w:id="3312" w:author="PR Preview" w:date="2026-01-01T00:00:00Z">
        <w:r>
          <w:t xml:space="preserve"> </w:t>
        </w:r>
      </w:ins>
      <w:ins w:id="3313" w:author="PR Preview" w:date="2026-01-01T00:00:00Z">
        <w:r>
          <w:t xml:space="preserve">is the</w:t>
        </w:r>
      </w:ins>
      <w:ins w:id="3314" w:author="PR Preview" w:date="2026-01-01T00:00:00Z">
        <w:r>
          <w:t xml:space="preserve"> </w:t>
        </w:r>
      </w:ins>
      <w:hyperlink r:id="rId71">
        <w:ins w:id="3315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316" w:author="PR Preview" w:date="2026-01-01T00:00:00Z">
        <w:r>
          <w:t xml:space="preserve"> </w:t>
        </w:r>
      </w:ins>
      <w:ins w:id="3317" w:author="PR Preview" w:date="2026-01-01T00:00:00Z">
        <w:r>
          <w:t xml:space="preserve">of a quadratic polynomial (</w:t>
        </w:r>
      </w:ins>
      <w:hyperlink w:anchor="def-quadratic-polynomial">
        <w:ins w:id="3318" w:author="PR Preview" w:date="2026-01-01T00:00:00Z">
          <w:r>
            <w:rPr>
              <w:rStyle w:val="Hyperlink"/>
            </w:rPr>
            <w:t xml:space="preserve">Definition 55</w:t>
          </w:r>
        </w:ins>
      </w:hyperlink>
      <w:ins w:id="3319" w:author="PR Preview" w:date="2026-01-01T00:00:00Z">
        <w:r>
          <w:t xml:space="preserve">).</w:t>
        </w:r>
      </w:ins>
    </w:p>
    <w:bookmarkEnd w:id="192"/>
    <w:bookmarkStart w:id="193" w:name="exm-parabola"/>
    <w:p>
      <w:pPr>
        <w:pStyle w:val="BodyText"/>
      </w:pPr>
      <w:ins w:id="3320" w:author="PR Preview" w:date="2026-01-01T00:00:00Z">
        <w:r>
          <w:rPr>
            <w:b/>
            <w:bCs/>
          </w:rPr>
          <w:t xml:space="preserve">Example 38 (The parabola</w:t>
        </w:r>
      </w:ins>
      <w:ins w:id="3321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322" w:author="PR Preview" w:date="2026-01-01T00:00:00Z">
        <w:r>
          <w:rPr>
            <w:b/>
            <w:bCs/>
          </w:rPr>
          <w:t xml:space="preserve">)</w:t>
        </w:r>
      </w:ins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The graph of</w:t>
        </w:r>
      </w:ins>
      <w:ins w:id="33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326" w:author="PR Preview" w:date="2026-01-01T00:00:00Z">
        <w:r>
          <w:t xml:space="preserve"> </w:t>
        </w:r>
      </w:ins>
      <w:ins w:id="3327" w:author="PR Preview" w:date="2026-01-01T00:00:00Z">
        <w:r>
          <w:t xml:space="preserve">is a parabola.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It contains the points</w:t>
        </w:r>
      </w:ins>
      <w:ins w:id="33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331" w:author="PR Preview" w:date="2026-01-01T00:00:00Z">
        <w:r>
          <w:t xml:space="preserve">,</w:t>
        </w:r>
      </w:ins>
      <w:ins w:id="33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t xml:space="preserve">and</w:t>
        </w:r>
      </w:ins>
      <w:ins w:id="33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336" w:author="PR Preview" w:date="2026-01-01T00:00:00Z">
        <w:r>
          <w:t xml:space="preserve">,</w:t>
        </w:r>
      </w:ins>
      <w:ins w:id="3337" w:author="PR Preview" w:date="2026-01-01T00:00:00Z">
        <w:r>
          <w:t xml:space="preserve"> </w:t>
        </w:r>
      </w:ins>
      <w:ins w:id="3338" w:author="PR Preview" w:date="2026-01-01T00:00:00Z">
        <w:r>
          <w:t xml:space="preserve">and its lowest point is</w:t>
        </w:r>
      </w:ins>
      <w:ins w:id="33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40" w:author="PR Preview" w:date="2026-01-01T00:00:00Z">
        <w:r>
          <w:t xml:space="preserve">, since</w:t>
        </w:r>
      </w:ins>
      <w:ins w:id="33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3342" w:author="PR Preview" w:date="2026-01-01T00:00:00Z">
        <w:r>
          <w:t xml:space="preserve"> </w:t>
        </w:r>
      </w:ins>
      <w:ins w:id="3343" w:author="PR Preview" w:date="2026-01-01T00:00:00Z">
        <w:r>
          <w:t xml:space="preserve">for every</w:t>
        </w:r>
      </w:ins>
      <w:ins w:id="3344" w:author="PR Preview" w:date="2026-01-01T00:00:00Z">
        <w:r>
          <w:t xml:space="preserve"> </w:t>
        </w:r>
      </w:ins>
      <m:oMath>
        <m:r>
          <m:t>x</m:t>
        </m:r>
      </m:oMath>
      <w:ins w:id="3345" w:author="PR Preview" w:date="2026-01-01T00:00:00Z">
        <w:r>
          <w:t xml:space="preserve">.</w:t>
        </w:r>
      </w:ins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del w:id="3346" w:author="PR Preview" w:date="2026-01-01T00:00:00Z">
        <w:r>
          <w:rPr>
            <w:b/>
            <w:bCs/>
          </w:rPr>
          <w:delText xml:space="preserve">Definition 43 (Affine function of one variable)</w:delText>
        </w:r>
      </w:del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A</w:delText>
        </w:r>
      </w:del>
      <w:del w:id="3349" w:author="PR Preview" w:date="2026-01-01T00:00:00Z">
        <w:r>
          <w:delText xml:space="preserve"> </w:delText>
        </w:r>
      </w:del>
      <w:hyperlink r:id="rId49">
        <w:del w:id="335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3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52" w:author="PR Preview" w:date="2026-01-01T00:00:00Z">
        <w:r>
          <w:delText xml:space="preserve"> </w:delText>
        </w:r>
      </w:del>
      <w:del w:id="3353" w:author="PR Preview" w:date="2026-01-01T00:00:00Z">
        <w:r>
          <w:delText xml:space="preserve">is</w:delText>
        </w:r>
      </w:del>
      <w:del w:id="3354" w:author="PR Preview" w:date="2026-01-01T00:00:00Z">
        <w:r>
          <w:delText xml:space="preserve"> </w:delText>
        </w:r>
      </w:del>
      <w:del w:id="3355" w:author="PR Preview" w:date="2026-01-01T00:00:00Z">
        <w:r>
          <w:rPr>
            <w:b/>
            <w:bCs/>
          </w:rPr>
          <w:delText xml:space="preserve">affine</w:delText>
        </w:r>
      </w:del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if there are numbers</w:delText>
        </w:r>
      </w:del>
      <w:del w:id="3358" w:author="PR Preview" w:date="2026-01-01T00:00:00Z">
        <w:r>
          <w:delText xml:space="preserve"> </w:delText>
        </w:r>
      </w:del>
      <m:oMath>
        <m:r>
          <m:t>m</m:t>
        </m:r>
      </m:oMath>
      <w:del w:id="3359" w:author="PR Preview" w:date="2026-01-01T00:00:00Z">
        <w:r>
          <w:delText xml:space="preserve"> </w:delText>
        </w:r>
      </w:del>
      <w:del w:id="3360" w:author="PR Preview" w:date="2026-01-01T00:00:00Z">
        <w:r>
          <w:delText xml:space="preserve">and</w:delText>
        </w:r>
      </w:del>
      <w:del w:id="3361" w:author="PR Preview" w:date="2026-01-01T00:00:00Z">
        <w:r>
          <w:delText xml:space="preserve"> </w:delText>
        </w:r>
      </w:del>
      <m:oMath>
        <m:r>
          <m:t>b</m:t>
        </m:r>
      </m:oMath>
      <w:del w:id="3362" w:author="PR Preview" w:date="2026-01-01T00:00:00Z">
        <w:r>
          <w:delText xml:space="preserve"> </w:delText>
        </w:r>
      </w:del>
      <w:del w:id="3363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3364" w:author="PR Preview" w:date="2026-01-01T00:00:00Z">
        <w:r>
          <w:delText xml:space="preserve">In this formula,</w:delText>
        </w:r>
      </w:del>
      <w:del w:id="3365" w:author="PR Preview" w:date="2026-01-01T00:00:00Z">
        <w:r>
          <w:delText xml:space="preserve"> </w:delText>
        </w:r>
      </w:del>
      <m:oMath>
        <m:r>
          <m:t>m</m:t>
        </m:r>
      </m:oMath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is called the</w:delText>
        </w:r>
      </w:del>
      <w:del w:id="3368" w:author="PR Preview" w:date="2026-01-01T00:00:00Z">
        <w:r>
          <w:delText xml:space="preserve"> </w:delText>
        </w:r>
      </w:del>
      <w:del w:id="3369" w:author="PR Preview" w:date="2026-01-01T00:00:00Z">
        <w:r>
          <w:rPr>
            <w:b/>
            <w:bCs/>
          </w:rPr>
          <w:delText xml:space="preserve">slope</w:delText>
        </w:r>
      </w:del>
      <w:del w:id="3370" w:author="PR Preview" w:date="2026-01-01T00:00:00Z">
        <w:r>
          <w:delText xml:space="preserve"> </w:delText>
        </w:r>
      </w:del>
      <w:del w:id="3371" w:author="PR Preview" w:date="2026-01-01T00:00:00Z">
        <w:r>
          <w:delText xml:space="preserve">of</w:delText>
        </w:r>
      </w:del>
      <w:del w:id="3372" w:author="PR Preview" w:date="2026-01-01T00:00:00Z">
        <w:r>
          <w:delText xml:space="preserve"> </w:delText>
        </w:r>
      </w:del>
      <m:oMath>
        <m:r>
          <m:t>f</m:t>
        </m:r>
      </m:oMath>
      <w:del w:id="3373" w:author="PR Preview" w:date="2026-01-01T00:00:00Z">
        <w:r>
          <w:delText xml:space="preserve"> </w:delText>
        </w:r>
      </w:del>
      <w:del w:id="3374" w:author="PR Preview" w:date="2026-01-01T00:00:00Z">
        <w:r>
          <w:delText xml:space="preserve">and</w:delText>
        </w:r>
      </w:del>
      <w:del w:id="3375" w:author="PR Preview" w:date="2026-01-01T00:00:00Z">
        <w:r>
          <w:delText xml:space="preserve"> </w:delText>
        </w:r>
      </w:del>
      <m:oMath>
        <m:r>
          <m:t>b</m:t>
        </m:r>
      </m:oMath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its</w:delText>
        </w:r>
      </w:del>
      <w:del w:id="3378" w:author="PR Preview" w:date="2026-01-01T00:00:00Z">
        <w:r>
          <w:delText xml:space="preserve"> </w:delText>
        </w:r>
      </w:del>
      <w:del w:id="3379" w:author="PR Preview" w:date="2026-01-01T00:00:00Z">
        <w:r>
          <w:rPr>
            <w:b/>
            <w:bCs/>
          </w:rPr>
          <w:delText xml:space="preserve">intercept</w:delText>
        </w:r>
      </w:del>
      <w:del w:id="3380" w:author="PR Preview" w:date="2026-01-01T00:00:00Z">
        <w:r>
          <w:delText xml:space="preserve">.</w:delText>
        </w:r>
      </w:del>
    </w:p>
    <w:p>
      <w:pPr>
        <w:pStyle w:val="BodyText"/>
      </w:pPr>
      <w:del w:id="3381" w:author="PR Preview" w:date="2026-01-01T00:00:00Z">
        <w:r>
          <w:rPr>
            <w:b/>
            <w:bCs/>
          </w:rPr>
          <w:delText xml:space="preserve">Definition 44 (Linear function of one variable)</w:delText>
        </w:r>
      </w:del>
      <w:del w:id="3382" w:author="PR Preview" w:date="2026-01-01T00:00:00Z">
        <w:r>
          <w:delText xml:space="preserve"> </w:delText>
        </w:r>
      </w:del>
      <w:del w:id="3383" w:author="PR Preview" w:date="2026-01-01T00:00:00Z">
        <w:r>
          <w:delText xml:space="preserve">A function</w:delText>
        </w:r>
      </w:del>
      <w:del w:id="33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85" w:author="PR Preview" w:date="2026-01-01T00:00:00Z">
        <w:r>
          <w:delText xml:space="preserve"> </w:delText>
        </w:r>
      </w:del>
      <w:del w:id="3386" w:author="PR Preview" w:date="2026-01-01T00:00:00Z">
        <w:r>
          <w:delText xml:space="preserve">is</w:delText>
        </w:r>
      </w:del>
      <w:del w:id="3387" w:author="PR Preview" w:date="2026-01-01T00:00:00Z">
        <w:r>
          <w:delText xml:space="preserve"> </w:delText>
        </w:r>
      </w:del>
      <w:del w:id="3388" w:author="PR Preview" w:date="2026-01-01T00:00:00Z">
        <w:r>
          <w:rPr>
            <w:b/>
            <w:bCs/>
          </w:rPr>
          <w:delText xml:space="preserve">linear</w:delText>
        </w:r>
      </w:del>
      <w:del w:id="3389" w:author="PR Preview" w:date="2026-01-01T00:00:00Z">
        <w:r>
          <w:delText xml:space="preserve"> </w:delText>
        </w:r>
      </w:del>
      <w:del w:id="3390" w:author="PR Preview" w:date="2026-01-01T00:00:00Z">
        <w:r>
          <w:delText xml:space="preserve">if it is affine (</w:delText>
        </w:r>
      </w:del>
      <w:hyperlink w:anchor="def-affine-function">
        <w:del w:id="3391" w:author="PR Preview" w:date="2026-01-01T00:00:00Z">
          <w:r>
            <w:rPr>
              <w:rStyle w:val="Hyperlink"/>
            </w:rPr>
            <w:delText xml:space="preserve">Definition 43</w:delText>
          </w:r>
        </w:del>
      </w:hyperlink>
      <w:del w:id="3392" w:author="PR Preview" w:date="2026-01-01T00:00:00Z">
        <w:r>
          <w:delText xml:space="preserve">) with intercept</w:delText>
        </w:r>
      </w:del>
      <w:del w:id="3393" w:author="PR Preview" w:date="2026-01-01T00:00:00Z">
        <w:r>
          <w:delText xml:space="preserve"> </w:delText>
        </w:r>
      </w:del>
      <m:oMath>
        <m:r>
          <m:t>0</m:t>
        </m:r>
      </m:oMath>
      <w:del w:id="3394" w:author="PR Preview" w:date="2026-01-01T00:00:00Z">
        <w:r>
          <w:delText xml:space="preserve">;</w:delText>
        </w:r>
      </w:del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that is, if there is a number</w:delText>
        </w:r>
      </w:del>
      <w:del w:id="3397" w:author="PR Preview" w:date="2026-01-01T00:00:00Z">
        <w:r>
          <w:delText xml:space="preserve"> </w:delText>
        </w:r>
      </w:del>
      <m:oMath>
        <m:r>
          <m:t>m</m:t>
        </m:r>
      </m:oMath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3400" w:author="PR Preview" w:date="2026-01-01T00:00:00Z">
        <w:r>
          <w:rPr>
            <w:b/>
            <w:bCs/>
          </w:rPr>
          <w:delText xml:space="preserve">Theorem 21 (Intercept and slope of an affine function)</w:delText>
        </w:r>
      </w:del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Let</w:delText>
        </w:r>
      </w:del>
      <w:del w:id="34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404" w:author="PR Preview" w:date="2026-01-01T00:00:00Z">
        <w:r>
          <w:delText xml:space="preserve"> </w:delText>
        </w:r>
      </w:del>
      <w:del w:id="3405" w:author="PR Preview" w:date="2026-01-01T00:00:00Z">
        <w:r>
          <w:delText xml:space="preserve">be an affine function (</w:delText>
        </w:r>
      </w:del>
      <w:hyperlink w:anchor="def-affine-function">
        <w:del w:id="3406" w:author="PR Preview" w:date="2026-01-01T00:00:00Z">
          <w:r>
            <w:rPr>
              <w:rStyle w:val="Hyperlink"/>
            </w:rPr>
            <w:delText xml:space="preserve">Definition 43</w:delText>
          </w:r>
        </w:del>
      </w:hyperlink>
      <w:del w:id="3407" w:author="PR Preview" w:date="2026-01-01T00:00:00Z">
        <w:r>
          <w:delText xml:space="preserve">).</w:delText>
        </w:r>
      </w:del>
    </w:p>
    <w:p>
      <w:pPr>
        <w:pStyle w:val="FirstParagraph"/>
      </w:pPr>
      <w:ins w:id="3408" w:author="PR Preview" w:date="2026-01-01T00:00:00Z">
        <w:r>
          <w:rPr>
            <w:b/>
            <w:bCs/>
          </w:rPr>
          <w:t xml:space="preserve">Definition 58 (Affine function of one variable)</w:t>
        </w:r>
      </w:ins>
      <w:ins w:id="3409" w:author="PR Preview" w:date="2026-01-01T00:00:00Z">
        <w:r>
          <w:t xml:space="preserve"> </w:t>
        </w:r>
      </w:ins>
      <w:ins w:id="3410" w:author="PR Preview" w:date="2026-01-01T00:00:00Z">
        <w:r>
          <w:t xml:space="preserve">A</w:t>
        </w:r>
      </w:ins>
      <w:ins w:id="3411" w:author="PR Preview" w:date="2026-01-01T00:00:00Z">
        <w:r>
          <w:t xml:space="preserve"> </w:t>
        </w:r>
      </w:ins>
      <w:hyperlink r:id="rId49">
        <w:ins w:id="34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4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is</w:t>
        </w:r>
      </w:ins>
      <w:ins w:id="3416" w:author="PR Preview" w:date="2026-01-01T00:00:00Z">
        <w:r>
          <w:t xml:space="preserve"> </w:t>
        </w:r>
      </w:ins>
      <w:ins w:id="3417" w:author="PR Preview" w:date="2026-01-01T00:00:00Z">
        <w:r>
          <w:rPr>
            <w:b/>
            <w:bCs/>
          </w:rPr>
          <w:t xml:space="preserve">affine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if there are numbers</w:t>
        </w:r>
      </w:ins>
      <w:ins w:id="3420" w:author="PR Preview" w:date="2026-01-01T00:00:00Z">
        <w:r>
          <w:t xml:space="preserve"> </w:t>
        </w:r>
      </w:ins>
      <m:oMath>
        <m:r>
          <m:t>m</m:t>
        </m:r>
      </m:oMath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and</w:t>
        </w:r>
      </w:ins>
      <w:ins w:id="3423" w:author="PR Preview" w:date="2026-01-01T00:00:00Z">
        <w:r>
          <w:t xml:space="preserve"> </w:t>
        </w:r>
      </w:ins>
      <m:oMath>
        <m:r>
          <m:t>b</m:t>
        </m:r>
      </m:oMath>
      <w:ins w:id="3424" w:author="PR Preview" w:date="2026-01-01T00:00:00Z">
        <w:r>
          <w:t xml:space="preserve"> </w:t>
        </w:r>
      </w:ins>
      <w:ins w:id="3425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ins w:id="3426" w:author="PR Preview" w:date="2026-01-01T00:00:00Z">
        <w:r>
          <w:rPr>
            <w:b/>
            <w:bCs/>
          </w:rPr>
          <w:t xml:space="preserve">Definition 59 (Slope)</w:t>
        </w:r>
      </w:ins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In the formula</w:t>
        </w:r>
      </w:ins>
      <w:ins w:id="34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430" w:author="PR Preview" w:date="2026-01-01T00:00:00Z">
        <w:r>
          <w:t xml:space="preserve"> </w:t>
        </w:r>
      </w:ins>
      <w:ins w:id="3431" w:author="PR Preview" w:date="2026-01-01T00:00:00Z">
        <w:r>
          <w:t xml:space="preserve">for an affine function</w:t>
        </w:r>
      </w:ins>
      <w:ins w:id="3432" w:author="PR Preview" w:date="2026-01-01T00:00:00Z">
        <w:r>
          <w:t xml:space="preserve"> </w:t>
        </w:r>
      </w:ins>
      <m:oMath>
        <m:r>
          <m:t>f</m:t>
        </m:r>
      </m:oMath>
      <w:ins w:id="3433" w:author="PR Preview" w:date="2026-01-01T00:00:00Z">
        <w:r>
          <w:t xml:space="preserve"> </w:t>
        </w:r>
      </w:ins>
      <w:ins w:id="3434" w:author="PR Preview" w:date="2026-01-01T00:00:00Z">
        <w:r>
          <w:t xml:space="preserve">(</w:t>
        </w:r>
      </w:ins>
      <w:hyperlink w:anchor="def-affine-function">
        <w:ins w:id="3435" w:author="PR Preview" w:date="2026-01-01T00:00:00Z">
          <w:r>
            <w:rPr>
              <w:rStyle w:val="Hyperlink"/>
            </w:rPr>
            <w:t xml:space="preserve">Definition 58</w:t>
          </w:r>
        </w:ins>
      </w:hyperlink>
      <w:ins w:id="3436" w:author="PR Preview" w:date="2026-01-01T00:00:00Z">
        <w:r>
          <w:t xml:space="preserve">),</w:t>
        </w:r>
      </w:ins>
      <w:ins w:id="3437" w:author="PR Preview" w:date="2026-01-01T00:00:00Z">
        <w:r>
          <w:t xml:space="preserve"> </w:t>
        </w:r>
      </w:ins>
      <m:oMath>
        <m:r>
          <m:t>m</m:t>
        </m:r>
      </m:oMath>
      <w:ins w:id="3438" w:author="PR Preview" w:date="2026-01-01T00:00:00Z">
        <w:r>
          <w:t xml:space="preserve"> </w:t>
        </w:r>
      </w:ins>
      <w:ins w:id="3439" w:author="PR Preview" w:date="2026-01-01T00:00:00Z">
        <w:r>
          <w:t xml:space="preserve">is called the</w:t>
        </w:r>
      </w:ins>
      <w:ins w:id="3440" w:author="PR Preview" w:date="2026-01-01T00:00:00Z">
        <w:r>
          <w:t xml:space="preserve"> </w:t>
        </w:r>
      </w:ins>
      <w:ins w:id="3441" w:author="PR Preview" w:date="2026-01-01T00:00:00Z">
        <w:r>
          <w:rPr>
            <w:b/>
            <w:bCs/>
          </w:rPr>
          <w:t xml:space="preserve">slope</w:t>
        </w:r>
      </w:ins>
      <w:ins w:id="3442" w:author="PR Preview" w:date="2026-01-01T00:00:00Z">
        <w:r>
          <w:t xml:space="preserve"> </w:t>
        </w:r>
      </w:ins>
      <w:ins w:id="3443" w:author="PR Preview" w:date="2026-01-01T00:00:00Z">
        <w:r>
          <w:t xml:space="preserve">of</w:t>
        </w:r>
      </w:ins>
      <w:ins w:id="3444" w:author="PR Preview" w:date="2026-01-01T00:00:00Z">
        <w:r>
          <w:t xml:space="preserve"> </w:t>
        </w:r>
      </w:ins>
      <m:oMath>
        <m:r>
          <m:t>f</m:t>
        </m:r>
      </m:oMath>
      <w:ins w:id="3445" w:author="PR Preview" w:date="2026-01-01T00:00:00Z">
        <w:r>
          <w:t xml:space="preserve">.</w:t>
        </w:r>
      </w:ins>
    </w:p>
    <w:bookmarkEnd w:id="196"/>
    <w:bookmarkStart w:id="197" w:name="def-intercept"/>
    <w:p>
      <w:pPr>
        <w:pStyle w:val="BodyText"/>
      </w:pPr>
      <w:ins w:id="3446" w:author="PR Preview" w:date="2026-01-01T00:00:00Z">
        <w:r>
          <w:rPr>
            <w:b/>
            <w:bCs/>
          </w:rPr>
          <w:t xml:space="preserve">Definition 60 (Intercept)</w:t>
        </w:r>
      </w:ins>
      <w:ins w:id="3447" w:author="PR Preview" w:date="2026-01-01T00:00:00Z">
        <w:r>
          <w:t xml:space="preserve"> </w:t>
        </w:r>
      </w:ins>
      <w:ins w:id="3448" w:author="PR Preview" w:date="2026-01-01T00:00:00Z">
        <w:r>
          <w:t xml:space="preserve">In the formula</w:t>
        </w:r>
      </w:ins>
      <w:ins w:id="34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450" w:author="PR Preview" w:date="2026-01-01T00:00:00Z">
        <w:r>
          <w:t xml:space="preserve"> </w:t>
        </w:r>
      </w:ins>
      <w:ins w:id="3451" w:author="PR Preview" w:date="2026-01-01T00:00:00Z">
        <w:r>
          <w:t xml:space="preserve">for an affine function</w:t>
        </w:r>
      </w:ins>
      <w:ins w:id="3452" w:author="PR Preview" w:date="2026-01-01T00:00:00Z">
        <w:r>
          <w:t xml:space="preserve"> </w:t>
        </w:r>
      </w:ins>
      <m:oMath>
        <m:r>
          <m:t>f</m:t>
        </m:r>
      </m:oMath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(</w:t>
        </w:r>
      </w:ins>
      <w:hyperlink w:anchor="def-affine-function">
        <w:ins w:id="3455" w:author="PR Preview" w:date="2026-01-01T00:00:00Z">
          <w:r>
            <w:rPr>
              <w:rStyle w:val="Hyperlink"/>
            </w:rPr>
            <w:t xml:space="preserve">Definition 58</w:t>
          </w:r>
        </w:ins>
      </w:hyperlink>
      <w:ins w:id="3456" w:author="PR Preview" w:date="2026-01-01T00:00:00Z">
        <w:r>
          <w:t xml:space="preserve">),</w:t>
        </w:r>
      </w:ins>
      <w:ins w:id="3457" w:author="PR Preview" w:date="2026-01-01T00:00:00Z">
        <w:r>
          <w:t xml:space="preserve"> </w:t>
        </w:r>
      </w:ins>
      <m:oMath>
        <m:r>
          <m:t>b</m:t>
        </m:r>
      </m:oMath>
      <w:ins w:id="3458" w:author="PR Preview" w:date="2026-01-01T00:00:00Z">
        <w:r>
          <w:t xml:space="preserve"> </w:t>
        </w:r>
      </w:ins>
      <w:ins w:id="3459" w:author="PR Preview" w:date="2026-01-01T00:00:00Z">
        <w:r>
          <w:t xml:space="preserve">is called the</w:t>
        </w:r>
      </w:ins>
      <w:ins w:id="3460" w:author="PR Preview" w:date="2026-01-01T00:00:00Z">
        <w:r>
          <w:t xml:space="preserve"> </w:t>
        </w:r>
      </w:ins>
      <w:ins w:id="3461" w:author="PR Preview" w:date="2026-01-01T00:00:00Z">
        <w:r>
          <w:rPr>
            <w:b/>
            <w:bCs/>
          </w:rPr>
          <w:t xml:space="preserve">intercept</w:t>
        </w:r>
      </w:ins>
      <w:ins w:id="3462" w:author="PR Preview" w:date="2026-01-01T00:00:00Z">
        <w:r>
          <w:t xml:space="preserve"> </w:t>
        </w:r>
      </w:ins>
      <w:ins w:id="3463" w:author="PR Preview" w:date="2026-01-01T00:00:00Z">
        <w:r>
          <w:t xml:space="preserve">of</w:t>
        </w:r>
      </w:ins>
      <w:ins w:id="3464" w:author="PR Preview" w:date="2026-01-01T00:00:00Z">
        <w:r>
          <w:t xml:space="preserve"> </w:t>
        </w:r>
      </w:ins>
      <m:oMath>
        <m:r>
          <m:t>f</m:t>
        </m:r>
      </m:oMath>
      <w:ins w:id="3465" w:author="PR Preview" w:date="2026-01-01T00:00:00Z">
        <w:r>
          <w:t xml:space="preserve">.</w:t>
        </w:r>
      </w:ins>
    </w:p>
    <w:bookmarkEnd w:id="197"/>
    <w:bookmarkStart w:id="198" w:name="def-linear-function"/>
    <w:p>
      <w:pPr>
        <w:pStyle w:val="BodyText"/>
      </w:pPr>
      <w:ins w:id="3466" w:author="PR Preview" w:date="2026-01-01T00:00:00Z">
        <w:r>
          <w:rPr>
            <w:b/>
            <w:bCs/>
          </w:rPr>
          <w:t xml:space="preserve">Definition 61 (Linear function of one variable)</w:t>
        </w:r>
      </w:ins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A function</w:t>
        </w:r>
      </w:ins>
      <w:ins w:id="34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70" w:author="PR Preview" w:date="2026-01-01T00:00:00Z">
        <w:r>
          <w:t xml:space="preserve"> </w:t>
        </w:r>
      </w:ins>
      <w:ins w:id="3471" w:author="PR Preview" w:date="2026-01-01T00:00:00Z">
        <w:r>
          <w:t xml:space="preserve">is</w:t>
        </w:r>
      </w:ins>
      <w:ins w:id="3472" w:author="PR Preview" w:date="2026-01-01T00:00:00Z">
        <w:r>
          <w:t xml:space="preserve"> </w:t>
        </w:r>
      </w:ins>
      <w:ins w:id="3473" w:author="PR Preview" w:date="2026-01-01T00:00:00Z">
        <w:r>
          <w:rPr>
            <w:b/>
            <w:bCs/>
          </w:rPr>
          <w:t xml:space="preserve">linear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if it is affine (</w:t>
        </w:r>
      </w:ins>
      <w:hyperlink w:anchor="def-affine-function">
        <w:ins w:id="3476" w:author="PR Preview" w:date="2026-01-01T00:00:00Z">
          <w:r>
            <w:rPr>
              <w:rStyle w:val="Hyperlink"/>
            </w:rPr>
            <w:t xml:space="preserve">Definition 58</w:t>
          </w:r>
        </w:ins>
      </w:hyperlink>
      <w:ins w:id="3477" w:author="PR Preview" w:date="2026-01-01T00:00:00Z">
        <w:r>
          <w:t xml:space="preserve">) with intercept</w:t>
        </w:r>
      </w:ins>
      <w:ins w:id="3478" w:author="PR Preview" w:date="2026-01-01T00:00:00Z">
        <w:r>
          <w:t xml:space="preserve"> </w:t>
        </w:r>
      </w:ins>
      <m:oMath>
        <m:r>
          <m:t>0</m:t>
        </m:r>
      </m:oMath>
      <w:ins w:id="3479" w:author="PR Preview" w:date="2026-01-01T00:00:00Z">
        <w:r>
          <w:t xml:space="preserve">;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that is, if there is a number</w:t>
        </w:r>
      </w:ins>
      <w:ins w:id="3482" w:author="PR Preview" w:date="2026-01-01T00:00:00Z">
        <w:r>
          <w:t xml:space="preserve"> </w:t>
        </w:r>
      </w:ins>
      <m:oMath>
        <m:r>
          <m:t>m</m:t>
        </m:r>
      </m:oMath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ins w:id="3485" w:author="PR Preview" w:date="2026-01-01T00:00:00Z">
        <w:r>
          <w:rPr>
            <w:b/>
            <w:bCs/>
          </w:rPr>
          <w:t xml:space="preserve">Theorem 21 (Intercept and slope of an affine function)</w:t>
        </w:r>
      </w:ins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Let</w:t>
        </w:r>
      </w:ins>
      <w:ins w:id="34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489" w:author="PR Preview" w:date="2026-01-01T00:00:00Z">
        <w:r>
          <w:t xml:space="preserve"> </w:t>
        </w:r>
      </w:ins>
      <w:ins w:id="3490" w:author="PR Preview" w:date="2026-01-01T00:00:00Z">
        <w:r>
          <w:t xml:space="preserve">be an affine function (</w:t>
        </w:r>
      </w:ins>
      <w:hyperlink w:anchor="def-affine-function">
        <w:ins w:id="3491" w:author="PR Preview" w:date="2026-01-01T00:00:00Z">
          <w:r>
            <w:rPr>
              <w:rStyle w:val="Hyperlink"/>
            </w:rPr>
            <w:t xml:space="preserve">Definition 58</w:t>
          </w:r>
        </w:ins>
      </w:hyperlink>
      <w:ins w:id="349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del w:id="3493" w:author="PR Preview" w:date="2026-01-01T00:00:00Z">
        <w:r>
          <w:rPr>
            <w:b/>
            <w:bCs/>
          </w:rPr>
          <w:delText xml:space="preserve">Example 38 (An affine function, and a linear one)</w:delText>
        </w:r>
      </w:del>
      <w:del w:id="34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3495" w:author="PR Preview" w:date="2026-01-01T00:00:00Z">
        <w:r>
          <w:delText xml:space="preserve"> </w:delText>
        </w:r>
      </w:del>
      <w:del w:id="3496" w:author="PR Preview" w:date="2026-01-01T00:00:00Z">
        <w:r>
          <w:delText xml:space="preserve">is affine with slope</w:delText>
        </w:r>
      </w:del>
      <w:del w:id="3497" w:author="PR Preview" w:date="2026-01-01T00:00:00Z">
        <w:r>
          <w:delText xml:space="preserve"> </w:delText>
        </w:r>
      </w:del>
      <m:oMath>
        <m:r>
          <m:t>2</m:t>
        </m:r>
      </m:oMath>
      <w:del w:id="3498" w:author="PR Preview" w:date="2026-01-01T00:00:00Z">
        <w:r>
          <w:delText xml:space="preserve"> </w:delText>
        </w:r>
      </w:del>
      <w:del w:id="3499" w:author="PR Preview" w:date="2026-01-01T00:00:00Z">
        <w:r>
          <w:delText xml:space="preserve">and intercept</w:delText>
        </w:r>
      </w:del>
      <w:del w:id="3500" w:author="PR Preview" w:date="2026-01-01T00:00:00Z">
        <w:r>
          <w:delText xml:space="preserve"> </w:delText>
        </w:r>
      </w:del>
      <m:oMath>
        <m:r>
          <m:t>3</m:t>
        </m:r>
      </m:oMath>
      <w:del w:id="3501" w:author="PR Preview" w:date="2026-01-01T00:00:00Z">
        <w:r>
          <w:delText xml:space="preserve">.</w:delText>
        </w:r>
      </w:del>
      <w:del w:id="3502" w:author="PR Preview" w:date="2026-01-01T00:00:00Z">
        <w:r>
          <w:delText xml:space="preserve"> </w:delText>
        </w:r>
      </w:del>
      <w:del w:id="3503" w:author="PR Preview" w:date="2026-01-01T00:00:00Z">
        <w:r>
          <w:delText xml:space="preserve">By</w:delText>
        </w:r>
      </w:del>
      <w:del w:id="3504" w:author="PR Preview" w:date="2026-01-01T00:00:00Z">
        <w:r>
          <w:delText xml:space="preserve"> </w:delText>
        </w:r>
      </w:del>
      <w:hyperlink w:anchor="thm-affine-function-props">
        <w:del w:id="3505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3506" w:author="PR Preview" w:date="2026-01-01T00:00:00Z">
        <w:r>
          <w:delText xml:space="preserve">,</w:delText>
        </w:r>
      </w:del>
      <w:del w:id="35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508" w:author="PR Preview" w:date="2026-01-01T00:00:00Z">
        <w:r>
          <w:delText xml:space="preserve">,</w:delText>
        </w:r>
      </w:del>
      <w:del w:id="3509" w:author="PR Preview" w:date="2026-01-01T00:00:00Z">
        <w:r>
          <w:delText xml:space="preserve"> </w:delText>
        </w:r>
      </w:del>
      <w:del w:id="3510" w:author="PR Preview" w:date="2026-01-01T00:00:00Z">
        <w:r>
          <w:delText xml:space="preserve">and each unit step in</w:delText>
        </w:r>
      </w:del>
      <w:del w:id="3511" w:author="PR Preview" w:date="2026-01-01T00:00:00Z">
        <w:r>
          <w:delText xml:space="preserve"> </w:delText>
        </w:r>
      </w:del>
      <m:oMath>
        <m:r>
          <m:t>x</m:t>
        </m:r>
      </m:oMath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delText xml:space="preserve">raises</w:delText>
        </w:r>
      </w:del>
      <w:del w:id="3514" w:author="PR Preview" w:date="2026-01-01T00:00:00Z">
        <w:r>
          <w:delText xml:space="preserve"> </w:delText>
        </w:r>
      </w:del>
      <m:oMath>
        <m:r>
          <m:t>f</m:t>
        </m:r>
      </m:oMath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by</w:delText>
        </w:r>
      </w:del>
      <w:del w:id="3517" w:author="PR Preview" w:date="2026-01-01T00:00:00Z">
        <w:r>
          <w:delText xml:space="preserve"> </w:delText>
        </w:r>
      </w:del>
      <m:oMath>
        <m:r>
          <m:t>2</m:t>
        </m:r>
      </m:oMath>
      <w:del w:id="3518" w:author="PR Preview" w:date="2026-01-01T00:00:00Z">
        <w:r>
          <w:delText xml:space="preserve">:</w:delText>
        </w:r>
      </w:del>
      <w:del w:id="3519" w:author="PR Preview" w:date="2026-01-01T00:00:00Z">
        <w:r>
          <w:delText xml:space="preserve"> </w:delText>
        </w:r>
      </w:del>
      <w:del w:id="3520" w:author="PR Preview" w:date="2026-01-01T00:00:00Z">
        <w:r>
          <w:delText xml:space="preserve">for example,</w:delText>
        </w:r>
      </w:del>
      <w:del w:id="35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and</w:delText>
        </w:r>
      </w:del>
      <w:del w:id="35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3525" w:author="PR Preview" w:date="2026-01-01T00:00:00Z">
        <w:r>
          <w:delText xml:space="preserve">.</w:delText>
        </w:r>
      </w:del>
      <w:del w:id="3526" w:author="PR Preview" w:date="2026-01-01T00:00:00Z">
        <w:r>
          <w:delText xml:space="preserve"> </w:delText>
        </w:r>
      </w:del>
      <w:del w:id="3527" w:author="PR Preview" w:date="2026-01-01T00:00:00Z">
        <w:r>
          <w:delText xml:space="preserve">Its intercept is not</w:delText>
        </w:r>
      </w:del>
      <w:del w:id="3528" w:author="PR Preview" w:date="2026-01-01T00:00:00Z">
        <w:r>
          <w:delText xml:space="preserve"> </w:delText>
        </w:r>
      </w:del>
      <m:oMath>
        <m:r>
          <m:t>0</m:t>
        </m:r>
      </m:oMath>
      <w:del w:id="3529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3530" w:author="PR Preview" w:date="2026-01-01T00:00:00Z">
        <w:r>
          <w:rPr>
            <w:b/>
            <w:bCs/>
          </w:rPr>
          <w:t xml:space="preserve">Example 39 (An affine function, and a linear one)</w:t>
        </w:r>
      </w:ins>
      <w:ins w:id="35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is affine with slope</w:t>
        </w:r>
      </w:ins>
      <w:ins w:id="3534" w:author="PR Preview" w:date="2026-01-01T00:00:00Z">
        <w:r>
          <w:t xml:space="preserve"> </w:t>
        </w:r>
      </w:ins>
      <m:oMath>
        <m:r>
          <m:t>2</m:t>
        </m:r>
      </m:oMath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and intercept</w:t>
        </w:r>
      </w:ins>
      <w:ins w:id="3537" w:author="PR Preview" w:date="2026-01-01T00:00:00Z">
        <w:r>
          <w:t xml:space="preserve"> </w:t>
        </w:r>
      </w:ins>
      <m:oMath>
        <m:r>
          <m:t>3</m:t>
        </m:r>
      </m:oMath>
      <w:ins w:id="3538" w:author="PR Preview" w:date="2026-01-01T00:00:00Z">
        <w:r>
          <w:t xml:space="preserve">.</w:t>
        </w:r>
      </w:ins>
      <w:ins w:id="3539" w:author="PR Preview" w:date="2026-01-01T00:00:00Z">
        <w:r>
          <w:t xml:space="preserve"> </w:t>
        </w:r>
      </w:ins>
      <w:ins w:id="3540" w:author="PR Preview" w:date="2026-01-01T00:00:00Z">
        <w:r>
          <w:t xml:space="preserve">By</w:t>
        </w:r>
      </w:ins>
      <w:ins w:id="3541" w:author="PR Preview" w:date="2026-01-01T00:00:00Z">
        <w:r>
          <w:t xml:space="preserve"> </w:t>
        </w:r>
      </w:ins>
      <w:hyperlink w:anchor="thm-affine-function-props">
        <w:ins w:id="3542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543" w:author="PR Preview" w:date="2026-01-01T00:00:00Z">
        <w:r>
          <w:t xml:space="preserve">,</w:t>
        </w:r>
      </w:ins>
      <w:ins w:id="35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3545" w:author="PR Preview" w:date="2026-01-01T00:00:00Z">
        <w:r>
          <w:t xml:space="preserve">,</w:t>
        </w:r>
      </w:ins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and each unit step in</w:t>
        </w:r>
      </w:ins>
      <w:ins w:id="3548" w:author="PR Preview" w:date="2026-01-01T00:00:00Z">
        <w:r>
          <w:t xml:space="preserve"> </w:t>
        </w:r>
      </w:ins>
      <m:oMath>
        <m:r>
          <m:t>x</m:t>
        </m:r>
      </m:oMath>
      <w:ins w:id="3549" w:author="PR Preview" w:date="2026-01-01T00:00:00Z">
        <w:r>
          <w:t xml:space="preserve"> </w:t>
        </w:r>
      </w:ins>
      <w:ins w:id="3550" w:author="PR Preview" w:date="2026-01-01T00:00:00Z">
        <w:r>
          <w:t xml:space="preserve">raises</w:t>
        </w:r>
      </w:ins>
      <w:ins w:id="3551" w:author="PR Preview" w:date="2026-01-01T00:00:00Z">
        <w:r>
          <w:t xml:space="preserve"> </w:t>
        </w:r>
      </w:ins>
      <m:oMath>
        <m:r>
          <m:t>f</m:t>
        </m:r>
      </m:oMath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by</w:t>
        </w:r>
      </w:ins>
      <w:ins w:id="3554" w:author="PR Preview" w:date="2026-01-01T00:00:00Z">
        <w:r>
          <w:t xml:space="preserve"> </w:t>
        </w:r>
      </w:ins>
      <m:oMath>
        <m:r>
          <m:t>2</m:t>
        </m:r>
      </m:oMath>
      <w:ins w:id="3555" w:author="PR Preview" w:date="2026-01-01T00:00:00Z">
        <w:r>
          <w:t xml:space="preserve">:</w:t>
        </w:r>
      </w:ins>
      <w:ins w:id="3556" w:author="PR Preview" w:date="2026-01-01T00:00:00Z">
        <w:r>
          <w:t xml:space="preserve"> </w:t>
        </w:r>
      </w:ins>
      <w:ins w:id="3557" w:author="PR Preview" w:date="2026-01-01T00:00:00Z">
        <w:r>
          <w:t xml:space="preserve">for example,</w:t>
        </w:r>
      </w:ins>
      <w:ins w:id="35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and</w:t>
        </w:r>
      </w:ins>
      <w:ins w:id="35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3562" w:author="PR Preview" w:date="2026-01-01T00:00:00Z">
        <w:r>
          <w:t xml:space="preserve">.</w:t>
        </w:r>
      </w:ins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Its intercept is not</w:t>
        </w:r>
      </w:ins>
      <w:ins w:id="3565" w:author="PR Preview" w:date="2026-01-01T00:00:00Z">
        <w:r>
          <w:t xml:space="preserve"> </w:t>
        </w:r>
      </w:ins>
      <m:oMath>
        <m:r>
          <m:t>0</m:t>
        </m:r>
      </m:oMath>
      <w:ins w:id="3566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del w:id="3567" w:author="PR Preview" w:date="2026-01-01T00:00:00Z">
        <w:r>
          <w:rPr>
            <w:b/>
            <w:bCs/>
          </w:rPr>
          <w:delText xml:space="preserve">Definition 45 (Limit of a sequence)</w:delText>
        </w:r>
      </w:del>
      <w:del w:id="3568" w:author="PR Preview" w:date="2026-01-01T00:00:00Z">
        <w:r>
          <w:delText xml:space="preserve"> </w:delText>
        </w:r>
      </w:del>
      <w:del w:id="3569" w:author="PR Preview" w:date="2026-01-01T00:00:00Z">
        <w:r>
          <w:delText xml:space="preserve">A</w:delText>
        </w:r>
      </w:del>
      <w:del w:id="3570" w:author="PR Preview" w:date="2026-01-01T00:00:00Z">
        <w:r>
          <w:delText xml:space="preserve"> </w:delText>
        </w:r>
      </w:del>
      <w:hyperlink r:id="rId205">
        <w:del w:id="3571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35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of real numbers</w:delText>
        </w:r>
      </w:del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rPr>
            <w:b/>
            <w:bCs/>
          </w:rPr>
          <w:delText xml:space="preserve">converges</w:delText>
        </w:r>
      </w:del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to a real number</w:delText>
        </w:r>
      </w:del>
      <w:del w:id="3579" w:author="PR Preview" w:date="2026-01-01T00:00:00Z">
        <w:r>
          <w:delText xml:space="preserve"> </w:delText>
        </w:r>
      </w:del>
      <m:oMath>
        <m:r>
          <m:t>L</m:t>
        </m:r>
      </m:oMath>
      <w:del w:id="3580" w:author="PR Preview" w:date="2026-01-01T00:00:00Z">
        <w:r>
          <w:delText xml:space="preserve">,</w:delText>
        </w:r>
      </w:del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written</w:delText>
        </w:r>
      </w:del>
      <w:del w:id="358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3584" w:author="PR Preview" w:date="2026-01-01T00:00:00Z">
        <w:r>
          <w:delText xml:space="preserve"> </w:delText>
        </w:r>
      </w:del>
      <w:del w:id="3585" w:author="PR Preview" w:date="2026-01-01T00:00:00Z">
        <w:r>
          <w:delText xml:space="preserve">or</w:delText>
        </w:r>
      </w:del>
      <w:del w:id="358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3587" w:author="PR Preview" w:date="2026-01-01T00:00:00Z">
        <w:r>
          <w:delText xml:space="preserve">,</w:delText>
        </w:r>
      </w:del>
      <w:del w:id="3588" w:author="PR Preview" w:date="2026-01-01T00:00:00Z">
        <w:r>
          <w:delText xml:space="preserve"> </w:delText>
        </w:r>
      </w:del>
      <w:del w:id="3589" w:author="PR Preview" w:date="2026-01-01T00:00:00Z">
        <w:r>
          <w:delText xml:space="preserve">if for every</w:delText>
        </w:r>
      </w:del>
      <w:del w:id="359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591" w:author="PR Preview" w:date="2026-01-01T00:00:00Z">
        <w:r>
          <w:delText xml:space="preserve"> </w:delText>
        </w:r>
      </w:del>
      <w:del w:id="3592" w:author="PR Preview" w:date="2026-01-01T00:00:00Z">
        <w:r>
          <w:delText xml:space="preserve">there is a natural number</w:delText>
        </w:r>
      </w:del>
      <w:del w:id="3593" w:author="PR Preview" w:date="2026-01-01T00:00:00Z">
        <w:r>
          <w:delText xml:space="preserve"> </w:delText>
        </w:r>
      </w:del>
      <m:oMath>
        <m:r>
          <m:t>N</m:t>
        </m:r>
      </m:oMath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596" w:author="PR Preview" w:date="2026-01-01T00:00:00Z">
        <w:r>
          <w:delText xml:space="preserve">Then</w:delText>
        </w:r>
      </w:del>
      <w:del w:id="3597" w:author="PR Preview" w:date="2026-01-01T00:00:00Z">
        <w:r>
          <w:delText xml:space="preserve"> </w:delText>
        </w:r>
      </w:del>
      <m:oMath>
        <m:r>
          <m:t>L</m:t>
        </m:r>
      </m:oMath>
      <w:del w:id="3598" w:author="PR Preview" w:date="2026-01-01T00:00:00Z">
        <w:r>
          <w:delText xml:space="preserve"> </w:delText>
        </w:r>
      </w:del>
      <w:del w:id="3599" w:author="PR Preview" w:date="2026-01-01T00:00:00Z">
        <w:r>
          <w:delText xml:space="preserve">is the</w:delText>
        </w:r>
      </w:del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rPr>
            <w:b/>
            <w:bCs/>
          </w:rPr>
          <w:delText xml:space="preserve">limit</w:delText>
        </w:r>
      </w:del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of the sequence.</w:delText>
        </w:r>
      </w:del>
      <w:del w:id="3604" w:author="PR Preview" w:date="2026-01-01T00:00:00Z">
        <w:r>
          <w:delText xml:space="preserve"> </w:delText>
        </w:r>
      </w:del>
      <w:del w:id="3605" w:author="PR Preview" w:date="2026-01-01T00:00:00Z">
        <w:r>
          <w:delText xml:space="preserve">A sequence that converges to some real number is</w:delText>
        </w:r>
      </w:del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rPr>
            <w:b/>
            <w:bCs/>
          </w:rPr>
          <w:delText xml:space="preserve">convergent</w:delText>
        </w:r>
      </w:del>
      <w:del w:id="3608" w:author="PR Preview" w:date="2026-01-01T00:00:00Z">
        <w:r>
          <w:delText xml:space="preserve">,</w:delText>
        </w:r>
      </w:del>
      <w:del w:id="3609" w:author="PR Preview" w:date="2026-01-01T00:00:00Z">
        <w:r>
          <w:delText xml:space="preserve"> </w:delText>
        </w:r>
      </w:del>
      <w:del w:id="3610" w:author="PR Preview" w:date="2026-01-01T00:00:00Z">
        <w:r>
          <w:delText xml:space="preserve">and a sequence that does not converge to any real number</w:delText>
        </w:r>
      </w:del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rPr>
            <w:b/>
            <w:bCs/>
          </w:rPr>
          <w:delText xml:space="preserve">diverges</w:delText>
        </w:r>
      </w:del>
      <w:del w:id="3613" w:author="PR Preview" w:date="2026-01-01T00:00:00Z">
        <w:r>
          <w:delText xml:space="preserve">.</w:delText>
        </w:r>
      </w:del>
    </w:p>
    <w:p>
      <w:pPr>
        <w:pStyle w:val="BodyText"/>
      </w:pPr>
      <w:del w:id="3614" w:author="PR Preview" w:date="2026-01-01T00:00:00Z">
        <w:r>
          <w:rPr>
            <w:b/>
            <w:bCs/>
          </w:rPr>
          <w:delText xml:space="preserve">Example 39 (A convergent sequence and a divergent one)</w:delText>
        </w:r>
      </w:del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converges to</w:delText>
        </w:r>
      </w:del>
      <w:del w:id="3619" w:author="PR Preview" w:date="2026-01-01T00:00:00Z">
        <w:r>
          <w:delText xml:space="preserve"> </w:delText>
        </w:r>
      </w:del>
      <m:oMath>
        <m:r>
          <m:t>0</m:t>
        </m:r>
      </m:oMath>
      <w:del w:id="3620" w:author="PR Preview" w:date="2026-01-01T00:00:00Z">
        <w:r>
          <w:delText xml:space="preserve">.</w:delText>
        </w:r>
      </w:del>
      <w:del w:id="3621" w:author="PR Preview" w:date="2026-01-01T00:00:00Z">
        <w:r>
          <w:delText xml:space="preserve"> </w:delText>
        </w:r>
      </w:del>
      <w:del w:id="3622" w:author="PR Preview" w:date="2026-01-01T00:00:00Z">
        <w:r>
          <w:delText xml:space="preserve">Given</w:delText>
        </w:r>
      </w:del>
      <w:del w:id="362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624" w:author="PR Preview" w:date="2026-01-01T00:00:00Z">
        <w:r>
          <w:delText xml:space="preserve">, take</w:delText>
        </w:r>
      </w:del>
      <w:del w:id="3625" w:author="PR Preview" w:date="2026-01-01T00:00:00Z">
        <w:r>
          <w:delText xml:space="preserve"> </w:delText>
        </w:r>
      </w:del>
      <m:oMath>
        <m:r>
          <m:t>N</m:t>
        </m:r>
      </m:oMath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delText xml:space="preserve">to be any natural number larger than</w:delText>
        </w:r>
      </w:del>
      <w:del w:id="362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del w:id="3629" w:author="PR Preview" w:date="2026-01-01T00:00:00Z">
        <w:r>
          <w:delText xml:space="preserve">.</w:delText>
        </w:r>
      </w:del>
      <w:del w:id="3630" w:author="PR Preview" w:date="2026-01-01T00:00:00Z">
        <w:r>
          <w:delText xml:space="preserve"> </w:delText>
        </w:r>
      </w:del>
      <w:del w:id="3631" w:author="PR Preview" w:date="2026-01-01T00:00:00Z">
        <w:r>
          <w:delText xml:space="preserve">For every</w:delText>
        </w:r>
      </w:del>
      <w:del w:id="363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3633" w:author="PR Preview" w:date="2026-01-01T00:00:00Z">
        <w:r>
          <w:delText xml:space="preserve">,</w:delText>
        </w:r>
      </w:del>
      <w:del w:id="36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del w:id="3635" w:author="PR Preview" w:date="2026-01-01T00:00:00Z">
        <w:r>
          <w:delText xml:space="preserve">.</w:delText>
        </w:r>
      </w:del>
      <w:del w:id="3636" w:author="PR Preview" w:date="2026-01-01T00:00:00Z">
        <w:r>
          <w:delText xml:space="preserve"> </w:delText>
        </w:r>
      </w:del>
      <w:del w:id="3637" w:author="PR Preview" w:date="2026-01-01T00:00:00Z">
        <w:r>
          <w:delText xml:space="preserve">For example, with</w:delText>
        </w:r>
      </w:del>
      <w:del w:id="363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3639" w:author="PR Preview" w:date="2026-01-01T00:00:00Z">
        <w:r>
          <w:delText xml:space="preserve">, take</w:delText>
        </w:r>
      </w:del>
      <w:del w:id="36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101</m:t>
        </m:r>
      </m:oMath>
      <w:del w:id="3641" w:author="PR Preview" w:date="2026-01-01T00:00:00Z">
        <w:r>
          <w:delText xml:space="preserve">:</w:delText>
        </w:r>
      </w:del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every</w:delText>
        </w:r>
      </w:del>
      <w:del w:id="364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101</m:t>
        </m:r>
      </m:oMath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has</w:delText>
        </w:r>
      </w:del>
      <w:del w:id="36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del w:id="364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3649" w:author="PR Preview" w:date="2026-01-01T00:00:00Z">
        <w:r>
          <w:delText xml:space="preserve"> </w:delText>
        </w:r>
      </w:del>
      <w:del w:id="3650" w:author="PR Preview" w:date="2026-01-01T00:00:00Z">
        <w:r>
          <w:delText xml:space="preserve">diverges.</w:delText>
        </w:r>
      </w:del>
      <w:del w:id="3651" w:author="PR Preview" w:date="2026-01-01T00:00:00Z">
        <w:r>
          <w:delText xml:space="preserve"> </w:delText>
        </w:r>
      </w:del>
      <w:del w:id="3652" w:author="PR Preview" w:date="2026-01-01T00:00:00Z">
        <w:r>
          <w:delText xml:space="preserve">For any real number</w:delText>
        </w:r>
      </w:del>
      <w:del w:id="3653" w:author="PR Preview" w:date="2026-01-01T00:00:00Z">
        <w:r>
          <w:delText xml:space="preserve"> </w:delText>
        </w:r>
      </w:del>
      <m:oMath>
        <m:r>
          <m:t>L</m:t>
        </m:r>
      </m:oMath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and</w:delText>
        </w:r>
      </w:del>
      <w:del w:id="365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</m:t>
        </m:r>
      </m:oMath>
      <w:del w:id="3657" w:author="PR Preview" w:date="2026-01-01T00:00:00Z">
        <w:r>
          <w:delText xml:space="preserve">,</w:delText>
        </w:r>
      </w:del>
      <w:del w:id="3658" w:author="PR Preview" w:date="2026-01-01T00:00:00Z">
        <w:r>
          <w:delText xml:space="preserve"> </w:delText>
        </w:r>
      </w:del>
      <w:del w:id="3659" w:author="PR Preview" w:date="2026-01-01T00:00:00Z">
        <w:r>
          <w:delText xml:space="preserve">every</w:delText>
        </w:r>
      </w:del>
      <w:del w:id="366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del w:id="3661" w:author="PR Preview" w:date="2026-01-01T00:00:00Z">
        <w:r>
          <w:delText xml:space="preserve"> </w:delText>
        </w:r>
      </w:del>
      <w:del w:id="3662" w:author="PR Preview" w:date="2026-01-01T00:00:00Z">
        <w:r>
          <w:delText xml:space="preserve">has</w:delText>
        </w:r>
      </w:del>
      <w:del w:id="36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del w:id="3664" w:author="PR Preview" w:date="2026-01-01T00:00:00Z">
        <w:r>
          <w:delText xml:space="preserve">,</w:delText>
        </w:r>
      </w:del>
      <w:del w:id="3665" w:author="PR Preview" w:date="2026-01-01T00:00:00Z">
        <w:r>
          <w:delText xml:space="preserve"> </w:delText>
        </w:r>
      </w:del>
      <w:del w:id="3666" w:author="PR Preview" w:date="2026-01-01T00:00:00Z">
        <w:r>
          <w:delText xml:space="preserve">so no</w:delText>
        </w:r>
      </w:del>
      <w:del w:id="3667" w:author="PR Preview" w:date="2026-01-01T00:00:00Z">
        <w:r>
          <w:delText xml:space="preserve"> </w:delText>
        </w:r>
      </w:del>
      <m:oMath>
        <m:r>
          <m:t>N</m:t>
        </m:r>
      </m:oMath>
      <w:del w:id="3668" w:author="PR Preview" w:date="2026-01-01T00:00:00Z">
        <w:r>
          <w:delText xml:space="preserve"> </w:delText>
        </w:r>
      </w:del>
      <w:del w:id="3669" w:author="PR Preview" w:date="2026-01-01T00:00:00Z">
        <w:r>
          <w:delText xml:space="preserve">works.</w:delText>
        </w:r>
      </w:del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For example, with</w:delText>
        </w:r>
      </w:del>
      <w:del w:id="3672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5</m:t>
        </m:r>
      </m:oMath>
      <w:del w:id="3673" w:author="PR Preview" w:date="2026-01-01T00:00:00Z">
        <w:r>
          <w:delText xml:space="preserve">, every</w:delText>
        </w:r>
      </w:del>
      <w:del w:id="367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7</m:t>
        </m:r>
      </m:oMath>
      <w:del w:id="3675" w:author="PR Preview" w:date="2026-01-01T00:00:00Z">
        <w:r>
          <w:delText xml:space="preserve"> </w:delText>
        </w:r>
      </w:del>
      <w:del w:id="3676" w:author="PR Preview" w:date="2026-01-01T00:00:00Z">
        <w:r>
          <w:delText xml:space="preserve">has</w:delText>
        </w:r>
      </w:del>
      <w:del w:id="36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del w:id="3678" w:author="PR Preview" w:date="2026-01-01T00:00:00Z">
        <w:r>
          <w:delText xml:space="preserve">.</w:delText>
        </w:r>
      </w:del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delText xml:space="preserve">It diverges to</w:delText>
        </w:r>
      </w:del>
      <w:del w:id="3681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3682" w:author="PR Preview" w:date="2026-01-01T00:00:00Z">
        <w:r>
          <w:delText xml:space="preserve">:</w:delText>
        </w:r>
      </w:del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for every real number</w:delText>
        </w:r>
      </w:del>
      <w:del w:id="3685" w:author="PR Preview" w:date="2026-01-01T00:00:00Z">
        <w:r>
          <w:delText xml:space="preserve"> </w:delText>
        </w:r>
      </w:del>
      <m:oMath>
        <m:r>
          <m:t>M</m:t>
        </m:r>
      </m:oMath>
      <w:del w:id="3686" w:author="PR Preview" w:date="2026-01-01T00:00:00Z">
        <w:r>
          <w:delText xml:space="preserve">, every</w:delText>
        </w:r>
      </w:del>
      <w:del w:id="368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3688" w:author="PR Preview" w:date="2026-01-01T00:00:00Z">
        <w:r>
          <w:delText xml:space="preserve"> </w:delText>
        </w:r>
      </w:del>
      <w:del w:id="3689" w:author="PR Preview" w:date="2026-01-01T00:00:00Z">
        <w:r>
          <w:delText xml:space="preserve">has</w:delText>
        </w:r>
      </w:del>
      <w:del w:id="369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del w:id="3691" w:author="PR Preview" w:date="2026-01-01T00:00:00Z">
        <w:r>
          <w:delText xml:space="preserve"> </w:delText>
        </w:r>
      </w:del>
      <w:del w:id="3692" w:author="PR Preview" w:date="2026-01-01T00:00:00Z">
        <w:r>
          <w:delText xml:space="preserve">when</w:delText>
        </w:r>
      </w:del>
      <w:del w:id="3693" w:author="PR Preview" w:date="2026-01-01T00:00:00Z">
        <w:r>
          <w:delText xml:space="preserve"> </w:delText>
        </w:r>
      </w:del>
      <m:oMath>
        <m:r>
          <m:t>N</m:t>
        </m:r>
      </m:oMath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is a natural number larger than</w:delText>
        </w:r>
      </w:del>
      <w:del w:id="3696" w:author="PR Preview" w:date="2026-01-01T00:00:00Z">
        <w:r>
          <w:delText xml:space="preserve"> </w:delText>
        </w:r>
      </w:del>
      <m:oMath>
        <m:r>
          <m:t>M</m:t>
        </m:r>
      </m:oMath>
      <w:del w:id="3697" w:author="PR Preview" w:date="2026-01-01T00:00:00Z">
        <w:r>
          <w:delText xml:space="preserve">.</w:delText>
        </w:r>
      </w:del>
    </w:p>
    <w:p>
      <w:pPr>
        <w:pStyle w:val="FirstParagraph"/>
      </w:pPr>
      <w:del w:id="3698" w:author="PR Preview" w:date="2026-01-01T00:00:00Z">
        <w:r>
          <w:rPr>
            <w:b/>
            <w:bCs/>
          </w:rPr>
          <w:delText xml:space="preserve">Definition 46 (Divergence of a sequence to infinity)</w:delText>
        </w:r>
      </w:del>
      <w:del w:id="3699" w:author="PR Preview" w:date="2026-01-01T00:00:00Z">
        <w:r>
          <w:delText xml:space="preserve"> </w:delText>
        </w:r>
      </w:del>
      <w:del w:id="3700" w:author="PR Preview" w:date="2026-01-01T00:00:00Z">
        <w:r>
          <w:delText xml:space="preserve">A</w:delText>
        </w:r>
      </w:del>
      <w:del w:id="3701" w:author="PR Preview" w:date="2026-01-01T00:00:00Z">
        <w:r>
          <w:delText xml:space="preserve"> </w:delText>
        </w:r>
      </w:del>
      <w:hyperlink r:id="rId205">
        <w:del w:id="3702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37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of real numbers</w:delText>
        </w:r>
      </w:del>
      <w:del w:id="3706" w:author="PR Preview" w:date="2026-01-01T00:00:00Z">
        <w:r>
          <w:delText xml:space="preserve"> </w:delText>
        </w:r>
      </w:del>
      <w:del w:id="3707" w:author="PR Preview" w:date="2026-01-01T00:00:00Z">
        <w:r>
          <w:rPr>
            <w:b/>
            <w:bCs/>
          </w:rPr>
          <w:delText xml:space="preserve">diverges to</w:delText>
        </w:r>
      </w:del>
      <w:del w:id="370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3709" w:author="PR Preview" w:date="2026-01-01T00:00:00Z">
        <w:r>
          <w:delText xml:space="preserve">, written</w:delText>
        </w:r>
      </w:del>
      <w:del w:id="371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711" w:author="PR Preview" w:date="2026-01-01T00:00:00Z">
        <w:r>
          <w:delText xml:space="preserve">,</w:delText>
        </w:r>
      </w:del>
      <w:del w:id="3712" w:author="PR Preview" w:date="2026-01-01T00:00:00Z">
        <w:r>
          <w:delText xml:space="preserve"> </w:delText>
        </w:r>
      </w:del>
      <w:del w:id="3713" w:author="PR Preview" w:date="2026-01-01T00:00:00Z">
        <w:r>
          <w:delText xml:space="preserve">if for every real number</w:delText>
        </w:r>
      </w:del>
      <w:del w:id="3714" w:author="PR Preview" w:date="2026-01-01T00:00:00Z">
        <w:r>
          <w:delText xml:space="preserve"> </w:delText>
        </w:r>
      </w:del>
      <m:oMath>
        <m:r>
          <m:t>M</m:t>
        </m:r>
      </m:oMath>
      <w:del w:id="3715" w:author="PR Preview" w:date="2026-01-01T00:00:00Z">
        <w:r>
          <w:delText xml:space="preserve"> </w:delText>
        </w:r>
      </w:del>
      <w:del w:id="3716" w:author="PR Preview" w:date="2026-01-01T00:00:00Z">
        <w:r>
          <w:delText xml:space="preserve">there is a natural number</w:delText>
        </w:r>
      </w:del>
      <w:del w:id="3717" w:author="PR Preview" w:date="2026-01-01T00:00:00Z">
        <w:r>
          <w:delText xml:space="preserve"> </w:delText>
        </w:r>
      </w:del>
      <m:oMath>
        <m:r>
          <m:t>N</m:t>
        </m:r>
      </m:oMath>
      <w:del w:id="3718" w:author="PR Preview" w:date="2026-01-01T00:00:00Z">
        <w:r>
          <w:delText xml:space="preserve"> </w:delText>
        </w:r>
      </w:del>
      <w:del w:id="3719" w:author="PR Preview" w:date="2026-01-01T00:00:00Z">
        <w:r>
          <w:delText xml:space="preserve">such that</w:delText>
        </w:r>
      </w:del>
      <w:del w:id="372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del w:id="3721" w:author="PR Preview" w:date="2026-01-01T00:00:00Z">
        <w:r>
          <w:delText xml:space="preserve"> </w:delText>
        </w:r>
      </w:del>
      <w:del w:id="3722" w:author="PR Preview" w:date="2026-01-01T00:00:00Z">
        <w:r>
          <w:delText xml:space="preserve">for every</w:delText>
        </w:r>
      </w:del>
      <w:del w:id="37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3724" w:author="PR Preview" w:date="2026-01-01T00:00:00Z">
        <w:r>
          <w:delText xml:space="preserve">.</w:delText>
        </w:r>
      </w:del>
    </w:p>
    <w:p>
      <w:pPr>
        <w:pStyle w:val="FirstParagraph"/>
      </w:pPr>
      <w:ins w:id="3725" w:author="PR Preview" w:date="2026-01-01T00:00:00Z">
        <w:r>
          <w:rPr>
            <w:b/>
            <w:bCs/>
          </w:rPr>
          <w:t xml:space="preserve">Definition 62 (Limit of a sequence)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A real number</w:t>
        </w:r>
      </w:ins>
      <w:ins w:id="3728" w:author="PR Preview" w:date="2026-01-01T00:00:00Z">
        <w:r>
          <w:t xml:space="preserve"> </w:t>
        </w:r>
      </w:ins>
      <m:oMath>
        <m:r>
          <m:t>L</m:t>
        </m:r>
      </m:oMath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is the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rPr>
            <w:b/>
            <w:bCs/>
          </w:rPr>
          <w:t xml:space="preserve">limit</w:t>
        </w:r>
      </w:ins>
      <w:ins w:id="3733" w:author="PR Preview" w:date="2026-01-01T00:00:00Z">
        <w:r>
          <w:t xml:space="preserve"> </w:t>
        </w:r>
      </w:ins>
      <w:ins w:id="3734" w:author="PR Preview" w:date="2026-01-01T00:00:00Z">
        <w:r>
          <w:t xml:space="preserve">of a</w:t>
        </w:r>
      </w:ins>
      <w:ins w:id="3735" w:author="PR Preview" w:date="2026-01-01T00:00:00Z">
        <w:r>
          <w:t xml:space="preserve"> </w:t>
        </w:r>
      </w:ins>
      <w:hyperlink r:id="rId205">
        <w:ins w:id="373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37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of real numbers,</w:t>
        </w:r>
      </w:ins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written</w:t>
        </w:r>
      </w:ins>
      <w:ins w:id="374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3743" w:author="PR Preview" w:date="2026-01-01T00:00:00Z">
        <w:r>
          <w:t xml:space="preserve"> </w:t>
        </w:r>
      </w:ins>
      <w:ins w:id="3744" w:author="PR Preview" w:date="2026-01-01T00:00:00Z">
        <w:r>
          <w:t xml:space="preserve">or</w:t>
        </w:r>
      </w:ins>
      <w:ins w:id="374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3746" w:author="PR Preview" w:date="2026-01-01T00:00:00Z">
        <w:r>
          <w:t xml:space="preserve">,</w:t>
        </w:r>
      </w:ins>
      <w:ins w:id="3747" w:author="PR Preview" w:date="2026-01-01T00:00:00Z">
        <w:r>
          <w:t xml:space="preserve"> </w:t>
        </w:r>
      </w:ins>
      <w:ins w:id="3748" w:author="PR Preview" w:date="2026-01-01T00:00:00Z">
        <w:r>
          <w:t xml:space="preserve">if for every</w:t>
        </w:r>
      </w:ins>
      <w:ins w:id="374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there is a natural number</w:t>
        </w:r>
      </w:ins>
      <w:ins w:id="3752" w:author="PR Preview" w:date="2026-01-01T00:00:00Z">
        <w:r>
          <w:t xml:space="preserve"> </w:t>
        </w:r>
      </w:ins>
      <m:oMath>
        <m:r>
          <m:t>N</m:t>
        </m:r>
      </m:oMath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ins w:id="3755" w:author="PR Preview" w:date="2026-01-01T00:00:00Z">
        <w:r>
          <w:rPr>
            <w:b/>
            <w:bCs/>
          </w:rPr>
          <w:t xml:space="preserve">Example 40 (The limit of a sequence)</w:t>
        </w:r>
      </w:ins>
      <w:ins w:id="375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has limit</w:t>
        </w:r>
      </w:ins>
      <w:ins w:id="3759" w:author="PR Preview" w:date="2026-01-01T00:00:00Z">
        <w:r>
          <w:t xml:space="preserve"> </w:t>
        </w:r>
      </w:ins>
      <m:oMath>
        <m:r>
          <m:t>0</m:t>
        </m:r>
      </m:oMath>
      <w:ins w:id="3760" w:author="PR Preview" w:date="2026-01-01T00:00:00Z">
        <w:r>
          <w:t xml:space="preserve">.</w:t>
        </w:r>
      </w:ins>
      <w:ins w:id="3761" w:author="PR Preview" w:date="2026-01-01T00:00:00Z">
        <w:r>
          <w:t xml:space="preserve"> </w:t>
        </w:r>
      </w:ins>
      <w:ins w:id="3762" w:author="PR Preview" w:date="2026-01-01T00:00:00Z">
        <w:r>
          <w:t xml:space="preserve">Given</w:t>
        </w:r>
      </w:ins>
      <w:ins w:id="376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764" w:author="PR Preview" w:date="2026-01-01T00:00:00Z">
        <w:r>
          <w:t xml:space="preserve">, take</w:t>
        </w:r>
      </w:ins>
      <w:ins w:id="3765" w:author="PR Preview" w:date="2026-01-01T00:00:00Z">
        <w:r>
          <w:t xml:space="preserve"> </w:t>
        </w:r>
      </w:ins>
      <m:oMath>
        <m:r>
          <m:t>N</m:t>
        </m:r>
      </m:oMath>
      <w:ins w:id="3766" w:author="PR Preview" w:date="2026-01-01T00:00:00Z">
        <w:r>
          <w:t xml:space="preserve"> </w:t>
        </w:r>
      </w:ins>
      <w:ins w:id="3767" w:author="PR Preview" w:date="2026-01-01T00:00:00Z">
        <w:r>
          <w:t xml:space="preserve">to be any natural number larger than</w:t>
        </w:r>
      </w:ins>
      <w:ins w:id="37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3769" w:author="PR Preview" w:date="2026-01-01T00:00:00Z">
        <w:r>
          <w:t xml:space="preserve">.</w:t>
        </w:r>
      </w:ins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For every</w:t>
        </w:r>
      </w:ins>
      <w:ins w:id="37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3773" w:author="PR Preview" w:date="2026-01-01T00:00:00Z">
        <w:r>
          <w:t xml:space="preserve">,</w:t>
        </w:r>
      </w:ins>
      <w:ins w:id="37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3775" w:author="PR Preview" w:date="2026-01-01T00:00:00Z">
        <w:r>
          <w:t xml:space="preserve">.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For example, with</w:t>
        </w:r>
      </w:ins>
      <w:ins w:id="377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3779" w:author="PR Preview" w:date="2026-01-01T00:00:00Z">
        <w:r>
          <w:t xml:space="preserve">, take</w:t>
        </w:r>
      </w:ins>
      <w:ins w:id="378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3781" w:author="PR Preview" w:date="2026-01-01T00:00:00Z">
        <w:r>
          <w:t xml:space="preserve">:</w:t>
        </w:r>
      </w:ins>
      <w:ins w:id="3782" w:author="PR Preview" w:date="2026-01-01T00:00:00Z">
        <w:r>
          <w:t xml:space="preserve"> </w:t>
        </w:r>
      </w:ins>
      <w:ins w:id="3783" w:author="PR Preview" w:date="2026-01-01T00:00:00Z">
        <w:r>
          <w:t xml:space="preserve">every</w:t>
        </w:r>
      </w:ins>
      <w:ins w:id="378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has</w:t>
        </w:r>
      </w:ins>
      <w:ins w:id="37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3788" w:author="PR Preview" w:date="2026-01-01T00:00:00Z">
        <w:r>
          <w:t xml:space="preserve">.</w:t>
        </w:r>
      </w:ins>
    </w:p>
    <w:bookmarkEnd w:id="207"/>
    <w:bookmarkStart w:id="208" w:name="def-convergent-sequence"/>
    <w:p>
      <w:pPr>
        <w:pStyle w:val="BodyText"/>
      </w:pPr>
      <w:ins w:id="3789" w:author="PR Preview" w:date="2026-01-01T00:00:00Z">
        <w:r>
          <w:rPr>
            <w:b/>
            <w:bCs/>
          </w:rPr>
          <w:t xml:space="preserve">Definition 63 (Convergent sequence (converges))</w:t>
        </w:r>
      </w:ins>
      <w:ins w:id="3790" w:author="PR Preview" w:date="2026-01-01T00:00:00Z">
        <w:r>
          <w:t xml:space="preserve"> </w:t>
        </w:r>
      </w:ins>
      <w:ins w:id="3791" w:author="PR Preview" w:date="2026-01-01T00:00:00Z">
        <w:r>
          <w:t xml:space="preserve">A sequence</w:t>
        </w:r>
      </w:ins>
      <w:ins w:id="37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of real numbers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rPr>
            <w:b/>
            <w:bCs/>
          </w:rPr>
          <w:t xml:space="preserve">converges</w:t>
        </w:r>
      </w:ins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to a real number</w:t>
        </w:r>
      </w:ins>
      <w:ins w:id="3799" w:author="PR Preview" w:date="2026-01-01T00:00:00Z">
        <w:r>
          <w:t xml:space="preserve"> </w:t>
        </w:r>
      </w:ins>
      <m:oMath>
        <m:r>
          <m:t>L</m:t>
        </m:r>
      </m:oMath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if</w:t>
        </w:r>
      </w:ins>
      <w:ins w:id="3802" w:author="PR Preview" w:date="2026-01-01T00:00:00Z">
        <w:r>
          <w:t xml:space="preserve"> </w:t>
        </w:r>
      </w:ins>
      <m:oMath>
        <m:r>
          <m:t>L</m:t>
        </m:r>
      </m:oMath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is its limit (</w:t>
        </w:r>
      </w:ins>
      <w:hyperlink w:anchor="def-sequence-limit">
        <w:ins w:id="3805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3806" w:author="PR Preview" w:date="2026-01-01T00:00:00Z">
        <w:r>
          <w:t xml:space="preserve">).</w:t>
        </w:r>
      </w:ins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A sequence that converges to some real number is</w:t>
        </w:r>
      </w:ins>
      <w:ins w:id="3809" w:author="PR Preview" w:date="2026-01-01T00:00:00Z">
        <w:r>
          <w:t xml:space="preserve"> </w:t>
        </w:r>
      </w:ins>
      <w:ins w:id="3810" w:author="PR Preview" w:date="2026-01-01T00:00:00Z">
        <w:r>
          <w:rPr>
            <w:b/>
            <w:bCs/>
          </w:rPr>
          <w:t xml:space="preserve">convergent</w:t>
        </w:r>
      </w:ins>
      <w:ins w:id="3811" w:author="PR Preview" w:date="2026-01-01T00:00:00Z">
        <w:r>
          <w:t xml:space="preserve">.</w:t>
        </w:r>
      </w:ins>
    </w:p>
    <w:bookmarkEnd w:id="208"/>
    <w:bookmarkStart w:id="209" w:name="exm-convergent-sequence"/>
    <w:p>
      <w:pPr>
        <w:pStyle w:val="BodyText"/>
      </w:pPr>
      <w:ins w:id="3812" w:author="PR Preview" w:date="2026-01-01T00:00:00Z">
        <w:r>
          <w:rPr>
            <w:b/>
            <w:bCs/>
          </w:rPr>
          <w:t xml:space="preserve">Example 41 (A convergent sequence)</w:t>
        </w:r>
      </w:ins>
      <w:ins w:id="38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converges to</w:t>
        </w:r>
      </w:ins>
      <w:ins w:id="3816" w:author="PR Preview" w:date="2026-01-01T00:00:00Z">
        <w:r>
          <w:t xml:space="preserve"> </w:t>
        </w:r>
      </w:ins>
      <m:oMath>
        <m:r>
          <m:t>0</m:t>
        </m:r>
      </m:oMath>
      <w:ins w:id="3817" w:author="PR Preview" w:date="2026-01-01T00:00:00Z">
        <w:r>
          <w:t xml:space="preserve">, because</w:t>
        </w:r>
      </w:ins>
      <w:ins w:id="3818" w:author="PR Preview" w:date="2026-01-01T00:00:00Z">
        <w:r>
          <w:t xml:space="preserve"> </w:t>
        </w:r>
      </w:ins>
      <m:oMath>
        <m:r>
          <m:t>0</m:t>
        </m:r>
      </m:oMath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is its limit (</w:t>
        </w:r>
      </w:ins>
      <w:hyperlink w:anchor="exm-sequence-limit">
        <w:ins w:id="3821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3822" w:author="PR Preview" w:date="2026-01-01T00:00:00Z">
        <w:r>
          <w:t xml:space="preserve">),</w:t>
        </w:r>
      </w:ins>
      <w:ins w:id="3823" w:author="PR Preview" w:date="2026-01-01T00:00:00Z">
        <w:r>
          <w:t xml:space="preserve"> </w:t>
        </w:r>
      </w:ins>
      <w:ins w:id="3824" w:author="PR Preview" w:date="2026-01-01T00:00:00Z">
        <w:r>
          <w:t xml:space="preserve">so</w:t>
        </w:r>
      </w:ins>
      <w:ins w:id="382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3826" w:author="PR Preview" w:date="2026-01-01T00:00:00Z">
        <w:r>
          <w:t xml:space="preserve"> </w:t>
        </w:r>
      </w:ins>
      <w:ins w:id="3827" w:author="PR Preview" w:date="2026-01-01T00:00:00Z">
        <w:r>
          <w:t xml:space="preserve">is convergent.</w:t>
        </w:r>
      </w:ins>
    </w:p>
    <w:bookmarkEnd w:id="209"/>
    <w:bookmarkStart w:id="210" w:name="def-divergent-sequence"/>
    <w:p>
      <w:pPr>
        <w:pStyle w:val="BodyText"/>
      </w:pPr>
      <w:ins w:id="3828" w:author="PR Preview" w:date="2026-01-01T00:00:00Z">
        <w:r>
          <w:rPr>
            <w:b/>
            <w:bCs/>
          </w:rPr>
          <w:t xml:space="preserve">Definition 64 (Divergent sequence (diverges))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A sequence that does not converge (</w:t>
        </w:r>
      </w:ins>
      <w:hyperlink w:anchor="def-convergent-sequence">
        <w:ins w:id="3831" w:author="PR Preview" w:date="2026-01-01T00:00:00Z">
          <w:r>
            <w:rPr>
              <w:rStyle w:val="Hyperlink"/>
            </w:rPr>
            <w:t xml:space="preserve">Definition 63</w:t>
          </w:r>
        </w:ins>
      </w:hyperlink>
      <w:ins w:id="3832" w:author="PR Preview" w:date="2026-01-01T00:00:00Z">
        <w:r>
          <w:t xml:space="preserve">) to any real number</w:t>
        </w:r>
      </w:ins>
      <w:ins w:id="3833" w:author="PR Preview" w:date="2026-01-01T00:00:00Z">
        <w:r>
          <w:t xml:space="preserve"> </w:t>
        </w:r>
      </w:ins>
      <w:ins w:id="3834" w:author="PR Preview" w:date="2026-01-01T00:00:00Z">
        <w:r>
          <w:rPr>
            <w:b/>
            <w:bCs/>
          </w:rPr>
          <w:t xml:space="preserve">diverges</w:t>
        </w:r>
      </w:ins>
      <w:ins w:id="3835" w:author="PR Preview" w:date="2026-01-01T00:00:00Z">
        <w:r>
          <w:t xml:space="preserve">,</w:t>
        </w:r>
      </w:ins>
      <w:ins w:id="3836" w:author="PR Preview" w:date="2026-01-01T00:00:00Z">
        <w:r>
          <w:t xml:space="preserve"> </w:t>
        </w:r>
      </w:ins>
      <w:ins w:id="3837" w:author="PR Preview" w:date="2026-01-01T00:00:00Z">
        <w:r>
          <w:t xml:space="preserve">and a sequence that diverges is</w:t>
        </w:r>
      </w:ins>
      <w:ins w:id="3838" w:author="PR Preview" w:date="2026-01-01T00:00:00Z">
        <w:r>
          <w:t xml:space="preserve"> </w:t>
        </w:r>
      </w:ins>
      <w:ins w:id="3839" w:author="PR Preview" w:date="2026-01-01T00:00:00Z">
        <w:r>
          <w:rPr>
            <w:b/>
            <w:bCs/>
          </w:rPr>
          <w:t xml:space="preserve">divergent</w:t>
        </w:r>
      </w:ins>
      <w:ins w:id="3840" w:author="PR Preview" w:date="2026-01-01T00:00:00Z">
        <w:r>
          <w:t xml:space="preserve">.</w:t>
        </w:r>
      </w:ins>
    </w:p>
    <w:bookmarkEnd w:id="210"/>
    <w:bookmarkStart w:id="211" w:name="exm-divergent-sequence"/>
    <w:p>
      <w:pPr>
        <w:pStyle w:val="BodyText"/>
      </w:pPr>
      <w:ins w:id="3841" w:author="PR Preview" w:date="2026-01-01T00:00:00Z">
        <w:r>
          <w:rPr>
            <w:b/>
            <w:bCs/>
          </w:rPr>
          <w:t xml:space="preserve">Example 42 (A divergent sequence)</w:t>
        </w:r>
      </w:ins>
      <w:ins w:id="384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diverges.</w:t>
        </w:r>
      </w:ins>
      <w:ins w:id="3845" w:author="PR Preview" w:date="2026-01-01T00:00:00Z">
        <w:r>
          <w:t xml:space="preserve"> </w:t>
        </w:r>
      </w:ins>
      <w:ins w:id="3846" w:author="PR Preview" w:date="2026-01-01T00:00:00Z">
        <w:r>
          <w:t xml:space="preserve">For any real number</w:t>
        </w:r>
      </w:ins>
      <w:ins w:id="3847" w:author="PR Preview" w:date="2026-01-01T00:00:00Z">
        <w:r>
          <w:t xml:space="preserve"> </w:t>
        </w:r>
      </w:ins>
      <m:oMath>
        <m:r>
          <m:t>L</m:t>
        </m:r>
      </m:oMath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and</w:t>
        </w:r>
      </w:ins>
      <w:ins w:id="385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3851" w:author="PR Preview" w:date="2026-01-01T00:00:00Z">
        <w:r>
          <w:t xml:space="preserve">,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every</w:t>
        </w:r>
      </w:ins>
      <w:ins w:id="38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3855" w:author="PR Preview" w:date="2026-01-01T00:00:00Z">
        <w:r>
          <w:t xml:space="preserve"> </w:t>
        </w:r>
      </w:ins>
      <w:ins w:id="3856" w:author="PR Preview" w:date="2026-01-01T00:00:00Z">
        <w:r>
          <w:t xml:space="preserve">has</w:t>
        </w:r>
      </w:ins>
      <w:ins w:id="385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3858" w:author="PR Preview" w:date="2026-01-01T00:00:00Z">
        <w:r>
          <w:t xml:space="preserve">,</w:t>
        </w:r>
      </w:ins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so no</w:t>
        </w:r>
      </w:ins>
      <w:ins w:id="3861" w:author="PR Preview" w:date="2026-01-01T00:00:00Z">
        <w:r>
          <w:t xml:space="preserve"> </w:t>
        </w:r>
      </w:ins>
      <m:oMath>
        <m:r>
          <m:t>N</m:t>
        </m:r>
      </m:oMath>
      <w:ins w:id="3862" w:author="PR Preview" w:date="2026-01-01T00:00:00Z">
        <w:r>
          <w:t xml:space="preserve"> </w:t>
        </w:r>
      </w:ins>
      <w:ins w:id="3863" w:author="PR Preview" w:date="2026-01-01T00:00:00Z">
        <w:r>
          <w:t xml:space="preserve">works.</w:t>
        </w:r>
      </w:ins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For example, with</w:t>
        </w:r>
      </w:ins>
      <w:ins w:id="3866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3867" w:author="PR Preview" w:date="2026-01-01T00:00:00Z">
        <w:r>
          <w:t xml:space="preserve">, every</w:t>
        </w:r>
      </w:ins>
      <w:ins w:id="386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has</w:t>
        </w:r>
      </w:ins>
      <w:ins w:id="387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3872" w:author="PR Preview" w:date="2026-01-01T00:00:00Z">
        <w:r>
          <w:t xml:space="preserve">.</w:t>
        </w:r>
      </w:ins>
      <w:ins w:id="3873" w:author="PR Preview" w:date="2026-01-01T00:00:00Z">
        <w:r>
          <w:t xml:space="preserve"> </w:t>
        </w:r>
      </w:ins>
      <w:ins w:id="3874" w:author="PR Preview" w:date="2026-01-01T00:00:00Z">
        <w:r>
          <w:t xml:space="preserve">It diverges to</w:t>
        </w:r>
      </w:ins>
      <w:ins w:id="387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3876" w:author="PR Preview" w:date="2026-01-01T00:00:00Z">
        <w:r>
          <w:t xml:space="preserve">:</w:t>
        </w:r>
      </w:ins>
      <w:ins w:id="3877" w:author="PR Preview" w:date="2026-01-01T00:00:00Z">
        <w:r>
          <w:t xml:space="preserve"> </w:t>
        </w:r>
      </w:ins>
      <w:ins w:id="3878" w:author="PR Preview" w:date="2026-01-01T00:00:00Z">
        <w:r>
          <w:t xml:space="preserve">for every real number</w:t>
        </w:r>
      </w:ins>
      <w:ins w:id="3879" w:author="PR Preview" w:date="2026-01-01T00:00:00Z">
        <w:r>
          <w:t xml:space="preserve"> </w:t>
        </w:r>
      </w:ins>
      <m:oMath>
        <m:r>
          <m:t>M</m:t>
        </m:r>
      </m:oMath>
      <w:ins w:id="3880" w:author="PR Preview" w:date="2026-01-01T00:00:00Z">
        <w:r>
          <w:t xml:space="preserve">, every</w:t>
        </w:r>
      </w:ins>
      <w:ins w:id="38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3882" w:author="PR Preview" w:date="2026-01-01T00:00:00Z">
        <w:r>
          <w:t xml:space="preserve"> </w:t>
        </w:r>
      </w:ins>
      <w:ins w:id="3883" w:author="PR Preview" w:date="2026-01-01T00:00:00Z">
        <w:r>
          <w:t xml:space="preserve">has</w:t>
        </w:r>
      </w:ins>
      <w:ins w:id="388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3885" w:author="PR Preview" w:date="2026-01-01T00:00:00Z">
        <w:r>
          <w:t xml:space="preserve"> </w:t>
        </w:r>
      </w:ins>
      <w:ins w:id="3886" w:author="PR Preview" w:date="2026-01-01T00:00:00Z">
        <w:r>
          <w:t xml:space="preserve">when</w:t>
        </w:r>
      </w:ins>
      <w:ins w:id="3887" w:author="PR Preview" w:date="2026-01-01T00:00:00Z">
        <w:r>
          <w:t xml:space="preserve"> </w:t>
        </w:r>
      </w:ins>
      <m:oMath>
        <m:r>
          <m:t>N</m:t>
        </m:r>
      </m:oMath>
      <w:ins w:id="3888" w:author="PR Preview" w:date="2026-01-01T00:00:00Z">
        <w:r>
          <w:t xml:space="preserve"> </w:t>
        </w:r>
      </w:ins>
      <w:ins w:id="3889" w:author="PR Preview" w:date="2026-01-01T00:00:00Z">
        <w:r>
          <w:t xml:space="preserve">is a natural number larger than</w:t>
        </w:r>
      </w:ins>
      <w:ins w:id="3890" w:author="PR Preview" w:date="2026-01-01T00:00:00Z">
        <w:r>
          <w:t xml:space="preserve"> </w:t>
        </w:r>
      </w:ins>
      <m:oMath>
        <m:r>
          <m:t>M</m:t>
        </m:r>
      </m:oMath>
      <w:ins w:id="3891" w:author="PR Preview" w:date="2026-01-01T00:00:00Z">
        <w:r>
          <w:t xml:space="preserve">.</w:t>
        </w:r>
      </w:ins>
    </w:p>
    <w:bookmarkEnd w:id="211"/>
    <w:bookmarkStart w:id="212" w:name="def-diverges-to-infinity"/>
    <w:p>
      <w:pPr>
        <w:pStyle w:val="BodyText"/>
      </w:pPr>
      <w:ins w:id="3892" w:author="PR Preview" w:date="2026-01-01T00:00:00Z">
        <w:r>
          <w:rPr>
            <w:b/>
            <w:bCs/>
          </w:rPr>
          <w:t xml:space="preserve">Definition 65 (Divergence of a sequence to infinity)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A</w:t>
        </w:r>
      </w:ins>
      <w:ins w:id="3895" w:author="PR Preview" w:date="2026-01-01T00:00:00Z">
        <w:r>
          <w:t xml:space="preserve"> </w:t>
        </w:r>
      </w:ins>
      <w:hyperlink r:id="rId205">
        <w:ins w:id="389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38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3898" w:author="PR Preview" w:date="2026-01-01T00:00:00Z">
        <w:r>
          <w:t xml:space="preserve"> </w:t>
        </w:r>
      </w:ins>
      <w:ins w:id="3899" w:author="PR Preview" w:date="2026-01-01T00:00:00Z">
        <w:r>
          <w:t xml:space="preserve">of real numbers</w:t>
        </w:r>
      </w:ins>
      <w:ins w:id="3900" w:author="PR Preview" w:date="2026-01-01T00:00:00Z">
        <w:r>
          <w:t xml:space="preserve"> </w:t>
        </w:r>
      </w:ins>
      <w:ins w:id="3901" w:author="PR Preview" w:date="2026-01-01T00:00:00Z">
        <w:r>
          <w:rPr>
            <w:b/>
            <w:bCs/>
          </w:rPr>
          <w:t xml:space="preserve">diverges to</w:t>
        </w:r>
      </w:ins>
      <w:ins w:id="390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3903" w:author="PR Preview" w:date="2026-01-01T00:00:00Z">
        <w:r>
          <w:t xml:space="preserve">, written</w:t>
        </w:r>
      </w:ins>
      <w:ins w:id="390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3905" w:author="PR Preview" w:date="2026-01-01T00:00:00Z">
        <w:r>
          <w:t xml:space="preserve">,</w:t>
        </w:r>
      </w:ins>
      <w:ins w:id="3906" w:author="PR Preview" w:date="2026-01-01T00:00:00Z">
        <w:r>
          <w:t xml:space="preserve"> </w:t>
        </w:r>
      </w:ins>
      <w:ins w:id="3907" w:author="PR Preview" w:date="2026-01-01T00:00:00Z">
        <w:r>
          <w:t xml:space="preserve">if for every real number</w:t>
        </w:r>
      </w:ins>
      <w:ins w:id="3908" w:author="PR Preview" w:date="2026-01-01T00:00:00Z">
        <w:r>
          <w:t xml:space="preserve"> </w:t>
        </w:r>
      </w:ins>
      <m:oMath>
        <m:r>
          <m:t>M</m:t>
        </m:r>
      </m:oMath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there is a natural number</w:t>
        </w:r>
      </w:ins>
      <w:ins w:id="3911" w:author="PR Preview" w:date="2026-01-01T00:00:00Z">
        <w:r>
          <w:t xml:space="preserve"> </w:t>
        </w:r>
      </w:ins>
      <m:oMath>
        <m:r>
          <m:t>N</m:t>
        </m:r>
      </m:oMath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such that</w:t>
        </w:r>
      </w:ins>
      <w:ins w:id="391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for every</w:t>
        </w:r>
      </w:ins>
      <w:ins w:id="39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3918" w:author="PR Preview" w:date="2026-01-01T00:00:00Z">
        <w:r>
          <w:t xml:space="preserve">.</w:t>
        </w:r>
      </w:ins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del w:id="3919" w:author="PR Preview" w:date="2026-01-01T00:00:00Z">
        <w:r>
          <w:rPr>
            <w:b/>
            <w:bCs/>
          </w:rPr>
          <w:delText xml:space="preserve">Definition 47 (Exponential function)</w:delText>
        </w:r>
      </w:del>
      <w:del w:id="3920" w:author="PR Preview" w:date="2026-01-01T00:00:00Z">
        <w:r>
          <w:delText xml:space="preserve"> </w:delText>
        </w:r>
      </w:del>
      <w:del w:id="3921" w:author="PR Preview" w:date="2026-01-01T00:00:00Z">
        <w:r>
          <w:delText xml:space="preserve">The</w:delText>
        </w:r>
      </w:del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rPr>
            <w:b/>
            <w:bCs/>
          </w:rPr>
          <w:delText xml:space="preserve">exponential function</w:delText>
        </w:r>
      </w:del>
      <w:del w:id="392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925" w:author="PR Preview" w:date="2026-01-01T00:00:00Z">
        <w:r>
          <w:delText xml:space="preserve"> </w:delText>
        </w:r>
      </w:del>
      <w:del w:id="3926" w:author="PR Preview" w:date="2026-01-01T00:00:00Z">
        <w:r>
          <w:delText xml:space="preserve">is</w:delText>
        </w:r>
      </w:del>
    </w:p>
    <w:p>
      <w:pPr>
        <w:pStyle w:val="FirstParagraph"/>
      </w:pPr>
      <w:ins w:id="3927" w:author="PR Preview" w:date="2026-01-01T00:00:00Z">
        <w:r>
          <w:rPr>
            <w:b/>
            <w:bCs/>
          </w:rPr>
          <w:t xml:space="preserve">Definition 66 (Exponential function)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The</w:t>
        </w:r>
      </w:ins>
      <w:ins w:id="3930" w:author="PR Preview" w:date="2026-01-01T00:00:00Z">
        <w:r>
          <w:t xml:space="preserve"> </w:t>
        </w:r>
      </w:ins>
      <w:ins w:id="3931" w:author="PR Preview" w:date="2026-01-01T00:00:00Z">
        <w:r>
          <w:rPr>
            <w:b/>
            <w:bCs/>
          </w:rPr>
          <w:t xml:space="preserve">exponential function</w:t>
        </w:r>
      </w:ins>
      <w:ins w:id="393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933" w:author="PR Preview" w:date="2026-01-01T00:00:00Z">
        <w:r>
          <w:t xml:space="preserve"> </w:t>
        </w:r>
      </w:ins>
      <w:ins w:id="39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del w:id="3935" w:author="PR Preview" w:date="2026-01-01T00:00:00Z">
        <w:r>
          <w:rPr>
            <w:b/>
            <w:bCs/>
          </w:rPr>
          <w:delText xml:space="preserve">Example 40 (Approximating</w:delText>
        </w:r>
      </w:del>
      <w:del w:id="393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3937" w:author="PR Preview" w:date="2026-01-01T00:00:00Z">
        <w:r>
          <w:rPr>
            <w:b/>
            <w:bCs/>
          </w:rPr>
          <w:delText xml:space="preserve">)</w:delText>
        </w:r>
      </w:del>
      <w:del w:id="3938" w:author="PR Preview" w:date="2026-01-01T00:00:00Z">
        <w:r>
          <w:delText xml:space="preserve"> </w:delText>
        </w:r>
      </w:del>
      <w:del w:id="3939" w:author="PR Preview" w:date="2026-01-01T00:00:00Z">
        <w:r>
          <w:delText xml:space="preserve">For</w:delText>
        </w:r>
      </w:del>
      <w:del w:id="39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3941" w:author="PR Preview" w:date="2026-01-01T00:00:00Z">
        <w:r>
          <w:delText xml:space="preserve">, the terms</w:delText>
        </w:r>
      </w:del>
      <w:del w:id="39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3943" w:author="PR Preview" w:date="2026-01-01T00:00:00Z">
        <w:r>
          <w:delText xml:space="preserve"> </w:delText>
        </w:r>
      </w:del>
      <w:del w:id="3944" w:author="PR Preview" w:date="2026-01-01T00:00:00Z">
        <w:r>
          <w:delText xml:space="preserve">are:</w:delText>
        </w:r>
      </w:del>
    </w:p>
    <w:p>
      <w:pPr>
        <w:pStyle w:val="BodyText"/>
      </w:pPr>
      <w:ins w:id="3945" w:author="PR Preview" w:date="2026-01-01T00:00:00Z">
        <w:r>
          <w:rPr>
            <w:b/>
            <w:bCs/>
          </w:rPr>
          <w:t xml:space="preserve">Example 43 (Approximating</w:t>
        </w:r>
      </w:ins>
      <w:ins w:id="394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3947" w:author="PR Preview" w:date="2026-01-01T00:00:00Z">
        <w:r>
          <w:rPr>
            <w:b/>
            <w:bCs/>
          </w:rPr>
          <w:t xml:space="preserve">)</w:t>
        </w:r>
      </w:ins>
      <w:ins w:id="3948" w:author="PR Preview" w:date="2026-01-01T00:00:00Z">
        <w:r>
          <w:t xml:space="preserve"> </w:t>
        </w:r>
      </w:ins>
      <w:ins w:id="3949" w:author="PR Preview" w:date="2026-01-01T00:00:00Z">
        <w:r>
          <w:t xml:space="preserve">For</w:t>
        </w:r>
      </w:ins>
      <w:ins w:id="39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951" w:author="PR Preview" w:date="2026-01-01T00:00:00Z">
        <w:r>
          <w:t xml:space="preserve">, the terms</w:t>
        </w:r>
      </w:ins>
      <w:ins w:id="395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3953" w:author="PR Preview" w:date="2026-01-01T00:00:00Z">
        <w:r>
          <w:t xml:space="preserve"> </w:t>
        </w:r>
      </w:ins>
      <w:ins w:id="3954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del w:id="3955" w:author="PR Preview" w:date="2026-01-01T00:00:00Z">
        <w:r>
          <w:rPr>
            <w:b/>
            <w:bCs/>
          </w:rPr>
          <w:delText xml:space="preserve">Definition 48 (Euler’s number)</w:delText>
        </w:r>
      </w:del>
      <w:del w:id="3956" w:author="PR Preview" w:date="2026-01-01T00:00:00Z">
        <w:r>
          <w:delText xml:space="preserve"> </w:delText>
        </w:r>
      </w:del>
      <w:del w:id="3957" w:author="PR Preview" w:date="2026-01-01T00:00:00Z">
        <w:r>
          <w:rPr>
            <w:b/>
            <w:bCs/>
          </w:rPr>
          <w:delText xml:space="preserve">Euler’s number</w:delText>
        </w:r>
      </w:del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3960" w:author="PR Preview" w:date="2026-01-01T00:00:00Z">
        <w:r>
          <w:rPr>
            <w:b/>
            <w:bCs/>
          </w:rPr>
          <w:delText xml:space="preserve">Example 41 (Euler’s number is irrational)</w:delText>
        </w:r>
      </w:del>
      <w:del w:id="3961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3962" w:author="PR Preview" w:date="2026-01-01T00:00:00Z">
        <w:r>
          <w:delText xml:space="preserve"> </w:delText>
        </w:r>
      </w:del>
      <w:del w:id="3963" w:author="PR Preview" w:date="2026-01-01T00:00:00Z">
        <w:r>
          <w:delText xml:space="preserve">is an</w:delText>
        </w:r>
      </w:del>
      <w:del w:id="3964" w:author="PR Preview" w:date="2026-01-01T00:00:00Z">
        <w:r>
          <w:delText xml:space="preserve"> </w:delText>
        </w:r>
      </w:del>
      <w:hyperlink r:id="rId217">
        <w:del w:id="3965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3966" w:author="PR Preview" w:date="2026-01-01T00:00:00Z">
        <w:r>
          <w:delText xml:space="preserve">,</w:delText>
        </w:r>
      </w:del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so no fraction equals it exactly.</w:delText>
        </w:r>
      </w:del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The fraction</w:delText>
        </w:r>
      </w:del>
      <w:del w:id="397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is close,</w:delText>
        </w:r>
      </w:del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but</w:delText>
        </w:r>
      </w:del>
      <w:del w:id="39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3977" w:author="PR Preview" w:date="2026-01-01T00:00:00Z">
        <w:r>
          <w:delText xml:space="preserve"> </w:delText>
        </w:r>
      </w:del>
      <w:del w:id="3978" w:author="PR Preview" w:date="2026-01-01T00:00:00Z">
        <w:r>
          <w:delText xml:space="preserve">(see</w:delText>
        </w:r>
      </w:del>
      <w:del w:id="3979" w:author="PR Preview" w:date="2026-01-01T00:00:00Z">
        <w:r>
          <w:delText xml:space="preserve"> </w:delText>
        </w:r>
      </w:del>
      <w:hyperlink r:id="rId218">
        <w:del w:id="3980" w:author="PR Preview" w:date="2026-01-01T00:00:00Z">
          <w:r>
            <w:rPr>
              <w:rStyle w:val="Hyperlink"/>
            </w:rPr>
            <w:delText xml:space="preserve">Wikipedia: e (mathematical constant)</w:delText>
          </w:r>
        </w:del>
      </w:hyperlink>
      <w:del w:id="3981" w:author="PR Preview" w:date="2026-01-01T00:00:00Z">
        <w:r>
          <w:delText xml:space="preserve">).</w:delText>
        </w:r>
      </w:del>
    </w:p>
    <w:p>
      <w:pPr>
        <w:pStyle w:val="BodyText"/>
      </w:pPr>
      <w:del w:id="3982" w:author="PR Preview" w:date="2026-01-01T00:00:00Z">
        <w:r>
          <w:rPr>
            <w:b/>
            <w:bCs/>
          </w:rPr>
          <w:delText xml:space="preserve">Definition 49 (Natural logarithm)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For a real number</w:delText>
        </w:r>
      </w:del>
      <w:del w:id="398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3986" w:author="PR Preview" w:date="2026-01-01T00:00:00Z">
        <w:r>
          <w:delText xml:space="preserve">,</w:delText>
        </w:r>
      </w:del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the</w:delText>
        </w:r>
      </w:del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rPr>
            <w:b/>
            <w:bCs/>
          </w:rPr>
          <w:delText xml:space="preserve">natural logarithm</w:delText>
        </w:r>
      </w:del>
      <w:del w:id="3991" w:author="PR Preview" w:date="2026-01-01T00:00:00Z">
        <w:r>
          <w:delText xml:space="preserve"> </w:delText>
        </w:r>
      </w:del>
      <w:del w:id="3992" w:author="PR Preview" w:date="2026-01-01T00:00:00Z">
        <w:r>
          <w:delText xml:space="preserve">of</w:delText>
        </w:r>
      </w:del>
      <w:del w:id="3993" w:author="PR Preview" w:date="2026-01-01T00:00:00Z">
        <w:r>
          <w:delText xml:space="preserve"> </w:delText>
        </w:r>
      </w:del>
      <m:oMath>
        <m:r>
          <m:t>a</m:t>
        </m:r>
      </m:oMath>
      <w:del w:id="3994" w:author="PR Preview" w:date="2026-01-01T00:00:00Z">
        <w:r>
          <w:delText xml:space="preserve">, written</w:delText>
        </w:r>
      </w:del>
      <w:del w:id="399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3996" w:author="PR Preview" w:date="2026-01-01T00:00:00Z">
        <w:r>
          <w:delText xml:space="preserve">,</w:delText>
        </w:r>
      </w:del>
      <w:del w:id="3997" w:author="PR Preview" w:date="2026-01-01T00:00:00Z">
        <w:r>
          <w:delText xml:space="preserve"> </w:delText>
        </w:r>
      </w:del>
      <w:del w:id="3998" w:author="PR Preview" w:date="2026-01-01T00:00:00Z">
        <w:r>
          <w:delText xml:space="preserve">is the real number</w:delText>
        </w:r>
      </w:del>
      <w:del w:id="3999" w:author="PR Preview" w:date="2026-01-01T00:00:00Z">
        <w:r>
          <w:delText xml:space="preserve"> </w:delText>
        </w:r>
      </w:del>
      <m:oMath>
        <m:r>
          <m:t>y</m:t>
        </m:r>
      </m:oMath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with</w:delText>
        </w:r>
      </w:del>
      <w:del w:id="400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4003" w:author="PR Preview" w:date="2026-01-01T00:00:00Z">
        <w:r>
          <w:delText xml:space="preserve">.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The exponential function takes each positive value at exactly one input,</w:delText>
        </w:r>
      </w:del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delText xml:space="preserve">so there is exactly one such</w:delText>
        </w:r>
      </w:del>
      <w:del w:id="4008" w:author="PR Preview" w:date="2026-01-01T00:00:00Z">
        <w:r>
          <w:delText xml:space="preserve"> </w:delText>
        </w:r>
      </w:del>
      <m:oMath>
        <m:r>
          <m:t>y</m:t>
        </m:r>
      </m:oMath>
      <w:del w:id="4009" w:author="PR Preview" w:date="2026-01-01T00:00:00Z">
        <w:r>
          <w:delText xml:space="preserve">,</w:delText>
        </w:r>
      </w:del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and</w:delText>
        </w:r>
      </w:del>
      <w:del w:id="401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13" w:author="PR Preview" w:date="2026-01-01T00:00:00Z">
        <w:r>
          <w:delText xml:space="preserve"> </w:delText>
        </w:r>
      </w:del>
      <w:del w:id="4014" w:author="PR Preview" w:date="2026-01-01T00:00:00Z">
        <w:r>
          <w:delText xml:space="preserve">is the</w:delText>
        </w:r>
      </w:del>
      <w:del w:id="4015" w:author="PR Preview" w:date="2026-01-01T00:00:00Z">
        <w:r>
          <w:delText xml:space="preserve"> </w:delText>
        </w:r>
      </w:del>
      <w:hyperlink r:id="rId220">
        <w:del w:id="4016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4017" w:author="PR Preview" w:date="2026-01-01T00:00:00Z">
        <w:r>
          <w:delText xml:space="preserve"> </w:delText>
        </w:r>
      </w:del>
      <w:del w:id="4018" w:author="PR Preview" w:date="2026-01-01T00:00:00Z">
        <w:r>
          <w:delText xml:space="preserve">of</w:delText>
        </w:r>
      </w:del>
      <w:del w:id="401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(</w:delText>
        </w:r>
      </w:del>
      <w:hyperlink w:anchor="def-exponential-function">
        <w:del w:id="4022" w:author="PR Preview" w:date="2026-01-01T00:00:00Z">
          <w:r>
            <w:rPr>
              <w:rStyle w:val="Hyperlink"/>
            </w:rPr>
            <w:delText xml:space="preserve">Definition 47</w:delText>
          </w:r>
        </w:del>
      </w:hyperlink>
      <w:del w:id="4023" w:author="PR Preview" w:date="2026-01-01T00:00:00Z">
        <w:r>
          <w:delText xml:space="preserve">).</w:delText>
        </w:r>
      </w:del>
    </w:p>
    <w:p>
      <w:pPr>
        <w:pStyle w:val="BodyText"/>
      </w:pPr>
      <w:del w:id="4024" w:author="PR Preview" w:date="2026-01-01T00:00:00Z">
        <w:r>
          <w:rPr>
            <w:i/>
            <w:iCs/>
          </w:rPr>
          <w:delText xml:space="preserve">Remark 17</w:delText>
        </w:r>
      </w:del>
      <w:del w:id="4025" w:author="PR Preview" w:date="2026-01-01T00:00:00Z">
        <w:r>
          <w:delText xml:space="preserve"> (Other notations for the natural logarithm). </w:delText>
        </w:r>
      </w:del>
      <w:del w:id="4026" w:author="PR Preview" w:date="2026-01-01T00:00:00Z">
        <w:r>
          <w:delText xml:space="preserve">In these notes,</w:delText>
        </w:r>
      </w:del>
      <w:del w:id="402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is always the natural logarithm,</w:delText>
        </w:r>
      </w:del>
      <w:del w:id="4030" w:author="PR Preview" w:date="2026-01-01T00:00:00Z">
        <w:r>
          <w:delText xml:space="preserve"> </w:delText>
        </w:r>
      </w:del>
      <w:del w:id="4031" w:author="PR Preview" w:date="2026-01-01T00:00:00Z">
        <w:r>
          <w:delText xml:space="preserve">the logarithm with base</w:delText>
        </w:r>
      </w:del>
      <w:del w:id="4032" w:author="PR Preview" w:date="2026-01-01T00:00:00Z">
        <w:r>
          <w:delText xml:space="preserve"> </w:delText>
        </w:r>
      </w:del>
      <m:oMath>
        <m:r>
          <m:t>e</m:t>
        </m:r>
      </m:oMath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(</w:delText>
        </w:r>
      </w:del>
      <w:hyperlink w:anchor="def-euler-number">
        <w:del w:id="4035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4036" w:author="PR Preview" w:date="2026-01-01T00:00:00Z">
        <w:r>
          <w:delText xml:space="preserve">).</w:delText>
        </w:r>
      </w:del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Some sources write</w:delText>
        </w:r>
      </w:del>
      <w:del w:id="4039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040" w:author="PR Preview" w:date="2026-01-01T00:00:00Z">
        <w:r>
          <w:delText xml:space="preserve"> </w:delText>
        </w:r>
      </w:del>
      <w:del w:id="4041" w:author="PR Preview" w:date="2026-01-01T00:00:00Z">
        <w:r>
          <w:delText xml:space="preserve">for the natural logarithm</w:delText>
        </w:r>
      </w:del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and reserve</w:delText>
        </w:r>
      </w:del>
      <w:del w:id="404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047" w:author="PR Preview" w:date="2026-01-01T00:00:00Z">
        <w:r>
          <w:rPr>
            <w:b/>
            <w:bCs/>
          </w:rPr>
          <w:delText xml:space="preserve">Example 42 (Natural logarithms)</w:delText>
        </w:r>
      </w:del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050" w:author="PR Preview" w:date="2026-01-01T00:00:00Z">
        <w:r>
          <w:delText xml:space="preserve">, because</w:delText>
        </w:r>
      </w:del>
      <w:del w:id="405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052" w:author="PR Preview" w:date="2026-01-01T00:00:00Z">
        <w:r>
          <w:delText xml:space="preserve"> </w:delText>
        </w:r>
      </w:del>
      <w:del w:id="4053" w:author="PR Preview" w:date="2026-01-01T00:00:00Z">
        <w:r>
          <w:delText xml:space="preserve">(</w:delText>
        </w:r>
      </w:del>
      <w:hyperlink w:anchor="exm-exponential-function">
        <w:del w:id="4054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4055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056" w:author="PR Preview" w:date="2026-01-01T00:00:00Z">
        <w:r>
          <w:delText xml:space="preserve">, because</w:delText>
        </w:r>
      </w:del>
      <w:del w:id="405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058" w:author="PR Preview" w:date="2026-01-01T00:00:00Z">
        <w:r>
          <w:delText xml:space="preserve"> </w:delText>
        </w:r>
      </w:del>
      <w:del w:id="4059" w:author="PR Preview" w:date="2026-01-01T00:00:00Z">
        <w:r>
          <w:delText xml:space="preserve">(</w:delText>
        </w:r>
      </w:del>
      <w:hyperlink w:anchor="def-euler-number">
        <w:del w:id="4060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4061" w:author="PR Preview" w:date="2026-01-01T00:00:00Z">
        <w:r>
          <w:delText xml:space="preserve">).</w:delText>
        </w:r>
      </w:del>
    </w:p>
    <w:p>
      <w:pPr>
        <w:pStyle w:val="BodyText"/>
      </w:pPr>
      <w:ins w:id="4062" w:author="PR Preview" w:date="2026-01-01T00:00:00Z">
        <w:r>
          <w:rPr>
            <w:b/>
            <w:bCs/>
          </w:rPr>
          <w:t xml:space="preserve">Definition 67 (Euler’s number)</w:t>
        </w:r>
      </w:ins>
      <w:ins w:id="4063" w:author="PR Preview" w:date="2026-01-01T00:00:00Z">
        <w:r>
          <w:t xml:space="preserve"> </w:t>
        </w:r>
      </w:ins>
      <w:ins w:id="4064" w:author="PR Preview" w:date="2026-01-01T00:00:00Z">
        <w:r>
          <w:rPr>
            <w:b/>
            <w:bCs/>
          </w:rPr>
          <w:t xml:space="preserve">Euler’s number</w:t>
        </w:r>
      </w:ins>
      <w:ins w:id="4065" w:author="PR Preview" w:date="2026-01-01T00:00:00Z">
        <w:r>
          <w:t xml:space="preserve"> </w:t>
        </w:r>
      </w:ins>
      <w:ins w:id="406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ins w:id="4067" w:author="PR Preview" w:date="2026-01-01T00:00:00Z">
        <w:r>
          <w:rPr>
            <w:b/>
            <w:bCs/>
          </w:rPr>
          <w:t xml:space="preserve">Example 44 (Euler’s number is irrational)</w:t>
        </w:r>
      </w:ins>
      <w:ins w:id="4068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069" w:author="PR Preview" w:date="2026-01-01T00:00:00Z">
        <w:r>
          <w:t xml:space="preserve"> </w:t>
        </w:r>
      </w:ins>
      <w:ins w:id="4070" w:author="PR Preview" w:date="2026-01-01T00:00:00Z">
        <w:r>
          <w:t xml:space="preserve">is an</w:t>
        </w:r>
      </w:ins>
      <w:ins w:id="4071" w:author="PR Preview" w:date="2026-01-01T00:00:00Z">
        <w:r>
          <w:t xml:space="preserve"> </w:t>
        </w:r>
      </w:ins>
      <w:hyperlink r:id="rId217">
        <w:ins w:id="4072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073" w:author="PR Preview" w:date="2026-01-01T00:00:00Z">
        <w:r>
          <w:t xml:space="preserve">,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t xml:space="preserve">so no fraction equals it exactly.</w:t>
        </w:r>
      </w:ins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The fraction</w:t>
        </w:r>
      </w:ins>
      <w:ins w:id="40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079" w:author="PR Preview" w:date="2026-01-01T00:00:00Z">
        <w:r>
          <w:t xml:space="preserve"> </w:t>
        </w:r>
      </w:ins>
      <w:ins w:id="4080" w:author="PR Preview" w:date="2026-01-01T00:00:00Z">
        <w:r>
          <w:t xml:space="preserve">is close,</w:t>
        </w:r>
      </w:ins>
      <w:ins w:id="4081" w:author="PR Preview" w:date="2026-01-01T00:00:00Z">
        <w:r>
          <w:t xml:space="preserve"> </w:t>
        </w:r>
      </w:ins>
      <w:ins w:id="4082" w:author="PR Preview" w:date="2026-01-01T00:00:00Z">
        <w:r>
          <w:t xml:space="preserve">but</w:t>
        </w:r>
      </w:ins>
      <w:ins w:id="40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084" w:author="PR Preview" w:date="2026-01-01T00:00:00Z">
        <w:r>
          <w:t xml:space="preserve"> </w:t>
        </w:r>
      </w:ins>
      <w:ins w:id="4085" w:author="PR Preview" w:date="2026-01-01T00:00:00Z">
        <w:r>
          <w:t xml:space="preserve">(see</w:t>
        </w:r>
      </w:ins>
      <w:ins w:id="4086" w:author="PR Preview" w:date="2026-01-01T00:00:00Z">
        <w:r>
          <w:t xml:space="preserve"> </w:t>
        </w:r>
      </w:ins>
      <w:hyperlink r:id="rId218">
        <w:ins w:id="4087" w:author="PR Preview" w:date="2026-01-01T00:00:00Z">
          <w:r>
            <w:rPr>
              <w:rStyle w:val="Hyperlink"/>
            </w:rPr>
            <w:t xml:space="preserve">Wikipedia: e (mathematical constant)</w:t>
          </w:r>
        </w:ins>
      </w:hyperlink>
      <w:ins w:id="4088" w:author="PR Preview" w:date="2026-01-01T00:00:00Z">
        <w:r>
          <w:t xml:space="preserve">).</w:t>
        </w:r>
      </w:ins>
    </w:p>
    <w:bookmarkEnd w:id="219"/>
    <w:bookmarkStart w:id="221" w:name="def-natural-log"/>
    <w:p>
      <w:pPr>
        <w:pStyle w:val="BodyText"/>
      </w:pPr>
      <w:ins w:id="4089" w:author="PR Preview" w:date="2026-01-01T00:00:00Z">
        <w:r>
          <w:rPr>
            <w:b/>
            <w:bCs/>
          </w:rPr>
          <w:t xml:space="preserve">Definition 68 (Natural logarithm)</w:t>
        </w:r>
      </w:ins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For a real number</w:t>
        </w:r>
      </w:ins>
      <w:ins w:id="40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093" w:author="PR Preview" w:date="2026-01-01T00:00:00Z">
        <w:r>
          <w:t xml:space="preserve">,</w:t>
        </w:r>
      </w:ins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the</w:t>
        </w:r>
      </w:ins>
      <w:ins w:id="4096" w:author="PR Preview" w:date="2026-01-01T00:00:00Z">
        <w:r>
          <w:t xml:space="preserve"> </w:t>
        </w:r>
      </w:ins>
      <w:ins w:id="4097" w:author="PR Preview" w:date="2026-01-01T00:00:00Z">
        <w:r>
          <w:rPr>
            <w:b/>
            <w:bCs/>
          </w:rPr>
          <w:t xml:space="preserve">natural logarithm</w:t>
        </w:r>
      </w:ins>
      <w:ins w:id="4098" w:author="PR Preview" w:date="2026-01-01T00:00:00Z">
        <w:r>
          <w:t xml:space="preserve"> </w:t>
        </w:r>
      </w:ins>
      <w:ins w:id="4099" w:author="PR Preview" w:date="2026-01-01T00:00:00Z">
        <w:r>
          <w:t xml:space="preserve">of</w:t>
        </w:r>
      </w:ins>
      <w:ins w:id="4100" w:author="PR Preview" w:date="2026-01-01T00:00:00Z">
        <w:r>
          <w:t xml:space="preserve"> </w:t>
        </w:r>
      </w:ins>
      <m:oMath>
        <m:r>
          <m:t>a</m:t>
        </m:r>
      </m:oMath>
      <w:ins w:id="4101" w:author="PR Preview" w:date="2026-01-01T00:00:00Z">
        <w:r>
          <w:t xml:space="preserve">, written</w:t>
        </w:r>
      </w:ins>
      <w:ins w:id="410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4103" w:author="PR Preview" w:date="2026-01-01T00:00:00Z">
        <w:r>
          <w:t xml:space="preserve">,</w:t>
        </w:r>
      </w:ins>
      <w:ins w:id="4104" w:author="PR Preview" w:date="2026-01-01T00:00:00Z">
        <w:r>
          <w:t xml:space="preserve"> </w:t>
        </w:r>
      </w:ins>
      <w:ins w:id="4105" w:author="PR Preview" w:date="2026-01-01T00:00:00Z">
        <w:r>
          <w:t xml:space="preserve">is the real number</w:t>
        </w:r>
      </w:ins>
      <w:ins w:id="4106" w:author="PR Preview" w:date="2026-01-01T00:00:00Z">
        <w:r>
          <w:t xml:space="preserve"> </w:t>
        </w:r>
      </w:ins>
      <m:oMath>
        <m:r>
          <m:t>y</m:t>
        </m:r>
      </m:oMath>
      <w:ins w:id="4107" w:author="PR Preview" w:date="2026-01-01T00:00:00Z">
        <w:r>
          <w:t xml:space="preserve"> </w:t>
        </w:r>
      </w:ins>
      <w:ins w:id="4108" w:author="PR Preview" w:date="2026-01-01T00:00:00Z">
        <w:r>
          <w:t xml:space="preserve">with</w:t>
        </w:r>
      </w:ins>
      <w:ins w:id="410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4110" w:author="PR Preview" w:date="2026-01-01T00:00:00Z">
        <w:r>
          <w:t xml:space="preserve">.</w:t>
        </w:r>
      </w:ins>
      <w:ins w:id="4111" w:author="PR Preview" w:date="2026-01-01T00:00:00Z">
        <w:r>
          <w:t xml:space="preserve"> </w:t>
        </w:r>
      </w:ins>
      <w:ins w:id="4112" w:author="PR Preview" w:date="2026-01-01T00:00:00Z">
        <w:r>
          <w:t xml:space="preserve">The exponential function takes each positive value at exactly one input,</w:t>
        </w:r>
      </w:ins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so there is exactly one such</w:t>
        </w:r>
      </w:ins>
      <w:ins w:id="4115" w:author="PR Preview" w:date="2026-01-01T00:00:00Z">
        <w:r>
          <w:t xml:space="preserve"> </w:t>
        </w:r>
      </w:ins>
      <m:oMath>
        <m:r>
          <m:t>y</m:t>
        </m:r>
      </m:oMath>
      <w:ins w:id="4116" w:author="PR Preview" w:date="2026-01-01T00:00:00Z">
        <w:r>
          <w:t xml:space="preserve">,</w:t>
        </w:r>
      </w:ins>
      <w:ins w:id="4117" w:author="PR Preview" w:date="2026-01-01T00:00:00Z">
        <w:r>
          <w:t xml:space="preserve"> </w:t>
        </w:r>
      </w:ins>
      <w:ins w:id="4118" w:author="PR Preview" w:date="2026-01-01T00:00:00Z">
        <w:r>
          <w:t xml:space="preserve">and</w:t>
        </w:r>
      </w:ins>
      <w:ins w:id="411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20" w:author="PR Preview" w:date="2026-01-01T00:00:00Z">
        <w:r>
          <w:t xml:space="preserve"> </w:t>
        </w:r>
      </w:ins>
      <w:ins w:id="4121" w:author="PR Preview" w:date="2026-01-01T00:00:00Z">
        <w:r>
          <w:t xml:space="preserve">is the</w:t>
        </w:r>
      </w:ins>
      <w:ins w:id="4122" w:author="PR Preview" w:date="2026-01-01T00:00:00Z">
        <w:r>
          <w:t xml:space="preserve"> </w:t>
        </w:r>
      </w:ins>
      <w:hyperlink r:id="rId220">
        <w:ins w:id="4123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4124" w:author="PR Preview" w:date="2026-01-01T00:00:00Z">
        <w:r>
          <w:t xml:space="preserve"> </w:t>
        </w:r>
      </w:ins>
      <w:ins w:id="4125" w:author="PR Preview" w:date="2026-01-01T00:00:00Z">
        <w:r>
          <w:t xml:space="preserve">of</w:t>
        </w:r>
      </w:ins>
      <w:ins w:id="412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4127" w:author="PR Preview" w:date="2026-01-01T00:00:00Z">
        <w:r>
          <w:t xml:space="preserve"> </w:t>
        </w:r>
      </w:ins>
      <w:ins w:id="4128" w:author="PR Preview" w:date="2026-01-01T00:00:00Z">
        <w:r>
          <w:t xml:space="preserve">(</w:t>
        </w:r>
      </w:ins>
      <w:hyperlink w:anchor="def-exponential-function">
        <w:ins w:id="4129" w:author="PR Preview" w:date="2026-01-01T00:00:00Z">
          <w:r>
            <w:rPr>
              <w:rStyle w:val="Hyperlink"/>
            </w:rPr>
            <w:t xml:space="preserve">Definition 66</w:t>
          </w:r>
        </w:ins>
      </w:hyperlink>
      <w:ins w:id="4130" w:author="PR Preview" w:date="2026-01-01T00:00:00Z">
        <w:r>
          <w:t xml:space="preserve">).</w:t>
        </w:r>
      </w:ins>
    </w:p>
    <w:bookmarkEnd w:id="221"/>
    <w:bookmarkStart w:id="222" w:name="rem-log-notation"/>
    <w:p>
      <w:pPr>
        <w:pStyle w:val="BodyText"/>
      </w:pPr>
      <w:ins w:id="4131" w:author="PR Preview" w:date="2026-01-01T00:00:00Z">
        <w:r>
          <w:rPr>
            <w:i/>
            <w:iCs/>
          </w:rPr>
          <w:t xml:space="preserve">Remark 17</w:t>
        </w:r>
      </w:ins>
      <w:ins w:id="4132" w:author="PR Preview" w:date="2026-01-01T00:00:00Z">
        <w:r>
          <w:t xml:space="preserve"> (Other notations for the natural logarithm). </w:t>
        </w:r>
      </w:ins>
      <w:ins w:id="4133" w:author="PR Preview" w:date="2026-01-01T00:00:00Z">
        <w:r>
          <w:t xml:space="preserve">In these notes,</w:t>
        </w:r>
      </w:ins>
      <w:ins w:id="413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4135" w:author="PR Preview" w:date="2026-01-01T00:00:00Z">
        <w:r>
          <w:t xml:space="preserve"> </w:t>
        </w:r>
      </w:ins>
      <w:ins w:id="4136" w:author="PR Preview" w:date="2026-01-01T00:00:00Z">
        <w:r>
          <w:t xml:space="preserve">is always the natural logarithm,</w:t>
        </w:r>
      </w:ins>
      <w:ins w:id="4137" w:author="PR Preview" w:date="2026-01-01T00:00:00Z">
        <w:r>
          <w:t xml:space="preserve"> </w:t>
        </w:r>
      </w:ins>
      <w:ins w:id="4138" w:author="PR Preview" w:date="2026-01-01T00:00:00Z">
        <w:r>
          <w:t xml:space="preserve">the logarithm with base</w:t>
        </w:r>
      </w:ins>
      <w:ins w:id="4139" w:author="PR Preview" w:date="2026-01-01T00:00:00Z">
        <w:r>
          <w:t xml:space="preserve"> </w:t>
        </w:r>
      </w:ins>
      <m:oMath>
        <m:r>
          <m:t>e</m:t>
        </m:r>
      </m:oMath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(</w:t>
        </w:r>
      </w:ins>
      <w:hyperlink w:anchor="def-euler-number">
        <w:ins w:id="4142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4143" w:author="PR Preview" w:date="2026-01-01T00:00:00Z">
        <w:r>
          <w:t xml:space="preserve">).</w:t>
        </w:r>
      </w:ins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Some sources write</w:t>
        </w:r>
      </w:ins>
      <w:ins w:id="414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for the natural logarithm</w:t>
        </w:r>
      </w:ins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and reserve</w:t>
        </w:r>
      </w:ins>
      <w:ins w:id="415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for the logarithm with base 10.</w:t>
        </w:r>
      </w:ins>
    </w:p>
    <w:bookmarkEnd w:id="222"/>
    <w:bookmarkStart w:id="223" w:name="exm-natural-log"/>
    <w:p>
      <w:pPr>
        <w:pStyle w:val="BodyText"/>
      </w:pPr>
      <w:ins w:id="4154" w:author="PR Preview" w:date="2026-01-01T00:00:00Z">
        <w:r>
          <w:rPr>
            <w:b/>
            <w:bCs/>
          </w:rPr>
          <w:t xml:space="preserve">Example 45 (Natural logarithms)</w:t>
        </w:r>
      </w:ins>
      <w:ins w:id="4155" w:author="PR Preview" w:date="2026-01-01T00:00:00Z">
        <w:r>
          <w:t xml:space="preserve"> </w:t>
        </w:r>
      </w:ins>
      <w:ins w:id="415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157" w:author="PR Preview" w:date="2026-01-01T00:00:00Z">
        <w:r>
          <w:t xml:space="preserve">, because</w:t>
        </w:r>
      </w:ins>
      <w:ins w:id="415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159" w:author="PR Preview" w:date="2026-01-01T00:00:00Z">
        <w:r>
          <w:t xml:space="preserve"> </w:t>
        </w:r>
      </w:ins>
      <w:ins w:id="4160" w:author="PR Preview" w:date="2026-01-01T00:00:00Z">
        <w:r>
          <w:t xml:space="preserve">(</w:t>
        </w:r>
      </w:ins>
      <w:hyperlink w:anchor="exm-exponential-function">
        <w:ins w:id="4161" w:author="PR Preview" w:date="2026-01-01T00:00:00Z">
          <w:r>
            <w:rPr>
              <w:rStyle w:val="Hyperlink"/>
            </w:rPr>
            <w:t xml:space="preserve">Example 43</w:t>
          </w:r>
        </w:ins>
      </w:hyperlink>
      <w:ins w:id="416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163" w:author="PR Preview" w:date="2026-01-01T00:00:00Z">
        <w:r>
          <w:t xml:space="preserve">, because</w:t>
        </w:r>
      </w:ins>
      <w:ins w:id="416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4165" w:author="PR Preview" w:date="2026-01-01T00:00:00Z">
        <w:r>
          <w:t xml:space="preserve"> </w:t>
        </w:r>
      </w:ins>
      <w:ins w:id="4166" w:author="PR Preview" w:date="2026-01-01T00:00:00Z">
        <w:r>
          <w:t xml:space="preserve">(</w:t>
        </w:r>
      </w:ins>
      <w:hyperlink w:anchor="def-euler-number">
        <w:ins w:id="4167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416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del w:id="4169" w:author="PR Preview" w:date="2026-01-01T00:00:00Z">
        <w:r>
          <w:rPr>
            <w:b/>
            <w:bCs/>
          </w:rPr>
          <w:delText xml:space="preserve">Definition 50 (Power with a real exponent)</w:delText>
        </w:r>
      </w:del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For a real number</w:delText>
        </w:r>
      </w:del>
      <w:del w:id="417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173" w:author="PR Preview" w:date="2026-01-01T00:00:00Z">
        <w:r>
          <w:delText xml:space="preserve"> </w:delText>
        </w:r>
      </w:del>
      <w:del w:id="4174" w:author="PR Preview" w:date="2026-01-01T00:00:00Z">
        <w:r>
          <w:delText xml:space="preserve">and a real number</w:delText>
        </w:r>
      </w:del>
      <w:del w:id="4175" w:author="PR Preview" w:date="2026-01-01T00:00:00Z">
        <w:r>
          <w:delText xml:space="preserve"> </w:delText>
        </w:r>
      </w:del>
      <m:oMath>
        <m:r>
          <m:t>b</m:t>
        </m:r>
      </m:oMath>
      <w:del w:id="417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77" w:author="PR Preview" w:date="2026-01-01T00:00:00Z">
        <w:r>
          <w:delText xml:space="preserve">When</w:delText>
        </w:r>
      </w:del>
      <w:del w:id="4178" w:author="PR Preview" w:date="2026-01-01T00:00:00Z">
        <w:r>
          <w:delText xml:space="preserve"> </w:delText>
        </w:r>
      </w:del>
      <m:oMath>
        <m:r>
          <m:t>b</m:t>
        </m:r>
      </m:oMath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is an integer, this agrees with</w:delText>
        </w:r>
      </w:del>
      <w:del w:id="4181" w:author="PR Preview" w:date="2026-01-01T00:00:00Z">
        <w:r>
          <w:delText xml:space="preserve"> </w:delText>
        </w:r>
      </w:del>
      <w:hyperlink w:anchor="def-power">
        <w:del w:id="418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183" w:author="PR Preview" w:date="2026-01-01T00:00:00Z">
        <w:r>
          <w:delText xml:space="preserve"> </w:delText>
        </w:r>
      </w:del>
      <w:del w:id="4184" w:author="PR Preview" w:date="2026-01-01T00:00:00Z">
        <w:r>
          <w:delText xml:space="preserve">and</w:delText>
        </w:r>
      </w:del>
      <w:del w:id="4185" w:author="PR Preview" w:date="2026-01-01T00:00:00Z">
        <w:r>
          <w:delText xml:space="preserve"> </w:delText>
        </w:r>
      </w:del>
      <w:hyperlink w:anchor="def-power-integer">
        <w:del w:id="418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187" w:author="PR Preview" w:date="2026-01-01T00:00:00Z">
        <w:r>
          <w:delText xml:space="preserve">.</w:delText>
        </w:r>
      </w:del>
    </w:p>
    <w:p>
      <w:pPr>
        <w:pStyle w:val="BodyText"/>
      </w:pPr>
      <w:del w:id="4188" w:author="PR Preview" w:date="2026-01-01T00:00:00Z">
        <w:r>
          <w:rPr>
            <w:b/>
            <w:bCs/>
          </w:rPr>
          <w:delText xml:space="preserve">Example 43 (Real powers, and</w:delText>
        </w:r>
      </w:del>
      <w:del w:id="418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4190" w:author="PR Preview" w:date="2026-01-01T00:00:00Z">
        <w:r>
          <w:rPr>
            <w:b/>
            <w:bCs/>
          </w:rPr>
          <w:delText xml:space="preserve">)</w:delText>
        </w:r>
      </w:del>
      <w:del w:id="4191" w:author="PR Preview" w:date="2026-01-01T00:00:00Z">
        <w:r>
          <w:delText xml:space="preserve"> </w:delText>
        </w:r>
      </w:del>
      <w:del w:id="4192" w:author="PR Preview" w:date="2026-01-01T00:00:00Z">
        <w:r>
          <w:delText xml:space="preserve"> </w:delText>
        </w:r>
      </w:del>
    </w:p>
    <w:p>
      <w:pPr>
        <w:pStyle w:val="FirstParagraph"/>
      </w:pPr>
      <w:ins w:id="4193" w:author="PR Preview" w:date="2026-01-01T00:00:00Z">
        <w:r>
          <w:rPr>
            <w:b/>
            <w:bCs/>
          </w:rPr>
          <w:t xml:space="preserve">Definition 69 (Power with a real exponent)</w:t>
        </w:r>
      </w:ins>
      <w:ins w:id="4194" w:author="PR Preview" w:date="2026-01-01T00:00:00Z">
        <w:r>
          <w:t xml:space="preserve"> </w:t>
        </w:r>
      </w:ins>
      <w:ins w:id="4195" w:author="PR Preview" w:date="2026-01-01T00:00:00Z">
        <w:r>
          <w:t xml:space="preserve">For a real number</w:t>
        </w:r>
      </w:ins>
      <w:ins w:id="41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197" w:author="PR Preview" w:date="2026-01-01T00:00:00Z">
        <w:r>
          <w:t xml:space="preserve"> </w:t>
        </w:r>
      </w:ins>
      <w:ins w:id="4198" w:author="PR Preview" w:date="2026-01-01T00:00:00Z">
        <w:r>
          <w:t xml:space="preserve">and a real number</w:t>
        </w:r>
      </w:ins>
      <w:ins w:id="4199" w:author="PR Preview" w:date="2026-01-01T00:00:00Z">
        <w:r>
          <w:t xml:space="preserve"> </w:t>
        </w:r>
      </w:ins>
      <m:oMath>
        <m:r>
          <m:t>b</m:t>
        </m:r>
      </m:oMath>
      <w:ins w:id="420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201" w:author="PR Preview" w:date="2026-01-01T00:00:00Z">
        <w:r>
          <w:t xml:space="preserve">When</w:t>
        </w:r>
      </w:ins>
      <w:ins w:id="4202" w:author="PR Preview" w:date="2026-01-01T00:00:00Z">
        <w:r>
          <w:t xml:space="preserve"> </w:t>
        </w:r>
      </w:ins>
      <m:oMath>
        <m:r>
          <m:t>b</m:t>
        </m:r>
      </m:oMath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is an integer, this agrees with</w:t>
        </w:r>
      </w:ins>
      <w:ins w:id="4205" w:author="PR Preview" w:date="2026-01-01T00:00:00Z">
        <w:r>
          <w:t xml:space="preserve"> </w:t>
        </w:r>
      </w:ins>
      <w:hyperlink w:anchor="def-power">
        <w:ins w:id="420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and</w:t>
        </w:r>
      </w:ins>
      <w:ins w:id="4209" w:author="PR Preview" w:date="2026-01-01T00:00:00Z">
        <w:r>
          <w:t xml:space="preserve"> </w:t>
        </w:r>
      </w:ins>
      <w:hyperlink w:anchor="def-power-integer">
        <w:ins w:id="421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211" w:author="PR Preview" w:date="2026-01-01T00:00:00Z">
        <w:r>
          <w:t xml:space="preserve">.</w:t>
        </w:r>
      </w:ins>
    </w:p>
    <w:bookmarkEnd w:id="224"/>
    <w:bookmarkStart w:id="225" w:name="exm-real-power"/>
    <w:p>
      <w:pPr>
        <w:pStyle w:val="BodyText"/>
      </w:pPr>
      <w:ins w:id="4212" w:author="PR Preview" w:date="2026-01-01T00:00:00Z">
        <w:r>
          <w:rPr>
            <w:b/>
            <w:bCs/>
          </w:rPr>
          <w:t xml:space="preserve">Example 46 (Real powers, and</w:t>
        </w:r>
      </w:ins>
      <w:ins w:id="421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4214" w:author="PR Preview" w:date="2026-01-01T00:00:00Z">
        <w:r>
          <w:rPr>
            <w:b/>
            <w:bCs/>
          </w:rPr>
          <w:t xml:space="preserve">)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 </w:t>
        </w:r>
      </w:ins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del w:id="4217" w:author="PR Preview" w:date="2026-01-01T00:00:00Z">
        <w:r>
          <w:delText xml:space="preserve">from</w:delText>
        </w:r>
      </w:del>
      <w:del w:id="4218" w:author="PR Preview" w:date="2026-01-01T00:00:00Z">
        <w:r>
          <w:delText xml:space="preserve"> </w:delText>
        </w:r>
      </w:del>
      <w:hyperlink w:anchor="def-power">
        <w:del w:id="421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220" w:author="PR Preview" w:date="2026-01-01T00:00:00Z">
        <w:r>
          <w:delText xml:space="preserve">.</w:delText>
        </w:r>
      </w:del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del w:id="4221" w:author="PR Preview" w:date="2026-01-01T00:00:00Z">
        <w:r>
          <w:delText xml:space="preserve">,</w:delText>
        </w:r>
      </w:del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which is</w:delText>
        </w:r>
      </w:del>
      <w:del w:id="4224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4225" w:author="PR Preview" w:date="2026-01-01T00:00:00Z">
        <w:r>
          <w:delText xml:space="preserve"> </w:delText>
        </w:r>
      </w:del>
      <w:del w:id="4226" w:author="PR Preview" w:date="2026-01-01T00:00:00Z">
        <w:r>
          <w:delText xml:space="preserve">(</w:delText>
        </w:r>
      </w:del>
      <w:hyperlink w:anchor="def-square-root">
        <w:del w:id="422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228" w:author="PR Preview" w:date="2026-01-01T00:00:00Z">
        <w:r>
          <w:delText xml:space="preserve">).</w:delText>
        </w:r>
      </w:del>
    </w:p>
    <w:p>
      <w:pPr>
        <w:numPr>
          <w:ilvl w:val="0"/>
          <w:numId w:val="1045"/>
        </w:numPr>
      </w:pPr>
      <w:del w:id="4229" w:author="PR Preview" w:date="2026-01-01T00:00:00Z">
        <w:r>
          <w:delText xml:space="preserve">For every real</w:delText>
        </w:r>
      </w:del>
      <w:del w:id="4230" w:author="PR Preview" w:date="2026-01-01T00:00:00Z">
        <w:r>
          <w:delText xml:space="preserve"> </w:delText>
        </w:r>
      </w:del>
      <m:oMath>
        <m:r>
          <m:t>x</m:t>
        </m:r>
      </m:oMath>
      <w:del w:id="4231" w:author="PR Preview" w:date="2026-01-01T00:00:00Z">
        <w:r>
          <w:delText xml:space="preserve">, with base</w:delText>
        </w:r>
      </w:del>
      <w:del w:id="4232" w:author="PR Preview" w:date="2026-01-01T00:00:00Z">
        <w:r>
          <w:delText xml:space="preserve"> </w:delText>
        </w:r>
      </w:del>
      <m:oMath>
        <m:r>
          <m:t>e</m:t>
        </m:r>
      </m:oMath>
      <w:del w:id="4233" w:author="PR Preview" w:date="2026-01-01T00:00:00Z">
        <w:r>
          <w:delText xml:space="preserve"> </w:delText>
        </w:r>
      </w:del>
      <w:del w:id="4234" w:author="PR Preview" w:date="2026-01-01T00:00:00Z">
        <w:r>
          <w:delText xml:space="preserve">(</w:delText>
        </w:r>
      </w:del>
      <w:hyperlink w:anchor="def-euler-number">
        <w:del w:id="4235" w:author="PR Preview" w:date="2026-01-01T00:00:00Z">
          <w:r>
            <w:rPr>
              <w:rStyle w:val="Hyperlink"/>
            </w:rPr>
            <w:delText xml:space="preserve">Definition 48</w:delText>
          </w:r>
        </w:del>
      </w:hyperlink>
      <w:del w:id="4236" w:author="PR Preview" w:date="2026-01-01T00:00:00Z">
        <w:r>
          <w:delText xml:space="preserve">):</w:delText>
        </w:r>
      </w:del>
    </w:p>
    <w:p>
      <w:pPr>
        <w:numPr>
          <w:ilvl w:val="0"/>
          <w:numId w:val="1000"/>
        </w:numPr>
      </w:pPr>
      <w:ins w:id="4237" w:author="PR Preview" w:date="2026-01-01T00:00:00Z">
        <w:r>
          <w:t xml:space="preserve">from</w:t>
        </w:r>
      </w:ins>
      <w:ins w:id="4238" w:author="PR Preview" w:date="2026-01-01T00:00:00Z">
        <w:r>
          <w:t xml:space="preserve"> </w:t>
        </w:r>
      </w:ins>
      <w:hyperlink w:anchor="def-power">
        <w:ins w:id="423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240" w:author="PR Preview" w:date="2026-01-01T00:00:00Z">
        <w:r>
          <w:t xml:space="preserve">.</w:t>
        </w:r>
      </w:ins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ins w:id="4241" w:author="PR Preview" w:date="2026-01-01T00:00:00Z">
        <w:r>
          <w:t xml:space="preserve">,</w:t>
        </w:r>
      </w:ins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which is</w:t>
        </w:r>
      </w:ins>
      <w:ins w:id="424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(</w:t>
        </w:r>
      </w:ins>
      <w:hyperlink w:anchor="def-square-root">
        <w:ins w:id="424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248" w:author="PR Preview" w:date="2026-01-01T00:00:00Z">
        <w:r>
          <w:t xml:space="preserve">).</w:t>
        </w:r>
      </w:ins>
    </w:p>
    <w:p>
      <w:pPr>
        <w:numPr>
          <w:ilvl w:val="0"/>
          <w:numId w:val="1043"/>
        </w:numPr>
      </w:pPr>
      <w:ins w:id="4249" w:author="PR Preview" w:date="2026-01-01T00:00:00Z">
        <w:r>
          <w:t xml:space="preserve">For every real</w:t>
        </w:r>
      </w:ins>
      <w:ins w:id="4250" w:author="PR Preview" w:date="2026-01-01T00:00:00Z">
        <w:r>
          <w:t xml:space="preserve"> </w:t>
        </w:r>
      </w:ins>
      <m:oMath>
        <m:r>
          <m:t>x</m:t>
        </m:r>
      </m:oMath>
      <w:ins w:id="4251" w:author="PR Preview" w:date="2026-01-01T00:00:00Z">
        <w:r>
          <w:t xml:space="preserve">, with base</w:t>
        </w:r>
      </w:ins>
      <w:ins w:id="4252" w:author="PR Preview" w:date="2026-01-01T00:00:00Z">
        <w:r>
          <w:t xml:space="preserve"> </w:t>
        </w:r>
      </w:ins>
      <m:oMath>
        <m:r>
          <m:t>e</m:t>
        </m:r>
      </m:oMath>
      <w:ins w:id="4253" w:author="PR Preview" w:date="2026-01-01T00:00:00Z">
        <w:r>
          <w:t xml:space="preserve"> </w:t>
        </w:r>
      </w:ins>
      <w:ins w:id="4254" w:author="PR Preview" w:date="2026-01-01T00:00:00Z">
        <w:r>
          <w:t xml:space="preserve">(</w:t>
        </w:r>
      </w:ins>
      <w:hyperlink w:anchor="def-euler-number">
        <w:ins w:id="4255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425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del w:id="4257" w:author="PR Preview" w:date="2026-01-01T00:00:00Z">
        <w:r>
          <w:rPr>
            <w:b/>
            <w:bCs/>
          </w:rPr>
          <w:delText xml:space="preserve">Definition 51 (Real powers of zero and of negative numbers)</w:delText>
        </w:r>
      </w:del>
      <w:del w:id="4258" w:author="PR Preview" w:date="2026-01-01T00:00:00Z">
        <w:r>
          <w:delText xml:space="preserve"> </w:delText>
        </w:r>
      </w:del>
      <w:hyperlink w:anchor="def-power">
        <w:del w:id="425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260" w:author="PR Preview" w:date="2026-01-01T00:00:00Z">
        <w:r>
          <w:delText xml:space="preserve">,</w:delText>
        </w:r>
      </w:del>
      <w:del w:id="4261" w:author="PR Preview" w:date="2026-01-01T00:00:00Z">
        <w:r>
          <w:delText xml:space="preserve"> </w:delText>
        </w:r>
      </w:del>
      <w:hyperlink w:anchor="def-power-integer">
        <w:del w:id="426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263" w:author="PR Preview" w:date="2026-01-01T00:00:00Z">
        <w:r>
          <w:delText xml:space="preserve"> </w:delText>
        </w:r>
      </w:del>
      <w:del w:id="4264" w:author="PR Preview" w:date="2026-01-01T00:00:00Z">
        <w:r>
          <w:delText xml:space="preserve">and</w:delText>
        </w:r>
      </w:del>
      <w:del w:id="4265" w:author="PR Preview" w:date="2026-01-01T00:00:00Z">
        <w:r>
          <w:delText xml:space="preserve"> </w:delText>
        </w:r>
      </w:del>
      <w:hyperlink w:anchor="def-real-power">
        <w:del w:id="4266" w:author="PR Preview" w:date="2026-01-01T00:00:00Z">
          <w:r>
            <w:rPr>
              <w:rStyle w:val="Hyperlink"/>
            </w:rPr>
            <w:delText xml:space="preserve">Definition 50</w:delText>
          </w:r>
        </w:del>
      </w:hyperlink>
      <w:del w:id="4267" w:author="PR Preview" w:date="2026-01-01T00:00:00Z">
        <w:r>
          <w:delText xml:space="preserve"> </w:delText>
        </w:r>
      </w:del>
      <w:del w:id="4268" w:author="PR Preview" w:date="2026-01-01T00:00:00Z">
        <w:r>
          <w:delText xml:space="preserve">leave some powers</w:delText>
        </w:r>
      </w:del>
      <w:del w:id="4269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270" w:author="PR Preview" w:date="2026-01-01T00:00:00Z">
        <w:r>
          <w:delText xml:space="preserve"> </w:delText>
        </w:r>
      </w:del>
      <w:del w:id="4271" w:author="PR Preview" w:date="2026-01-01T00:00:00Z">
        <w:r>
          <w:delText xml:space="preserve">with</w:delText>
        </w:r>
      </w:del>
      <w:del w:id="427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4273" w:author="PR Preview" w:date="2026-01-01T00:00:00Z">
        <w:r>
          <w:delText xml:space="preserve"> </w:delText>
        </w:r>
      </w:del>
      <w:del w:id="4274" w:author="PR Preview" w:date="2026-01-01T00:00:00Z">
        <w:r>
          <w:delText xml:space="preserve">unassigned.</w:delText>
        </w:r>
      </w:del>
      <w:del w:id="4275" w:author="PR Preview" w:date="2026-01-01T00:00:00Z">
        <w:r>
          <w:delText xml:space="preserve"> </w:delText>
        </w:r>
      </w:del>
      <w:del w:id="4276" w:author="PR Preview" w:date="2026-01-01T00:00:00Z">
        <w:r>
          <w:delText xml:space="preserve">We complete them as follows.</w:delText>
        </w:r>
      </w:del>
    </w:p>
    <w:p>
      <w:pPr>
        <w:pStyle w:val="Compact"/>
        <w:numPr>
          <w:ilvl w:val="0"/>
          <w:numId w:val="1046"/>
        </w:numPr>
      </w:pPr>
      <w:del w:id="4277" w:author="PR Preview" w:date="2026-01-01T00:00:00Z">
        <w:r>
          <w:delText xml:space="preserve">For a real number</w:delText>
        </w:r>
      </w:del>
      <w:del w:id="427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4279" w:author="PR Preview" w:date="2026-01-01T00:00:00Z">
        <w:r>
          <w:delText xml:space="preserve">,</w:delText>
        </w:r>
      </w:del>
      <w:del w:id="4280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4281" w:author="PR Preview" w:date="2026-01-01T00:00:00Z">
        <w:r>
          <w:delText xml:space="preserve">.</w:delText>
        </w:r>
      </w:del>
      <w:del w:id="4282" w:author="PR Preview" w:date="2026-01-01T00:00:00Z">
        <w:r>
          <w:delText xml:space="preserve"> </w:delText>
        </w:r>
      </w:del>
      <w:del w:id="4283" w:author="PR Preview" w:date="2026-01-01T00:00:00Z">
        <w:r>
          <w:delText xml:space="preserve">For a natural number</w:delText>
        </w:r>
      </w:del>
      <w:del w:id="4284" w:author="PR Preview" w:date="2026-01-01T00:00:00Z">
        <w:r>
          <w:delText xml:space="preserve"> </w:delText>
        </w:r>
      </w:del>
      <m:oMath>
        <m:r>
          <m:t>c</m:t>
        </m:r>
      </m:oMath>
      <w:del w:id="4285" w:author="PR Preview" w:date="2026-01-01T00:00:00Z">
        <w:r>
          <w:delText xml:space="preserve">, this agrees with</w:delText>
        </w:r>
      </w:del>
      <w:del w:id="4286" w:author="PR Preview" w:date="2026-01-01T00:00:00Z">
        <w:r>
          <w:delText xml:space="preserve"> </w:delText>
        </w:r>
      </w:del>
      <w:hyperlink w:anchor="def-power">
        <w:del w:id="428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28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46"/>
        </w:numPr>
      </w:pPr>
      <w:del w:id="4289" w:author="PR Preview" w:date="2026-01-01T00:00:00Z">
        <w:r>
          <w:delText xml:space="preserve">For</w:delText>
        </w:r>
      </w:del>
      <w:del w:id="429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291" w:author="PR Preview" w:date="2026-01-01T00:00:00Z">
        <w:r>
          <w:delText xml:space="preserve">,</w:delText>
        </w:r>
      </w:del>
      <w:del w:id="4292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293" w:author="PR Preview" w:date="2026-01-01T00:00:00Z">
        <w:r>
          <w:delText xml:space="preserve"> </w:delText>
        </w:r>
      </w:del>
      <w:del w:id="4294" w:author="PR Preview" w:date="2026-01-01T00:00:00Z">
        <w:r>
          <w:delText xml:space="preserve">is defined only when</w:delText>
        </w:r>
      </w:del>
      <w:del w:id="4295" w:author="PR Preview" w:date="2026-01-01T00:00:00Z">
        <w:r>
          <w:delText xml:space="preserve"> </w:delText>
        </w:r>
      </w:del>
      <m:oMath>
        <m:r>
          <m:t>c</m:t>
        </m:r>
      </m:oMath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delText xml:space="preserve">is an</w:delText>
        </w:r>
      </w:del>
      <w:del w:id="4298" w:author="PR Preview" w:date="2026-01-01T00:00:00Z">
        <w:r>
          <w:delText xml:space="preserve"> </w:delText>
        </w:r>
      </w:del>
      <w:hyperlink r:id="rId33">
        <w:del w:id="4299" w:author="PR Preview" w:date="2026-01-01T00:00:00Z">
          <w:r>
            <w:rPr>
              <w:rStyle w:val="Hyperlink"/>
            </w:rPr>
            <w:delText xml:space="preserve">integer</w:delText>
          </w:r>
        </w:del>
      </w:hyperlink>
      <w:del w:id="4300" w:author="PR Preview" w:date="2026-01-01T00:00:00Z">
        <w:r>
          <w:delText xml:space="preserve">,</w:delText>
        </w:r>
      </w:del>
      <w:del w:id="4301" w:author="PR Preview" w:date="2026-01-01T00:00:00Z">
        <w:r>
          <w:delText xml:space="preserve"> </w:delText>
        </w:r>
      </w:del>
      <w:del w:id="4302" w:author="PR Preview" w:date="2026-01-01T00:00:00Z">
        <w:r>
          <w:delText xml:space="preserve">by</w:delText>
        </w:r>
      </w:del>
      <w:del w:id="4303" w:author="PR Preview" w:date="2026-01-01T00:00:00Z">
        <w:r>
          <w:delText xml:space="preserve"> </w:delText>
        </w:r>
      </w:del>
      <w:hyperlink w:anchor="def-power">
        <w:del w:id="430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and</w:delText>
        </w:r>
      </w:del>
      <w:del w:id="4307" w:author="PR Preview" w:date="2026-01-01T00:00:00Z">
        <w:r>
          <w:delText xml:space="preserve"> </w:delText>
        </w:r>
      </w:del>
      <w:hyperlink w:anchor="def-power-integer">
        <w:del w:id="430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309" w:author="PR Preview" w:date="2026-01-01T00:00:00Z">
        <w:r>
          <w:delText xml:space="preserve">;</w:delText>
        </w:r>
      </w:del>
      <w:del w:id="4310" w:author="PR Preview" w:date="2026-01-01T00:00:00Z">
        <w:r>
          <w:delText xml:space="preserve"> </w:delText>
        </w:r>
      </w:del>
      <w:del w:id="4311" w:author="PR Preview" w:date="2026-01-01T00:00:00Z">
        <w:r>
          <w:delText xml:space="preserve">for</w:delText>
        </w:r>
      </w:del>
      <w:del w:id="431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313" w:author="PR Preview" w:date="2026-01-01T00:00:00Z">
        <w:r>
          <w:delText xml:space="preserve"> </w:delText>
        </w:r>
      </w:del>
      <w:del w:id="4314" w:author="PR Preview" w:date="2026-01-01T00:00:00Z">
        <w:r>
          <w:delText xml:space="preserve">and a non-integer</w:delText>
        </w:r>
      </w:del>
      <w:del w:id="4315" w:author="PR Preview" w:date="2026-01-01T00:00:00Z">
        <w:r>
          <w:delText xml:space="preserve"> </w:delText>
        </w:r>
      </w:del>
      <m:oMath>
        <m:r>
          <m:t>c</m:t>
        </m:r>
      </m:oMath>
      <w:del w:id="4316" w:author="PR Preview" w:date="2026-01-01T00:00:00Z">
        <w:r>
          <w:delText xml:space="preserve">,</w:delText>
        </w:r>
      </w:del>
      <w:del w:id="4317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318" w:author="PR Preview" w:date="2026-01-01T00:00:00Z">
        <w:r>
          <w:delText xml:space="preserve"> </w:delText>
        </w:r>
      </w:del>
      <w:del w:id="4319" w:author="PR Preview" w:date="2026-01-01T00:00:00Z">
        <w:r>
          <w:delText xml:space="preserve">is undefined.</w:delText>
        </w:r>
      </w:del>
    </w:p>
    <w:p>
      <w:pPr>
        <w:pStyle w:val="FirstParagraph"/>
      </w:pPr>
      <w:del w:id="4320" w:author="PR Preview" w:date="2026-01-01T00:00:00Z">
        <w:r>
          <w:rPr>
            <w:b/>
            <w:bCs/>
          </w:rPr>
          <w:delText xml:space="preserve">Example 44 (Powers of zero and of negative numbers)</w:delText>
        </w:r>
      </w:del>
      <w:del w:id="4321" w:author="PR Preview" w:date="2026-01-01T00:00:00Z">
        <w:r>
          <w:delText xml:space="preserve"> </w:delText>
        </w:r>
      </w:del>
      <w:del w:id="432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4323" w:author="PR Preview" w:date="2026-01-01T00:00:00Z">
        <w:r>
          <w:delText xml:space="preserve">, which agrees with</w:delText>
        </w:r>
      </w:del>
      <w:del w:id="4324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del w:id="4325" w:author="PR Preview" w:date="2026-01-01T00:00:00Z">
        <w:r>
          <w:delText xml:space="preserve"> </w:delText>
        </w:r>
      </w:del>
      <w:del w:id="4326" w:author="PR Preview" w:date="2026-01-01T00:00:00Z">
        <w:r>
          <w:delText xml:space="preserve">(</w:delText>
        </w:r>
      </w:del>
      <w:hyperlink w:anchor="def-square-root">
        <w:del w:id="432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328" w:author="PR Preview" w:date="2026-01-01T00:00:00Z">
        <w:r>
          <w:delText xml:space="preserve">).</w:delText>
        </w:r>
      </w:del>
    </w:p>
    <w:p>
      <w:pPr>
        <w:pStyle w:val="FirstParagraph"/>
      </w:pPr>
      <w:ins w:id="4329" w:author="PR Preview" w:date="2026-01-01T00:00:00Z">
        <w:r>
          <w:rPr>
            <w:b/>
            <w:bCs/>
          </w:rPr>
          <w:t xml:space="preserve">Definition 70 (Real powers of zero and of negative numbers)</w:t>
        </w:r>
      </w:ins>
      <w:ins w:id="4330" w:author="PR Preview" w:date="2026-01-01T00:00:00Z">
        <w:r>
          <w:t xml:space="preserve"> </w:t>
        </w:r>
      </w:ins>
      <w:hyperlink w:anchor="def-power">
        <w:ins w:id="433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332" w:author="PR Preview" w:date="2026-01-01T00:00:00Z">
        <w:r>
          <w:t xml:space="preserve">,</w:t>
        </w:r>
      </w:ins>
      <w:ins w:id="4333" w:author="PR Preview" w:date="2026-01-01T00:00:00Z">
        <w:r>
          <w:t xml:space="preserve"> </w:t>
        </w:r>
      </w:ins>
      <w:hyperlink w:anchor="def-power-integer">
        <w:ins w:id="433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and</w:t>
        </w:r>
      </w:ins>
      <w:ins w:id="4337" w:author="PR Preview" w:date="2026-01-01T00:00:00Z">
        <w:r>
          <w:t xml:space="preserve"> </w:t>
        </w:r>
      </w:ins>
      <w:hyperlink w:anchor="def-real-power">
        <w:ins w:id="4338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leave some powers</w:t>
        </w:r>
      </w:ins>
      <w:ins w:id="434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with</w:t>
        </w:r>
      </w:ins>
      <w:ins w:id="434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unassigned.</w:t>
        </w:r>
      </w:ins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4"/>
        </w:numPr>
      </w:pPr>
      <w:ins w:id="4349" w:author="PR Preview" w:date="2026-01-01T00:00:00Z">
        <w:r>
          <w:t xml:space="preserve">For a real number</w:t>
        </w:r>
      </w:ins>
      <w:ins w:id="435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4351" w:author="PR Preview" w:date="2026-01-01T00:00:00Z">
        <w:r>
          <w:t xml:space="preserve">,</w:t>
        </w:r>
      </w:ins>
      <w:ins w:id="435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4353" w:author="PR Preview" w:date="2026-01-01T00:00:00Z">
        <w:r>
          <w:t xml:space="preserve">.</w:t>
        </w:r>
      </w:ins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For a natural number</w:t>
        </w:r>
      </w:ins>
      <w:ins w:id="4356" w:author="PR Preview" w:date="2026-01-01T00:00:00Z">
        <w:r>
          <w:t xml:space="preserve"> </w:t>
        </w:r>
      </w:ins>
      <m:oMath>
        <m:r>
          <m:t>c</m:t>
        </m:r>
      </m:oMath>
      <w:ins w:id="4357" w:author="PR Preview" w:date="2026-01-01T00:00:00Z">
        <w:r>
          <w:t xml:space="preserve">, this agrees with</w:t>
        </w:r>
      </w:ins>
      <w:ins w:id="4358" w:author="PR Preview" w:date="2026-01-01T00:00:00Z">
        <w:r>
          <w:t xml:space="preserve"> </w:t>
        </w:r>
      </w:ins>
      <w:hyperlink w:anchor="def-power">
        <w:ins w:id="435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36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44"/>
        </w:numPr>
      </w:pPr>
      <w:ins w:id="4361" w:author="PR Preview" w:date="2026-01-01T00:00:00Z">
        <w:r>
          <w:t xml:space="preserve">For</w:t>
        </w:r>
      </w:ins>
      <w:ins w:id="43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363" w:author="PR Preview" w:date="2026-01-01T00:00:00Z">
        <w:r>
          <w:t xml:space="preserve">,</w:t>
        </w:r>
      </w:ins>
      <w:ins w:id="436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365" w:author="PR Preview" w:date="2026-01-01T00:00:00Z">
        <w:r>
          <w:t xml:space="preserve"> </w:t>
        </w:r>
      </w:ins>
      <w:ins w:id="4366" w:author="PR Preview" w:date="2026-01-01T00:00:00Z">
        <w:r>
          <w:t xml:space="preserve">is defined only when</w:t>
        </w:r>
      </w:ins>
      <w:ins w:id="4367" w:author="PR Preview" w:date="2026-01-01T00:00:00Z">
        <w:r>
          <w:t xml:space="preserve"> </w:t>
        </w:r>
      </w:ins>
      <m:oMath>
        <m:r>
          <m:t>c</m:t>
        </m:r>
      </m:oMath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is an</w:t>
        </w:r>
      </w:ins>
      <w:ins w:id="4370" w:author="PR Preview" w:date="2026-01-01T00:00:00Z">
        <w:r>
          <w:t xml:space="preserve"> </w:t>
        </w:r>
      </w:ins>
      <w:hyperlink r:id="rId33">
        <w:ins w:id="4371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4372" w:author="PR Preview" w:date="2026-01-01T00:00:00Z">
        <w:r>
          <w:t xml:space="preserve">,</w:t>
        </w:r>
      </w:ins>
      <w:ins w:id="4373" w:author="PR Preview" w:date="2026-01-01T00:00:00Z">
        <w:r>
          <w:t xml:space="preserve"> </w:t>
        </w:r>
      </w:ins>
      <w:ins w:id="4374" w:author="PR Preview" w:date="2026-01-01T00:00:00Z">
        <w:r>
          <w:t xml:space="preserve">by</w:t>
        </w:r>
      </w:ins>
      <w:ins w:id="4375" w:author="PR Preview" w:date="2026-01-01T00:00:00Z">
        <w:r>
          <w:t xml:space="preserve"> </w:t>
        </w:r>
      </w:ins>
      <w:hyperlink w:anchor="def-power">
        <w:ins w:id="4376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377" w:author="PR Preview" w:date="2026-01-01T00:00:00Z">
        <w:r>
          <w:t xml:space="preserve"> </w:t>
        </w:r>
      </w:ins>
      <w:ins w:id="4378" w:author="PR Preview" w:date="2026-01-01T00:00:00Z">
        <w:r>
          <w:t xml:space="preserve">and</w:t>
        </w:r>
      </w:ins>
      <w:ins w:id="4379" w:author="PR Preview" w:date="2026-01-01T00:00:00Z">
        <w:r>
          <w:t xml:space="preserve"> </w:t>
        </w:r>
      </w:ins>
      <w:hyperlink w:anchor="def-power-integer">
        <w:ins w:id="438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381" w:author="PR Preview" w:date="2026-01-01T00:00:00Z">
        <w:r>
          <w:t xml:space="preserve">;</w:t>
        </w:r>
      </w:ins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for</w:t>
        </w:r>
      </w:ins>
      <w:ins w:id="43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385" w:author="PR Preview" w:date="2026-01-01T00:00:00Z">
        <w:r>
          <w:t xml:space="preserve"> </w:t>
        </w:r>
      </w:ins>
      <w:ins w:id="4386" w:author="PR Preview" w:date="2026-01-01T00:00:00Z">
        <w:r>
          <w:t xml:space="preserve">and a non-integer</w:t>
        </w:r>
      </w:ins>
      <w:ins w:id="4387" w:author="PR Preview" w:date="2026-01-01T00:00:00Z">
        <w:r>
          <w:t xml:space="preserve"> </w:t>
        </w:r>
      </w:ins>
      <m:oMath>
        <m:r>
          <m:t>c</m:t>
        </m:r>
      </m:oMath>
      <w:ins w:id="4388" w:author="PR Preview" w:date="2026-01-01T00:00:00Z">
        <w:r>
          <w:t xml:space="preserve">,</w:t>
        </w:r>
      </w:ins>
      <w:ins w:id="438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390" w:author="PR Preview" w:date="2026-01-01T00:00:00Z">
        <w:r>
          <w:t xml:space="preserve"> </w:t>
        </w:r>
      </w:ins>
      <w:ins w:id="4391" w:author="PR Preview" w:date="2026-01-01T00:00:00Z">
        <w:r>
          <w:t xml:space="preserve">is undefined.</w:t>
        </w:r>
      </w:ins>
    </w:p>
    <w:bookmarkEnd w:id="226"/>
    <w:bookmarkStart w:id="227" w:name="exm-power-nonpositive-base"/>
    <w:p>
      <w:pPr>
        <w:pStyle w:val="FirstParagraph"/>
      </w:pPr>
      <w:ins w:id="4392" w:author="PR Preview" w:date="2026-01-01T00:00:00Z">
        <w:r>
          <w:rPr>
            <w:b/>
            <w:bCs/>
          </w:rPr>
          <w:t xml:space="preserve">Example 47 (Powers of zero and of negative numbers)</w:t>
        </w:r>
      </w:ins>
      <w:ins w:id="4393" w:author="PR Preview" w:date="2026-01-01T00:00:00Z">
        <w:r>
          <w:t xml:space="preserve"> </w:t>
        </w:r>
      </w:ins>
      <w:ins w:id="439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ins w:id="4395" w:author="PR Preview" w:date="2026-01-01T00:00:00Z">
        <w:r>
          <w:t xml:space="preserve">, which agrees with</w:t>
        </w:r>
      </w:ins>
      <w:ins w:id="439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ins w:id="4397" w:author="PR Preview" w:date="2026-01-01T00:00:00Z">
        <w:r>
          <w:t xml:space="preserve"> </w:t>
        </w:r>
      </w:ins>
      <w:ins w:id="4398" w:author="PR Preview" w:date="2026-01-01T00:00:00Z">
        <w:r>
          <w:t xml:space="preserve">(</w:t>
        </w:r>
      </w:ins>
      <w:hyperlink w:anchor="def-square-root">
        <w:ins w:id="439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40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del w:id="4401" w:author="PR Preview" w:date="2026-01-01T00:00:00Z">
        <w:r>
          <w:rPr>
            <w:b/>
            <w:bCs/>
          </w:rPr>
          <w:delText xml:space="preserve">Example 45 (Exponential of a sum)</w:delText>
        </w:r>
      </w:del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With</w:delText>
        </w:r>
      </w:del>
      <w:del w:id="440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405" w:author="PR Preview" w:date="2026-01-01T00:00:00Z">
        <w:r>
          <w:delText xml:space="preserve"> </w:delText>
        </w:r>
      </w:del>
      <w:del w:id="4406" w:author="PR Preview" w:date="2026-01-01T00:00:00Z">
        <w:r>
          <w:delText xml:space="preserve">and</w:delText>
        </w:r>
      </w:del>
      <w:del w:id="440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408" w:author="PR Preview" w:date="2026-01-01T00:00:00Z">
        <w:r>
          <w:delText xml:space="preserve">,</w:delText>
        </w:r>
      </w:del>
      <w:del w:id="440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4410" w:author="PR Preview" w:date="2026-01-01T00:00:00Z">
        <w:r>
          <w:delText xml:space="preserve">,</w:delText>
        </w:r>
      </w:del>
      <w:del w:id="4411" w:author="PR Preview" w:date="2026-01-01T00:00:00Z">
        <w:r>
          <w:delText xml:space="preserve"> </w:delText>
        </w:r>
      </w:del>
      <w:del w:id="4412" w:author="PR Preview" w:date="2026-01-01T00:00:00Z">
        <w:r>
          <w:delText xml:space="preserve">and</w:delText>
        </w:r>
      </w:del>
      <w:del w:id="4413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4414" w:author="PR Preview" w:date="2026-01-01T00:00:00Z">
        <w:r>
          <w:delText xml:space="preserve">.</w:delText>
        </w:r>
      </w:del>
    </w:p>
    <w:p>
      <w:pPr>
        <w:pStyle w:val="FirstParagraph"/>
      </w:pPr>
      <w:ins w:id="4415" w:author="PR Preview" w:date="2026-01-01T00:00:00Z">
        <w:r>
          <w:rPr>
            <w:b/>
            <w:bCs/>
          </w:rPr>
          <w:t xml:space="preserve">Example 48 (Exponential of a sum)</w:t>
        </w:r>
      </w:ins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With</w:t>
        </w:r>
      </w:ins>
      <w:ins w:id="44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419" w:author="PR Preview" w:date="2026-01-01T00:00:00Z">
        <w:r>
          <w:t xml:space="preserve"> </w:t>
        </w:r>
      </w:ins>
      <w:ins w:id="4420" w:author="PR Preview" w:date="2026-01-01T00:00:00Z">
        <w:r>
          <w:t xml:space="preserve">and</w:t>
        </w:r>
      </w:ins>
      <w:ins w:id="44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422" w:author="PR Preview" w:date="2026-01-01T00:00:00Z">
        <w:r>
          <w:t xml:space="preserve">,</w:t>
        </w:r>
      </w:ins>
      <w:ins w:id="442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4424" w:author="PR Preview" w:date="2026-01-01T00:00:00Z">
        <w:r>
          <w:t xml:space="preserve">,</w:t>
        </w:r>
      </w:ins>
      <w:ins w:id="4425" w:author="PR Preview" w:date="2026-01-01T00:00:00Z">
        <w:r>
          <w:t xml:space="preserve"> </w:t>
        </w:r>
      </w:ins>
      <w:ins w:id="4426" w:author="PR Preview" w:date="2026-01-01T00:00:00Z">
        <w:r>
          <w:t xml:space="preserve">and</w:t>
        </w:r>
      </w:ins>
      <w:ins w:id="4427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4428" w:author="PR Preview" w:date="2026-01-01T00:00:00Z">
        <w:r>
          <w:t xml:space="preserve">.</w:t>
        </w:r>
      </w:ins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del w:id="4429" w:author="PR Preview" w:date="2026-01-01T00:00:00Z">
        <w:r>
          <w:rPr>
            <w:b/>
            <w:bCs/>
          </w:rPr>
          <w:delText xml:space="preserve">Example 46 (Exponential of a difference)</w:delText>
        </w:r>
      </w:del>
      <w:del w:id="4430" w:author="PR Preview" w:date="2026-01-01T00:00:00Z">
        <w:r>
          <w:delText xml:space="preserve"> </w:delText>
        </w:r>
      </w:del>
      <w:del w:id="4431" w:author="PR Preview" w:date="2026-01-01T00:00:00Z">
        <w:r>
          <w:delText xml:space="preserve">With</w:delText>
        </w:r>
      </w:del>
      <w:del w:id="44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and</w:delText>
        </w:r>
      </w:del>
      <w:del w:id="443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436" w:author="PR Preview" w:date="2026-01-01T00:00:00Z">
        <w:r>
          <w:delText xml:space="preserve">,</w:delText>
        </w:r>
      </w:del>
      <w:del w:id="443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4438" w:author="PR Preview" w:date="2026-01-01T00:00:00Z">
        <w:r>
          <w:delText xml:space="preserve">,</w:delText>
        </w:r>
      </w:del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and</w:delText>
        </w:r>
      </w:del>
      <w:del w:id="444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4442" w:author="PR Preview" w:date="2026-01-01T00:00:00Z">
        <w:r>
          <w:delText xml:space="preserve">.</w:delText>
        </w:r>
      </w:del>
    </w:p>
    <w:p>
      <w:pPr>
        <w:pStyle w:val="FirstParagraph"/>
      </w:pPr>
      <w:ins w:id="4443" w:author="PR Preview" w:date="2026-01-01T00:00:00Z">
        <w:r>
          <w:rPr>
            <w:b/>
            <w:bCs/>
          </w:rPr>
          <w:t xml:space="preserve">Example 49 (Exponential of a difference)</w:t>
        </w:r>
      </w:ins>
      <w:ins w:id="4444" w:author="PR Preview" w:date="2026-01-01T00:00:00Z">
        <w:r>
          <w:t xml:space="preserve"> </w:t>
        </w:r>
      </w:ins>
      <w:ins w:id="4445" w:author="PR Preview" w:date="2026-01-01T00:00:00Z">
        <w:r>
          <w:t xml:space="preserve">With</w:t>
        </w:r>
      </w:ins>
      <w:ins w:id="44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and</w:t>
        </w:r>
      </w:ins>
      <w:ins w:id="444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4450" w:author="PR Preview" w:date="2026-01-01T00:00:00Z">
        <w:r>
          <w:t xml:space="preserve">,</w:t>
        </w:r>
      </w:ins>
      <w:ins w:id="445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4452" w:author="PR Preview" w:date="2026-01-01T00:00:00Z">
        <w:r>
          <w:t xml:space="preserve">,</w:t>
        </w:r>
      </w:ins>
      <w:ins w:id="4453" w:author="PR Preview" w:date="2026-01-01T00:00:00Z">
        <w:r>
          <w:t xml:space="preserve"> </w:t>
        </w:r>
      </w:ins>
      <w:ins w:id="4454" w:author="PR Preview" w:date="2026-01-01T00:00:00Z">
        <w:r>
          <w:t xml:space="preserve">and</w:t>
        </w:r>
      </w:ins>
      <w:ins w:id="44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4456" w:author="PR Preview" w:date="2026-01-01T00:00:00Z">
        <w:r>
          <w:t xml:space="preserve">.</w:t>
        </w:r>
      </w:ins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del w:id="4457" w:author="PR Preview" w:date="2026-01-01T00:00:00Z">
        <w:r>
          <w:rPr>
            <w:b/>
            <w:bCs/>
          </w:rPr>
          <w:delText xml:space="preserve">Example 47 (Power of a sum)</w:delText>
        </w:r>
      </w:del>
      <w:del w:id="4458" w:author="PR Preview" w:date="2026-01-01T00:00:00Z">
        <w:r>
          <w:delText xml:space="preserve"> </w:delText>
        </w:r>
      </w:del>
      <w:del w:id="4459" w:author="PR Preview" w:date="2026-01-01T00:00:00Z">
        <w:r>
          <w:delText xml:space="preserve">With</w:delText>
        </w:r>
      </w:del>
      <w:del w:id="44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461" w:author="PR Preview" w:date="2026-01-01T00:00:00Z">
        <w:r>
          <w:delText xml:space="preserve">,</w:delText>
        </w:r>
      </w:del>
      <w:del w:id="446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463" w:author="PR Preview" w:date="2026-01-01T00:00:00Z">
        <w:r>
          <w:delText xml:space="preserve">, and</w:delText>
        </w:r>
      </w:del>
      <w:del w:id="446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4465" w:author="PR Preview" w:date="2026-01-01T00:00:00Z">
        <w:r>
          <w:delText xml:space="preserve">,</w:delText>
        </w:r>
      </w:del>
    </w:p>
    <w:p>
      <w:pPr>
        <w:pStyle w:val="FirstParagraph"/>
      </w:pPr>
      <w:ins w:id="4466" w:author="PR Preview" w:date="2026-01-01T00:00:00Z">
        <w:r>
          <w:rPr>
            <w:b/>
            <w:bCs/>
          </w:rPr>
          <w:t xml:space="preserve">Example 50 (Power of a sum)</w:t>
        </w:r>
      </w:ins>
      <w:ins w:id="4467" w:author="PR Preview" w:date="2026-01-01T00:00:00Z">
        <w:r>
          <w:t xml:space="preserve"> </w:t>
        </w:r>
      </w:ins>
      <w:ins w:id="4468" w:author="PR Preview" w:date="2026-01-01T00:00:00Z">
        <w:r>
          <w:t xml:space="preserve">With</w:t>
        </w:r>
      </w:ins>
      <w:ins w:id="44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470" w:author="PR Preview" w:date="2026-01-01T00:00:00Z">
        <w:r>
          <w:t xml:space="preserve">,</w:t>
        </w:r>
      </w:ins>
      <w:ins w:id="447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472" w:author="PR Preview" w:date="2026-01-01T00:00:00Z">
        <w:r>
          <w:t xml:space="preserve">, and</w:t>
        </w:r>
      </w:ins>
      <w:ins w:id="447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44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del w:id="4475" w:author="PR Preview" w:date="2026-01-01T00:00:00Z">
        <w:r>
          <w:rPr>
            <w:b/>
            <w:bCs/>
          </w:rPr>
          <w:delText xml:space="preserve">Example 48 (Power of a product)</w:delText>
        </w:r>
      </w:del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With</w:delText>
        </w:r>
      </w:del>
      <w:del w:id="44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479" w:author="PR Preview" w:date="2026-01-01T00:00:00Z">
        <w:r>
          <w:delText xml:space="preserve">,</w:delText>
        </w:r>
      </w:del>
      <w:del w:id="448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481" w:author="PR Preview" w:date="2026-01-01T00:00:00Z">
        <w:r>
          <w:delText xml:space="preserve">, and</w:delText>
        </w:r>
      </w:del>
      <w:del w:id="448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4483" w:author="PR Preview" w:date="2026-01-01T00:00:00Z">
        <w:r>
          <w:delText xml:space="preserve">,</w:delText>
        </w:r>
      </w:del>
    </w:p>
    <w:p>
      <w:pPr>
        <w:pStyle w:val="BodyText"/>
      </w:pPr>
      <w:ins w:id="4484" w:author="PR Preview" w:date="2026-01-01T00:00:00Z">
        <w:r>
          <w:rPr>
            <w:b/>
            <w:bCs/>
          </w:rPr>
          <w:t xml:space="preserve">Example 51 (Power of a product)</w:t>
        </w:r>
      </w:ins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With</w:t>
        </w:r>
      </w:ins>
      <w:ins w:id="44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488" w:author="PR Preview" w:date="2026-01-01T00:00:00Z">
        <w:r>
          <w:t xml:space="preserve">,</w:t>
        </w:r>
      </w:ins>
      <w:ins w:id="44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490" w:author="PR Preview" w:date="2026-01-01T00:00:00Z">
        <w:r>
          <w:t xml:space="preserve">, and</w:t>
        </w:r>
      </w:ins>
      <w:ins w:id="44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449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del w:id="4493" w:author="PR Preview" w:date="2026-01-01T00:00:00Z">
        <w:r>
          <w:rPr>
            <w:b/>
            <w:bCs/>
          </w:rPr>
          <w:delText xml:space="preserve">Example 49 (A negative base)</w:delText>
        </w:r>
      </w:del>
      <w:del w:id="4494" w:author="PR Preview" w:date="2026-01-01T00:00:00Z">
        <w:r>
          <w:delText xml:space="preserve"> </w:delText>
        </w:r>
      </w:del>
      <w:del w:id="4495" w:author="PR Preview" w:date="2026-01-01T00:00:00Z">
        <w:r>
          <w:delText xml:space="preserve">With</w:delText>
        </w:r>
      </w:del>
      <w:del w:id="449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497" w:author="PR Preview" w:date="2026-01-01T00:00:00Z">
        <w:r>
          <w:delText xml:space="preserve">,</w:delText>
        </w:r>
      </w:del>
      <w:del w:id="44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499" w:author="PR Preview" w:date="2026-01-01T00:00:00Z">
        <w:r>
          <w:delText xml:space="preserve">, and</w:delText>
        </w:r>
      </w:del>
      <w:del w:id="450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4501" w:author="PR Preview" w:date="2026-01-01T00:00:00Z">
        <w:r>
          <w:delText xml:space="preserve">:</w:delText>
        </w:r>
      </w:del>
    </w:p>
    <w:p>
      <w:pPr>
        <w:pStyle w:val="FirstParagraph"/>
      </w:pPr>
      <w:ins w:id="4502" w:author="PR Preview" w:date="2026-01-01T00:00:00Z">
        <w:r>
          <w:rPr>
            <w:b/>
            <w:bCs/>
          </w:rPr>
          <w:t xml:space="preserve">Example 52 (A negative base)</w:t>
        </w:r>
      </w:ins>
      <w:ins w:id="4503" w:author="PR Preview" w:date="2026-01-01T00:00:00Z">
        <w:r>
          <w:t xml:space="preserve"> </w:t>
        </w:r>
      </w:ins>
      <w:ins w:id="4504" w:author="PR Preview" w:date="2026-01-01T00:00:00Z">
        <w:r>
          <w:t xml:space="preserve">With</w:t>
        </w:r>
      </w:ins>
      <w:ins w:id="45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506" w:author="PR Preview" w:date="2026-01-01T00:00:00Z">
        <w:r>
          <w:t xml:space="preserve">,</w:t>
        </w:r>
      </w:ins>
      <w:ins w:id="450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4508" w:author="PR Preview" w:date="2026-01-01T00:00:00Z">
        <w:r>
          <w:t xml:space="preserve">, and</w:t>
        </w:r>
      </w:ins>
      <w:ins w:id="450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45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del w:id="4511" w:author="PR Preview" w:date="2026-01-01T00:00:00Z">
        <w:r>
          <w:rPr>
            <w:b/>
            <w:bCs/>
          </w:rPr>
          <w:delText xml:space="preserve">Definition 52 (Contour line)</w:delText>
        </w:r>
      </w:del>
      <w:del w:id="4512" w:author="PR Preview" w:date="2026-01-01T00:00:00Z">
        <w:r>
          <w:delText xml:space="preserve"> </w:delText>
        </w:r>
      </w:del>
      <w:del w:id="4513" w:author="PR Preview" w:date="2026-01-01T00:00:00Z">
        <w:r>
          <w:delText xml:space="preserve">For a function</w:delText>
        </w:r>
      </w:del>
      <w:del w:id="4514" w:author="PR Preview" w:date="2026-01-01T00:00:00Z">
        <w:r>
          <w:delText xml:space="preserve"> </w:delText>
        </w:r>
      </w:del>
      <m:oMath>
        <m:r>
          <m:t>g</m:t>
        </m:r>
      </m:oMath>
      <w:del w:id="4515" w:author="PR Preview" w:date="2026-01-01T00:00:00Z">
        <w:r>
          <w:delText xml:space="preserve"> </w:delText>
        </w:r>
      </w:del>
      <w:del w:id="4516" w:author="PR Preview" w:date="2026-01-01T00:00:00Z">
        <w:r>
          <w:delText xml:space="preserve">of two real variables</w:delText>
        </w:r>
      </w:del>
      <w:del w:id="4517" w:author="PR Preview" w:date="2026-01-01T00:00:00Z">
        <w:r>
          <w:delText xml:space="preserve"> </w:delText>
        </w:r>
      </w:del>
      <m:oMath>
        <m:r>
          <m:t>b</m:t>
        </m:r>
      </m:oMath>
      <w:del w:id="4518" w:author="PR Preview" w:date="2026-01-01T00:00:00Z">
        <w:r>
          <w:delText xml:space="preserve"> </w:delText>
        </w:r>
      </w:del>
      <w:del w:id="4519" w:author="PR Preview" w:date="2026-01-01T00:00:00Z">
        <w:r>
          <w:delText xml:space="preserve">and</w:delText>
        </w:r>
      </w:del>
      <w:del w:id="4520" w:author="PR Preview" w:date="2026-01-01T00:00:00Z">
        <w:r>
          <w:delText xml:space="preserve"> </w:delText>
        </w:r>
      </w:del>
      <m:oMath>
        <m:r>
          <m:t>c</m:t>
        </m:r>
      </m:oMath>
      <w:del w:id="4521" w:author="PR Preview" w:date="2026-01-01T00:00:00Z">
        <w:r>
          <w:delText xml:space="preserve"> </w:delText>
        </w:r>
      </w:del>
      <w:del w:id="4522" w:author="PR Preview" w:date="2026-01-01T00:00:00Z">
        <w:r>
          <w:delText xml:space="preserve">and a number</w:delText>
        </w:r>
      </w:del>
      <w:del w:id="4523" w:author="PR Preview" w:date="2026-01-01T00:00:00Z">
        <w:r>
          <w:delText xml:space="preserve"> </w:delText>
        </w:r>
      </w:del>
      <m:oMath>
        <m:r>
          <m:t>k</m:t>
        </m:r>
      </m:oMath>
      <w:del w:id="4524" w:author="PR Preview" w:date="2026-01-01T00:00:00Z">
        <w:r>
          <w:delText xml:space="preserve">,</w:delText>
        </w:r>
      </w:del>
      <w:del w:id="4525" w:author="PR Preview" w:date="2026-01-01T00:00:00Z">
        <w:r>
          <w:delText xml:space="preserve"> </w:delText>
        </w:r>
      </w:del>
      <w:del w:id="4526" w:author="PR Preview" w:date="2026-01-01T00:00:00Z">
        <w:r>
          <w:delText xml:space="preserve">the</w:delText>
        </w:r>
      </w:del>
      <w:del w:id="4527" w:author="PR Preview" w:date="2026-01-01T00:00:00Z">
        <w:r>
          <w:delText xml:space="preserve"> </w:delText>
        </w:r>
      </w:del>
      <w:del w:id="4528" w:author="PR Preview" w:date="2026-01-01T00:00:00Z">
        <w:r>
          <w:rPr>
            <w:b/>
            <w:bCs/>
          </w:rPr>
          <w:delText xml:space="preserve">contour line</w:delText>
        </w:r>
      </w:del>
      <w:del w:id="4529" w:author="PR Preview" w:date="2026-01-01T00:00:00Z">
        <w:r>
          <w:delText xml:space="preserve"> </w:delText>
        </w:r>
      </w:del>
      <w:del w:id="4530" w:author="PR Preview" w:date="2026-01-01T00:00:00Z">
        <w:r>
          <w:delText xml:space="preserve">of</w:delText>
        </w:r>
      </w:del>
      <w:del w:id="4531" w:author="PR Preview" w:date="2026-01-01T00:00:00Z">
        <w:r>
          <w:delText xml:space="preserve"> </w:delText>
        </w:r>
      </w:del>
      <m:oMath>
        <m:r>
          <m:t>g</m:t>
        </m:r>
      </m:oMath>
      <w:del w:id="4532" w:author="PR Preview" w:date="2026-01-01T00:00:00Z">
        <w:r>
          <w:delText xml:space="preserve"> </w:delText>
        </w:r>
      </w:del>
      <w:del w:id="4533" w:author="PR Preview" w:date="2026-01-01T00:00:00Z">
        <w:r>
          <w:delText xml:space="preserve">at height</w:delText>
        </w:r>
      </w:del>
      <w:del w:id="4534" w:author="PR Preview" w:date="2026-01-01T00:00:00Z">
        <w:r>
          <w:delText xml:space="preserve"> </w:delText>
        </w:r>
      </w:del>
      <m:oMath>
        <m:r>
          <m:t>k</m:t>
        </m:r>
      </m:oMath>
      <w:del w:id="4535" w:author="PR Preview" w:date="2026-01-01T00:00:00Z">
        <w:r>
          <w:delText xml:space="preserve"> </w:delText>
        </w:r>
      </w:del>
      <w:del w:id="4536" w:author="PR Preview" w:date="2026-01-01T00:00:00Z">
        <w:r>
          <w:delText xml:space="preserve">is the set of points where</w:delText>
        </w:r>
      </w:del>
      <w:del w:id="4537" w:author="PR Preview" w:date="2026-01-01T00:00:00Z">
        <w:r>
          <w:delText xml:space="preserve"> </w:delText>
        </w:r>
      </w:del>
      <m:oMath>
        <m:r>
          <m:t>g</m:t>
        </m:r>
      </m:oMath>
      <w:del w:id="4538" w:author="PR Preview" w:date="2026-01-01T00:00:00Z">
        <w:r>
          <w:delText xml:space="preserve"> </w:delText>
        </w:r>
      </w:del>
      <w:del w:id="4539" w:author="PR Preview" w:date="2026-01-01T00:00:00Z">
        <w:r>
          <w:delText xml:space="preserve">equals</w:delText>
        </w:r>
      </w:del>
      <w:del w:id="4540" w:author="PR Preview" w:date="2026-01-01T00:00:00Z">
        <w:r>
          <w:delText xml:space="preserve"> </w:delText>
        </w:r>
      </w:del>
      <m:oMath>
        <m:r>
          <m:t>k</m:t>
        </m:r>
      </m:oMath>
      <w:del w:id="454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4542" w:author="PR Preview" w:date="2026-01-01T00:00:00Z">
        <w:r>
          <w:rPr>
            <w:b/>
            <w:bCs/>
          </w:rPr>
          <w:delText xml:space="preserve">Example 50 (Contour lines of a bowl)</w:delText>
        </w:r>
      </w:del>
      <w:del w:id="4543" w:author="PR Preview" w:date="2026-01-01T00:00:00Z">
        <w:r>
          <w:delText xml:space="preserve"> </w:delText>
        </w:r>
      </w:del>
      <w:del w:id="4544" w:author="PR Preview" w:date="2026-01-01T00:00:00Z">
        <w:r>
          <w:delText xml:space="preserve">For</w:delText>
        </w:r>
      </w:del>
      <w:del w:id="454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4546" w:author="PR Preview" w:date="2026-01-01T00:00:00Z">
        <w:r>
          <w:delText xml:space="preserve">,</w:delText>
        </w:r>
      </w:del>
      <w:del w:id="4547" w:author="PR Preview" w:date="2026-01-01T00:00:00Z">
        <w:r>
          <w:delText xml:space="preserve"> </w:delText>
        </w:r>
      </w:del>
      <w:del w:id="4548" w:author="PR Preview" w:date="2026-01-01T00:00:00Z">
        <w:r>
          <w:delText xml:space="preserve">the contour line at height</w:delText>
        </w:r>
      </w:del>
      <w:del w:id="454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550" w:author="PR Preview" w:date="2026-01-01T00:00:00Z">
        <w:r>
          <w:delText xml:space="preserve"> </w:delText>
        </w:r>
      </w:del>
      <w:del w:id="4551" w:author="PR Preview" w:date="2026-01-01T00:00:00Z">
        <w:r>
          <w:delText xml:space="preserve">is</w:delText>
        </w:r>
      </w:del>
      <w:del w:id="45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4553" w:author="PR Preview" w:date="2026-01-01T00:00:00Z">
        <w:r>
          <w:delText xml:space="preserve">,</w:delText>
        </w:r>
      </w:del>
      <w:del w:id="4554" w:author="PR Preview" w:date="2026-01-01T00:00:00Z">
        <w:r>
          <w:delText xml:space="preserve"> </w:delText>
        </w:r>
      </w:del>
      <w:del w:id="4555" w:author="PR Preview" w:date="2026-01-01T00:00:00Z">
        <w:r>
          <w:delText xml:space="preserve">the circle of radius</w:delText>
        </w:r>
      </w:del>
      <w:del w:id="4556" w:author="PR Preview" w:date="2026-01-01T00:00:00Z">
        <w:r>
          <w:delText xml:space="preserve"> </w:delText>
        </w:r>
      </w:del>
      <m:oMath>
        <m:r>
          <m:t>2</m:t>
        </m:r>
      </m:oMath>
      <w:del w:id="4557" w:author="PR Preview" w:date="2026-01-01T00:00:00Z">
        <w:r>
          <w:delText xml:space="preserve"> </w:delText>
        </w:r>
      </w:del>
      <w:del w:id="4558" w:author="PR Preview" w:date="2026-01-01T00:00:00Z">
        <w:r>
          <w:delText xml:space="preserve">around</w:delText>
        </w:r>
      </w:del>
      <w:del w:id="45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560" w:author="PR Preview" w:date="2026-01-01T00:00:00Z">
        <w:r>
          <w:delText xml:space="preserve">:</w:delText>
        </w:r>
      </w:del>
      <w:del w:id="4561" w:author="PR Preview" w:date="2026-01-01T00:00:00Z">
        <w:r>
          <w:delText xml:space="preserve"> </w:delText>
        </w:r>
      </w:del>
      <w:del w:id="4562" w:author="PR Preview" w:date="2026-01-01T00:00:00Z">
        <w:r>
          <w:delText xml:space="preserve">for example,</w:delText>
        </w:r>
      </w:del>
    </w:p>
    <w:p>
      <w:pPr>
        <w:pStyle w:val="BodyText"/>
      </w:pPr>
      <w:ins w:id="4563" w:author="PR Preview" w:date="2026-01-01T00:00:00Z">
        <w:r>
          <w:rPr>
            <w:b/>
            <w:bCs/>
          </w:rPr>
          <w:t xml:space="preserve">Definition 71 (Contour line)</w:t>
        </w:r>
      </w:ins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For a function</w:t>
        </w:r>
      </w:ins>
      <w:ins w:id="4566" w:author="PR Preview" w:date="2026-01-01T00:00:00Z">
        <w:r>
          <w:t xml:space="preserve"> </w:t>
        </w:r>
      </w:ins>
      <m:oMath>
        <m:r>
          <m:t>g</m:t>
        </m:r>
      </m:oMath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of two real variables</w:t>
        </w:r>
      </w:ins>
      <w:ins w:id="4569" w:author="PR Preview" w:date="2026-01-01T00:00:00Z">
        <w:r>
          <w:t xml:space="preserve"> </w:t>
        </w:r>
      </w:ins>
      <m:oMath>
        <m:r>
          <m:t>b</m:t>
        </m:r>
      </m:oMath>
      <w:ins w:id="4570" w:author="PR Preview" w:date="2026-01-01T00:00:00Z">
        <w:r>
          <w:t xml:space="preserve"> </w:t>
        </w:r>
      </w:ins>
      <w:ins w:id="4571" w:author="PR Preview" w:date="2026-01-01T00:00:00Z">
        <w:r>
          <w:t xml:space="preserve">and</w:t>
        </w:r>
      </w:ins>
      <w:ins w:id="4572" w:author="PR Preview" w:date="2026-01-01T00:00:00Z">
        <w:r>
          <w:t xml:space="preserve"> </w:t>
        </w:r>
      </w:ins>
      <m:oMath>
        <m:r>
          <m:t>c</m:t>
        </m:r>
      </m:oMath>
      <w:ins w:id="4573" w:author="PR Preview" w:date="2026-01-01T00:00:00Z">
        <w:r>
          <w:t xml:space="preserve"> </w:t>
        </w:r>
      </w:ins>
      <w:ins w:id="4574" w:author="PR Preview" w:date="2026-01-01T00:00:00Z">
        <w:r>
          <w:t xml:space="preserve">and a number</w:t>
        </w:r>
      </w:ins>
      <w:ins w:id="4575" w:author="PR Preview" w:date="2026-01-01T00:00:00Z">
        <w:r>
          <w:t xml:space="preserve"> </w:t>
        </w:r>
      </w:ins>
      <m:oMath>
        <m:r>
          <m:t>k</m:t>
        </m:r>
      </m:oMath>
      <w:ins w:id="4576" w:author="PR Preview" w:date="2026-01-01T00:00:00Z">
        <w:r>
          <w:t xml:space="preserve">,</w:t>
        </w:r>
      </w:ins>
      <w:ins w:id="4577" w:author="PR Preview" w:date="2026-01-01T00:00:00Z">
        <w:r>
          <w:t xml:space="preserve"> </w:t>
        </w:r>
      </w:ins>
      <w:ins w:id="4578" w:author="PR Preview" w:date="2026-01-01T00:00:00Z">
        <w:r>
          <w:t xml:space="preserve">the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rPr>
            <w:b/>
            <w:bCs/>
          </w:rPr>
          <w:t xml:space="preserve">contour line</w:t>
        </w:r>
      </w:ins>
      <w:ins w:id="4581" w:author="PR Preview" w:date="2026-01-01T00:00:00Z">
        <w:r>
          <w:t xml:space="preserve"> </w:t>
        </w:r>
      </w:ins>
      <w:ins w:id="4582" w:author="PR Preview" w:date="2026-01-01T00:00:00Z">
        <w:r>
          <w:t xml:space="preserve">of</w:t>
        </w:r>
      </w:ins>
      <w:ins w:id="4583" w:author="PR Preview" w:date="2026-01-01T00:00:00Z">
        <w:r>
          <w:t xml:space="preserve"> </w:t>
        </w:r>
      </w:ins>
      <m:oMath>
        <m:r>
          <m:t>g</m:t>
        </m:r>
      </m:oMath>
      <w:ins w:id="4584" w:author="PR Preview" w:date="2026-01-01T00:00:00Z">
        <w:r>
          <w:t xml:space="preserve"> </w:t>
        </w:r>
      </w:ins>
      <w:ins w:id="4585" w:author="PR Preview" w:date="2026-01-01T00:00:00Z">
        <w:r>
          <w:t xml:space="preserve">at height</w:t>
        </w:r>
      </w:ins>
      <w:ins w:id="4586" w:author="PR Preview" w:date="2026-01-01T00:00:00Z">
        <w:r>
          <w:t xml:space="preserve"> </w:t>
        </w:r>
      </w:ins>
      <m:oMath>
        <m:r>
          <m:t>k</m:t>
        </m:r>
      </m:oMath>
      <w:ins w:id="4587" w:author="PR Preview" w:date="2026-01-01T00:00:00Z">
        <w:r>
          <w:t xml:space="preserve"> </w:t>
        </w:r>
      </w:ins>
      <w:ins w:id="4588" w:author="PR Preview" w:date="2026-01-01T00:00:00Z">
        <w:r>
          <w:t xml:space="preserve">is the set of points where</w:t>
        </w:r>
      </w:ins>
      <w:ins w:id="4589" w:author="PR Preview" w:date="2026-01-01T00:00:00Z">
        <w:r>
          <w:t xml:space="preserve"> </w:t>
        </w:r>
      </w:ins>
      <m:oMath>
        <m:r>
          <m:t>g</m:t>
        </m:r>
      </m:oMath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equals</w:t>
        </w:r>
      </w:ins>
      <w:ins w:id="4592" w:author="PR Preview" w:date="2026-01-01T00:00:00Z">
        <w:r>
          <w:t xml:space="preserve"> </w:t>
        </w:r>
      </w:ins>
      <m:oMath>
        <m:r>
          <m:t>k</m:t>
        </m:r>
      </m:oMath>
      <w:ins w:id="45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ins w:id="4594" w:author="PR Preview" w:date="2026-01-01T00:00:00Z">
        <w:r>
          <w:rPr>
            <w:b/>
            <w:bCs/>
          </w:rPr>
          <w:t xml:space="preserve">Example 53 (Contour lines of a bowl)</w:t>
        </w:r>
      </w:ins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For</w:t>
        </w:r>
      </w:ins>
      <w:ins w:id="459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4598" w:author="PR Preview" w:date="2026-01-01T00:00:00Z">
        <w:r>
          <w:t xml:space="preserve">,</w:t>
        </w:r>
      </w:ins>
      <w:ins w:id="4599" w:author="PR Preview" w:date="2026-01-01T00:00:00Z">
        <w:r>
          <w:t xml:space="preserve"> </w:t>
        </w:r>
      </w:ins>
      <w:ins w:id="4600" w:author="PR Preview" w:date="2026-01-01T00:00:00Z">
        <w:r>
          <w:t xml:space="preserve">the contour line at height</w:t>
        </w:r>
      </w:ins>
      <w:ins w:id="46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is</w:t>
        </w:r>
      </w:ins>
      <w:ins w:id="460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4605" w:author="PR Preview" w:date="2026-01-01T00:00:00Z">
        <w:r>
          <w:t xml:space="preserve">,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the circle of radius</w:t>
        </w:r>
      </w:ins>
      <w:ins w:id="4608" w:author="PR Preview" w:date="2026-01-01T00:00:00Z">
        <w:r>
          <w:t xml:space="preserve"> </w:t>
        </w:r>
      </w:ins>
      <m:oMath>
        <m:r>
          <m:t>2</m:t>
        </m:r>
      </m:oMath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around</w:t>
        </w:r>
      </w:ins>
      <w:ins w:id="46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612" w:author="PR Preview" w:date="2026-01-01T00:00:00Z">
        <w:r>
          <w:t xml:space="preserve">:</w:t>
        </w:r>
      </w:ins>
      <w:ins w:id="4613" w:author="PR Preview" w:date="2026-01-01T00:00:00Z">
        <w:r>
          <w:t xml:space="preserve"> </w:t>
        </w:r>
      </w:ins>
      <w:ins w:id="4614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del w:id="4615" w:author="PR Preview" w:date="2026-01-01T00:00:00Z">
        <w:r>
          <w:rPr>
            <w:i/>
            <w:iCs/>
          </w:rPr>
          <w:delText xml:space="preserve">Solution 9</w:delText>
        </w:r>
      </w:del>
      <w:del w:id="4616" w:author="PR Preview" w:date="2026-01-01T00:00:00Z">
        <w:r>
          <w:delText xml:space="preserve">. </w:delText>
        </w:r>
      </w:del>
      <w:del w:id="4617" w:author="PR Preview" w:date="2026-01-01T00:00:00Z">
        <w:r>
          <w:delText xml:space="preserve">We only count a pair</w:delText>
        </w:r>
      </w:del>
      <w:del w:id="46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4619" w:author="PR Preview" w:date="2026-01-01T00:00:00Z">
        <w:r>
          <w:delText xml:space="preserve"> </w:delText>
        </w:r>
      </w:del>
      <w:del w:id="4620" w:author="PR Preview" w:date="2026-01-01T00:00:00Z">
        <w:r>
          <w:delText xml:space="preserve">when</w:delText>
        </w:r>
      </w:del>
      <w:del w:id="462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622" w:author="PR Preview" w:date="2026-01-01T00:00:00Z">
        <w:r>
          <w:delText xml:space="preserve"> </w:delText>
        </w:r>
      </w:del>
      <w:del w:id="4623" w:author="PR Preview" w:date="2026-01-01T00:00:00Z">
        <w:r>
          <w:delText xml:space="preserve">is defined,</w:delText>
        </w:r>
      </w:del>
      <w:del w:id="4624" w:author="PR Preview" w:date="2026-01-01T00:00:00Z">
        <w:r>
          <w:delText xml:space="preserve"> </w:delText>
        </w:r>
      </w:del>
      <w:del w:id="4625" w:author="PR Preview" w:date="2026-01-01T00:00:00Z">
        <w:r>
          <w:delText xml:space="preserve">so for</w:delText>
        </w:r>
      </w:del>
      <w:del w:id="462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627" w:author="PR Preview" w:date="2026-01-01T00:00:00Z">
        <w:r>
          <w:delText xml:space="preserve"> </w:delText>
        </w:r>
      </w:del>
      <w:del w:id="4628" w:author="PR Preview" w:date="2026-01-01T00:00:00Z">
        <w:r>
          <w:delText xml:space="preserve">we only consider integer</w:delText>
        </w:r>
      </w:del>
      <w:del w:id="4629" w:author="PR Preview" w:date="2026-01-01T00:00:00Z">
        <w:r>
          <w:delText xml:space="preserve"> </w:delText>
        </w:r>
      </w:del>
      <m:oMath>
        <m:r>
          <m:t>c</m:t>
        </m:r>
      </m:oMath>
      <w:del w:id="4630" w:author="PR Preview" w:date="2026-01-01T00:00:00Z">
        <w:r>
          <w:delText xml:space="preserve"> </w:delText>
        </w:r>
      </w:del>
      <w:del w:id="4631" w:author="PR Preview" w:date="2026-01-01T00:00:00Z">
        <w:r>
          <w:delText xml:space="preserve">(</w:delText>
        </w:r>
      </w:del>
      <w:hyperlink w:anchor="def-power-nonpositive-base">
        <w:del w:id="4632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4633" w:author="PR Preview" w:date="2026-01-01T00:00:00Z">
        <w:r>
          <w:delText xml:space="preserve">).</w:delText>
        </w:r>
      </w:del>
      <w:del w:id="4634" w:author="PR Preview" w:date="2026-01-01T00:00:00Z">
        <w:r>
          <w:delText xml:space="preserve"> </w:delText>
        </w:r>
      </w:del>
      <w:del w:id="4635" w:author="PR Preview" w:date="2026-01-01T00:00:00Z">
        <w:r>
          <w:delText xml:space="preserve">With that convention,</w:delText>
        </w:r>
      </w:del>
      <w:del w:id="4636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4637" w:author="PR Preview" w:date="2026-01-01T00:00:00Z">
        <w:r>
          <w:delText xml:space="preserve"> </w:delText>
        </w:r>
      </w:del>
      <w:del w:id="4638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4639" w:author="PR Preview" w:date="2026-01-01T00:00:00Z">
        <w:r>
          <w:rPr>
            <w:i/>
            <w:iCs/>
          </w:rPr>
          <w:t xml:space="preserve">Solution 9</w:t>
        </w:r>
      </w:ins>
      <w:ins w:id="4640" w:author="PR Preview" w:date="2026-01-01T00:00:00Z">
        <w:r>
          <w:t xml:space="preserve">. </w:t>
        </w:r>
      </w:ins>
      <w:ins w:id="4641" w:author="PR Preview" w:date="2026-01-01T00:00:00Z">
        <w:r>
          <w:t xml:space="preserve">We only count a pair</w:t>
        </w:r>
      </w:ins>
      <w:ins w:id="46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4643" w:author="PR Preview" w:date="2026-01-01T00:00:00Z">
        <w:r>
          <w:t xml:space="preserve"> </w:t>
        </w:r>
      </w:ins>
      <w:ins w:id="4644" w:author="PR Preview" w:date="2026-01-01T00:00:00Z">
        <w:r>
          <w:t xml:space="preserve">when</w:t>
        </w:r>
      </w:ins>
      <w:ins w:id="4645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646" w:author="PR Preview" w:date="2026-01-01T00:00:00Z">
        <w:r>
          <w:t xml:space="preserve"> </w:t>
        </w:r>
      </w:ins>
      <w:ins w:id="4647" w:author="PR Preview" w:date="2026-01-01T00:00:00Z">
        <w:r>
          <w:t xml:space="preserve">is defined,</w:t>
        </w:r>
      </w:ins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so for</w:t>
        </w:r>
      </w:ins>
      <w:ins w:id="46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we only consider integer</w:t>
        </w:r>
      </w:ins>
      <w:ins w:id="4653" w:author="PR Preview" w:date="2026-01-01T00:00:00Z">
        <w:r>
          <w:t xml:space="preserve"> </w:t>
        </w:r>
      </w:ins>
      <m:oMath>
        <m:r>
          <m:t>c</m:t>
        </m:r>
      </m:oMath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(</w:t>
        </w:r>
      </w:ins>
      <w:hyperlink w:anchor="def-power-nonpositive-base">
        <w:ins w:id="4656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4657" w:author="PR Preview" w:date="2026-01-01T00:00:00Z">
        <w:r>
          <w:t xml:space="preserve">).</w:t>
        </w:r>
      </w:ins>
      <w:ins w:id="4658" w:author="PR Preview" w:date="2026-01-01T00:00:00Z">
        <w:r>
          <w:t xml:space="preserve"> </w:t>
        </w:r>
      </w:ins>
      <w:ins w:id="4659" w:author="PR Preview" w:date="2026-01-01T00:00:00Z">
        <w:r>
          <w:t xml:space="preserve">With that convention,</w:t>
        </w:r>
      </w:ins>
      <w:ins w:id="4660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4661" w:author="PR Preview" w:date="2026-01-01T00:00:00Z">
        <w:r>
          <w:t xml:space="preserve"> </w:t>
        </w:r>
      </w:ins>
      <w:ins w:id="4662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del w:id="4663" w:author="PR Preview" w:date="2026-01-01T00:00:00Z">
        <w:r>
          <w:rPr>
            <w:b/>
            <w:bCs/>
          </w:rPr>
          <w:delText xml:space="preserve">Theorem 30 (When exponentiation equals multiplication)</w:delText>
        </w:r>
      </w:del>
      <w:del w:id="4664" w:author="PR Preview" w:date="2026-01-01T00:00:00Z">
        <w:r>
          <w:delText xml:space="preserve"> </w:delText>
        </w:r>
      </w:del>
      <w:del w:id="4665" w:author="PR Preview" w:date="2026-01-01T00:00:00Z">
        <w:r>
          <w:delText xml:space="preserve">Let</w:delText>
        </w:r>
      </w:del>
      <w:del w:id="466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667" w:author="PR Preview" w:date="2026-01-01T00:00:00Z">
        <w:r>
          <w:delText xml:space="preserve">, where</w:delText>
        </w:r>
      </w:del>
      <w:del w:id="4668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669" w:author="PR Preview" w:date="2026-01-01T00:00:00Z">
        <w:r>
          <w:delText xml:space="preserve"> </w:delText>
        </w:r>
      </w:del>
      <w:del w:id="4670" w:author="PR Preview" w:date="2026-01-01T00:00:00Z">
        <w:r>
          <w:delText xml:space="preserve">is defined</w:delText>
        </w:r>
      </w:del>
      <w:del w:id="4671" w:author="PR Preview" w:date="2026-01-01T00:00:00Z">
        <w:r>
          <w:delText xml:space="preserve"> </w:delText>
        </w:r>
      </w:del>
      <w:del w:id="4672" w:author="PR Preview" w:date="2026-01-01T00:00:00Z">
        <w:r>
          <w:delText xml:space="preserve">(for</w:delText>
        </w:r>
      </w:del>
      <w:del w:id="467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674" w:author="PR Preview" w:date="2026-01-01T00:00:00Z">
        <w:r>
          <w:delText xml:space="preserve">, only integer</w:delText>
        </w:r>
      </w:del>
      <w:del w:id="4675" w:author="PR Preview" w:date="2026-01-01T00:00:00Z">
        <w:r>
          <w:delText xml:space="preserve"> </w:delText>
        </w:r>
      </w:del>
      <m:oMath>
        <m:r>
          <m:t>c</m:t>
        </m:r>
      </m:oMath>
      <w:del w:id="4676" w:author="PR Preview" w:date="2026-01-01T00:00:00Z">
        <w:r>
          <w:delText xml:space="preserve"> </w:delText>
        </w:r>
      </w:del>
      <w:del w:id="4677" w:author="PR Preview" w:date="2026-01-01T00:00:00Z">
        <w:r>
          <w:delText xml:space="preserve">is allowed;</w:delText>
        </w:r>
      </w:del>
      <w:del w:id="4678" w:author="PR Preview" w:date="2026-01-01T00:00:00Z">
        <w:r>
          <w:delText xml:space="preserve"> </w:delText>
        </w:r>
      </w:del>
      <w:hyperlink w:anchor="def-power-nonpositive-base">
        <w:del w:id="4679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4680" w:author="PR Preview" w:date="2026-01-01T00:00:00Z">
        <w:r>
          <w:delText xml:space="preserve">).</w:delText>
        </w:r>
      </w:del>
      <w:del w:id="4681" w:author="PR Preview" w:date="2026-01-01T00:00:00Z">
        <w:r>
          <w:delText xml:space="preserve"> </w:delText>
        </w:r>
      </w:del>
      <w:del w:id="4682" w:author="PR Preview" w:date="2026-01-01T00:00:00Z">
        <w:r>
          <w:delText xml:space="preserve">Then</w:delText>
        </w:r>
      </w:del>
      <w:del w:id="4683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4684" w:author="PR Preview" w:date="2026-01-01T00:00:00Z">
        <w:r>
          <w:delText xml:space="preserve"> </w:delText>
        </w:r>
      </w:del>
      <w:del w:id="4685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4686" w:author="PR Preview" w:date="2026-01-01T00:00:00Z">
        <w:r>
          <w:rPr>
            <w:b/>
            <w:bCs/>
          </w:rPr>
          <w:t xml:space="preserve">Theorem 30 (When exponentiation equals multiplication)</w:t>
        </w:r>
      </w:ins>
      <w:ins w:id="4687" w:author="PR Preview" w:date="2026-01-01T00:00:00Z">
        <w:r>
          <w:t xml:space="preserve"> </w:t>
        </w:r>
      </w:ins>
      <w:ins w:id="4688" w:author="PR Preview" w:date="2026-01-01T00:00:00Z">
        <w:r>
          <w:t xml:space="preserve">Let</w:t>
        </w:r>
      </w:ins>
      <w:ins w:id="46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690" w:author="PR Preview" w:date="2026-01-01T00:00:00Z">
        <w:r>
          <w:t xml:space="preserve">, where</w:t>
        </w:r>
      </w:ins>
      <w:ins w:id="469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692" w:author="PR Preview" w:date="2026-01-01T00:00:00Z">
        <w:r>
          <w:t xml:space="preserve"> </w:t>
        </w:r>
      </w:ins>
      <w:ins w:id="4693" w:author="PR Preview" w:date="2026-01-01T00:00:00Z">
        <w:r>
          <w:t xml:space="preserve">is defined</w:t>
        </w:r>
      </w:ins>
      <w:ins w:id="4694" w:author="PR Preview" w:date="2026-01-01T00:00:00Z">
        <w:r>
          <w:t xml:space="preserve"> </w:t>
        </w:r>
      </w:ins>
      <w:ins w:id="4695" w:author="PR Preview" w:date="2026-01-01T00:00:00Z">
        <w:r>
          <w:t xml:space="preserve">(for</w:t>
        </w:r>
      </w:ins>
      <w:ins w:id="469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697" w:author="PR Preview" w:date="2026-01-01T00:00:00Z">
        <w:r>
          <w:t xml:space="preserve">, only integer</w:t>
        </w:r>
      </w:ins>
      <w:ins w:id="4698" w:author="PR Preview" w:date="2026-01-01T00:00:00Z">
        <w:r>
          <w:t xml:space="preserve"> </w:t>
        </w:r>
      </w:ins>
      <m:oMath>
        <m:r>
          <m:t>c</m:t>
        </m:r>
      </m:oMath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is allowed;</w:t>
        </w:r>
      </w:ins>
      <w:ins w:id="4701" w:author="PR Preview" w:date="2026-01-01T00:00:00Z">
        <w:r>
          <w:t xml:space="preserve"> </w:t>
        </w:r>
      </w:ins>
      <w:hyperlink w:anchor="def-power-nonpositive-base">
        <w:ins w:id="4702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4703" w:author="PR Preview" w:date="2026-01-01T00:00:00Z">
        <w:r>
          <w:t xml:space="preserve">).</w:t>
        </w:r>
      </w:ins>
      <w:ins w:id="4704" w:author="PR Preview" w:date="2026-01-01T00:00:00Z">
        <w:r>
          <w:t xml:space="preserve"> </w:t>
        </w:r>
      </w:ins>
      <w:ins w:id="4705" w:author="PR Preview" w:date="2026-01-01T00:00:00Z">
        <w:r>
          <w:t xml:space="preserve">Then</w:t>
        </w:r>
      </w:ins>
      <w:ins w:id="4706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del w:id="4709" w:author="PR Preview" w:date="2026-01-01T00:00:00Z">
        <w:r>
          <w:rPr>
            <w:b/>
            <w:bCs/>
          </w:rPr>
          <w:delText xml:space="preserve">Case</w:delText>
        </w:r>
      </w:del>
      <w:del w:id="4710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4711" w:author="PR Preview" w:date="2026-01-01T00:00:00Z">
        <w:r>
          <w:rPr>
            <w:b/>
            <w:bCs/>
          </w:rPr>
          <w:delText xml:space="preserve">.</w:delText>
        </w:r>
      </w:del>
      <w:del w:id="4712" w:author="PR Preview" w:date="2026-01-01T00:00:00Z">
        <w:r>
          <w:delText xml:space="preserve"> </w:delText>
        </w:r>
      </w:del>
      <w:del w:id="4713" w:author="PR Preview" w:date="2026-01-01T00:00:00Z">
        <w:r>
          <w:delText xml:space="preserve">Here we cannot take logarithms, so we work from the values of powers of</w:delText>
        </w:r>
      </w:del>
      <w:del w:id="4714" w:author="PR Preview" w:date="2026-01-01T00:00:00Z">
        <w:r>
          <w:delText xml:space="preserve"> </w:delText>
        </w:r>
      </w:del>
      <m:oMath>
        <m:r>
          <m:t>0</m:t>
        </m:r>
      </m:oMath>
      <w:del w:id="4715" w:author="PR Preview" w:date="2026-01-01T00:00:00Z">
        <w:r>
          <w:delText xml:space="preserve">:</w:delText>
        </w:r>
      </w:del>
      <w:del w:id="4716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for</w:delText>
        </w:r>
      </w:del>
      <w:del w:id="471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(</w:delText>
        </w:r>
      </w:del>
      <w:hyperlink w:anchor="def-power-nonpositive-base">
        <w:del w:id="4722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4723" w:author="PR Preview" w:date="2026-01-01T00:00:00Z">
        <w:r>
          <w:delText xml:space="preserve">),</w:delText>
        </w:r>
      </w:del>
      <w:del w:id="4724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4725" w:author="PR Preview" w:date="2026-01-01T00:00:00Z">
        <w:r>
          <w:delText xml:space="preserve">,</w:delText>
        </w:r>
      </w:del>
      <w:del w:id="4726" w:author="PR Preview" w:date="2026-01-01T00:00:00Z">
        <w:r>
          <w:delText xml:space="preserve"> </w:delText>
        </w:r>
      </w:del>
      <w:del w:id="4727" w:author="PR Preview" w:date="2026-01-01T00:00:00Z">
        <w:r>
          <w:delText xml:space="preserve">and</w:delText>
        </w:r>
      </w:del>
      <w:del w:id="4728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is undefined for</w:delText>
        </w:r>
      </w:del>
      <w:del w:id="473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4732" w:author="PR Preview" w:date="2026-01-01T00:00:00Z">
        <w:r>
          <w:delText xml:space="preserve">.</w:delText>
        </w:r>
      </w:del>
    </w:p>
    <w:p>
      <w:pPr>
        <w:pStyle w:val="FirstParagraph"/>
      </w:pPr>
      <w:ins w:id="4733" w:author="PR Preview" w:date="2026-01-01T00:00:00Z">
        <w:r>
          <w:rPr>
            <w:b/>
            <w:bCs/>
          </w:rPr>
          <w:t xml:space="preserve">Case</w:t>
        </w:r>
      </w:ins>
      <w:ins w:id="4734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4735" w:author="PR Preview" w:date="2026-01-01T00:00:00Z">
        <w:r>
          <w:rPr>
            <w:b/>
            <w:bCs/>
          </w:rPr>
          <w:t xml:space="preserve">.</w:t>
        </w:r>
      </w:ins>
      <w:ins w:id="4736" w:author="PR Preview" w:date="2026-01-01T00:00:00Z">
        <w:r>
          <w:t xml:space="preserve"> </w:t>
        </w:r>
      </w:ins>
      <w:ins w:id="4737" w:author="PR Preview" w:date="2026-01-01T00:00:00Z">
        <w:r>
          <w:t xml:space="preserve">Here we cannot take logarithms, so we work from the values of powers of</w:t>
        </w:r>
      </w:ins>
      <w:ins w:id="4738" w:author="PR Preview" w:date="2026-01-01T00:00:00Z">
        <w:r>
          <w:t xml:space="preserve"> </w:t>
        </w:r>
      </w:ins>
      <m:oMath>
        <m:r>
          <m:t>0</m:t>
        </m:r>
      </m:oMath>
      <w:ins w:id="4739" w:author="PR Preview" w:date="2026-01-01T00:00:00Z">
        <w:r>
          <w:t xml:space="preserve">:</w:t>
        </w:r>
      </w:ins>
      <w:ins w:id="4740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4741" w:author="PR Preview" w:date="2026-01-01T00:00:00Z">
        <w:r>
          <w:t xml:space="preserve"> </w:t>
        </w:r>
      </w:ins>
      <w:ins w:id="4742" w:author="PR Preview" w:date="2026-01-01T00:00:00Z">
        <w:r>
          <w:t xml:space="preserve">for</w:t>
        </w:r>
      </w:ins>
      <w:ins w:id="474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4744" w:author="PR Preview" w:date="2026-01-01T00:00:00Z">
        <w:r>
          <w:t xml:space="preserve"> </w:t>
        </w:r>
      </w:ins>
      <w:ins w:id="4745" w:author="PR Preview" w:date="2026-01-01T00:00:00Z">
        <w:r>
          <w:t xml:space="preserve">(</w:t>
        </w:r>
      </w:ins>
      <w:hyperlink w:anchor="def-power-nonpositive-base">
        <w:ins w:id="4746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4747" w:author="PR Preview" w:date="2026-01-01T00:00:00Z">
        <w:r>
          <w:t xml:space="preserve">),</w:t>
        </w:r>
      </w:ins>
      <w:ins w:id="4748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4749" w:author="PR Preview" w:date="2026-01-01T00:00:00Z">
        <w:r>
          <w:t xml:space="preserve">,</w:t>
        </w:r>
      </w:ins>
      <w:ins w:id="4750" w:author="PR Preview" w:date="2026-01-01T00:00:00Z">
        <w:r>
          <w:t xml:space="preserve"> </w:t>
        </w:r>
      </w:ins>
      <w:ins w:id="4751" w:author="PR Preview" w:date="2026-01-01T00:00:00Z">
        <w:r>
          <w:t xml:space="preserve">and</w:t>
        </w:r>
      </w:ins>
      <w:ins w:id="4752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4753" w:author="PR Preview" w:date="2026-01-01T00:00:00Z">
        <w:r>
          <w:t xml:space="preserve"> </w:t>
        </w:r>
      </w:ins>
      <w:ins w:id="4754" w:author="PR Preview" w:date="2026-01-01T00:00:00Z">
        <w:r>
          <w:t xml:space="preserve">is undefined for</w:t>
        </w:r>
      </w:ins>
      <w:ins w:id="475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4756" w:author="PR Preview" w:date="2026-01-01T00:00:00Z">
        <w:r>
          <w:t xml:space="preserve">.</w:t>
        </w:r>
      </w:ins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del w:id="4757" w:author="PR Preview" w:date="2026-01-01T00:00:00Z">
        <w:r>
          <w:rPr>
            <w:b/>
            <w:bCs/>
          </w:rPr>
          <w:delText xml:space="preserve">Definition 53 (Cosine and sine)</w:delText>
        </w:r>
      </w:del>
      <w:del w:id="4758" w:author="PR Preview" w:date="2026-01-01T00:00:00Z">
        <w:r>
          <w:delText xml:space="preserve"> </w:delText>
        </w:r>
      </w:del>
      <w:del w:id="4759" w:author="PR Preview" w:date="2026-01-01T00:00:00Z">
        <w:r>
          <w:delText xml:space="preserve">The</w:delText>
        </w:r>
      </w:del>
      <w:del w:id="4760" w:author="PR Preview" w:date="2026-01-01T00:00:00Z">
        <w:r>
          <w:delText xml:space="preserve"> </w:delText>
        </w:r>
      </w:del>
      <w:del w:id="4761" w:author="PR Preview" w:date="2026-01-01T00:00:00Z">
        <w:r>
          <w:rPr>
            <w:i/>
            <w:iCs/>
          </w:rPr>
          <w:delText xml:space="preserve">unit circle</w:delText>
        </w:r>
      </w:del>
      <w:del w:id="4762" w:author="PR Preview" w:date="2026-01-01T00:00:00Z">
        <w:r>
          <w:delText xml:space="preserve"> </w:delText>
        </w:r>
      </w:del>
      <w:del w:id="4763" w:author="PR Preview" w:date="2026-01-01T00:00:00Z">
        <w:r>
          <w:delText xml:space="preserve">is the set of points</w:delText>
        </w:r>
      </w:del>
      <w:del w:id="47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765" w:author="PR Preview" w:date="2026-01-01T00:00:00Z">
        <w:r>
          <w:delText xml:space="preserve"> </w:delText>
        </w:r>
      </w:del>
      <w:del w:id="4766" w:author="PR Preview" w:date="2026-01-01T00:00:00Z">
        <w:r>
          <w:delText xml:space="preserve">in the plane with</w:delText>
        </w:r>
      </w:del>
      <w:del w:id="476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4768" w:author="PR Preview" w:date="2026-01-01T00:00:00Z">
        <w:r>
          <w:delText xml:space="preserve">,</w:delText>
        </w:r>
      </w:del>
      <w:del w:id="4769" w:author="PR Preview" w:date="2026-01-01T00:00:00Z">
        <w:r>
          <w:delText xml:space="preserve"> </w:delText>
        </w:r>
      </w:del>
      <w:del w:id="4770" w:author="PR Preview" w:date="2026-01-01T00:00:00Z">
        <w:r>
          <w:delText xml:space="preserve">and</w:delText>
        </w:r>
      </w:del>
      <w:del w:id="477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4772" w:author="PR Preview" w:date="2026-01-01T00:00:00Z">
        <w:r>
          <w:delText xml:space="preserve"> </w:delText>
        </w:r>
      </w:del>
      <w:del w:id="4773" w:author="PR Preview" w:date="2026-01-01T00:00:00Z">
        <w:r>
          <w:delText xml:space="preserve">is half of its circumference.</w:delText>
        </w:r>
      </w:del>
      <w:del w:id="4774" w:author="PR Preview" w:date="2026-01-01T00:00:00Z">
        <w:r>
          <w:delText xml:space="preserve"> </w:delText>
        </w:r>
      </w:del>
      <w:del w:id="4775" w:author="PR Preview" w:date="2026-01-01T00:00:00Z">
        <w:r>
          <w:delText xml:space="preserve">For a real number</w:delText>
        </w:r>
      </w:del>
      <w:del w:id="4776" w:author="PR Preview" w:date="2026-01-01T00:00:00Z">
        <w:r>
          <w:delText xml:space="preserve"> </w:delText>
        </w:r>
      </w:del>
      <m:oMath>
        <m:r>
          <m:t>θ</m:t>
        </m:r>
      </m:oMath>
      <w:del w:id="4777" w:author="PR Preview" w:date="2026-01-01T00:00:00Z">
        <w:r>
          <w:delText xml:space="preserve">, start at the point</w:delText>
        </w:r>
      </w:del>
      <w:del w:id="47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and move a distance</w:delText>
        </w:r>
      </w:del>
      <w:del w:id="47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4782" w:author="PR Preview" w:date="2026-01-01T00:00:00Z">
        <w:r>
          <w:delText xml:space="preserve"> </w:delText>
        </w:r>
      </w:del>
      <w:del w:id="4783" w:author="PR Preview" w:date="2026-01-01T00:00:00Z">
        <w:r>
          <w:delText xml:space="preserve">along the unit circle,</w:delText>
        </w:r>
      </w:del>
      <w:del w:id="4784" w:author="PR Preview" w:date="2026-01-01T00:00:00Z">
        <w:r>
          <w:delText xml:space="preserve"> </w:delText>
        </w:r>
      </w:del>
      <w:del w:id="4785" w:author="PR Preview" w:date="2026-01-01T00:00:00Z">
        <w:r>
          <w:delText xml:space="preserve">counterclockwise if</w:delText>
        </w:r>
      </w:del>
      <w:del w:id="4786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4787" w:author="PR Preview" w:date="2026-01-01T00:00:00Z">
        <w:r>
          <w:delText xml:space="preserve"> </w:delText>
        </w:r>
      </w:del>
      <w:del w:id="4788" w:author="PR Preview" w:date="2026-01-01T00:00:00Z">
        <w:r>
          <w:delText xml:space="preserve">and clockwise if</w:delText>
        </w:r>
      </w:del>
      <w:del w:id="4789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4790" w:author="PR Preview" w:date="2026-01-01T00:00:00Z">
        <w:r>
          <w:delText xml:space="preserve">.</w:delText>
        </w:r>
      </w:del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The point reached is</w:delText>
        </w:r>
      </w:del>
      <w:del w:id="47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4794" w:author="PR Preview" w:date="2026-01-01T00:00:00Z">
        <w:r>
          <w:delText xml:space="preserve">:</w:delText>
        </w:r>
      </w:del>
      <w:del w:id="4795" w:author="PR Preview" w:date="2026-01-01T00:00:00Z">
        <w:r>
          <w:delText xml:space="preserve"> </w:delText>
        </w:r>
      </w:del>
      <w:del w:id="4796" w:author="PR Preview" w:date="2026-01-01T00:00:00Z">
        <w:r>
          <w:delText xml:space="preserve">its first coordinate is the</w:delText>
        </w:r>
      </w:del>
      <w:del w:id="4797" w:author="PR Preview" w:date="2026-01-01T00:00:00Z">
        <w:r>
          <w:delText xml:space="preserve"> </w:delText>
        </w:r>
      </w:del>
      <w:del w:id="4798" w:author="PR Preview" w:date="2026-01-01T00:00:00Z">
        <w:r>
          <w:rPr>
            <w:b/>
            <w:bCs/>
          </w:rPr>
          <w:delText xml:space="preserve">cosine</w:delText>
        </w:r>
      </w:del>
      <w:del w:id="4799" w:author="PR Preview" w:date="2026-01-01T00:00:00Z">
        <w:r>
          <w:delText xml:space="preserve"> </w:delText>
        </w:r>
      </w:del>
      <w:del w:id="4800" w:author="PR Preview" w:date="2026-01-01T00:00:00Z">
        <w:r>
          <w:delText xml:space="preserve">of</w:delText>
        </w:r>
      </w:del>
      <w:del w:id="4801" w:author="PR Preview" w:date="2026-01-01T00:00:00Z">
        <w:r>
          <w:delText xml:space="preserve"> </w:delText>
        </w:r>
      </w:del>
      <m:oMath>
        <m:r>
          <m:t>θ</m:t>
        </m:r>
      </m:oMath>
      <w:del w:id="4802" w:author="PR Preview" w:date="2026-01-01T00:00:00Z">
        <w:r>
          <w:delText xml:space="preserve">,</w:delText>
        </w:r>
      </w:del>
      <w:del w:id="4803" w:author="PR Preview" w:date="2026-01-01T00:00:00Z">
        <w:r>
          <w:delText xml:space="preserve"> </w:delText>
        </w:r>
      </w:del>
      <w:del w:id="4804" w:author="PR Preview" w:date="2026-01-01T00:00:00Z">
        <w:r>
          <w:delText xml:space="preserve">and its second coordinate is the</w:delText>
        </w:r>
      </w:del>
      <w:del w:id="4805" w:author="PR Preview" w:date="2026-01-01T00:00:00Z">
        <w:r>
          <w:delText xml:space="preserve"> </w:delText>
        </w:r>
      </w:del>
      <w:del w:id="4806" w:author="PR Preview" w:date="2026-01-01T00:00:00Z">
        <w:r>
          <w:rPr>
            <w:b/>
            <w:bCs/>
          </w:rPr>
          <w:delText xml:space="preserve">sine</w:delText>
        </w:r>
      </w:del>
      <w:del w:id="4807" w:author="PR Preview" w:date="2026-01-01T00:00:00Z">
        <w:r>
          <w:delText xml:space="preserve"> </w:delText>
        </w:r>
      </w:del>
      <w:del w:id="4808" w:author="PR Preview" w:date="2026-01-01T00:00:00Z">
        <w:r>
          <w:delText xml:space="preserve">of</w:delText>
        </w:r>
      </w:del>
      <w:del w:id="4809" w:author="PR Preview" w:date="2026-01-01T00:00:00Z">
        <w:r>
          <w:delText xml:space="preserve"> </w:delText>
        </w:r>
      </w:del>
      <m:oMath>
        <m:r>
          <m:t>θ</m:t>
        </m:r>
      </m:oMath>
      <w:del w:id="4810" w:author="PR Preview" w:date="2026-01-01T00:00:00Z">
        <w:r>
          <w:delText xml:space="preserve">.</w:delText>
        </w:r>
      </w:del>
    </w:p>
    <w:p>
      <w:pPr>
        <w:pStyle w:val="BodyText"/>
      </w:pPr>
      <w:del w:id="4811" w:author="PR Preview" w:date="2026-01-01T00:00:00Z">
        <w:r>
          <w:rPr>
            <w:b/>
            <w:bCs/>
          </w:rPr>
          <w:delText xml:space="preserve">Example 51 (Cosines and sines of some angles)</w:delText>
        </w:r>
      </w:del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 </w:delText>
        </w:r>
      </w:del>
    </w:p>
    <w:p>
      <w:pPr>
        <w:pStyle w:val="FirstParagraph"/>
      </w:pPr>
      <w:ins w:id="4814" w:author="PR Preview" w:date="2026-01-01T00:00:00Z">
        <w:r>
          <w:rPr>
            <w:b/>
            <w:bCs/>
          </w:rPr>
          <w:t xml:space="preserve">Definition 72 (Cosine and sine)</w:t>
        </w:r>
      </w:ins>
      <w:ins w:id="4815" w:author="PR Preview" w:date="2026-01-01T00:00:00Z">
        <w:r>
          <w:t xml:space="preserve"> </w:t>
        </w:r>
      </w:ins>
      <w:ins w:id="4816" w:author="PR Preview" w:date="2026-01-01T00:00:00Z">
        <w:r>
          <w:t xml:space="preserve">The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rPr>
            <w:i/>
            <w:iCs/>
          </w:rPr>
          <w:t xml:space="preserve">unit circle</w:t>
        </w:r>
      </w:ins>
      <w:ins w:id="4819" w:author="PR Preview" w:date="2026-01-01T00:00:00Z">
        <w:r>
          <w:t xml:space="preserve"> </w:t>
        </w:r>
      </w:ins>
      <w:ins w:id="4820" w:author="PR Preview" w:date="2026-01-01T00:00:00Z">
        <w:r>
          <w:t xml:space="preserve">is the set of points</w:t>
        </w:r>
      </w:ins>
      <w:ins w:id="48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822" w:author="PR Preview" w:date="2026-01-01T00:00:00Z">
        <w:r>
          <w:t xml:space="preserve"> </w:t>
        </w:r>
      </w:ins>
      <w:ins w:id="4823" w:author="PR Preview" w:date="2026-01-01T00:00:00Z">
        <w:r>
          <w:t xml:space="preserve">in the plane with</w:t>
        </w:r>
      </w:ins>
      <w:ins w:id="482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4825" w:author="PR Preview" w:date="2026-01-01T00:00:00Z">
        <w:r>
          <w:t xml:space="preserve">,</w:t>
        </w:r>
      </w:ins>
      <w:ins w:id="4826" w:author="PR Preview" w:date="2026-01-01T00:00:00Z">
        <w:r>
          <w:t xml:space="preserve"> </w:t>
        </w:r>
      </w:ins>
      <w:ins w:id="4827" w:author="PR Preview" w:date="2026-01-01T00:00:00Z">
        <w:r>
          <w:t xml:space="preserve">and</w:t>
        </w:r>
      </w:ins>
      <w:ins w:id="482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4829" w:author="PR Preview" w:date="2026-01-01T00:00:00Z">
        <w:r>
          <w:t xml:space="preserve"> </w:t>
        </w:r>
      </w:ins>
      <w:ins w:id="4830" w:author="PR Preview" w:date="2026-01-01T00:00:00Z">
        <w:r>
          <w:t xml:space="preserve">is half of its circumference.</w:t>
        </w:r>
      </w:ins>
      <w:ins w:id="4831" w:author="PR Preview" w:date="2026-01-01T00:00:00Z">
        <w:r>
          <w:t xml:space="preserve"> </w:t>
        </w:r>
      </w:ins>
      <w:ins w:id="4832" w:author="PR Preview" w:date="2026-01-01T00:00:00Z">
        <w:r>
          <w:t xml:space="preserve">For a real number</w:t>
        </w:r>
      </w:ins>
      <w:ins w:id="4833" w:author="PR Preview" w:date="2026-01-01T00:00:00Z">
        <w:r>
          <w:t xml:space="preserve"> </w:t>
        </w:r>
      </w:ins>
      <m:oMath>
        <m:r>
          <m:t>θ</m:t>
        </m:r>
      </m:oMath>
      <w:ins w:id="4834" w:author="PR Preview" w:date="2026-01-01T00:00:00Z">
        <w:r>
          <w:t xml:space="preserve">, start at the point</w:t>
        </w:r>
      </w:ins>
      <w:ins w:id="48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836" w:author="PR Preview" w:date="2026-01-01T00:00:00Z">
        <w:r>
          <w:t xml:space="preserve"> </w:t>
        </w:r>
      </w:ins>
      <w:ins w:id="4837" w:author="PR Preview" w:date="2026-01-01T00:00:00Z">
        <w:r>
          <w:t xml:space="preserve">and move a distance</w:t>
        </w:r>
      </w:ins>
      <w:ins w:id="483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4839" w:author="PR Preview" w:date="2026-01-01T00:00:00Z">
        <w:r>
          <w:t xml:space="preserve"> </w:t>
        </w:r>
      </w:ins>
      <w:ins w:id="4840" w:author="PR Preview" w:date="2026-01-01T00:00:00Z">
        <w:r>
          <w:t xml:space="preserve">along the unit circle,</w:t>
        </w:r>
      </w:ins>
      <w:ins w:id="4841" w:author="PR Preview" w:date="2026-01-01T00:00:00Z">
        <w:r>
          <w:t xml:space="preserve"> </w:t>
        </w:r>
      </w:ins>
      <w:ins w:id="4842" w:author="PR Preview" w:date="2026-01-01T00:00:00Z">
        <w:r>
          <w:t xml:space="preserve">counterclockwise if</w:t>
        </w:r>
      </w:ins>
      <w:ins w:id="484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4844" w:author="PR Preview" w:date="2026-01-01T00:00:00Z">
        <w:r>
          <w:t xml:space="preserve"> </w:t>
        </w:r>
      </w:ins>
      <w:ins w:id="4845" w:author="PR Preview" w:date="2026-01-01T00:00:00Z">
        <w:r>
          <w:t xml:space="preserve">and clockwise if</w:t>
        </w:r>
      </w:ins>
      <w:ins w:id="484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4847" w:author="PR Preview" w:date="2026-01-01T00:00:00Z">
        <w:r>
          <w:t xml:space="preserve">.</w:t>
        </w:r>
      </w:ins>
      <w:ins w:id="4848" w:author="PR Preview" w:date="2026-01-01T00:00:00Z">
        <w:r>
          <w:t xml:space="preserve"> </w:t>
        </w:r>
      </w:ins>
      <w:ins w:id="4849" w:author="PR Preview" w:date="2026-01-01T00:00:00Z">
        <w:r>
          <w:t xml:space="preserve">The point reached is</w:t>
        </w:r>
      </w:ins>
      <w:ins w:id="48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4851" w:author="PR Preview" w:date="2026-01-01T00:00:00Z">
        <w:r>
          <w:t xml:space="preserve">:</w:t>
        </w:r>
      </w:ins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its first coordinate is the</w:t>
        </w:r>
      </w:ins>
      <w:ins w:id="4854" w:author="PR Preview" w:date="2026-01-01T00:00:00Z">
        <w:r>
          <w:t xml:space="preserve"> </w:t>
        </w:r>
      </w:ins>
      <w:ins w:id="4855" w:author="PR Preview" w:date="2026-01-01T00:00:00Z">
        <w:r>
          <w:rPr>
            <w:b/>
            <w:bCs/>
          </w:rPr>
          <w:t xml:space="preserve">cosine</w:t>
        </w:r>
      </w:ins>
      <w:ins w:id="4856" w:author="PR Preview" w:date="2026-01-01T00:00:00Z">
        <w:r>
          <w:t xml:space="preserve"> </w:t>
        </w:r>
      </w:ins>
      <w:ins w:id="4857" w:author="PR Preview" w:date="2026-01-01T00:00:00Z">
        <w:r>
          <w:t xml:space="preserve">of</w:t>
        </w:r>
      </w:ins>
      <w:ins w:id="4858" w:author="PR Preview" w:date="2026-01-01T00:00:00Z">
        <w:r>
          <w:t xml:space="preserve"> </w:t>
        </w:r>
      </w:ins>
      <m:oMath>
        <m:r>
          <m:t>θ</m:t>
        </m:r>
      </m:oMath>
      <w:ins w:id="4859" w:author="PR Preview" w:date="2026-01-01T00:00:00Z">
        <w:r>
          <w:t xml:space="preserve">,</w:t>
        </w:r>
      </w:ins>
      <w:ins w:id="4860" w:author="PR Preview" w:date="2026-01-01T00:00:00Z">
        <w:r>
          <w:t xml:space="preserve"> </w:t>
        </w:r>
      </w:ins>
      <w:ins w:id="4861" w:author="PR Preview" w:date="2026-01-01T00:00:00Z">
        <w:r>
          <w:t xml:space="preserve">and its second coordinate is the</w:t>
        </w:r>
      </w:ins>
      <w:ins w:id="4862" w:author="PR Preview" w:date="2026-01-01T00:00:00Z">
        <w:r>
          <w:t xml:space="preserve"> </w:t>
        </w:r>
      </w:ins>
      <w:ins w:id="4863" w:author="PR Preview" w:date="2026-01-01T00:00:00Z">
        <w:r>
          <w:rPr>
            <w:b/>
            <w:bCs/>
          </w:rPr>
          <w:t xml:space="preserve">sine</w:t>
        </w:r>
      </w:ins>
      <w:ins w:id="4864" w:author="PR Preview" w:date="2026-01-01T00:00:00Z">
        <w:r>
          <w:t xml:space="preserve"> </w:t>
        </w:r>
      </w:ins>
      <w:ins w:id="4865" w:author="PR Preview" w:date="2026-01-01T00:00:00Z">
        <w:r>
          <w:t xml:space="preserve">of</w:t>
        </w:r>
      </w:ins>
      <w:ins w:id="4866" w:author="PR Preview" w:date="2026-01-01T00:00:00Z">
        <w:r>
          <w:t xml:space="preserve"> </w:t>
        </w:r>
      </w:ins>
      <m:oMath>
        <m:r>
          <m:t>θ</m:t>
        </m:r>
      </m:oMath>
      <w:ins w:id="4867" w:author="PR Preview" w:date="2026-01-01T00:00:00Z">
        <w:r>
          <w:t xml:space="preserve">.</w:t>
        </w:r>
      </w:ins>
    </w:p>
    <w:bookmarkEnd w:id="260"/>
    <w:bookmarkStart w:id="261" w:name="exm-cosine-sine"/>
    <w:p>
      <w:pPr>
        <w:pStyle w:val="BodyText"/>
      </w:pPr>
      <w:ins w:id="4868" w:author="PR Preview" w:date="2026-01-01T00:00:00Z">
        <w:r>
          <w:rPr>
            <w:b/>
            <w:bCs/>
          </w:rPr>
          <w:t xml:space="preserve">Example 54 (Cosines and sines of some angles)</w:t>
        </w:r>
      </w:ins>
      <w:ins w:id="4869" w:author="PR Preview" w:date="2026-01-01T00:00:00Z">
        <w:r>
          <w:t xml:space="preserve"> </w:t>
        </w:r>
      </w:ins>
      <w:ins w:id="4870" w:author="PR Preview" w:date="2026-01-01T00:00:00Z">
        <w:r>
          <w:t xml:space="preserve"> 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del w:id="4871" w:author="PR Preview" w:date="2026-01-01T00:00:00Z">
        <w:r>
          <w:rPr>
            <w:i/>
            <w:iCs/>
          </w:rPr>
          <w:delText xml:space="preserve">Proof</w:delText>
        </w:r>
      </w:del>
      <w:del w:id="4872" w:author="PR Preview" w:date="2026-01-01T00:00:00Z">
        <w:r>
          <w:delText xml:space="preserve">. </w:delText>
        </w:r>
      </w:del>
      <w:del w:id="4873" w:author="PR Preview" w:date="2026-01-01T00:00:00Z">
        <w:r>
          <w:delText xml:space="preserve">The point</w:delText>
        </w:r>
      </w:del>
      <w:del w:id="48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4875" w:author="PR Preview" w:date="2026-01-01T00:00:00Z">
        <w:r>
          <w:delText xml:space="preserve"> </w:delText>
        </w:r>
      </w:del>
      <w:del w:id="4876" w:author="PR Preview" w:date="2026-01-01T00:00:00Z">
        <w:r>
          <w:delText xml:space="preserve">lies on the unit circle (</w:delText>
        </w:r>
      </w:del>
      <w:hyperlink w:anchor="def-cosine-sine">
        <w:del w:id="4877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4878" w:author="PR Preview" w:date="2026-01-01T00:00:00Z">
        <w:r>
          <w:delText xml:space="preserve">),</w:delText>
        </w:r>
      </w:del>
      <w:del w:id="4879" w:author="PR Preview" w:date="2026-01-01T00:00:00Z">
        <w:r>
          <w:delText xml:space="preserve"> </w:delText>
        </w:r>
      </w:del>
      <w:del w:id="4880" w:author="PR Preview" w:date="2026-01-01T00:00:00Z">
        <w:r>
          <w:delText xml:space="preserve">so its coordinates satisfy</w:delText>
        </w:r>
      </w:del>
      <w:del w:id="488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4882" w:author="PR Preview" w:date="2026-01-01T00:00:00Z">
        <w:r>
          <w:delText xml:space="preserve">.</w:delText>
        </w:r>
      </w:del>
    </w:p>
    <w:p>
      <w:pPr>
        <w:pStyle w:val="BodyText"/>
      </w:pPr>
      <w:del w:id="4883" w:author="PR Preview" w:date="2026-01-01T00:00:00Z">
        <w:r>
          <w:rPr>
            <w:b/>
            <w:bCs/>
          </w:rPr>
          <w:delText xml:space="preserve">Example 52 (The unit circle and the angle</w:delText>
        </w:r>
      </w:del>
      <w:del w:id="4884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4885" w:author="PR Preview" w:date="2026-01-01T00:00:00Z">
        <w:r>
          <w:rPr>
            <w:b/>
            <w:bCs/>
          </w:rPr>
          <w:delText xml:space="preserve">)</w:delText>
        </w:r>
      </w:del>
      <w:del w:id="4886" w:author="PR Preview" w:date="2026-01-01T00:00:00Z">
        <w:r>
          <w:delText xml:space="preserve"> </w:delText>
        </w:r>
      </w:del>
      <w:del w:id="4887" w:author="PR Preview" w:date="2026-01-01T00:00:00Z">
        <w:r>
          <w:delText xml:space="preserve">Take</w:delText>
        </w:r>
      </w:del>
      <w:del w:id="488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4889" w:author="PR Preview" w:date="2026-01-01T00:00:00Z">
        <w:r>
          <w:delText xml:space="preserve">, one sixth of the way round the circle.</w:delText>
        </w:r>
      </w:del>
      <w:del w:id="4890" w:author="PR Preview" w:date="2026-01-01T00:00:00Z">
        <w:r>
          <w:delText xml:space="preserve"> </w:delText>
        </w:r>
      </w:del>
      <w:hyperlink w:anchor="fig-cosine-sine-unit-circle">
        <w:del w:id="4891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4892" w:author="PR Preview" w:date="2026-01-01T00:00:00Z">
        <w:r>
          <w:delText xml:space="preserve"> </w:delText>
        </w:r>
      </w:del>
      <w:del w:id="4893" w:author="PR Preview" w:date="2026-01-01T00:00:00Z">
        <w:r>
          <w:delText xml:space="preserve">shows the point reached,</w:delText>
        </w:r>
      </w:del>
      <w:del w:id="48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4895" w:author="PR Preview" w:date="2026-01-01T00:00:00Z">
        <w:r>
          <w:delText xml:space="preserve">, and its two coordinates.</w:delText>
        </w:r>
      </w:del>
      <w:del w:id="4896" w:author="PR Preview" w:date="2026-01-01T00:00:00Z">
        <w:r>
          <w:delText xml:space="preserve"> </w:delText>
        </w:r>
      </w:del>
      <w:del w:id="4897" w:author="PR Preview" w:date="2026-01-01T00:00:00Z">
        <w:r>
          <w:delText xml:space="preserve">The point is a vertex of a regular hexagon inscribed in the unit circle,</w:delText>
        </w:r>
      </w:del>
      <w:del w:id="4898" w:author="PR Preview" w:date="2026-01-01T00:00:00Z">
        <w:r>
          <w:delText xml:space="preserve"> </w:delText>
        </w:r>
      </w:del>
      <w:del w:id="4899" w:author="PR Preview" w:date="2026-01-01T00:00:00Z">
        <w:r>
          <w:delText xml:space="preserve">whose sides have the same length as its radius,</w:delText>
        </w:r>
      </w:del>
      <w:del w:id="4900" w:author="PR Preview" w:date="2026-01-01T00:00:00Z">
        <w:r>
          <w:delText xml:space="preserve"> </w:delText>
        </w:r>
      </w:del>
      <w:del w:id="4901" w:author="PR Preview" w:date="2026-01-01T00:00:00Z">
        <w:r>
          <w:delText xml:space="preserve">so the point is at distance</w:delText>
        </w:r>
      </w:del>
      <w:del w:id="4902" w:author="PR Preview" w:date="2026-01-01T00:00:00Z">
        <w:r>
          <w:delText xml:space="preserve"> </w:delText>
        </w:r>
      </w:del>
      <m:oMath>
        <m:r>
          <m:t>1</m:t>
        </m:r>
      </m:oMath>
      <w:del w:id="4903" w:author="PR Preview" w:date="2026-01-01T00:00:00Z">
        <w:r>
          <w:delText xml:space="preserve"> </w:delText>
        </w:r>
      </w:del>
      <w:del w:id="4904" w:author="PR Preview" w:date="2026-01-01T00:00:00Z">
        <w:r>
          <w:delText xml:space="preserve">from</w:delText>
        </w:r>
      </w:del>
      <w:del w:id="49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906" w:author="PR Preview" w:date="2026-01-01T00:00:00Z">
        <w:r>
          <w:delText xml:space="preserve">.</w:delText>
        </w:r>
      </w:del>
      <w:del w:id="4907" w:author="PR Preview" w:date="2026-01-01T00:00:00Z">
        <w:r>
          <w:delText xml:space="preserve"> </w:delText>
        </w:r>
      </w:del>
      <w:del w:id="4908" w:author="PR Preview" w:date="2026-01-01T00:00:00Z">
        <w:r>
          <w:delText xml:space="preserve">Writing</w:delText>
        </w:r>
      </w:del>
      <w:del w:id="49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4910" w:author="PR Preview" w:date="2026-01-01T00:00:00Z">
        <w:r>
          <w:delText xml:space="preserve">,</w:delText>
        </w:r>
      </w:del>
    </w:p>
    <w:p>
      <w:pPr>
        <w:pStyle w:val="FirstParagraph"/>
      </w:pPr>
      <w:ins w:id="4911" w:author="PR Preview" w:date="2026-01-01T00:00:00Z">
        <w:r>
          <w:rPr>
            <w:i/>
            <w:iCs/>
          </w:rPr>
          <w:t xml:space="preserve">Proof</w:t>
        </w:r>
      </w:ins>
      <w:ins w:id="4912" w:author="PR Preview" w:date="2026-01-01T00:00:00Z">
        <w:r>
          <w:t xml:space="preserve">. </w:t>
        </w:r>
      </w:ins>
      <w:ins w:id="4913" w:author="PR Preview" w:date="2026-01-01T00:00:00Z">
        <w:r>
          <w:t xml:space="preserve">The point</w:t>
        </w:r>
      </w:ins>
      <w:ins w:id="49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4915" w:author="PR Preview" w:date="2026-01-01T00:00:00Z">
        <w:r>
          <w:t xml:space="preserve"> </w:t>
        </w:r>
      </w:ins>
      <w:ins w:id="4916" w:author="PR Preview" w:date="2026-01-01T00:00:00Z">
        <w:r>
          <w:t xml:space="preserve">lies on the unit circle (</w:t>
        </w:r>
      </w:ins>
      <w:hyperlink w:anchor="def-cosine-sine">
        <w:ins w:id="4917" w:author="PR Preview" w:date="2026-01-01T00:00:00Z">
          <w:r>
            <w:rPr>
              <w:rStyle w:val="Hyperlink"/>
            </w:rPr>
            <w:t xml:space="preserve">Definition 72</w:t>
          </w:r>
        </w:ins>
      </w:hyperlink>
      <w:ins w:id="4918" w:author="PR Preview" w:date="2026-01-01T00:00:00Z">
        <w:r>
          <w:t xml:space="preserve">),</w:t>
        </w:r>
      </w:ins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so its coordinates satisfy</w:t>
        </w:r>
      </w:ins>
      <w:ins w:id="492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4922" w:author="PR Preview" w:date="2026-01-01T00:00:00Z">
        <w:r>
          <w:t xml:space="preserve">.</w:t>
        </w:r>
      </w:ins>
    </w:p>
    <w:bookmarkStart w:id="267" w:name="exm-cosine-sine-unit-circle"/>
    <w:p>
      <w:pPr>
        <w:pStyle w:val="BodyText"/>
      </w:pPr>
      <w:ins w:id="4923" w:author="PR Preview" w:date="2026-01-01T00:00:00Z">
        <w:r>
          <w:rPr>
            <w:b/>
            <w:bCs/>
          </w:rPr>
          <w:t xml:space="preserve">Example 55 (The unit circle and the angle</w:t>
        </w:r>
      </w:ins>
      <w:ins w:id="492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4925" w:author="PR Preview" w:date="2026-01-01T00:00:00Z">
        <w:r>
          <w:rPr>
            <w:b/>
            <w:bCs/>
          </w:rPr>
          <w:t xml:space="preserve">)</w:t>
        </w:r>
      </w:ins>
      <w:ins w:id="4926" w:author="PR Preview" w:date="2026-01-01T00:00:00Z">
        <w:r>
          <w:t xml:space="preserve"> </w:t>
        </w:r>
      </w:ins>
      <w:ins w:id="4927" w:author="PR Preview" w:date="2026-01-01T00:00:00Z">
        <w:r>
          <w:t xml:space="preserve">Take</w:t>
        </w:r>
      </w:ins>
      <w:ins w:id="492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4929" w:author="PR Preview" w:date="2026-01-01T00:00:00Z">
        <w:r>
          <w:t xml:space="preserve">, one sixth of the way round the circle.</w:t>
        </w:r>
      </w:ins>
      <w:ins w:id="4930" w:author="PR Preview" w:date="2026-01-01T00:00:00Z">
        <w:r>
          <w:t xml:space="preserve"> </w:t>
        </w:r>
      </w:ins>
      <w:hyperlink w:anchor="fig-cosine-sine-unit-circle">
        <w:ins w:id="4931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4932" w:author="PR Preview" w:date="2026-01-01T00:00:00Z">
        <w:r>
          <w:t xml:space="preserve"> </w:t>
        </w:r>
      </w:ins>
      <w:ins w:id="4933" w:author="PR Preview" w:date="2026-01-01T00:00:00Z">
        <w:r>
          <w:t xml:space="preserve">shows the point reached,</w:t>
        </w:r>
      </w:ins>
      <w:ins w:id="49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4935" w:author="PR Preview" w:date="2026-01-01T00:00:00Z">
        <w:r>
          <w:t xml:space="preserve">, and its two coordinates.</w:t>
        </w:r>
      </w:ins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The point is a vertex of a regular hexagon inscribed in the unit circle,</w:t>
        </w:r>
      </w:ins>
      <w:ins w:id="4938" w:author="PR Preview" w:date="2026-01-01T00:00:00Z">
        <w:r>
          <w:t xml:space="preserve"> </w:t>
        </w:r>
      </w:ins>
      <w:ins w:id="4939" w:author="PR Preview" w:date="2026-01-01T00:00:00Z">
        <w:r>
          <w:t xml:space="preserve">whose sides have the same length as its radius,</w:t>
        </w:r>
      </w:ins>
      <w:ins w:id="4940" w:author="PR Preview" w:date="2026-01-01T00:00:00Z">
        <w:r>
          <w:t xml:space="preserve"> </w:t>
        </w:r>
      </w:ins>
      <w:ins w:id="4941" w:author="PR Preview" w:date="2026-01-01T00:00:00Z">
        <w:r>
          <w:t xml:space="preserve">so the point is at distance</w:t>
        </w:r>
      </w:ins>
      <w:ins w:id="4942" w:author="PR Preview" w:date="2026-01-01T00:00:00Z">
        <w:r>
          <w:t xml:space="preserve"> </w:t>
        </w:r>
      </w:ins>
      <m:oMath>
        <m:r>
          <m:t>1</m:t>
        </m:r>
      </m:oMath>
      <w:ins w:id="4943" w:author="PR Preview" w:date="2026-01-01T00:00:00Z">
        <w:r>
          <w:t xml:space="preserve"> </w:t>
        </w:r>
      </w:ins>
      <w:ins w:id="4944" w:author="PR Preview" w:date="2026-01-01T00:00:00Z">
        <w:r>
          <w:t xml:space="preserve">from</w:t>
        </w:r>
      </w:ins>
      <w:ins w:id="49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946" w:author="PR Preview" w:date="2026-01-01T00:00:00Z">
        <w:r>
          <w:t xml:space="preserve">.</w:t>
        </w:r>
      </w:ins>
      <w:ins w:id="4947" w:author="PR Preview" w:date="2026-01-01T00:00:00Z">
        <w:r>
          <w:t xml:space="preserve"> </w:t>
        </w:r>
      </w:ins>
      <w:ins w:id="4948" w:author="PR Preview" w:date="2026-01-01T00:00:00Z">
        <w:r>
          <w:t xml:space="preserve">Writing</w:t>
        </w:r>
      </w:ins>
      <w:ins w:id="49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49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del w:id="4951" w:author="PR Preview" w:date="2026-01-01T00:00:00Z">
        <w:r>
          <w:rPr>
            <w:b/>
            <w:bCs/>
          </w:rPr>
          <w:delText xml:space="preserve">Definition 54 (Imaginary unit)</w:delText>
        </w:r>
      </w:del>
      <w:del w:id="4952" w:author="PR Preview" w:date="2026-01-01T00:00:00Z">
        <w:r>
          <w:delText xml:space="preserve"> </w:delText>
        </w:r>
      </w:del>
      <w:del w:id="4953" w:author="PR Preview" w:date="2026-01-01T00:00:00Z">
        <w:r>
          <w:delText xml:space="preserve">The</w:delText>
        </w:r>
      </w:del>
      <w:del w:id="4954" w:author="PR Preview" w:date="2026-01-01T00:00:00Z">
        <w:r>
          <w:delText xml:space="preserve"> </w:delText>
        </w:r>
      </w:del>
      <w:del w:id="4955" w:author="PR Preview" w:date="2026-01-01T00:00:00Z">
        <w:r>
          <w:rPr>
            <w:b/>
            <w:bCs/>
          </w:rPr>
          <w:delText xml:space="preserve">imaginary unit</w:delText>
        </w:r>
      </w:del>
      <w:del w:id="4956" w:author="PR Preview" w:date="2026-01-01T00:00:00Z">
        <w:r>
          <w:delText xml:space="preserve"> </w:delText>
        </w:r>
      </w:del>
      <m:oMath>
        <m:r>
          <m:t>i</m:t>
        </m:r>
      </m:oMath>
      <w:del w:id="4957" w:author="PR Preview" w:date="2026-01-01T00:00:00Z">
        <w:r>
          <w:delText xml:space="preserve"> </w:delText>
        </w:r>
      </w:del>
      <w:del w:id="4958" w:author="PR Preview" w:date="2026-01-01T00:00:00Z">
        <w:r>
          <w:delText xml:space="preserve">is a number whose square is</w:delText>
        </w:r>
      </w:del>
      <w:del w:id="495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960" w:author="PR Preview" w:date="2026-01-01T00:00:00Z">
        <w:r>
          <w:delText xml:space="preserve">:</w:delText>
        </w:r>
      </w:del>
    </w:p>
    <w:p>
      <w:pPr>
        <w:pStyle w:val="FirstParagraph"/>
      </w:pPr>
      <w:ins w:id="4961" w:author="PR Preview" w:date="2026-01-01T00:00:00Z">
        <w:r>
          <w:rPr>
            <w:b/>
            <w:bCs/>
          </w:rPr>
          <w:t xml:space="preserve">Definition 73 (Imaginary unit)</w:t>
        </w:r>
      </w:ins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The</w:t>
        </w:r>
      </w:ins>
      <w:ins w:id="4964" w:author="PR Preview" w:date="2026-01-01T00:00:00Z">
        <w:r>
          <w:t xml:space="preserve"> </w:t>
        </w:r>
      </w:ins>
      <w:ins w:id="4965" w:author="PR Preview" w:date="2026-01-01T00:00:00Z">
        <w:r>
          <w:rPr>
            <w:b/>
            <w:bCs/>
          </w:rPr>
          <w:t xml:space="preserve">imaginary unit</w:t>
        </w:r>
      </w:ins>
      <w:ins w:id="4966" w:author="PR Preview" w:date="2026-01-01T00:00:00Z">
        <w:r>
          <w:t xml:space="preserve"> </w:t>
        </w:r>
      </w:ins>
      <m:oMath>
        <m:r>
          <m:t>i</m:t>
        </m:r>
      </m:oMath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is a number whose square is</w:t>
        </w:r>
      </w:ins>
      <w:ins w:id="496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9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del w:id="4971" w:author="PR Preview" w:date="2026-01-01T00:00:00Z">
        <w:r>
          <w:rPr>
            <w:b/>
            <w:bCs/>
          </w:rPr>
          <w:delText xml:space="preserve">Example 53 (Powers of the imaginary unit)</w:delText>
        </w:r>
      </w:del>
      <w:del w:id="4972" w:author="PR Preview" w:date="2026-01-01T00:00:00Z">
        <w:r>
          <w:delText xml:space="preserve"> </w:delText>
        </w:r>
      </w:del>
      <w:del w:id="4973" w:author="PR Preview" w:date="2026-01-01T00:00:00Z">
        <w:r>
          <w:delText xml:space="preserve">The powers of</w:delText>
        </w:r>
      </w:del>
      <w:del w:id="4974" w:author="PR Preview" w:date="2026-01-01T00:00:00Z">
        <w:r>
          <w:delText xml:space="preserve"> </w:delText>
        </w:r>
      </w:del>
      <m:oMath>
        <m:r>
          <m:t>i</m:t>
        </m:r>
      </m:oMath>
      <w:del w:id="4975" w:author="PR Preview" w:date="2026-01-01T00:00:00Z">
        <w:r>
          <w:delText xml:space="preserve"> </w:delText>
        </w:r>
      </w:del>
      <w:del w:id="4976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4977" w:author="PR Preview" w:date="2026-01-01T00:00:00Z">
        <w:r>
          <w:rPr>
            <w:b/>
            <w:bCs/>
          </w:rPr>
          <w:t xml:space="preserve">Example 56 (Powers of the imaginary unit)</w:t>
        </w:r>
      </w:ins>
      <w:ins w:id="4978" w:author="PR Preview" w:date="2026-01-01T00:00:00Z">
        <w:r>
          <w:t xml:space="preserve"> </w:t>
        </w:r>
      </w:ins>
      <w:ins w:id="4979" w:author="PR Preview" w:date="2026-01-01T00:00:00Z">
        <w:r>
          <w:t xml:space="preserve">The powers of</w:t>
        </w:r>
      </w:ins>
      <w:ins w:id="4980" w:author="PR Preview" w:date="2026-01-01T00:00:00Z">
        <w:r>
          <w:t xml:space="preserve"> </w:t>
        </w:r>
      </w:ins>
      <m:oMath>
        <m:r>
          <m:t>i</m:t>
        </m:r>
      </m:oMath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del w:id="4983" w:author="PR Preview" w:date="2026-01-01T00:00:00Z">
        <w:r>
          <w:rPr>
            <w:b/>
            <w:bCs/>
          </w:rPr>
          <w:delText xml:space="preserve">Example 54 (No real number squares to</w:delText>
        </w:r>
      </w:del>
      <w:del w:id="4984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985" w:author="PR Preview" w:date="2026-01-01T00:00:00Z">
        <w:r>
          <w:rPr>
            <w:b/>
            <w:bCs/>
          </w:rPr>
          <w:delText xml:space="preserve">)</w:delText>
        </w:r>
      </w:del>
      <w:del w:id="4986" w:author="PR Preview" w:date="2026-01-01T00:00:00Z">
        <w:r>
          <w:delText xml:space="preserve"> </w:delText>
        </w:r>
      </w:del>
      <w:del w:id="4987" w:author="PR Preview" w:date="2026-01-01T00:00:00Z">
        <w:r>
          <w:delText xml:space="preserve">The imaginary unit is not a real number,</w:delText>
        </w:r>
      </w:del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because the square of every real number</w:delText>
        </w:r>
      </w:del>
      <w:del w:id="4990" w:author="PR Preview" w:date="2026-01-01T00:00:00Z">
        <w:r>
          <w:delText xml:space="preserve"> </w:delText>
        </w:r>
      </w:del>
      <m:oMath>
        <m:r>
          <m:t>x</m:t>
        </m:r>
      </m:oMath>
      <w:del w:id="4991" w:author="PR Preview" w:date="2026-01-01T00:00:00Z">
        <w:r>
          <w:delText xml:space="preserve"> </w:delText>
        </w:r>
      </w:del>
      <w:del w:id="4992" w:author="PR Preview" w:date="2026-01-01T00:00:00Z">
        <w:r>
          <w:delText xml:space="preserve">is at least</w:delText>
        </w:r>
      </w:del>
      <w:del w:id="4993" w:author="PR Preview" w:date="2026-01-01T00:00:00Z">
        <w:r>
          <w:delText xml:space="preserve"> </w:delText>
        </w:r>
      </w:del>
      <m:oMath>
        <m:r>
          <m:t>0</m:t>
        </m:r>
      </m:oMath>
      <w:del w:id="4994" w:author="PR Preview" w:date="2026-01-01T00:00:00Z">
        <w:r>
          <w:delText xml:space="preserve">:</w:delText>
        </w:r>
      </w:del>
    </w:p>
    <w:p>
      <w:pPr>
        <w:pStyle w:val="BodyText"/>
      </w:pPr>
      <w:ins w:id="4995" w:author="PR Preview" w:date="2026-01-01T00:00:00Z">
        <w:r>
          <w:rPr>
            <w:b/>
            <w:bCs/>
          </w:rPr>
          <w:t xml:space="preserve">Example 57 (No real number squares to</w:t>
        </w:r>
      </w:ins>
      <w:ins w:id="499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997" w:author="PR Preview" w:date="2026-01-01T00:00:00Z">
        <w:r>
          <w:rPr>
            <w:b/>
            <w:bCs/>
          </w:rPr>
          <w:t xml:space="preserve">)</w:t>
        </w:r>
      </w:ins>
      <w:ins w:id="4998" w:author="PR Preview" w:date="2026-01-01T00:00:00Z">
        <w:r>
          <w:t xml:space="preserve"> </w:t>
        </w:r>
      </w:ins>
      <w:ins w:id="4999" w:author="PR Preview" w:date="2026-01-01T00:00:00Z">
        <w:r>
          <w:t xml:space="preserve">The imaginary unit is not a real number,</w:t>
        </w:r>
      </w:ins>
      <w:ins w:id="5000" w:author="PR Preview" w:date="2026-01-01T00:00:00Z">
        <w:r>
          <w:t xml:space="preserve"> </w:t>
        </w:r>
      </w:ins>
      <w:ins w:id="5001" w:author="PR Preview" w:date="2026-01-01T00:00:00Z">
        <w:r>
          <w:t xml:space="preserve">because the square of every real number</w:t>
        </w:r>
      </w:ins>
      <w:ins w:id="5002" w:author="PR Preview" w:date="2026-01-01T00:00:00Z">
        <w:r>
          <w:t xml:space="preserve"> </w:t>
        </w:r>
      </w:ins>
      <m:oMath>
        <m:r>
          <m:t>x</m:t>
        </m:r>
      </m:oMath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is at least</w:t>
        </w:r>
      </w:ins>
      <w:ins w:id="5005" w:author="PR Preview" w:date="2026-01-01T00:00:00Z">
        <w:r>
          <w:t xml:space="preserve"> </w:t>
        </w:r>
      </w:ins>
      <m:oMath>
        <m:r>
          <m:t>0</m:t>
        </m:r>
      </m:oMath>
      <w:ins w:id="500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5007" w:author="PR Preview" w:date="2026-01-01T00:00:00Z">
        <w:r>
          <w:delText xml:space="preserve">For instance,</w:delText>
        </w:r>
      </w:del>
      <w:del w:id="5008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5009" w:author="PR Preview" w:date="2026-01-01T00:00:00Z">
        <w:r>
          <w:delText xml:space="preserve"> </w:delText>
        </w:r>
      </w:del>
      <w:del w:id="5010" w:author="PR Preview" w:date="2026-01-01T00:00:00Z">
        <w:r>
          <w:delText xml:space="preserve">and</w:delText>
        </w:r>
      </w:del>
      <w:del w:id="50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5012" w:author="PR Preview" w:date="2026-01-01T00:00:00Z">
        <w:r>
          <w:delText xml:space="preserve">;</w:delText>
        </w:r>
      </w:del>
      <w:del w:id="5013" w:author="PR Preview" w:date="2026-01-01T00:00:00Z">
        <w:r>
          <w:delText xml:space="preserve"> </w:delText>
        </w:r>
      </w:del>
      <w:del w:id="5014" w:author="PR Preview" w:date="2026-01-01T00:00:00Z">
        <w:r>
          <w:delText xml:space="preserve">neither is</w:delText>
        </w:r>
      </w:del>
      <w:del w:id="501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016" w:author="PR Preview" w:date="2026-01-01T00:00:00Z">
        <w:r>
          <w:delText xml:space="preserve">.</w:delText>
        </w:r>
      </w:del>
      <w:del w:id="5017" w:author="PR Preview" w:date="2026-01-01T00:00:00Z">
        <w:r>
          <w:delText xml:space="preserve"> </w:delText>
        </w:r>
      </w:del>
      <w:del w:id="5018" w:author="PR Preview" w:date="2026-01-01T00:00:00Z">
        <w:r>
          <w:delText xml:space="preserve">So the equation</w:delText>
        </w:r>
      </w:del>
      <w:del w:id="501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020" w:author="PR Preview" w:date="2026-01-01T00:00:00Z">
        <w:r>
          <w:delText xml:space="preserve"> </w:delText>
        </w:r>
      </w:del>
      <w:del w:id="5021" w:author="PR Preview" w:date="2026-01-01T00:00:00Z">
        <w:r>
          <w:delText xml:space="preserve">has no real solution,</w:delText>
        </w:r>
      </w:del>
      <w:del w:id="5022" w:author="PR Preview" w:date="2026-01-01T00:00:00Z">
        <w:r>
          <w:delText xml:space="preserve"> </w:delText>
        </w:r>
      </w:del>
      <w:del w:id="5023" w:author="PR Preview" w:date="2026-01-01T00:00:00Z">
        <w:r>
          <w:delText xml:space="preserve">and</w:delText>
        </w:r>
      </w:del>
      <w:del w:id="5024" w:author="PR Preview" w:date="2026-01-01T00:00:00Z">
        <w:r>
          <w:delText xml:space="preserve"> </w:delText>
        </w:r>
      </w:del>
      <w:hyperlink w:anchor="def-imaginary-unit">
        <w:del w:id="5025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5028" w:author="PR Preview" w:date="2026-01-01T00:00:00Z">
        <w:r>
          <w:t xml:space="preserve">For instance,</w:t>
        </w:r>
      </w:ins>
      <w:ins w:id="5029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and</w:t>
        </w:r>
      </w:ins>
      <w:ins w:id="50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5033" w:author="PR Preview" w:date="2026-01-01T00:00:00Z">
        <w:r>
          <w:t xml:space="preserve">;</w:t>
        </w:r>
      </w:ins>
      <w:ins w:id="5034" w:author="PR Preview" w:date="2026-01-01T00:00:00Z">
        <w:r>
          <w:t xml:space="preserve"> </w:t>
        </w:r>
      </w:ins>
      <w:ins w:id="5035" w:author="PR Preview" w:date="2026-01-01T00:00:00Z">
        <w:r>
          <w:t xml:space="preserve">neither is</w:t>
        </w:r>
      </w:ins>
      <w:ins w:id="503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037" w:author="PR Preview" w:date="2026-01-01T00:00:00Z">
        <w:r>
          <w:t xml:space="preserve">.</w:t>
        </w:r>
      </w:ins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So the equation</w:t>
        </w:r>
      </w:ins>
      <w:ins w:id="504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041" w:author="PR Preview" w:date="2026-01-01T00:00:00Z">
        <w:r>
          <w:t xml:space="preserve"> </w:t>
        </w:r>
      </w:ins>
      <w:ins w:id="5042" w:author="PR Preview" w:date="2026-01-01T00:00:00Z">
        <w:r>
          <w:t xml:space="preserve">has no real solution,</w:t>
        </w:r>
      </w:ins>
      <w:ins w:id="5043" w:author="PR Preview" w:date="2026-01-01T00:00:00Z">
        <w:r>
          <w:t xml:space="preserve"> </w:t>
        </w:r>
      </w:ins>
      <w:ins w:id="5044" w:author="PR Preview" w:date="2026-01-01T00:00:00Z">
        <w:r>
          <w:t xml:space="preserve">and</w:t>
        </w:r>
      </w:ins>
      <w:ins w:id="5045" w:author="PR Preview" w:date="2026-01-01T00:00:00Z">
        <w:r>
          <w:t xml:space="preserve"> </w:t>
        </w:r>
      </w:ins>
      <w:hyperlink w:anchor="def-imaginary-unit">
        <w:ins w:id="5046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5047" w:author="PR Preview" w:date="2026-01-01T00:00:00Z">
        <w:r>
          <w:t xml:space="preserve"> </w:t>
        </w:r>
      </w:ins>
      <w:ins w:id="5048" w:author="PR Preview" w:date="2026-01-01T00:00:00Z">
        <w:r>
          <w:t xml:space="preserve">introduces a new number to solve it.</w:t>
        </w:r>
      </w:ins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del w:id="5049" w:author="PR Preview" w:date="2026-01-01T00:00:00Z">
        <w:r>
          <w:rPr>
            <w:b/>
            <w:bCs/>
          </w:rPr>
          <w:delText xml:space="preserve">Example 55 (Squaring</w:delText>
        </w:r>
      </w:del>
      <w:del w:id="5050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5051" w:author="PR Preview" w:date="2026-01-01T00:00:00Z">
        <w:r>
          <w:rPr>
            <w:b/>
            <w:bCs/>
          </w:rPr>
          <w:delText xml:space="preserve"> </w:delText>
        </w:r>
      </w:del>
      <w:del w:id="5052" w:author="PR Preview" w:date="2026-01-01T00:00:00Z">
        <w:r>
          <w:rPr>
            <w:b/>
            <w:bCs/>
          </w:rPr>
          <w:delText xml:space="preserve">and</w:delText>
        </w:r>
      </w:del>
      <w:del w:id="505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5054" w:author="PR Preview" w:date="2026-01-01T00:00:00Z">
        <w:r>
          <w:rPr>
            <w:b/>
            <w:bCs/>
          </w:rPr>
          <w:delText xml:space="preserve"> </w:delText>
        </w:r>
      </w:del>
      <w:del w:id="5055" w:author="PR Preview" w:date="2026-01-01T00:00:00Z">
        <w:r>
          <w:rPr>
            <w:b/>
            <w:bCs/>
          </w:rPr>
          <w:delText xml:space="preserve">in R)</w:delText>
        </w:r>
      </w:del>
      <w:del w:id="5056" w:author="PR Preview" w:date="2026-01-01T00:00:00Z">
        <w:r>
          <w:delText xml:space="preserve"> </w:delText>
        </w:r>
      </w:del>
      <w:del w:id="5057" w:author="PR Preview" w:date="2026-01-01T00:00:00Z">
        <w:r>
          <w:delText xml:space="preserve">R has the imaginary unit as</w:delText>
        </w:r>
      </w:del>
      <w:del w:id="5058" w:author="PR Preview" w:date="2026-01-01T00:00:00Z">
        <w:r>
          <w:delText xml:space="preserve"> </w:delText>
        </w:r>
      </w:del>
      <w:del w:id="5059" w:author="PR Preview" w:date="2026-01-01T00:00:00Z">
        <w:r>
          <w:rPr>
            <w:rStyle w:val="VerbatimChar"/>
          </w:rPr>
          <w:delText xml:space="preserve">1i</w:delText>
        </w:r>
      </w:del>
      <w:del w:id="5060" w:author="PR Preview" w:date="2026-01-01T00:00:00Z">
        <w:r>
          <w:delText xml:space="preserve">.</w:delText>
        </w:r>
      </w:del>
      <w:del w:id="5061" w:author="PR Preview" w:date="2026-01-01T00:00:00Z">
        <w:r>
          <w:delText xml:space="preserve"> </w:delText>
        </w:r>
      </w:del>
      <w:del w:id="5062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5063" w:author="PR Preview" w:date="2026-01-01T00:00:00Z">
        <w:r>
          <w:rPr>
            <w:b/>
            <w:bCs/>
          </w:rPr>
          <w:t xml:space="preserve">Example 58 (Squaring</w:t>
        </w:r>
      </w:ins>
      <w:ins w:id="5064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5065" w:author="PR Preview" w:date="2026-01-01T00:00:00Z">
        <w:r>
          <w:rPr>
            <w:b/>
            <w:bCs/>
          </w:rPr>
          <w:t xml:space="preserve"> </w:t>
        </w:r>
      </w:ins>
      <w:ins w:id="5066" w:author="PR Preview" w:date="2026-01-01T00:00:00Z">
        <w:r>
          <w:rPr>
            <w:b/>
            <w:bCs/>
          </w:rPr>
          <w:t xml:space="preserve">and</w:t>
        </w:r>
      </w:ins>
      <w:ins w:id="506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5068" w:author="PR Preview" w:date="2026-01-01T00:00:00Z">
        <w:r>
          <w:rPr>
            <w:b/>
            <w:bCs/>
          </w:rPr>
          <w:t xml:space="preserve"> </w:t>
        </w:r>
      </w:ins>
      <w:ins w:id="5069" w:author="PR Preview" w:date="2026-01-01T00:00:00Z">
        <w:r>
          <w:rPr>
            <w:b/>
            <w:bCs/>
          </w:rPr>
          <w:t xml:space="preserve">in R)</w:t>
        </w:r>
      </w:ins>
      <w:ins w:id="5070" w:author="PR Preview" w:date="2026-01-01T00:00:00Z">
        <w:r>
          <w:t xml:space="preserve"> </w:t>
        </w:r>
      </w:ins>
      <w:ins w:id="5071" w:author="PR Preview" w:date="2026-01-01T00:00:00Z">
        <w:r>
          <w:t xml:space="preserve">R has the imaginary unit as</w:t>
        </w:r>
      </w:ins>
      <w:ins w:id="5072" w:author="PR Preview" w:date="2026-01-01T00:00:00Z">
        <w:r>
          <w:t xml:space="preserve"> </w:t>
        </w:r>
      </w:ins>
      <w:ins w:id="5073" w:author="PR Preview" w:date="2026-01-01T00:00:00Z">
        <w:r>
          <w:rPr>
            <w:rStyle w:val="VerbatimChar"/>
          </w:rPr>
          <w:t xml:space="preserve">1i</w:t>
        </w:r>
      </w:ins>
      <w:ins w:id="5074" w:author="PR Preview" w:date="2026-01-01T00:00:00Z">
        <w:r>
          <w:t xml:space="preserve">.</w:t>
        </w:r>
      </w:ins>
      <w:ins w:id="5075" w:author="PR Preview" w:date="2026-01-01T00:00:00Z">
        <w:r>
          <w:t xml:space="preserve"> </w:t>
        </w:r>
      </w:ins>
      <w:ins w:id="5076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5077" w:author="PR Preview" w:date="2026-01-01T00:00:00Z">
        <w:r>
          <w:delText xml:space="preserve">Both squares have real part -1</w:delText>
        </w:r>
      </w:del>
      <w:del w:id="5078" w:author="PR Preview" w:date="2026-01-01T00:00:00Z">
        <w:r>
          <w:delText xml:space="preserve"> </w:delText>
        </w:r>
      </w:del>
      <w:del w:id="5079" w:author="PR Preview" w:date="2026-01-01T00:00:00Z">
        <w:r>
          <w:delText xml:space="preserve">and imaginary part 0,</w:delText>
        </w:r>
      </w:del>
      <w:del w:id="5080" w:author="PR Preview" w:date="2026-01-01T00:00:00Z">
        <w:r>
          <w:delText xml:space="preserve"> </w:delText>
        </w:r>
      </w:del>
      <w:del w:id="5081" w:author="PR Preview" w:date="2026-01-01T00:00:00Z">
        <w:r>
          <w:delText xml:space="preserve">as</w:delText>
        </w:r>
      </w:del>
      <w:del w:id="5082" w:author="PR Preview" w:date="2026-01-01T00:00:00Z">
        <w:r>
          <w:delText xml:space="preserve"> </w:delText>
        </w:r>
      </w:del>
      <w:hyperlink w:anchor="def-imaginary-unit">
        <w:del w:id="5083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5084" w:author="PR Preview" w:date="2026-01-01T00:00:00Z">
        <w:r>
          <w:delText xml:space="preserve"> </w:delText>
        </w:r>
      </w:del>
      <w:del w:id="5085" w:author="PR Preview" w:date="2026-01-01T00:00:00Z">
        <w:r>
          <w:delText xml:space="preserve">and</w:delText>
        </w:r>
      </w:del>
      <w:del w:id="5086" w:author="PR Preview" w:date="2026-01-01T00:00:00Z">
        <w:r>
          <w:delText xml:space="preserve"> </w:delText>
        </w:r>
      </w:del>
      <w:hyperlink w:anchor="thm-negative-imaginary-unit">
        <w:del w:id="5087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5088" w:author="PR Preview" w:date="2026-01-01T00:00:00Z">
        <w:r>
          <w:delText xml:space="preserve"> </w:delText>
        </w:r>
      </w:del>
      <w:del w:id="5089" w:author="PR Preview" w:date="2026-01-01T00:00:00Z">
        <w:r>
          <w:delText xml:space="preserve">say.</w:delText>
        </w:r>
      </w:del>
    </w:p>
    <w:p>
      <w:pPr>
        <w:pStyle w:val="FirstParagraph"/>
      </w:pPr>
      <w:ins w:id="5090" w:author="PR Preview" w:date="2026-01-01T00:00:00Z">
        <w:r>
          <w:t xml:space="preserve">Both squares have real part -1</w:t>
        </w:r>
      </w:ins>
      <w:ins w:id="5091" w:author="PR Preview" w:date="2026-01-01T00:00:00Z">
        <w:r>
          <w:t xml:space="preserve"> </w:t>
        </w:r>
      </w:ins>
      <w:ins w:id="5092" w:author="PR Preview" w:date="2026-01-01T00:00:00Z">
        <w:r>
          <w:t xml:space="preserve">and imaginary part 0,</w:t>
        </w:r>
      </w:ins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as</w:t>
        </w:r>
      </w:ins>
      <w:ins w:id="5095" w:author="PR Preview" w:date="2026-01-01T00:00:00Z">
        <w:r>
          <w:t xml:space="preserve"> </w:t>
        </w:r>
      </w:ins>
      <w:hyperlink w:anchor="def-imaginary-unit">
        <w:ins w:id="5096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5097" w:author="PR Preview" w:date="2026-01-01T00:00:00Z">
        <w:r>
          <w:t xml:space="preserve"> </w:t>
        </w:r>
      </w:ins>
      <w:ins w:id="5098" w:author="PR Preview" w:date="2026-01-01T00:00:00Z">
        <w:r>
          <w:t xml:space="preserve">and</w:t>
        </w:r>
      </w:ins>
      <w:ins w:id="5099" w:author="PR Preview" w:date="2026-01-01T00:00:00Z">
        <w:r>
          <w:t xml:space="preserve"> </w:t>
        </w:r>
      </w:ins>
      <w:hyperlink w:anchor="thm-negative-imaginary-unit">
        <w:ins w:id="5100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5101" w:author="PR Preview" w:date="2026-01-01T00:00:00Z">
        <w:r>
          <w:t xml:space="preserve"> </w:t>
        </w:r>
      </w:ins>
      <w:ins w:id="5102" w:author="PR Preview" w:date="2026-01-01T00:00:00Z">
        <w:r>
          <w:t xml:space="preserve">say.</w:t>
        </w:r>
      </w:ins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del w:id="5103" w:author="PR Preview" w:date="2026-01-01T00:00:00Z">
        <w:r>
          <w:rPr>
            <w:b/>
            <w:bCs/>
          </w:rPr>
          <w:delText xml:space="preserve">Definition 55 (Complex number)</w:delText>
        </w:r>
      </w:del>
      <w:del w:id="5104" w:author="PR Preview" w:date="2026-01-01T00:00:00Z">
        <w:r>
          <w:delText xml:space="preserve"> </w:delText>
        </w:r>
      </w:del>
      <w:del w:id="5105" w:author="PR Preview" w:date="2026-01-01T00:00:00Z">
        <w:r>
          <w:delText xml:space="preserve">A</w:delText>
        </w:r>
      </w:del>
      <w:del w:id="5106" w:author="PR Preview" w:date="2026-01-01T00:00:00Z">
        <w:r>
          <w:delText xml:space="preserve"> </w:delText>
        </w:r>
      </w:del>
      <w:del w:id="5107" w:author="PR Preview" w:date="2026-01-01T00:00:00Z">
        <w:r>
          <w:rPr>
            <w:b/>
            <w:bCs/>
          </w:rPr>
          <w:delText xml:space="preserve">complex number</w:delText>
        </w:r>
      </w:del>
      <w:del w:id="5108" w:author="PR Preview" w:date="2026-01-01T00:00:00Z">
        <w:r>
          <w:delText xml:space="preserve"> </w:delText>
        </w:r>
      </w:del>
      <w:del w:id="5109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110" w:author="PR Preview" w:date="2026-01-01T00:00:00Z">
        <w:r>
          <w:delText xml:space="preserve">where</w:delText>
        </w:r>
      </w:del>
      <w:del w:id="5111" w:author="PR Preview" w:date="2026-01-01T00:00:00Z">
        <w:r>
          <w:delText xml:space="preserve"> </w:delText>
        </w:r>
      </w:del>
      <m:oMath>
        <m:r>
          <m:t>a</m:t>
        </m:r>
      </m:oMath>
      <w:del w:id="5112" w:author="PR Preview" w:date="2026-01-01T00:00:00Z">
        <w:r>
          <w:delText xml:space="preserve"> </w:delText>
        </w:r>
      </w:del>
      <w:del w:id="5113" w:author="PR Preview" w:date="2026-01-01T00:00:00Z">
        <w:r>
          <w:delText xml:space="preserve">and</w:delText>
        </w:r>
      </w:del>
      <w:del w:id="5114" w:author="PR Preview" w:date="2026-01-01T00:00:00Z">
        <w:r>
          <w:delText xml:space="preserve"> </w:delText>
        </w:r>
      </w:del>
      <m:oMath>
        <m:r>
          <m:t>b</m:t>
        </m:r>
      </m:oMath>
      <w:del w:id="5115" w:author="PR Preview" w:date="2026-01-01T00:00:00Z">
        <w:r>
          <w:delText xml:space="preserve"> </w:delText>
        </w:r>
      </w:del>
      <w:del w:id="5116" w:author="PR Preview" w:date="2026-01-01T00:00:00Z">
        <w:r>
          <w:delText xml:space="preserve">are real numbers and</w:delText>
        </w:r>
      </w:del>
      <w:del w:id="5117" w:author="PR Preview" w:date="2026-01-01T00:00:00Z">
        <w:r>
          <w:delText xml:space="preserve"> </w:delText>
        </w:r>
      </w:del>
      <m:oMath>
        <m:r>
          <m:t>i</m:t>
        </m:r>
      </m:oMath>
      <w:del w:id="5118" w:author="PR Preview" w:date="2026-01-01T00:00:00Z">
        <w:r>
          <w:delText xml:space="preserve"> </w:delText>
        </w:r>
      </w:del>
      <w:del w:id="5119" w:author="PR Preview" w:date="2026-01-01T00:00:00Z">
        <w:r>
          <w:delText xml:space="preserve">is the imaginary unit (</w:delText>
        </w:r>
      </w:del>
      <w:hyperlink w:anchor="def-imaginary-unit">
        <w:del w:id="5120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5121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58"/>
        </w:numPr>
      </w:pPr>
      <w:del w:id="5122" w:author="PR Preview" w:date="2026-01-01T00:00:00Z">
        <w:r>
          <w:delText xml:space="preserve">The</w:delText>
        </w:r>
      </w:del>
      <w:del w:id="5123" w:author="PR Preview" w:date="2026-01-01T00:00:00Z">
        <w:r>
          <w:delText xml:space="preserve"> </w:delText>
        </w:r>
      </w:del>
      <w:del w:id="5124" w:author="PR Preview" w:date="2026-01-01T00:00:00Z">
        <w:r>
          <w:rPr>
            <w:b/>
            <w:bCs/>
          </w:rPr>
          <w:delText xml:space="preserve">real part</w:delText>
        </w:r>
      </w:del>
      <w:del w:id="5125" w:author="PR Preview" w:date="2026-01-01T00:00:00Z">
        <w:r>
          <w:delText xml:space="preserve"> </w:delText>
        </w:r>
      </w:del>
      <w:del w:id="5126" w:author="PR Preview" w:date="2026-01-01T00:00:00Z">
        <w:r>
          <w:delText xml:space="preserve">of</w:delText>
        </w:r>
      </w:del>
      <w:del w:id="5127" w:author="PR Preview" w:date="2026-01-01T00:00:00Z">
        <w:r>
          <w:delText xml:space="preserve"> </w:delText>
        </w:r>
      </w:del>
      <m:oMath>
        <m:r>
          <m:t>z</m:t>
        </m:r>
      </m:oMath>
      <w:del w:id="5128" w:author="PR Preview" w:date="2026-01-01T00:00:00Z">
        <w:r>
          <w:delText xml:space="preserve"> </w:delText>
        </w:r>
      </w:del>
      <w:del w:id="5129" w:author="PR Preview" w:date="2026-01-01T00:00:00Z">
        <w:r>
          <w:delText xml:space="preserve">is</w:delText>
        </w:r>
      </w:del>
      <w:del w:id="5130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513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w:del w:id="5132" w:author="PR Preview" w:date="2026-01-01T00:00:00Z">
        <w:r>
          <w:delText xml:space="preserve">The</w:delText>
        </w:r>
      </w:del>
      <w:del w:id="5133" w:author="PR Preview" w:date="2026-01-01T00:00:00Z">
        <w:r>
          <w:delText xml:space="preserve"> </w:delText>
        </w:r>
      </w:del>
      <w:del w:id="5134" w:author="PR Preview" w:date="2026-01-01T00:00:00Z">
        <w:r>
          <w:rPr>
            <w:b/>
            <w:bCs/>
          </w:rPr>
          <w:delText xml:space="preserve">imaginary part</w:delText>
        </w:r>
      </w:del>
      <w:del w:id="5135" w:author="PR Preview" w:date="2026-01-01T00:00:00Z">
        <w:r>
          <w:delText xml:space="preserve"> </w:delText>
        </w:r>
      </w:del>
      <w:del w:id="5136" w:author="PR Preview" w:date="2026-01-01T00:00:00Z">
        <w:r>
          <w:delText xml:space="preserve">of</w:delText>
        </w:r>
      </w:del>
      <w:del w:id="5137" w:author="PR Preview" w:date="2026-01-01T00:00:00Z">
        <w:r>
          <w:delText xml:space="preserve"> </w:delText>
        </w:r>
      </w:del>
      <m:oMath>
        <m:r>
          <m:t>z</m:t>
        </m:r>
      </m:oMath>
      <w:del w:id="5138" w:author="PR Preview" w:date="2026-01-01T00:00:00Z">
        <w:r>
          <w:delText xml:space="preserve"> </w:delText>
        </w:r>
      </w:del>
      <w:del w:id="5139" w:author="PR Preview" w:date="2026-01-01T00:00:00Z">
        <w:r>
          <w:delText xml:space="preserve">is</w:delText>
        </w:r>
      </w:del>
      <w:del w:id="5140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514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58"/>
        </w:numPr>
      </w:pPr>
      <w:del w:id="5142" w:author="PR Preview" w:date="2026-01-01T00:00:00Z">
        <w:r>
          <w:delText xml:space="preserve">The set of all complex numbers is</w:delText>
        </w:r>
      </w:del>
      <w:del w:id="514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5144" w:author="PR Preview" w:date="2026-01-01T00:00:00Z">
        <w:r>
          <w:delText xml:space="preserve">.</w:delText>
        </w:r>
      </w:del>
    </w:p>
    <w:p>
      <w:pPr>
        <w:pStyle w:val="FirstParagraph"/>
      </w:pPr>
      <w:del w:id="5145" w:author="PR Preview" w:date="2026-01-01T00:00:00Z">
        <w:r>
          <w:delText xml:space="preserve">Two complex numbers are equal exactly when their real parts are equal and their imaginary parts are equal.</w:delText>
        </w:r>
      </w:del>
    </w:p>
    <w:p>
      <w:pPr>
        <w:pStyle w:val="BodyText"/>
      </w:pPr>
      <w:ins w:id="5146" w:author="PR Preview" w:date="2026-01-01T00:00:00Z">
        <w:r>
          <w:rPr>
            <w:b/>
            <w:bCs/>
          </w:rPr>
          <w:t xml:space="preserve">Definition 74 (Complex number)</w:t>
        </w:r>
      </w:ins>
      <w:ins w:id="5147" w:author="PR Preview" w:date="2026-01-01T00:00:00Z">
        <w:r>
          <w:t xml:space="preserve"> </w:t>
        </w:r>
      </w:ins>
      <w:ins w:id="5148" w:author="PR Preview" w:date="2026-01-01T00:00:00Z">
        <w:r>
          <w:t xml:space="preserve">A</w:t>
        </w:r>
      </w:ins>
      <w:ins w:id="5149" w:author="PR Preview" w:date="2026-01-01T00:00:00Z">
        <w:r>
          <w:t xml:space="preserve"> </w:t>
        </w:r>
      </w:ins>
      <w:ins w:id="5150" w:author="PR Preview" w:date="2026-01-01T00:00:00Z">
        <w:r>
          <w:rPr>
            <w:b/>
            <w:bCs/>
          </w:rPr>
          <w:t xml:space="preserve">complex number</w:t>
        </w:r>
      </w:ins>
      <w:ins w:id="5151" w:author="PR Preview" w:date="2026-01-01T00:00:00Z">
        <w:r>
          <w:t xml:space="preserve"> </w:t>
        </w:r>
      </w:ins>
      <w:ins w:id="5152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153" w:author="PR Preview" w:date="2026-01-01T00:00:00Z">
        <w:r>
          <w:t xml:space="preserve">where</w:t>
        </w:r>
      </w:ins>
      <w:ins w:id="5154" w:author="PR Preview" w:date="2026-01-01T00:00:00Z">
        <w:r>
          <w:t xml:space="preserve"> </w:t>
        </w:r>
      </w:ins>
      <m:oMath>
        <m:r>
          <m:t>a</m:t>
        </m:r>
      </m:oMath>
      <w:ins w:id="5155" w:author="PR Preview" w:date="2026-01-01T00:00:00Z">
        <w:r>
          <w:t xml:space="preserve"> </w:t>
        </w:r>
      </w:ins>
      <w:ins w:id="5156" w:author="PR Preview" w:date="2026-01-01T00:00:00Z">
        <w:r>
          <w:t xml:space="preserve">and</w:t>
        </w:r>
      </w:ins>
      <w:ins w:id="5157" w:author="PR Preview" w:date="2026-01-01T00:00:00Z">
        <w:r>
          <w:t xml:space="preserve"> </w:t>
        </w:r>
      </w:ins>
      <m:oMath>
        <m:r>
          <m:t>b</m:t>
        </m:r>
      </m:oMath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are real numbers and</w:t>
        </w:r>
      </w:ins>
      <w:ins w:id="5160" w:author="PR Preview" w:date="2026-01-01T00:00:00Z">
        <w:r>
          <w:t xml:space="preserve"> </w:t>
        </w:r>
      </w:ins>
      <m:oMath>
        <m:r>
          <m:t>i</m:t>
        </m:r>
      </m:oMath>
      <w:ins w:id="5161" w:author="PR Preview" w:date="2026-01-01T00:00:00Z">
        <w:r>
          <w:t xml:space="preserve"> </w:t>
        </w:r>
      </w:ins>
      <w:ins w:id="5162" w:author="PR Preview" w:date="2026-01-01T00:00:00Z">
        <w:r>
          <w:t xml:space="preserve">is the imaginary unit (</w:t>
        </w:r>
      </w:ins>
      <w:hyperlink w:anchor="def-imaginary-unit">
        <w:ins w:id="5163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5164" w:author="PR Preview" w:date="2026-01-01T00:00:00Z">
        <w:r>
          <w:t xml:space="preserve">).</w:t>
        </w:r>
      </w:ins>
      <w:ins w:id="5165" w:author="PR Preview" w:date="2026-01-01T00:00:00Z">
        <w:r>
          <w:t xml:space="preserve"> </w:t>
        </w:r>
      </w:ins>
      <w:ins w:id="5166" w:author="PR Preview" w:date="2026-01-01T00:00:00Z">
        <w:r>
          <w:t xml:space="preserve">The set of all complex numbers is</w:t>
        </w:r>
      </w:ins>
      <w:ins w:id="516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5168" w:author="PR Preview" w:date="2026-01-01T00:00:00Z">
        <w:r>
          <w:t xml:space="preserve">.</w:t>
        </w:r>
      </w:ins>
    </w:p>
    <w:bookmarkEnd w:id="276"/>
    <w:bookmarkStart w:id="277" w:name="def-real-part"/>
    <w:p>
      <w:pPr>
        <w:pStyle w:val="BodyText"/>
      </w:pPr>
      <w:ins w:id="5169" w:author="PR Preview" w:date="2026-01-01T00:00:00Z">
        <w:r>
          <w:rPr>
            <w:b/>
            <w:bCs/>
          </w:rPr>
          <w:t xml:space="preserve">Definition 75 (Real part)</w:t>
        </w:r>
      </w:ins>
      <w:ins w:id="5170" w:author="PR Preview" w:date="2026-01-01T00:00:00Z">
        <w:r>
          <w:t xml:space="preserve"> </w:t>
        </w:r>
      </w:ins>
      <w:ins w:id="5171" w:author="PR Preview" w:date="2026-01-01T00:00:00Z">
        <w:r>
          <w:t xml:space="preserve">The</w:t>
        </w:r>
      </w:ins>
      <w:ins w:id="5172" w:author="PR Preview" w:date="2026-01-01T00:00:00Z">
        <w:r>
          <w:t xml:space="preserve"> </w:t>
        </w:r>
      </w:ins>
      <w:ins w:id="5173" w:author="PR Preview" w:date="2026-01-01T00:00:00Z">
        <w:r>
          <w:rPr>
            <w:b/>
            <w:bCs/>
          </w:rPr>
          <w:t xml:space="preserve">real part</w:t>
        </w:r>
      </w:ins>
      <w:ins w:id="5174" w:author="PR Preview" w:date="2026-01-01T00:00:00Z">
        <w:r>
          <w:t xml:space="preserve"> </w:t>
        </w:r>
      </w:ins>
      <w:ins w:id="5175" w:author="PR Preview" w:date="2026-01-01T00:00:00Z">
        <w:r>
          <w:t xml:space="preserve">of a complex number</w:t>
        </w:r>
      </w:ins>
      <w:ins w:id="517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177" w:author="PR Preview" w:date="2026-01-01T00:00:00Z">
        <w:r>
          <w:t xml:space="preserve"> </w:t>
        </w:r>
      </w:ins>
      <w:ins w:id="5178" w:author="PR Preview" w:date="2026-01-01T00:00:00Z">
        <w:r>
          <w:t xml:space="preserve">(</w:t>
        </w:r>
      </w:ins>
      <w:hyperlink w:anchor="def-complex-number">
        <w:ins w:id="5179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180" w:author="PR Preview" w:date="2026-01-01T00:00:00Z">
        <w:r>
          <w:t xml:space="preserve">) is</w:t>
        </w:r>
      </w:ins>
      <w:ins w:id="5181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5182" w:author="PR Preview" w:date="2026-01-01T00:00:00Z">
        <w:r>
          <w:t xml:space="preserve">.</w:t>
        </w:r>
      </w:ins>
    </w:p>
    <w:bookmarkEnd w:id="277"/>
    <w:bookmarkStart w:id="278" w:name="def-imaginary-part"/>
    <w:p>
      <w:pPr>
        <w:pStyle w:val="BodyText"/>
      </w:pPr>
      <w:ins w:id="5183" w:author="PR Preview" w:date="2026-01-01T00:00:00Z">
        <w:r>
          <w:rPr>
            <w:b/>
            <w:bCs/>
          </w:rPr>
          <w:t xml:space="preserve">Definition 76 (Imaginary part)</w:t>
        </w:r>
      </w:ins>
      <w:ins w:id="5184" w:author="PR Preview" w:date="2026-01-01T00:00:00Z">
        <w:r>
          <w:t xml:space="preserve"> </w:t>
        </w:r>
      </w:ins>
      <w:ins w:id="5185" w:author="PR Preview" w:date="2026-01-01T00:00:00Z">
        <w:r>
          <w:t xml:space="preserve">The</w:t>
        </w:r>
      </w:ins>
      <w:ins w:id="5186" w:author="PR Preview" w:date="2026-01-01T00:00:00Z">
        <w:r>
          <w:t xml:space="preserve"> </w:t>
        </w:r>
      </w:ins>
      <w:ins w:id="5187" w:author="PR Preview" w:date="2026-01-01T00:00:00Z">
        <w:r>
          <w:rPr>
            <w:b/>
            <w:bCs/>
          </w:rPr>
          <w:t xml:space="preserve">imaginary part</w:t>
        </w:r>
      </w:ins>
      <w:ins w:id="5188" w:author="PR Preview" w:date="2026-01-01T00:00:00Z">
        <w:r>
          <w:t xml:space="preserve"> </w:t>
        </w:r>
      </w:ins>
      <w:ins w:id="5189" w:author="PR Preview" w:date="2026-01-01T00:00:00Z">
        <w:r>
          <w:t xml:space="preserve">of a complex number</w:t>
        </w:r>
      </w:ins>
      <w:ins w:id="519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191" w:author="PR Preview" w:date="2026-01-01T00:00:00Z">
        <w:r>
          <w:t xml:space="preserve"> </w:t>
        </w:r>
      </w:ins>
      <w:ins w:id="5192" w:author="PR Preview" w:date="2026-01-01T00:00:00Z">
        <w:r>
          <w:t xml:space="preserve">(</w:t>
        </w:r>
      </w:ins>
      <w:hyperlink w:anchor="def-complex-number">
        <w:ins w:id="5193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194" w:author="PR Preview" w:date="2026-01-01T00:00:00Z">
        <w:r>
          <w:t xml:space="preserve">) is</w:t>
        </w:r>
      </w:ins>
      <w:ins w:id="5195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5196" w:author="PR Preview" w:date="2026-01-01T00:00:00Z">
        <w:r>
          <w:t xml:space="preserve">.</w:t>
        </w:r>
      </w:ins>
    </w:p>
    <w:bookmarkEnd w:id="278"/>
    <w:bookmarkStart w:id="279" w:name="def-complex-equality"/>
    <w:p>
      <w:pPr>
        <w:pStyle w:val="BodyText"/>
      </w:pPr>
      <w:ins w:id="5197" w:author="PR Preview" w:date="2026-01-01T00:00:00Z">
        <w:r>
          <w:rPr>
            <w:b/>
            <w:bCs/>
          </w:rPr>
          <w:t xml:space="preserve">Definition 77 (Equal complex numbers)</w:t>
        </w:r>
      </w:ins>
      <w:ins w:id="5198" w:author="PR Preview" w:date="2026-01-01T00:00:00Z">
        <w:r>
          <w:t xml:space="preserve"> </w:t>
        </w:r>
      </w:ins>
      <w:ins w:id="5199" w:author="PR Preview" w:date="2026-01-01T00:00:00Z">
        <w:r>
          <w:t xml:space="preserve">Two complex numbers (</w:t>
        </w:r>
      </w:ins>
      <w:hyperlink w:anchor="def-complex-number">
        <w:ins w:id="5200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201" w:author="PR Preview" w:date="2026-01-01T00:00:00Z">
        <w:r>
          <w:t xml:space="preserve">) are</w:t>
        </w:r>
      </w:ins>
      <w:ins w:id="5202" w:author="PR Preview" w:date="2026-01-01T00:00:00Z">
        <w:r>
          <w:t xml:space="preserve"> </w:t>
        </w:r>
      </w:ins>
      <w:ins w:id="5203" w:author="PR Preview" w:date="2026-01-01T00:00:00Z">
        <w:r>
          <w:rPr>
            <w:b/>
            <w:bCs/>
          </w:rPr>
          <w:t xml:space="preserve">equal</w:t>
        </w:r>
      </w:ins>
      <w:ins w:id="5204" w:author="PR Preview" w:date="2026-01-01T00:00:00Z">
        <w:r>
          <w:t xml:space="preserve"> </w:t>
        </w:r>
      </w:ins>
      <w:ins w:id="5205" w:author="PR Preview" w:date="2026-01-01T00:00:00Z">
        <w:r>
          <w:t xml:space="preserve">exactly when their real parts (</w:t>
        </w:r>
      </w:ins>
      <w:hyperlink w:anchor="def-real-part">
        <w:ins w:id="5206" w:author="PR Preview" w:date="2026-01-01T00:00:00Z">
          <w:r>
            <w:rPr>
              <w:rStyle w:val="Hyperlink"/>
            </w:rPr>
            <w:t xml:space="preserve">Definition 75</w:t>
          </w:r>
        </w:ins>
      </w:hyperlink>
      <w:ins w:id="5207" w:author="PR Preview" w:date="2026-01-01T00:00:00Z">
        <w:r>
          <w:t xml:space="preserve">) are equal and their imaginary parts (</w:t>
        </w:r>
      </w:ins>
      <w:hyperlink w:anchor="def-imaginary-part">
        <w:ins w:id="5208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5209" w:author="PR Preview" w:date="2026-01-01T00:00:00Z">
        <w:r>
          <w:t xml:space="preserve">) are equal.</w:t>
        </w:r>
      </w:ins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del w:id="5210" w:author="PR Preview" w:date="2026-01-01T00:00:00Z">
        <w:r>
          <w:rPr>
            <w:b/>
            <w:bCs/>
          </w:rPr>
          <w:delText xml:space="preserve">Example 56 (Real and imaginary parts)</w:delText>
        </w:r>
      </w:del>
      <w:del w:id="5211" w:author="PR Preview" w:date="2026-01-01T00:00:00Z">
        <w:r>
          <w:delText xml:space="preserve"> </w:delText>
        </w:r>
      </w:del>
      <w:del w:id="5212" w:author="PR Preview" w:date="2026-01-01T00:00:00Z">
        <w:r>
          <w:delText xml:space="preserve">For</w:delText>
        </w:r>
      </w:del>
      <w:del w:id="521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5214" w:author="PR Preview" w:date="2026-01-01T00:00:00Z">
        <w:r>
          <w:delText xml:space="preserve">, the real part is</w:delText>
        </w:r>
      </w:del>
      <w:del w:id="5215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5216" w:author="PR Preview" w:date="2026-01-01T00:00:00Z">
        <w:r>
          <w:delText xml:space="preserve"> </w:delText>
        </w:r>
      </w:del>
      <w:del w:id="5217" w:author="PR Preview" w:date="2026-01-01T00:00:00Z">
        <w:r>
          <w:delText xml:space="preserve">and the imaginary part is</w:delText>
        </w:r>
      </w:del>
      <w:del w:id="5218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5219" w:author="PR Preview" w:date="2026-01-01T00:00:00Z">
        <w:r>
          <w:delText xml:space="preserve">:</w:delText>
        </w:r>
      </w:del>
      <w:del w:id="5220" w:author="PR Preview" w:date="2026-01-01T00:00:00Z">
        <w:r>
          <w:delText xml:space="preserve"> </w:delText>
        </w:r>
      </w:del>
      <w:del w:id="5221" w:author="PR Preview" w:date="2026-01-01T00:00:00Z">
        <w:r>
          <w:delText xml:space="preserve">the imaginary part is the real number</w:delText>
        </w:r>
      </w:del>
      <w:del w:id="522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5223" w:author="PR Preview" w:date="2026-01-01T00:00:00Z">
        <w:r>
          <w:delText xml:space="preserve">, not</w:delText>
        </w:r>
      </w:del>
      <w:del w:id="522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5225" w:author="PR Preview" w:date="2026-01-01T00:00:00Z">
        <w:r>
          <w:delText xml:space="preserve">.</w:delText>
        </w:r>
      </w:del>
    </w:p>
    <w:p>
      <w:pPr>
        <w:pStyle w:val="BodyText"/>
      </w:pPr>
      <w:ins w:id="5226" w:author="PR Preview" w:date="2026-01-01T00:00:00Z">
        <w:r>
          <w:rPr>
            <w:b/>
            <w:bCs/>
          </w:rPr>
          <w:t xml:space="preserve">Example 59 (Real and imaginary parts)</w:t>
        </w:r>
      </w:ins>
      <w:ins w:id="5227" w:author="PR Preview" w:date="2026-01-01T00:00:00Z">
        <w:r>
          <w:t xml:space="preserve"> </w:t>
        </w:r>
      </w:ins>
      <w:ins w:id="5228" w:author="PR Preview" w:date="2026-01-01T00:00:00Z">
        <w:r>
          <w:t xml:space="preserve">For</w:t>
        </w:r>
      </w:ins>
      <w:ins w:id="522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5230" w:author="PR Preview" w:date="2026-01-01T00:00:00Z">
        <w:r>
          <w:t xml:space="preserve">, the real part is</w:t>
        </w:r>
      </w:ins>
      <w:ins w:id="5231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5232" w:author="PR Preview" w:date="2026-01-01T00:00:00Z">
        <w:r>
          <w:t xml:space="preserve"> </w:t>
        </w:r>
      </w:ins>
      <w:ins w:id="5233" w:author="PR Preview" w:date="2026-01-01T00:00:00Z">
        <w:r>
          <w:t xml:space="preserve">and the imaginary part is</w:t>
        </w:r>
      </w:ins>
      <w:ins w:id="5234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5235" w:author="PR Preview" w:date="2026-01-01T00:00:00Z">
        <w:r>
          <w:t xml:space="preserve">:</w:t>
        </w:r>
      </w:ins>
      <w:ins w:id="5236" w:author="PR Preview" w:date="2026-01-01T00:00:00Z">
        <w:r>
          <w:t xml:space="preserve"> </w:t>
        </w:r>
      </w:ins>
      <w:ins w:id="5237" w:author="PR Preview" w:date="2026-01-01T00:00:00Z">
        <w:r>
          <w:t xml:space="preserve">the imaginary part is the real number</w:t>
        </w:r>
      </w:ins>
      <w:ins w:id="52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5239" w:author="PR Preview" w:date="2026-01-01T00:00:00Z">
        <w:r>
          <w:t xml:space="preserve">, not</w:t>
        </w:r>
      </w:ins>
      <w:ins w:id="524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5241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242" w:author="PR Preview" w:date="2026-01-01T00:00:00Z">
        <w:r>
          <w:delText xml:space="preserve">so</w:delText>
        </w:r>
      </w:del>
      <w:del w:id="5243" w:author="PR Preview" w:date="2026-01-01T00:00:00Z">
        <w:r>
          <w:delText xml:space="preserve"> </w:delText>
        </w:r>
      </w:del>
      <m:oMath>
        <m:r>
          <m:t>a</m:t>
        </m:r>
      </m:oMath>
      <w:del w:id="5244" w:author="PR Preview" w:date="2026-01-01T00:00:00Z">
        <w:r>
          <w:delText xml:space="preserve"> </w:delText>
        </w:r>
      </w:del>
      <w:del w:id="5245" w:author="PR Preview" w:date="2026-01-01T00:00:00Z">
        <w:r>
          <w:delText xml:space="preserve">is the complex number</w:delText>
        </w:r>
      </w:del>
      <w:del w:id="524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5247" w:author="PR Preview" w:date="2026-01-01T00:00:00Z">
        <w:r>
          <w:delText xml:space="preserve">, whose imaginary part is</w:delText>
        </w:r>
      </w:del>
      <w:del w:id="5248" w:author="PR Preview" w:date="2026-01-01T00:00:00Z">
        <w:r>
          <w:delText xml:space="preserve"> </w:delText>
        </w:r>
      </w:del>
      <m:oMath>
        <m:r>
          <m:t>0</m:t>
        </m:r>
      </m:oMath>
      <w:del w:id="5249" w:author="PR Preview" w:date="2026-01-01T00:00:00Z">
        <w:r>
          <w:delText xml:space="preserve">.</w:delText>
        </w:r>
      </w:del>
      <w:del w:id="5250" w:author="PR Preview" w:date="2026-01-01T00:00:00Z">
        <w:r>
          <w:delText xml:space="preserve"> </w:delText>
        </w:r>
      </w:del>
      <w:del w:id="5251" w:author="PR Preview" w:date="2026-01-01T00:00:00Z">
        <w:r>
          <w:delText xml:space="preserve">The real part of</w:delText>
        </w:r>
      </w:del>
      <w:del w:id="52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5253" w:author="PR Preview" w:date="2026-01-01T00:00:00Z">
        <w:r>
          <w:delText xml:space="preserve"> </w:delText>
        </w:r>
      </w:del>
      <w:del w:id="5254" w:author="PR Preview" w:date="2026-01-01T00:00:00Z">
        <w:r>
          <w:delText xml:space="preserve">is</w:delText>
        </w:r>
      </w:del>
      <w:del w:id="5255" w:author="PR Preview" w:date="2026-01-01T00:00:00Z">
        <w:r>
          <w:delText xml:space="preserve"> </w:delText>
        </w:r>
      </w:del>
      <m:oMath>
        <m:r>
          <m:t>a</m:t>
        </m:r>
      </m:oMath>
      <w:del w:id="5256" w:author="PR Preview" w:date="2026-01-01T00:00:00Z">
        <w:r>
          <w:delText xml:space="preserve">, and by the equality rule in</w:delText>
        </w:r>
      </w:del>
      <w:del w:id="5257" w:author="PR Preview" w:date="2026-01-01T00:00:00Z">
        <w:r>
          <w:delText xml:space="preserve"> </w:delText>
        </w:r>
      </w:del>
      <w:hyperlink w:anchor="def-complex-number">
        <w:del w:id="5258" w:author="PR Preview" w:date="2026-01-01T00:00:00Z">
          <w:r>
            <w:rPr>
              <w:rStyle w:val="Hyperlink"/>
            </w:rPr>
            <w:delText xml:space="preserve">Definition 55</w:delText>
          </w:r>
        </w:del>
      </w:hyperlink>
      <w:del w:id="5259" w:author="PR Preview" w:date="2026-01-01T00:00:00Z">
        <w:r>
          <w:delText xml:space="preserve"> </w:delText>
        </w:r>
      </w:del>
      <w:del w:id="5260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5261" w:author="PR Preview" w:date="2026-01-01T00:00:00Z">
        <w:r>
          <w:t xml:space="preserve">so</w:t>
        </w:r>
      </w:ins>
      <w:ins w:id="5262" w:author="PR Preview" w:date="2026-01-01T00:00:00Z">
        <w:r>
          <w:t xml:space="preserve"> </w:t>
        </w:r>
      </w:ins>
      <m:oMath>
        <m:r>
          <m:t>a</m:t>
        </m:r>
      </m:oMath>
      <w:ins w:id="5263" w:author="PR Preview" w:date="2026-01-01T00:00:00Z">
        <w:r>
          <w:t xml:space="preserve"> </w:t>
        </w:r>
      </w:ins>
      <w:ins w:id="5264" w:author="PR Preview" w:date="2026-01-01T00:00:00Z">
        <w:r>
          <w:t xml:space="preserve">is the complex number</w:t>
        </w:r>
      </w:ins>
      <w:ins w:id="52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5266" w:author="PR Preview" w:date="2026-01-01T00:00:00Z">
        <w:r>
          <w:t xml:space="preserve">, whose imaginary part is</w:t>
        </w:r>
      </w:ins>
      <w:ins w:id="5267" w:author="PR Preview" w:date="2026-01-01T00:00:00Z">
        <w:r>
          <w:t xml:space="preserve"> </w:t>
        </w:r>
      </w:ins>
      <m:oMath>
        <m:r>
          <m:t>0</m:t>
        </m:r>
      </m:oMath>
      <w:ins w:id="5268" w:author="PR Preview" w:date="2026-01-01T00:00:00Z">
        <w:r>
          <w:t xml:space="preserve">.</w:t>
        </w:r>
      </w:ins>
      <w:ins w:id="5269" w:author="PR Preview" w:date="2026-01-01T00:00:00Z">
        <w:r>
          <w:t xml:space="preserve"> </w:t>
        </w:r>
      </w:ins>
      <w:ins w:id="5270" w:author="PR Preview" w:date="2026-01-01T00:00:00Z">
        <w:r>
          <w:t xml:space="preserve">The real part of</w:t>
        </w:r>
      </w:ins>
      <w:ins w:id="52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5272" w:author="PR Preview" w:date="2026-01-01T00:00:00Z">
        <w:r>
          <w:t xml:space="preserve"> </w:t>
        </w:r>
      </w:ins>
      <w:ins w:id="5273" w:author="PR Preview" w:date="2026-01-01T00:00:00Z">
        <w:r>
          <w:t xml:space="preserve">is</w:t>
        </w:r>
      </w:ins>
      <w:ins w:id="5274" w:author="PR Preview" w:date="2026-01-01T00:00:00Z">
        <w:r>
          <w:t xml:space="preserve"> </w:t>
        </w:r>
      </w:ins>
      <m:oMath>
        <m:r>
          <m:t>a</m:t>
        </m:r>
      </m:oMath>
      <w:ins w:id="5275" w:author="PR Preview" w:date="2026-01-01T00:00:00Z">
        <w:r>
          <w:t xml:space="preserve">, and by the equality rule in</w:t>
        </w:r>
      </w:ins>
      <w:ins w:id="5276" w:author="PR Preview" w:date="2026-01-01T00:00:00Z">
        <w:r>
          <w:t xml:space="preserve"> </w:t>
        </w:r>
      </w:ins>
      <w:hyperlink w:anchor="def-complex-equality">
        <w:ins w:id="5277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5278" w:author="PR Preview" w:date="2026-01-01T00:00:00Z">
        <w:r>
          <w:t xml:space="preserve"> </w:t>
        </w:r>
      </w:ins>
      <w:ins w:id="5279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del w:id="5280" w:author="PR Preview" w:date="2026-01-01T00:00:00Z">
        <w:r>
          <w:rPr>
            <w:b/>
            <w:bCs/>
          </w:rPr>
          <w:delText xml:space="preserve">Example 57 (Which complex numbers are real)</w:delText>
        </w:r>
      </w:del>
      <w:del w:id="5281" w:author="PR Preview" w:date="2026-01-01T00:00:00Z">
        <w:r>
          <w:delText xml:space="preserve"> </w:delText>
        </w:r>
      </w:del>
      <w:del w:id="5282" w:author="PR Preview" w:date="2026-01-01T00:00:00Z">
        <w:r>
          <w:delText xml:space="preserve">R stores complex numbers as a real part and an imaginary part.</w:delText>
        </w:r>
      </w:del>
      <w:del w:id="5283" w:author="PR Preview" w:date="2026-01-01T00:00:00Z">
        <w:r>
          <w:delText xml:space="preserve"> </w:delText>
        </w:r>
      </w:del>
      <w:del w:id="5284" w:author="PR Preview" w:date="2026-01-01T00:00:00Z">
        <w:r>
          <w:delText xml:space="preserve">The code below converts the real number</w:delText>
        </w:r>
      </w:del>
      <w:del w:id="5285" w:author="PR Preview" w:date="2026-01-01T00:00:00Z">
        <w:r>
          <w:delText xml:space="preserve"> </w:delText>
        </w:r>
      </w:del>
      <m:oMath>
        <m:r>
          <m:t>7</m:t>
        </m:r>
      </m:oMath>
      <w:del w:id="5286" w:author="PR Preview" w:date="2026-01-01T00:00:00Z">
        <w:r>
          <w:delText xml:space="preserve"> </w:delText>
        </w:r>
      </w:del>
      <w:del w:id="5287" w:author="PR Preview" w:date="2026-01-01T00:00:00Z">
        <w:r>
          <w:delText xml:space="preserve">to a complex number</w:delText>
        </w:r>
      </w:del>
      <w:del w:id="5288" w:author="PR Preview" w:date="2026-01-01T00:00:00Z">
        <w:r>
          <w:delText xml:space="preserve"> </w:delText>
        </w:r>
      </w:del>
      <w:del w:id="5289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5290" w:author="PR Preview" w:date="2026-01-01T00:00:00Z">
        <w:r>
          <w:rPr>
            <w:b/>
            <w:bCs/>
          </w:rPr>
          <w:t xml:space="preserve">Example 60 (Which complex numbers are real)</w:t>
        </w:r>
      </w:ins>
      <w:ins w:id="5291" w:author="PR Preview" w:date="2026-01-01T00:00:00Z">
        <w:r>
          <w:t xml:space="preserve"> </w:t>
        </w:r>
      </w:ins>
      <w:ins w:id="5292" w:author="PR Preview" w:date="2026-01-01T00:00:00Z">
        <w:r>
          <w:t xml:space="preserve">R stores complex numbers as a real part and an imaginary part.</w:t>
        </w:r>
      </w:ins>
      <w:ins w:id="5293" w:author="PR Preview" w:date="2026-01-01T00:00:00Z">
        <w:r>
          <w:t xml:space="preserve"> </w:t>
        </w:r>
      </w:ins>
      <w:ins w:id="5294" w:author="PR Preview" w:date="2026-01-01T00:00:00Z">
        <w:r>
          <w:t xml:space="preserve">The code below converts the real number</w:t>
        </w:r>
      </w:ins>
      <w:ins w:id="5295" w:author="PR Preview" w:date="2026-01-01T00:00:00Z">
        <w:r>
          <w:t xml:space="preserve"> </w:t>
        </w:r>
      </w:ins>
      <m:oMath>
        <m:r>
          <m:t>7</m:t>
        </m:r>
      </m:oMath>
      <w:ins w:id="5296" w:author="PR Preview" w:date="2026-01-01T00:00:00Z">
        <w:r>
          <w:t xml:space="preserve"> </w:t>
        </w:r>
      </w:ins>
      <w:ins w:id="5297" w:author="PR Preview" w:date="2026-01-01T00:00:00Z">
        <w:r>
          <w:t xml:space="preserve">to a complex number</w:t>
        </w:r>
      </w:ins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del w:id="5300" w:author="PR Preview" w:date="2026-01-01T00:00:00Z">
        <w:r>
          <w:rPr>
            <w:b/>
            <w:bCs/>
          </w:rPr>
          <w:delText xml:space="preserve">Example 58 (Adding and multiplying two complex numbers)</w:delText>
        </w:r>
      </w:del>
      <w:del w:id="5301" w:author="PR Preview" w:date="2026-01-01T00:00:00Z">
        <w:r>
          <w:delText xml:space="preserve"> </w:delText>
        </w:r>
      </w:del>
      <w:del w:id="5302" w:author="PR Preview" w:date="2026-01-01T00:00:00Z">
        <w:r>
          <w:delText xml:space="preserve">Let</w:delText>
        </w:r>
      </w:del>
      <w:del w:id="5303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5304" w:author="PR Preview" w:date="2026-01-01T00:00:00Z">
        <w:r>
          <w:delText xml:space="preserve"> </w:delText>
        </w:r>
      </w:del>
      <w:del w:id="5305" w:author="PR Preview" w:date="2026-01-01T00:00:00Z">
        <w:r>
          <w:delText xml:space="preserve">and</w:delText>
        </w:r>
      </w:del>
      <w:del w:id="530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5307" w:author="PR Preview" w:date="2026-01-01T00:00:00Z">
        <w:r>
          <w:delText xml:space="preserve">.</w:delText>
        </w:r>
      </w:del>
      <w:del w:id="5308" w:author="PR Preview" w:date="2026-01-01T00:00:00Z">
        <w:r>
          <w:delText xml:space="preserve"> </w:delText>
        </w:r>
      </w:del>
      <w:del w:id="5309" w:author="PR Preview" w:date="2026-01-01T00:00:00Z">
        <w:r>
          <w:delText xml:space="preserve">Their sum is</w:delText>
        </w:r>
      </w:del>
    </w:p>
    <w:p>
      <w:pPr>
        <w:pStyle w:val="BodyText"/>
      </w:pPr>
      <w:ins w:id="5310" w:author="PR Preview" w:date="2026-01-01T00:00:00Z">
        <w:r>
          <w:rPr>
            <w:b/>
            <w:bCs/>
          </w:rPr>
          <w:t xml:space="preserve">Example 61 (Adding and multiplying two complex numbers)</w:t>
        </w:r>
      </w:ins>
      <w:ins w:id="5311" w:author="PR Preview" w:date="2026-01-01T00:00:00Z">
        <w:r>
          <w:t xml:space="preserve"> </w:t>
        </w:r>
      </w:ins>
      <w:ins w:id="5312" w:author="PR Preview" w:date="2026-01-01T00:00:00Z">
        <w:r>
          <w:t xml:space="preserve">Let</w:t>
        </w:r>
      </w:ins>
      <w:ins w:id="531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5314" w:author="PR Preview" w:date="2026-01-01T00:00:00Z">
        <w:r>
          <w:t xml:space="preserve"> </w:t>
        </w:r>
      </w:ins>
      <w:ins w:id="5315" w:author="PR Preview" w:date="2026-01-01T00:00:00Z">
        <w:r>
          <w:t xml:space="preserve">and</w:t>
        </w:r>
      </w:ins>
      <w:ins w:id="531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5317" w:author="PR Preview" w:date="2026-01-01T00:00:00Z">
        <w:r>
          <w:t xml:space="preserve">.</w:t>
        </w:r>
      </w:ins>
      <w:ins w:id="5318" w:author="PR Preview" w:date="2026-01-01T00:00:00Z">
        <w:r>
          <w:t xml:space="preserve"> </w:t>
        </w:r>
      </w:ins>
      <w:ins w:id="5319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del w:id="5320" w:author="PR Preview" w:date="2026-01-01T00:00:00Z">
        <w:r>
          <w:rPr>
            <w:b/>
            <w:bCs/>
          </w:rPr>
          <w:delText xml:space="preserve">Definition 56 (Complex conjugate)</w:delText>
        </w:r>
      </w:del>
      <w:del w:id="5321" w:author="PR Preview" w:date="2026-01-01T00:00:00Z">
        <w:r>
          <w:delText xml:space="preserve"> </w:delText>
        </w:r>
      </w:del>
      <w:del w:id="5322" w:author="PR Preview" w:date="2026-01-01T00:00:00Z">
        <w:r>
          <w:delText xml:space="preserve">The</w:delText>
        </w:r>
      </w:del>
      <w:del w:id="5323" w:author="PR Preview" w:date="2026-01-01T00:00:00Z">
        <w:r>
          <w:delText xml:space="preserve"> </w:delText>
        </w:r>
      </w:del>
      <w:del w:id="5324" w:author="PR Preview" w:date="2026-01-01T00:00:00Z">
        <w:r>
          <w:rPr>
            <w:b/>
            <w:bCs/>
          </w:rPr>
          <w:delText xml:space="preserve">complex conjugate</w:delText>
        </w:r>
      </w:del>
      <w:del w:id="5325" w:author="PR Preview" w:date="2026-01-01T00:00:00Z">
        <w:r>
          <w:delText xml:space="preserve"> </w:delText>
        </w:r>
      </w:del>
      <w:del w:id="5326" w:author="PR Preview" w:date="2026-01-01T00:00:00Z">
        <w:r>
          <w:delText xml:space="preserve">of a complex number</w:delText>
        </w:r>
      </w:del>
      <w:del w:id="532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328" w:author="PR Preview" w:date="2026-01-01T00:00:00Z">
        <w:r>
          <w:delText xml:space="preserve"> </w:delText>
        </w:r>
      </w:del>
      <w:del w:id="5329" w:author="PR Preview" w:date="2026-01-01T00:00:00Z">
        <w:r>
          <w:delText xml:space="preserve">(</w:delText>
        </w:r>
      </w:del>
      <w:hyperlink w:anchor="def-complex-number">
        <w:del w:id="5330" w:author="PR Preview" w:date="2026-01-01T00:00:00Z">
          <w:r>
            <w:rPr>
              <w:rStyle w:val="Hyperlink"/>
            </w:rPr>
            <w:delText xml:space="preserve">Definition 55</w:delText>
          </w:r>
        </w:del>
      </w:hyperlink>
      <w:del w:id="5331" w:author="PR Preview" w:date="2026-01-01T00:00:00Z">
        <w:r>
          <w:delText xml:space="preserve">) is</w:delText>
        </w:r>
      </w:del>
    </w:p>
    <w:p>
      <w:pPr>
        <w:pStyle w:val="FirstParagraph"/>
      </w:pPr>
      <w:ins w:id="5332" w:author="PR Preview" w:date="2026-01-01T00:00:00Z">
        <w:r>
          <w:rPr>
            <w:b/>
            <w:bCs/>
          </w:rPr>
          <w:t xml:space="preserve">Definition 78 (Complex conjugate)</w:t>
        </w:r>
      </w:ins>
      <w:ins w:id="5333" w:author="PR Preview" w:date="2026-01-01T00:00:00Z">
        <w:r>
          <w:t xml:space="preserve"> </w:t>
        </w:r>
      </w:ins>
      <w:ins w:id="5334" w:author="PR Preview" w:date="2026-01-01T00:00:00Z">
        <w:r>
          <w:t xml:space="preserve">The</w:t>
        </w:r>
      </w:ins>
      <w:ins w:id="5335" w:author="PR Preview" w:date="2026-01-01T00:00:00Z">
        <w:r>
          <w:t xml:space="preserve"> </w:t>
        </w:r>
      </w:ins>
      <w:ins w:id="5336" w:author="PR Preview" w:date="2026-01-01T00:00:00Z">
        <w:r>
          <w:rPr>
            <w:b/>
            <w:bCs/>
          </w:rPr>
          <w:t xml:space="preserve">complex conjugate</w:t>
        </w:r>
      </w:ins>
      <w:ins w:id="5337" w:author="PR Preview" w:date="2026-01-01T00:00:00Z">
        <w:r>
          <w:t xml:space="preserve"> </w:t>
        </w:r>
      </w:ins>
      <w:ins w:id="5338" w:author="PR Preview" w:date="2026-01-01T00:00:00Z">
        <w:r>
          <w:t xml:space="preserve">of a complex number</w:t>
        </w:r>
      </w:ins>
      <w:ins w:id="533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340" w:author="PR Preview" w:date="2026-01-01T00:00:00Z">
        <w:r>
          <w:t xml:space="preserve"> </w:t>
        </w:r>
      </w:ins>
      <w:ins w:id="5341" w:author="PR Preview" w:date="2026-01-01T00:00:00Z">
        <w:r>
          <w:t xml:space="preserve">(</w:t>
        </w:r>
      </w:ins>
      <w:hyperlink w:anchor="def-complex-number">
        <w:ins w:id="5342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343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del w:id="5344" w:author="PR Preview" w:date="2026-01-01T00:00:00Z">
        <w:r>
          <w:rPr>
            <w:b/>
            <w:bCs/>
          </w:rPr>
          <w:delText xml:space="preserve">Example 59 (Complex conjugates)</w:delText>
        </w:r>
      </w:del>
      <w:del w:id="5345" w:author="PR Preview" w:date="2026-01-01T00:00:00Z">
        <w:r>
          <w:delText xml:space="preserve"> </w:delText>
        </w:r>
      </w:del>
      <w:del w:id="5346" w:author="PR Preview" w:date="2026-01-01T00:00:00Z">
        <w:r>
          <w:delText xml:space="preserve"> </w:delText>
        </w:r>
      </w:del>
    </w:p>
    <w:p>
      <w:pPr>
        <w:pStyle w:val="BodyText"/>
      </w:pPr>
      <w:ins w:id="5347" w:author="PR Preview" w:date="2026-01-01T00:00:00Z">
        <w:r>
          <w:rPr>
            <w:b/>
            <w:bCs/>
          </w:rPr>
          <w:t xml:space="preserve">Example 62 (Complex conjugates)</w:t>
        </w:r>
      </w:ins>
      <w:ins w:id="5348" w:author="PR Preview" w:date="2026-01-01T00:00:00Z">
        <w:r>
          <w:t xml:space="preserve"> </w:t>
        </w:r>
      </w:ins>
      <w:ins w:id="5349" w:author="PR Preview" w:date="2026-01-01T00:00:00Z">
        <w:r>
          <w:t xml:space="preserve"> </w:t>
        </w:r>
      </w:ins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del w:id="5350" w:author="PR Preview" w:date="2026-01-01T00:00:00Z">
        <w:r>
          <w:rPr>
            <w:b/>
            <w:bCs/>
          </w:rPr>
          <w:delText xml:space="preserve">Definition 57 (Absolute value (modulus) of a complex number)</w:delText>
        </w:r>
      </w:del>
      <w:del w:id="5351" w:author="PR Preview" w:date="2026-01-01T00:00:00Z">
        <w:r>
          <w:delText xml:space="preserve"> </w:delText>
        </w:r>
      </w:del>
      <w:del w:id="5352" w:author="PR Preview" w:date="2026-01-01T00:00:00Z">
        <w:r>
          <w:delText xml:space="preserve">The</w:delText>
        </w:r>
      </w:del>
      <w:del w:id="5353" w:author="PR Preview" w:date="2026-01-01T00:00:00Z">
        <w:r>
          <w:delText xml:space="preserve"> </w:delText>
        </w:r>
      </w:del>
      <w:del w:id="5354" w:author="PR Preview" w:date="2026-01-01T00:00:00Z">
        <w:r>
          <w:rPr>
            <w:b/>
            <w:bCs/>
          </w:rPr>
          <w:delText xml:space="preserve">absolute value</w:delText>
        </w:r>
      </w:del>
      <w:del w:id="5355" w:author="PR Preview" w:date="2026-01-01T00:00:00Z">
        <w:r>
          <w:delText xml:space="preserve">, or</w:delText>
        </w:r>
      </w:del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rPr>
            <w:b/>
            <w:bCs/>
          </w:rPr>
          <w:delText xml:space="preserve">modulus</w:delText>
        </w:r>
      </w:del>
      <w:del w:id="5358" w:author="PR Preview" w:date="2026-01-01T00:00:00Z">
        <w:r>
          <w:delText xml:space="preserve">, of a complex number</w:delText>
        </w:r>
      </w:del>
      <w:del w:id="535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360" w:author="PR Preview" w:date="2026-01-01T00:00:00Z">
        <w:r>
          <w:delText xml:space="preserve"> </w:delText>
        </w:r>
      </w:del>
      <w:del w:id="5361" w:author="PR Preview" w:date="2026-01-01T00:00:00Z">
        <w:r>
          <w:delText xml:space="preserve">(</w:delText>
        </w:r>
      </w:del>
      <w:hyperlink w:anchor="def-complex-number">
        <w:del w:id="5362" w:author="PR Preview" w:date="2026-01-01T00:00:00Z">
          <w:r>
            <w:rPr>
              <w:rStyle w:val="Hyperlink"/>
            </w:rPr>
            <w:delText xml:space="preserve">Definition 55</w:delText>
          </w:r>
        </w:del>
      </w:hyperlink>
      <w:del w:id="5363" w:author="PR Preview" w:date="2026-01-01T00:00:00Z">
        <w:r>
          <w:delText xml:space="preserve">) is</w:delText>
        </w:r>
      </w:del>
    </w:p>
    <w:p>
      <w:pPr>
        <w:pStyle w:val="FirstParagraph"/>
      </w:pPr>
      <w:ins w:id="5364" w:author="PR Preview" w:date="2026-01-01T00:00:00Z">
        <w:r>
          <w:rPr>
            <w:b/>
            <w:bCs/>
          </w:rPr>
          <w:t xml:space="preserve">Definition 79 (Absolute value (modulus) of a complex number)</w:t>
        </w:r>
      </w:ins>
      <w:ins w:id="5365" w:author="PR Preview" w:date="2026-01-01T00:00:00Z">
        <w:r>
          <w:t xml:space="preserve"> </w:t>
        </w:r>
      </w:ins>
      <w:ins w:id="5366" w:author="PR Preview" w:date="2026-01-01T00:00:00Z">
        <w:r>
          <w:t xml:space="preserve">The</w:t>
        </w:r>
      </w:ins>
      <w:ins w:id="5367" w:author="PR Preview" w:date="2026-01-01T00:00:00Z">
        <w:r>
          <w:t xml:space="preserve"> </w:t>
        </w:r>
      </w:ins>
      <w:ins w:id="5368" w:author="PR Preview" w:date="2026-01-01T00:00:00Z">
        <w:r>
          <w:rPr>
            <w:b/>
            <w:bCs/>
          </w:rPr>
          <w:t xml:space="preserve">absolute value</w:t>
        </w:r>
      </w:ins>
      <w:ins w:id="5369" w:author="PR Preview" w:date="2026-01-01T00:00:00Z">
        <w:r>
          <w:t xml:space="preserve">, or</w:t>
        </w:r>
      </w:ins>
      <w:ins w:id="5370" w:author="PR Preview" w:date="2026-01-01T00:00:00Z">
        <w:r>
          <w:t xml:space="preserve"> </w:t>
        </w:r>
      </w:ins>
      <w:ins w:id="5371" w:author="PR Preview" w:date="2026-01-01T00:00:00Z">
        <w:r>
          <w:rPr>
            <w:b/>
            <w:bCs/>
          </w:rPr>
          <w:t xml:space="preserve">modulus</w:t>
        </w:r>
      </w:ins>
      <w:ins w:id="5372" w:author="PR Preview" w:date="2026-01-01T00:00:00Z">
        <w:r>
          <w:t xml:space="preserve">, of a complex number</w:t>
        </w:r>
      </w:ins>
      <w:ins w:id="537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374" w:author="PR Preview" w:date="2026-01-01T00:00:00Z">
        <w:r>
          <w:t xml:space="preserve"> </w:t>
        </w:r>
      </w:ins>
      <w:ins w:id="5375" w:author="PR Preview" w:date="2026-01-01T00:00:00Z">
        <w:r>
          <w:t xml:space="preserve">(</w:t>
        </w:r>
      </w:ins>
      <w:hyperlink w:anchor="def-complex-number">
        <w:ins w:id="5376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37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del w:id="5378" w:author="PR Preview" w:date="2026-01-01T00:00:00Z">
        <w:r>
          <w:rPr>
            <w:b/>
            <w:bCs/>
          </w:rPr>
          <w:delText xml:space="preserve">Example 60 (Absolute values of complex numbers)</w:delText>
        </w:r>
      </w:del>
      <w:del w:id="5379" w:author="PR Preview" w:date="2026-01-01T00:00:00Z">
        <w:r>
          <w:delText xml:space="preserve"> </w:delText>
        </w:r>
      </w:del>
      <w:del w:id="5380" w:author="PR Preview" w:date="2026-01-01T00:00:00Z">
        <w:r>
          <w:delText xml:space="preserve"> </w:delText>
        </w:r>
      </w:del>
    </w:p>
    <w:p>
      <w:pPr>
        <w:pStyle w:val="BodyText"/>
      </w:pPr>
      <w:ins w:id="5381" w:author="PR Preview" w:date="2026-01-01T00:00:00Z">
        <w:r>
          <w:rPr>
            <w:b/>
            <w:bCs/>
          </w:rPr>
          <w:t xml:space="preserve">Example 63 (Absolute values of complex numbers)</w:t>
        </w:r>
      </w:ins>
      <w:ins w:id="5382" w:author="PR Preview" w:date="2026-01-01T00:00:00Z">
        <w:r>
          <w:t xml:space="preserve"> </w:t>
        </w:r>
      </w:ins>
      <w:ins w:id="5383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del w:id="5384" w:author="PR Preview" w:date="2026-01-01T00:00:00Z">
        <w:r>
          <w:rPr>
            <w:b/>
            <w:bCs/>
          </w:rPr>
          <w:delText xml:space="preserve">Example 61 (Multiplying</w:delText>
        </w:r>
      </w:del>
      <w:del w:id="5385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5386" w:author="PR Preview" w:date="2026-01-01T00:00:00Z">
        <w:r>
          <w:rPr>
            <w:b/>
            <w:bCs/>
          </w:rPr>
          <w:delText xml:space="preserve"> </w:delText>
        </w:r>
      </w:del>
      <w:del w:id="5387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5388" w:author="PR Preview" w:date="2026-01-01T00:00:00Z">
        <w:r>
          <w:delText xml:space="preserve">which is</w:delText>
        </w:r>
      </w:del>
      <w:del w:id="53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5390" w:author="PR Preview" w:date="2026-01-01T00:00:00Z">
        <w:r>
          <w:delText xml:space="preserve"> </w:delText>
        </w:r>
      </w:del>
      <w:del w:id="5391" w:author="PR Preview" w:date="2026-01-01T00:00:00Z">
        <w:r>
          <w:delText xml:space="preserve">from</w:delText>
        </w:r>
      </w:del>
      <w:del w:id="5392" w:author="PR Preview" w:date="2026-01-01T00:00:00Z">
        <w:r>
          <w:delText xml:space="preserve"> </w:delText>
        </w:r>
      </w:del>
      <w:hyperlink w:anchor="exm-complex-modulus">
        <w:del w:id="5393" w:author="PR Preview" w:date="2026-01-01T00:00:00Z">
          <w:r>
            <w:rPr>
              <w:rStyle w:val="Hyperlink"/>
            </w:rPr>
            <w:delText xml:space="preserve">Example 60</w:delText>
          </w:r>
        </w:del>
      </w:hyperlink>
      <w:del w:id="5394" w:author="PR Preview" w:date="2026-01-01T00:00:00Z">
        <w:r>
          <w:delText xml:space="preserve">, as</w:delText>
        </w:r>
      </w:del>
      <w:del w:id="5395" w:author="PR Preview" w:date="2026-01-01T00:00:00Z">
        <w:r>
          <w:delText xml:space="preserve"> </w:delText>
        </w:r>
      </w:del>
      <w:hyperlink w:anchor="thm-conj-product">
        <w:del w:id="5396" w:author="PR Preview" w:date="2026-01-01T00:00:00Z">
          <w:r>
            <w:rPr>
              <w:rStyle w:val="Hyperlink"/>
            </w:rPr>
            <w:delText xml:space="preserve">Theorem 37</w:delText>
          </w:r>
        </w:del>
      </w:hyperlink>
      <w:del w:id="5397" w:author="PR Preview" w:date="2026-01-01T00:00:00Z">
        <w:r>
          <w:delText xml:space="preserve"> </w:delText>
        </w:r>
      </w:del>
      <w:del w:id="5398" w:author="PR Preview" w:date="2026-01-01T00:00:00Z">
        <w:r>
          <w:delText xml:space="preserve">says.</w:delText>
        </w:r>
      </w:del>
    </w:p>
    <w:p>
      <w:pPr>
        <w:pStyle w:val="BodyText"/>
      </w:pPr>
      <w:ins w:id="5399" w:author="PR Preview" w:date="2026-01-01T00:00:00Z">
        <w:r>
          <w:rPr>
            <w:b/>
            <w:bCs/>
          </w:rPr>
          <w:t xml:space="preserve">Example 64 (Multiplying</w:t>
        </w:r>
      </w:ins>
      <w:ins w:id="5400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5401" w:author="PR Preview" w:date="2026-01-01T00:00:00Z">
        <w:r>
          <w:rPr>
            <w:b/>
            <w:bCs/>
          </w:rPr>
          <w:t xml:space="preserve"> </w:t>
        </w:r>
      </w:ins>
      <w:ins w:id="5402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5403" w:author="PR Preview" w:date="2026-01-01T00:00:00Z">
        <w:r>
          <w:t xml:space="preserve">which is</w:t>
        </w:r>
      </w:ins>
      <w:ins w:id="540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5405" w:author="PR Preview" w:date="2026-01-01T00:00:00Z">
        <w:r>
          <w:t xml:space="preserve"> </w:t>
        </w:r>
      </w:ins>
      <w:ins w:id="5406" w:author="PR Preview" w:date="2026-01-01T00:00:00Z">
        <w:r>
          <w:t xml:space="preserve">from</w:t>
        </w:r>
      </w:ins>
      <w:ins w:id="5407" w:author="PR Preview" w:date="2026-01-01T00:00:00Z">
        <w:r>
          <w:t xml:space="preserve"> </w:t>
        </w:r>
      </w:ins>
      <w:hyperlink w:anchor="exm-complex-modulus">
        <w:ins w:id="5408" w:author="PR Preview" w:date="2026-01-01T00:00:00Z">
          <w:r>
            <w:rPr>
              <w:rStyle w:val="Hyperlink"/>
            </w:rPr>
            <w:t xml:space="preserve">Example 63</w:t>
          </w:r>
        </w:ins>
      </w:hyperlink>
      <w:ins w:id="5409" w:author="PR Preview" w:date="2026-01-01T00:00:00Z">
        <w:r>
          <w:t xml:space="preserve">, as</w:t>
        </w:r>
      </w:ins>
      <w:ins w:id="5410" w:author="PR Preview" w:date="2026-01-01T00:00:00Z">
        <w:r>
          <w:t xml:space="preserve"> </w:t>
        </w:r>
      </w:ins>
      <w:hyperlink w:anchor="thm-conj-product">
        <w:ins w:id="5411" w:author="PR Preview" w:date="2026-01-01T00:00:00Z">
          <w:r>
            <w:rPr>
              <w:rStyle w:val="Hyperlink"/>
            </w:rPr>
            <w:t xml:space="preserve">Theorem 37</w:t>
          </w:r>
        </w:ins>
      </w:hyperlink>
      <w:ins w:id="5412" w:author="PR Preview" w:date="2026-01-01T00:00:00Z">
        <w:r>
          <w:t xml:space="preserve"> </w:t>
        </w:r>
      </w:ins>
      <w:ins w:id="5413" w:author="PR Preview" w:date="2026-01-01T00:00:00Z">
        <w:r>
          <w:t xml:space="preserve">says.</w:t>
        </w:r>
      </w:ins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2026-10-15T15:45:47Z</dcterms:created>
  <dcterms:modified xsi:type="dcterms:W3CDTF">2026-10-15T15:45:47Z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