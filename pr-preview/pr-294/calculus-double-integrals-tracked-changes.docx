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08:34:18 (PDT)</w:t>
        </w:r>
      </w:ins>
    </w:p>
    <w:bookmarkStart w:id="8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Exercise 8 (Harmonic numbers via double integrals)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Adapted from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Miller (2016)</w:delText>
        </w:r>
      </w:del>
      <w:del w:id="8" w:author="PR Preview" w:date="2026-01-01T00:00:00Z">
        <w:r>
          <w:delText xml:space="preserve">, Question 1.1.54.</w:delText>
        </w:r>
      </w:del>
    </w:p>
    <w:p>
      <w:pPr>
        <w:pStyle w:val="BodyText"/>
      </w:pPr>
      <w:del w:id="9" w:author="PR Preview" w:date="2026-01-01T00:00:00Z">
        <w:r>
          <w:delText xml:space="preserve">Prove that for every positive integer</w:delText>
        </w:r>
      </w:del>
      <w:del w:id="10" w:author="PR Preview" w:date="2026-01-01T00:00:00Z">
        <w:r>
          <w:delText xml:space="preserve"> </w:delText>
        </w:r>
      </w:del>
      <m:oMath>
        <m:r>
          <m:t>n</m:t>
        </m:r>
      </m:oMath>
      <w:del w:id="11" w:author="PR Preview" w:date="2026-01-01T00:00:00Z">
        <w:r>
          <w:delText xml:space="preserve">:</w:delText>
        </w:r>
      </w:del>
    </w:p>
    <w:p>
      <w:pPr>
        <w:pStyle w:val="FirstParagraph"/>
      </w:pPr>
      <w:ins w:id="12" w:author="PR Preview" w:date="2026-01-01T00:00:00Z">
        <w:r>
          <w:rPr>
            <w:b/>
            <w:bCs/>
          </w:rPr>
          <w:t xml:space="preserve">Exercise 8 (A double integral with a parameter)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Adapted from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Miller (2016)</w:t>
        </w:r>
      </w:ins>
      <w:ins w:id="17" w:author="PR Preview" w:date="2026-01-01T00:00:00Z">
        <w:r>
          <w:t xml:space="preserve">, Question 1.1.54.</w:t>
        </w:r>
      </w:ins>
    </w:p>
    <w:p>
      <w:pPr>
        <w:pStyle w:val="BodyText"/>
      </w:pPr>
      <w:ins w:id="18" w:author="PR Preview" w:date="2026-01-01T00:00:00Z">
        <w:r>
          <w:t xml:space="preserve">Evaluate the double integral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del w:id="19" w:author="PR Preview" w:date="2026-01-01T00:00:00Z">
        <w:r>
          <w:rPr>
            <w:i/>
            <w:iCs/>
          </w:rPr>
          <w:delText xml:space="preserve">Solution 8</w:delText>
        </w:r>
      </w:del>
      <w:del w:id="20" w:author="PR Preview" w:date="2026-01-01T00:00:00Z">
        <w:r>
          <w:delText xml:space="preserve">. </w:delText>
        </w:r>
      </w:del>
      <w:del w:id="21" w:author="PR Preview" w:date="2026-01-01T00:00:00Z">
        <w:r>
          <w:rPr>
            <w:b/>
            <w:bCs/>
          </w:rPr>
          <w:delText xml:space="preserve">Method 1 (integration then geometric series):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Integrate with respect to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first:</w:delText>
        </w:r>
      </w:del>
    </w:p>
    <w:p>
      <w:pPr>
        <w:pStyle w:val="FirstParagraph"/>
      </w:pPr>
      <w:ins w:id="27" w:author="PR Preview" w:date="2026-01-01T00:00:00Z">
        <w:r>
          <w:t xml:space="preserve">for every positive integer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and write the result as a sum of reciprocals of integers.</w:t>
        </w:r>
      </w:ins>
    </w:p>
    <w:bookmarkEnd w:id="56"/>
    <w:bookmarkStart w:id="57" w:name="sol-miller-dint-harmonic-identity"/>
    <w:p>
      <w:pPr>
        <w:pStyle w:val="BodyText"/>
      </w:pPr>
      <w:ins w:id="32" w:author="PR Preview" w:date="2026-01-01T00:00:00Z">
        <w:r>
          <w:rPr>
            <w:i/>
            <w:iCs/>
          </w:rPr>
          <w:t xml:space="preserve">Solution 8</w:t>
        </w:r>
      </w:ins>
      <w:ins w:id="33" w:author="PR Preview" w:date="2026-01-01T00:00:00Z">
        <w:r>
          <w:t xml:space="preserve">. </w:t>
        </w:r>
      </w:ins>
      <w:ins w:id="34" w:author="PR Preview" w:date="2026-01-01T00:00:00Z">
        <w:r>
          <w:rPr>
            <w:b/>
            <w:bCs/>
          </w:rPr>
          <w:t xml:space="preserve">Integration, then a geometric series: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Integrate with respect to</w:t>
        </w:r>
      </w:ins>
      <w:ins w:id="37" w:author="PR Preview" w:date="2026-01-01T00:00:00Z">
        <w:r>
          <w:t xml:space="preserve"> </w:t>
        </w:r>
      </w:ins>
      <m:oMath>
        <m:r>
          <m:t>x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del w:id="40" w:author="PR Preview" w:date="2026-01-01T00:00:00Z">
        <w:r>
          <w:rPr>
            <w:b/>
            <w:bCs/>
          </w:rPr>
          <w:delText xml:space="preserve">Method 2 (binomial expansion):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Expand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del w:id="44" w:author="PR Preview" w:date="2026-01-01T00:00:00Z">
        <w:r>
          <w:delText xml:space="preserve">. Integrating over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del w:id="46" w:author="PR Preview" w:date="2026-01-01T00:00:00Z">
        <w:r>
          <w:delText xml:space="preserve">:</w:delText>
        </w:r>
      </w:del>
    </w:p>
    <w:p>
      <w:pPr>
        <w:pStyle w:val="FirstParagraph"/>
      </w:pPr>
      <w:ins w:id="47" w:author="PR Preview" w:date="2026-01-01T00:00:00Z">
        <w:r>
          <w:t xml:space="preserve">The result is stated as</w:t>
        </w:r>
      </w:ins>
      <w:ins w:id="48" w:author="PR Preview" w:date="2026-01-01T00:00:00Z">
        <w:r>
          <w:t xml:space="preserve"> </w:t>
        </w:r>
      </w:ins>
      <w:hyperlink w:anchor="thm-dint-harmonic-identity">
        <w:ins w:id="49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0" w:author="PR Preview" w:date="2026-01-01T00:00:00Z">
        <w:r>
          <w:t xml:space="preserve">.</w:t>
        </w:r>
      </w:ins>
    </w:p>
    <w:p>
      <w:pPr>
        <w:pStyle w:val="BodyText"/>
      </w:pPr>
      <w:ins w:id="51" w:author="PR Preview" w:date="2026-01-01T00:00:00Z">
        <w:r>
          <w:rPr>
            <w:i/>
            <w:iCs/>
          </w:rPr>
          <w:t xml:space="preserve">Remark (binomial expansion):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 same integral can be expanded in a different way.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Expand</w:t>
        </w:r>
      </w:ins>
      <w:ins w:id="5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57" w:author="PR Preview" w:date="2026-01-01T00:00:00Z">
        <w:r>
          <w:t xml:space="preserve">. Integrating over</w:t>
        </w:r>
      </w:ins>
      <w:ins w:id="5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60" w:author="PR Preview" w:date="2026-01-01T00:00:00Z">
        <w:r>
          <w:t xml:space="preserve">This reaches the alternating binomial sum for the same integral as above,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it inherits the value</w:t>
        </w:r>
      </w:ins>
      <w:ins w:id="6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from the integration-then-geometric-series computation.</w:t>
        </w:r>
      </w:ins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2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1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2"/>
    <w:bookmarkStart w:id="74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4"/>
    <w:bookmarkStart w:id="75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5"/>
    <w:bookmarkStart w:id="86" w:name="refs"/>
    <w:bookmarkStart w:id="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6"/>
    <w:bookmarkStart w:id="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7"/>
    <w:bookmarkStart w:id="7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9"/>
    <w:bookmarkStart w:id="8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1"/>
    <w:bookmarkStart w:id="8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3"/>
    <w:bookmarkStart w:id="8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8" Type="http://schemas.openxmlformats.org/officeDocument/2006/relationships/hyperlink" Target="https://doi.org/10.1007/978-1-4614-4708-5" TargetMode="External"/><Relationship Id="rId84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3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0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65" Type="http://schemas.openxmlformats.org/officeDocument/2006/relationships/hyperlink" Target="measures.qmd#def-integral" TargetMode="External"/><Relationship Id="rId71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0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2026-10-15T15:48:32Z</dcterms:created>
  <dcterms:modified xsi:type="dcterms:W3CDTF">2026-10-15T15:48:32Z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