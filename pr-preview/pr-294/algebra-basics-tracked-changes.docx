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(Strict and non-strict inequalities)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w:hyperlink r:id="rId15">
        <w:del w:id="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t>b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del w:id="16" w:author="PR Preview" w:date="2026-01-01T00:00:00Z">
        <w:r>
          <w:delText xml:space="preserve">“</w:delText>
        </w:r>
      </w:del>
      <m:oMath>
        <m:r>
          <m:t>a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less than</w:delText>
        </w:r>
      </w:del>
      <w:del w:id="19" w:author="PR Preview" w:date="2026-01-01T00:00:00Z">
        <w:r>
          <w:delText xml:space="preserve"> </w:delText>
        </w:r>
      </w:del>
      <m:oMath>
        <m:r>
          <m:t>b</m:t>
        </m:r>
      </m:oMath>
      <w:del w:id="20" w:author="PR Preview" w:date="2026-01-01T00:00:00Z">
        <w:r>
          <w:delText xml:space="preserve">”</w:delText>
        </w:r>
      </w:del>
      <w:del w:id="21" w:author="PR Preview" w:date="2026-01-01T00:00:00Z">
        <w:r>
          <w:delText xml:space="preserve">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b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</w:delText>
        </w:r>
      </w:del>
      <w:del w:id="27" w:author="PR Preview" w:date="2026-01-01T00:00:00Z">
        <w:r>
          <w:delText xml:space="preserve">“</w:delText>
        </w:r>
      </w:del>
      <m:oMath>
        <m:r>
          <m:t>a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greater than</w:delText>
        </w:r>
      </w:del>
      <w:del w:id="30" w:author="PR Preview" w:date="2026-01-01T00:00:00Z">
        <w:r>
          <w:delText xml:space="preserve"> </w:delText>
        </w:r>
      </w:del>
      <m:oMath>
        <m:r>
          <m:t>b</m:t>
        </m:r>
      </m:oMath>
      <w:del w:id="31" w:author="PR Preview" w:date="2026-01-01T00:00:00Z">
        <w:r>
          <w:delText xml:space="preserve">”</w:delText>
        </w:r>
      </w:del>
      <w:del w:id="32" w:author="PR Preview" w:date="2026-01-01T00:00:00Z">
        <w:r>
          <w:delText xml:space="preserve">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are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strict inequalities</w:delText>
        </w:r>
      </w:del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non-strict inequalities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also allow equality: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3 (Strict inequalities)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</w:t>
        </w:r>
      </w:ins>
      <w:ins w:id="47" w:author="PR Preview" w:date="2026-01-01T00:00:00Z">
        <w:r>
          <w:t xml:space="preserve"> </w:t>
        </w:r>
      </w:ins>
      <w:hyperlink r:id="rId15">
        <w:ins w:id="4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49" w:author="PR Preview" w:date="2026-01-01T00:00:00Z">
        <w:r>
          <w:t xml:space="preserve"> </w:t>
        </w:r>
      </w:ins>
      <m:oMath>
        <m: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</w:t>
        </w:r>
      </w:ins>
      <w:ins w:id="52" w:author="PR Preview" w:date="2026-01-01T00:00:00Z">
        <w:r>
          <w:t xml:space="preserve"> </w:t>
        </w:r>
      </w:ins>
      <m:oMath>
        <m:r>
          <m:t>b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ins w:id="57" w:author="PR Preview" w:date="2026-01-01T00:00:00Z">
        <w:r>
          <w:t xml:space="preserve">“</w:t>
        </w:r>
      </w:ins>
      <m:oMath>
        <m:r>
          <m:t>a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less than</w:t>
        </w:r>
      </w:ins>
      <w:ins w:id="60" w:author="PR Preview" w:date="2026-01-01T00:00:00Z">
        <w:r>
          <w:t xml:space="preserve"> </w:t>
        </w:r>
      </w:ins>
      <m:oMath>
        <m:r>
          <m:t>b</m:t>
        </m:r>
      </m:oMath>
      <w:ins w:id="61" w:author="PR Preview" w:date="2026-01-01T00:00:00Z">
        <w:r>
          <w:t xml:space="preserve">”</w:t>
        </w:r>
      </w:ins>
      <w:ins w:id="62" w:author="PR Preview" w:date="2026-01-01T00:00:00Z">
        <w:r>
          <w:t xml:space="preserve">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ins w:id="68" w:author="PR Preview" w:date="2026-01-01T00:00:00Z">
        <w:r>
          <w:t xml:space="preserve">“</w:t>
        </w:r>
      </w:ins>
      <m:oMath>
        <m:r>
          <m:t>a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greater than</w:t>
        </w:r>
      </w:ins>
      <w:ins w:id="71" w:author="PR Preview" w:date="2026-01-01T00:00:00Z">
        <w:r>
          <w:t xml:space="preserve"> </w:t>
        </w:r>
      </w:ins>
      <m:oMath>
        <m:r>
          <m:t>b</m:t>
        </m:r>
      </m:oMath>
      <w:ins w:id="72" w:author="PR Preview" w:date="2026-01-01T00:00:00Z">
        <w:r>
          <w:t xml:space="preserve">”</w:t>
        </w:r>
      </w:ins>
      <w:ins w:id="73" w:author="PR Preview" w:date="2026-01-01T00:00:00Z">
        <w:r>
          <w:t xml:space="preserve">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are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strict inequalities</w:t>
        </w:r>
      </w:ins>
      <w:ins w:id="78" w:author="PR Preview" w:date="2026-01-01T00:00:00Z">
        <w:r>
          <w:t xml:space="preserve">.</w:t>
        </w:r>
      </w:ins>
    </w:p>
    <w:bookmarkEnd w:id="19"/>
    <w:bookmarkStart w:id="20" w:name="def-non-strict-inequality"/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Definition 4 (Non-strict inequalities)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For</w:t>
        </w:r>
      </w:ins>
      <w:ins w:id="82" w:author="PR Preview" w:date="2026-01-01T00:00:00Z">
        <w:r>
          <w:t xml:space="preserve"> </w:t>
        </w:r>
      </w:ins>
      <w:hyperlink r:id="rId15">
        <w:ins w:id="83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84" w:author="PR Preview" w:date="2026-01-01T00:00:00Z">
        <w:r>
          <w:t xml:space="preserve"> </w:t>
        </w:r>
      </w:ins>
      <m:oMath>
        <m:r>
          <m:t>a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</w:t>
        </w:r>
      </w:ins>
      <w:ins w:id="87" w:author="PR Preview" w:date="2026-01-01T00:00:00Z">
        <w:r>
          <w:t xml:space="preserve"> </w:t>
        </w:r>
      </w:ins>
      <m:oMath>
        <m:r>
          <m:t>b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non-strict inequalities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also allow equality,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unlike the strict inequalities (</w:t>
        </w:r>
      </w:ins>
      <w:hyperlink w:anchor="def-strict-inequality">
        <w:ins w:id="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8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del w:id="99" w:author="PR Preview" w:date="2026-01-01T00:00:00Z">
        <w:r>
          <w:rPr>
            <w:b/>
            <w:bCs/>
          </w:rPr>
          <w:delText xml:space="preserve">Definition 4 (Power, base, and exponent)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Let</w:delText>
        </w:r>
      </w:del>
      <w:del w:id="102" w:author="PR Preview" w:date="2026-01-01T00:00:00Z">
        <w:r>
          <w:delText xml:space="preserve"> </w:delText>
        </w:r>
      </w:del>
      <m:oMath>
        <m:r>
          <m:t>a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be a real number and</w:delText>
        </w:r>
      </w:del>
      <w:del w:id="105" w:author="PR Preview" w:date="2026-01-01T00:00:00Z">
        <w:r>
          <w:delText xml:space="preserve"> </w:delText>
        </w:r>
      </w:del>
      <m:oMath>
        <m:r>
          <m:t>n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</w:delText>
        </w:r>
      </w:del>
      <w:del w:id="108" w:author="PR Preview" w:date="2026-01-01T00:00:00Z">
        <w:r>
          <w:delText xml:space="preserve"> </w:delText>
        </w:r>
      </w:del>
      <w:hyperlink r:id="rId27">
        <w:del w:id="109" w:author="PR Preview" w:date="2026-01-01T00:00:00Z">
          <w:r>
            <w:rPr>
              <w:rStyle w:val="Hyperlink"/>
            </w:rPr>
            <w:delText xml:space="preserve">natural number</w:delText>
          </w:r>
        </w:del>
      </w:hyperlink>
      <w:del w:id="110" w:author="PR Preview" w:date="2026-01-01T00:00:00Z">
        <w:r>
          <w:delText xml:space="preserve">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</w:delText>
        </w:r>
      </w:del>
      <w:del w:id="113" w:author="PR Preview" w:date="2026-01-01T00:00:00Z">
        <w:r>
          <w:delText xml:space="preserve"> </w:delText>
        </w:r>
      </w:del>
      <m:oMath>
        <m:r>
          <m:t>n</m:t>
        </m:r>
      </m:oMath>
      <w:del w:id="114" w:author="PR Preview" w:date="2026-01-01T00:00:00Z">
        <w:r>
          <w:delText xml:space="preserve">th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power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of</w:delText>
        </w:r>
      </w:del>
      <w:del w:id="119" w:author="PR Preview" w:date="2026-01-01T00:00:00Z">
        <w:r>
          <w:delText xml:space="preserve"> </w:delText>
        </w:r>
      </w:del>
      <m:oMath>
        <m:r>
          <m:t>a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product of</w:delText>
        </w:r>
      </w:del>
      <w:del w:id="122" w:author="PR Preview" w:date="2026-01-01T00:00:00Z">
        <w:r>
          <w:delText xml:space="preserve"> </w:delText>
        </w:r>
      </w:del>
      <m:oMath>
        <m:r>
          <m:t>n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copies of</w:delText>
        </w:r>
      </w:del>
      <w:del w:id="125" w:author="PR Preview" w:date="2026-01-01T00:00:00Z">
        <w:r>
          <w:delText xml:space="preserve"> </w:delText>
        </w:r>
      </w:del>
      <m:oMath>
        <m:r>
          <m:t>a</m:t>
        </m:r>
      </m:oMath>
      <w:del w:id="126" w:author="PR Preview" w:date="2026-01-01T00:00:00Z">
        <w:r>
          <w:delText xml:space="preserve">:</w:delText>
        </w:r>
      </w:del>
    </w:p>
    <w:p>
      <w:pPr>
        <w:pStyle w:val="FirstParagraph"/>
      </w:pPr>
      <w:ins w:id="127" w:author="PR Preview" w:date="2026-01-01T00:00:00Z">
        <w:r>
          <w:rPr>
            <w:b/>
            <w:bCs/>
          </w:rPr>
          <w:t xml:space="preserve">Definition 5 (Power)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Let</w:t>
        </w:r>
      </w:ins>
      <w:ins w:id="130" w:author="PR Preview" w:date="2026-01-01T00:00:00Z">
        <w:r>
          <w:t xml:space="preserve"> </w:t>
        </w:r>
      </w:ins>
      <m:oMath>
        <m:r>
          <m:t>a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be a real number and</w:t>
        </w:r>
      </w:ins>
      <w:ins w:id="133" w:author="PR Preview" w:date="2026-01-01T00:00:00Z">
        <w:r>
          <w:t xml:space="preserve"> </w:t>
        </w:r>
      </w:ins>
      <m:oMath>
        <m:r>
          <m:t>n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</w:t>
        </w:r>
      </w:ins>
      <w:ins w:id="136" w:author="PR Preview" w:date="2026-01-01T00:00:00Z">
        <w:r>
          <w:t xml:space="preserve"> </w:t>
        </w:r>
      </w:ins>
      <w:hyperlink r:id="rId27">
        <w:ins w:id="137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</w:t>
        </w:r>
      </w:ins>
      <w:ins w:id="141" w:author="PR Preview" w:date="2026-01-01T00:00:00Z">
        <w:r>
          <w:t xml:space="preserve"> </w:t>
        </w:r>
      </w:ins>
      <m:oMath>
        <m:r>
          <m:t>n</m:t>
        </m:r>
      </m:oMath>
      <w:ins w:id="142" w:author="PR Preview" w:date="2026-01-01T00:00:00Z">
        <w:r>
          <w:t xml:space="preserve">th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power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</w:t>
        </w:r>
      </w:ins>
      <w:ins w:id="147" w:author="PR Preview" w:date="2026-01-01T00:00:00Z">
        <w:r>
          <w:t xml:space="preserve"> </w:t>
        </w:r>
      </w:ins>
      <m:oMath>
        <m: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the product of</w:t>
        </w:r>
      </w:ins>
      <w:ins w:id="150" w:author="PR Preview" w:date="2026-01-01T00:00:00Z">
        <w:r>
          <w:t xml:space="preserve"> </w:t>
        </w:r>
      </w:ins>
      <m:oMath>
        <m:r>
          <m:t>n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copies of</w:t>
        </w:r>
      </w:ins>
      <w:ins w:id="153" w:author="PR Preview" w:date="2026-01-01T00:00:00Z">
        <w:r>
          <w:t xml:space="preserve"> </w:t>
        </w:r>
      </w:ins>
      <m:oMath>
        <m:r>
          <m:t>a</m:t>
        </m:r>
      </m:oMath>
      <w:ins w:id="1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del w:id="155" w:author="PR Preview" w:date="2026-01-01T00:00:00Z">
        <w:r>
          <w:delText xml:space="preserve">In</w:delText>
        </w:r>
      </w:del>
      <w:del w:id="15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n</m:t>
            </m:r>
          </m:sup>
        </m:sSup>
      </m:oMath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m:oMath>
        <m:r>
          <m:t>a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base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</w:delText>
        </w:r>
      </w:del>
      <w:del w:id="165" w:author="PR Preview" w:date="2026-01-01T00:00:00Z">
        <w:r>
          <w:delText xml:space="preserve"> </w:delText>
        </w:r>
      </w:del>
      <m:oMath>
        <m:r>
          <m:t>n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 the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rPr>
            <w:b/>
            <w:bCs/>
          </w:rPr>
          <w:delText xml:space="preserve">exponent</w:delText>
        </w:r>
      </w:del>
      <w:del w:id="170" w:author="PR Preview" w:date="2026-01-01T00:00:00Z">
        <w:r>
          <w:delText xml:space="preserve">.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second power</w:delText>
        </w:r>
      </w:del>
      <w:del w:id="17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2</m:t>
            </m:r>
          </m:sup>
        </m:sSup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is the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rPr>
            <w:b/>
            <w:bCs/>
          </w:rPr>
          <w:delText xml:space="preserve">square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of</w:delText>
        </w:r>
      </w:del>
      <w:del w:id="180" w:author="PR Preview" w:date="2026-01-01T00:00:00Z">
        <w:r>
          <w:delText xml:space="preserve"> </w:delText>
        </w:r>
      </w:del>
      <m:oMath>
        <m:r>
          <m:t>a</m:t>
        </m:r>
      </m:oMath>
      <w:del w:id="181" w:author="PR Preview" w:date="2026-01-01T00:00:00Z">
        <w:r>
          <w:delText xml:space="preserve">.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Definition 6 (Base of a power)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In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(</w:t>
        </w:r>
      </w:ins>
      <w:hyperlink w:anchor="def-power">
        <w:ins w:id="1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9" w:author="PR Preview" w:date="2026-01-01T00:00:00Z">
        <w:r>
          <w:t xml:space="preserve">),</w:t>
        </w:r>
      </w:ins>
      <w:ins w:id="190" w:author="PR Preview" w:date="2026-01-01T00:00:00Z">
        <w:r>
          <w:t xml:space="preserve"> </w:t>
        </w:r>
      </w:ins>
      <m:oMath>
        <m:r>
          <m:t>a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the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rPr>
            <w:b/>
            <w:bCs/>
          </w:rPr>
          <w:t xml:space="preserve">base</w:t>
        </w:r>
      </w:ins>
      <w:ins w:id="195" w:author="PR Preview" w:date="2026-01-01T00:00:00Z">
        <w:r>
          <w:t xml:space="preserve">.</w:t>
        </w:r>
      </w:ins>
    </w:p>
    <w:bookmarkEnd w:id="29"/>
    <w:bookmarkStart w:id="30" w:name="def-power-exponent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Definition 7 (Exponent of a power)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In</w:t>
        </w:r>
      </w:ins>
      <w:ins w:id="19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</w:t>
        </w:r>
      </w:ins>
      <w:hyperlink w:anchor="def-power">
        <w:ins w:id="20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03" w:author="PR Preview" w:date="2026-01-01T00:00:00Z">
        <w:r>
          <w:t xml:space="preserve">),</w:t>
        </w:r>
      </w:ins>
      <w:ins w:id="204" w:author="PR Preview" w:date="2026-01-01T00:00:00Z">
        <w:r>
          <w:t xml:space="preserve"> </w:t>
        </w:r>
      </w:ins>
      <m:oMath>
        <m:r>
          <m:t>n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the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rPr>
            <w:b/>
            <w:bCs/>
          </w:rPr>
          <w:t xml:space="preserve">exponent</w:t>
        </w:r>
      </w:ins>
      <w:ins w:id="209" w:author="PR Preview" w:date="2026-01-01T00:00:00Z">
        <w:r>
          <w:t xml:space="preserve">.</w:t>
        </w:r>
      </w:ins>
    </w:p>
    <w:bookmarkEnd w:id="30"/>
    <w:bookmarkStart w:id="31" w:name="def-square"/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Definition 8 (Square)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second power</w:t>
        </w:r>
      </w:ins>
      <w:ins w:id="21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hyperlink w:anchor="def-power">
        <w:ins w:id="21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17" w:author="PR Preview" w:date="2026-01-01T00:00:00Z">
        <w:r>
          <w:t xml:space="preserve">) is the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b/>
            <w:bCs/>
          </w:rPr>
          <w:t xml:space="preserve">square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of</w:t>
        </w:r>
      </w:ins>
      <w:ins w:id="222" w:author="PR Preview" w:date="2026-01-01T00:00:00Z">
        <w:r>
          <w:t xml:space="preserve"> </w:t>
        </w:r>
      </w:ins>
      <m:oMath>
        <m:r>
          <m:t>a</m:t>
        </m:r>
      </m:oMath>
      <w:ins w:id="223" w:author="PR Preview" w:date="2026-01-01T00:00:00Z">
        <w:r>
          <w:t xml:space="preserve">.</w:t>
        </w:r>
      </w:ins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del w:id="224" w:author="PR Preview" w:date="2026-01-01T00:00:00Z">
        <w:r>
          <w:rPr>
            <w:b/>
            <w:bCs/>
          </w:rPr>
          <w:delText xml:space="preserve">Definition 5 (Powers with exponent zero or a negative integer)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For the exponent</w:delText>
        </w:r>
      </w:del>
      <w:del w:id="227" w:author="PR Preview" w:date="2026-01-01T00:00:00Z">
        <w:r>
          <w:delText xml:space="preserve"> </w:delText>
        </w:r>
      </w:del>
      <m:oMath>
        <m:r>
          <m:t>0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and negative</w:delText>
        </w:r>
      </w:del>
      <w:del w:id="230" w:author="PR Preview" w:date="2026-01-01T00:00:00Z">
        <w:r>
          <w:delText xml:space="preserve"> </w:delText>
        </w:r>
      </w:del>
      <w:hyperlink r:id="rId33">
        <w:del w:id="231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exponents: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Definition 9 (Powers with exponent zero or a negative integer)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the exponent</w:t>
        </w:r>
      </w:ins>
      <w:ins w:id="237" w:author="PR Preview" w:date="2026-01-01T00:00:00Z">
        <w:r>
          <w:t xml:space="preserve"> </w:t>
        </w:r>
      </w:ins>
      <m:oMath>
        <m:r>
          <m:t>0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negative</w:t>
        </w:r>
      </w:ins>
      <w:ins w:id="240" w:author="PR Preview" w:date="2026-01-01T00:00:00Z">
        <w:r>
          <w:t xml:space="preserve"> </w:t>
        </w:r>
      </w:ins>
      <w:hyperlink r:id="rId33">
        <w:ins w:id="241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exponents:</w:t>
        </w:r>
      </w:ins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del w:id="244" w:author="PR Preview" w:date="2026-01-01T00:00:00Z">
        <w:r>
          <w:rPr>
            <w:i/>
            <w:iCs/>
          </w:rPr>
          <w:delText xml:space="preserve">Remark 1</w:delText>
        </w:r>
      </w:del>
      <w:del w:id="245" w:author="PR Preview" w:date="2026-01-01T00:00:00Z">
        <w:r>
          <w:delText xml:space="preserve"> (Powers with real exponents). </w:delText>
        </w:r>
      </w:del>
      <w:hyperlink r:id="rId35">
        <w:del w:id="246" w:author="PR Preview" w:date="2026-01-01T00:00:00Z">
          <w:r>
            <w:rPr>
              <w:rStyle w:val="Hyperlink"/>
            </w:rPr>
            <w:delText xml:space="preserve">Definition 14 in Polynomials, Exponentials and Logarithms</w:delText>
          </w:r>
        </w:del>
      </w:hyperlink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extends powers to real exponents when the base is positive.</w:delText>
        </w:r>
      </w:del>
    </w:p>
    <w:p>
      <w:pPr>
        <w:pStyle w:val="BodyText"/>
      </w:pPr>
      <w:del w:id="249" w:author="PR Preview" w:date="2026-01-01T00:00:00Z">
        <w:r>
          <w:rPr>
            <w:b/>
            <w:bCs/>
          </w:rPr>
          <w:delText xml:space="preserve">Definition 6 (Square root)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For a real number</w:delText>
        </w:r>
      </w:del>
      <w:del w:id="2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square root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of</w:delText>
        </w:r>
      </w:del>
      <w:del w:id="260" w:author="PR Preview" w:date="2026-01-01T00:00:00Z">
        <w:r>
          <w:delText xml:space="preserve"> </w:delText>
        </w:r>
      </w:del>
      <m:oMath>
        <m:r>
          <m:t>a</m:t>
        </m:r>
      </m:oMath>
      <w:del w:id="261" w:author="PR Preview" w:date="2026-01-01T00:00:00Z">
        <w:r>
          <w:delText xml:space="preserve">, written</w:delText>
        </w:r>
      </w:del>
      <w:del w:id="26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</m:e>
        </m:rad>
      </m:oMath>
      <w:del w:id="263" w:author="PR Preview" w:date="2026-01-01T00:00:00Z">
        <w:r>
          <w:delText xml:space="preserve">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the non-negative real number whose square (</w:delText>
        </w:r>
      </w:del>
      <w:hyperlink w:anchor="def-power">
        <w:del w:id="26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67" w:author="PR Preview" w:date="2026-01-01T00:00:00Z">
        <w:r>
          <w:delText xml:space="preserve">) is</w:delText>
        </w:r>
      </w:del>
      <w:del w:id="268" w:author="PR Preview" w:date="2026-01-01T00:00:00Z">
        <w:r>
          <w:delText xml:space="preserve"> </w:delText>
        </w:r>
      </w:del>
      <m:oMath>
        <m:r>
          <m:t>a</m:t>
        </m:r>
      </m:oMath>
      <w:del w:id="269" w:author="PR Preview" w:date="2026-01-01T00:00:00Z">
        <w:r>
          <w:delText xml:space="preserve">.</w:delText>
        </w:r>
      </w:del>
    </w:p>
    <w:p>
      <w:pPr>
        <w:pStyle w:val="FirstParagraph"/>
      </w:pPr>
      <w:ins w:id="270" w:author="PR Preview" w:date="2026-01-01T00:00:00Z">
        <w:r>
          <w:rPr>
            <w:i/>
            <w:iCs/>
          </w:rPr>
          <w:t xml:space="preserve">Remark 1</w:t>
        </w:r>
      </w:ins>
      <w:ins w:id="271" w:author="PR Preview" w:date="2026-01-01T00:00:00Z">
        <w:r>
          <w:t xml:space="preserve"> (Powers with real exponents). </w:t>
        </w:r>
      </w:ins>
      <w:hyperlink r:id="rId35">
        <w:ins w:id="272" w:author="PR Preview" w:date="2026-01-01T00:00:00Z">
          <w:r>
            <w:rPr>
              <w:rStyle w:val="Hyperlink"/>
            </w:rPr>
            <w:t xml:space="preserve">Definition 21 in Polynomials, Exponentials and Logarithms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extends powers to real exponents when the base is positive.</w:t>
        </w:r>
      </w:ins>
    </w:p>
    <w:bookmarkEnd w:id="36"/>
    <w:bookmarkStart w:id="37" w:name="def-square-root"/>
    <w:p>
      <w:pPr>
        <w:pStyle w:val="BodyText"/>
      </w:pPr>
      <w:ins w:id="275" w:author="PR Preview" w:date="2026-01-01T00:00:00Z">
        <w:r>
          <w:rPr>
            <w:b/>
            <w:bCs/>
          </w:rPr>
          <w:t xml:space="preserve">Definition 10 (Square root)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a real number</w:t>
        </w:r>
      </w:ins>
      <w:ins w:id="2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square root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</w:t>
        </w:r>
      </w:ins>
      <w:ins w:id="286" w:author="PR Preview" w:date="2026-01-01T00:00:00Z">
        <w:r>
          <w:t xml:space="preserve"> </w:t>
        </w:r>
      </w:ins>
      <m:oMath>
        <m:r>
          <m:t>a</m:t>
        </m:r>
      </m:oMath>
      <w:ins w:id="287" w:author="PR Preview" w:date="2026-01-01T00:00:00Z">
        <w:r>
          <w:t xml:space="preserve">, written</w:t>
        </w:r>
      </w:ins>
      <w:ins w:id="28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the non-negative real number whose square (</w:t>
        </w:r>
      </w:ins>
      <w:hyperlink w:anchor="def-power">
        <w:ins w:id="29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93" w:author="PR Preview" w:date="2026-01-01T00:00:00Z">
        <w:r>
          <w:t xml:space="preserve">) is</w:t>
        </w:r>
      </w:ins>
      <w:ins w:id="294" w:author="PR Preview" w:date="2026-01-01T00:00:00Z">
        <w:r>
          <w:t xml:space="preserve"> </w:t>
        </w:r>
      </w:ins>
      <m:oMath>
        <m:r>
          <m:t>a</m:t>
        </m:r>
      </m:oMath>
      <w:ins w:id="295" w:author="PR Preview" w:date="2026-01-01T00:00:00Z">
        <w:r>
          <w:t xml:space="preserve">.</w:t>
        </w:r>
      </w:ins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del w:id="296" w:author="PR Preview" w:date="2026-01-01T00:00:00Z">
        <w:r>
          <w:rPr>
            <w:b/>
            <w:bCs/>
          </w:rPr>
          <w:delText xml:space="preserve">Definition 7 (Absolute value of a real number)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The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rPr>
            <w:b/>
            <w:bCs/>
          </w:rPr>
          <w:delText xml:space="preserve">absolute value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of a real number</w:delText>
        </w:r>
      </w:del>
      <w:del w:id="303" w:author="PR Preview" w:date="2026-01-01T00:00:00Z">
        <w:r>
          <w:delText xml:space="preserve"> </w:delText>
        </w:r>
      </w:del>
      <m:oMath>
        <m:r>
          <m:t>a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is</w:delText>
        </w:r>
      </w:del>
    </w:p>
    <w:p>
      <w:pPr>
        <w:pStyle w:val="FirstParagraph"/>
      </w:pPr>
      <w:ins w:id="306" w:author="PR Preview" w:date="2026-01-01T00:00:00Z">
        <w:r>
          <w:rPr>
            <w:b/>
            <w:bCs/>
          </w:rPr>
          <w:t xml:space="preserve">Definition 11 (Absolute value of a real number)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The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b/>
            <w:bCs/>
          </w:rPr>
          <w:t xml:space="preserve">absolute value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of a real number</w:t>
        </w:r>
      </w:ins>
      <w:ins w:id="313" w:author="PR Preview" w:date="2026-01-01T00:00:00Z">
        <w:r>
          <w:t xml:space="preserve"> </w:t>
        </w:r>
      </w:ins>
      <m:oMath>
        <m:r>
          <m:t>a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316" w:author="PR Preview" w:date="2026-01-01T00:00:00Z">
        <w:r>
          <w:delText xml:space="preserve">for every real</w:delText>
        </w:r>
      </w:del>
      <w:del w:id="317" w:author="PR Preview" w:date="2026-01-01T00:00:00Z">
        <w:r>
          <w:delText xml:space="preserve"> </w:delText>
        </w:r>
      </w:del>
      <m:oMath>
        <m:r>
          <m:t>a</m:t>
        </m:r>
      </m:oMath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(</w:delText>
        </w:r>
      </w:del>
      <w:hyperlink w:anchor="def-square-root">
        <w:del w:id="32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23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324" w:author="PR Preview" w:date="2026-01-01T00:00:00Z">
        <w:r>
          <w:t xml:space="preserve">for every real</w:t>
        </w:r>
      </w:ins>
      <w:ins w:id="325" w:author="PR Preview" w:date="2026-01-01T00:00:00Z">
        <w:r>
          <w:t xml:space="preserve"> </w:t>
        </w:r>
      </w:ins>
      <m:oMath>
        <m:r>
          <m:t>a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w:anchor="def-square-root">
        <w:ins w:id="33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31" w:author="PR Preview" w:date="2026-01-01T00:00:00Z">
        <w:r>
          <w:t xml:space="preserve">).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del w:id="332" w:author="PR Preview" w:date="2026-01-01T00:00:00Z">
        <w:r>
          <w:rPr>
            <w:b/>
            <w:bCs/>
          </w:rPr>
          <w:delText xml:space="preserve">Definition 8 (Minimum)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Let</w:delText>
        </w:r>
      </w:del>
      <w:del w:id="3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 number</w:delText>
        </w:r>
      </w:del>
      <w:del w:id="339" w:author="PR Preview" w:date="2026-01-01T00:00:00Z">
        <w:r>
          <w:delText xml:space="preserve"> </w:delText>
        </w:r>
      </w:del>
      <m:oMath>
        <m:r>
          <m:t>m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 the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rPr>
            <w:b/>
            <w:bCs/>
          </w:rPr>
          <w:delText xml:space="preserve">minimum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of</w:delText>
        </w:r>
      </w:del>
      <w:del w:id="346" w:author="PR Preview" w:date="2026-01-01T00:00:00Z">
        <w:r>
          <w:delText xml:space="preserve"> </w:delText>
        </w:r>
      </w:del>
      <m:oMath>
        <m:r>
          <m:t>A</m:t>
        </m:r>
      </m:oMath>
      <w:del w:id="347" w:author="PR Preview" w:date="2026-01-01T00:00:00Z">
        <w:r>
          <w:delText xml:space="preserve">,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written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351" w:author="PR Preview" w:date="2026-01-01T00:00:00Z">
        <w:r>
          <w:delText xml:space="preserve">,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if</w:delText>
        </w:r>
      </w:del>
      <w:del w:id="35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for all</w:delText>
        </w:r>
      </w:del>
      <w:del w:id="3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61" w:author="PR Preview" w:date="2026-01-01T00:00:00Z">
        <w:r>
          <w:delText xml:space="preserve">.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Definition 12 (Minimum)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A number</w:t>
        </w:r>
      </w:ins>
      <w:ins w:id="369" w:author="PR Preview" w:date="2026-01-01T00:00:00Z">
        <w:r>
          <w:t xml:space="preserve"> </w:t>
        </w:r>
      </w:ins>
      <m:oMath>
        <m:r>
          <m:t>m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the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rPr>
            <w:b/>
            <w:bCs/>
          </w:rPr>
          <w:t xml:space="preserve">minimum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of</w:t>
        </w:r>
      </w:ins>
      <w:ins w:id="376" w:author="PR Preview" w:date="2026-01-01T00:00:00Z">
        <w:r>
          <w:t xml:space="preserve"> </w:t>
        </w:r>
      </w:ins>
      <m:oMath>
        <m:r>
          <m:t>A</m:t>
        </m:r>
      </m:oMath>
      <w:ins w:id="377" w:author="PR Preview" w:date="2026-01-01T00:00:00Z">
        <w:r>
          <w:t xml:space="preserve">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written</w:t>
        </w:r>
      </w:ins>
      <w:ins w:id="38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if</w:t>
        </w:r>
      </w:ins>
      <w:ins w:id="3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</w:t>
        </w:r>
      </w:ins>
      <w:ins w:id="38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for all</w:t>
        </w:r>
      </w:ins>
      <w:ins w:id="3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91" w:author="PR Preview" w:date="2026-01-01T00:00:00Z">
        <w:r>
          <w:t xml:space="preserve">.</w:t>
        </w:r>
      </w:ins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del w:id="392" w:author="PR Preview" w:date="2026-01-01T00:00:00Z">
        <w:r>
          <w:rPr>
            <w:b/>
            <w:bCs/>
          </w:rPr>
          <w:delText xml:space="preserve">Definition 9 (Maximum)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Let</w:delText>
        </w:r>
      </w:del>
      <w:del w:id="3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96" w:author="PR Preview" w:date="2026-01-01T00:00:00Z">
        <w:r>
          <w:delText xml:space="preserve">.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 number</w:delText>
        </w:r>
      </w:del>
      <w:del w:id="399" w:author="PR Preview" w:date="2026-01-01T00:00:00Z">
        <w:r>
          <w:delText xml:space="preserve"> </w:delText>
        </w:r>
      </w:del>
      <m:oMath>
        <m:r>
          <m:t>M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 the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rPr>
            <w:b/>
            <w:bCs/>
          </w:rPr>
          <w:delText xml:space="preserve">maximum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of</w:delText>
        </w:r>
      </w:del>
      <w:del w:id="406" w:author="PR Preview" w:date="2026-01-01T00:00:00Z">
        <w:r>
          <w:delText xml:space="preserve"> </w:delText>
        </w:r>
      </w:del>
      <m:oMath>
        <m:r>
          <m:t>A</m:t>
        </m:r>
      </m:oMath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written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if</w:delText>
        </w:r>
      </w:del>
      <w:del w:id="41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</w:delText>
        </w:r>
      </w:del>
      <w:del w:id="4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for all</w:delText>
        </w:r>
      </w:del>
      <w:del w:id="4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21" w:author="PR Preview" w:date="2026-01-01T00:00:00Z">
        <w:r>
          <w:delText xml:space="preserve">.</w:delText>
        </w:r>
      </w:del>
    </w:p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Definition 13 (Maximum)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Let</w:t>
        </w:r>
      </w:ins>
      <w:ins w:id="4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26" w:author="PR Preview" w:date="2026-01-01T00:00:00Z">
        <w:r>
          <w:t xml:space="preserve">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 number</w:t>
        </w:r>
      </w:ins>
      <w:ins w:id="429" w:author="PR Preview" w:date="2026-01-01T00:00:00Z">
        <w:r>
          <w:t xml:space="preserve"> </w:t>
        </w:r>
      </w:ins>
      <m:oMath>
        <m:r>
          <m:t>M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is the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rPr>
            <w:b/>
            <w:bCs/>
          </w:rPr>
          <w:t xml:space="preserve">maximum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</w:t>
        </w:r>
      </w:ins>
      <w:ins w:id="436" w:author="PR Preview" w:date="2026-01-01T00:00:00Z">
        <w:r>
          <w:t xml:space="preserve"> </w:t>
        </w:r>
      </w:ins>
      <m:oMath>
        <m:r>
          <m:t>A</m:t>
        </m:r>
      </m:oMath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written</w:t>
        </w:r>
      </w:ins>
      <w:ins w:id="440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441" w:author="PR Preview" w:date="2026-01-01T00:00:00Z">
        <w:r>
          <w:t xml:space="preserve">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if</w:t>
        </w:r>
      </w:ins>
      <w:ins w:id="4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and</w:t>
        </w:r>
      </w:ins>
      <w:ins w:id="4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all</w:t>
        </w:r>
      </w:ins>
      <w:ins w:id="4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51" w:author="PR Preview" w:date="2026-01-01T00:00:00Z">
        <w:r>
          <w:t xml:space="preserve">.</w:t>
        </w:r>
      </w:ins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del w:id="452" w:author="PR Preview" w:date="2026-01-01T00:00:00Z">
        <w:r>
          <w:rPr>
            <w:b/>
            <w:bCs/>
          </w:rPr>
          <w:delText xml:space="preserve">Definition 10 (Argmin)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Let</w:delText>
        </w:r>
      </w:del>
      <w:del w:id="4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be a</w:delText>
        </w:r>
      </w:del>
      <w:del w:id="458" w:author="PR Preview" w:date="2026-01-01T00:00:00Z">
        <w:r>
          <w:delText xml:space="preserve"> </w:delText>
        </w:r>
      </w:del>
      <w:hyperlink r:id="rId51">
        <w:del w:id="45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60" w:author="PR Preview" w:date="2026-01-01T00:00:00Z">
        <w:r>
          <w:delText xml:space="preserve">.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argmin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m:oMath>
        <m:r>
          <m:t>f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over</w:delText>
        </w:r>
      </w:del>
      <w:del w:id="470" w:author="PR Preview" w:date="2026-01-01T00:00:00Z">
        <w:r>
          <w:delText xml:space="preserve"> </w:delText>
        </w:r>
      </w:del>
      <m:oMath>
        <m:r>
          <m:t>A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the set of inputs where</w:delText>
        </w:r>
      </w:del>
      <w:del w:id="473" w:author="PR Preview" w:date="2026-01-01T00:00:00Z">
        <w:r>
          <w:delText xml:space="preserve"> </w:delText>
        </w:r>
      </w:del>
      <m:oMath>
        <m:r>
          <m:t>f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476" w:author="PR Preview" w:date="2026-01-01T00:00:00Z">
        <w:r>
          <w:rPr>
            <w:b/>
            <w:bCs/>
          </w:rPr>
          <w:t xml:space="preserve">Definition 14 (Argmin)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Let</w:t>
        </w:r>
      </w:ins>
      <w:ins w:id="4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be a</w:t>
        </w:r>
      </w:ins>
      <w:ins w:id="482" w:author="PR Preview" w:date="2026-01-01T00:00:00Z">
        <w:r>
          <w:t xml:space="preserve"> </w:t>
        </w:r>
      </w:ins>
      <w:hyperlink r:id="rId51">
        <w:ins w:id="48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84" w:author="PR Preview" w:date="2026-01-01T00:00:00Z">
        <w:r>
          <w:t xml:space="preserve">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rPr>
            <w:b/>
            <w:bCs/>
          </w:rPr>
          <w:t xml:space="preserve">argmin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of</w:t>
        </w:r>
      </w:ins>
      <w:ins w:id="491" w:author="PR Preview" w:date="2026-01-01T00:00:00Z">
        <w:r>
          <w:t xml:space="preserve"> </w:t>
        </w:r>
      </w:ins>
      <m:oMath>
        <m:r>
          <m:t>f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over</w:t>
        </w:r>
      </w:ins>
      <w:ins w:id="494" w:author="PR Preview" w:date="2026-01-01T00:00:00Z">
        <w:r>
          <w:t xml:space="preserve"> </w:t>
        </w:r>
      </w:ins>
      <m:oMath>
        <m:r>
          <m:t>A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is the set of inputs where</w:t>
        </w:r>
      </w:ins>
      <w:ins w:id="497" w:author="PR Preview" w:date="2026-01-01T00:00:00Z">
        <w:r>
          <w:t xml:space="preserve"> </w:t>
        </w:r>
      </w:ins>
      <m:oMath>
        <m:r>
          <m:t>f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del w:id="500" w:author="PR Preview" w:date="2026-01-01T00:00:00Z">
        <w:r>
          <w:rPr>
            <w:i/>
            <w:iCs/>
          </w:rPr>
          <w:delText xml:space="preserve">Remark 4</w:delText>
        </w:r>
      </w:del>
      <w:del w:id="501" w:author="PR Preview" w:date="2026-01-01T00:00:00Z">
        <w:r>
          <w:delText xml:space="preserve"> (Smallest value versus where it occurs). </w:delText>
        </w:r>
      </w:del>
      <w:del w:id="502" w:author="PR Preview" w:date="2026-01-01T00:00:00Z">
        <w:r>
          <w:delText xml:space="preserve">The smallest value itself is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the minimum (</w:delText>
        </w:r>
      </w:del>
      <w:hyperlink w:anchor="def-minimum">
        <w:del w:id="50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08" w:author="PR Preview" w:date="2026-01-01T00:00:00Z">
        <w:r>
          <w:delText xml:space="preserve">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of the</w:delText>
        </w:r>
      </w:del>
      <w:del w:id="511" w:author="PR Preview" w:date="2026-01-01T00:00:00Z">
        <w:r>
          <w:delText xml:space="preserve"> </w:delText>
        </w:r>
      </w:del>
      <w:hyperlink r:id="rId53">
        <w:del w:id="512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of</w:delText>
        </w:r>
      </w:del>
      <w:del w:id="515" w:author="PR Preview" w:date="2026-01-01T00:00:00Z">
        <w:r>
          <w:delText xml:space="preserve"> </w:delText>
        </w:r>
      </w:del>
      <m:oMath>
        <m:r>
          <m:t>f</m:t>
        </m:r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and the argmin is where that value is attained.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example, let</w:delText>
        </w:r>
      </w:del>
      <w:del w:id="5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on</w:delText>
        </w:r>
      </w:del>
      <w:del w:id="5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25" w:author="PR Preview" w:date="2026-01-01T00:00:00Z">
        <w:r>
          <w:delText xml:space="preserve">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 image is</w:delText>
        </w:r>
      </w:del>
      <w:del w:id="5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so the smallest value is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and</w:delText>
        </w:r>
      </w:del>
      <w:del w:id="536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537" w:author="PR Preview" w:date="2026-01-01T00:00:00Z">
        <w:r>
          <w:delText xml:space="preserve">.</w:delText>
        </w:r>
      </w:del>
    </w:p>
    <w:p>
      <w:pPr>
        <w:pStyle w:val="BodyText"/>
      </w:pPr>
      <w:ins w:id="538" w:author="PR Preview" w:date="2026-01-01T00:00:00Z">
        <w:r>
          <w:rPr>
            <w:i/>
            <w:iCs/>
          </w:rPr>
          <w:t xml:space="preserve">Remark 4</w:t>
        </w:r>
      </w:ins>
      <w:ins w:id="539" w:author="PR Preview" w:date="2026-01-01T00:00:00Z">
        <w:r>
          <w:t xml:space="preserve"> (Smallest value versus where it occurs). </w:t>
        </w:r>
      </w:ins>
      <w:ins w:id="540" w:author="PR Preview" w:date="2026-01-01T00:00:00Z">
        <w:r>
          <w:t xml:space="preserve">The smallest value itself is</w:t>
        </w:r>
      </w:ins>
      <w:ins w:id="54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minimum (</w:t>
        </w:r>
      </w:ins>
      <w:hyperlink w:anchor="def-minimum">
        <w:ins w:id="54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46" w:author="PR Preview" w:date="2026-01-01T00:00:00Z">
        <w:r>
          <w:t xml:space="preserve">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of the</w:t>
        </w:r>
      </w:ins>
      <w:ins w:id="549" w:author="PR Preview" w:date="2026-01-01T00:00:00Z">
        <w:r>
          <w:t xml:space="preserve"> </w:t>
        </w:r>
      </w:ins>
      <w:hyperlink r:id="rId53">
        <w:ins w:id="55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of</w:t>
        </w:r>
      </w:ins>
      <w:ins w:id="553" w:author="PR Preview" w:date="2026-01-01T00:00:00Z">
        <w:r>
          <w:t xml:space="preserve"> </w:t>
        </w:r>
      </w:ins>
      <m:oMath>
        <m:r>
          <m:t>f</m:t>
        </m:r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and the argmin is where that value is attained.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For example, let</w:t>
        </w:r>
      </w:ins>
      <w:ins w:id="5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on</w:t>
        </w:r>
      </w:ins>
      <w:ins w:id="5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63" w:author="PR Preview" w:date="2026-01-01T00:00:00Z">
        <w:r>
          <w:t xml:space="preserve">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 image is</w:t>
        </w:r>
      </w:ins>
      <w:ins w:id="5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so the smallest value is</w:t>
        </w:r>
      </w:ins>
      <w:ins w:id="57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</w:t>
        </w:r>
      </w:ins>
      <w:ins w:id="574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57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del w:id="576" w:author="PR Preview" w:date="2026-01-01T00:00:00Z">
        <w:r>
          <w:rPr>
            <w:b/>
            <w:bCs/>
          </w:rPr>
          <w:delText xml:space="preserve">Definition 11 (Argmax)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Let</w:delText>
        </w:r>
      </w:del>
      <w:del w:id="5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be a</w:delText>
        </w:r>
      </w:del>
      <w:del w:id="582" w:author="PR Preview" w:date="2026-01-01T00:00:00Z">
        <w:r>
          <w:delText xml:space="preserve"> </w:delText>
        </w:r>
      </w:del>
      <w:hyperlink r:id="rId51">
        <w:del w:id="58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84" w:author="PR Preview" w:date="2026-01-01T00:00:00Z">
        <w:r>
          <w:delText xml:space="preserve">.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The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b/>
            <w:bCs/>
          </w:rPr>
          <w:delText xml:space="preserve">argmax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of</w:delText>
        </w:r>
      </w:del>
      <w:del w:id="591" w:author="PR Preview" w:date="2026-01-01T00:00:00Z">
        <w:r>
          <w:delText xml:space="preserve"> </w:delText>
        </w:r>
      </w:del>
      <m:oMath>
        <m:r>
          <m:t>f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over</w:delText>
        </w:r>
      </w:del>
      <w:del w:id="594" w:author="PR Preview" w:date="2026-01-01T00:00:00Z">
        <w:r>
          <w:delText xml:space="preserve"> </w:delText>
        </w:r>
      </w:del>
      <m:oMath>
        <m:r>
          <m:t>A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the set of inputs where</w:delText>
        </w:r>
      </w:del>
      <w:del w:id="597" w:author="PR Preview" w:date="2026-01-01T00:00:00Z">
        <w:r>
          <w:delText xml:space="preserve"> </w:delText>
        </w:r>
      </w:del>
      <m:oMath>
        <m:r>
          <m:t>f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600" w:author="PR Preview" w:date="2026-01-01T00:00:00Z">
        <w:r>
          <w:rPr>
            <w:b/>
            <w:bCs/>
          </w:rPr>
          <w:t xml:space="preserve">Definition 15 (Argmax)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Let</w:t>
        </w:r>
      </w:ins>
      <w:ins w:id="6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be a</w:t>
        </w:r>
      </w:ins>
      <w:ins w:id="606" w:author="PR Preview" w:date="2026-01-01T00:00:00Z">
        <w:r>
          <w:t xml:space="preserve"> </w:t>
        </w:r>
      </w:ins>
      <w:hyperlink r:id="rId51">
        <w:ins w:id="60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rPr>
            <w:b/>
            <w:bCs/>
          </w:rPr>
          <w:t xml:space="preserve">argmax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over</w:t>
        </w:r>
      </w:ins>
      <w:ins w:id="618" w:author="PR Preview" w:date="2026-01-01T00:00:00Z">
        <w:r>
          <w:t xml:space="preserve"> </w:t>
        </w:r>
      </w:ins>
      <m:oMath>
        <m:r>
          <m:t>A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 the set of inputs where</w:t>
        </w:r>
      </w:ins>
      <w:ins w:id="621" w:author="PR Preview" w:date="2026-01-01T00:00:00Z">
        <w:r>
          <w:t xml:space="preserve"> </w:t>
        </w:r>
      </w:ins>
      <m:oMath>
        <m:r>
          <m:t>f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del w:id="624" w:author="PR Preview" w:date="2026-01-01T00:00:00Z">
        <w:r>
          <w:rPr>
            <w:b/>
            <w:bCs/>
          </w:rPr>
          <w:delText xml:space="preserve">Definition 12 (Global minimizer)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Let</w:delText>
        </w:r>
      </w:del>
      <w:del w:id="6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and let</w:delText>
        </w:r>
      </w:del>
      <w:del w:id="6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be a</w:delText>
        </w:r>
      </w:del>
      <w:del w:id="633" w:author="PR Preview" w:date="2026-01-01T00:00:00Z">
        <w:r>
          <w:delText xml:space="preserve"> </w:delText>
        </w:r>
      </w:del>
      <w:hyperlink r:id="rId51">
        <w:del w:id="63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35" w:author="PR Preview" w:date="2026-01-01T00:00:00Z">
        <w:r>
          <w:delText xml:space="preserve">.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 point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 a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global minimizer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of</w:delText>
        </w:r>
      </w:del>
      <w:del w:id="645" w:author="PR Preview" w:date="2026-01-01T00:00:00Z">
        <w:r>
          <w:delText xml:space="preserve"> </w:delText>
        </w:r>
      </w:del>
      <m:oMath>
        <m:r>
          <m:t>f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over</w:delText>
        </w:r>
      </w:del>
      <w:del w:id="648" w:author="PR Preview" w:date="2026-01-01T00:00:00Z">
        <w:r>
          <w:delText xml:space="preserve"> </w:delText>
        </w:r>
      </w:del>
      <m:oMath>
        <m:r>
          <m:t>A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if</w:delText>
        </w:r>
      </w:del>
      <w:del w:id="6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for all</w:delText>
        </w:r>
      </w:del>
      <w:del w:id="6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655" w:author="PR Preview" w:date="2026-01-01T00:00:00Z">
        <w:r>
          <w:delText xml:space="preserve">.</w:delText>
        </w:r>
      </w:del>
    </w:p>
    <w:p>
      <w:pPr>
        <w:pStyle w:val="BodyText"/>
      </w:pPr>
      <w:del w:id="656" w:author="PR Preview" w:date="2026-01-01T00:00:00Z">
        <w:r>
          <w:rPr>
            <w:i/>
            <w:iCs/>
          </w:rPr>
          <w:delText xml:space="preserve">Remark 5</w:delText>
        </w:r>
      </w:del>
      <w:del w:id="657" w:author="PR Preview" w:date="2026-01-01T00:00:00Z">
        <w:r>
          <w:delText xml:space="preserve"> (Global minimizers form the argmin). </w:delText>
        </w:r>
      </w:del>
      <w:del w:id="658" w:author="PR Preview" w:date="2026-01-01T00:00:00Z">
        <w:r>
          <w:delText xml:space="preserve">The global minimizers of</w:delText>
        </w:r>
      </w:del>
      <w:del w:id="659" w:author="PR Preview" w:date="2026-01-01T00:00:00Z">
        <w:r>
          <w:delText xml:space="preserve"> </w:delText>
        </w:r>
      </w:del>
      <m:oMath>
        <m:r>
          <m:t>f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are exactly the elements of</w:delText>
        </w:r>
      </w:del>
      <w:del w:id="662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(</w:delText>
        </w:r>
      </w:del>
      <w:hyperlink w:anchor="def-argmin">
        <w:del w:id="66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66" w:author="PR Preview" w:date="2026-01-01T00:00:00Z">
        <w:r>
          <w:delText xml:space="preserve">).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A function can have more than one global minimizer.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For example,</w:delText>
        </w:r>
      </w:del>
      <w:del w:id="6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on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satisfies</w:delText>
        </w:r>
      </w:del>
      <w:del w:id="6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for every</w:delText>
        </w:r>
      </w:del>
      <w:del w:id="680" w:author="PR Preview" w:date="2026-01-01T00:00:00Z">
        <w:r>
          <w:delText xml:space="preserve"> </w:delText>
        </w:r>
      </w:del>
      <m:oMath>
        <m:r>
          <m:t>x</m:t>
        </m:r>
      </m:oMath>
      <w:del w:id="681" w:author="PR Preview" w:date="2026-01-01T00:00:00Z">
        <w:r>
          <w:delText xml:space="preserve">,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</w:delText>
        </w:r>
      </w:del>
      <w:del w:id="6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exactly when</w:delText>
        </w:r>
      </w:del>
      <w:del w:id="6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or</w:delText>
        </w:r>
      </w:del>
      <w:del w:id="6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691" w:author="PR Preview" w:date="2026-01-01T00:00:00Z">
        <w:r>
          <w:delText xml:space="preserve">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so its global minimizers are</w:delText>
        </w:r>
      </w:del>
      <w:del w:id="6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</w:delText>
        </w:r>
      </w:del>
      <w:del w:id="697" w:author="PR Preview" w:date="2026-01-01T00:00:00Z">
        <w:r>
          <w:delText xml:space="preserve"> </w:delText>
        </w:r>
      </w:del>
      <m:oMath>
        <m:r>
          <m:t>1</m:t>
        </m:r>
      </m:oMath>
      <w:del w:id="698" w:author="PR Preview" w:date="2026-01-01T00:00:00Z">
        <w:r>
          <w:delText xml:space="preserve">,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and</w:delText>
        </w:r>
      </w:del>
      <w:del w:id="701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702" w:author="PR Preview" w:date="2026-01-01T00:00:00Z">
        <w:r>
          <w:delText xml:space="preserve">.</w:delText>
        </w:r>
      </w:del>
    </w:p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Definition 13 (Local minimizer)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Let</w:delText>
        </w:r>
      </w:del>
      <w:del w:id="7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and let</w:delText>
        </w:r>
      </w:del>
      <w:del w:id="7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be a</w:delText>
        </w:r>
      </w:del>
      <w:del w:id="712" w:author="PR Preview" w:date="2026-01-01T00:00:00Z">
        <w:r>
          <w:delText xml:space="preserve"> </w:delText>
        </w:r>
      </w:del>
      <w:hyperlink r:id="rId51">
        <w:del w:id="71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14" w:author="PR Preview" w:date="2026-01-01T00:00:00Z">
        <w:r>
          <w:delText xml:space="preserve">.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 point</w:delText>
        </w:r>
      </w:del>
      <w:del w:id="71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is a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rPr>
            <w:b/>
            <w:bCs/>
          </w:rPr>
          <w:delText xml:space="preserve">local minimizer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</w:delText>
        </w:r>
      </w:del>
      <w:del w:id="724" w:author="PR Preview" w:date="2026-01-01T00:00:00Z">
        <w:r>
          <w:delText xml:space="preserve"> </w:delText>
        </w:r>
      </w:del>
      <m:oMath>
        <m:r>
          <m:t>f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if there is a number</w:delText>
        </w:r>
      </w:del>
      <w:del w:id="72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such that</w:delText>
        </w:r>
      </w:del>
      <w:del w:id="7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for all</w:delText>
        </w:r>
      </w:del>
      <w:del w:id="73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with</w:delText>
        </w:r>
      </w:del>
      <w:del w:id="7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where</w:delText>
        </w:r>
      </w:del>
      <w:del w:id="7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is the</w:delText>
        </w:r>
      </w:del>
      <w:del w:id="743" w:author="PR Preview" w:date="2026-01-01T00:00:00Z">
        <w:r>
          <w:delText xml:space="preserve"> </w:delText>
        </w:r>
      </w:del>
      <w:hyperlink r:id="rId63">
        <w:del w:id="744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745" w:author="PR Preview" w:date="2026-01-01T00:00:00Z">
        <w:r>
          <w:delText xml:space="preserve">.</w:delText>
        </w:r>
      </w:del>
    </w:p>
    <w:p>
      <w:pPr>
        <w:pStyle w:val="FirstParagraph"/>
      </w:pPr>
      <w:ins w:id="746" w:author="PR Preview" w:date="2026-01-01T00:00:00Z">
        <w:r>
          <w:rPr>
            <w:b/>
            <w:bCs/>
          </w:rPr>
          <w:t xml:space="preserve">Definition 16 (Global minimizer)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Let</w:t>
        </w:r>
      </w:ins>
      <w:ins w:id="7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 let</w:t>
        </w:r>
      </w:ins>
      <w:ins w:id="7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be a</w:t>
        </w:r>
      </w:ins>
      <w:ins w:id="755" w:author="PR Preview" w:date="2026-01-01T00:00:00Z">
        <w:r>
          <w:t xml:space="preserve"> </w:t>
        </w:r>
      </w:ins>
      <w:hyperlink r:id="rId51">
        <w:ins w:id="75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57" w:author="PR Preview" w:date="2026-01-01T00:00:00Z">
        <w:r>
          <w:t xml:space="preserve">.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 point</w:t>
        </w:r>
      </w:ins>
      <w:ins w:id="76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a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rPr>
            <w:b/>
            <w:bCs/>
          </w:rPr>
          <w:t xml:space="preserve">global minimizer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of</w:t>
        </w:r>
      </w:ins>
      <w:ins w:id="767" w:author="PR Preview" w:date="2026-01-01T00:00:00Z">
        <w:r>
          <w:t xml:space="preserve"> </w:t>
        </w:r>
      </w:ins>
      <m:oMath>
        <m:r>
          <m:t>f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over</w:t>
        </w:r>
      </w:ins>
      <w:ins w:id="770" w:author="PR Preview" w:date="2026-01-01T00:00:00Z">
        <w:r>
          <w:t xml:space="preserve"> </w:t>
        </w:r>
      </w:ins>
      <m:oMath>
        <m:r>
          <m:t>A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if</w:t>
        </w:r>
      </w:ins>
      <w:ins w:id="7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for all</w:t>
        </w:r>
      </w:ins>
      <w:ins w:id="7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77" w:author="PR Preview" w:date="2026-01-01T00:00:00Z">
        <w:r>
          <w:t xml:space="preserve">.</w:t>
        </w:r>
      </w:ins>
    </w:p>
    <w:bookmarkEnd w:id="61"/>
    <w:bookmarkStart w:id="62" w:name="rem-global-minimizer-argmin"/>
    <w:p>
      <w:pPr>
        <w:pStyle w:val="BodyText"/>
      </w:pPr>
      <w:ins w:id="778" w:author="PR Preview" w:date="2026-01-01T00:00:00Z">
        <w:r>
          <w:rPr>
            <w:i/>
            <w:iCs/>
          </w:rPr>
          <w:t xml:space="preserve">Remark 5</w:t>
        </w:r>
      </w:ins>
      <w:ins w:id="779" w:author="PR Preview" w:date="2026-01-01T00:00:00Z">
        <w:r>
          <w:t xml:space="preserve"> (Global minimizers form the argmin). </w:t>
        </w:r>
      </w:ins>
      <w:ins w:id="780" w:author="PR Preview" w:date="2026-01-01T00:00:00Z">
        <w:r>
          <w:t xml:space="preserve">The global minimizers of</w:t>
        </w:r>
      </w:ins>
      <w:ins w:id="781" w:author="PR Preview" w:date="2026-01-01T00:00:00Z">
        <w:r>
          <w:t xml:space="preserve"> </w:t>
        </w:r>
      </w:ins>
      <m:oMath>
        <m:r>
          <m:t>f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are exactly the elements of</w:t>
        </w:r>
      </w:ins>
      <w:ins w:id="784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(</w:t>
        </w:r>
      </w:ins>
      <w:hyperlink w:anchor="def-argmin">
        <w:ins w:id="78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88" w:author="PR Preview" w:date="2026-01-01T00:00:00Z">
        <w:r>
          <w:t xml:space="preserve">).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 function can have more than one global minimizer.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For example,</w:t>
        </w:r>
      </w:ins>
      <w:ins w:id="7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on</w:t>
        </w:r>
      </w:ins>
      <w:ins w:id="7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satisfies</w:t>
        </w:r>
      </w:ins>
      <w:ins w:id="7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for every</w:t>
        </w:r>
      </w:ins>
      <w:ins w:id="802" w:author="PR Preview" w:date="2026-01-01T00:00:00Z">
        <w:r>
          <w:t xml:space="preserve"> </w:t>
        </w:r>
      </w:ins>
      <m:oMath>
        <m:r>
          <m:t>x</m:t>
        </m:r>
      </m:oMath>
      <w:ins w:id="803" w:author="PR Preview" w:date="2026-01-01T00:00:00Z">
        <w:r>
          <w:t xml:space="preserve">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and</w:t>
        </w:r>
      </w:ins>
      <w:ins w:id="8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exactly when</w:t>
        </w:r>
      </w:ins>
      <w:ins w:id="8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or</w:t>
        </w:r>
      </w:ins>
      <w:ins w:id="8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13" w:author="PR Preview" w:date="2026-01-01T00:00:00Z">
        <w:r>
          <w:t xml:space="preserve">,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so its global minimizers are</w:t>
        </w:r>
      </w:ins>
      <w:ins w:id="8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and</w:t>
        </w:r>
      </w:ins>
      <w:ins w:id="819" w:author="PR Preview" w:date="2026-01-01T00:00:00Z">
        <w:r>
          <w:t xml:space="preserve"> </w:t>
        </w:r>
      </w:ins>
      <m:oMath>
        <m:r>
          <m:t>1</m:t>
        </m:r>
      </m:oMath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</w:t>
        </w:r>
      </w:ins>
      <w:ins w:id="823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824" w:author="PR Preview" w:date="2026-01-01T00:00:00Z">
        <w:r>
          <w:t xml:space="preserve">.</w:t>
        </w:r>
      </w:ins>
    </w:p>
    <w:bookmarkEnd w:id="62"/>
    <w:bookmarkStart w:id="64" w:name="def-local-minimizer"/>
    <w:p>
      <w:pPr>
        <w:pStyle w:val="BodyText"/>
      </w:pPr>
      <w:ins w:id="825" w:author="PR Preview" w:date="2026-01-01T00:00:00Z">
        <w:r>
          <w:rPr>
            <w:b/>
            <w:bCs/>
          </w:rPr>
          <w:t xml:space="preserve">Definition 17 (Local minimizer)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Let</w:t>
        </w:r>
      </w:ins>
      <w:ins w:id="8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and let</w:t>
        </w:r>
      </w:ins>
      <w:ins w:id="8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be a</w:t>
        </w:r>
      </w:ins>
      <w:ins w:id="834" w:author="PR Preview" w:date="2026-01-01T00:00:00Z">
        <w:r>
          <w:t xml:space="preserve"> </w:t>
        </w:r>
      </w:ins>
      <w:hyperlink r:id="rId51">
        <w:ins w:id="8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 point</w:t>
        </w:r>
      </w:ins>
      <w:ins w:id="83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 a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b/>
            <w:bCs/>
          </w:rPr>
          <w:t xml:space="preserve">local minimizer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of</w:t>
        </w:r>
      </w:ins>
      <w:ins w:id="846" w:author="PR Preview" w:date="2026-01-01T00:00:00Z">
        <w:r>
          <w:t xml:space="preserve"> </w:t>
        </w:r>
      </w:ins>
      <m:oMath>
        <m:r>
          <m:t>f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if there is a number</w:t>
        </w:r>
      </w:ins>
      <w:ins w:id="84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such that</w:t>
        </w:r>
      </w:ins>
      <w:ins w:id="8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for all</w:t>
        </w:r>
      </w:ins>
      <w:ins w:id="8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with</w:t>
        </w:r>
      </w:ins>
      <w:ins w:id="8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where</w:t>
        </w:r>
      </w:ins>
      <w:ins w:id="86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is the</w:t>
        </w:r>
      </w:ins>
      <w:ins w:id="865" w:author="PR Preview" w:date="2026-01-01T00:00:00Z">
        <w:r>
          <w:t xml:space="preserve"> </w:t>
        </w:r>
      </w:ins>
      <w:hyperlink r:id="rId63">
        <w:ins w:id="86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67" w:author="PR Preview" w:date="2026-01-01T00:00:00Z">
        <w:r>
          <w:t xml:space="preserve">.</w:t>
        </w:r>
      </w:ins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del w:id="868" w:author="PR Preview" w:date="2026-01-01T00:00:00Z">
        <w:r>
          <w:delText xml:space="preserve">Every global minimizer (</w:delText>
        </w:r>
      </w:del>
      <w:hyperlink w:anchor="def-global-minimizer">
        <w:del w:id="86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70" w:author="PR Preview" w:date="2026-01-01T00:00:00Z">
        <w:r>
          <w:delText xml:space="preserve">) is a local minimizer: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take any</w:delText>
        </w:r>
      </w:del>
      <w:del w:id="87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874" w:author="PR Preview" w:date="2026-01-01T00:00:00Z">
        <w:r>
          <w:delText xml:space="preserve">.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For example,</w:delText>
        </w:r>
      </w:del>
      <w:del w:id="87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is a global minimizer of</w:delText>
        </w:r>
      </w:del>
      <w:del w:id="8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on</w:delText>
        </w:r>
      </w:del>
      <w:del w:id="88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884" w:author="PR Preview" w:date="2026-01-01T00:00:00Z">
        <w:r>
          <w:delText xml:space="preserve">,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so it is also a local minimizer.</w:delText>
        </w:r>
      </w:del>
    </w:p>
    <w:p>
      <w:pPr>
        <w:pStyle w:val="BodyText"/>
      </w:pPr>
      <w:ins w:id="887" w:author="PR Preview" w:date="2026-01-01T00:00:00Z">
        <w:r>
          <w:t xml:space="preserve">Every global minimizer (</w:t>
        </w:r>
      </w:ins>
      <w:hyperlink w:anchor="def-global-minimizer">
        <w:ins w:id="88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89" w:author="PR Preview" w:date="2026-01-01T00:00:00Z">
        <w:r>
          <w:t xml:space="preserve">) is a local minimizer: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take any</w:t>
        </w:r>
      </w:ins>
      <w:ins w:id="89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93" w:author="PR Preview" w:date="2026-01-01T00:00:00Z">
        <w:r>
          <w:t xml:space="preserve">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For example,</w:t>
        </w:r>
      </w:ins>
      <w:ins w:id="89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 a global minimizer of</w:t>
        </w:r>
      </w:ins>
      <w:ins w:id="8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on</w:t>
        </w:r>
      </w:ins>
      <w:ins w:id="90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03" w:author="PR Preview" w:date="2026-01-01T00:00:00Z">
        <w:r>
          <w:t xml:space="preserve">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2026-10-15T09:51:02Z</dcterms:created>
  <dcterms:modified xsi:type="dcterms:W3CDTF">2026-10-15T09:51:02Z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