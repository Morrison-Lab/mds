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Corollary 2 (A positive definite matrix is a transpose product)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</w:t>
        </w:r>
      </w:ins>
      <w:ins w:id="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symmetric positive definite matrix (</w:t>
        </w:r>
      </w:ins>
      <w:hyperlink w:anchor="def-positive-definite">
        <w:ins w:id="12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" w:author="PR Preview" w:date="2026-01-01T00:00:00Z">
        <w:r>
          <w:t xml:space="preserve">).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Then</w:t>
        </w:r>
      </w:ins>
      <w:ins w:id="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some invertible</w:t>
        </w:r>
      </w:ins>
      <w:ins w:id="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matrix</w:t>
        </w:r>
      </w:ins>
      <w:ins w:id="22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23" w:author="PR Preview" w:date="2026-01-01T00:00:00Z">
        <w:r>
          <w:t xml:space="preserve">.</w:t>
        </w:r>
      </w:ins>
    </w:p>
    <w:bookmarkEnd w:id="138"/>
    <w:p>
      <w:pPr>
        <w:pStyle w:val="BodyText"/>
      </w:pPr>
      <w:ins w:id="24" w:author="PR Preview" w:date="2026-01-01T00:00:00Z">
        <w:r>
          <w:rPr>
            <w:i/>
            <w:iCs/>
          </w:rPr>
          <w:t xml:space="preserve">Proof</w:t>
        </w:r>
      </w:ins>
      <w:ins w:id="25" w:author="PR Preview" w:date="2026-01-01T00:00:00Z">
        <w:r>
          <w:t xml:space="preserve">. </w:t>
        </w:r>
      </w:ins>
      <w:ins w:id="26" w:author="PR Preview" w:date="2026-01-01T00:00:00Z">
        <w:r>
          <w:t xml:space="preserve">By the spectral theorem (</w:t>
        </w:r>
      </w:ins>
      <w:hyperlink w:anchor="thm-spectral">
        <w:ins w:id="2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8" w:author="PR Preview" w:date="2026-01-01T00:00:00Z">
        <w:r>
          <w:t xml:space="preserve">),</w:t>
        </w:r>
      </w:ins>
      <w:ins w:id="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with</w:t>
        </w:r>
      </w:ins>
      <w:ins w:id="3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orthogonal and</w:t>
        </w:r>
      </w:ins>
      <w:ins w:id="3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diagonal with the eigenvalues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</w:t>
        </w:r>
      </w:ins>
      <w:ins w:id="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on its diagonal.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These are positive (</w:t>
        </w:r>
      </w:ins>
      <w:hyperlink w:anchor="thm-definite-eigenvalues">
        <w:ins w:id="4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7" w:author="PR Preview" w:date="2026-01-01T00:00:00Z">
        <w:r>
          <w:t xml:space="preserve">),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so</w:t>
        </w:r>
      </w:ins>
      <w:ins w:id="5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51" w:author="PR Preview" w:date="2026-01-01T00:00:00Z">
        <w:r>
          <w:t xml:space="preserve">, the diagonal matrix with entries</w:t>
        </w:r>
      </w:ins>
      <w:ins w:id="5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53" w:author="PR Preview" w:date="2026-01-01T00:00:00Z">
        <w:r>
          <w:t xml:space="preserve">, is defined.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Take</w:t>
        </w:r>
      </w:ins>
      <w:ins w:id="56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7" w:author="PR Preview" w:date="2026-01-01T00:00:00Z">
        <w:r>
          <w:t xml:space="preserve">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Since</w:t>
        </w:r>
      </w:ins>
      <w:ins w:id="6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diagonal,</w:t>
        </w:r>
      </w:ins>
      <w:ins w:id="6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64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 invertible, because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has inverse</w:t>
        </w:r>
      </w:ins>
      <w:ins w:id="7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diagonal with positive entries,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so it has the diagonal inverse with entries</w:t>
        </w:r>
      </w:ins>
      <w:ins w:id="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a product of invertible matrices is invertible (</w:t>
        </w:r>
      </w:ins>
      <w:hyperlink w:anchor="thm-inverse-product">
        <w:ins w:id="8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3" w:author="PR Preview" w:date="2026-01-01T00:00:00Z">
        <w:r>
          <w:t xml:space="preserve">).</w:t>
        </w:r>
      </w:ins>
    </w:p>
    <w:bookmarkStart w:id="139" w:name="thm-whitening-inner-product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Let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be a</w:t>
        </w:r>
      </w:ins>
      <w:ins w:id="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symmetric positive definite matrix,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let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any</w:t>
        </w:r>
      </w:ins>
      <w:ins w:id="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matrix with</w:t>
        </w:r>
      </w:ins>
      <w:ins w:id="1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Then for all</w:t>
        </w:r>
      </w:ins>
      <w:ins w:id="1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6" w:author="PR Preview" w:date="2026-01-01T00:00:00Z">
        <w:r>
          <w:t xml:space="preserve">, the</w:t>
        </w:r>
      </w:ins>
      <w:ins w:id="1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" w:author="PR Preview" w:date="2026-01-01T00:00:00Z">
        <w:r>
          <w:t xml:space="preserve">-inner product (</w:t>
        </w:r>
      </w:ins>
      <w:hyperlink w:anchor="def-matrix-induced-inner-product">
        <w:ins w:id="10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0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ins w:id="111" w:author="PR Preview" w:date="2026-01-01T00:00:00Z">
        <w:r>
          <w:rPr>
            <w:i/>
            <w:iCs/>
          </w:rPr>
          <w:t xml:space="preserve">Proof</w:t>
        </w:r>
      </w:ins>
      <w:ins w:id="11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113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114" w:author="PR Preview" w:date="2026-01-01T00:00:00Z">
        <w:r>
          <w:delText xml:space="preserve">: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If data features have a symmetric positive definite covariance matrix</w:delText>
        </w:r>
      </w:del>
      <w:del w:id="11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(</w:delText>
        </w:r>
      </w:del>
      <w:hyperlink w:anchor="def-positive-definite">
        <w:del w:id="12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3" w:author="PR Preview" w:date="2026-01-01T00:00:00Z">
        <w:r>
          <w:delText xml:space="preserve">),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the precision matrix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</w:delText>
        </w:r>
      </w:del>
      <w:hyperlink w:anchor="thm-pd-inverse">
        <w:del w:id="12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30" w:author="PR Preview" w:date="2026-01-01T00:00:00Z">
        <w:r>
          <w:delText xml:space="preserve">) defines the Mahalanobis inner product</w:delText>
        </w:r>
      </w:del>
      <w:del w:id="131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 induced distance</w:delText>
        </w:r>
      </w:del>
      <w:del w:id="135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measures statistical distance normalized by variance along each principal direction.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Factoring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(via Cholesky or spectral decomposition),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this inner product corresponds to the Euclidean dot product of whitened coordinates</w:delText>
        </w:r>
      </w:del>
      <w:del w:id="1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146" w:author="PR Preview" w:date="2026-01-01T00:00:00Z">
        <w:r>
          <w:delText xml:space="preserve">:</w:delText>
        </w:r>
      </w:del>
      <w:del w:id="147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48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149" w:author="PR Preview" w:date="2026-01-01T00:00:00Z">
        <w:r>
          <w:rPr>
            <w:b/>
            <w:bCs/>
          </w:rPr>
          <w:t xml:space="preserve">Mahalanobis metric and whitening</w:t>
        </w:r>
      </w:ins>
      <w:ins w:id="150" w:author="PR Preview" w:date="2026-01-01T00:00:00Z">
        <w:r>
          <w:t xml:space="preserve">: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If data features have a symmetric positive definite covariance matrix</w:t>
        </w:r>
      </w:ins>
      <w:ins w:id="155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(</w:t>
        </w:r>
      </w:ins>
      <w:hyperlink w:anchor="def-positive-definite">
        <w:ins w:id="15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9" w:author="PR Preview" w:date="2026-01-01T00:00:00Z">
        <w:r>
          <w:t xml:space="preserve">),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precision matrix</w:t>
        </w:r>
      </w:ins>
      <w:ins w:id="1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(</w:t>
        </w:r>
      </w:ins>
      <w:hyperlink w:anchor="thm-pd-inverse">
        <w:ins w:id="16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6" w:author="PR Preview" w:date="2026-01-01T00:00:00Z">
        <w:r>
          <w:t xml:space="preserve">) defines the Mahalanobis inner product</w:t>
        </w:r>
      </w:ins>
      <w:ins w:id="167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 induced distance</w:t>
        </w:r>
      </w:ins>
      <w:ins w:id="171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measures statistical distance normalized by variance along each principal direction.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Factoring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(via Cholesky or spectral decomposition,</w:t>
        </w:r>
      </w:ins>
      <w:ins w:id="179" w:author="PR Preview" w:date="2026-01-01T00:00:00Z">
        <w:r>
          <w:t xml:space="preserve"> </w:t>
        </w:r>
      </w:ins>
      <w:hyperlink w:anchor="cor-pd-transpose-product">
        <w:ins w:id="180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81" w:author="PR Preview" w:date="2026-01-01T00:00:00Z">
        <w:r>
          <w:t xml:space="preserve">),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this inner product is the Euclidean dot product of the whitened vectors</w:t>
        </w:r>
      </w:ins>
      <w:ins w:id="184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(</w:t>
        </w:r>
      </w:ins>
      <w:hyperlink w:anchor="thm-whitening-inner-product">
        <w:ins w:id="19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1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del w:id="192" w:author="PR Preview" w:date="2026-01-01T00:00:00Z">
        <w:r>
          <w:rPr>
            <w:b/>
            <w:bCs/>
          </w:rPr>
          <w:delText xml:space="preserve">Embeddings and cosine similarity</w:delText>
        </w:r>
      </w:del>
      <w:del w:id="193" w:author="PR Preview" w:date="2026-01-01T00:00:00Z">
        <w:r>
          <w:delText xml:space="preserve">: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In natural language processing and recommendation systems, data items are embedded as vectors in high-dimensional representations.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The angle between embeddings captures semantic similarity through cosine similarity (</w:delText>
        </w:r>
      </w:del>
      <w:hyperlink r:id="rId12">
        <w:del w:id="198" w:author="PR Preview" w:date="2026-01-01T00:00:00Z">
          <w:r>
            <w:rPr>
              <w:rStyle w:val="Hyperlink"/>
            </w:rPr>
            <w:delText xml:space="preserve">Definition 8 in Inner Products and Orthogonality</w:delText>
          </w:r>
        </w:del>
      </w:hyperlink>
      <w:del w:id="199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200" w:author="PR Preview" w:date="2026-01-01T00:00:00Z">
        <w:r>
          <w:delText xml:space="preserve">When embedding vectors are normalized to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</w:delText>
        </w:r>
      </w:del>
      <w:del w:id="2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04" w:author="PR Preview" w:date="2026-01-01T00:00:00Z">
        <w:r>
          <w:delText xml:space="preserve">),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cosine similarity equals the inner product</w:delText>
        </w:r>
      </w:del>
      <w:del w:id="207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del w:id="208" w:author="PR Preview" w:date="2026-01-01T00:00:00Z">
        <w:r>
          <w:delText xml:space="preserve">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del w:id="212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213" w:author="PR Preview" w:date="2026-01-01T00:00:00Z">
        <w:r>
          <w:rPr>
            <w:b/>
            <w:bCs/>
          </w:rPr>
          <w:t xml:space="preserve">Embeddings and cosine similarity</w:t>
        </w:r>
      </w:ins>
      <w:ins w:id="214" w:author="PR Preview" w:date="2026-01-01T00:00:00Z">
        <w:r>
          <w:t xml:space="preserve">: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In natural language processing and recommendation systems, data items are embedded as vectors in high-dimensional representations.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 angle between embeddings captures semantic similarity through cosine similarity (</w:t>
        </w:r>
      </w:ins>
      <w:hyperlink r:id="rId140">
        <w:ins w:id="219" w:author="PR Preview" w:date="2026-01-01T00:00:00Z">
          <w:r>
            <w:rPr>
              <w:rStyle w:val="Hyperlink"/>
            </w:rPr>
            <w:t xml:space="preserve">Definition 9 in Inner Products and Orthogonality</w:t>
          </w:r>
        </w:ins>
      </w:hyperlink>
      <w:ins w:id="22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221" w:author="PR Preview" w:date="2026-01-01T00:00:00Z">
        <w:r>
          <w:t xml:space="preserve">When embedding vectors are normalized to unit Euclidean norm 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25" w:author="PR Preview" w:date="2026-01-01T00:00:00Z">
        <w:r>
          <w:t xml:space="preserve">),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cosine similarity equals the inner product</w:t>
        </w:r>
      </w:ins>
      <w:ins w:id="22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(</w:t>
        </w:r>
      </w:ins>
      <w:hyperlink r:id="rId141">
        <w:ins w:id="231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232" w:author="PR Preview" w:date="2026-01-01T00:00:00Z">
        <w:r>
          <w:t xml:space="preserve">).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2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ins w:id="236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del w:id="237" w:author="PR Preview" w:date="2026-01-01T00:00:00Z">
        <w:r>
          <w:rPr>
            <w:b/>
            <w:bCs/>
          </w:rPr>
          <w:delText xml:space="preserve">Theorem 17 (Determinant of a diagonal matrix)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The determinant (</w:delText>
        </w:r>
      </w:del>
      <w:hyperlink w:anchor="def-determinant">
        <w:del w:id="24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41" w:author="PR Preview" w:date="2026-01-01T00:00:00Z">
        <w:r>
          <w:delText xml:space="preserve">) of a</w:delText>
        </w:r>
      </w:del>
      <w:del w:id="2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diagonal matrix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(</w:delText>
        </w:r>
      </w:del>
      <w:hyperlink w:anchor="def-diagonal-matrix">
        <w:del w:id="24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48" w:author="PR Preview" w:date="2026-01-01T00:00:00Z">
        <w:r>
          <w:delText xml:space="preserve">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251" w:author="PR Preview" w:date="2026-01-01T00:00:00Z">
        <w:r>
          <w:rPr>
            <w:b/>
            <w:bCs/>
          </w:rPr>
          <w:t xml:space="preserve">Theorem 18 (Determinant of a diagonal matrix)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The determinant (</w:t>
        </w:r>
      </w:ins>
      <w:hyperlink w:anchor="def-determinant">
        <w:ins w:id="25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55" w:author="PR Preview" w:date="2026-01-01T00:00:00Z">
        <w:r>
          <w:t xml:space="preserve">) of a</w:t>
        </w:r>
      </w:ins>
      <w:ins w:id="2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diagonal matrix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</w:t>
        </w:r>
      </w:ins>
      <w:hyperlink w:anchor="def-diagonal-matrix">
        <w:ins w:id="2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62" w:author="PR Preview" w:date="2026-01-01T00:00:00Z">
        <w:r>
          <w:t xml:space="preserve">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del w:id="265" w:author="PR Preview" w:date="2026-01-01T00:00:00Z">
        <w:r>
          <w:rPr>
            <w:b/>
            <w:bCs/>
          </w:rPr>
          <w:delText xml:space="preserve">Theorem 18 (Determinant of a product)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For</w:delText>
        </w:r>
      </w:del>
      <w:del w:id="26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matrices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and</w:delText>
        </w:r>
      </w:del>
      <w:del w:id="27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75" w:author="PR Preview" w:date="2026-01-01T00:00:00Z">
        <w:r>
          <w:delText xml:space="preserve">,</w:delText>
        </w:r>
      </w:del>
    </w:p>
    <w:p>
      <w:pPr>
        <w:pStyle w:val="BodyText"/>
      </w:pPr>
      <w:ins w:id="276" w:author="PR Preview" w:date="2026-01-01T00:00:00Z">
        <w:r>
          <w:rPr>
            <w:b/>
            <w:bCs/>
          </w:rPr>
          <w:t xml:space="preserve">Theorem 19 (Determinant of a product)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For</w:t>
        </w:r>
      </w:ins>
      <w:ins w:id="2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matrices</w:t>
        </w:r>
      </w:ins>
      <w:ins w:id="2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and</w:t>
        </w:r>
      </w:ins>
      <w:ins w:id="28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8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del w:id="287" w:author="PR Preview" w:date="2026-01-01T00:00:00Z">
        <w:r>
          <w:rPr>
            <w:i/>
            <w:iCs/>
          </w:rPr>
          <w:delText xml:space="preserve">Remark 21</w:delText>
        </w:r>
      </w:del>
      <w:del w:id="288" w:author="PR Preview" w:date="2026-01-01T00:00:00Z">
        <w:r>
          <w:delText xml:space="preserve"> (An example is not a proof). </w:delText>
        </w:r>
      </w:del>
      <w:hyperlink w:anchor="exm-det-product">
        <w:del w:id="289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checks</w:delText>
        </w:r>
      </w:del>
      <w:del w:id="292" w:author="PR Preview" w:date="2026-01-01T00:00:00Z">
        <w:r>
          <w:delText xml:space="preserve"> </w:delText>
        </w:r>
      </w:del>
      <w:hyperlink w:anchor="thm-det-product">
        <w:del w:id="293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for one pair of</w:delText>
        </w:r>
      </w:del>
      <w:del w:id="29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matrices,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which shows the theorem holds there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but does not prove it for every pair.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proof needs properties of the determinant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that these notes don’t develop;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see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Banerjee and Roy (2014)</w:delText>
        </w:r>
      </w:del>
      <w:del w:id="311" w:author="PR Preview" w:date="2026-01-01T00:00:00Z">
        <w:r>
          <w:delText xml:space="preserve">.</w:delText>
        </w:r>
      </w:del>
    </w:p>
    <w:p>
      <w:pPr>
        <w:pStyle w:val="FirstParagraph"/>
      </w:pPr>
      <w:ins w:id="312" w:author="PR Preview" w:date="2026-01-01T00:00:00Z">
        <w:r>
          <w:rPr>
            <w:i/>
            <w:iCs/>
          </w:rPr>
          <w:t xml:space="preserve">Remark 21</w:t>
        </w:r>
      </w:ins>
      <w:ins w:id="313" w:author="PR Preview" w:date="2026-01-01T00:00:00Z">
        <w:r>
          <w:t xml:space="preserve"> (An example is not a proof). </w:t>
        </w:r>
      </w:ins>
      <w:hyperlink w:anchor="exm-det-product">
        <w:ins w:id="314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checks</w:t>
        </w:r>
      </w:ins>
      <w:ins w:id="317" w:author="PR Preview" w:date="2026-01-01T00:00:00Z">
        <w:r>
          <w:t xml:space="preserve"> </w:t>
        </w:r>
      </w:ins>
      <w:hyperlink w:anchor="thm-det-product">
        <w:ins w:id="318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for one pair of</w:t>
        </w:r>
      </w:ins>
      <w:ins w:id="32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matrices,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which shows the theorem holds there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but does not prove it for every pair.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The proof needs properties of the determinant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that these notes don’t develop;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see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Banerjee and Roy (2014)</w:t>
        </w:r>
      </w:ins>
      <w:ins w:id="336" w:author="PR Preview" w:date="2026-01-01T00:00:00Z">
        <w:r>
          <w:t xml:space="preserve">.</w:t>
        </w:r>
      </w:ins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del w:id="337" w:author="PR Preview" w:date="2026-01-01T00:00:00Z">
        <w:r>
          <w:rPr>
            <w:b/>
            <w:bCs/>
          </w:rPr>
          <w:delText xml:space="preserve">Theorem 19 (The determinant of a symmetric matrix is the product of its eigenvalues)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Let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be a</w:delText>
        </w:r>
      </w:del>
      <w:del w:id="3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symmetric matrix with real entries,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with eigendecomposition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(</w:delText>
        </w:r>
      </w:del>
      <w:hyperlink w:anchor="def-eigendecomposition">
        <w:del w:id="35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52" w:author="PR Preview" w:date="2026-01-01T00:00:00Z">
        <w:r>
          <w:delText xml:space="preserve">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 eigenvalues</w:delText>
        </w:r>
      </w:del>
      <w:del w:id="35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on the diagonal of</w:delText>
        </w:r>
      </w:del>
      <w:del w:id="358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59" w:author="PR Preview" w:date="2026-01-01T00:00:00Z">
        <w:r>
          <w:delText xml:space="preserve">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Then</w:delText>
        </w:r>
      </w:del>
    </w:p>
    <w:p>
      <w:pPr>
        <w:pStyle w:val="BodyText"/>
      </w:pPr>
      <w:ins w:id="362" w:author="PR Preview" w:date="2026-01-01T00:00:00Z">
        <w:r>
          <w:rPr>
            <w:b/>
            <w:bCs/>
          </w:rPr>
          <w:t xml:space="preserve">Theorem 20 (The determinant of a symmetric matrix is the product of its eigenvalues)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Let</w:t>
        </w:r>
      </w:ins>
      <w:ins w:id="3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be a</w:t>
        </w:r>
      </w:ins>
      <w:ins w:id="3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symmetric matrix with real entries,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with eigendecomposition</w:t>
        </w:r>
      </w:ins>
      <w:ins w:id="3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(</w:t>
        </w:r>
      </w:ins>
      <w:hyperlink w:anchor="def-eigendecomposition">
        <w:ins w:id="376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77" w:author="PR Preview" w:date="2026-01-01T00:00:00Z">
        <w:r>
          <w:t xml:space="preserve">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 eigenvalues</w:t>
        </w:r>
      </w:ins>
      <w:ins w:id="38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on the diagonal of</w:t>
        </w:r>
      </w:ins>
      <w:ins w:id="38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84" w:author="PR Preview" w:date="2026-01-01T00:00:00Z">
        <w:r>
          <w:t xml:space="preserve">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387" w:author="PR Preview" w:date="2026-01-01T00:00:00Z">
        <w:r>
          <w:delText xml:space="preserve">The product steps are</w:delText>
        </w:r>
      </w:del>
      <w:del w:id="388" w:author="PR Preview" w:date="2026-01-01T00:00:00Z">
        <w:r>
          <w:delText xml:space="preserve"> </w:delText>
        </w:r>
      </w:del>
      <w:hyperlink w:anchor="thm-det-product">
        <w:del w:id="38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390" w:author="PR Preview" w:date="2026-01-01T00:00:00Z">
        <w:r>
          <w:delText xml:space="preserve">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the orthogonality step is</w:delText>
        </w:r>
      </w:del>
      <w:del w:id="393" w:author="PR Preview" w:date="2026-01-01T00:00:00Z">
        <w:r>
          <w:delText xml:space="preserve"> </w:delText>
        </w:r>
      </w:del>
      <w:hyperlink w:anchor="def-orthogonal-matrix">
        <w:del w:id="39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95" w:author="PR Preview" w:date="2026-01-01T00:00:00Z">
        <w:r>
          <w:delText xml:space="preserve">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and the identity and diagonal steps are</w:delText>
        </w:r>
      </w:del>
      <w:del w:id="398" w:author="PR Preview" w:date="2026-01-01T00:00:00Z">
        <w:r>
          <w:delText xml:space="preserve"> </w:delText>
        </w:r>
      </w:del>
      <w:hyperlink w:anchor="thm-det-diagonal">
        <w:del w:id="39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</w:delText>
        </w:r>
      </w:del>
      <w:del w:id="402" w:author="PR Preview" w:date="2026-01-01T00:00:00Z">
        <w:r>
          <w:delText xml:space="preserve"> </w:delText>
        </w:r>
      </w:del>
      <w:hyperlink w:anchor="exm-det-diagonal">
        <w:del w:id="403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404" w:author="PR Preview" w:date="2026-01-01T00:00:00Z">
        <w:r>
          <w:delText xml:space="preserve">.</w:delText>
        </w:r>
      </w:del>
    </w:p>
    <w:p>
      <w:pPr>
        <w:pStyle w:val="BodyText"/>
      </w:pPr>
      <w:del w:id="405" w:author="PR Preview" w:date="2026-01-01T00:00:00Z">
        <w:r>
          <w:rPr>
            <w:b/>
            <w:bCs/>
          </w:rPr>
          <w:delText xml:space="preserve">Corollary 2 (A positive definite matrix has a positive determinant)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If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is positive definite (</w:delText>
        </w:r>
      </w:del>
      <w:hyperlink w:anchor="def-positive-definite">
        <w:del w:id="41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412" w:author="PR Preview" w:date="2026-01-01T00:00:00Z">
        <w:r>
          <w:delText xml:space="preserve">),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then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16" w:author="PR Preview" w:date="2026-01-01T00:00:00Z">
        <w:r>
          <w:delText xml:space="preserve">.</w:delText>
        </w:r>
      </w:del>
    </w:p>
    <w:p>
      <w:pPr>
        <w:pStyle w:val="BodyText"/>
      </w:pPr>
      <w:del w:id="417" w:author="PR Preview" w:date="2026-01-01T00:00:00Z">
        <w:r>
          <w:rPr>
            <w:i/>
            <w:iCs/>
          </w:rPr>
          <w:delText xml:space="preserve">Proof</w:delText>
        </w:r>
      </w:del>
      <w:del w:id="418" w:author="PR Preview" w:date="2026-01-01T00:00:00Z">
        <w:r>
          <w:delText xml:space="preserve">. </w:delText>
        </w:r>
      </w:del>
      <w:del w:id="419" w:author="PR Preview" w:date="2026-01-01T00:00:00Z">
        <w:r>
          <w:delText xml:space="preserve">By</w:delText>
        </w:r>
      </w:del>
      <w:del w:id="420" w:author="PR Preview" w:date="2026-01-01T00:00:00Z">
        <w:r>
          <w:delText xml:space="preserve"> </w:delText>
        </w:r>
      </w:del>
      <w:hyperlink w:anchor="thm-definite-eigenvalues">
        <w:del w:id="42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422" w:author="PR Preview" w:date="2026-01-01T00:00:00Z">
        <w:r>
          <w:delText xml:space="preserve">, every eigenvalue of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 positive,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so their product, which is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by</w:delText>
        </w:r>
      </w:del>
      <w:del w:id="431" w:author="PR Preview" w:date="2026-01-01T00:00:00Z">
        <w:r>
          <w:delText xml:space="preserve"> </w:delText>
        </w:r>
      </w:del>
      <w:hyperlink w:anchor="thm-det-eigenvalues">
        <w:del w:id="432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33" w:author="PR Preview" w:date="2026-01-01T00:00:00Z">
        <w:r>
          <w:delText xml:space="preserve">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positive.</w:delText>
        </w:r>
      </w:del>
    </w:p>
    <w:p>
      <w:pPr>
        <w:pStyle w:val="BodyText"/>
      </w:pPr>
      <w:del w:id="436" w:author="PR Preview" w:date="2026-01-01T00:00:00Z">
        <w:r>
          <w:rPr>
            <w:b/>
            <w:bCs/>
          </w:rPr>
          <w:delText xml:space="preserve">Example 37 (Two ways to the same determinant)</w:delText>
        </w:r>
      </w:del>
      <w:del w:id="4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has eigenvalues</w:delText>
        </w:r>
      </w:del>
      <w:del w:id="440" w:author="PR Preview" w:date="2026-01-01T00:00:00Z">
        <w:r>
          <w:delText xml:space="preserve"> </w:delText>
        </w:r>
      </w:del>
      <m:oMath>
        <m:r>
          <m:t>3</m:t>
        </m:r>
      </m:oMath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and</w:delText>
        </w:r>
      </w:del>
      <w:del w:id="443" w:author="PR Preview" w:date="2026-01-01T00:00:00Z">
        <w:r>
          <w:delText xml:space="preserve"> </w:delText>
        </w:r>
      </w:del>
      <m:oMath>
        <m:r>
          <m:t>1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(</w:delText>
        </w:r>
      </w:del>
      <w:hyperlink w:anchor="exm-eigenvalue">
        <w:del w:id="446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447" w:author="PR Preview" w:date="2026-01-01T00:00:00Z">
        <w:r>
          <w:delText xml:space="preserve">),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so</w:delText>
        </w:r>
      </w:del>
      <w:del w:id="450" w:author="PR Preview" w:date="2026-01-01T00:00:00Z">
        <w:r>
          <w:delText xml:space="preserve"> </w:delText>
        </w:r>
      </w:del>
      <w:hyperlink w:anchor="thm-det-eigenvalues">
        <w:del w:id="451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gives</w:delText>
        </w:r>
      </w:del>
    </w:p>
    <w:p>
      <w:pPr>
        <w:pStyle w:val="FirstParagraph"/>
      </w:pPr>
      <w:ins w:id="454" w:author="PR Preview" w:date="2026-01-01T00:00:00Z">
        <w:r>
          <w:t xml:space="preserve">The product steps are</w:t>
        </w:r>
      </w:ins>
      <w:ins w:id="455" w:author="PR Preview" w:date="2026-01-01T00:00:00Z">
        <w:r>
          <w:t xml:space="preserve"> </w:t>
        </w:r>
      </w:ins>
      <w:hyperlink w:anchor="thm-det-product">
        <w:ins w:id="456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the orthogonality step is</w:t>
        </w:r>
      </w:ins>
      <w:ins w:id="460" w:author="PR Preview" w:date="2026-01-01T00:00:00Z">
        <w:r>
          <w:t xml:space="preserve"> </w:t>
        </w:r>
      </w:ins>
      <w:hyperlink w:anchor="def-orthogonal-matrix">
        <w:ins w:id="46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 the identity and diagonal steps are</w:t>
        </w:r>
      </w:ins>
      <w:ins w:id="465" w:author="PR Preview" w:date="2026-01-01T00:00:00Z">
        <w:r>
          <w:t xml:space="preserve"> </w:t>
        </w:r>
      </w:ins>
      <w:hyperlink w:anchor="thm-det-diagonal">
        <w:ins w:id="466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</w:t>
        </w:r>
      </w:ins>
      <w:ins w:id="469" w:author="PR Preview" w:date="2026-01-01T00:00:00Z">
        <w:r>
          <w:t xml:space="preserve"> </w:t>
        </w:r>
      </w:ins>
      <w:hyperlink w:anchor="exm-det-diagonal">
        <w:ins w:id="470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471" w:author="PR Preview" w:date="2026-01-01T00:00:00Z">
        <w:r>
          <w:t xml:space="preserve">.</w:t>
        </w:r>
      </w:ins>
    </w:p>
    <w:bookmarkStart w:id="157" w:name="cor-det-pd"/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Corollary 3 (A positive definite matrix has a positive determinant)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If</w:t>
        </w:r>
      </w:ins>
      <w:ins w:id="4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is positive definite (</w:t>
        </w:r>
      </w:ins>
      <w:hyperlink w:anchor="def-positive-definite">
        <w:ins w:id="47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79" w:author="PR Preview" w:date="2026-01-01T00:00:00Z">
        <w:r>
          <w:t xml:space="preserve">),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then</w:t>
        </w:r>
      </w:ins>
      <w:ins w:id="482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83" w:author="PR Preview" w:date="2026-01-01T00:00:00Z">
        <w:r>
          <w:t xml:space="preserve">.</w:t>
        </w:r>
      </w:ins>
    </w:p>
    <w:bookmarkEnd w:id="157"/>
    <w:p>
      <w:pPr>
        <w:pStyle w:val="BodyText"/>
      </w:pPr>
      <w:ins w:id="484" w:author="PR Preview" w:date="2026-01-01T00:00:00Z">
        <w:r>
          <w:rPr>
            <w:i/>
            <w:iCs/>
          </w:rPr>
          <w:t xml:space="preserve">Proof</w:t>
        </w:r>
      </w:ins>
      <w:ins w:id="485" w:author="PR Preview" w:date="2026-01-01T00:00:00Z">
        <w:r>
          <w:t xml:space="preserve">. </w:t>
        </w:r>
      </w:ins>
      <w:ins w:id="486" w:author="PR Preview" w:date="2026-01-01T00:00:00Z">
        <w:r>
          <w:t xml:space="preserve">By</w:t>
        </w:r>
      </w:ins>
      <w:ins w:id="487" w:author="PR Preview" w:date="2026-01-01T00:00:00Z">
        <w:r>
          <w:t xml:space="preserve"> </w:t>
        </w:r>
      </w:ins>
      <w:hyperlink w:anchor="thm-definite-eigenvalues">
        <w:ins w:id="48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89" w:author="PR Preview" w:date="2026-01-01T00:00:00Z">
        <w:r>
          <w:t xml:space="preserve">, every eigenvalue of</w:t>
        </w:r>
      </w:ins>
      <w:ins w:id="4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positive,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so their product, which is</w:t>
        </w:r>
      </w:ins>
      <w:ins w:id="495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by</w:t>
        </w:r>
      </w:ins>
      <w:ins w:id="498" w:author="PR Preview" w:date="2026-01-01T00:00:00Z">
        <w:r>
          <w:t xml:space="preserve"> </w:t>
        </w:r>
      </w:ins>
      <w:hyperlink w:anchor="thm-det-eigenvalues">
        <w:ins w:id="499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positive.</w:t>
        </w:r>
      </w:ins>
    </w:p>
    <w:bookmarkStart w:id="158" w:name="exm-det-eigenvalues"/>
    <w:p>
      <w:pPr>
        <w:pStyle w:val="BodyText"/>
      </w:pPr>
      <w:ins w:id="503" w:author="PR Preview" w:date="2026-01-01T00:00:00Z">
        <w:r>
          <w:rPr>
            <w:b/>
            <w:bCs/>
          </w:rPr>
          <w:t xml:space="preserve">Example 37 (Two ways to the same determinant)</w:t>
        </w:r>
      </w:ins>
      <w:ins w:id="5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has eigenvalues</w:t>
        </w:r>
      </w:ins>
      <w:ins w:id="507" w:author="PR Preview" w:date="2026-01-01T00:00:00Z">
        <w:r>
          <w:t xml:space="preserve"> </w:t>
        </w:r>
      </w:ins>
      <m:oMath>
        <m:r>
          <m:t>3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and</w:t>
        </w:r>
      </w:ins>
      <w:ins w:id="510" w:author="PR Preview" w:date="2026-01-01T00:00:00Z">
        <w:r>
          <w:t xml:space="preserve"> </w:t>
        </w:r>
      </w:ins>
      <m:oMath>
        <m:r>
          <m:t>1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</w:t>
        </w:r>
      </w:ins>
      <w:hyperlink w:anchor="exm-eigenvalue">
        <w:ins w:id="513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514" w:author="PR Preview" w:date="2026-01-01T00:00:00Z">
        <w:r>
          <w:t xml:space="preserve">),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so</w:t>
        </w:r>
      </w:ins>
      <w:ins w:id="517" w:author="PR Preview" w:date="2026-01-01T00:00:00Z">
        <w:r>
          <w:t xml:space="preserve"> </w:t>
        </w:r>
      </w:ins>
      <w:hyperlink w:anchor="thm-det-eigenvalues">
        <w:ins w:id="518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Relationship Id="rId12" Type="http://schemas.openxmlformats.org/officeDocument/2006/relationships/hyperlink" Target="linear-algebra-inner-products.html#def-cosine-similarity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2026-10-15T16:04:01Z</dcterms:created>
  <dcterms:modified xsi:type="dcterms:W3CDTF">2026-10-15T16:04:01Z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