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del w:id="3" w:author="PR Preview" w:date="2026-01-01T00:00:00Z">
        <w:r>
          <w:delText xml:space="preserve">for some integer</w:delText>
        </w:r>
      </w:del>
      <w:del w:id="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0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 constants</w:delText>
        </w:r>
      </w:del>
      <w:del w:id="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with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11" w:author="PR Preview" w:date="2026-01-01T00:00:00Z">
        <w:r>
          <w:delText xml:space="preserve">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constants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are the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coefficients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of</w:delText>
        </w:r>
      </w:del>
      <w:del w:id="21" w:author="PR Preview" w:date="2026-01-01T00:00:00Z">
        <w:r>
          <w:delText xml:space="preserve"> </w:delText>
        </w:r>
      </w:del>
      <m:oMath>
        <m:r>
          <m:t>f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with</w:delText>
        </w:r>
      </w:del>
      <w:del w:id="2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k</m:t>
            </m:r>
          </m:sub>
        </m:sSub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 coefficient of</w:delText>
        </w:r>
      </w:del>
      <w:del w:id="2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k</m:t>
            </m:r>
          </m:sup>
        </m:sSup>
      </m:oMath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 the</w:delText>
        </w:r>
      </w:del>
      <w:del w:id="32" w:author="PR Preview" w:date="2026-01-01T00:00:00Z">
        <w:r>
          <w:delText xml:space="preserve"> </w:delText>
        </w:r>
      </w:del>
      <w:hyperlink r:id="rId14">
        <w:del w:id="33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of</w:delText>
        </w:r>
      </w:del>
      <w:del w:id="36" w:author="PR Preview" w:date="2026-01-01T00:00:00Z">
        <w:r>
          <w:delText xml:space="preserve"> </w:delText>
        </w:r>
      </w:del>
      <m:oMath>
        <m:r>
          <m:t>f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are</w:delText>
        </w:r>
      </w:del>
      <w:del w:id="3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40" w:author="PR Preview" w:date="2026-01-01T00:00:00Z">
        <w:r>
          <w:delText xml:space="preserve">.</w:delText>
        </w:r>
      </w:del>
    </w:p>
    <w:p>
      <w:pPr>
        <w:pStyle w:val="FirstParagraph"/>
      </w:pPr>
      <w:ins w:id="41" w:author="PR Preview" w:date="2026-01-01T00:00:00Z">
        <w:r>
          <w:t xml:space="preserve">for some integer</w:t>
        </w:r>
      </w:ins>
      <w:ins w:id="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constants</w:t>
        </w:r>
      </w:ins>
      <w:ins w:id="4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with</w:t>
        </w:r>
      </w:ins>
      <w:ins w:id="4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49" w:author="PR Preview" w:date="2026-01-01T00:00:00Z">
        <w:r>
          <w:t xml:space="preserve">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</w:t>
        </w:r>
      </w:ins>
      <w:ins w:id="52" w:author="PR Preview" w:date="2026-01-01T00:00:00Z">
        <w:r>
          <w:t xml:space="preserve"> </w:t>
        </w:r>
      </w:ins>
      <w:hyperlink r:id="rId14">
        <w:ins w:id="53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</w:t>
        </w:r>
      </w:ins>
      <w:ins w:id="56" w:author="PR Preview" w:date="2026-01-01T00:00:00Z">
        <w:r>
          <w:t xml:space="preserve"> </w:t>
        </w:r>
      </w:ins>
      <m:oMath>
        <m:r>
          <m:t>f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are</w:t>
        </w:r>
      </w:ins>
      <w:ins w:id="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60" w:author="PR Preview" w:date="2026-01-01T00:00:00Z">
        <w:r>
          <w:t xml:space="preserve">.</w:t>
        </w:r>
      </w:ins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del w:id="61" w:author="PR Preview" w:date="2026-01-01T00:00:00Z">
        <w:r>
          <w:rPr>
            <w:b/>
            <w:bCs/>
          </w:rPr>
          <w:delText xml:space="preserve">Definition 3 (Degree of a polynomial)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Let</w:delText>
        </w:r>
      </w:del>
      <w:del w:id="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be a</w:delText>
        </w:r>
      </w:del>
      <w:del w:id="67" w:author="PR Preview" w:date="2026-01-01T00:00:00Z">
        <w:r>
          <w:delText xml:space="preserve"> </w:delText>
        </w:r>
      </w:del>
      <w:hyperlink w:anchor="def-polynomial">
        <w:del w:id="68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with</w:delText>
        </w:r>
      </w:del>
      <w:del w:id="7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72" w:author="PR Preview" w:date="2026-01-01T00:00:00Z">
        <w:r>
          <w:delText xml:space="preserve">.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 integer</w:delText>
        </w:r>
      </w:del>
      <w:del w:id="75" w:author="PR Preview" w:date="2026-01-01T00:00:00Z">
        <w:r>
          <w:delText xml:space="preserve"> </w:delText>
        </w:r>
      </w:del>
      <m:oMath>
        <m:r>
          <m:t>n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is the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degree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of</w:delText>
        </w:r>
      </w:del>
      <w:del w:id="82" w:author="PR Preview" w:date="2026-01-01T00:00:00Z">
        <w:r>
          <w:delText xml:space="preserve"> </w:delText>
        </w:r>
      </w:del>
      <m:oMath>
        <m:r>
          <m:t>f</m:t>
        </m:r>
      </m:oMath>
      <w:del w:id="83" w:author="PR Preview" w:date="2026-01-01T00:00:00Z">
        <w:r>
          <w:delText xml:space="preserve">.</w:delText>
        </w:r>
      </w:del>
    </w:p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Definition 3 (Coefficients of a polynomial)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 constants</w:t>
        </w:r>
      </w:ins>
      <w:ins w:id="8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of a polynomial</w:t>
        </w:r>
      </w:ins>
      <w:ins w:id="90" w:author="PR Preview" w:date="2026-01-01T00:00:00Z">
        <w:r>
          <w:t xml:space="preserve"> </w:t>
        </w:r>
      </w:ins>
      <m:oMath>
        <m:r>
          <m:t>f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</w:t>
        </w:r>
      </w:ins>
      <w:hyperlink w:anchor="def-polynomial">
        <w:ins w:id="9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4" w:author="PR Preview" w:date="2026-01-01T00:00:00Z">
        <w:r>
          <w:t xml:space="preserve">) are the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b/>
            <w:bCs/>
          </w:rPr>
          <w:t xml:space="preserve">coefficients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of</w:t>
        </w:r>
      </w:ins>
      <w:ins w:id="99" w:author="PR Preview" w:date="2026-01-01T00:00:00Z">
        <w:r>
          <w:t xml:space="preserve"> </w:t>
        </w:r>
      </w:ins>
      <m:oMath>
        <m:r>
          <m:t>f</m:t>
        </m:r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with</w:t>
        </w:r>
      </w:ins>
      <w:ins w:id="1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 coefficient of</w:t>
        </w:r>
      </w:ins>
      <w:ins w:id="10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k</m:t>
            </m:r>
          </m:sup>
        </m:sSup>
      </m:oMath>
      <w:ins w:id="107" w:author="PR Preview" w:date="2026-01-01T00:00:00Z">
        <w:r>
          <w:t xml:space="preserve">.</w:t>
        </w:r>
      </w:ins>
    </w:p>
    <w:bookmarkEnd w:id="17"/>
    <w:bookmarkStart w:id="18" w:name="def-polynomial-degree"/>
    <w:p>
      <w:pPr>
        <w:pStyle w:val="BodyText"/>
      </w:pPr>
      <w:ins w:id="108" w:author="PR Preview" w:date="2026-01-01T00:00:00Z">
        <w:r>
          <w:rPr>
            <w:b/>
            <w:bCs/>
          </w:rPr>
          <w:t xml:space="preserve">Definition 4 (Degree of a polynomial)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Let</w:t>
        </w:r>
      </w:ins>
      <w:ins w:id="1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be a</w:t>
        </w:r>
      </w:ins>
      <w:ins w:id="114" w:author="PR Preview" w:date="2026-01-01T00:00:00Z">
        <w:r>
          <w:t xml:space="preserve"> </w:t>
        </w:r>
      </w:ins>
      <w:hyperlink w:anchor="def-polynomial">
        <w:ins w:id="115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with</w:t>
        </w:r>
      </w:ins>
      <w:ins w:id="11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119" w:author="PR Preview" w:date="2026-01-01T00:00:00Z">
        <w:r>
          <w:t xml:space="preserve">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 integer</w:t>
        </w:r>
      </w:ins>
      <w:ins w:id="122" w:author="PR Preview" w:date="2026-01-01T00:00:00Z">
        <w:r>
          <w:t xml:space="preserve"> </w:t>
        </w:r>
      </w:ins>
      <m:oMath>
        <m:r>
          <m:t>n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the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b/>
            <w:bCs/>
          </w:rPr>
          <w:t xml:space="preserve">degree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of</w:t>
        </w:r>
      </w:ins>
      <w:ins w:id="129" w:author="PR Preview" w:date="2026-01-01T00:00:00Z">
        <w:r>
          <w:t xml:space="preserve"> </w:t>
        </w:r>
      </w:ins>
      <m:oMath>
        <m:r>
          <m:t>f</m:t>
        </m:r>
      </m:oMath>
      <w:ins w:id="130" w:author="PR Preview" w:date="2026-01-01T00:00:00Z">
        <w:r>
          <w:t xml:space="preserve">.</w:t>
        </w:r>
      </w:ins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del w:id="131" w:author="PR Preview" w:date="2026-01-01T00:00:00Z">
        <w:r>
          <w:rPr>
            <w:b/>
            <w:bCs/>
          </w:rPr>
          <w:delText xml:space="preserve">Definition 4 (Leading coefficient)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Let</w:delText>
        </w:r>
      </w:del>
      <w:del w:id="1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be a</w:delText>
        </w:r>
      </w:del>
      <w:del w:id="137" w:author="PR Preview" w:date="2026-01-01T00:00:00Z">
        <w:r>
          <w:delText xml:space="preserve"> </w:delText>
        </w:r>
      </w:del>
      <w:hyperlink w:anchor="def-polynomial">
        <w:del w:id="138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of</w:delText>
        </w:r>
      </w:del>
      <w:del w:id="141" w:author="PR Preview" w:date="2026-01-01T00:00:00Z">
        <w:r>
          <w:delText xml:space="preserve"> </w:delText>
        </w:r>
      </w:del>
      <w:hyperlink w:anchor="def-polynomial-degree">
        <w:del w:id="142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143" w:author="PR Preview" w:date="2026-01-01T00:00:00Z">
        <w:r>
          <w:delText xml:space="preserve"> </w:delText>
        </w:r>
      </w:del>
      <m:oMath>
        <m:r>
          <m:t>n</m:t>
        </m:r>
      </m:oMath>
      <w:del w:id="144" w:author="PR Preview" w:date="2026-01-01T00:00:00Z">
        <w:r>
          <w:delText xml:space="preserve">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The constant</w:delText>
        </w:r>
      </w:del>
      <w:del w:id="14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the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leading coefficient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</w:delText>
        </w:r>
      </w:del>
      <w:del w:id="154" w:author="PR Preview" w:date="2026-01-01T00:00:00Z">
        <w:r>
          <w:delText xml:space="preserve"> </w:delText>
        </w:r>
      </w:del>
      <m:oMath>
        <m:r>
          <m:t>f</m:t>
        </m:r>
      </m:oMath>
      <w:del w:id="155" w:author="PR Preview" w:date="2026-01-01T00:00:00Z">
        <w:r>
          <w:delText xml:space="preserve">.</w:delText>
        </w:r>
      </w:del>
    </w:p>
    <w:p>
      <w:pPr>
        <w:pStyle w:val="FirstParagraph"/>
      </w:pPr>
      <w:ins w:id="156" w:author="PR Preview" w:date="2026-01-01T00:00:00Z">
        <w:r>
          <w:rPr>
            <w:b/>
            <w:bCs/>
          </w:rPr>
          <w:t xml:space="preserve">Definition 5 (Leading coefficient)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Let</w:t>
        </w:r>
      </w:ins>
      <w:ins w:id="1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be a</w:t>
        </w:r>
      </w:ins>
      <w:ins w:id="162" w:author="PR Preview" w:date="2026-01-01T00:00:00Z">
        <w:r>
          <w:t xml:space="preserve"> </w:t>
        </w:r>
      </w:ins>
      <w:hyperlink w:anchor="def-polynomial">
        <w:ins w:id="16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of</w:t>
        </w:r>
      </w:ins>
      <w:ins w:id="166" w:author="PR Preview" w:date="2026-01-01T00:00:00Z">
        <w:r>
          <w:t xml:space="preserve"> </w:t>
        </w:r>
      </w:ins>
      <w:hyperlink w:anchor="def-polynomial-degree">
        <w:ins w:id="167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168" w:author="PR Preview" w:date="2026-01-01T00:00:00Z">
        <w:r>
          <w:t xml:space="preserve"> </w:t>
        </w:r>
      </w:ins>
      <m:oMath>
        <m:r>
          <m:t>n</m:t>
        </m:r>
      </m:oMath>
      <w:ins w:id="169" w:author="PR Preview" w:date="2026-01-01T00:00:00Z">
        <w:r>
          <w:t xml:space="preserve">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 constant</w:t>
        </w:r>
      </w:ins>
      <w:ins w:id="1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the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b/>
            <w:bCs/>
          </w:rPr>
          <w:t xml:space="preserve">leading coefficient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of</w:t>
        </w:r>
      </w:ins>
      <w:ins w:id="179" w:author="PR Preview" w:date="2026-01-01T00:00:00Z">
        <w:r>
          <w:t xml:space="preserve"> </w:t>
        </w:r>
      </w:ins>
      <m:oMath>
        <m:r>
          <m:t>f</m:t>
        </m:r>
      </m:oMath>
      <w:ins w:id="180" w:author="PR Preview" w:date="2026-01-01T00:00:00Z">
        <w:r>
          <w:t xml:space="preserve">.</w:t>
        </w:r>
      </w:ins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del w:id="181" w:author="PR Preview" w:date="2026-01-01T00:00:00Z">
        <w:r>
          <w:rPr>
            <w:b/>
            <w:bCs/>
          </w:rPr>
          <w:delText xml:space="preserve">Definition 5 (Quadratic and cubic polynomials)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</w:delText>
        </w:r>
      </w:del>
      <w:del w:id="184" w:author="PR Preview" w:date="2026-01-01T00:00:00Z">
        <w:r>
          <w:delText xml:space="preserve"> </w:delText>
        </w:r>
      </w:del>
      <w:hyperlink w:anchor="def-polynomial">
        <w:del w:id="185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of</w:delText>
        </w:r>
      </w:del>
      <w:del w:id="188" w:author="PR Preview" w:date="2026-01-01T00:00:00Z">
        <w:r>
          <w:delText xml:space="preserve"> </w:delText>
        </w:r>
      </w:del>
      <w:hyperlink w:anchor="def-polynomial-degree">
        <w:del w:id="189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190" w:author="PR Preview" w:date="2026-01-01T00:00:00Z">
        <w:r>
          <w:delText xml:space="preserve"> </w:delText>
        </w:r>
      </w:del>
      <m:oMath>
        <m:r>
          <m:t>2</m:t>
        </m:r>
      </m:oMath>
      <w:del w:id="191" w:author="PR Preview" w:date="2026-01-01T00:00:00Z">
        <w:r>
          <w:delText xml:space="preserve">,</w:delText>
        </w:r>
      </w:del>
      <w:del w:id="1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with</w:delText>
        </w:r>
      </w:del>
      <w:del w:id="19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196" w:author="PR Preview" w:date="2026-01-01T00:00:00Z">
        <w:r>
          <w:delText xml:space="preserve">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 a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rPr>
            <w:b/>
            <w:bCs/>
          </w:rPr>
          <w:delText xml:space="preserve">quadratic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polynomial.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A polynomial of degree</w:delText>
        </w:r>
      </w:del>
      <w:del w:id="205" w:author="PR Preview" w:date="2026-01-01T00:00:00Z">
        <w:r>
          <w:delText xml:space="preserve"> </w:delText>
        </w:r>
      </w:del>
      <m:oMath>
        <m:r>
          <m:t>3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 a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rPr>
            <w:b/>
            <w:bCs/>
          </w:rPr>
          <w:delText xml:space="preserve">cubic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polynomial.</w:delText>
        </w:r>
      </w:del>
    </w:p>
    <w:p>
      <w:pPr>
        <w:pStyle w:val="FirstParagraph"/>
      </w:pPr>
      <w:ins w:id="212" w:author="PR Preview" w:date="2026-01-01T00:00:00Z">
        <w:r>
          <w:rPr>
            <w:b/>
            <w:bCs/>
          </w:rPr>
          <w:t xml:space="preserve">Definition 6 (Quadratic polynomial)</w:t>
        </w:r>
      </w:ins>
      <w:ins w:id="213" w:author="PR Preview" w:date="2026-01-01T00:00:00Z">
        <w:r>
          <w:t xml:space="preserve"> </w:t>
        </w:r>
      </w:ins>
      <w:bookmarkStart w:id="22" w:name="def-quadratic-cubic"/>
      <w:bookmarkEnd w:id="22"/>
      <w:ins w:id="214" w:author="PR Preview" w:date="2026-01-01T00:00:00Z">
        <w:r>
          <w:t xml:space="preserve">A</w:t>
        </w:r>
      </w:ins>
      <w:ins w:id="215" w:author="PR Preview" w:date="2026-01-01T00:00:00Z">
        <w:r>
          <w:t xml:space="preserve"> </w:t>
        </w:r>
      </w:ins>
      <w:hyperlink w:anchor="def-polynomial">
        <w:ins w:id="216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w:hyperlink w:anchor="def-polynomial-degree">
        <w:ins w:id="220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221" w:author="PR Preview" w:date="2026-01-01T00:00:00Z">
        <w:r>
          <w:t xml:space="preserve"> </w:t>
        </w:r>
      </w:ins>
      <m:oMath>
        <m:r>
          <m:t>2</m:t>
        </m:r>
      </m:oMath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with</w:t>
        </w:r>
      </w:ins>
      <w:ins w:id="22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227" w:author="PR Preview" w:date="2026-01-01T00:00:00Z">
        <w:r>
          <w:t xml:space="preserve">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a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quadratic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polynomial.</w:t>
        </w:r>
      </w:ins>
    </w:p>
    <w:bookmarkEnd w:id="23"/>
    <w:bookmarkStart w:id="24" w:name="def-cubic-polynomial"/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Definition 7 (Cubic polynomial)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</w:t>
        </w:r>
      </w:ins>
      <w:ins w:id="237" w:author="PR Preview" w:date="2026-01-01T00:00:00Z">
        <w:r>
          <w:t xml:space="preserve"> </w:t>
        </w:r>
      </w:ins>
      <w:hyperlink w:anchor="def-polynomial">
        <w:ins w:id="238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</w:t>
        </w:r>
      </w:ins>
      <w:ins w:id="241" w:author="PR Preview" w:date="2026-01-01T00:00:00Z">
        <w:r>
          <w:t xml:space="preserve"> </w:t>
        </w:r>
      </w:ins>
      <w:hyperlink w:anchor="def-polynomial-degree">
        <w:ins w:id="242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243" w:author="PR Preview" w:date="2026-01-01T00:00:00Z">
        <w:r>
          <w:t xml:space="preserve"> </w:t>
        </w:r>
      </w:ins>
      <m:oMath>
        <m:r>
          <m:t>3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is a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rPr>
            <w:b/>
            <w:bCs/>
          </w:rPr>
          <w:t xml:space="preserve">cubic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polynomial.</w:t>
        </w:r>
      </w:ins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del w:id="250" w:author="PR Preview" w:date="2026-01-01T00:00:00Z">
        <w:r>
          <w:rPr>
            <w:b/>
            <w:bCs/>
          </w:rPr>
          <w:delText xml:space="preserve">Definition 6 (Parabola)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A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rPr>
            <w:b/>
            <w:bCs/>
          </w:rPr>
          <w:delText xml:space="preserve">parabola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is the</w:delText>
        </w:r>
      </w:del>
      <w:del w:id="257" w:author="PR Preview" w:date="2026-01-01T00:00:00Z">
        <w:r>
          <w:delText xml:space="preserve"> </w:delText>
        </w:r>
      </w:del>
      <w:hyperlink r:id="rId27">
        <w:del w:id="258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of a quadratic polynomial (</w:delText>
        </w:r>
      </w:del>
      <w:hyperlink w:anchor="def-quadratic-cubic">
        <w:del w:id="26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62" w:author="PR Preview" w:date="2026-01-01T00:00:00Z">
        <w:r>
          <w:delText xml:space="preserve">).</w:delText>
        </w:r>
      </w:del>
    </w:p>
    <w:p>
      <w:pPr>
        <w:pStyle w:val="FirstParagraph"/>
      </w:pPr>
      <w:ins w:id="263" w:author="PR Preview" w:date="2026-01-01T00:00:00Z">
        <w:r>
          <w:rPr>
            <w:b/>
            <w:bCs/>
          </w:rPr>
          <w:t xml:space="preserve">Definition 8 (Parabola)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rPr>
            <w:b/>
            <w:bCs/>
          </w:rPr>
          <w:t xml:space="preserve">parabola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is the</w:t>
        </w:r>
      </w:ins>
      <w:ins w:id="270" w:author="PR Preview" w:date="2026-01-01T00:00:00Z">
        <w:r>
          <w:t xml:space="preserve"> </w:t>
        </w:r>
      </w:ins>
      <w:hyperlink r:id="rId27">
        <w:ins w:id="271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of a quadratic polynomial (</w:t>
        </w:r>
      </w:ins>
      <w:hyperlink w:anchor="def-quadratic-polynomial">
        <w:ins w:id="27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75" w:author="PR Preview" w:date="2026-01-01T00:00:00Z">
        <w:r>
          <w:t xml:space="preserve">).</w:t>
        </w:r>
      </w:ins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del w:id="276" w:author="PR Preview" w:date="2026-01-01T00:00:00Z">
        <w:r>
          <w:rPr>
            <w:b/>
            <w:bCs/>
          </w:rPr>
          <w:delText xml:space="preserve">Definition 7 (Affine function of one variable)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</w:delText>
        </w:r>
      </w:del>
      <w:del w:id="279" w:author="PR Preview" w:date="2026-01-01T00:00:00Z">
        <w:r>
          <w:delText xml:space="preserve"> </w:delText>
        </w:r>
      </w:del>
      <w:hyperlink r:id="rId11">
        <w:del w:id="28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is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rPr>
            <w:b/>
            <w:bCs/>
          </w:rPr>
          <w:delText xml:space="preserve">affine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if there are numbers</w:delText>
        </w:r>
      </w:del>
      <w:del w:id="288" w:author="PR Preview" w:date="2026-01-01T00:00:00Z">
        <w:r>
          <w:delText xml:space="preserve"> </w:delText>
        </w:r>
      </w:del>
      <m:oMath>
        <m:r>
          <m:t>m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and</w:delText>
        </w:r>
      </w:del>
      <w:del w:id="291" w:author="PR Preview" w:date="2026-01-01T00:00:00Z">
        <w:r>
          <w:delText xml:space="preserve"> </w:delText>
        </w:r>
      </w:del>
      <m:oMath>
        <m:r>
          <m:t>b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such that</w:delText>
        </w:r>
      </w:del>
    </w:p>
    <w:p>
      <w:pPr>
        <w:pStyle w:val="FirstParagraph"/>
      </w:pPr>
      <w:ins w:id="294" w:author="PR Preview" w:date="2026-01-01T00:00:00Z">
        <w:r>
          <w:rPr>
            <w:b/>
            <w:bCs/>
          </w:rPr>
          <w:t xml:space="preserve">Definition 9 (Affine function of one variable)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A</w:t>
        </w:r>
      </w:ins>
      <w:ins w:id="297" w:author="PR Preview" w:date="2026-01-01T00:00:00Z">
        <w:r>
          <w:t xml:space="preserve"> </w:t>
        </w:r>
      </w:ins>
      <w:hyperlink r:id="rId11">
        <w:ins w:id="29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rPr>
            <w:b/>
            <w:bCs/>
          </w:rPr>
          <w:t xml:space="preserve">affine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if there are numbers</w:t>
        </w:r>
      </w:ins>
      <w:ins w:id="306" w:author="PR Preview" w:date="2026-01-01T00:00:00Z">
        <w:r>
          <w:t xml:space="preserve"> </w:t>
        </w:r>
      </w:ins>
      <m:oMath>
        <m:r>
          <m:t>m</m:t>
        </m:r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m:oMath>
        <m:r>
          <m:t>b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del w:id="312" w:author="PR Preview" w:date="2026-01-01T00:00:00Z">
        <w:r>
          <w:delText xml:space="preserve">In this formula,</w:delText>
        </w:r>
      </w:del>
      <w:del w:id="313" w:author="PR Preview" w:date="2026-01-01T00:00:00Z">
        <w:r>
          <w:delText xml:space="preserve"> </w:delText>
        </w:r>
      </w:del>
      <m:oMath>
        <m:r>
          <m:t>m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is called the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rPr>
            <w:b/>
            <w:bCs/>
          </w:rPr>
          <w:delText xml:space="preserve">slope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of</w:delText>
        </w:r>
      </w:del>
      <w:del w:id="320" w:author="PR Preview" w:date="2026-01-01T00:00:00Z">
        <w:r>
          <w:delText xml:space="preserve"> </w:delText>
        </w:r>
      </w:del>
      <m:oMath>
        <m:r>
          <m:t>f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and</w:delText>
        </w:r>
      </w:del>
      <w:del w:id="323" w:author="PR Preview" w:date="2026-01-01T00:00:00Z">
        <w:r>
          <w:delText xml:space="preserve"> </w:delText>
        </w:r>
      </w:del>
      <m:oMath>
        <m:r>
          <m:t>b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its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rPr>
            <w:b/>
            <w:bCs/>
          </w:rPr>
          <w:delText xml:space="preserve">intercept</w:delText>
        </w:r>
      </w:del>
      <w:del w:id="328" w:author="PR Preview" w:date="2026-01-01T00:00:00Z">
        <w:r>
          <w:delText xml:space="preserve">.</w:delText>
        </w:r>
      </w:del>
    </w:p>
    <w:p>
      <w:pPr>
        <w:pStyle w:val="BodyText"/>
      </w:pPr>
      <w:del w:id="329" w:author="PR Preview" w:date="2026-01-01T00:00:00Z">
        <w:r>
          <w:rPr>
            <w:b/>
            <w:bCs/>
          </w:rPr>
          <w:delText xml:space="preserve">Definition 8 (Linear function of one variable)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A function</w:delText>
        </w:r>
      </w:del>
      <w:del w:id="3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is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rPr>
            <w:b/>
            <w:bCs/>
          </w:rPr>
          <w:delText xml:space="preserve">linear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if it is affine (</w:delText>
        </w:r>
      </w:del>
      <w:hyperlink w:anchor="def-affine-function">
        <w:del w:id="33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40" w:author="PR Preview" w:date="2026-01-01T00:00:00Z">
        <w:r>
          <w:delText xml:space="preserve">) with intercept</w:delText>
        </w:r>
      </w:del>
      <w:del w:id="341" w:author="PR Preview" w:date="2026-01-01T00:00:00Z">
        <w:r>
          <w:delText xml:space="preserve"> </w:delText>
        </w:r>
      </w:del>
      <m:oMath>
        <m:r>
          <m:t>0</m:t>
        </m:r>
      </m:oMath>
      <w:del w:id="342" w:author="PR Preview" w:date="2026-01-01T00:00:00Z">
        <w:r>
          <w:delText xml:space="preserve">;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that is, if there is a number</w:delText>
        </w:r>
      </w:del>
      <w:del w:id="345" w:author="PR Preview" w:date="2026-01-01T00:00:00Z">
        <w:r>
          <w:delText xml:space="preserve"> </w:delText>
        </w:r>
      </w:del>
      <m:oMath>
        <m:r>
          <m:t>m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such that</w:delText>
        </w:r>
      </w:del>
    </w:p>
    <w:p>
      <w:pPr>
        <w:pStyle w:val="FirstParagraph"/>
      </w:pPr>
      <w:ins w:id="348" w:author="PR Preview" w:date="2026-01-01T00:00:00Z">
        <w:r>
          <w:rPr>
            <w:b/>
            <w:bCs/>
          </w:rPr>
          <w:t xml:space="preserve">Definition 10 (Slope)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In the formula</w:t>
        </w:r>
      </w:ins>
      <w:ins w:id="3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for an affine function</w:t>
        </w:r>
      </w:ins>
      <w:ins w:id="354" w:author="PR Preview" w:date="2026-01-01T00:00:00Z">
        <w:r>
          <w:t xml:space="preserve"> </w:t>
        </w:r>
      </w:ins>
      <m:oMath>
        <m:r>
          <m:t>f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(</w:t>
        </w:r>
      </w:ins>
      <w:hyperlink w:anchor="def-affine-function">
        <w:ins w:id="35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58" w:author="PR Preview" w:date="2026-01-01T00:00:00Z">
        <w:r>
          <w:t xml:space="preserve">),</w:t>
        </w:r>
      </w:ins>
      <w:ins w:id="359" w:author="PR Preview" w:date="2026-01-01T00:00:00Z">
        <w:r>
          <w:t xml:space="preserve"> </w:t>
        </w:r>
      </w:ins>
      <m:oMath>
        <m:r>
          <m:t>m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called the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rPr>
            <w:b/>
            <w:bCs/>
          </w:rPr>
          <w:t xml:space="preserve">slope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of</w:t>
        </w:r>
      </w:ins>
      <w:ins w:id="366" w:author="PR Preview" w:date="2026-01-01T00:00:00Z">
        <w:r>
          <w:t xml:space="preserve"> </w:t>
        </w:r>
      </w:ins>
      <m:oMath>
        <m:r>
          <m:t>f</m:t>
        </m:r>
      </m:oMath>
      <w:ins w:id="367" w:author="PR Preview" w:date="2026-01-01T00:00:00Z">
        <w:r>
          <w:t xml:space="preserve">.</w:t>
        </w:r>
      </w:ins>
    </w:p>
    <w:bookmarkEnd w:id="32"/>
    <w:bookmarkStart w:id="33" w:name="def-intercept"/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Definition 11 (Intercept)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In the formula</w:t>
        </w:r>
      </w:ins>
      <w:ins w:id="3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for an affine function</w:t>
        </w:r>
      </w:ins>
      <w:ins w:id="374" w:author="PR Preview" w:date="2026-01-01T00:00:00Z">
        <w:r>
          <w:t xml:space="preserve"> </w:t>
        </w:r>
      </w:ins>
      <m:oMath>
        <m:r>
          <m:t>f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(</w:t>
        </w:r>
      </w:ins>
      <w:hyperlink w:anchor="def-affine-function">
        <w:ins w:id="37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78" w:author="PR Preview" w:date="2026-01-01T00:00:00Z">
        <w:r>
          <w:t xml:space="preserve">),</w:t>
        </w:r>
      </w:ins>
      <w:ins w:id="379" w:author="PR Preview" w:date="2026-01-01T00:00:00Z">
        <w:r>
          <w:t xml:space="preserve"> </w:t>
        </w:r>
      </w:ins>
      <m:oMath>
        <m:r>
          <m:t>b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called the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rPr>
            <w:b/>
            <w:bCs/>
          </w:rPr>
          <w:t xml:space="preserve">intercept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of</w:t>
        </w:r>
      </w:ins>
      <w:ins w:id="386" w:author="PR Preview" w:date="2026-01-01T00:00:00Z">
        <w:r>
          <w:t xml:space="preserve"> </w:t>
        </w:r>
      </w:ins>
      <m:oMath>
        <m:r>
          <m:t>f</m:t>
        </m:r>
      </m:oMath>
      <w:ins w:id="387" w:author="PR Preview" w:date="2026-01-01T00:00:00Z">
        <w:r>
          <w:t xml:space="preserve">.</w:t>
        </w:r>
      </w:ins>
    </w:p>
    <w:bookmarkEnd w:id="33"/>
    <w:bookmarkStart w:id="34" w:name="def-linear-function"/>
    <w:p>
      <w:pPr>
        <w:pStyle w:val="BodyText"/>
      </w:pPr>
      <w:ins w:id="388" w:author="PR Preview" w:date="2026-01-01T00:00:00Z">
        <w:r>
          <w:rPr>
            <w:b/>
            <w:bCs/>
          </w:rPr>
          <w:t xml:space="preserve">Definition 12 (Linear function of one variable)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A function</w:t>
        </w:r>
      </w:ins>
      <w:ins w:id="3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rPr>
            <w:b/>
            <w:bCs/>
          </w:rPr>
          <w:t xml:space="preserve">linear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if it is affine (</w:t>
        </w:r>
      </w:ins>
      <w:hyperlink w:anchor="def-affine-function">
        <w:ins w:id="39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99" w:author="PR Preview" w:date="2026-01-01T00:00:00Z">
        <w:r>
          <w:t xml:space="preserve">) with intercept</w:t>
        </w:r>
      </w:ins>
      <w:ins w:id="400" w:author="PR Preview" w:date="2026-01-01T00:00:00Z">
        <w:r>
          <w:t xml:space="preserve"> </w:t>
        </w:r>
      </w:ins>
      <m:oMath>
        <m:r>
          <m:t>0</m:t>
        </m:r>
      </m:oMath>
      <w:ins w:id="401" w:author="PR Preview" w:date="2026-01-01T00:00:00Z">
        <w:r>
          <w:t xml:space="preserve">;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that is, if there is a number</w:t>
        </w:r>
      </w:ins>
      <w:ins w:id="404" w:author="PR Preview" w:date="2026-01-01T00:00:00Z">
        <w:r>
          <w:t xml:space="preserve"> </w:t>
        </w:r>
      </w:ins>
      <m:oMath>
        <m:r>
          <m:t>m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del w:id="407" w:author="PR Preview" w:date="2026-01-01T00:00:00Z">
        <w:r>
          <w:rPr>
            <w:b/>
            <w:bCs/>
          </w:rPr>
          <w:delText xml:space="preserve">Theorem 1 (Intercept and slope of an affine function)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Let</w:delText>
        </w:r>
      </w:del>
      <w:del w:id="4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be an affine function (</w:delText>
        </w:r>
      </w:del>
      <w:hyperlink w:anchor="def-affine-function">
        <w:del w:id="41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14" w:author="PR Preview" w:date="2026-01-01T00:00:00Z">
        <w:r>
          <w:delText xml:space="preserve">).</w:delText>
        </w:r>
      </w:del>
    </w:p>
    <w:p>
      <w:pPr>
        <w:pStyle w:val="FirstParagraph"/>
      </w:pPr>
      <w:ins w:id="415" w:author="PR Preview" w:date="2026-01-01T00:00:00Z">
        <w:r>
          <w:rPr>
            <w:b/>
            <w:bCs/>
          </w:rPr>
          <w:t xml:space="preserve">Theorem 1 (Intercept and slope of an affine function)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Let</w:t>
        </w:r>
      </w:ins>
      <w:ins w:id="4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be an affine function (</w:t>
        </w:r>
      </w:ins>
      <w:hyperlink w:anchor="def-affine-function">
        <w:ins w:id="42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2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del w:id="423" w:author="PR Preview" w:date="2026-01-01T00:00:00Z">
        <w:r>
          <w:rPr>
            <w:b/>
            <w:bCs/>
          </w:rPr>
          <w:delText xml:space="preserve">Definition 9 (Limit of a sequence)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A</w:delText>
        </w:r>
      </w:del>
      <w:del w:id="426" w:author="PR Preview" w:date="2026-01-01T00:00:00Z">
        <w:r>
          <w:delText xml:space="preserve"> </w:delText>
        </w:r>
      </w:del>
      <w:hyperlink r:id="rId41">
        <w:del w:id="427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of real numbers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rPr>
            <w:b/>
            <w:bCs/>
          </w:rPr>
          <w:delText xml:space="preserve">converges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to a real number</w:delText>
        </w:r>
      </w:del>
      <w:del w:id="435" w:author="PR Preview" w:date="2026-01-01T00:00:00Z">
        <w:r>
          <w:delText xml:space="preserve"> </w:delText>
        </w:r>
      </w:del>
      <m:oMath>
        <m:r>
          <m:t>L</m:t>
        </m:r>
      </m:oMath>
      <w:del w:id="436" w:author="PR Preview" w:date="2026-01-01T00:00:00Z">
        <w:r>
          <w:delText xml:space="preserve">,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written</w:delText>
        </w:r>
      </w:del>
      <w:del w:id="43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or</w:delText>
        </w:r>
      </w:del>
      <w:del w:id="44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if for every</w:delText>
        </w:r>
      </w:del>
      <w:del w:id="44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there is a natural number</w:delText>
        </w:r>
      </w:del>
      <w:del w:id="449" w:author="PR Preview" w:date="2026-01-01T00:00:00Z">
        <w:r>
          <w:delText xml:space="preserve"> </w:delText>
        </w:r>
      </w:del>
      <m:oMath>
        <m:r>
          <m:t>N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such that</w:delText>
        </w:r>
      </w:del>
    </w:p>
    <w:p>
      <w:pPr>
        <w:pStyle w:val="FirstParagraph"/>
      </w:pPr>
      <w:ins w:id="452" w:author="PR Preview" w:date="2026-01-01T00:00:00Z">
        <w:r>
          <w:rPr>
            <w:b/>
            <w:bCs/>
          </w:rPr>
          <w:t xml:space="preserve">Definition 13 (Limit of a sequence)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 real number</w:t>
        </w:r>
      </w:ins>
      <w:ins w:id="455" w:author="PR Preview" w:date="2026-01-01T00:00:00Z">
        <w:r>
          <w:t xml:space="preserve"> </w:t>
        </w:r>
      </w:ins>
      <m:oMath>
        <m:r>
          <m:t>L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is the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rPr>
            <w:b/>
            <w:bCs/>
          </w:rPr>
          <w:t xml:space="preserve">limit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of a</w:t>
        </w:r>
      </w:ins>
      <w:ins w:id="462" w:author="PR Preview" w:date="2026-01-01T00:00:00Z">
        <w:r>
          <w:t xml:space="preserve"> </w:t>
        </w:r>
      </w:ins>
      <w:hyperlink r:id="rId41">
        <w:ins w:id="463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of real numbers,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written</w:t>
        </w:r>
      </w:ins>
      <w:ins w:id="46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or</w:t>
        </w:r>
      </w:ins>
      <w:ins w:id="4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473" w:author="PR Preview" w:date="2026-01-01T00:00:00Z">
        <w:r>
          <w:t xml:space="preserve">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if for every</w:t>
        </w:r>
      </w:ins>
      <w:ins w:id="47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there is a natural number</w:t>
        </w:r>
      </w:ins>
      <w:ins w:id="479" w:author="PR Preview" w:date="2026-01-01T00:00:00Z">
        <w:r>
          <w:t xml:space="preserve"> </w:t>
        </w:r>
      </w:ins>
      <m:oMath>
        <m:r>
          <m:t>N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del w:id="482" w:author="PR Preview" w:date="2026-01-01T00:00:00Z">
        <w:r>
          <w:delText xml:space="preserve">Then</w:delText>
        </w:r>
      </w:del>
      <w:del w:id="483" w:author="PR Preview" w:date="2026-01-01T00:00:00Z">
        <w:r>
          <w:delText xml:space="preserve"> </w:delText>
        </w:r>
      </w:del>
      <m:oMath>
        <m:r>
          <m:t>L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the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rPr>
            <w:b/>
            <w:bCs/>
          </w:rPr>
          <w:delText xml:space="preserve">limit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of the sequence.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 sequence that converges to some real number is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rPr>
            <w:b/>
            <w:bCs/>
          </w:rPr>
          <w:delText xml:space="preserve">convergent</w:delText>
        </w:r>
      </w:del>
      <w:del w:id="494" w:author="PR Preview" w:date="2026-01-01T00:00:00Z">
        <w:r>
          <w:delText xml:space="preserve">,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and a sequence that does not converge to any real number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rPr>
            <w:b/>
            <w:bCs/>
          </w:rPr>
          <w:delText xml:space="preserve">diverges</w:delText>
        </w:r>
      </w:del>
      <w:del w:id="499" w:author="PR Preview" w:date="2026-01-01T00:00:00Z">
        <w:r>
          <w:delText xml:space="preserve">.</w:delText>
        </w:r>
      </w:del>
    </w:p>
    <w:p>
      <w:pPr>
        <w:pStyle w:val="BodyText"/>
      </w:pPr>
      <w:del w:id="500" w:author="PR Preview" w:date="2026-01-01T00:00:00Z">
        <w:r>
          <w:rPr>
            <w:b/>
            <w:bCs/>
          </w:rPr>
          <w:delText xml:space="preserve">Example 7 (A convergent sequence and a divergent one)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converges to</w:delText>
        </w:r>
      </w:del>
      <w:del w:id="505" w:author="PR Preview" w:date="2026-01-01T00:00:00Z">
        <w:r>
          <w:delText xml:space="preserve"> </w:delText>
        </w:r>
      </w:del>
      <m:oMath>
        <m:r>
          <m:t>0</m:t>
        </m:r>
      </m:oMath>
      <w:del w:id="506" w:author="PR Preview" w:date="2026-01-01T00:00:00Z">
        <w:r>
          <w:delText xml:space="preserve">.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Given</w:delText>
        </w:r>
      </w:del>
      <w:del w:id="50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510" w:author="PR Preview" w:date="2026-01-01T00:00:00Z">
        <w:r>
          <w:delText xml:space="preserve">, take</w:delText>
        </w:r>
      </w:del>
      <w:del w:id="511" w:author="PR Preview" w:date="2026-01-01T00:00:00Z">
        <w:r>
          <w:delText xml:space="preserve"> </w:delText>
        </w:r>
      </w:del>
      <m:oMath>
        <m:r>
          <m:t>N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to be any natural number larger than</w:delText>
        </w:r>
      </w:del>
      <w:del w:id="51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del w:id="515" w:author="PR Preview" w:date="2026-01-01T00:00:00Z">
        <w:r>
          <w:delText xml:space="preserve">.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For every</w:delText>
        </w:r>
      </w:del>
      <w:del w:id="51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519" w:author="PR Preview" w:date="2026-01-01T00:00:00Z">
        <w:r>
          <w:delText xml:space="preserve">,</w:delText>
        </w:r>
      </w:del>
      <w:del w:id="5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del w:id="521" w:author="PR Preview" w:date="2026-01-01T00:00:00Z">
        <w:r>
          <w:delText xml:space="preserve">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For example, with</w:delText>
        </w:r>
      </w:del>
      <w:del w:id="52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525" w:author="PR Preview" w:date="2026-01-01T00:00:00Z">
        <w:r>
          <w:delText xml:space="preserve">, take</w:delText>
        </w:r>
      </w:del>
      <w:del w:id="5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101</m:t>
        </m:r>
      </m:oMath>
      <w:del w:id="527" w:author="PR Preview" w:date="2026-01-01T00:00:00Z">
        <w:r>
          <w:delText xml:space="preserve">: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every</w:delText>
        </w:r>
      </w:del>
      <w:del w:id="53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101</m:t>
        </m:r>
      </m:oMath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has</w:delText>
        </w:r>
      </w:del>
      <w:del w:id="53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del w:id="53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diverges.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For any real number</w:delText>
        </w:r>
      </w:del>
      <w:del w:id="539" w:author="PR Preview" w:date="2026-01-01T00:00:00Z">
        <w:r>
          <w:delText xml:space="preserve"> </w:delText>
        </w:r>
      </w:del>
      <m:oMath>
        <m:r>
          <m:t>L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and</w:delText>
        </w:r>
      </w:del>
      <w:del w:id="542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</m:t>
        </m:r>
      </m:oMath>
      <w:del w:id="543" w:author="PR Preview" w:date="2026-01-01T00:00:00Z">
        <w:r>
          <w:delText xml:space="preserve">,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every</w:delText>
        </w:r>
      </w:del>
      <w:del w:id="5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has</w:delText>
        </w:r>
      </w:del>
      <w:del w:id="5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del w:id="550" w:author="PR Preview" w:date="2026-01-01T00:00:00Z">
        <w:r>
          <w:delText xml:space="preserve">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so no</w:delText>
        </w:r>
      </w:del>
      <w:del w:id="553" w:author="PR Preview" w:date="2026-01-01T00:00:00Z">
        <w:r>
          <w:delText xml:space="preserve"> </w:delText>
        </w:r>
      </w:del>
      <m:oMath>
        <m:r>
          <m:t>N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works.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For example, with</w:delText>
        </w:r>
      </w:del>
      <w:del w:id="558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5</m:t>
        </m:r>
      </m:oMath>
      <w:del w:id="559" w:author="PR Preview" w:date="2026-01-01T00:00:00Z">
        <w:r>
          <w:delText xml:space="preserve">, every</w:delText>
        </w:r>
      </w:del>
      <w:del w:id="5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7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has</w:delText>
        </w:r>
      </w:del>
      <w:del w:id="5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del w:id="564" w:author="PR Preview" w:date="2026-01-01T00:00:00Z">
        <w:r>
          <w:delText xml:space="preserve">.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It diverges to</w:delText>
        </w:r>
      </w:del>
      <w:del w:id="56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568" w:author="PR Preview" w:date="2026-01-01T00:00:00Z">
        <w:r>
          <w:delText xml:space="preserve">: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for every real number</w:delText>
        </w:r>
      </w:del>
      <w:del w:id="571" w:author="PR Preview" w:date="2026-01-01T00:00:00Z">
        <w:r>
          <w:delText xml:space="preserve"> </w:delText>
        </w:r>
      </w:del>
      <m:oMath>
        <m:r>
          <m:t>M</m:t>
        </m:r>
      </m:oMath>
      <w:del w:id="572" w:author="PR Preview" w:date="2026-01-01T00:00:00Z">
        <w:r>
          <w:delText xml:space="preserve">, every</w:delText>
        </w:r>
      </w:del>
      <w:del w:id="5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has</w:delText>
        </w:r>
      </w:del>
      <w:del w:id="57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when</w:delText>
        </w:r>
      </w:del>
      <w:del w:id="579" w:author="PR Preview" w:date="2026-01-01T00:00:00Z">
        <w:r>
          <w:delText xml:space="preserve"> </w:delText>
        </w:r>
      </w:del>
      <m:oMath>
        <m:r>
          <m:t>N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is a natural number larger than</w:delText>
        </w:r>
      </w:del>
      <w:del w:id="582" w:author="PR Preview" w:date="2026-01-01T00:00:00Z">
        <w:r>
          <w:delText xml:space="preserve"> </w:delText>
        </w:r>
      </w:del>
      <m:oMath>
        <m:r>
          <m:t>M</m:t>
        </m:r>
      </m:oMath>
      <w:del w:id="583" w:author="PR Preview" w:date="2026-01-01T00:00:00Z">
        <w:r>
          <w:delText xml:space="preserve">.</w:delText>
        </w:r>
      </w:del>
    </w:p>
    <w:p>
      <w:pPr>
        <w:pStyle w:val="FirstParagraph"/>
      </w:pPr>
      <w:del w:id="584" w:author="PR Preview" w:date="2026-01-01T00:00:00Z">
        <w:r>
          <w:rPr>
            <w:b/>
            <w:bCs/>
          </w:rPr>
          <w:delText xml:space="preserve">Definition 10 (Divergence of a sequence to infinity)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</w:delText>
        </w:r>
      </w:del>
      <w:del w:id="587" w:author="PR Preview" w:date="2026-01-01T00:00:00Z">
        <w:r>
          <w:delText xml:space="preserve"> </w:delText>
        </w:r>
      </w:del>
      <w:hyperlink r:id="rId41">
        <w:del w:id="588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5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of real numbers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rPr>
            <w:b/>
            <w:bCs/>
          </w:rPr>
          <w:delText xml:space="preserve">diverges to</w:delText>
        </w:r>
      </w:del>
      <w:del w:id="59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595" w:author="PR Preview" w:date="2026-01-01T00:00:00Z">
        <w:r>
          <w:delText xml:space="preserve">, written</w:delText>
        </w:r>
      </w:del>
      <w:del w:id="59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if for every real number</w:delText>
        </w:r>
      </w:del>
      <w:del w:id="600" w:author="PR Preview" w:date="2026-01-01T00:00:00Z">
        <w:r>
          <w:delText xml:space="preserve"> </w:delText>
        </w:r>
      </w:del>
      <m:oMath>
        <m:r>
          <m:t>M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there is a natural number</w:delText>
        </w:r>
      </w:del>
      <w:del w:id="603" w:author="PR Preview" w:date="2026-01-01T00:00:00Z">
        <w:r>
          <w:delText xml:space="preserve"> </w:delText>
        </w:r>
      </w:del>
      <m:oMath>
        <m:r>
          <m:t>N</m:t>
        </m:r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such that</w:delText>
        </w:r>
      </w:del>
      <w:del w:id="60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for every</w:delText>
        </w:r>
      </w:del>
      <w:del w:id="60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610" w:author="PR Preview" w:date="2026-01-01T00:00:00Z">
        <w:r>
          <w:delText xml:space="preserve">.</w:delText>
        </w:r>
      </w:del>
    </w:p>
    <w:p>
      <w:pPr>
        <w:pStyle w:val="FirstParagraph"/>
      </w:pPr>
      <w:ins w:id="611" w:author="PR Preview" w:date="2026-01-01T00:00:00Z">
        <w:r>
          <w:rPr>
            <w:b/>
            <w:bCs/>
          </w:rPr>
          <w:t xml:space="preserve">Example 7 (The limit of a sequence)</w:t>
        </w:r>
      </w:ins>
      <w:ins w:id="6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has limit</w:t>
        </w:r>
      </w:ins>
      <w:ins w:id="615" w:author="PR Preview" w:date="2026-01-01T00:00:00Z">
        <w:r>
          <w:t xml:space="preserve"> </w:t>
        </w:r>
      </w:ins>
      <m:oMath>
        <m:r>
          <m:t>0</m:t>
        </m:r>
      </m:oMath>
      <w:ins w:id="616" w:author="PR Preview" w:date="2026-01-01T00:00:00Z">
        <w:r>
          <w:t xml:space="preserve">.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Given</w:t>
        </w:r>
      </w:ins>
      <w:ins w:id="61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620" w:author="PR Preview" w:date="2026-01-01T00:00:00Z">
        <w:r>
          <w:t xml:space="preserve">, take</w:t>
        </w:r>
      </w:ins>
      <w:ins w:id="621" w:author="PR Preview" w:date="2026-01-01T00:00:00Z">
        <w:r>
          <w:t xml:space="preserve"> </w:t>
        </w:r>
      </w:ins>
      <m:oMath>
        <m:r>
          <m:t>N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to be any natural number larger than</w:t>
        </w:r>
      </w:ins>
      <w:ins w:id="62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ins w:id="625" w:author="PR Preview" w:date="2026-01-01T00:00:00Z">
        <w:r>
          <w:t xml:space="preserve">.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For every</w:t>
        </w:r>
      </w:ins>
      <w:ins w:id="6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629" w:author="PR Preview" w:date="2026-01-01T00:00:00Z">
        <w:r>
          <w:t xml:space="preserve">,</w:t>
        </w:r>
      </w:ins>
      <w:ins w:id="63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ins w:id="631" w:author="PR Preview" w:date="2026-01-01T00:00:00Z">
        <w:r>
          <w:t xml:space="preserve">.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For example, with</w:t>
        </w:r>
      </w:ins>
      <w:ins w:id="63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635" w:author="PR Preview" w:date="2026-01-01T00:00:00Z">
        <w:r>
          <w:t xml:space="preserve">, take</w:t>
        </w:r>
      </w:ins>
      <w:ins w:id="6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101</m:t>
        </m:r>
      </m:oMath>
      <w:ins w:id="637" w:author="PR Preview" w:date="2026-01-01T00:00:00Z">
        <w:r>
          <w:t xml:space="preserve">: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every</w:t>
        </w:r>
      </w:ins>
      <w:ins w:id="64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101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has</w:t>
        </w:r>
      </w:ins>
      <w:ins w:id="64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ins w:id="644" w:author="PR Preview" w:date="2026-01-01T00:00:00Z">
        <w:r>
          <w:t xml:space="preserve">.</w:t>
        </w:r>
      </w:ins>
    </w:p>
    <w:bookmarkEnd w:id="43"/>
    <w:bookmarkStart w:id="44" w:name="def-convergent-sequence"/>
    <w:p>
      <w:pPr>
        <w:pStyle w:val="BodyText"/>
      </w:pPr>
      <w:ins w:id="645" w:author="PR Preview" w:date="2026-01-01T00:00:00Z">
        <w:r>
          <w:rPr>
            <w:b/>
            <w:bCs/>
          </w:rPr>
          <w:t xml:space="preserve">Definition 14 (Convergent sequence (converges))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A sequence</w:t>
        </w:r>
      </w:ins>
      <w:ins w:id="6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of real numbers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rPr>
            <w:b/>
            <w:bCs/>
          </w:rPr>
          <w:t xml:space="preserve">converges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to a real number</w:t>
        </w:r>
      </w:ins>
      <w:ins w:id="655" w:author="PR Preview" w:date="2026-01-01T00:00:00Z">
        <w:r>
          <w:t xml:space="preserve"> </w:t>
        </w:r>
      </w:ins>
      <m:oMath>
        <m:r>
          <m:t>L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if</w:t>
        </w:r>
      </w:ins>
      <w:ins w:id="658" w:author="PR Preview" w:date="2026-01-01T00:00:00Z">
        <w:r>
          <w:t xml:space="preserve"> </w:t>
        </w:r>
      </w:ins>
      <m:oMath>
        <m:r>
          <m:t>L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is its limit (</w:t>
        </w:r>
      </w:ins>
      <w:hyperlink w:anchor="def-sequence-limit">
        <w:ins w:id="66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662" w:author="PR Preview" w:date="2026-01-01T00:00:00Z">
        <w:r>
          <w:t xml:space="preserve">).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A sequence that converges to some real number is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rPr>
            <w:b/>
            <w:bCs/>
          </w:rPr>
          <w:t xml:space="preserve">convergent</w:t>
        </w:r>
      </w:ins>
      <w:ins w:id="667" w:author="PR Preview" w:date="2026-01-01T00:00:00Z">
        <w:r>
          <w:t xml:space="preserve">.</w:t>
        </w:r>
      </w:ins>
    </w:p>
    <w:bookmarkEnd w:id="44"/>
    <w:bookmarkStart w:id="45" w:name="exm-convergent-sequence"/>
    <w:p>
      <w:pPr>
        <w:pStyle w:val="BodyText"/>
      </w:pPr>
      <w:ins w:id="668" w:author="PR Preview" w:date="2026-01-01T00:00:00Z">
        <w:r>
          <w:rPr>
            <w:b/>
            <w:bCs/>
          </w:rPr>
          <w:t xml:space="preserve">Example 8 (A convergent sequence)</w:t>
        </w:r>
      </w:ins>
      <w:ins w:id="66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converges to</w:t>
        </w:r>
      </w:ins>
      <w:ins w:id="672" w:author="PR Preview" w:date="2026-01-01T00:00:00Z">
        <w:r>
          <w:t xml:space="preserve"> </w:t>
        </w:r>
      </w:ins>
      <m:oMath>
        <m:r>
          <m:t>0</m:t>
        </m:r>
      </m:oMath>
      <w:ins w:id="673" w:author="PR Preview" w:date="2026-01-01T00:00:00Z">
        <w:r>
          <w:t xml:space="preserve">, because</w:t>
        </w:r>
      </w:ins>
      <w:ins w:id="674" w:author="PR Preview" w:date="2026-01-01T00:00:00Z">
        <w:r>
          <w:t xml:space="preserve"> </w:t>
        </w:r>
      </w:ins>
      <m:oMath>
        <m:r>
          <m:t>0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is its limit (</w:t>
        </w:r>
      </w:ins>
      <w:hyperlink w:anchor="exm-sequence-limit">
        <w:ins w:id="67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678" w:author="PR Preview" w:date="2026-01-01T00:00:00Z">
        <w:r>
          <w:t xml:space="preserve">),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so</w:t>
        </w:r>
      </w:ins>
      <w:ins w:id="68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is convergent.</w:t>
        </w:r>
      </w:ins>
    </w:p>
    <w:bookmarkEnd w:id="45"/>
    <w:bookmarkStart w:id="46" w:name="def-divergent-sequence"/>
    <w:p>
      <w:pPr>
        <w:pStyle w:val="BodyText"/>
      </w:pPr>
      <w:ins w:id="684" w:author="PR Preview" w:date="2026-01-01T00:00:00Z">
        <w:r>
          <w:rPr>
            <w:b/>
            <w:bCs/>
          </w:rPr>
          <w:t xml:space="preserve">Definition 15 (Divergent sequence (diverges))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 sequence that does not converge (</w:t>
        </w:r>
      </w:ins>
      <w:hyperlink w:anchor="def-convergent-sequence">
        <w:ins w:id="68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88" w:author="PR Preview" w:date="2026-01-01T00:00:00Z">
        <w:r>
          <w:t xml:space="preserve">) to any real number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rPr>
            <w:b/>
            <w:bCs/>
          </w:rPr>
          <w:t xml:space="preserve">diverges</w:t>
        </w:r>
      </w:ins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and a sequence that diverges is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rPr>
            <w:b/>
            <w:bCs/>
          </w:rPr>
          <w:t xml:space="preserve">divergent</w:t>
        </w:r>
      </w:ins>
      <w:ins w:id="696" w:author="PR Preview" w:date="2026-01-01T00:00:00Z">
        <w:r>
          <w:t xml:space="preserve">.</w:t>
        </w:r>
      </w:ins>
    </w:p>
    <w:bookmarkEnd w:id="46"/>
    <w:bookmarkStart w:id="47" w:name="exm-divergent-sequence"/>
    <w:p>
      <w:pPr>
        <w:pStyle w:val="BodyText"/>
      </w:pPr>
      <w:ins w:id="697" w:author="PR Preview" w:date="2026-01-01T00:00:00Z">
        <w:r>
          <w:rPr>
            <w:b/>
            <w:bCs/>
          </w:rPr>
          <w:t xml:space="preserve">Example 9 (A divergent sequence)</w:t>
        </w:r>
      </w:ins>
      <w:ins w:id="69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diverges.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For any real number</w:t>
        </w:r>
      </w:ins>
      <w:ins w:id="703" w:author="PR Preview" w:date="2026-01-01T00:00:00Z">
        <w:r>
          <w:t xml:space="preserve"> </w:t>
        </w:r>
      </w:ins>
      <m:oMath>
        <m:r>
          <m:t>L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and</w:t>
        </w:r>
      </w:ins>
      <w:ins w:id="70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</m:t>
        </m:r>
      </m:oMath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every</w:t>
        </w:r>
      </w:ins>
      <w:ins w:id="7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has</w:t>
        </w:r>
      </w:ins>
      <w:ins w:id="71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so no</w:t>
        </w:r>
      </w:ins>
      <w:ins w:id="717" w:author="PR Preview" w:date="2026-01-01T00:00:00Z">
        <w:r>
          <w:t xml:space="preserve"> </w:t>
        </w:r>
      </w:ins>
      <m:oMath>
        <m:r>
          <m:t>N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works.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For example, with</w:t>
        </w:r>
      </w:ins>
      <w:ins w:id="72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5</m:t>
        </m:r>
      </m:oMath>
      <w:ins w:id="723" w:author="PR Preview" w:date="2026-01-01T00:00:00Z">
        <w:r>
          <w:t xml:space="preserve">, every</w:t>
        </w:r>
      </w:ins>
      <w:ins w:id="7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7</m:t>
        </m:r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has</w:t>
        </w:r>
      </w:ins>
      <w:ins w:id="72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728" w:author="PR Preview" w:date="2026-01-01T00:00:00Z">
        <w:r>
          <w:t xml:space="preserve">.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It diverges to</w:t>
        </w:r>
      </w:ins>
      <w:ins w:id="73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732" w:author="PR Preview" w:date="2026-01-01T00:00:00Z">
        <w:r>
          <w:t xml:space="preserve">: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for every real number</w:t>
        </w:r>
      </w:ins>
      <w:ins w:id="735" w:author="PR Preview" w:date="2026-01-01T00:00:00Z">
        <w:r>
          <w:t xml:space="preserve"> </w:t>
        </w:r>
      </w:ins>
      <m:oMath>
        <m:r>
          <m:t>M</m:t>
        </m:r>
      </m:oMath>
      <w:ins w:id="736" w:author="PR Preview" w:date="2026-01-01T00:00:00Z">
        <w:r>
          <w:t xml:space="preserve">, every</w:t>
        </w:r>
      </w:ins>
      <w:ins w:id="7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has</w:t>
        </w:r>
      </w:ins>
      <w:ins w:id="74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when</w:t>
        </w:r>
      </w:ins>
      <w:ins w:id="743" w:author="PR Preview" w:date="2026-01-01T00:00:00Z">
        <w:r>
          <w:t xml:space="preserve"> </w:t>
        </w:r>
      </w:ins>
      <m:oMath>
        <m:r>
          <m:t>N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is a natural number larger than</w:t>
        </w:r>
      </w:ins>
      <w:ins w:id="746" w:author="PR Preview" w:date="2026-01-01T00:00:00Z">
        <w:r>
          <w:t xml:space="preserve"> </w:t>
        </w:r>
      </w:ins>
      <m:oMath>
        <m:r>
          <m:t>M</m:t>
        </m:r>
      </m:oMath>
      <w:ins w:id="747" w:author="PR Preview" w:date="2026-01-01T00:00:00Z">
        <w:r>
          <w:t xml:space="preserve">.</w:t>
        </w:r>
      </w:ins>
    </w:p>
    <w:bookmarkEnd w:id="47"/>
    <w:bookmarkStart w:id="48" w:name="def-diverges-to-infinity"/>
    <w:p>
      <w:pPr>
        <w:pStyle w:val="BodyText"/>
      </w:pPr>
      <w:ins w:id="748" w:author="PR Preview" w:date="2026-01-01T00:00:00Z">
        <w:r>
          <w:rPr>
            <w:b/>
            <w:bCs/>
          </w:rPr>
          <w:t xml:space="preserve">Definition 16 (Divergence of a sequence to infinity)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</w:t>
        </w:r>
      </w:ins>
      <w:ins w:id="751" w:author="PR Preview" w:date="2026-01-01T00:00:00Z">
        <w:r>
          <w:t xml:space="preserve"> </w:t>
        </w:r>
      </w:ins>
      <w:hyperlink r:id="rId41">
        <w:ins w:id="752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7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of real numbers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rPr>
            <w:b/>
            <w:bCs/>
          </w:rPr>
          <w:t xml:space="preserve">diverges to</w:t>
        </w:r>
      </w:ins>
      <w:ins w:id="75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759" w:author="PR Preview" w:date="2026-01-01T00:00:00Z">
        <w:r>
          <w:t xml:space="preserve">, written</w:t>
        </w:r>
      </w:ins>
      <w:ins w:id="7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61" w:author="PR Preview" w:date="2026-01-01T00:00:00Z">
        <w:r>
          <w:t xml:space="preserve">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if for every real number</w:t>
        </w:r>
      </w:ins>
      <w:ins w:id="764" w:author="PR Preview" w:date="2026-01-01T00:00:00Z">
        <w:r>
          <w:t xml:space="preserve"> </w:t>
        </w:r>
      </w:ins>
      <m:oMath>
        <m:r>
          <m:t>M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there is a natural number</w:t>
        </w:r>
      </w:ins>
      <w:ins w:id="767" w:author="PR Preview" w:date="2026-01-01T00:00:00Z">
        <w:r>
          <w:t xml:space="preserve"> </w:t>
        </w:r>
      </w:ins>
      <m:oMath>
        <m:r>
          <m:t>N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such that</w:t>
        </w:r>
      </w:ins>
      <w:ins w:id="77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for every</w:t>
        </w:r>
      </w:ins>
      <w:ins w:id="7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774" w:author="PR Preview" w:date="2026-01-01T00:00:00Z">
        <w:r>
          <w:t xml:space="preserve">.</w:t>
        </w:r>
      </w:ins>
    </w:p>
    <w:bookmarkEnd w:id="48"/>
    <w:bookmarkEnd w:id="49"/>
    <w:bookmarkStart w:id="103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Definition 11 (Exponential function)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The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rPr>
            <w:b/>
            <w:bCs/>
          </w:rPr>
          <w:delText xml:space="preserve">exponential function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is</w:delText>
        </w:r>
      </w:del>
    </w:p>
    <w:p>
      <w:pPr>
        <w:pStyle w:val="FirstParagraph"/>
      </w:pPr>
      <w:ins w:id="783" w:author="PR Preview" w:date="2026-01-01T00:00:00Z">
        <w:r>
          <w:rPr>
            <w:b/>
            <w:bCs/>
          </w:rPr>
          <w:t xml:space="preserve">Definition 17 (Exponential function)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The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rPr>
            <w:b/>
            <w:bCs/>
          </w:rPr>
          <w:t xml:space="preserve">exponential function</w:t>
        </w:r>
      </w:ins>
      <w:ins w:id="78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del w:id="791" w:author="PR Preview" w:date="2026-01-01T00:00:00Z">
        <w:r>
          <w:rPr>
            <w:b/>
            <w:bCs/>
          </w:rPr>
          <w:delText xml:space="preserve">Example 8 (Approximating</w:delText>
        </w:r>
      </w:del>
      <w:del w:id="79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793" w:author="PR Preview" w:date="2026-01-01T00:00:00Z">
        <w:r>
          <w:rPr>
            <w:b/>
            <w:bCs/>
          </w:rPr>
          <w:delText xml:space="preserve">)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For</w:delText>
        </w:r>
      </w:del>
      <w:del w:id="79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797" w:author="PR Preview" w:date="2026-01-01T00:00:00Z">
        <w:r>
          <w:delText xml:space="preserve">, the terms</w:delText>
        </w:r>
      </w:del>
      <w:del w:id="7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are:</w:delText>
        </w:r>
      </w:del>
    </w:p>
    <w:p>
      <w:pPr>
        <w:pStyle w:val="BodyText"/>
      </w:pPr>
      <w:ins w:id="801" w:author="PR Preview" w:date="2026-01-01T00:00:00Z">
        <w:r>
          <w:rPr>
            <w:b/>
            <w:bCs/>
          </w:rPr>
          <w:t xml:space="preserve">Example 10 (Approximating</w:t>
        </w:r>
      </w:ins>
      <w:ins w:id="80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803" w:author="PR Preview" w:date="2026-01-01T00:00:00Z">
        <w:r>
          <w:rPr>
            <w:b/>
            <w:bCs/>
          </w:rPr>
          <w:t xml:space="preserve">)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For</w:t>
        </w:r>
      </w:ins>
      <w:ins w:id="8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07" w:author="PR Preview" w:date="2026-01-01T00:00:00Z">
        <w:r>
          <w:t xml:space="preserve">, the terms</w:t>
        </w:r>
      </w:ins>
      <w:ins w:id="80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del w:id="811" w:author="PR Preview" w:date="2026-01-01T00:00:00Z">
        <w:r>
          <w:rPr>
            <w:b/>
            <w:bCs/>
          </w:rPr>
          <w:delText xml:space="preserve">Definition 12 (Euler’s number)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rPr>
            <w:b/>
            <w:bCs/>
          </w:rPr>
          <w:delText xml:space="preserve">Euler’s number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is</w:delText>
        </w:r>
      </w:del>
    </w:p>
    <w:p>
      <w:pPr>
        <w:pStyle w:val="BodyText"/>
      </w:pPr>
      <w:ins w:id="816" w:author="PR Preview" w:date="2026-01-01T00:00:00Z">
        <w:r>
          <w:rPr>
            <w:b/>
            <w:bCs/>
          </w:rPr>
          <w:t xml:space="preserve">Definition 18 (Euler’s number)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rPr>
            <w:b/>
            <w:bCs/>
          </w:rPr>
          <w:t xml:space="preserve">Euler’s number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del w:id="821" w:author="PR Preview" w:date="2026-01-01T00:00:00Z">
        <w:r>
          <w:rPr>
            <w:b/>
            <w:bCs/>
          </w:rPr>
          <w:delText xml:space="preserve">Example 9 (Euler’s number is irrational)</w:delText>
        </w:r>
      </w:del>
      <w:del w:id="822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is an</w:delText>
        </w:r>
      </w:del>
      <w:del w:id="825" w:author="PR Preview" w:date="2026-01-01T00:00:00Z">
        <w:r>
          <w:delText xml:space="preserve"> </w:delText>
        </w:r>
      </w:del>
      <w:hyperlink r:id="rId53">
        <w:del w:id="826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827" w:author="PR Preview" w:date="2026-01-01T00:00:00Z">
        <w:r>
          <w:delText xml:space="preserve">,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so no fraction equals it exactly.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The fraction</w:delText>
        </w:r>
      </w:del>
      <w:del w:id="83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 close,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but</w:delText>
        </w:r>
      </w:del>
      <w:del w:id="83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(see</w:delText>
        </w:r>
      </w:del>
      <w:del w:id="840" w:author="PR Preview" w:date="2026-01-01T00:00:00Z">
        <w:r>
          <w:delText xml:space="preserve"> </w:delText>
        </w:r>
      </w:del>
      <w:hyperlink r:id="rId54">
        <w:del w:id="841" w:author="PR Preview" w:date="2026-01-01T00:00:00Z">
          <w:r>
            <w:rPr>
              <w:rStyle w:val="Hyperlink"/>
            </w:rPr>
            <w:delText xml:space="preserve">Wikipedia: e (mathematical constant)</w:delText>
          </w:r>
        </w:del>
      </w:hyperlink>
      <w:del w:id="842" w:author="PR Preview" w:date="2026-01-01T00:00:00Z">
        <w:r>
          <w:delText xml:space="preserve">).</w:delText>
        </w:r>
      </w:del>
    </w:p>
    <w:p>
      <w:pPr>
        <w:pStyle w:val="BodyText"/>
      </w:pPr>
      <w:del w:id="843" w:author="PR Preview" w:date="2026-01-01T00:00:00Z">
        <w:r>
          <w:rPr>
            <w:b/>
            <w:bCs/>
          </w:rPr>
          <w:delText xml:space="preserve">Definition 13 (Natural logarithm)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For a real number</w:delText>
        </w:r>
      </w:del>
      <w:del w:id="84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847" w:author="PR Preview" w:date="2026-01-01T00:00:00Z">
        <w:r>
          <w:delText xml:space="preserve">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the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rPr>
            <w:b/>
            <w:bCs/>
          </w:rPr>
          <w:delText xml:space="preserve">natural logarithm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of</w:delText>
        </w:r>
      </w:del>
      <w:del w:id="854" w:author="PR Preview" w:date="2026-01-01T00:00:00Z">
        <w:r>
          <w:delText xml:space="preserve"> </w:delText>
        </w:r>
      </w:del>
      <m:oMath>
        <m:r>
          <m:t>a</m:t>
        </m:r>
      </m:oMath>
      <w:del w:id="855" w:author="PR Preview" w:date="2026-01-01T00:00:00Z">
        <w:r>
          <w:delText xml:space="preserve">, written</w:delText>
        </w:r>
      </w:del>
      <w:del w:id="856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is the real number</w:delText>
        </w:r>
      </w:del>
      <w:del w:id="860" w:author="PR Preview" w:date="2026-01-01T00:00:00Z">
        <w:r>
          <w:delText xml:space="preserve"> </w:delText>
        </w:r>
      </w:del>
      <m:oMath>
        <m:r>
          <m:t>y</m:t>
        </m:r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with</w:delText>
        </w:r>
      </w:del>
      <w:del w:id="86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864" w:author="PR Preview" w:date="2026-01-01T00:00:00Z">
        <w:r>
          <w:delText xml:space="preserve">.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The exponential function takes each positive value at exactly one input,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so there is exactly one such</w:delText>
        </w:r>
      </w:del>
      <w:del w:id="869" w:author="PR Preview" w:date="2026-01-01T00:00:00Z">
        <w:r>
          <w:delText xml:space="preserve"> </w:delText>
        </w:r>
      </w:del>
      <m:oMath>
        <m:r>
          <m:t>y</m:t>
        </m:r>
      </m:oMath>
      <w:del w:id="870" w:author="PR Preview" w:date="2026-01-01T00:00:00Z">
        <w:r>
          <w:delText xml:space="preserve">,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and</w:delText>
        </w:r>
      </w:del>
      <w:del w:id="87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is the</w:delText>
        </w:r>
      </w:del>
      <w:del w:id="876" w:author="PR Preview" w:date="2026-01-01T00:00:00Z">
        <w:r>
          <w:delText xml:space="preserve"> </w:delText>
        </w:r>
      </w:del>
      <w:hyperlink r:id="rId56">
        <w:del w:id="877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of</w:delText>
        </w:r>
      </w:del>
      <w:del w:id="88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(</w:delText>
        </w:r>
      </w:del>
      <w:hyperlink w:anchor="def-exponential-function">
        <w:del w:id="88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884" w:author="PR Preview" w:date="2026-01-01T00:00:00Z">
        <w:r>
          <w:delText xml:space="preserve">).</w:delText>
        </w:r>
      </w:del>
    </w:p>
    <w:p>
      <w:pPr>
        <w:pStyle w:val="BodyText"/>
      </w:pPr>
      <w:del w:id="885" w:author="PR Preview" w:date="2026-01-01T00:00:00Z">
        <w:r>
          <w:rPr>
            <w:i/>
            <w:iCs/>
          </w:rPr>
          <w:delText xml:space="preserve">Remark 3</w:delText>
        </w:r>
      </w:del>
      <w:del w:id="886" w:author="PR Preview" w:date="2026-01-01T00:00:00Z">
        <w:r>
          <w:delText xml:space="preserve"> (Other notations for the natural logarithm). </w:delText>
        </w:r>
      </w:del>
      <w:del w:id="887" w:author="PR Preview" w:date="2026-01-01T00:00:00Z">
        <w:r>
          <w:delText xml:space="preserve">In these notes,</w:delText>
        </w:r>
      </w:del>
      <w:del w:id="88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 always the natural logarithm,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the logarithm with base</w:delText>
        </w:r>
      </w:del>
      <w:del w:id="893" w:author="PR Preview" w:date="2026-01-01T00:00:00Z">
        <w:r>
          <w:delText xml:space="preserve"> </w:delText>
        </w:r>
      </w:del>
      <m:oMath>
        <m:r>
          <m:t>e</m:t>
        </m:r>
      </m:oMath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(</w:delText>
        </w:r>
      </w:del>
      <w:hyperlink w:anchor="def-euler-number">
        <w:del w:id="896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97" w:author="PR Preview" w:date="2026-01-01T00:00:00Z">
        <w:r>
          <w:delText xml:space="preserve">).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Some sources write</w:delText>
        </w:r>
      </w:del>
      <w:del w:id="900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for the natural logarithm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and reserve</w:delText>
        </w:r>
      </w:del>
      <w:del w:id="90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908" w:author="PR Preview" w:date="2026-01-01T00:00:00Z">
        <w:r>
          <w:rPr>
            <w:b/>
            <w:bCs/>
          </w:rPr>
          <w:delText xml:space="preserve">Example 10 (Natural logarithms)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911" w:author="PR Preview" w:date="2026-01-01T00:00:00Z">
        <w:r>
          <w:delText xml:space="preserve">, because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(</w:delText>
        </w:r>
      </w:del>
      <w:hyperlink w:anchor="exm-exponential-function">
        <w:del w:id="91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91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17" w:author="PR Preview" w:date="2026-01-01T00:00:00Z">
        <w:r>
          <w:delText xml:space="preserve">, because</w:delText>
        </w:r>
      </w:del>
      <w:del w:id="91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(</w:delText>
        </w:r>
      </w:del>
      <w:hyperlink w:anchor="def-euler-number">
        <w:del w:id="92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22" w:author="PR Preview" w:date="2026-01-01T00:00:00Z">
        <w:r>
          <w:delText xml:space="preserve">).</w:delText>
        </w:r>
      </w:del>
    </w:p>
    <w:p>
      <w:pPr>
        <w:pStyle w:val="FirstParagraph"/>
      </w:pPr>
      <w:ins w:id="923" w:author="PR Preview" w:date="2026-01-01T00:00:00Z">
        <w:r>
          <w:rPr>
            <w:b/>
            <w:bCs/>
          </w:rPr>
          <w:t xml:space="preserve">Example 11 (Euler’s number is irrational)</w:t>
        </w:r>
      </w:ins>
      <w:ins w:id="924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 an</w:t>
        </w:r>
      </w:ins>
      <w:ins w:id="927" w:author="PR Preview" w:date="2026-01-01T00:00:00Z">
        <w:r>
          <w:t xml:space="preserve"> </w:t>
        </w:r>
      </w:ins>
      <w:hyperlink r:id="rId53">
        <w:ins w:id="928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929" w:author="PR Preview" w:date="2026-01-01T00:00:00Z">
        <w:r>
          <w:t xml:space="preserve">,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so no fraction equals it exactly.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The fraction</w:t>
        </w:r>
      </w:ins>
      <w:ins w:id="93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 close,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but</w:t>
        </w:r>
      </w:ins>
      <w:ins w:id="93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(see</w:t>
        </w:r>
      </w:ins>
      <w:ins w:id="942" w:author="PR Preview" w:date="2026-01-01T00:00:00Z">
        <w:r>
          <w:t xml:space="preserve"> </w:t>
        </w:r>
      </w:ins>
      <w:hyperlink r:id="rId54">
        <w:ins w:id="943" w:author="PR Preview" w:date="2026-01-01T00:00:00Z">
          <w:r>
            <w:rPr>
              <w:rStyle w:val="Hyperlink"/>
            </w:rPr>
            <w:t xml:space="preserve">Wikipedia: e (mathematical constant)</w:t>
          </w:r>
        </w:ins>
      </w:hyperlink>
      <w:ins w:id="944" w:author="PR Preview" w:date="2026-01-01T00:00:00Z">
        <w:r>
          <w:t xml:space="preserve">).</w:t>
        </w:r>
      </w:ins>
    </w:p>
    <w:bookmarkEnd w:id="55"/>
    <w:bookmarkStart w:id="57" w:name="def-natural-log"/>
    <w:p>
      <w:pPr>
        <w:pStyle w:val="BodyText"/>
      </w:pPr>
      <w:ins w:id="945" w:author="PR Preview" w:date="2026-01-01T00:00:00Z">
        <w:r>
          <w:rPr>
            <w:b/>
            <w:bCs/>
          </w:rPr>
          <w:t xml:space="preserve">Definition 19 (Natural logarithm)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For a real number</w:t>
        </w:r>
      </w:ins>
      <w:ins w:id="9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the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rPr>
            <w:b/>
            <w:bCs/>
          </w:rPr>
          <w:t xml:space="preserve">natural logarithm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of</w:t>
        </w:r>
      </w:ins>
      <w:ins w:id="956" w:author="PR Preview" w:date="2026-01-01T00:00:00Z">
        <w:r>
          <w:t xml:space="preserve"> </w:t>
        </w:r>
      </w:ins>
      <m:oMath>
        <m:r>
          <m:t>a</m:t>
        </m:r>
      </m:oMath>
      <w:ins w:id="957" w:author="PR Preview" w:date="2026-01-01T00:00:00Z">
        <w:r>
          <w:t xml:space="preserve">, written</w:t>
        </w:r>
      </w:ins>
      <w:ins w:id="95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959" w:author="PR Preview" w:date="2026-01-01T00:00:00Z">
        <w:r>
          <w:t xml:space="preserve">,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is the real number</w:t>
        </w:r>
      </w:ins>
      <w:ins w:id="962" w:author="PR Preview" w:date="2026-01-01T00:00:00Z">
        <w:r>
          <w:t xml:space="preserve"> </w:t>
        </w:r>
      </w:ins>
      <m:oMath>
        <m:r>
          <m:t>y</m:t>
        </m:r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with</w:t>
        </w:r>
      </w:ins>
      <w:ins w:id="965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966" w:author="PR Preview" w:date="2026-01-01T00:00:00Z">
        <w:r>
          <w:t xml:space="preserve">.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The exponential function takes each positive value at exactly one input,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so there is exactly one such</w:t>
        </w:r>
      </w:ins>
      <w:ins w:id="971" w:author="PR Preview" w:date="2026-01-01T00:00:00Z">
        <w:r>
          <w:t xml:space="preserve"> </w:t>
        </w:r>
      </w:ins>
      <m:oMath>
        <m:r>
          <m:t>y</m:t>
        </m:r>
      </m:oMath>
      <w:ins w:id="972" w:author="PR Preview" w:date="2026-01-01T00:00:00Z">
        <w:r>
          <w:t xml:space="preserve">,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and</w:t>
        </w:r>
      </w:ins>
      <w:ins w:id="97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is the</w:t>
        </w:r>
      </w:ins>
      <w:ins w:id="978" w:author="PR Preview" w:date="2026-01-01T00:00:00Z">
        <w:r>
          <w:t xml:space="preserve"> </w:t>
        </w:r>
      </w:ins>
      <w:hyperlink r:id="rId56">
        <w:ins w:id="979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of</w:t>
        </w:r>
      </w:ins>
      <w:ins w:id="98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(</w:t>
        </w:r>
      </w:ins>
      <w:hyperlink w:anchor="def-exponential-function">
        <w:ins w:id="985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986" w:author="PR Preview" w:date="2026-01-01T00:00:00Z">
        <w:r>
          <w:t xml:space="preserve">).</w:t>
        </w:r>
      </w:ins>
    </w:p>
    <w:bookmarkEnd w:id="57"/>
    <w:bookmarkStart w:id="58" w:name="rem-log-notation"/>
    <w:p>
      <w:pPr>
        <w:pStyle w:val="BodyText"/>
      </w:pPr>
      <w:ins w:id="987" w:author="PR Preview" w:date="2026-01-01T00:00:00Z">
        <w:r>
          <w:rPr>
            <w:i/>
            <w:iCs/>
          </w:rPr>
          <w:t xml:space="preserve">Remark 3</w:t>
        </w:r>
      </w:ins>
      <w:ins w:id="988" w:author="PR Preview" w:date="2026-01-01T00:00:00Z">
        <w:r>
          <w:t xml:space="preserve"> (Other notations for the natural logarithm). </w:t>
        </w:r>
      </w:ins>
      <w:ins w:id="989" w:author="PR Preview" w:date="2026-01-01T00:00:00Z">
        <w:r>
          <w:t xml:space="preserve">In these notes,</w:t>
        </w:r>
      </w:ins>
      <w:ins w:id="99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is always the natural logarithm,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the logarithm with base</w:t>
        </w:r>
      </w:ins>
      <w:ins w:id="995" w:author="PR Preview" w:date="2026-01-01T00:00:00Z">
        <w:r>
          <w:t xml:space="preserve"> </w:t>
        </w:r>
      </w:ins>
      <m:oMath>
        <m:r>
          <m:t>e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(</w:t>
        </w:r>
      </w:ins>
      <w:hyperlink w:anchor="def-euler-number">
        <w:ins w:id="99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999" w:author="PR Preview" w:date="2026-01-01T00:00:00Z">
        <w:r>
          <w:t xml:space="preserve">).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Some sources write</w:t>
        </w:r>
      </w:ins>
      <w:ins w:id="1002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for the natural logarithm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and reserve</w:t>
        </w:r>
      </w:ins>
      <w:ins w:id="100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for the logarithm with base 10.</w:t>
        </w:r>
      </w:ins>
    </w:p>
    <w:bookmarkEnd w:id="58"/>
    <w:bookmarkStart w:id="59" w:name="exm-natural-log"/>
    <w:p>
      <w:pPr>
        <w:pStyle w:val="BodyText"/>
      </w:pPr>
      <w:ins w:id="1010" w:author="PR Preview" w:date="2026-01-01T00:00:00Z">
        <w:r>
          <w:rPr>
            <w:b/>
            <w:bCs/>
          </w:rPr>
          <w:t xml:space="preserve">Example 12 (Natural logarithms)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13" w:author="PR Preview" w:date="2026-01-01T00:00:00Z">
        <w:r>
          <w:t xml:space="preserve">, because</w:t>
        </w:r>
      </w:ins>
      <w:ins w:id="101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(</w:t>
        </w:r>
      </w:ins>
      <w:hyperlink w:anchor="exm-exponential-function">
        <w:ins w:id="101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01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19" w:author="PR Preview" w:date="2026-01-01T00:00:00Z">
        <w:r>
          <w:t xml:space="preserve">, because</w:t>
        </w:r>
      </w:ins>
      <w:ins w:id="102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(</w:t>
        </w:r>
      </w:ins>
      <w:hyperlink w:anchor="def-euler-number">
        <w:ins w:id="102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2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del w:id="1025" w:author="PR Preview" w:date="2026-01-01T00:00:00Z">
        <w:r>
          <w:rPr>
            <w:b/>
            <w:bCs/>
          </w:rPr>
          <w:delText xml:space="preserve">Definition 14 (Power with a real exponent)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For a real number</w:delText>
        </w:r>
      </w:del>
      <w:del w:id="10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and a real number</w:delText>
        </w:r>
      </w:del>
      <w:del w:id="1031" w:author="PR Preview" w:date="2026-01-01T00:00:00Z">
        <w:r>
          <w:delText xml:space="preserve"> </w:delText>
        </w:r>
      </w:del>
      <m:oMath>
        <m:r>
          <m:t>b</m:t>
        </m:r>
      </m:oMath>
      <w:del w:id="1032" w:author="PR Preview" w:date="2026-01-01T00:00:00Z">
        <w:r>
          <w:delText xml:space="preserve">,</w:delText>
        </w:r>
      </w:del>
    </w:p>
    <w:p>
      <w:pPr>
        <w:pStyle w:val="FirstParagraph"/>
      </w:pPr>
      <w:ins w:id="1033" w:author="PR Preview" w:date="2026-01-01T00:00:00Z">
        <w:r>
          <w:rPr>
            <w:b/>
            <w:bCs/>
          </w:rPr>
          <w:t xml:space="preserve">Definition 20 (Power with a real exponent)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For a real number</w:t>
        </w:r>
      </w:ins>
      <w:ins w:id="10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and a real number</w:t>
        </w:r>
      </w:ins>
      <w:ins w:id="1039" w:author="PR Preview" w:date="2026-01-01T00:00:00Z">
        <w:r>
          <w:t xml:space="preserve"> </w:t>
        </w:r>
      </w:ins>
      <m:oMath>
        <m:r>
          <m:t>b</m:t>
        </m:r>
      </m:oMath>
      <w:ins w:id="104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041" w:author="PR Preview" w:date="2026-01-01T00:00:00Z">
        <w:r>
          <w:delText xml:space="preserve">When</w:delText>
        </w:r>
      </w:del>
      <w:del w:id="1042" w:author="PR Preview" w:date="2026-01-01T00:00:00Z">
        <w:r>
          <w:delText xml:space="preserve"> </w:delText>
        </w:r>
      </w:del>
      <m:oMath>
        <m:r>
          <m:t>b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is an integer, this agrees with</w:delText>
        </w:r>
      </w:del>
      <w:del w:id="1045" w:author="PR Preview" w:date="2026-01-01T00:00:00Z">
        <w:r>
          <w:delText xml:space="preserve"> </w:delText>
        </w:r>
      </w:del>
      <w:hyperlink r:id="rId60">
        <w:del w:id="1046" w:author="PR Preview" w:date="2026-01-01T00:00:00Z">
          <w:r>
            <w:rPr>
              <w:rStyle w:val="Hyperlink"/>
            </w:rPr>
            <w:delText xml:space="preserve">Definition 4 in Equalities, Inequalities and Minimizers</w:delText>
          </w:r>
        </w:del>
      </w:hyperlink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and</w:delText>
        </w:r>
      </w:del>
      <w:del w:id="1049" w:author="PR Preview" w:date="2026-01-01T00:00:00Z">
        <w:r>
          <w:delText xml:space="preserve"> </w:delText>
        </w:r>
      </w:del>
      <w:hyperlink r:id="rId61">
        <w:del w:id="1050" w:author="PR Preview" w:date="2026-01-01T00:00:00Z">
          <w:r>
            <w:rPr>
              <w:rStyle w:val="Hyperlink"/>
            </w:rPr>
            <w:delText xml:space="preserve">Definition 5 in Equalities, Inequalities and Minimizers</w:delText>
          </w:r>
        </w:del>
      </w:hyperlink>
      <w:del w:id="1051" w:author="PR Preview" w:date="2026-01-01T00:00:00Z">
        <w:r>
          <w:delText xml:space="preserve">.</w:delText>
        </w:r>
      </w:del>
    </w:p>
    <w:p>
      <w:pPr>
        <w:pStyle w:val="BodyText"/>
      </w:pPr>
      <w:del w:id="1052" w:author="PR Preview" w:date="2026-01-01T00:00:00Z">
        <w:r>
          <w:rPr>
            <w:b/>
            <w:bCs/>
          </w:rPr>
          <w:delText xml:space="preserve">Example 11 (Real powers, and</w:delText>
        </w:r>
      </w:del>
      <w:del w:id="105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1054" w:author="PR Preview" w:date="2026-01-01T00:00:00Z">
        <w:r>
          <w:rPr>
            <w:b/>
            <w:bCs/>
          </w:rPr>
          <w:delText xml:space="preserve">)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 </w:delText>
        </w:r>
      </w:del>
    </w:p>
    <w:p>
      <w:pPr>
        <w:pStyle w:val="FirstParagraph"/>
      </w:pPr>
      <w:ins w:id="1057" w:author="PR Preview" w:date="2026-01-01T00:00:00Z">
        <w:r>
          <w:t xml:space="preserve">When</w:t>
        </w:r>
      </w:ins>
      <w:ins w:id="1058" w:author="PR Preview" w:date="2026-01-01T00:00:00Z">
        <w:r>
          <w:t xml:space="preserve"> </w:t>
        </w:r>
      </w:ins>
      <m:oMath>
        <m:r>
          <m:t>b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is an integer, this agrees with</w:t>
        </w:r>
      </w:ins>
      <w:ins w:id="1061" w:author="PR Preview" w:date="2026-01-01T00:00:00Z">
        <w:r>
          <w:t xml:space="preserve"> </w:t>
        </w:r>
      </w:ins>
      <w:hyperlink r:id="rId60">
        <w:ins w:id="1062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and</w:t>
        </w:r>
      </w:ins>
      <w:ins w:id="1065" w:author="PR Preview" w:date="2026-01-01T00:00:00Z">
        <w:r>
          <w:t xml:space="preserve"> </w:t>
        </w:r>
      </w:ins>
      <w:hyperlink r:id="rId61">
        <w:ins w:id="1066" w:author="PR Preview" w:date="2026-01-01T00:00:00Z">
          <w:r>
            <w:rPr>
              <w:rStyle w:val="Hyperlink"/>
            </w:rPr>
            <w:t xml:space="preserve">Definition 9 in Equalities, Inequalities and Minimizers</w:t>
          </w:r>
        </w:ins>
      </w:hyperlink>
      <w:ins w:id="1067" w:author="PR Preview" w:date="2026-01-01T00:00:00Z">
        <w:r>
          <w:t xml:space="preserve">.</w:t>
        </w:r>
      </w:ins>
    </w:p>
    <w:bookmarkEnd w:id="62"/>
    <w:bookmarkStart w:id="64" w:name="exm-real-power"/>
    <w:p>
      <w:pPr>
        <w:pStyle w:val="BodyText"/>
      </w:pPr>
      <w:ins w:id="1068" w:author="PR Preview" w:date="2026-01-01T00:00:00Z">
        <w:r>
          <w:rPr>
            <w:b/>
            <w:bCs/>
          </w:rPr>
          <w:t xml:space="preserve">Example 13 (Real powers, and</w:t>
        </w:r>
      </w:ins>
      <w:ins w:id="106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1070" w:author="PR Preview" w:date="2026-01-01T00:00:00Z">
        <w:r>
          <w:rPr>
            <w:b/>
            <w:bCs/>
          </w:rPr>
          <w:t xml:space="preserve">)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 </w:t>
        </w:r>
      </w:ins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del w:id="1073" w:author="PR Preview" w:date="2026-01-01T00:00:00Z">
        <w:r>
          <w:delText xml:space="preserve">from</w:delText>
        </w:r>
      </w:del>
      <w:del w:id="1074" w:author="PR Preview" w:date="2026-01-01T00:00:00Z">
        <w:r>
          <w:delText xml:space="preserve"> </w:delText>
        </w:r>
      </w:del>
      <w:hyperlink r:id="rId60">
        <w:del w:id="1075" w:author="PR Preview" w:date="2026-01-01T00:00:00Z">
          <w:r>
            <w:rPr>
              <w:rStyle w:val="Hyperlink"/>
            </w:rPr>
            <w:delText xml:space="preserve">Definition 4 in Equalities, Inequalities and Minimizers</w:delText>
          </w:r>
        </w:del>
      </w:hyperlink>
      <w:del w:id="1076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del w:id="1077" w:author="PR Preview" w:date="2026-01-01T00:00:00Z">
        <w:r>
          <w:delText xml:space="preserve">,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which is</w:delText>
        </w:r>
      </w:del>
      <w:del w:id="1080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(</w:delText>
        </w:r>
      </w:del>
      <w:hyperlink r:id="rId63">
        <w:del w:id="1083" w:author="PR Preview" w:date="2026-01-01T00:00:00Z">
          <w:r>
            <w:rPr>
              <w:rStyle w:val="Hyperlink"/>
            </w:rPr>
            <w:delText xml:space="preserve">Definition 6 in Equalities, Inequalities and Minimizers</w:delText>
          </w:r>
        </w:del>
      </w:hyperlink>
      <w:del w:id="1084" w:author="PR Preview" w:date="2026-01-01T00:00:00Z">
        <w:r>
          <w:delText xml:space="preserve">).</w:delText>
        </w:r>
      </w:del>
    </w:p>
    <w:p>
      <w:pPr>
        <w:numPr>
          <w:ilvl w:val="0"/>
          <w:numId w:val="1010"/>
        </w:numPr>
      </w:pPr>
      <w:del w:id="1085" w:author="PR Preview" w:date="2026-01-01T00:00:00Z">
        <w:r>
          <w:delText xml:space="preserve">For every real</w:delText>
        </w:r>
      </w:del>
      <w:del w:id="1086" w:author="PR Preview" w:date="2026-01-01T00:00:00Z">
        <w:r>
          <w:delText xml:space="preserve"> </w:delText>
        </w:r>
      </w:del>
      <m:oMath>
        <m:r>
          <m:t>x</m:t>
        </m:r>
      </m:oMath>
      <w:del w:id="1087" w:author="PR Preview" w:date="2026-01-01T00:00:00Z">
        <w:r>
          <w:delText xml:space="preserve">, with base</w:delText>
        </w:r>
      </w:del>
      <w:del w:id="1088" w:author="PR Preview" w:date="2026-01-01T00:00:00Z">
        <w:r>
          <w:delText xml:space="preserve"> </w:delText>
        </w:r>
      </w:del>
      <m:oMath>
        <m:r>
          <m:t>e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(</w:delText>
        </w:r>
      </w:del>
      <w:hyperlink w:anchor="def-euler-number">
        <w:del w:id="109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92" w:author="PR Preview" w:date="2026-01-01T00:00:00Z">
        <w:r>
          <w:delText xml:space="preserve">):</w:delText>
        </w:r>
      </w:del>
    </w:p>
    <w:p>
      <w:pPr>
        <w:numPr>
          <w:ilvl w:val="0"/>
          <w:numId w:val="1000"/>
        </w:numPr>
      </w:pPr>
      <w:ins w:id="1093" w:author="PR Preview" w:date="2026-01-01T00:00:00Z">
        <w:r>
          <w:t xml:space="preserve">from</w:t>
        </w:r>
      </w:ins>
      <w:ins w:id="1094" w:author="PR Preview" w:date="2026-01-01T00:00:00Z">
        <w:r>
          <w:t xml:space="preserve"> </w:t>
        </w:r>
      </w:ins>
      <w:hyperlink r:id="rId60">
        <w:ins w:id="1095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1096" w:author="PR Preview" w:date="2026-01-01T00:00:00Z">
        <w:r>
          <w:t xml:space="preserve">.</w:t>
        </w:r>
      </w:ins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ins w:id="1097" w:author="PR Preview" w:date="2026-01-01T00:00:00Z">
        <w:r>
          <w:t xml:space="preserve">,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which is</w:t>
        </w:r>
      </w:ins>
      <w:ins w:id="110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(</w:t>
        </w:r>
      </w:ins>
      <w:hyperlink r:id="rId63">
        <w:ins w:id="1103" w:author="PR Preview" w:date="2026-01-01T00:00:00Z">
          <w:r>
            <w:rPr>
              <w:rStyle w:val="Hyperlink"/>
            </w:rPr>
            <w:t xml:space="preserve">Definition 10 in Equalities, Inequalities and Minimizers</w:t>
          </w:r>
        </w:ins>
      </w:hyperlink>
      <w:ins w:id="1104" w:author="PR Preview" w:date="2026-01-01T00:00:00Z">
        <w:r>
          <w:t xml:space="preserve">).</w:t>
        </w:r>
      </w:ins>
    </w:p>
    <w:p>
      <w:pPr>
        <w:numPr>
          <w:ilvl w:val="0"/>
          <w:numId w:val="1009"/>
        </w:numPr>
      </w:pPr>
      <w:ins w:id="1105" w:author="PR Preview" w:date="2026-01-01T00:00:00Z">
        <w:r>
          <w:t xml:space="preserve">For every real</w:t>
        </w:r>
      </w:ins>
      <w:ins w:id="1106" w:author="PR Preview" w:date="2026-01-01T00:00:00Z">
        <w:r>
          <w:t xml:space="preserve"> </w:t>
        </w:r>
      </w:ins>
      <m:oMath>
        <m:r>
          <m:t>x</m:t>
        </m:r>
      </m:oMath>
      <w:ins w:id="1107" w:author="PR Preview" w:date="2026-01-01T00:00:00Z">
        <w:r>
          <w:t xml:space="preserve">, with base</w:t>
        </w:r>
      </w:ins>
      <w:ins w:id="1108" w:author="PR Preview" w:date="2026-01-01T00:00:00Z">
        <w:r>
          <w:t xml:space="preserve"> </w:t>
        </w:r>
      </w:ins>
      <m:oMath>
        <m:r>
          <m:t>e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(</w:t>
        </w:r>
      </w:ins>
      <w:hyperlink w:anchor="def-euler-number">
        <w:ins w:id="111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1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del w:id="1113" w:author="PR Preview" w:date="2026-01-01T00:00:00Z">
        <w:r>
          <w:rPr>
            <w:b/>
            <w:bCs/>
          </w:rPr>
          <w:delText xml:space="preserve">Definition 15 (Real powers of zero and of negative numbers)</w:delText>
        </w:r>
      </w:del>
      <w:del w:id="1114" w:author="PR Preview" w:date="2026-01-01T00:00:00Z">
        <w:r>
          <w:delText xml:space="preserve"> </w:delText>
        </w:r>
      </w:del>
      <w:hyperlink r:id="rId60">
        <w:del w:id="1115" w:author="PR Preview" w:date="2026-01-01T00:00:00Z">
          <w:r>
            <w:rPr>
              <w:rStyle w:val="Hyperlink"/>
            </w:rPr>
            <w:delText xml:space="preserve">Definition 4 in Equalities, Inequalities and Minimizers</w:delText>
          </w:r>
        </w:del>
      </w:hyperlink>
      <w:del w:id="1116" w:author="PR Preview" w:date="2026-01-01T00:00:00Z">
        <w:r>
          <w:delText xml:space="preserve">,</w:delText>
        </w:r>
      </w:del>
      <w:del w:id="1117" w:author="PR Preview" w:date="2026-01-01T00:00:00Z">
        <w:r>
          <w:delText xml:space="preserve"> </w:delText>
        </w:r>
      </w:del>
      <w:hyperlink r:id="rId61">
        <w:del w:id="1118" w:author="PR Preview" w:date="2026-01-01T00:00:00Z">
          <w:r>
            <w:rPr>
              <w:rStyle w:val="Hyperlink"/>
            </w:rPr>
            <w:delText xml:space="preserve">Definition 5 in Equalities, Inequalities and Minimizers</w:delText>
          </w:r>
        </w:del>
      </w:hyperlink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and</w:delText>
        </w:r>
      </w:del>
      <w:del w:id="1121" w:author="PR Preview" w:date="2026-01-01T00:00:00Z">
        <w:r>
          <w:delText xml:space="preserve"> </w:delText>
        </w:r>
      </w:del>
      <w:hyperlink w:anchor="def-real-power">
        <w:del w:id="112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leave some powers</w:delText>
        </w:r>
      </w:del>
      <w:del w:id="1125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with</w:delText>
        </w:r>
      </w:del>
      <w:del w:id="11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unassigned.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We complete them as follows.</w:delText>
        </w:r>
      </w:del>
    </w:p>
    <w:p>
      <w:pPr>
        <w:pStyle w:val="Compact"/>
        <w:numPr>
          <w:ilvl w:val="0"/>
          <w:numId w:val="1011"/>
        </w:numPr>
      </w:pPr>
      <w:del w:id="1133" w:author="PR Preview" w:date="2026-01-01T00:00:00Z">
        <w:r>
          <w:delText xml:space="preserve">For a real number</w:delText>
        </w:r>
      </w:del>
      <w:del w:id="113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1135" w:author="PR Preview" w:date="2026-01-01T00:00:00Z">
        <w:r>
          <w:delText xml:space="preserve">,</w:delText>
        </w:r>
      </w:del>
      <w:del w:id="1136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1137" w:author="PR Preview" w:date="2026-01-01T00:00:00Z">
        <w:r>
          <w:delText xml:space="preserve">.</w:delText>
        </w:r>
      </w:del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For a natural number</w:delText>
        </w:r>
      </w:del>
      <w:del w:id="1140" w:author="PR Preview" w:date="2026-01-01T00:00:00Z">
        <w:r>
          <w:delText xml:space="preserve"> </w:delText>
        </w:r>
      </w:del>
      <m:oMath>
        <m:r>
          <m:t>c</m:t>
        </m:r>
      </m:oMath>
      <w:del w:id="1141" w:author="PR Preview" w:date="2026-01-01T00:00:00Z">
        <w:r>
          <w:delText xml:space="preserve">, this agrees with</w:delText>
        </w:r>
      </w:del>
      <w:del w:id="1142" w:author="PR Preview" w:date="2026-01-01T00:00:00Z">
        <w:r>
          <w:delText xml:space="preserve"> </w:delText>
        </w:r>
      </w:del>
      <w:hyperlink r:id="rId60">
        <w:del w:id="1143" w:author="PR Preview" w:date="2026-01-01T00:00:00Z">
          <w:r>
            <w:rPr>
              <w:rStyle w:val="Hyperlink"/>
            </w:rPr>
            <w:delText xml:space="preserve">Definition 4 in Equalities, Inequalities and Minimizers</w:delText>
          </w:r>
        </w:del>
      </w:hyperlink>
      <w:del w:id="11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1"/>
        </w:numPr>
      </w:pPr>
      <w:del w:id="1145" w:author="PR Preview" w:date="2026-01-01T00:00:00Z">
        <w:r>
          <w:delText xml:space="preserve">For</w:delText>
        </w:r>
      </w:del>
      <w:del w:id="114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1147" w:author="PR Preview" w:date="2026-01-01T00:00:00Z">
        <w:r>
          <w:delText xml:space="preserve">,</w:delText>
        </w:r>
      </w:del>
      <w:del w:id="1148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is defined only when</w:delText>
        </w:r>
      </w:del>
      <w:del w:id="1151" w:author="PR Preview" w:date="2026-01-01T00:00:00Z">
        <w:r>
          <w:delText xml:space="preserve"> </w:delText>
        </w:r>
      </w:del>
      <m:oMath>
        <m:r>
          <m:t>c</m:t>
        </m:r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is an</w:delText>
        </w:r>
      </w:del>
      <w:del w:id="1154" w:author="PR Preview" w:date="2026-01-01T00:00:00Z">
        <w:r>
          <w:delText xml:space="preserve"> </w:delText>
        </w:r>
      </w:del>
      <w:hyperlink r:id="rId65">
        <w:del w:id="1155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1156" w:author="PR Preview" w:date="2026-01-01T00:00:00Z">
        <w:r>
          <w:delText xml:space="preserve">,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by</w:delText>
        </w:r>
      </w:del>
      <w:del w:id="1159" w:author="PR Preview" w:date="2026-01-01T00:00:00Z">
        <w:r>
          <w:delText xml:space="preserve"> </w:delText>
        </w:r>
      </w:del>
      <w:hyperlink r:id="rId60">
        <w:del w:id="1160" w:author="PR Preview" w:date="2026-01-01T00:00:00Z">
          <w:r>
            <w:rPr>
              <w:rStyle w:val="Hyperlink"/>
            </w:rPr>
            <w:delText xml:space="preserve">Definition 4 in Equalities, Inequalities and Minimizers</w:delText>
          </w:r>
        </w:del>
      </w:hyperlink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and</w:delText>
        </w:r>
      </w:del>
      <w:del w:id="1163" w:author="PR Preview" w:date="2026-01-01T00:00:00Z">
        <w:r>
          <w:delText xml:space="preserve"> </w:delText>
        </w:r>
      </w:del>
      <w:hyperlink r:id="rId61">
        <w:del w:id="1164" w:author="PR Preview" w:date="2026-01-01T00:00:00Z">
          <w:r>
            <w:rPr>
              <w:rStyle w:val="Hyperlink"/>
            </w:rPr>
            <w:delText xml:space="preserve">Definition 5 in Equalities, Inequalities and Minimizers</w:delText>
          </w:r>
        </w:del>
      </w:hyperlink>
      <w:del w:id="1165" w:author="PR Preview" w:date="2026-01-01T00:00:00Z">
        <w:r>
          <w:delText xml:space="preserve">;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for</w:delText>
        </w:r>
      </w:del>
      <w:del w:id="11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and a non-integer</w:delText>
        </w:r>
      </w:del>
      <w:del w:id="1171" w:author="PR Preview" w:date="2026-01-01T00:00:00Z">
        <w:r>
          <w:delText xml:space="preserve"> </w:delText>
        </w:r>
      </w:del>
      <m:oMath>
        <m:r>
          <m:t>c</m:t>
        </m:r>
      </m:oMath>
      <w:del w:id="1172" w:author="PR Preview" w:date="2026-01-01T00:00:00Z">
        <w:r>
          <w:delText xml:space="preserve">,</w:delText>
        </w:r>
      </w:del>
      <w:del w:id="1173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is undefined.</w:delText>
        </w:r>
      </w:del>
    </w:p>
    <w:p>
      <w:pPr>
        <w:pStyle w:val="FirstParagraph"/>
      </w:pPr>
      <w:del w:id="1176" w:author="PR Preview" w:date="2026-01-01T00:00:00Z">
        <w:r>
          <w:rPr>
            <w:b/>
            <w:bCs/>
          </w:rPr>
          <w:delText xml:space="preserve">Example 12 (Powers of zero and of negative numbers)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1179" w:author="PR Preview" w:date="2026-01-01T00:00:00Z">
        <w:r>
          <w:delText xml:space="preserve">, which agrees with</w:delText>
        </w:r>
      </w:del>
      <w:del w:id="1180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(</w:delText>
        </w:r>
      </w:del>
      <w:hyperlink r:id="rId63">
        <w:del w:id="1183" w:author="PR Preview" w:date="2026-01-01T00:00:00Z">
          <w:r>
            <w:rPr>
              <w:rStyle w:val="Hyperlink"/>
            </w:rPr>
            <w:delText xml:space="preserve">Definition 6 in Equalities, Inequalities and Minimizers</w:delText>
          </w:r>
        </w:del>
      </w:hyperlink>
      <w:del w:id="1184" w:author="PR Preview" w:date="2026-01-01T00:00:00Z">
        <w:r>
          <w:delText xml:space="preserve">).</w:delText>
        </w:r>
      </w:del>
    </w:p>
    <w:p>
      <w:pPr>
        <w:pStyle w:val="FirstParagraph"/>
      </w:pPr>
      <w:ins w:id="1185" w:author="PR Preview" w:date="2026-01-01T00:00:00Z">
        <w:r>
          <w:rPr>
            <w:b/>
            <w:bCs/>
          </w:rPr>
          <w:t xml:space="preserve">Definition 21 (Real powers of zero and of negative numbers)</w:t>
        </w:r>
      </w:ins>
      <w:ins w:id="1186" w:author="PR Preview" w:date="2026-01-01T00:00:00Z">
        <w:r>
          <w:t xml:space="preserve"> </w:t>
        </w:r>
      </w:ins>
      <w:hyperlink r:id="rId60">
        <w:ins w:id="1187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1188" w:author="PR Preview" w:date="2026-01-01T00:00:00Z">
        <w:r>
          <w:t xml:space="preserve">,</w:t>
        </w:r>
      </w:ins>
      <w:ins w:id="1189" w:author="PR Preview" w:date="2026-01-01T00:00:00Z">
        <w:r>
          <w:t xml:space="preserve"> </w:t>
        </w:r>
      </w:ins>
      <w:hyperlink r:id="rId61">
        <w:ins w:id="1190" w:author="PR Preview" w:date="2026-01-01T00:00:00Z">
          <w:r>
            <w:rPr>
              <w:rStyle w:val="Hyperlink"/>
            </w:rPr>
            <w:t xml:space="preserve">Definition 9 in Equalities, Inequalities and Minimizers</w:t>
          </w:r>
        </w:ins>
      </w:hyperlink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and</w:t>
        </w:r>
      </w:ins>
      <w:ins w:id="1193" w:author="PR Preview" w:date="2026-01-01T00:00:00Z">
        <w:r>
          <w:t xml:space="preserve"> </w:t>
        </w:r>
      </w:ins>
      <w:hyperlink w:anchor="def-real-power">
        <w:ins w:id="119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leave some powers</w:t>
        </w:r>
      </w:ins>
      <w:ins w:id="1197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with</w:t>
        </w:r>
      </w:ins>
      <w:ins w:id="120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unassigned.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10"/>
        </w:numPr>
      </w:pPr>
      <w:ins w:id="1205" w:author="PR Preview" w:date="2026-01-01T00:00:00Z">
        <w:r>
          <w:t xml:space="preserve">For a real number</w:t>
        </w:r>
      </w:ins>
      <w:ins w:id="120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207" w:author="PR Preview" w:date="2026-01-01T00:00:00Z">
        <w:r>
          <w:t xml:space="preserve">,</w:t>
        </w:r>
      </w:ins>
      <w:ins w:id="1208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1209" w:author="PR Preview" w:date="2026-01-01T00:00:00Z">
        <w:r>
          <w:t xml:space="preserve">.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For a natural number</w:t>
        </w:r>
      </w:ins>
      <w:ins w:id="1212" w:author="PR Preview" w:date="2026-01-01T00:00:00Z">
        <w:r>
          <w:t xml:space="preserve"> </w:t>
        </w:r>
      </w:ins>
      <m:oMath>
        <m:r>
          <m:t>c</m:t>
        </m:r>
      </m:oMath>
      <w:ins w:id="1213" w:author="PR Preview" w:date="2026-01-01T00:00:00Z">
        <w:r>
          <w:t xml:space="preserve">, this agrees with</w:t>
        </w:r>
      </w:ins>
      <w:ins w:id="1214" w:author="PR Preview" w:date="2026-01-01T00:00:00Z">
        <w:r>
          <w:t xml:space="preserve"> </w:t>
        </w:r>
      </w:ins>
      <w:hyperlink r:id="rId60">
        <w:ins w:id="1215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121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1217" w:author="PR Preview" w:date="2026-01-01T00:00:00Z">
        <w:r>
          <w:t xml:space="preserve">For</w:t>
        </w:r>
      </w:ins>
      <w:ins w:id="121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is defined only when</w:t>
        </w:r>
      </w:ins>
      <w:ins w:id="1223" w:author="PR Preview" w:date="2026-01-01T00:00:00Z">
        <w:r>
          <w:t xml:space="preserve"> </w:t>
        </w:r>
      </w:ins>
      <m:oMath>
        <m:r>
          <m:t>c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is an</w:t>
        </w:r>
      </w:ins>
      <w:ins w:id="1226" w:author="PR Preview" w:date="2026-01-01T00:00:00Z">
        <w:r>
          <w:t xml:space="preserve"> </w:t>
        </w:r>
      </w:ins>
      <w:hyperlink r:id="rId65">
        <w:ins w:id="1227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1228" w:author="PR Preview" w:date="2026-01-01T00:00:00Z">
        <w:r>
          <w:t xml:space="preserve">,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by</w:t>
        </w:r>
      </w:ins>
      <w:ins w:id="1231" w:author="PR Preview" w:date="2026-01-01T00:00:00Z">
        <w:r>
          <w:t xml:space="preserve"> </w:t>
        </w:r>
      </w:ins>
      <w:hyperlink r:id="rId60">
        <w:ins w:id="1232" w:author="PR Preview" w:date="2026-01-01T00:00:00Z">
          <w:r>
            <w:rPr>
              <w:rStyle w:val="Hyperlink"/>
            </w:rPr>
            <w:t xml:space="preserve">Definition 5 in Equalities, Inequalities and Minimizers</w:t>
          </w:r>
        </w:ins>
      </w:hyperlink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and</w:t>
        </w:r>
      </w:ins>
      <w:ins w:id="1235" w:author="PR Preview" w:date="2026-01-01T00:00:00Z">
        <w:r>
          <w:t xml:space="preserve"> </w:t>
        </w:r>
      </w:ins>
      <w:hyperlink r:id="rId61">
        <w:ins w:id="1236" w:author="PR Preview" w:date="2026-01-01T00:00:00Z">
          <w:r>
            <w:rPr>
              <w:rStyle w:val="Hyperlink"/>
            </w:rPr>
            <w:t xml:space="preserve">Definition 9 in Equalities, Inequalities and Minimizers</w:t>
          </w:r>
        </w:ins>
      </w:hyperlink>
      <w:ins w:id="1237" w:author="PR Preview" w:date="2026-01-01T00:00:00Z">
        <w:r>
          <w:t xml:space="preserve">;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for</w:t>
        </w:r>
      </w:ins>
      <w:ins w:id="124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and a non-integer</w:t>
        </w:r>
      </w:ins>
      <w:ins w:id="1243" w:author="PR Preview" w:date="2026-01-01T00:00:00Z">
        <w:r>
          <w:t xml:space="preserve"> </w:t>
        </w:r>
      </w:ins>
      <m:oMath>
        <m:r>
          <m:t>c</m:t>
        </m:r>
      </m:oMath>
      <w:ins w:id="1244" w:author="PR Preview" w:date="2026-01-01T00:00:00Z">
        <w:r>
          <w:t xml:space="preserve">,</w:t>
        </w:r>
      </w:ins>
      <w:ins w:id="124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is undefined.</w:t>
        </w:r>
      </w:ins>
    </w:p>
    <w:bookmarkEnd w:id="66"/>
    <w:bookmarkStart w:id="67" w:name="exm-power-nonpositive-base"/>
    <w:p>
      <w:pPr>
        <w:pStyle w:val="FirstParagraph"/>
      </w:pPr>
      <w:ins w:id="1248" w:author="PR Preview" w:date="2026-01-01T00:00:00Z">
        <w:r>
          <w:rPr>
            <w:b/>
            <w:bCs/>
          </w:rPr>
          <w:t xml:space="preserve">Example 14 (Powers of zero and of negative numbers)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1251" w:author="PR Preview" w:date="2026-01-01T00:00:00Z">
        <w:r>
          <w:t xml:space="preserve">, which agrees with</w:t>
        </w:r>
      </w:ins>
      <w:ins w:id="125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(</w:t>
        </w:r>
      </w:ins>
      <w:hyperlink r:id="rId63">
        <w:ins w:id="1255" w:author="PR Preview" w:date="2026-01-01T00:00:00Z">
          <w:r>
            <w:rPr>
              <w:rStyle w:val="Hyperlink"/>
            </w:rPr>
            <w:t xml:space="preserve">Definition 10 in Equalities, Inequalities and Minimizers</w:t>
          </w:r>
        </w:ins>
      </w:hyperlink>
      <w:ins w:id="125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del w:id="1257" w:author="PR Preview" w:date="2026-01-01T00:00:00Z">
        <w:r>
          <w:rPr>
            <w:b/>
            <w:bCs/>
          </w:rPr>
          <w:delText xml:space="preserve">Example 13 (Exponential of a sum)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With</w:delText>
        </w:r>
      </w:del>
      <w:del w:id="12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and</w:delText>
        </w:r>
      </w:del>
      <w:del w:id="126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264" w:author="PR Preview" w:date="2026-01-01T00:00:00Z">
        <w:r>
          <w:delText xml:space="preserve">,</w:delText>
        </w:r>
      </w:del>
      <w:del w:id="126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1266" w:author="PR Preview" w:date="2026-01-01T00:00:00Z">
        <w:r>
          <w:delText xml:space="preserve">,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and</w:delText>
        </w:r>
      </w:del>
      <w:del w:id="126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1270" w:author="PR Preview" w:date="2026-01-01T00:00:00Z">
        <w:r>
          <w:delText xml:space="preserve">.</w:delText>
        </w:r>
      </w:del>
    </w:p>
    <w:p>
      <w:pPr>
        <w:pStyle w:val="FirstParagraph"/>
      </w:pPr>
      <w:ins w:id="1271" w:author="PR Preview" w:date="2026-01-01T00:00:00Z">
        <w:r>
          <w:rPr>
            <w:b/>
            <w:bCs/>
          </w:rPr>
          <w:t xml:space="preserve">Example 15 (Exponential of a sum)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With</w:t>
        </w:r>
      </w:ins>
      <w:ins w:id="12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and</w:t>
        </w:r>
      </w:ins>
      <w:ins w:id="12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278" w:author="PR Preview" w:date="2026-01-01T00:00:00Z">
        <w:r>
          <w:t xml:space="preserve">,</w:t>
        </w:r>
      </w:ins>
      <w:ins w:id="127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1280" w:author="PR Preview" w:date="2026-01-01T00:00:00Z">
        <w:r>
          <w:t xml:space="preserve">,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and</w:t>
        </w:r>
      </w:ins>
      <w:ins w:id="128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1284" w:author="PR Preview" w:date="2026-01-01T00:00:00Z">
        <w:r>
          <w:t xml:space="preserve">.</w:t>
        </w:r>
      </w:ins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del w:id="1285" w:author="PR Preview" w:date="2026-01-01T00:00:00Z">
        <w:r>
          <w:rPr>
            <w:b/>
            <w:bCs/>
          </w:rPr>
          <w:delText xml:space="preserve">Example 14 (Exponential of a difference)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With</w:delText>
        </w:r>
      </w:del>
      <w:del w:id="12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and</w:delText>
        </w:r>
      </w:del>
      <w:del w:id="129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292" w:author="PR Preview" w:date="2026-01-01T00:00:00Z">
        <w:r>
          <w:delText xml:space="preserve">,</w:delText>
        </w:r>
      </w:del>
      <w:del w:id="129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1294" w:author="PR Preview" w:date="2026-01-01T00:00:00Z">
        <w:r>
          <w:delText xml:space="preserve">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and</w:delText>
        </w:r>
      </w:del>
      <w:del w:id="12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1298" w:author="PR Preview" w:date="2026-01-01T00:00:00Z">
        <w:r>
          <w:delText xml:space="preserve">.</w:delText>
        </w:r>
      </w:del>
    </w:p>
    <w:p>
      <w:pPr>
        <w:pStyle w:val="FirstParagraph"/>
      </w:pPr>
      <w:ins w:id="1299" w:author="PR Preview" w:date="2026-01-01T00:00:00Z">
        <w:r>
          <w:rPr>
            <w:b/>
            <w:bCs/>
          </w:rPr>
          <w:t xml:space="preserve">Example 16 (Exponential of a difference)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With</w:t>
        </w:r>
      </w:ins>
      <w:ins w:id="13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and</w:t>
        </w:r>
      </w:ins>
      <w:ins w:id="130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306" w:author="PR Preview" w:date="2026-01-01T00:00:00Z">
        <w:r>
          <w:t xml:space="preserve">,</w:t>
        </w:r>
      </w:ins>
      <w:ins w:id="130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1308" w:author="PR Preview" w:date="2026-01-01T00:00:00Z">
        <w:r>
          <w:t xml:space="preserve">,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and</w:t>
        </w:r>
      </w:ins>
      <w:ins w:id="13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1312" w:author="PR Preview" w:date="2026-01-01T00:00:00Z">
        <w:r>
          <w:t xml:space="preserve">.</w:t>
        </w:r>
      </w:ins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del w:id="1313" w:author="PR Preview" w:date="2026-01-01T00:00:00Z">
        <w:r>
          <w:rPr>
            <w:b/>
            <w:bCs/>
          </w:rPr>
          <w:delText xml:space="preserve">Example 15 (Power of a sum)</w:delText>
        </w:r>
      </w:del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With</w:delText>
        </w:r>
      </w:del>
      <w:del w:id="13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317" w:author="PR Preview" w:date="2026-01-01T00:00:00Z">
        <w:r>
          <w:delText xml:space="preserve">,</w:delText>
        </w:r>
      </w:del>
      <w:del w:id="131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319" w:author="PR Preview" w:date="2026-01-01T00:00:00Z">
        <w:r>
          <w:delText xml:space="preserve">, and</w:delText>
        </w:r>
      </w:del>
      <w:del w:id="132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1321" w:author="PR Preview" w:date="2026-01-01T00:00:00Z">
        <w:r>
          <w:delText xml:space="preserve">,</w:delText>
        </w:r>
      </w:del>
    </w:p>
    <w:p>
      <w:pPr>
        <w:pStyle w:val="FirstParagraph"/>
      </w:pPr>
      <w:ins w:id="1322" w:author="PR Preview" w:date="2026-01-01T00:00:00Z">
        <w:r>
          <w:rPr>
            <w:b/>
            <w:bCs/>
          </w:rPr>
          <w:t xml:space="preserve">Example 17 (Power of a sum)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With</w:t>
        </w:r>
      </w:ins>
      <w:ins w:id="1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326" w:author="PR Preview" w:date="2026-01-01T00:00:00Z">
        <w:r>
          <w:t xml:space="preserve">,</w:t>
        </w:r>
      </w:ins>
      <w:ins w:id="132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328" w:author="PR Preview" w:date="2026-01-01T00:00:00Z">
        <w:r>
          <w:t xml:space="preserve">, and</w:t>
        </w:r>
      </w:ins>
      <w:ins w:id="132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133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del w:id="1331" w:author="PR Preview" w:date="2026-01-01T00:00:00Z">
        <w:r>
          <w:rPr>
            <w:b/>
            <w:bCs/>
          </w:rPr>
          <w:delText xml:space="preserve">Example 16 (Power of a product)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With</w:delText>
        </w:r>
      </w:del>
      <w:del w:id="133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335" w:author="PR Preview" w:date="2026-01-01T00:00:00Z">
        <w:r>
          <w:delText xml:space="preserve">,</w:delText>
        </w:r>
      </w:del>
      <w:del w:id="133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337" w:author="PR Preview" w:date="2026-01-01T00:00:00Z">
        <w:r>
          <w:delText xml:space="preserve">, and</w:delText>
        </w:r>
      </w:del>
      <w:del w:id="133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1339" w:author="PR Preview" w:date="2026-01-01T00:00:00Z">
        <w:r>
          <w:delText xml:space="preserve">,</w:delText>
        </w:r>
      </w:del>
    </w:p>
    <w:p>
      <w:pPr>
        <w:pStyle w:val="BodyText"/>
      </w:pPr>
      <w:ins w:id="1340" w:author="PR Preview" w:date="2026-01-01T00:00:00Z">
        <w:r>
          <w:rPr>
            <w:b/>
            <w:bCs/>
          </w:rPr>
          <w:t xml:space="preserve">Example 18 (Power of a product)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With</w:t>
        </w:r>
      </w:ins>
      <w:ins w:id="134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344" w:author="PR Preview" w:date="2026-01-01T00:00:00Z">
        <w:r>
          <w:t xml:space="preserve">,</w:t>
        </w:r>
      </w:ins>
      <w:ins w:id="134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346" w:author="PR Preview" w:date="2026-01-01T00:00:00Z">
        <w:r>
          <w:t xml:space="preserve">, and</w:t>
        </w:r>
      </w:ins>
      <w:ins w:id="134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134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del w:id="1349" w:author="PR Preview" w:date="2026-01-01T00:00:00Z">
        <w:r>
          <w:rPr>
            <w:b/>
            <w:bCs/>
          </w:rPr>
          <w:delText xml:space="preserve">Example 17 (A negative base)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With</w:delText>
        </w:r>
      </w:del>
      <w:del w:id="13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53" w:author="PR Preview" w:date="2026-01-01T00:00:00Z">
        <w:r>
          <w:delText xml:space="preserve">,</w:delText>
        </w:r>
      </w:del>
      <w:del w:id="135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355" w:author="PR Preview" w:date="2026-01-01T00:00:00Z">
        <w:r>
          <w:delText xml:space="preserve">, and</w:delText>
        </w:r>
      </w:del>
      <w:del w:id="135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1357" w:author="PR Preview" w:date="2026-01-01T00:00:00Z">
        <w:r>
          <w:delText xml:space="preserve">:</w:delText>
        </w:r>
      </w:del>
    </w:p>
    <w:p>
      <w:pPr>
        <w:pStyle w:val="FirstParagraph"/>
      </w:pPr>
      <w:ins w:id="1358" w:author="PR Preview" w:date="2026-01-01T00:00:00Z">
        <w:r>
          <w:rPr>
            <w:b/>
            <w:bCs/>
          </w:rPr>
          <w:t xml:space="preserve">Example 19 (A negative base)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With</w:t>
        </w:r>
      </w:ins>
      <w:ins w:id="13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362" w:author="PR Preview" w:date="2026-01-01T00:00:00Z">
        <w:r>
          <w:t xml:space="preserve">,</w:t>
        </w:r>
      </w:ins>
      <w:ins w:id="136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364" w:author="PR Preview" w:date="2026-01-01T00:00:00Z">
        <w:r>
          <w:t xml:space="preserve">, and</w:t>
        </w:r>
      </w:ins>
      <w:ins w:id="136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3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del w:id="1367" w:author="PR Preview" w:date="2026-01-01T00:00:00Z">
        <w:r>
          <w:rPr>
            <w:b/>
            <w:bCs/>
          </w:rPr>
          <w:delText xml:space="preserve">Definition 16 (Contour line)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For a function</w:delText>
        </w:r>
      </w:del>
      <w:del w:id="1370" w:author="PR Preview" w:date="2026-01-01T00:00:00Z">
        <w:r>
          <w:delText xml:space="preserve"> </w:delText>
        </w:r>
      </w:del>
      <m:oMath>
        <m:r>
          <m:t>g</m:t>
        </m:r>
      </m:oMath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of two real variables</w:delText>
        </w:r>
      </w:del>
      <w:del w:id="1373" w:author="PR Preview" w:date="2026-01-01T00:00:00Z">
        <w:r>
          <w:delText xml:space="preserve"> </w:delText>
        </w:r>
      </w:del>
      <m:oMath>
        <m:r>
          <m:t>b</m:t>
        </m:r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and</w:delText>
        </w:r>
      </w:del>
      <w:del w:id="1376" w:author="PR Preview" w:date="2026-01-01T00:00:00Z">
        <w:r>
          <w:delText xml:space="preserve"> </w:delText>
        </w:r>
      </w:del>
      <m:oMath>
        <m:r>
          <m:t>c</m:t>
        </m:r>
      </m:oMath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and a number</w:delText>
        </w:r>
      </w:del>
      <w:del w:id="1379" w:author="PR Preview" w:date="2026-01-01T00:00:00Z">
        <w:r>
          <w:delText xml:space="preserve"> </w:delText>
        </w:r>
      </w:del>
      <m:oMath>
        <m:r>
          <m:t>k</m:t>
        </m:r>
      </m:oMath>
      <w:del w:id="1380" w:author="PR Preview" w:date="2026-01-01T00:00:00Z">
        <w:r>
          <w:delText xml:space="preserve">,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the</w:delText>
        </w:r>
      </w:del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rPr>
            <w:b/>
            <w:bCs/>
          </w:rPr>
          <w:delText xml:space="preserve">contour line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of</w:delText>
        </w:r>
      </w:del>
      <w:del w:id="1387" w:author="PR Preview" w:date="2026-01-01T00:00:00Z">
        <w:r>
          <w:delText xml:space="preserve"> </w:delText>
        </w:r>
      </w:del>
      <m:oMath>
        <m:r>
          <m:t>g</m:t>
        </m:r>
      </m:oMath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at height</w:delText>
        </w:r>
      </w:del>
      <w:del w:id="1390" w:author="PR Preview" w:date="2026-01-01T00:00:00Z">
        <w:r>
          <w:delText xml:space="preserve"> </w:delText>
        </w:r>
      </w:del>
      <m:oMath>
        <m:r>
          <m:t>k</m:t>
        </m:r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is the set of points where</w:delText>
        </w:r>
      </w:del>
      <w:del w:id="1393" w:author="PR Preview" w:date="2026-01-01T00:00:00Z">
        <w:r>
          <w:delText xml:space="preserve"> </w:delText>
        </w:r>
      </w:del>
      <m:oMath>
        <m:r>
          <m:t>g</m:t>
        </m:r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equals</w:delText>
        </w:r>
      </w:del>
      <w:del w:id="1396" w:author="PR Preview" w:date="2026-01-01T00:00:00Z">
        <w:r>
          <w:delText xml:space="preserve"> </w:delText>
        </w:r>
      </w:del>
      <m:oMath>
        <m:r>
          <m:t>k</m:t>
        </m:r>
      </m:oMath>
      <w:del w:id="1397" w:author="PR Preview" w:date="2026-01-01T00:00:00Z">
        <w:r>
          <w:delText xml:space="preserve">:</w:delText>
        </w:r>
      </w:del>
    </w:p>
    <w:p>
      <w:pPr>
        <w:pStyle w:val="BodyText"/>
      </w:pPr>
      <w:ins w:id="1398" w:author="PR Preview" w:date="2026-01-01T00:00:00Z">
        <w:r>
          <w:rPr>
            <w:b/>
            <w:bCs/>
          </w:rPr>
          <w:t xml:space="preserve">Definition 22 (Contour line)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For a function</w:t>
        </w:r>
      </w:ins>
      <w:ins w:id="1401" w:author="PR Preview" w:date="2026-01-01T00:00:00Z">
        <w:r>
          <w:t xml:space="preserve"> </w:t>
        </w:r>
      </w:ins>
      <m:oMath>
        <m:r>
          <m:t>g</m:t>
        </m:r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of two real variables</w:t>
        </w:r>
      </w:ins>
      <w:ins w:id="1404" w:author="PR Preview" w:date="2026-01-01T00:00:00Z">
        <w:r>
          <w:t xml:space="preserve"> </w:t>
        </w:r>
      </w:ins>
      <m:oMath>
        <m:r>
          <m:t>b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and</w:t>
        </w:r>
      </w:ins>
      <w:ins w:id="1407" w:author="PR Preview" w:date="2026-01-01T00:00:00Z">
        <w:r>
          <w:t xml:space="preserve"> </w:t>
        </w:r>
      </w:ins>
      <m:oMath>
        <m:r>
          <m:t>c</m:t>
        </m:r>
      </m:oMath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and a number</w:t>
        </w:r>
      </w:ins>
      <w:ins w:id="1410" w:author="PR Preview" w:date="2026-01-01T00:00:00Z">
        <w:r>
          <w:t xml:space="preserve"> </w:t>
        </w:r>
      </w:ins>
      <m:oMath>
        <m:r>
          <m:t>k</m:t>
        </m:r>
      </m:oMath>
      <w:ins w:id="1411" w:author="PR Preview" w:date="2026-01-01T00:00:00Z">
        <w:r>
          <w:t xml:space="preserve">,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the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rPr>
            <w:b/>
            <w:bCs/>
          </w:rPr>
          <w:t xml:space="preserve">contour line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of</w:t>
        </w:r>
      </w:ins>
      <w:ins w:id="1418" w:author="PR Preview" w:date="2026-01-01T00:00:00Z">
        <w:r>
          <w:t xml:space="preserve"> </w:t>
        </w:r>
      </w:ins>
      <m:oMath>
        <m:r>
          <m:t>g</m:t>
        </m:r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at height</w:t>
        </w:r>
      </w:ins>
      <w:ins w:id="1421" w:author="PR Preview" w:date="2026-01-01T00:00:00Z">
        <w:r>
          <w:t xml:space="preserve"> </w:t>
        </w:r>
      </w:ins>
      <m:oMath>
        <m:r>
          <m:t>k</m:t>
        </m:r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is the set of points where</w:t>
        </w:r>
      </w:ins>
      <w:ins w:id="1424" w:author="PR Preview" w:date="2026-01-01T00:00:00Z">
        <w:r>
          <w:t xml:space="preserve"> </w:t>
        </w:r>
      </w:ins>
      <m:oMath>
        <m:r>
          <m:t>g</m:t>
        </m:r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equals</w:t>
        </w:r>
      </w:ins>
      <w:ins w:id="1427" w:author="PR Preview" w:date="2026-01-01T00:00:00Z">
        <w:r>
          <w:t xml:space="preserve"> </w:t>
        </w:r>
      </w:ins>
      <m:oMath>
        <m:r>
          <m:t>k</m:t>
        </m:r>
      </m:oMath>
      <w:ins w:id="14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del w:id="1429" w:author="PR Preview" w:date="2026-01-01T00:00:00Z">
        <w:r>
          <w:rPr>
            <w:b/>
            <w:bCs/>
          </w:rPr>
          <w:delText xml:space="preserve">Example 18 (Contour lines of a bowl)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For</w:delText>
        </w:r>
      </w:del>
      <w:del w:id="143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1433" w:author="PR Preview" w:date="2026-01-01T00:00:00Z">
        <w:r>
          <w:delText xml:space="preserve">,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the contour line at height</w:delText>
        </w:r>
      </w:del>
      <w:del w:id="143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is</w:delText>
        </w:r>
      </w:del>
      <w:del w:id="14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1440" w:author="PR Preview" w:date="2026-01-01T00:00:00Z">
        <w:r>
          <w:delText xml:space="preserve">,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the circle of radius</w:delText>
        </w:r>
      </w:del>
      <w:del w:id="1443" w:author="PR Preview" w:date="2026-01-01T00:00:00Z">
        <w:r>
          <w:delText xml:space="preserve"> </w:delText>
        </w:r>
      </w:del>
      <m:oMath>
        <m:r>
          <m:t>2</m:t>
        </m:r>
      </m:oMath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around</w:delText>
        </w:r>
      </w:del>
      <w:del w:id="14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47" w:author="PR Preview" w:date="2026-01-01T00:00:00Z">
        <w:r>
          <w:delText xml:space="preserve">:</w:delText>
        </w:r>
      </w:del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for example,</w:delText>
        </w:r>
      </w:del>
    </w:p>
    <w:p>
      <w:pPr>
        <w:pStyle w:val="FirstParagraph"/>
      </w:pPr>
      <w:ins w:id="1450" w:author="PR Preview" w:date="2026-01-01T00:00:00Z">
        <w:r>
          <w:rPr>
            <w:b/>
            <w:bCs/>
          </w:rPr>
          <w:t xml:space="preserve">Example 20 (Contour lines of a bowl)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For</w:t>
        </w:r>
      </w:ins>
      <w:ins w:id="145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1454" w:author="PR Preview" w:date="2026-01-01T00:00:00Z">
        <w:r>
          <w:t xml:space="preserve">,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the contour line at height</w:t>
        </w:r>
      </w:ins>
      <w:ins w:id="14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is</w:t>
        </w:r>
      </w:ins>
      <w:ins w:id="14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1461" w:author="PR Preview" w:date="2026-01-01T00:00:00Z">
        <w:r>
          <w:t xml:space="preserve">,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the circle of radius</w:t>
        </w:r>
      </w:ins>
      <w:ins w:id="1464" w:author="PR Preview" w:date="2026-01-01T00:00:00Z">
        <w:r>
          <w:t xml:space="preserve"> </w:t>
        </w:r>
      </w:ins>
      <m:oMath>
        <m:r>
          <m:t>2</m:t>
        </m:r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around</w:t>
        </w:r>
      </w:ins>
      <w:ins w:id="14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68" w:author="PR Preview" w:date="2026-01-01T00:00:00Z">
        <w:r>
          <w:t xml:space="preserve">: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del w:id="1471" w:author="PR Preview" w:date="2026-01-01T00:00:00Z">
        <w:r>
          <w:rPr>
            <w:i/>
            <w:iCs/>
          </w:rPr>
          <w:delText xml:space="preserve">Solution 2</w:delText>
        </w:r>
      </w:del>
      <w:del w:id="1472" w:author="PR Preview" w:date="2026-01-01T00:00:00Z">
        <w:r>
          <w:delText xml:space="preserve">. </w:delText>
        </w:r>
      </w:del>
      <w:del w:id="1473" w:author="PR Preview" w:date="2026-01-01T00:00:00Z">
        <w:r>
          <w:delText xml:space="preserve">We only count a pair</w:delText>
        </w:r>
      </w:del>
      <w:del w:id="14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when</w:delText>
        </w:r>
      </w:del>
      <w:del w:id="147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is defined,</w:delText>
        </w:r>
      </w:del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so for</w:delText>
        </w:r>
      </w:del>
      <w:del w:id="148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we only consider integer</w:delText>
        </w:r>
      </w:del>
      <w:del w:id="1485" w:author="PR Preview" w:date="2026-01-01T00:00:00Z">
        <w:r>
          <w:delText xml:space="preserve"> </w:delText>
        </w:r>
      </w:del>
      <m:oMath>
        <m:r>
          <m:t>c</m:t>
        </m:r>
      </m:oMath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(</w:delText>
        </w:r>
      </w:del>
      <w:hyperlink w:anchor="def-power-nonpositive-base">
        <w:del w:id="148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89" w:author="PR Preview" w:date="2026-01-01T00:00:00Z">
        <w:r>
          <w:delText xml:space="preserve">).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With that convention,</w:delText>
        </w:r>
      </w:del>
      <w:del w:id="1492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1495" w:author="PR Preview" w:date="2026-01-01T00:00:00Z">
        <w:r>
          <w:rPr>
            <w:i/>
            <w:iCs/>
          </w:rPr>
          <w:t xml:space="preserve">Solution 2</w:t>
        </w:r>
      </w:ins>
      <w:ins w:id="1496" w:author="PR Preview" w:date="2026-01-01T00:00:00Z">
        <w:r>
          <w:t xml:space="preserve">. </w:t>
        </w:r>
      </w:ins>
      <w:ins w:id="1497" w:author="PR Preview" w:date="2026-01-01T00:00:00Z">
        <w:r>
          <w:t xml:space="preserve">We only count a pair</w:t>
        </w:r>
      </w:ins>
      <w:ins w:id="14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when</w:t>
        </w:r>
      </w:ins>
      <w:ins w:id="150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is defined,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so for</w:t>
        </w:r>
      </w:ins>
      <w:ins w:id="150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we only consider integer</w:t>
        </w:r>
      </w:ins>
      <w:ins w:id="1509" w:author="PR Preview" w:date="2026-01-01T00:00:00Z">
        <w:r>
          <w:t xml:space="preserve"> </w:t>
        </w:r>
      </w:ins>
      <m:oMath>
        <m:r>
          <m:t>c</m:t>
        </m:r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(</w:t>
        </w:r>
      </w:ins>
      <w:hyperlink w:anchor="def-power-nonpositive-base">
        <w:ins w:id="151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513" w:author="PR Preview" w:date="2026-01-01T00:00:00Z">
        <w:r>
          <w:t xml:space="preserve">).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With that convention,</w:t>
        </w:r>
      </w:ins>
      <w:ins w:id="1516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0"/>
    <w:bookmarkStart w:id="102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del w:id="1519" w:author="PR Preview" w:date="2026-01-01T00:00:00Z">
        <w:r>
          <w:rPr>
            <w:b/>
            <w:bCs/>
          </w:rPr>
          <w:delText xml:space="preserve">Case</w:delText>
        </w:r>
      </w:del>
      <w:del w:id="1520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1521" w:author="PR Preview" w:date="2026-01-01T00:00:00Z">
        <w:r>
          <w:rPr>
            <w:b/>
            <w:bCs/>
          </w:rPr>
          <w:delText xml:space="preserve">.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Here we cannot take logarithms, so we work from the values of powers of</w:delText>
        </w:r>
      </w:del>
      <w:del w:id="1524" w:author="PR Preview" w:date="2026-01-01T00:00:00Z">
        <w:r>
          <w:delText xml:space="preserve"> </w:delText>
        </w:r>
      </w:del>
      <m:oMath>
        <m:r>
          <m:t>0</m:t>
        </m:r>
      </m:oMath>
      <w:del w:id="1525" w:author="PR Preview" w:date="2026-01-01T00:00:00Z">
        <w:r>
          <w:delText xml:space="preserve">:</w:delText>
        </w:r>
      </w:del>
      <w:del w:id="1526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for</w:delText>
        </w:r>
      </w:del>
      <w:del w:id="152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(</w:delText>
        </w:r>
      </w:del>
      <w:hyperlink w:anchor="def-power-nonpositive-base">
        <w:del w:id="153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533" w:author="PR Preview" w:date="2026-01-01T00:00:00Z">
        <w:r>
          <w:delText xml:space="preserve">),</w:delText>
        </w:r>
      </w:del>
      <w:del w:id="1534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1535" w:author="PR Preview" w:date="2026-01-01T00:00:00Z">
        <w:r>
          <w:delText xml:space="preserve">,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and</w:delText>
        </w:r>
      </w:del>
      <w:del w:id="153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is undefined for</w:delText>
        </w:r>
      </w:del>
      <w:del w:id="154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1542" w:author="PR Preview" w:date="2026-01-01T00:00:00Z">
        <w:r>
          <w:delText xml:space="preserve">.</w:delText>
        </w:r>
      </w:del>
    </w:p>
    <w:p>
      <w:pPr>
        <w:pStyle w:val="FirstParagraph"/>
      </w:pPr>
      <w:ins w:id="1543" w:author="PR Preview" w:date="2026-01-01T00:00:00Z">
        <w:r>
          <w:rPr>
            <w:b/>
            <w:bCs/>
          </w:rPr>
          <w:t xml:space="preserve">Case</w:t>
        </w:r>
      </w:ins>
      <w:ins w:id="1544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545" w:author="PR Preview" w:date="2026-01-01T00:00:00Z">
        <w:r>
          <w:rPr>
            <w:b/>
            <w:bCs/>
          </w:rPr>
          <w:t xml:space="preserve">.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Here we cannot take logarithms, so we work from the values of powers of</w:t>
        </w:r>
      </w:ins>
      <w:ins w:id="1548" w:author="PR Preview" w:date="2026-01-01T00:00:00Z">
        <w:r>
          <w:t xml:space="preserve"> </w:t>
        </w:r>
      </w:ins>
      <m:oMath>
        <m:r>
          <m:t>0</m:t>
        </m:r>
      </m:oMath>
      <w:ins w:id="1549" w:author="PR Preview" w:date="2026-01-01T00:00:00Z">
        <w:r>
          <w:t xml:space="preserve">:</w:t>
        </w:r>
      </w:ins>
      <w:ins w:id="1550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for</w:t>
        </w:r>
      </w:ins>
      <w:ins w:id="15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(</w:t>
        </w:r>
      </w:ins>
      <w:hyperlink w:anchor="def-power-nonpositive-base">
        <w:ins w:id="155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557" w:author="PR Preview" w:date="2026-01-01T00:00:00Z">
        <w:r>
          <w:t xml:space="preserve">),</w:t>
        </w:r>
      </w:ins>
      <w:ins w:id="1558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1559" w:author="PR Preview" w:date="2026-01-01T00:00:00Z">
        <w:r>
          <w:t xml:space="preserve">,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and</w:t>
        </w:r>
      </w:ins>
      <w:ins w:id="156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is undefined for</w:t>
        </w:r>
      </w:ins>
      <w:ins w:id="156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1566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2026-10-15T09:54:12Z</dcterms:created>
  <dcterms:modified xsi:type="dcterms:W3CDTF">2026-10-15T09:54:12Z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