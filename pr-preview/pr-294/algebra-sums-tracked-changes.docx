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local minimizer of</w:delText>
        </w:r>
      </w:del>
      <w:del w:id="9" w:author="PR Preview" w:date="2026-01-01T00:00:00Z">
        <w:r>
          <w:delText xml:space="preserve"> </w:delText>
        </w:r>
      </w:del>
      <m:oMath>
        <m:r>
          <m:t>f</m:t>
        </m:r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so there is a</w:delText>
        </w:r>
      </w:del>
      <w:del w:id="13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with</w:delText>
        </w:r>
      </w:del>
      <w:del w:id="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whenever</w:delText>
        </w:r>
      </w:del>
      <w:del w:id="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(</w:delText>
        </w:r>
      </w:del>
      <w:hyperlink r:id="rId23">
        <w:del w:id="22" w:author="PR Preview" w:date="2026-01-01T00:00:00Z">
          <w:r>
            <w:rPr>
              <w:rStyle w:val="Hyperlink"/>
            </w:rPr>
            <w:delText xml:space="preserve">Definition 13 in Equalities, Inequalities and Minimizers</w:delText>
          </w:r>
        </w:del>
      </w:hyperlink>
      <w:del w:id="23" w:author="PR Preview" w:date="2026-01-01T00:00:00Z">
        <w:r>
          <w:delText xml:space="preserve">).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Suppose</w:delText>
        </w:r>
      </w:del>
      <w:del w:id="2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not a global minimizer (</w:delText>
        </w:r>
      </w:del>
      <w:hyperlink r:id="rId24">
        <w:del w:id="29" w:author="PR Preview" w:date="2026-01-01T00:00:00Z">
          <w:r>
            <w:rPr>
              <w:rStyle w:val="Hyperlink"/>
            </w:rPr>
            <w:delText xml:space="preserve">Definition 12 in Equalities, Inequalities and Minimizers</w:delText>
          </w:r>
        </w:del>
      </w:hyperlink>
      <w:del w:id="30" w:author="PR Preview" w:date="2026-01-01T00:00:00Z">
        <w:r>
          <w:delText xml:space="preserve">).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Then some</w:delText>
        </w:r>
      </w:del>
      <w:del w:id="3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has</w:delText>
        </w:r>
      </w:del>
      <w:del w:id="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and in particular</w:delText>
        </w:r>
      </w:del>
      <w:del w:id="4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41" w:author="PR Preview" w:date="2026-01-01T00:00:00Z">
        <w:r>
          <w:delText xml:space="preserve">.</w:delText>
        </w:r>
      </w:del>
    </w:p>
    <w:p>
      <w:pPr>
        <w:pStyle w:val="BodyText"/>
      </w:pPr>
      <w:ins w:id="42" w:author="PR Preview" w:date="2026-01-01T00:00:00Z">
        <w:r>
          <w:rPr>
            <w:i/>
            <w:iCs/>
          </w:rPr>
          <w:t xml:space="preserve">Proof</w:t>
        </w:r>
      </w:ins>
      <w:ins w:id="43" w:author="PR Preview" w:date="2026-01-01T00:00:00Z">
        <w:r>
          <w:t xml:space="preserve">. </w:t>
        </w:r>
      </w:ins>
      <w:ins w:id="44" w:author="PR Preview" w:date="2026-01-01T00:00:00Z">
        <w:r>
          <w:t xml:space="preserve">Let</w:t>
        </w:r>
      </w:ins>
      <w:ins w:id="4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be a local minimizer of</w:t>
        </w:r>
      </w:ins>
      <w:ins w:id="48" w:author="PR Preview" w:date="2026-01-01T00:00:00Z">
        <w:r>
          <w:t xml:space="preserve"> </w:t>
        </w:r>
      </w:ins>
      <m:oMath>
        <m:r>
          <m:t>f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so there is a</w:t>
        </w:r>
      </w:ins>
      <w:ins w:id="5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with</w:t>
        </w:r>
      </w:ins>
      <w:ins w:id="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whenever</w:t>
        </w:r>
      </w:ins>
      <w:ins w:id="5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(</w:t>
        </w:r>
      </w:ins>
      <w:hyperlink r:id="rId23">
        <w:ins w:id="61" w:author="PR Preview" w:date="2026-01-01T00:00:00Z">
          <w:r>
            <w:rPr>
              <w:rStyle w:val="Hyperlink"/>
            </w:rPr>
            <w:t xml:space="preserve">Definition 17 in Equalities, Inequalities and Minimizers</w:t>
          </w:r>
        </w:ins>
      </w:hyperlink>
      <w:ins w:id="62" w:author="PR Preview" w:date="2026-01-01T00:00:00Z">
        <w:r>
          <w:t xml:space="preserve">).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Suppose</w:t>
        </w:r>
      </w:ins>
      <w:ins w:id="6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not a global minimizer (</w:t>
        </w:r>
      </w:ins>
      <w:hyperlink r:id="rId24">
        <w:ins w:id="68" w:author="PR Preview" w:date="2026-01-01T00:00:00Z">
          <w:r>
            <w:rPr>
              <w:rStyle w:val="Hyperlink"/>
            </w:rPr>
            <w:t xml:space="preserve">Definition 16 in Equalities, Inequalities and Minimizers</w:t>
          </w:r>
        </w:ins>
      </w:hyperlink>
      <w:ins w:id="69" w:author="PR Preview" w:date="2026-01-01T00:00:00Z">
        <w:r>
          <w:t xml:space="preserve">).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Then some</w:t>
        </w:r>
      </w:ins>
      <w:ins w:id="7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has</w:t>
        </w:r>
      </w:ins>
      <w:ins w:id="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 in particular</w:t>
        </w:r>
      </w:ins>
      <w:ins w:id="7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80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del w:id="81" w:author="PR Preview" w:date="2026-01-01T00:00:00Z">
        <w:r>
          <w:rPr>
            <w:b/>
            <w:bCs/>
          </w:rPr>
          <w:delText xml:space="preserve">Definition 4 (Upper and lower bounds)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Let</w:delText>
        </w:r>
      </w:del>
      <w:del w:id="8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8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del w:id="86" w:author="PR Preview" w:date="2026-01-01T00:00:00Z">
        <w:r>
          <w:delText xml:space="preserve">A real number</w:delText>
        </w:r>
      </w:del>
      <w:del w:id="87" w:author="PR Preview" w:date="2026-01-01T00:00:00Z">
        <w:r>
          <w:delText xml:space="preserve"> </w:delText>
        </w:r>
      </w:del>
      <m:oMath>
        <m:r>
          <m:t>u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is an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upper bound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for</w:delText>
        </w:r>
      </w:del>
      <w:del w:id="94" w:author="PR Preview" w:date="2026-01-01T00:00:00Z">
        <w:r>
          <w:delText xml:space="preserve"> </w:delText>
        </w:r>
      </w:del>
      <m:oMath>
        <m:r>
          <m:t>A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if</w:delText>
        </w:r>
      </w:del>
      <w:del w:id="9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u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for all</w:delText>
        </w:r>
      </w:del>
      <w:del w:id="10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0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del w:id="102" w:author="PR Preview" w:date="2026-01-01T00:00:00Z">
        <w:r>
          <w:delText xml:space="preserve">A real number</w:delText>
        </w:r>
      </w:del>
      <w:del w:id="103" w:author="PR Preview" w:date="2026-01-01T00:00:00Z">
        <w:r>
          <w:delText xml:space="preserve"> </w:delText>
        </w:r>
      </w:del>
      <m:oMath>
        <m:r>
          <m:t>ℓ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is a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rPr>
            <w:b/>
            <w:bCs/>
          </w:rPr>
          <w:delText xml:space="preserve">lower bound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for</w:delText>
        </w:r>
      </w:del>
      <w:del w:id="110" w:author="PR Preview" w:date="2026-01-01T00:00:00Z">
        <w:r>
          <w:delText xml:space="preserve"> </w:delText>
        </w:r>
      </w:del>
      <m:oMath>
        <m:r>
          <m:t>A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if</w:delText>
        </w:r>
      </w:del>
      <w:del w:id="113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≤</m:t>
        </m:r>
        <m:r>
          <m:t>a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for all</w:delText>
        </w:r>
      </w:del>
      <w:del w:id="1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17" w:author="PR Preview" w:date="2026-01-01T00:00:00Z">
        <w:r>
          <w:delText xml:space="preserve">.</w:delText>
        </w:r>
      </w:del>
    </w:p>
    <w:p>
      <w:pPr>
        <w:pStyle w:val="FirstParagraph"/>
      </w:pPr>
      <m:oMath>
        <m:r>
          <m:t>A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is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rPr>
            <w:b/>
            <w:bCs/>
          </w:rPr>
          <w:delText xml:space="preserve">bounded above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if it has an upper bound,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rPr>
            <w:b/>
            <w:bCs/>
          </w:rPr>
          <w:delText xml:space="preserve">bounded below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if it has a lower bound,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and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rPr>
            <w:b/>
            <w:bCs/>
          </w:rPr>
          <w:delText xml:space="preserve">bounded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if it is both bounded above and bounded below.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A real-valued</w:delText>
        </w:r>
      </w:del>
      <w:del w:id="136" w:author="PR Preview" w:date="2026-01-01T00:00:00Z">
        <w:r>
          <w:delText xml:space="preserve"> </w:delText>
        </w:r>
      </w:del>
      <w:hyperlink r:id="rId14">
        <w:del w:id="13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is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bounded above, bounded below, or bounded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if its</w:delText>
        </w:r>
      </w:del>
      <w:del w:id="144" w:author="PR Preview" w:date="2026-01-01T00:00:00Z">
        <w:r>
          <w:delText xml:space="preserve"> </w:delText>
        </w:r>
      </w:del>
      <w:hyperlink r:id="rId34">
        <w:del w:id="145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is.</w:delText>
        </w:r>
      </w:del>
    </w:p>
    <w:p>
      <w:pPr>
        <w:pStyle w:val="FirstParagraph"/>
      </w:pPr>
      <w:ins w:id="148" w:author="PR Preview" w:date="2026-01-01T00:00:00Z">
        <w:r>
          <w:rPr>
            <w:b/>
            <w:bCs/>
          </w:rPr>
          <w:t xml:space="preserve">Definition 4 (Upper bound)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Let</w:t>
        </w:r>
      </w:ins>
      <w:ins w:id="1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52" w:author="PR Preview" w:date="2026-01-01T00:00:00Z">
        <w:r>
          <w:t xml:space="preserve">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 real number</w:t>
        </w:r>
      </w:ins>
      <w:ins w:id="155" w:author="PR Preview" w:date="2026-01-01T00:00:00Z">
        <w:r>
          <w:t xml:space="preserve"> </w:t>
        </w:r>
      </w:ins>
      <m:oMath>
        <m:r>
          <m:t>u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is an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rPr>
            <w:b/>
            <w:bCs/>
          </w:rPr>
          <w:t xml:space="preserve">upper bound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for</w:t>
        </w:r>
      </w:ins>
      <w:ins w:id="162" w:author="PR Preview" w:date="2026-01-01T00:00:00Z">
        <w:r>
          <w:t xml:space="preserve"> </w:t>
        </w:r>
      </w:ins>
      <m:oMath>
        <m:r>
          <m:t>A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if</w:t>
        </w:r>
      </w:ins>
      <w:ins w:id="1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u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for all</w:t>
        </w:r>
      </w:ins>
      <w:ins w:id="1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69" w:author="PR Preview" w:date="2026-01-01T00:00:00Z">
        <w:r>
          <w:t xml:space="preserve">.</w:t>
        </w:r>
      </w:ins>
    </w:p>
    <w:bookmarkEnd w:id="32"/>
    <w:bookmarkStart w:id="33" w:name="def-lower-bound"/>
    <w:p>
      <w:pPr>
        <w:pStyle w:val="BodyText"/>
      </w:pPr>
      <w:ins w:id="170" w:author="PR Preview" w:date="2026-01-01T00:00:00Z">
        <w:r>
          <w:rPr>
            <w:b/>
            <w:bCs/>
          </w:rPr>
          <w:t xml:space="preserve">Definition 5 (Lower bound)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Let</w:t>
        </w:r>
      </w:ins>
      <w:ins w:id="17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74" w:author="PR Preview" w:date="2026-01-01T00:00:00Z">
        <w:r>
          <w:t xml:space="preserve">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 real number</w:t>
        </w:r>
      </w:ins>
      <w:ins w:id="177" w:author="PR Preview" w:date="2026-01-01T00:00:00Z">
        <w:r>
          <w:t xml:space="preserve"> </w:t>
        </w:r>
      </w:ins>
      <m:oMath>
        <m:r>
          <m:t>ℓ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 a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rPr>
            <w:b/>
            <w:bCs/>
          </w:rPr>
          <w:t xml:space="preserve">lower bound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for</w:t>
        </w:r>
      </w:ins>
      <w:ins w:id="184" w:author="PR Preview" w:date="2026-01-01T00:00:00Z">
        <w:r>
          <w:t xml:space="preserve"> </w:t>
        </w:r>
      </w:ins>
      <m:oMath>
        <m:r>
          <m:t>A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if</w:t>
        </w:r>
      </w:ins>
      <w:ins w:id="187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a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for all</w:t>
        </w:r>
      </w:ins>
      <w:ins w:id="19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91" w:author="PR Preview" w:date="2026-01-01T00:00:00Z">
        <w:r>
          <w:t xml:space="preserve">.</w:t>
        </w:r>
      </w:ins>
    </w:p>
    <w:bookmarkEnd w:id="33"/>
    <w:bookmarkStart w:id="35" w:name="def-bounded-above"/>
    <w:p>
      <w:pPr>
        <w:pStyle w:val="BodyText"/>
      </w:pPr>
      <w:ins w:id="192" w:author="PR Preview" w:date="2026-01-01T00:00:00Z">
        <w:r>
          <w:rPr>
            <w:b/>
            <w:bCs/>
          </w:rPr>
          <w:t xml:space="preserve">Definition 6 (Bounded above)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 set</w:t>
        </w:r>
      </w:ins>
      <w:ins w:id="19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is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rPr>
            <w:b/>
            <w:bCs/>
          </w:rPr>
          <w:t xml:space="preserve">bounded above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if it has an upper bound (</w:t>
        </w:r>
      </w:ins>
      <w:hyperlink w:anchor="def-upper-bound">
        <w:ins w:id="20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03" w:author="PR Preview" w:date="2026-01-01T00:00:00Z">
        <w:r>
          <w:t xml:space="preserve">).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A real-valued</w:t>
        </w:r>
      </w:ins>
      <w:ins w:id="206" w:author="PR Preview" w:date="2026-01-01T00:00:00Z">
        <w:r>
          <w:t xml:space="preserve"> </w:t>
        </w:r>
      </w:ins>
      <w:hyperlink r:id="rId14">
        <w:ins w:id="20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bounded above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if its</w:t>
        </w:r>
      </w:ins>
      <w:ins w:id="214" w:author="PR Preview" w:date="2026-01-01T00:00:00Z">
        <w:r>
          <w:t xml:space="preserve"> </w:t>
        </w:r>
      </w:ins>
      <w:hyperlink r:id="rId34">
        <w:ins w:id="215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is.</w:t>
        </w:r>
      </w:ins>
    </w:p>
    <w:bookmarkEnd w:id="35"/>
    <w:bookmarkStart w:id="36" w:name="def-bounded-below"/>
    <w:p>
      <w:pPr>
        <w:pStyle w:val="BodyText"/>
      </w:pPr>
      <w:ins w:id="218" w:author="PR Preview" w:date="2026-01-01T00:00:00Z">
        <w:r>
          <w:rPr>
            <w:b/>
            <w:bCs/>
          </w:rPr>
          <w:t xml:space="preserve">Definition 7 (Bounded below)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 set</w:t>
        </w:r>
      </w:ins>
      <w:ins w:id="22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is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bounded below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if it has a lower bound (</w:t>
        </w:r>
      </w:ins>
      <w:hyperlink w:anchor="def-lower-bound">
        <w:ins w:id="22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29" w:author="PR Preview" w:date="2026-01-01T00:00:00Z">
        <w:r>
          <w:t xml:space="preserve">).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 real-valued</w:t>
        </w:r>
      </w:ins>
      <w:ins w:id="232" w:author="PR Preview" w:date="2026-01-01T00:00:00Z">
        <w:r>
          <w:t xml:space="preserve"> </w:t>
        </w:r>
      </w:ins>
      <w:hyperlink r:id="rId14">
        <w:ins w:id="23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is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bounded below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if its</w:t>
        </w:r>
      </w:ins>
      <w:ins w:id="240" w:author="PR Preview" w:date="2026-01-01T00:00:00Z">
        <w:r>
          <w:t xml:space="preserve"> </w:t>
        </w:r>
      </w:ins>
      <w:hyperlink r:id="rId34">
        <w:ins w:id="241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is.</w:t>
        </w:r>
      </w:ins>
    </w:p>
    <w:bookmarkEnd w:id="36"/>
    <w:bookmarkStart w:id="37" w:name="def-bounded"/>
    <w:p>
      <w:pPr>
        <w:pStyle w:val="BodyText"/>
      </w:pPr>
      <w:ins w:id="244" w:author="PR Preview" w:date="2026-01-01T00:00:00Z">
        <w:r>
          <w:rPr>
            <w:b/>
            <w:bCs/>
          </w:rPr>
          <w:t xml:space="preserve">Definition 8 (Bounded)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 set</w:t>
        </w:r>
      </w:ins>
      <w:ins w:id="2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is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rPr>
            <w:b/>
            <w:bCs/>
          </w:rPr>
          <w:t xml:space="preserve">bounded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if it is both bounded above (</w:t>
        </w:r>
      </w:ins>
      <w:hyperlink w:anchor="def-bounded-above">
        <w:ins w:id="25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55" w:author="PR Preview" w:date="2026-01-01T00:00:00Z">
        <w:r>
          <w:t xml:space="preserve">) and bounded below (</w:t>
        </w:r>
      </w:ins>
      <w:hyperlink w:anchor="def-bounded-below">
        <w:ins w:id="25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57" w:author="PR Preview" w:date="2026-01-01T00:00:00Z">
        <w:r>
          <w:t xml:space="preserve">).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 real-valued</w:t>
        </w:r>
      </w:ins>
      <w:ins w:id="260" w:author="PR Preview" w:date="2026-01-01T00:00:00Z">
        <w:r>
          <w:t xml:space="preserve"> </w:t>
        </w:r>
      </w:ins>
      <w:hyperlink r:id="rId14">
        <w:ins w:id="26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is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bounded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if its</w:t>
        </w:r>
      </w:ins>
      <w:ins w:id="268" w:author="PR Preview" w:date="2026-01-01T00:00:00Z">
        <w:r>
          <w:t xml:space="preserve"> </w:t>
        </w:r>
      </w:ins>
      <w:hyperlink r:id="rId34">
        <w:ins w:id="269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is.</w:t>
        </w:r>
      </w:ins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del w:id="272" w:author="PR Preview" w:date="2026-01-01T00:00:00Z">
        <w:r>
          <w:rPr>
            <w:b/>
            <w:bCs/>
          </w:rPr>
          <w:delText xml:space="preserve">Definition 5 (Infimum (greatest lower bound))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Let</w:delText>
        </w:r>
      </w:del>
      <w:del w:id="27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be nonempty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and bounded below (</w:delText>
        </w:r>
      </w:del>
      <w:hyperlink w:anchor="def-bounded">
        <w:del w:id="280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81" w:author="PR Preview" w:date="2026-01-01T00:00:00Z">
        <w:r>
          <w:delText xml:space="preserve">).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The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rPr>
            <w:b/>
            <w:bCs/>
          </w:rPr>
          <w:delText xml:space="preserve">infimum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of</w:delText>
        </w:r>
      </w:del>
      <w:del w:id="288" w:author="PR Preview" w:date="2026-01-01T00:00:00Z">
        <w:r>
          <w:delText xml:space="preserve"> </w:delText>
        </w:r>
      </w:del>
      <m:oMath>
        <m:r>
          <m:t>A</m:t>
        </m:r>
      </m:oMath>
      <w:del w:id="289" w:author="PR Preview" w:date="2026-01-01T00:00:00Z">
        <w:r>
          <w:delText xml:space="preserve">,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written</w:delText>
        </w:r>
      </w:del>
      <w:del w:id="292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</m:oMath>
      <w:del w:id="293" w:author="PR Preview" w:date="2026-01-01T00:00:00Z">
        <w:r>
          <w:delText xml:space="preserve">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is the greatest real number</w:delText>
        </w:r>
      </w:del>
      <w:del w:id="296" w:author="PR Preview" w:date="2026-01-01T00:00:00Z">
        <w:r>
          <w:delText xml:space="preserve"> </w:delText>
        </w:r>
      </w:del>
      <m:oMath>
        <m:r>
          <m:t>t</m:t>
        </m:r>
      </m:oMath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satisfying</w:delText>
        </w:r>
      </w:del>
      <w:del w:id="29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for all</w:delText>
        </w:r>
      </w:del>
      <w:del w:id="30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303" w:author="PR Preview" w:date="2026-01-01T00:00:00Z">
        <w:r>
          <w:delText xml:space="preserve">:</w:delText>
        </w:r>
      </w:del>
    </w:p>
    <w:p>
      <w:pPr>
        <w:pStyle w:val="BodyText"/>
      </w:pPr>
      <w:ins w:id="304" w:author="PR Preview" w:date="2026-01-01T00:00:00Z">
        <w:r>
          <w:rPr>
            <w:b/>
            <w:bCs/>
          </w:rPr>
          <w:t xml:space="preserve">Definition 9 (Infimum (greatest lower bound))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Let</w:t>
        </w:r>
      </w:ins>
      <w:ins w:id="3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be nonempty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 bounded below (</w:t>
        </w:r>
      </w:ins>
      <w:hyperlink w:anchor="def-bounded-below">
        <w:ins w:id="31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13" w:author="PR Preview" w:date="2026-01-01T00:00:00Z">
        <w:r>
          <w:t xml:space="preserve">).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The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rPr>
            <w:b/>
            <w:bCs/>
          </w:rPr>
          <w:t xml:space="preserve">infimum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of</w:t>
        </w:r>
      </w:ins>
      <w:ins w:id="320" w:author="PR Preview" w:date="2026-01-01T00:00:00Z">
        <w:r>
          <w:t xml:space="preserve"> </w:t>
        </w:r>
      </w:ins>
      <m:oMath>
        <m:r>
          <m:t>A</m:t>
        </m:r>
      </m:oMath>
      <w:ins w:id="321" w:author="PR Preview" w:date="2026-01-01T00:00:00Z">
        <w:r>
          <w:t xml:space="preserve">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written</w:t>
        </w:r>
      </w:ins>
      <w:ins w:id="324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</m:oMath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is the greatest real number</w:t>
        </w:r>
      </w:ins>
      <w:ins w:id="328" w:author="PR Preview" w:date="2026-01-01T00:00:00Z">
        <w:r>
          <w:t xml:space="preserve"> </w:t>
        </w:r>
      </w:ins>
      <m:oMath>
        <m:r>
          <m:t>t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satisfying</w:t>
        </w:r>
      </w:ins>
      <w:ins w:id="33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for all</w:t>
        </w:r>
      </w:ins>
      <w:ins w:id="3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3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del w:id="336" w:author="PR Preview" w:date="2026-01-01T00:00:00Z">
        <w:r>
          <w:rPr>
            <w:i/>
            <w:iCs/>
          </w:rPr>
          <w:delText xml:space="preserve">Remark 3</w:delText>
        </w:r>
      </w:del>
      <w:del w:id="337" w:author="PR Preview" w:date="2026-01-01T00:00:00Z">
        <w:r>
          <w:delText xml:space="preserve"> (Existence of the infimum, and when it is a minimum). </w:delText>
        </w:r>
      </w:del>
      <w:del w:id="338" w:author="PR Preview" w:date="2026-01-01T00:00:00Z">
        <w:r>
          <w:delText xml:space="preserve">The maximum in</w:delText>
        </w:r>
      </w:del>
      <w:del w:id="339" w:author="PR Preview" w:date="2026-01-01T00:00:00Z">
        <w:r>
          <w:delText xml:space="preserve"> </w:delText>
        </w:r>
      </w:del>
      <w:hyperlink w:anchor="def-infimum">
        <w:del w:id="34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always exists,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by the completeness of the real numbers (</w:delText>
        </w:r>
      </w:del>
      <w:hyperlink w:anchor="thm-completeness">
        <w:del w:id="34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46" w:author="PR Preview" w:date="2026-01-01T00:00:00Z">
        <w:r>
          <w:delText xml:space="preserve">).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For example, for</w:delText>
        </w:r>
      </w:del>
      <w:del w:id="34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350" w:author="PR Preview" w:date="2026-01-01T00:00:00Z">
        <w:r>
          <w:delText xml:space="preserve">,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the numbers</w:delText>
        </w:r>
      </w:del>
      <w:del w:id="353" w:author="PR Preview" w:date="2026-01-01T00:00:00Z">
        <w:r>
          <w:delText xml:space="preserve"> </w:delText>
        </w:r>
      </w:del>
      <m:oMath>
        <m:r>
          <m:t>t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with</w:delText>
        </w:r>
      </w:del>
      <w:del w:id="35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for all</w:delText>
        </w:r>
      </w:del>
      <w:del w:id="3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are those with</w:delText>
        </w:r>
      </w:del>
      <w:del w:id="36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1</m:t>
        </m:r>
      </m:oMath>
      <w:del w:id="363" w:author="PR Preview" w:date="2026-01-01T00:00:00Z">
        <w:r>
          <w:delText xml:space="preserve">,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and the largest of them is</w:delText>
        </w:r>
      </w:del>
      <w:del w:id="366" w:author="PR Preview" w:date="2026-01-01T00:00:00Z">
        <w:r>
          <w:delText xml:space="preserve"> </w:delText>
        </w:r>
      </w:del>
      <m:oMath>
        <m:r>
          <m:t>1</m:t>
        </m:r>
      </m:oMath>
      <w:del w:id="367" w:author="PR Preview" w:date="2026-01-01T00:00:00Z">
        <w:r>
          <w:delText xml:space="preserve">,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so</w:delText>
        </w:r>
      </w:del>
      <w:del w:id="370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del w:id="371" w:author="PR Preview" w:date="2026-01-01T00:00:00Z">
        <w:r>
          <w:delText xml:space="preserve">.</w:delText>
        </w:r>
      </w:del>
    </w:p>
    <w:p>
      <w:pPr>
        <w:pStyle w:val="BodyText"/>
      </w:pPr>
      <w:ins w:id="372" w:author="PR Preview" w:date="2026-01-01T00:00:00Z">
        <w:r>
          <w:rPr>
            <w:i/>
            <w:iCs/>
          </w:rPr>
          <w:t xml:space="preserve">Remark 3</w:t>
        </w:r>
      </w:ins>
      <w:ins w:id="373" w:author="PR Preview" w:date="2026-01-01T00:00:00Z">
        <w:r>
          <w:t xml:space="preserve"> (Existence of the infimum, and when it is a minimum). </w:t>
        </w:r>
      </w:ins>
      <w:ins w:id="374" w:author="PR Preview" w:date="2026-01-01T00:00:00Z">
        <w:r>
          <w:t xml:space="preserve">The maximum in</w:t>
        </w:r>
      </w:ins>
      <w:ins w:id="375" w:author="PR Preview" w:date="2026-01-01T00:00:00Z">
        <w:r>
          <w:t xml:space="preserve"> </w:t>
        </w:r>
      </w:ins>
      <w:hyperlink w:anchor="def-infimum">
        <w:ins w:id="37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always exists,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by the completeness of the real numbers (</w:t>
        </w:r>
      </w:ins>
      <w:hyperlink w:anchor="thm-completeness">
        <w:ins w:id="38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82" w:author="PR Preview" w:date="2026-01-01T00:00:00Z">
        <w:r>
          <w:t xml:space="preserve">).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For example, for</w:t>
        </w:r>
      </w:ins>
      <w:ins w:id="3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386" w:author="PR Preview" w:date="2026-01-01T00:00:00Z">
        <w:r>
          <w:t xml:space="preserve">,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the numbers</w:t>
        </w:r>
      </w:ins>
      <w:ins w:id="389" w:author="PR Preview" w:date="2026-01-01T00:00:00Z">
        <w:r>
          <w:t xml:space="preserve"> </w:t>
        </w:r>
      </w:ins>
      <m:oMath>
        <m:r>
          <m:t>t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with</w:t>
        </w:r>
      </w:ins>
      <w:ins w:id="39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for all</w:t>
        </w:r>
      </w:ins>
      <w:ins w:id="39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are those with</w:t>
        </w:r>
      </w:ins>
      <w:ins w:id="39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1</m:t>
        </m:r>
      </m:oMath>
      <w:ins w:id="399" w:author="PR Preview" w:date="2026-01-01T00:00:00Z">
        <w:r>
          <w:t xml:space="preserve">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and the largest of them is</w:t>
        </w:r>
      </w:ins>
      <w:ins w:id="402" w:author="PR Preview" w:date="2026-01-01T00:00:00Z">
        <w:r>
          <w:t xml:space="preserve"> </w:t>
        </w:r>
      </w:ins>
      <m:oMath>
        <m:r>
          <m:t>1</m:t>
        </m:r>
      </m:oMath>
      <w:ins w:id="403" w:author="PR Preview" w:date="2026-01-01T00:00:00Z">
        <w:r>
          <w:t xml:space="preserve">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so</w:t>
        </w:r>
      </w:ins>
      <w:ins w:id="406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ins w:id="407" w:author="PR Preview" w:date="2026-01-01T00:00:00Z">
        <w:r>
          <w:t xml:space="preserve">.</w:t>
        </w:r>
      </w:ins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del w:id="408" w:author="PR Preview" w:date="2026-01-01T00:00:00Z">
        <w:r>
          <w:rPr>
            <w:b/>
            <w:bCs/>
          </w:rPr>
          <w:delText xml:space="preserve">Definition 6 (Supremum (least upper bound))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Let</w:delText>
        </w:r>
      </w:del>
      <w:del w:id="41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be nonempty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and bounded above (</w:delText>
        </w:r>
      </w:del>
      <w:hyperlink w:anchor="def-bounded">
        <w:del w:id="41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17" w:author="PR Preview" w:date="2026-01-01T00:00:00Z">
        <w:r>
          <w:delText xml:space="preserve">).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The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rPr>
            <w:b/>
            <w:bCs/>
          </w:rPr>
          <w:delText xml:space="preserve">supremum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of</w:delText>
        </w:r>
      </w:del>
      <w:del w:id="424" w:author="PR Preview" w:date="2026-01-01T00:00:00Z">
        <w:r>
          <w:delText xml:space="preserve"> </w:delText>
        </w:r>
      </w:del>
      <m:oMath>
        <m:r>
          <m:t>A</m:t>
        </m:r>
      </m:oMath>
      <w:del w:id="425" w:author="PR Preview" w:date="2026-01-01T00:00:00Z">
        <w:r>
          <w:delText xml:space="preserve">,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written</w:delText>
        </w:r>
      </w:del>
      <w:del w:id="428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</m:oMath>
      <w:del w:id="429" w:author="PR Preview" w:date="2026-01-01T00:00:00Z">
        <w:r>
          <w:delText xml:space="preserve">,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is the smallest real number</w:delText>
        </w:r>
      </w:del>
      <w:del w:id="432" w:author="PR Preview" w:date="2026-01-01T00:00:00Z">
        <w:r>
          <w:delText xml:space="preserve"> </w:delText>
        </w:r>
      </w:del>
      <m:oMath>
        <m:r>
          <m:t>t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satisfying</w:delText>
        </w:r>
      </w:del>
      <w:del w:id="4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for all</w:delText>
        </w:r>
      </w:del>
      <w:del w:id="43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439" w:author="PR Preview" w:date="2026-01-01T00:00:00Z">
        <w:r>
          <w:delText xml:space="preserve">:</w:delText>
        </w:r>
      </w:del>
    </w:p>
    <w:p>
      <w:pPr>
        <w:pStyle w:val="FirstParagraph"/>
      </w:pPr>
      <w:ins w:id="440" w:author="PR Preview" w:date="2026-01-01T00:00:00Z">
        <w:r>
          <w:rPr>
            <w:b/>
            <w:bCs/>
          </w:rPr>
          <w:t xml:space="preserve">Definition 10 (Supremum (least upper bound))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Let</w:t>
        </w:r>
      </w:ins>
      <w:ins w:id="44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be nonempty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and bounded above (</w:t>
        </w:r>
      </w:ins>
      <w:hyperlink w:anchor="def-bounded-above">
        <w:ins w:id="44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49" w:author="PR Preview" w:date="2026-01-01T00:00:00Z">
        <w:r>
          <w:t xml:space="preserve">).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The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rPr>
            <w:b/>
            <w:bCs/>
          </w:rPr>
          <w:t xml:space="preserve">supremum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of</w:t>
        </w:r>
      </w:ins>
      <w:ins w:id="456" w:author="PR Preview" w:date="2026-01-01T00:00:00Z">
        <w:r>
          <w:t xml:space="preserve"> </w:t>
        </w:r>
      </w:ins>
      <m:oMath>
        <m:r>
          <m:t>A</m:t>
        </m:r>
      </m:oMath>
      <w:ins w:id="457" w:author="PR Preview" w:date="2026-01-01T00:00:00Z">
        <w:r>
          <w:t xml:space="preserve">,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written</w:t>
        </w:r>
      </w:ins>
      <w:ins w:id="460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</m:oMath>
      <w:ins w:id="461" w:author="PR Preview" w:date="2026-01-01T00:00:00Z">
        <w:r>
          <w:t xml:space="preserve">,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is the smallest real number</w:t>
        </w:r>
      </w:ins>
      <w:ins w:id="464" w:author="PR Preview" w:date="2026-01-01T00:00:00Z">
        <w:r>
          <w:t xml:space="preserve"> </w:t>
        </w:r>
      </w:ins>
      <m:oMath>
        <m:r>
          <m:t>t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satisfying</w:t>
        </w:r>
      </w:ins>
      <w:ins w:id="4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for all</w:t>
        </w:r>
      </w:ins>
      <w:ins w:id="47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del w:id="472" w:author="PR Preview" w:date="2026-01-01T00:00:00Z">
        <w:r>
          <w:rPr>
            <w:i/>
            <w:iCs/>
          </w:rPr>
          <w:delText xml:space="preserve">Remark 4</w:delText>
        </w:r>
      </w:del>
      <w:del w:id="473" w:author="PR Preview" w:date="2026-01-01T00:00:00Z">
        <w:r>
          <w:delText xml:space="preserve"> (Existence of the supremum, and when it is a maximum). </w:delText>
        </w:r>
      </w:del>
      <w:del w:id="474" w:author="PR Preview" w:date="2026-01-01T00:00:00Z">
        <w:r>
          <w:delText xml:space="preserve">The minimum in</w:delText>
        </w:r>
      </w:del>
      <w:del w:id="475" w:author="PR Preview" w:date="2026-01-01T00:00:00Z">
        <w:r>
          <w:delText xml:space="preserve"> </w:delText>
        </w:r>
      </w:del>
      <w:hyperlink w:anchor="def-supremum">
        <w:del w:id="476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always exists,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by the completeness of the real numbers (</w:delText>
        </w:r>
      </w:del>
      <w:hyperlink w:anchor="thm-completeness">
        <w:del w:id="481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82" w:author="PR Preview" w:date="2026-01-01T00:00:00Z">
        <w:r>
          <w:delText xml:space="preserve">).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For example, for</w:delText>
        </w:r>
      </w:del>
      <w:del w:id="48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86" w:author="PR Preview" w:date="2026-01-01T00:00:00Z">
        <w:r>
          <w:delText xml:space="preserve">,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the numbers</w:delText>
        </w:r>
      </w:del>
      <w:del w:id="489" w:author="PR Preview" w:date="2026-01-01T00:00:00Z">
        <w:r>
          <w:delText xml:space="preserve"> </w:delText>
        </w:r>
      </w:del>
      <m:oMath>
        <m:r>
          <m:t>t</m:t>
        </m:r>
      </m:oMath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with</w:delText>
        </w:r>
      </w:del>
      <w:del w:id="4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for all</w:delText>
        </w:r>
      </w:del>
      <w:del w:id="49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are those with</w:delText>
        </w:r>
      </w:del>
      <w:del w:id="49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2</m:t>
        </m:r>
      </m:oMath>
      <w:del w:id="499" w:author="PR Preview" w:date="2026-01-01T00:00:00Z">
        <w:r>
          <w:delText xml:space="preserve">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and the smallest of them is</w:delText>
        </w:r>
      </w:del>
      <w:del w:id="502" w:author="PR Preview" w:date="2026-01-01T00:00:00Z">
        <w:r>
          <w:delText xml:space="preserve"> </w:delText>
        </w:r>
      </w:del>
      <m:oMath>
        <m:r>
          <m:t>2</m:t>
        </m:r>
      </m:oMath>
      <w:del w:id="503" w:author="PR Preview" w:date="2026-01-01T00:00:00Z">
        <w:r>
          <w:delText xml:space="preserve">,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</w:delText>
        </w:r>
      </w:del>
      <w:del w:id="506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del w:id="507" w:author="PR Preview" w:date="2026-01-01T00:00:00Z">
        <w:r>
          <w:delText xml:space="preserve">.</w:delText>
        </w:r>
      </w:del>
    </w:p>
    <w:p>
      <w:pPr>
        <w:pStyle w:val="BodyText"/>
      </w:pPr>
      <w:ins w:id="508" w:author="PR Preview" w:date="2026-01-01T00:00:00Z">
        <w:r>
          <w:rPr>
            <w:i/>
            <w:iCs/>
          </w:rPr>
          <w:t xml:space="preserve">Remark 4</w:t>
        </w:r>
      </w:ins>
      <w:ins w:id="509" w:author="PR Preview" w:date="2026-01-01T00:00:00Z">
        <w:r>
          <w:t xml:space="preserve"> (Existence of the supremum, and when it is a maximum). </w:t>
        </w:r>
      </w:ins>
      <w:ins w:id="510" w:author="PR Preview" w:date="2026-01-01T00:00:00Z">
        <w:r>
          <w:t xml:space="preserve">The minimum in</w:t>
        </w:r>
      </w:ins>
      <w:ins w:id="511" w:author="PR Preview" w:date="2026-01-01T00:00:00Z">
        <w:r>
          <w:t xml:space="preserve"> </w:t>
        </w:r>
      </w:ins>
      <w:hyperlink w:anchor="def-supremum">
        <w:ins w:id="51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always exists,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by the completeness of the real numbers (</w:t>
        </w:r>
      </w:ins>
      <w:hyperlink w:anchor="thm-completeness">
        <w:ins w:id="51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18" w:author="PR Preview" w:date="2026-01-01T00:00:00Z">
        <w:r>
          <w:t xml:space="preserve">).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For example, for</w:t>
        </w:r>
      </w:ins>
      <w:ins w:id="52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the numbers</w:t>
        </w:r>
      </w:ins>
      <w:ins w:id="525" w:author="PR Preview" w:date="2026-01-01T00:00:00Z">
        <w:r>
          <w:t xml:space="preserve"> </w:t>
        </w:r>
      </w:ins>
      <m:oMath>
        <m:r>
          <m:t>t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with</w:t>
        </w:r>
      </w:ins>
      <w:ins w:id="5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for all</w:t>
        </w:r>
      </w:ins>
      <w:ins w:id="5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are those with</w:t>
        </w:r>
      </w:ins>
      <w:ins w:id="53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2</m:t>
        </m:r>
      </m:oMath>
      <w:ins w:id="535" w:author="PR Preview" w:date="2026-01-01T00:00:00Z">
        <w:r>
          <w:t xml:space="preserve">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and the smallest of them is</w:t>
        </w:r>
      </w:ins>
      <w:ins w:id="538" w:author="PR Preview" w:date="2026-01-01T00:00:00Z">
        <w:r>
          <w:t xml:space="preserve"> </w:t>
        </w:r>
      </w:ins>
      <m:oMath>
        <m:r>
          <m:t>2</m:t>
        </m:r>
      </m:oMath>
      <w:ins w:id="539" w:author="PR Preview" w:date="2026-01-01T00:00:00Z">
        <w:r>
          <w:t xml:space="preserve">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so</w:t>
        </w:r>
      </w:ins>
      <w:ins w:id="542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ins w:id="543" w:author="PR Preview" w:date="2026-01-01T00:00:00Z">
        <w:r>
          <w:t xml:space="preserve">.</w:t>
        </w:r>
      </w:ins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del w:id="544" w:author="PR Preview" w:date="2026-01-01T00:00:00Z">
        <w:r>
          <w:rPr>
            <w:b/>
            <w:bCs/>
          </w:rPr>
          <w:delText xml:space="preserve">Definition 7 (Term of a sum)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In a sum</w:delText>
        </w:r>
      </w:del>
      <w:del w:id="54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548" w:author="PR Preview" w:date="2026-01-01T00:00:00Z">
        <w:r>
          <w:delText xml:space="preserve">,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each of the numbers or expressions</w:delText>
        </w:r>
      </w:del>
      <w:del w:id="55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being added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is a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rPr>
            <w:b/>
            <w:bCs/>
          </w:rPr>
          <w:delText xml:space="preserve">term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of the sum.</w:delText>
        </w:r>
      </w:del>
    </w:p>
    <w:p>
      <w:pPr>
        <w:pStyle w:val="FirstParagraph"/>
      </w:pPr>
      <w:ins w:id="560" w:author="PR Preview" w:date="2026-01-01T00:00:00Z">
        <w:r>
          <w:rPr>
            <w:b/>
            <w:bCs/>
          </w:rPr>
          <w:t xml:space="preserve">Definition 11 (Term of a sum)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In a sum</w:t>
        </w:r>
      </w:ins>
      <w:ins w:id="56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564" w:author="PR Preview" w:date="2026-01-01T00:00:00Z">
        <w:r>
          <w:t xml:space="preserve">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each of the numbers or expressions</w:t>
        </w:r>
      </w:ins>
      <w:ins w:id="56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being added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is a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rPr>
            <w:b/>
            <w:bCs/>
          </w:rPr>
          <w:t xml:space="preserve">term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of the sum.</w:t>
        </w:r>
      </w:ins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del w:id="576" w:author="PR Preview" w:date="2026-01-01T00:00:00Z">
        <w:r>
          <w:rPr>
            <w:b/>
            <w:bCs/>
          </w:rPr>
          <w:delText xml:space="preserve">Definition 8 (Identity element)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Let</w:delText>
        </w:r>
      </w:del>
      <w:del w:id="579" w:author="PR Preview" w:date="2026-01-01T00:00:00Z">
        <w:r>
          <w:delText xml:space="preserve"> </w:delText>
        </w:r>
      </w:del>
      <m:oMath>
        <m:r>
          <m:t>S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be a set, such as the real numbers</w:delText>
        </w:r>
      </w:del>
      <w:del w:id="58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583" w:author="PR Preview" w:date="2026-01-01T00:00:00Z">
        <w:r>
          <w:delText xml:space="preserve">,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and let</w:delText>
        </w:r>
      </w:del>
      <w:del w:id="586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be an operation that combines two elements</w:delText>
        </w:r>
      </w:del>
      <w:del w:id="589" w:author="PR Preview" w:date="2026-01-01T00:00:00Z">
        <w:r>
          <w:delText xml:space="preserve"> </w:delText>
        </w:r>
      </w:del>
      <m:oMath>
        <m:r>
          <m:t>a</m:t>
        </m:r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and</w:delText>
        </w:r>
      </w:del>
      <w:del w:id="592" w:author="PR Preview" w:date="2026-01-01T00:00:00Z">
        <w:r>
          <w:delText xml:space="preserve"> </w:delText>
        </w:r>
      </w:del>
      <m:oMath>
        <m:r>
          <m:t>b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of</w:delText>
        </w:r>
      </w:del>
      <w:del w:id="595" w:author="PR Preview" w:date="2026-01-01T00:00:00Z">
        <w:r>
          <w:delText xml:space="preserve"> </w:delText>
        </w:r>
      </w:del>
      <m:oMath>
        <m:r>
          <m:t>S</m:t>
        </m:r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into an element</w:delText>
        </w:r>
      </w:del>
      <w:del w:id="59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of</w:delText>
        </w:r>
      </w:del>
      <w:del w:id="601" w:author="PR Preview" w:date="2026-01-01T00:00:00Z">
        <w:r>
          <w:delText xml:space="preserve"> </w:delText>
        </w:r>
      </w:del>
      <m:oMath>
        <m:r>
          <m:t>S</m:t>
        </m:r>
      </m:oMath>
      <w:del w:id="602" w:author="PR Preview" w:date="2026-01-01T00:00:00Z">
        <w:r>
          <w:delText xml:space="preserve">,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such as addition (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605" w:author="PR Preview" w:date="2026-01-01T00:00:00Z">
        <w:r>
          <w:delText xml:space="preserve">) or multiplication (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606" w:author="PR Preview" w:date="2026-01-01T00:00:00Z">
        <w:r>
          <w:delText xml:space="preserve">) of real numbers.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An element</w:delText>
        </w:r>
      </w:del>
      <w:del w:id="609" w:author="PR Preview" w:date="2026-01-01T00:00:00Z">
        <w:r>
          <w:delText xml:space="preserve"> </w:delText>
        </w:r>
      </w:del>
      <m:oMath>
        <m:r>
          <m:t>u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of</w:delText>
        </w:r>
      </w:del>
      <w:del w:id="612" w:author="PR Preview" w:date="2026-01-01T00:00:00Z">
        <w:r>
          <w:delText xml:space="preserve"> </w:delText>
        </w:r>
      </w:del>
      <m:oMath>
        <m:r>
          <m:t>S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is an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rPr>
            <w:b/>
            <w:bCs/>
          </w:rPr>
          <w:delText xml:space="preserve">identity element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for</w:delText>
        </w:r>
      </w:del>
      <w:del w:id="619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if</w:delText>
        </w:r>
      </w:del>
      <w:del w:id="62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and</w:delText>
        </w:r>
      </w:del>
      <w:del w:id="625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for every</w:delText>
        </w:r>
      </w:del>
      <w:del w:id="6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629" w:author="PR Preview" w:date="2026-01-01T00:00:00Z">
        <w:r>
          <w:delText xml:space="preserve">.</w:delText>
        </w:r>
      </w:del>
    </w:p>
    <w:p>
      <w:pPr>
        <w:pStyle w:val="FirstParagraph"/>
      </w:pPr>
      <w:ins w:id="630" w:author="PR Preview" w:date="2026-01-01T00:00:00Z">
        <w:r>
          <w:rPr>
            <w:b/>
            <w:bCs/>
          </w:rPr>
          <w:t xml:space="preserve">Definition 12 (Identity element)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Let</w:t>
        </w:r>
      </w:ins>
      <w:ins w:id="633" w:author="PR Preview" w:date="2026-01-01T00:00:00Z">
        <w:r>
          <w:t xml:space="preserve"> </w:t>
        </w:r>
      </w:ins>
      <m:oMath>
        <m:r>
          <m:t>S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be a set, such as the real numbers</w:t>
        </w:r>
      </w:ins>
      <w:ins w:id="63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637" w:author="PR Preview" w:date="2026-01-01T00:00:00Z">
        <w:r>
          <w:t xml:space="preserve">,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and let</w:t>
        </w:r>
      </w:ins>
      <w:ins w:id="640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be an operation that combines two elements</w:t>
        </w:r>
      </w:ins>
      <w:ins w:id="643" w:author="PR Preview" w:date="2026-01-01T00:00:00Z">
        <w:r>
          <w:t xml:space="preserve"> </w:t>
        </w:r>
      </w:ins>
      <m:oMath>
        <m:r>
          <m:t>a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and</w:t>
        </w:r>
      </w:ins>
      <w:ins w:id="646" w:author="PR Preview" w:date="2026-01-01T00:00:00Z">
        <w:r>
          <w:t xml:space="preserve"> </w:t>
        </w:r>
      </w:ins>
      <m:oMath>
        <m:r>
          <m:t>b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of</w:t>
        </w:r>
      </w:ins>
      <w:ins w:id="649" w:author="PR Preview" w:date="2026-01-01T00:00:00Z">
        <w:r>
          <w:t xml:space="preserve"> </w:t>
        </w:r>
      </w:ins>
      <m:oMath>
        <m:r>
          <m:t>S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into an element</w:t>
        </w:r>
      </w:ins>
      <w:ins w:id="65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of</w:t>
        </w:r>
      </w:ins>
      <w:ins w:id="655" w:author="PR Preview" w:date="2026-01-01T00:00:00Z">
        <w:r>
          <w:t xml:space="preserve"> </w:t>
        </w:r>
      </w:ins>
      <m:oMath>
        <m:r>
          <m:t>S</m:t>
        </m:r>
      </m:oMath>
      <w:ins w:id="656" w:author="PR Preview" w:date="2026-01-01T00:00:00Z">
        <w:r>
          <w:t xml:space="preserve">,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such as addition (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659" w:author="PR Preview" w:date="2026-01-01T00:00:00Z">
        <w:r>
          <w:t xml:space="preserve">) or multiplication (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660" w:author="PR Preview" w:date="2026-01-01T00:00:00Z">
        <w:r>
          <w:t xml:space="preserve">) of real numbers.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An element</w:t>
        </w:r>
      </w:ins>
      <w:ins w:id="663" w:author="PR Preview" w:date="2026-01-01T00:00:00Z">
        <w:r>
          <w:t xml:space="preserve"> </w:t>
        </w:r>
      </w:ins>
      <m:oMath>
        <m:r>
          <m:t>u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of</w:t>
        </w:r>
      </w:ins>
      <w:ins w:id="666" w:author="PR Preview" w:date="2026-01-01T00:00:00Z">
        <w:r>
          <w:t xml:space="preserve"> </w:t>
        </w:r>
      </w:ins>
      <m:oMath>
        <m:r>
          <m:t>S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is an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rPr>
            <w:b/>
            <w:bCs/>
          </w:rPr>
          <w:t xml:space="preserve">identity element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for</w:t>
        </w:r>
      </w:ins>
      <w:ins w:id="673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if</w:t>
        </w:r>
      </w:ins>
      <w:ins w:id="67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and</w:t>
        </w:r>
      </w:ins>
      <w:ins w:id="679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for every</w:t>
        </w:r>
      </w:ins>
      <w:ins w:id="68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683" w:author="PR Preview" w:date="2026-01-01T00:00:00Z">
        <w:r>
          <w:t xml:space="preserve">.</w:t>
        </w:r>
      </w:ins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del w:id="684" w:author="PR Preview" w:date="2026-01-01T00:00:00Z">
        <w:r>
          <w:rPr>
            <w:b/>
            <w:bCs/>
          </w:rPr>
          <w:delText xml:space="preserve">Definition 9 (Commutative operation)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An operation</w:delText>
        </w:r>
      </w:del>
      <w:del w:id="687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on a set</w:delText>
        </w:r>
      </w:del>
      <w:del w:id="690" w:author="PR Preview" w:date="2026-01-01T00:00:00Z">
        <w:r>
          <w:delText xml:space="preserve"> </w:delText>
        </w:r>
      </w:del>
      <m:oMath>
        <m:r>
          <m:t>S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(</w:delText>
        </w:r>
      </w:del>
      <w:hyperlink w:anchor="def-identity-element">
        <w:del w:id="69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694" w:author="PR Preview" w:date="2026-01-01T00:00:00Z">
        <w:r>
          <w:delText xml:space="preserve">)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is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rPr>
            <w:b/>
            <w:bCs/>
          </w:rPr>
          <w:delText xml:space="preserve">commutative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if</w:delText>
        </w:r>
      </w:del>
      <w:del w:id="7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for all</w:delText>
        </w:r>
      </w:del>
      <w:del w:id="70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705" w:author="PR Preview" w:date="2026-01-01T00:00:00Z">
        <w:r>
          <w:delText xml:space="preserve">: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the order of the two inputs does not matter.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Some sources, including the titles of</w:delText>
        </w:r>
      </w:del>
      <w:del w:id="710" w:author="PR Preview" w:date="2026-01-01T00:00:00Z">
        <w:r>
          <w:delText xml:space="preserve"> </w:delText>
        </w:r>
      </w:del>
      <w:hyperlink w:anchor="thm-sum-symmetric">
        <w:del w:id="71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and</w:delText>
        </w:r>
      </w:del>
      <w:del w:id="714" w:author="PR Preview" w:date="2026-01-01T00:00:00Z">
        <w:r>
          <w:delText xml:space="preserve"> </w:delText>
        </w:r>
      </w:del>
      <w:hyperlink w:anchor="thm-prod-symmetric">
        <w:del w:id="715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716" w:author="PR Preview" w:date="2026-01-01T00:00:00Z">
        <w:r>
          <w:delText xml:space="preserve">,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call a commutative operation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rPr>
            <w:b/>
            <w:bCs/>
          </w:rPr>
          <w:delText xml:space="preserve">symmetric</w:delText>
        </w:r>
      </w:del>
      <w:del w:id="721" w:author="PR Preview" w:date="2026-01-01T00:00:00Z">
        <w:r>
          <w:delText xml:space="preserve">.</w:delText>
        </w:r>
      </w:del>
    </w:p>
    <w:p>
      <w:pPr>
        <w:pStyle w:val="FirstParagraph"/>
      </w:pPr>
      <w:ins w:id="722" w:author="PR Preview" w:date="2026-01-01T00:00:00Z">
        <w:r>
          <w:rPr>
            <w:b/>
            <w:bCs/>
          </w:rPr>
          <w:t xml:space="preserve">Definition 13 (Commutative operation)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An operation</w:t>
        </w:r>
      </w:ins>
      <w:ins w:id="725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on a set</w:t>
        </w:r>
      </w:ins>
      <w:ins w:id="728" w:author="PR Preview" w:date="2026-01-01T00:00:00Z">
        <w:r>
          <w:t xml:space="preserve"> </w:t>
        </w:r>
      </w:ins>
      <m:oMath>
        <m:r>
          <m:t>S</m:t>
        </m:r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(</w:t>
        </w:r>
      </w:ins>
      <w:hyperlink w:anchor="def-identity-element">
        <w:ins w:id="731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732" w:author="PR Preview" w:date="2026-01-01T00:00:00Z">
        <w:r>
          <w:t xml:space="preserve">)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is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rPr>
            <w:b/>
            <w:bCs/>
          </w:rPr>
          <w:t xml:space="preserve">commutative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if</w:t>
        </w:r>
      </w:ins>
      <w:ins w:id="7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for all</w:t>
        </w:r>
      </w:ins>
      <w:ins w:id="74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743" w:author="PR Preview" w:date="2026-01-01T00:00:00Z">
        <w:r>
          <w:t xml:space="preserve">: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the order of the two inputs does not matter.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Some sources, including the titles of</w:t>
        </w:r>
      </w:ins>
      <w:ins w:id="748" w:author="PR Preview" w:date="2026-01-01T00:00:00Z">
        <w:r>
          <w:t xml:space="preserve"> </w:t>
        </w:r>
      </w:ins>
      <w:hyperlink w:anchor="thm-sum-symmetric">
        <w:ins w:id="74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</w:t>
        </w:r>
      </w:ins>
      <w:ins w:id="752" w:author="PR Preview" w:date="2026-01-01T00:00:00Z">
        <w:r>
          <w:t xml:space="preserve"> </w:t>
        </w:r>
      </w:ins>
      <w:hyperlink w:anchor="thm-prod-symmetric">
        <w:ins w:id="753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754" w:author="PR Preview" w:date="2026-01-01T00:00:00Z">
        <w:r>
          <w:t xml:space="preserve">,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call a commutative operation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rPr>
            <w:b/>
            <w:bCs/>
          </w:rPr>
          <w:t xml:space="preserve">symmetric</w:t>
        </w:r>
      </w:ins>
      <w:ins w:id="759" w:author="PR Preview" w:date="2026-01-01T00:00:00Z">
        <w:r>
          <w:t xml:space="preserve">.</w:t>
        </w:r>
      </w:ins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del w:id="760" w:author="PR Preview" w:date="2026-01-01T00:00:00Z">
        <w:r>
          <w:rPr>
            <w:b/>
            <w:bCs/>
          </w:rPr>
          <w:delText xml:space="preserve">Definition 10 (Associative operation)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An operation</w:delText>
        </w:r>
      </w:del>
      <w:del w:id="763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on a set</w:delText>
        </w:r>
      </w:del>
      <w:del w:id="766" w:author="PR Preview" w:date="2026-01-01T00:00:00Z">
        <w:r>
          <w:delText xml:space="preserve"> </w:delText>
        </w:r>
      </w:del>
      <m:oMath>
        <m:r>
          <m:t>S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(</w:delText>
        </w:r>
      </w:del>
      <w:hyperlink w:anchor="def-identity-element">
        <w:del w:id="76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70" w:author="PR Preview" w:date="2026-01-01T00:00:00Z">
        <w:r>
          <w:delText xml:space="preserve">)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is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rPr>
            <w:b/>
            <w:bCs/>
          </w:rPr>
          <w:delText xml:space="preserve">associative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if</w:delText>
        </w:r>
      </w:del>
      <w:del w:id="7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for all</w:delText>
        </w:r>
      </w:del>
      <w:del w:id="78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781" w:author="PR Preview" w:date="2026-01-01T00:00:00Z">
        <w:r>
          <w:delText xml:space="preserve">: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which pair is combined first does not matter.</w:delText>
        </w:r>
      </w:del>
    </w:p>
    <w:p>
      <w:pPr>
        <w:pStyle w:val="FirstParagraph"/>
      </w:pPr>
      <w:ins w:id="784" w:author="PR Preview" w:date="2026-01-01T00:00:00Z">
        <w:r>
          <w:rPr>
            <w:b/>
            <w:bCs/>
          </w:rPr>
          <w:t xml:space="preserve">Definition 14 (Associative operation)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An operation</w:t>
        </w:r>
      </w:ins>
      <w:ins w:id="787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on a set</w:t>
        </w:r>
      </w:ins>
      <w:ins w:id="790" w:author="PR Preview" w:date="2026-01-01T00:00:00Z">
        <w:r>
          <w:t xml:space="preserve"> </w:t>
        </w:r>
      </w:ins>
      <m:oMath>
        <m:r>
          <m:t>S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(</w:t>
        </w:r>
      </w:ins>
      <w:hyperlink w:anchor="def-identity-element">
        <w:ins w:id="79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794" w:author="PR Preview" w:date="2026-01-01T00:00:00Z">
        <w:r>
          <w:t xml:space="preserve">)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is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rPr>
            <w:b/>
            <w:bCs/>
          </w:rPr>
          <w:t xml:space="preserve">associative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if</w:t>
        </w:r>
      </w:ins>
      <w:ins w:id="8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for all</w:t>
        </w:r>
      </w:ins>
      <w:ins w:id="80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805" w:author="PR Preview" w:date="2026-01-01T00:00:00Z">
        <w:r>
          <w:t xml:space="preserve">: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which pair is combined first does not matter.</w:t>
        </w:r>
      </w:ins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del w:id="808" w:author="PR Preview" w:date="2026-01-01T00:00:00Z">
        <w:r>
          <w:rPr>
            <w:b/>
            <w:bCs/>
          </w:rPr>
          <w:delText xml:space="preserve">Definition 11 (Distributes over)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An operation</w:delText>
        </w:r>
      </w:del>
      <w:del w:id="811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on a set</w:delText>
        </w:r>
      </w:del>
      <w:del w:id="814" w:author="PR Preview" w:date="2026-01-01T00:00:00Z">
        <w:r>
          <w:delText xml:space="preserve"> </w:delText>
        </w:r>
      </w:del>
      <m:oMath>
        <m:r>
          <m:t>S</m:t>
        </m:r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rPr>
            <w:b/>
            <w:bCs/>
          </w:rPr>
          <w:delText xml:space="preserve">distributes over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an operation</w:delText>
        </w:r>
      </w:del>
      <w:del w:id="819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on</w:delText>
        </w:r>
      </w:del>
      <w:del w:id="822" w:author="PR Preview" w:date="2026-01-01T00:00:00Z">
        <w:r>
          <w:delText xml:space="preserve"> </w:delText>
        </w:r>
      </w:del>
      <m:oMath>
        <m:r>
          <m:t>S</m:t>
        </m:r>
      </m:oMath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if</w:delText>
        </w:r>
      </w:del>
    </w:p>
    <w:p>
      <w:pPr>
        <w:pStyle w:val="FirstParagraph"/>
      </w:pPr>
      <w:ins w:id="825" w:author="PR Preview" w:date="2026-01-01T00:00:00Z">
        <w:r>
          <w:rPr>
            <w:b/>
            <w:bCs/>
          </w:rPr>
          <w:t xml:space="preserve">Definition 15 (Distributes over)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An operation</w:t>
        </w:r>
      </w:ins>
      <w:ins w:id="828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on a set</w:t>
        </w:r>
      </w:ins>
      <w:ins w:id="831" w:author="PR Preview" w:date="2026-01-01T00:00:00Z">
        <w:r>
          <w:t xml:space="preserve"> </w:t>
        </w:r>
      </w:ins>
      <m:oMath>
        <m:r>
          <m:t>S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rPr>
            <w:b/>
            <w:bCs/>
          </w:rPr>
          <w:t xml:space="preserve">distributes over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an operation</w:t>
        </w:r>
      </w:ins>
      <w:ins w:id="836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on</w:t>
        </w:r>
      </w:ins>
      <w:ins w:id="839" w:author="PR Preview" w:date="2026-01-01T00:00:00Z">
        <w:r>
          <w:t xml:space="preserve"> </w:t>
        </w:r>
      </w:ins>
      <m:oMath>
        <m:r>
          <m:t>S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42" w:author="PR Preview" w:date="2026-01-01T00:00:00Z">
        <w:r>
          <w:delText xml:space="preserve">So</w:delText>
        </w:r>
      </w:del>
      <w:del w:id="843" w:author="PR Preview" w:date="2026-01-01T00:00:00Z">
        <w:r>
          <w:delText xml:space="preserve"> </w:delText>
        </w:r>
      </w:del>
      <w:hyperlink w:anchor="def-distributes-over">
        <w:del w:id="844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fails with</w:delText>
        </w:r>
      </w:del>
      <w:del w:id="847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and</w:delText>
        </w:r>
      </w:del>
      <w:del w:id="850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del w:id="851" w:author="PR Preview" w:date="2026-01-01T00:00:00Z">
        <w:r>
          <w:delText xml:space="preserve">.</w:delText>
        </w:r>
      </w:del>
    </w:p>
    <w:p>
      <w:pPr>
        <w:pStyle w:val="BodyText"/>
      </w:pPr>
      <w:del w:id="852" w:author="PR Preview" w:date="2026-01-01T00:00:00Z">
        <w:r>
          <w:rPr>
            <w:b/>
            <w:bCs/>
          </w:rPr>
          <w:delText xml:space="preserve">Definition 12 (Distributive law)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The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rPr>
            <w:b/>
            <w:bCs/>
          </w:rPr>
          <w:delText xml:space="preserve">distributive law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is the statement that multiplication distributes over addition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(</w:delText>
        </w:r>
      </w:del>
      <w:hyperlink w:anchor="def-distributes-over">
        <w:del w:id="861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862" w:author="PR Preview" w:date="2026-01-01T00:00:00Z">
        <w:r>
          <w:delText xml:space="preserve">):</w:delText>
        </w:r>
      </w:del>
      <w:del w:id="86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(</w:delText>
        </w:r>
      </w:del>
      <w:hyperlink w:anchor="thm-mult-distr">
        <w:del w:id="86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867" w:author="PR Preview" w:date="2026-01-01T00:00:00Z">
        <w:r>
          <w:delText xml:space="preserve">).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We then say multiplication is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rPr>
            <w:b/>
            <w:bCs/>
          </w:rPr>
          <w:delText xml:space="preserve">distributive</w:delText>
        </w:r>
      </w:del>
      <w:del w:id="872" w:author="PR Preview" w:date="2026-01-01T00:00:00Z">
        <w:r>
          <w:delText xml:space="preserve">.</w:delText>
        </w:r>
      </w:del>
    </w:p>
    <w:p>
      <w:pPr>
        <w:pStyle w:val="FirstParagraph"/>
      </w:pPr>
      <w:ins w:id="873" w:author="PR Preview" w:date="2026-01-01T00:00:00Z">
        <w:r>
          <w:t xml:space="preserve">So</w:t>
        </w:r>
      </w:ins>
      <w:ins w:id="874" w:author="PR Preview" w:date="2026-01-01T00:00:00Z">
        <w:r>
          <w:t xml:space="preserve"> </w:t>
        </w:r>
      </w:ins>
      <w:hyperlink w:anchor="def-distributes-over">
        <w:ins w:id="87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fails with</w:t>
        </w:r>
      </w:ins>
      <w:ins w:id="878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</w:t>
        </w:r>
      </w:ins>
      <w:ins w:id="881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ins w:id="882" w:author="PR Preview" w:date="2026-01-01T00:00:00Z">
        <w:r>
          <w:t xml:space="preserve">.</w:t>
        </w:r>
      </w:ins>
    </w:p>
    <w:bookmarkEnd w:id="71"/>
    <w:bookmarkStart w:id="72" w:name="def-distributive"/>
    <w:p>
      <w:pPr>
        <w:pStyle w:val="BodyText"/>
      </w:pPr>
      <w:ins w:id="883" w:author="PR Preview" w:date="2026-01-01T00:00:00Z">
        <w:r>
          <w:rPr>
            <w:b/>
            <w:bCs/>
          </w:rPr>
          <w:t xml:space="preserve">Definition 16 (Distributive law)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The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rPr>
            <w:b/>
            <w:bCs/>
          </w:rPr>
          <w:t xml:space="preserve">distributive law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is the statement that multiplication distributes over addition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(</w:t>
        </w:r>
      </w:ins>
      <w:hyperlink w:anchor="def-distributes-over">
        <w:ins w:id="89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93" w:author="PR Preview" w:date="2026-01-01T00:00:00Z">
        <w:r>
          <w:t xml:space="preserve">):</w:t>
        </w:r>
      </w:ins>
      <w:ins w:id="8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(</w:t>
        </w:r>
      </w:ins>
      <w:hyperlink w:anchor="thm-mult-distr">
        <w:ins w:id="89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898" w:author="PR Preview" w:date="2026-01-01T00:00:00Z">
        <w:r>
          <w:t xml:space="preserve">).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We then say multiplication is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rPr>
            <w:b/>
            <w:bCs/>
          </w:rPr>
          <w:t xml:space="preserve">distributive</w:t>
        </w:r>
      </w:ins>
      <w:ins w:id="903" w:author="PR Preview" w:date="2026-01-01T00:00:00Z">
        <w:r>
          <w:t xml:space="preserve">.</w:t>
        </w:r>
      </w:ins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del w:id="904" w:author="PR Preview" w:date="2026-01-01T00:00:00Z">
        <w:r>
          <w:rPr>
            <w:b/>
            <w:bCs/>
          </w:rPr>
          <w:delText xml:space="preserve">Definition 13 (Like terms)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Two</w:delText>
        </w:r>
      </w:del>
      <w:del w:id="907" w:author="PR Preview" w:date="2026-01-01T00:00:00Z">
        <w:r>
          <w:delText xml:space="preserve"> </w:delText>
        </w:r>
      </w:del>
      <w:hyperlink w:anchor="def-term">
        <w:del w:id="908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of a sum are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rPr>
            <w:b/>
            <w:bCs/>
          </w:rPr>
          <w:delText xml:space="preserve">like terms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if they are the same product of variables, each to the same power,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possibly multiplied by different constants:</w:delText>
        </w:r>
      </w:del>
      <w:del w:id="91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and</w:delText>
        </w:r>
      </w:del>
      <w:del w:id="92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921" w:author="PR Preview" w:date="2026-01-01T00:00:00Z">
        <w:r>
          <w:delText xml:space="preserve">,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where</w:delText>
        </w:r>
      </w:del>
      <w:del w:id="92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and</w:delText>
        </w:r>
      </w:del>
      <w:del w:id="92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are constants and</w:delText>
        </w:r>
      </w:del>
      <w:del w:id="930" w:author="PR Preview" w:date="2026-01-01T00:00:00Z">
        <w:r>
          <w:delText xml:space="preserve"> </w:delText>
        </w:r>
      </w:del>
      <m:oMath>
        <m:r>
          <m:t>m</m:t>
        </m:r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is that product.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To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rPr>
            <w:b/>
            <w:bCs/>
          </w:rPr>
          <w:delText xml:space="preserve">collect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like terms is to replace their sum by one term,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using the distributive law (</w:delText>
        </w:r>
      </w:del>
      <w:hyperlink w:anchor="thm-mult-distr">
        <w:del w:id="94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942" w:author="PR Preview" w:date="2026-01-01T00:00:00Z">
        <w:r>
          <w:delText xml:space="preserve">):</w:delText>
        </w:r>
      </w:del>
      <w:del w:id="94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del w:id="944" w:author="PR Preview" w:date="2026-01-01T00:00:00Z">
        <w:r>
          <w:delText xml:space="preserve">.</w:delText>
        </w:r>
      </w:del>
    </w:p>
    <w:p>
      <w:pPr>
        <w:pStyle w:val="FirstParagraph"/>
      </w:pPr>
      <w:ins w:id="945" w:author="PR Preview" w:date="2026-01-01T00:00:00Z">
        <w:r>
          <w:rPr>
            <w:b/>
            <w:bCs/>
          </w:rPr>
          <w:t xml:space="preserve">Definition 17 (Like terms)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Two</w:t>
        </w:r>
      </w:ins>
      <w:ins w:id="948" w:author="PR Preview" w:date="2026-01-01T00:00:00Z">
        <w:r>
          <w:t xml:space="preserve"> </w:t>
        </w:r>
      </w:ins>
      <w:hyperlink w:anchor="def-term">
        <w:ins w:id="949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of a sum are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rPr>
            <w:b/>
            <w:bCs/>
          </w:rPr>
          <w:t xml:space="preserve">like terms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if they are the same product of variables, each to the same power,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possibly multiplied by different constants:</w:t>
        </w:r>
      </w:ins>
      <w:ins w:id="95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and</w:t>
        </w:r>
      </w:ins>
      <w:ins w:id="96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962" w:author="PR Preview" w:date="2026-01-01T00:00:00Z">
        <w:r>
          <w:t xml:space="preserve">,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where</w:t>
        </w:r>
      </w:ins>
      <w:ins w:id="96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and</w:t>
        </w:r>
      </w:ins>
      <w:ins w:id="96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are constants and</w:t>
        </w:r>
      </w:ins>
      <w:ins w:id="971" w:author="PR Preview" w:date="2026-01-01T00:00:00Z">
        <w:r>
          <w:t xml:space="preserve"> </w:t>
        </w:r>
      </w:ins>
      <m:oMath>
        <m:r>
          <m:t>m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is that product.</w:t>
        </w:r>
      </w:ins>
    </w:p>
    <w:bookmarkEnd w:id="75"/>
    <w:bookmarkStart w:id="76" w:name="def-collect-like-terms"/>
    <w:p>
      <w:pPr>
        <w:pStyle w:val="BodyText"/>
      </w:pPr>
      <w:ins w:id="974" w:author="PR Preview" w:date="2026-01-01T00:00:00Z">
        <w:r>
          <w:rPr>
            <w:b/>
            <w:bCs/>
          </w:rPr>
          <w:t xml:space="preserve">Definition 18 (Collecting like terms)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To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rPr>
            <w:b/>
            <w:bCs/>
          </w:rPr>
          <w:t xml:space="preserve">collect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like terms (</w:t>
        </w:r>
      </w:ins>
      <w:hyperlink w:anchor="def-like-terms">
        <w:ins w:id="98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982" w:author="PR Preview" w:date="2026-01-01T00:00:00Z">
        <w:r>
          <w:t xml:space="preserve">) is to replace their sum by one term,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using the distributive law (</w:t>
        </w:r>
      </w:ins>
      <w:hyperlink w:anchor="thm-mult-distr">
        <w:ins w:id="985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986" w:author="PR Preview" w:date="2026-01-01T00:00:00Z">
        <w:r>
          <w:t xml:space="preserve">):</w:t>
        </w:r>
      </w:ins>
      <w:ins w:id="98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ins w:id="988" w:author="PR Preview" w:date="2026-01-01T00:00:00Z">
        <w:r>
          <w:t xml:space="preserve">.</w:t>
        </w:r>
      </w:ins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del w:id="989" w:author="PR Preview" w:date="2026-01-01T00:00:00Z">
        <w:r>
          <w:rPr>
            <w:b/>
            <w:bCs/>
          </w:rPr>
          <w:delText xml:space="preserve">Definition 14 (Summation notation)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Let</w:delText>
        </w:r>
      </w:del>
      <w:del w:id="992" w:author="PR Preview" w:date="2026-01-01T00:00:00Z">
        <w:r>
          <w:delText xml:space="preserve"> </w:delText>
        </w:r>
      </w:del>
      <m:oMath>
        <m:r>
          <m:t>m</m:t>
        </m:r>
      </m:oMath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and</w:delText>
        </w:r>
      </w:del>
      <w:del w:id="995" w:author="PR Preview" w:date="2026-01-01T00:00:00Z">
        <w:r>
          <w:delText xml:space="preserve"> </w:delText>
        </w:r>
      </w:del>
      <m:oMath>
        <m:r>
          <m:t>n</m:t>
        </m:r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be integers with</w:delText>
        </w:r>
      </w:del>
      <w:del w:id="99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n</m:t>
        </m:r>
      </m:oMath>
      <w:del w:id="999" w:author="PR Preview" w:date="2026-01-01T00:00:00Z">
        <w:r>
          <w:delText xml:space="preserve">,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and let</w:delText>
        </w:r>
      </w:del>
      <w:del w:id="100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be numbers.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The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rPr>
            <w:b/>
            <w:bCs/>
          </w:rPr>
          <w:delText xml:space="preserve">sum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of</w:delText>
        </w:r>
      </w:del>
      <w:del w:id="101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</m:oMath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through</w:delText>
        </w:r>
      </w:del>
      <w:del w:id="101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1017" w:author="PR Preview" w:date="2026-01-01T00:00:00Z">
        <w:r>
          <w:delText xml:space="preserve">The variable</w:delText>
        </w:r>
      </w:del>
      <w:del w:id="1018" w:author="PR Preview" w:date="2026-01-01T00:00:00Z">
        <w:r>
          <w:delText xml:space="preserve"> </w:delText>
        </w:r>
      </w:del>
      <m:oMath>
        <m:r>
          <m:t>i</m:t>
        </m:r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is the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rPr>
            <w:b/>
            <w:bCs/>
          </w:rPr>
          <w:delText xml:space="preserve">index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of the sum;</w:delText>
        </w:r>
      </w:del>
      <w:del w:id="1025" w:author="PR Preview" w:date="2026-01-01T00:00:00Z">
        <w:r>
          <w:delText xml:space="preserve"> </w:delText>
        </w:r>
      </w:del>
      <m:oMath>
        <m:r>
          <m:t>m</m:t>
        </m:r>
      </m:oMath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and</w:delText>
        </w:r>
      </w:del>
      <w:del w:id="1028" w:author="PR Preview" w:date="2026-01-01T00:00:00Z">
        <w:r>
          <w:delText xml:space="preserve"> </w:delText>
        </w:r>
      </w:del>
      <m:oMath>
        <m:r>
          <m:t>n</m:t>
        </m:r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are its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rPr>
            <w:b/>
            <w:bCs/>
          </w:rPr>
          <w:delText xml:space="preserve">lower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and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rPr>
            <w:b/>
            <w:bCs/>
          </w:rPr>
          <w:delText xml:space="preserve">upper limits</w:delText>
        </w:r>
      </w:del>
      <w:del w:id="1037" w:author="PR Preview" w:date="2026-01-01T00:00:00Z">
        <w:r>
          <w:delText xml:space="preserve">.</w:delText>
        </w:r>
      </w:del>
    </w:p>
    <w:p>
      <w:pPr>
        <w:pStyle w:val="FirstParagraph"/>
      </w:pPr>
      <w:ins w:id="1038" w:author="PR Preview" w:date="2026-01-01T00:00:00Z">
        <w:r>
          <w:rPr>
            <w:b/>
            <w:bCs/>
          </w:rPr>
          <w:t xml:space="preserve">Definition 19 (Summation notation)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Let</w:t>
        </w:r>
      </w:ins>
      <w:ins w:id="1041" w:author="PR Preview" w:date="2026-01-01T00:00:00Z">
        <w:r>
          <w:t xml:space="preserve"> </w:t>
        </w:r>
      </w:ins>
      <m:oMath>
        <m:r>
          <m:t>m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</w:t>
        </w:r>
      </w:ins>
      <w:ins w:id="1044" w:author="PR Preview" w:date="2026-01-01T00:00:00Z">
        <w:r>
          <w:t xml:space="preserve"> </w:t>
        </w:r>
      </w:ins>
      <m:oMath>
        <m:r>
          <m:t>n</m:t>
        </m:r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be integers with</w:t>
        </w:r>
      </w:ins>
      <w:ins w:id="104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n</m:t>
        </m:r>
      </m:oMath>
      <w:ins w:id="1048" w:author="PR Preview" w:date="2026-01-01T00:00:00Z">
        <w:r>
          <w:t xml:space="preserve">,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and let</w:t>
        </w:r>
      </w:ins>
      <w:ins w:id="105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be numbers.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The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rPr>
            <w:b/>
            <w:bCs/>
          </w:rPr>
          <w:t xml:space="preserve">sum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of</w:t>
        </w:r>
      </w:ins>
      <w:ins w:id="106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through</w:t>
        </w:r>
      </w:ins>
      <w:ins w:id="106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ins w:id="1066" w:author="PR Preview" w:date="2026-01-01T00:00:00Z">
        <w:r>
          <w:t xml:space="preserve">The numbers</w:t>
        </w:r>
      </w:ins>
      <w:ins w:id="1067" w:author="PR Preview" w:date="2026-01-01T00:00:00Z">
        <w:r>
          <w:t xml:space="preserve"> </w:t>
        </w:r>
      </w:ins>
      <m:oMath>
        <m:r>
          <m:t>m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and</w:t>
        </w:r>
      </w:ins>
      <w:ins w:id="1070" w:author="PR Preview" w:date="2026-01-01T00:00:00Z">
        <w:r>
          <w:t xml:space="preserve"> </w:t>
        </w:r>
      </w:ins>
      <m:oMath>
        <m:r>
          <m:t>n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are its lower and upper limits,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defined in the</w:t>
        </w:r>
      </w:ins>
      <w:ins w:id="1075" w:author="PR Preview" w:date="2026-01-01T00:00:00Z">
        <w:r>
          <w:t xml:space="preserve"> </w:t>
        </w:r>
      </w:ins>
      <w:hyperlink r:id="rId85">
        <w:ins w:id="1076" w:author="PR Preview" w:date="2026-01-01T00:00:00Z">
          <w:r>
            <w:rPr>
              <w:rStyle w:val="Hyperlink"/>
            </w:rPr>
            <w:t xml:space="preserve">notation for limits of a sum</w:t>
          </w:r>
        </w:ins>
      </w:hyperlink>
      <w:ins w:id="1077" w:author="PR Preview" w:date="2026-01-01T00:00:00Z">
        <w:r>
          <w:t xml:space="preserve">.</w:t>
        </w:r>
      </w:ins>
    </w:p>
    <w:bookmarkEnd w:id="86"/>
    <w:bookmarkStart w:id="87" w:name="def-summation-index"/>
    <w:p>
      <w:pPr>
        <w:pStyle w:val="BodyText"/>
      </w:pPr>
      <w:ins w:id="1078" w:author="PR Preview" w:date="2026-01-01T00:00:00Z">
        <w:r>
          <w:rPr>
            <w:b/>
            <w:bCs/>
          </w:rPr>
          <w:t xml:space="preserve">Definition 20 (Index of a sum)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The variable</w:t>
        </w:r>
      </w:ins>
      <w:ins w:id="1081" w:author="PR Preview" w:date="2026-01-01T00:00:00Z">
        <w:r>
          <w:t xml:space="preserve"> </w:t>
        </w:r>
      </w:ins>
      <m:oMath>
        <m:r>
          <m:t>i</m:t>
        </m:r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in</w:t>
        </w:r>
      </w:ins>
      <w:ins w:id="108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(</w:t>
        </w:r>
      </w:ins>
      <w:hyperlink w:anchor="def-summation">
        <w:ins w:id="1087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088" w:author="PR Preview" w:date="2026-01-01T00:00:00Z">
        <w:r>
          <w:t xml:space="preserve">) is the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rPr>
            <w:b/>
            <w:bCs/>
          </w:rPr>
          <w:t xml:space="preserve">index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of the sum.</w:t>
        </w:r>
      </w:ins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del w:id="1093" w:author="PR Preview" w:date="2026-01-01T00:00:00Z">
        <w:r>
          <w:rPr>
            <w:b/>
            <w:bCs/>
          </w:rPr>
          <w:delText xml:space="preserve">Definition 15 (Empty sum)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When the upper limit is less than the lower limit (</w:delText>
        </w:r>
      </w:del>
      <m:oMath>
        <m:r>
          <m:t>n</m:t>
        </m:r>
        <m:r>
          <m:rPr>
            <m:sty m:val="p"/>
          </m:rPr>
          <m:t>&lt;</m:t>
        </m:r>
        <m:r>
          <m:t>m</m:t>
        </m:r>
      </m:oMath>
      <w:del w:id="1096" w:author="PR Preview" w:date="2026-01-01T00:00:00Z">
        <w:r>
          <w:delText xml:space="preserve">),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the sum</w:delText>
        </w:r>
      </w:del>
      <w:del w:id="109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has no terms.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By convention, such an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rPr>
            <w:b/>
            <w:bCs/>
          </w:rPr>
          <w:delText xml:space="preserve">empty sum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equals</w:delText>
        </w:r>
      </w:del>
      <w:del w:id="1108" w:author="PR Preview" w:date="2026-01-01T00:00:00Z">
        <w:r>
          <w:delText xml:space="preserve"> </w:delText>
        </w:r>
      </w:del>
      <m:oMath>
        <m:r>
          <m:t>0</m:t>
        </m:r>
      </m:oMath>
      <w:del w:id="1109" w:author="PR Preview" w:date="2026-01-01T00:00:00Z">
        <w:r>
          <w:delText xml:space="preserve">.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For example,</w:delText>
        </w:r>
      </w:del>
      <w:del w:id="111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del w:id="1113" w:author="PR Preview" w:date="2026-01-01T00:00:00Z">
        <w:r>
          <w:delText xml:space="preserve">.</w:delText>
        </w:r>
      </w:del>
    </w:p>
    <w:p>
      <w:pPr>
        <w:pStyle w:val="BodyText"/>
      </w:pPr>
      <w:del w:id="1114" w:author="PR Preview" w:date="2026-01-01T00:00:00Z">
        <w:r>
          <w:rPr>
            <w:b/>
            <w:bCs/>
          </w:rPr>
          <w:delText xml:space="preserve">Exercise 4 (Rearrange a sum)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Let</w:delText>
        </w:r>
      </w:del>
      <w:del w:id="1117" w:author="PR Preview" w:date="2026-01-01T00:00:00Z">
        <w:r>
          <w:delText xml:space="preserve"> </w:delText>
        </w:r>
      </w:del>
      <m:oMath>
        <m:r>
          <m:t>c</m:t>
        </m:r>
      </m:oMath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be a number, and let</w:delText>
        </w:r>
      </w:del>
      <w:del w:id="112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and</w:delText>
        </w:r>
      </w:del>
      <w:del w:id="112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be numbers.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Using</w:delText>
        </w:r>
      </w:del>
      <w:del w:id="1128" w:author="PR Preview" w:date="2026-01-01T00:00:00Z">
        <w:r>
          <w:delText xml:space="preserve"> </w:delText>
        </w:r>
      </w:del>
      <w:hyperlink w:anchor="def-summation">
        <w:del w:id="112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and the rules of algebra above, show that:</w:delText>
        </w:r>
      </w:del>
    </w:p>
    <w:p>
      <w:pPr>
        <w:pStyle w:val="FirstParagraph"/>
      </w:pPr>
      <w:ins w:id="1132" w:author="PR Preview" w:date="2026-01-01T00:00:00Z">
        <w:r>
          <w:rPr>
            <w:b/>
            <w:bCs/>
          </w:rPr>
          <w:t xml:space="preserve">Definition 21 (Empty sum)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When the upper limit is less than the lower limit (</w:t>
        </w:r>
      </w:ins>
      <m:oMath>
        <m:r>
          <m:t>n</m:t>
        </m:r>
        <m:r>
          <m:rPr>
            <m:sty m:val="p"/>
          </m:rPr>
          <m:t>&lt;</m:t>
        </m:r>
        <m:r>
          <m:t>m</m:t>
        </m:r>
      </m:oMath>
      <w:ins w:id="1135" w:author="PR Preview" w:date="2026-01-01T00:00:00Z">
        <w:r>
          <w:t xml:space="preserve">),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the sum</w:t>
        </w:r>
      </w:ins>
      <w:ins w:id="113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has no terms.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By convention, such an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rPr>
            <w:b/>
            <w:bCs/>
          </w:rPr>
          <w:t xml:space="preserve">empty sum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equals</w:t>
        </w:r>
      </w:ins>
      <w:ins w:id="1147" w:author="PR Preview" w:date="2026-01-01T00:00:00Z">
        <w:r>
          <w:t xml:space="preserve"> </w:t>
        </w:r>
      </w:ins>
      <m:oMath>
        <m:r>
          <m:t>0</m:t>
        </m:r>
      </m:oMath>
      <w:ins w:id="1148" w:author="PR Preview" w:date="2026-01-01T00:00:00Z">
        <w:r>
          <w:t xml:space="preserve">.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For example,</w:t>
        </w:r>
      </w:ins>
      <w:ins w:id="115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ins w:id="1152" w:author="PR Preview" w:date="2026-01-01T00:00:00Z">
        <w:r>
          <w:t xml:space="preserve">.</w:t>
        </w:r>
      </w:ins>
    </w:p>
    <w:bookmarkEnd w:id="89"/>
    <w:bookmarkStart w:id="90" w:name="exr-sum-rules"/>
    <w:p>
      <w:pPr>
        <w:pStyle w:val="BodyText"/>
      </w:pPr>
      <w:ins w:id="1153" w:author="PR Preview" w:date="2026-01-01T00:00:00Z">
        <w:r>
          <w:rPr>
            <w:b/>
            <w:bCs/>
          </w:rPr>
          <w:t xml:space="preserve">Exercise 4 (Rearrange a sum)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Let</w:t>
        </w:r>
      </w:ins>
      <w:ins w:id="1156" w:author="PR Preview" w:date="2026-01-01T00:00:00Z">
        <w:r>
          <w:t xml:space="preserve"> </w:t>
        </w:r>
      </w:ins>
      <m:oMath>
        <m:r>
          <m:t>c</m:t>
        </m:r>
      </m:oMath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be a number, and let</w:t>
        </w:r>
      </w:ins>
      <w:ins w:id="115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and</w:t>
        </w:r>
      </w:ins>
      <w:ins w:id="1162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be numbers.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Using</w:t>
        </w:r>
      </w:ins>
      <w:ins w:id="1167" w:author="PR Preview" w:date="2026-01-01T00:00:00Z">
        <w:r>
          <w:t xml:space="preserve"> </w:t>
        </w:r>
      </w:ins>
      <w:hyperlink w:anchor="def-summation">
        <w:ins w:id="1168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and the rules of algebra above, show that:</w:t>
        </w:r>
      </w:ins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del w:id="1171" w:author="PR Preview" w:date="2026-01-01T00:00:00Z">
        <w:r>
          <w:rPr>
            <w:i/>
            <w:iCs/>
          </w:rPr>
          <w:delText xml:space="preserve">Solution 4</w:delText>
        </w:r>
      </w:del>
      <w:del w:id="1172" w:author="PR Preview" w:date="2026-01-01T00:00:00Z">
        <w:r>
          <w:delText xml:space="preserve">. </w:delText>
        </w:r>
      </w:del>
      <w:del w:id="1173" w:author="PR Preview" w:date="2026-01-01T00:00:00Z">
        <w:r>
          <w:delText xml:space="preserve">Each step below applies</w:delText>
        </w:r>
      </w:del>
      <w:del w:id="1174" w:author="PR Preview" w:date="2026-01-01T00:00:00Z">
        <w:r>
          <w:delText xml:space="preserve"> </w:delText>
        </w:r>
      </w:del>
      <w:hyperlink w:anchor="def-summation">
        <w:del w:id="1175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76" w:author="PR Preview" w:date="2026-01-01T00:00:00Z">
        <w:r>
          <w:delText xml:space="preserve">,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the distributive law (</w:delText>
        </w:r>
      </w:del>
      <w:hyperlink w:anchor="thm-mult-distr">
        <w:del w:id="1179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180" w:author="PR Preview" w:date="2026-01-01T00:00:00Z">
        <w:r>
          <w:delText xml:space="preserve">),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or the commutative and associative laws of addition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(</w:delText>
        </w:r>
      </w:del>
      <w:hyperlink w:anchor="thm-sum-symmetric">
        <w:del w:id="1185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and</w:delText>
        </w:r>
      </w:del>
      <w:del w:id="1188" w:author="PR Preview" w:date="2026-01-01T00:00:00Z">
        <w:r>
          <w:delText xml:space="preserve"> </w:delText>
        </w:r>
      </w:del>
      <w:hyperlink w:anchor="thm-sum-assoc">
        <w:del w:id="1189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190" w:author="PR Preview" w:date="2026-01-01T00:00:00Z">
        <w:r>
          <w:delText xml:space="preserve">).</w:delText>
        </w:r>
      </w:del>
    </w:p>
    <w:p>
      <w:pPr>
        <w:pStyle w:val="BodyText"/>
      </w:pPr>
      <w:ins w:id="1191" w:author="PR Preview" w:date="2026-01-01T00:00:00Z">
        <w:r>
          <w:rPr>
            <w:i/>
            <w:iCs/>
          </w:rPr>
          <w:t xml:space="preserve">Solution 4</w:t>
        </w:r>
      </w:ins>
      <w:ins w:id="1192" w:author="PR Preview" w:date="2026-01-01T00:00:00Z">
        <w:r>
          <w:t xml:space="preserve">. </w:t>
        </w:r>
      </w:ins>
      <w:ins w:id="1193" w:author="PR Preview" w:date="2026-01-01T00:00:00Z">
        <w:r>
          <w:t xml:space="preserve">Each step below applies</w:t>
        </w:r>
      </w:ins>
      <w:ins w:id="1194" w:author="PR Preview" w:date="2026-01-01T00:00:00Z">
        <w:r>
          <w:t xml:space="preserve"> </w:t>
        </w:r>
      </w:ins>
      <w:hyperlink w:anchor="def-summation">
        <w:ins w:id="1195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196" w:author="PR Preview" w:date="2026-01-01T00:00:00Z">
        <w:r>
          <w:t xml:space="preserve">,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the distributive law (</w:t>
        </w:r>
      </w:ins>
      <w:hyperlink w:anchor="thm-mult-distr">
        <w:ins w:id="119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200" w:author="PR Preview" w:date="2026-01-01T00:00:00Z">
        <w:r>
          <w:t xml:space="preserve">),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or the commutative and associative laws of addition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(</w:t>
        </w:r>
      </w:ins>
      <w:hyperlink w:anchor="thm-sum-symmetric">
        <w:ins w:id="120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and</w:t>
        </w:r>
      </w:ins>
      <w:ins w:id="1208" w:author="PR Preview" w:date="2026-01-01T00:00:00Z">
        <w:r>
          <w:t xml:space="preserve"> </w:t>
        </w:r>
      </w:ins>
      <w:hyperlink w:anchor="thm-sum-assoc">
        <w:ins w:id="120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210" w:author="PR Preview" w:date="2026-01-01T00:00:00Z">
        <w:r>
          <w:t xml:space="preserve">).</w:t>
        </w:r>
      </w:ins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del w:id="1211" w:author="PR Preview" w:date="2026-01-01T00:00:00Z">
        <w:r>
          <w:rPr>
            <w:b/>
            <w:bCs/>
          </w:rPr>
          <w:delText xml:space="preserve">Definition 16 (Sum over a finite set)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Let</w:delText>
        </w:r>
      </w:del>
      <w:del w:id="121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be a</w:delText>
        </w:r>
      </w:del>
      <w:del w:id="1217" w:author="PR Preview" w:date="2026-01-01T00:00:00Z">
        <w:r>
          <w:delText xml:space="preserve"> </w:delText>
        </w:r>
      </w:del>
      <w:hyperlink r:id="rId96">
        <w:del w:id="1218" w:author="PR Preview" w:date="2026-01-01T00:00:00Z">
          <w:r>
            <w:rPr>
              <w:rStyle w:val="Hyperlink"/>
            </w:rPr>
            <w:delText xml:space="preserve">finite</w:delText>
          </w:r>
        </w:del>
      </w:hyperlink>
      <w:del w:id="1219" w:author="PR Preview" w:date="2026-01-01T00:00:00Z">
        <w:r>
          <w:delText xml:space="preserve"> </w:delText>
        </w:r>
      </w:del>
      <w:hyperlink r:id="rId97">
        <w:del w:id="1220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with</w:delText>
        </w:r>
      </w:del>
      <w:del w:id="122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different elements.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Let</w:delText>
        </w:r>
      </w:del>
      <w:del w:id="1228" w:author="PR Preview" w:date="2026-01-01T00:00:00Z">
        <w:r>
          <w:delText xml:space="preserve"> </w:delText>
        </w:r>
      </w:del>
      <m:oMath>
        <m:r>
          <m:t>f</m:t>
        </m:r>
      </m:oMath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be a</w:delText>
        </w:r>
      </w:del>
      <w:del w:id="1231" w:author="PR Preview" w:date="2026-01-01T00:00:00Z">
        <w:r>
          <w:delText xml:space="preserve"> </w:delText>
        </w:r>
      </w:del>
      <w:hyperlink r:id="rId14">
        <w:del w:id="1232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that gives a number</w:delText>
        </w:r>
      </w:del>
      <w:del w:id="12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for each element</w:delText>
        </w:r>
      </w:del>
      <w:del w:id="1238" w:author="PR Preview" w:date="2026-01-01T00:00:00Z">
        <w:r>
          <w:delText xml:space="preserve"> </w:delText>
        </w:r>
      </w:del>
      <m:oMath>
        <m:r>
          <m:t>x</m:t>
        </m:r>
      </m:oMath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of</w:delText>
        </w:r>
      </w:del>
      <w:del w:id="1241" w:author="PR Preview" w:date="2026-01-01T00:00:00Z">
        <w:r>
          <w:delText xml:space="preserve"> </w:delText>
        </w:r>
      </w:del>
      <m:oMath>
        <m:r>
          <m:t>A</m:t>
        </m:r>
      </m:oMath>
      <w:del w:id="1242" w:author="PR Preview" w:date="2026-01-01T00:00:00Z">
        <w:r>
          <w:delText xml:space="preserve">.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The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rPr>
            <w:b/>
            <w:bCs/>
          </w:rPr>
          <w:delText xml:space="preserve">sum of</w:delText>
        </w:r>
      </w:del>
      <w:del w:id="1247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1248" w:author="PR Preview" w:date="2026-01-01T00:00:00Z">
        <w:r>
          <w:rPr>
            <w:b/>
            <w:bCs/>
          </w:rPr>
          <w:delText xml:space="preserve"> </w:delText>
        </w:r>
      </w:del>
      <w:del w:id="1249" w:author="PR Preview" w:date="2026-01-01T00:00:00Z">
        <w:r>
          <w:rPr>
            <w:b/>
            <w:bCs/>
          </w:rPr>
          <w:delText xml:space="preserve">over</w:delText>
        </w:r>
      </w:del>
      <w:del w:id="1250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</m:oMath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is</w:delText>
        </w:r>
      </w:del>
    </w:p>
    <w:p>
      <w:pPr>
        <w:pStyle w:val="FirstParagraph"/>
      </w:pPr>
      <w:ins w:id="1253" w:author="PR Preview" w:date="2026-01-01T00:00:00Z">
        <w:r>
          <w:rPr>
            <w:b/>
            <w:bCs/>
          </w:rPr>
          <w:t xml:space="preserve">Definition 22 (Sum over a finite set)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Let</w:t>
        </w:r>
      </w:ins>
      <w:ins w:id="12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be a</w:t>
        </w:r>
      </w:ins>
      <w:ins w:id="1259" w:author="PR Preview" w:date="2026-01-01T00:00:00Z">
        <w:r>
          <w:t xml:space="preserve"> </w:t>
        </w:r>
      </w:ins>
      <w:hyperlink r:id="rId96">
        <w:ins w:id="1260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1261" w:author="PR Preview" w:date="2026-01-01T00:00:00Z">
        <w:r>
          <w:t xml:space="preserve"> </w:t>
        </w:r>
      </w:ins>
      <w:hyperlink r:id="rId97">
        <w:ins w:id="1262" w:author="PR Preview" w:date="2026-01-01T00:00:00Z">
          <w:r>
            <w:rPr>
              <w:rStyle w:val="Hyperlink"/>
            </w:rPr>
            <w:t xml:space="preserve">set</w:t>
          </w:r>
        </w:ins>
      </w:hyperlink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with</w:t>
        </w:r>
      </w:ins>
      <w:ins w:id="126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different elements.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Let</w:t>
        </w:r>
      </w:ins>
      <w:ins w:id="1270" w:author="PR Preview" w:date="2026-01-01T00:00:00Z">
        <w:r>
          <w:t xml:space="preserve"> </w:t>
        </w:r>
      </w:ins>
      <m:oMath>
        <m:r>
          <m:t>f</m:t>
        </m:r>
      </m:oMath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be a</w:t>
        </w:r>
      </w:ins>
      <w:ins w:id="1273" w:author="PR Preview" w:date="2026-01-01T00:00:00Z">
        <w:r>
          <w:t xml:space="preserve"> </w:t>
        </w:r>
      </w:ins>
      <w:hyperlink r:id="rId14">
        <w:ins w:id="127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that gives a number</w:t>
        </w:r>
      </w:ins>
      <w:ins w:id="127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for each element</w:t>
        </w:r>
      </w:ins>
      <w:ins w:id="1280" w:author="PR Preview" w:date="2026-01-01T00:00:00Z">
        <w:r>
          <w:t xml:space="preserve"> </w:t>
        </w:r>
      </w:ins>
      <m:oMath>
        <m:r>
          <m:t>x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of</w:t>
        </w:r>
      </w:ins>
      <w:ins w:id="1283" w:author="PR Preview" w:date="2026-01-01T00:00:00Z">
        <w:r>
          <w:t xml:space="preserve"> </w:t>
        </w:r>
      </w:ins>
      <m:oMath>
        <m:r>
          <m:t>A</m:t>
        </m:r>
      </m:oMath>
      <w:ins w:id="1284" w:author="PR Preview" w:date="2026-01-01T00:00:00Z">
        <w:r>
          <w:t xml:space="preserve">.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The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rPr>
            <w:b/>
            <w:bCs/>
          </w:rPr>
          <w:t xml:space="preserve">sum of</w:t>
        </w:r>
      </w:ins>
      <w:ins w:id="1289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290" w:author="PR Preview" w:date="2026-01-01T00:00:00Z">
        <w:r>
          <w:rPr>
            <w:b/>
            <w:bCs/>
          </w:rPr>
          <w:t xml:space="preserve"> </w:t>
        </w:r>
      </w:ins>
      <w:ins w:id="1291" w:author="PR Preview" w:date="2026-01-01T00:00:00Z">
        <w:r>
          <w:rPr>
            <w:b/>
            <w:bCs/>
          </w:rPr>
          <w:t xml:space="preserve">over</w:t>
        </w:r>
      </w:ins>
      <w:ins w:id="1292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del w:id="1295" w:author="PR Preview" w:date="2026-01-01T00:00:00Z">
        <w:r>
          <w:delText xml:space="preserve">When</w:delText>
        </w:r>
      </w:del>
      <w:del w:id="129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297" w:author="PR Preview" w:date="2026-01-01T00:00:00Z">
        <w:r>
          <w:delText xml:space="preserve">,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this sum is the same as</w:delText>
        </w:r>
      </w:del>
      <w:del w:id="130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from</w:delText>
        </w:r>
      </w:del>
      <w:del w:id="1303" w:author="PR Preview" w:date="2026-01-01T00:00:00Z">
        <w:r>
          <w:delText xml:space="preserve"> </w:delText>
        </w:r>
      </w:del>
      <w:hyperlink w:anchor="def-summation">
        <w:del w:id="1304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305" w:author="PR Preview" w:date="2026-01-01T00:00:00Z">
        <w:r>
          <w:delText xml:space="preserve">.</w:delText>
        </w:r>
      </w:del>
    </w:p>
    <w:p>
      <w:pPr>
        <w:pStyle w:val="BodyText"/>
      </w:pPr>
      <w:ins w:id="1306" w:author="PR Preview" w:date="2026-01-01T00:00:00Z">
        <w:r>
          <w:t xml:space="preserve">When</w:t>
        </w:r>
      </w:ins>
      <w:ins w:id="13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308" w:author="PR Preview" w:date="2026-01-01T00:00:00Z">
        <w:r>
          <w:t xml:space="preserve">,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this sum is the same as</w:t>
        </w:r>
      </w:ins>
      <w:ins w:id="131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from</w:t>
        </w:r>
      </w:ins>
      <w:ins w:id="1314" w:author="PR Preview" w:date="2026-01-01T00:00:00Z">
        <w:r>
          <w:t xml:space="preserve"> </w:t>
        </w:r>
      </w:ins>
      <w:hyperlink w:anchor="def-summation">
        <w:ins w:id="1315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316" w:author="PR Preview" w:date="2026-01-01T00:00:00Z">
        <w:r>
          <w:t xml:space="preserve">.</w:t>
        </w:r>
      </w:ins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del w:id="1317" w:author="PR Preview" w:date="2026-01-01T00:00:00Z">
        <w:r>
          <w:rPr>
            <w:b/>
            <w:bCs/>
          </w:rPr>
          <w:delText xml:space="preserve">Definition 17 (Quotient)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For real numbers</w:delText>
        </w:r>
      </w:del>
      <w:del w:id="1320" w:author="PR Preview" w:date="2026-01-01T00:00:00Z">
        <w:r>
          <w:delText xml:space="preserve"> </w:delText>
        </w:r>
      </w:del>
      <m:oMath>
        <m:r>
          <m:t>a</m:t>
        </m:r>
      </m:oMath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and</w:delText>
        </w:r>
      </w:del>
      <w:del w:id="1323" w:author="PR Preview" w:date="2026-01-01T00:00:00Z">
        <w:r>
          <w:delText xml:space="preserve"> </w:delText>
        </w:r>
      </w:del>
      <m:oMath>
        <m:r>
          <m:t>b</m:t>
        </m:r>
      </m:oMath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with</w:delText>
        </w:r>
      </w:del>
      <w:del w:id="132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1327" w:author="PR Preview" w:date="2026-01-01T00:00:00Z">
        <w:r>
          <w:delText xml:space="preserve">,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the</w:delText>
        </w:r>
      </w:del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rPr>
            <w:b/>
            <w:bCs/>
          </w:rPr>
          <w:delText xml:space="preserve">quotient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of</w:delText>
        </w:r>
      </w:del>
      <w:del w:id="1334" w:author="PR Preview" w:date="2026-01-01T00:00:00Z">
        <w:r>
          <w:delText xml:space="preserve"> </w:delText>
        </w:r>
      </w:del>
      <m:oMath>
        <m:r>
          <m:t>a</m:t>
        </m:r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by</w:delText>
        </w:r>
      </w:del>
      <w:del w:id="1337" w:author="PR Preview" w:date="2026-01-01T00:00:00Z">
        <w:r>
          <w:delText xml:space="preserve"> </w:delText>
        </w:r>
      </w:del>
      <m:oMath>
        <m:r>
          <m:t>b</m:t>
        </m:r>
      </m:oMath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is the result of dividing</w:delText>
        </w:r>
      </w:del>
      <w:del w:id="1340" w:author="PR Preview" w:date="2026-01-01T00:00:00Z">
        <w:r>
          <w:delText xml:space="preserve"> </w:delText>
        </w:r>
      </w:del>
      <m:oMath>
        <m:r>
          <m:t>a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by</w:delText>
        </w:r>
      </w:del>
      <w:del w:id="1343" w:author="PR Preview" w:date="2026-01-01T00:00:00Z">
        <w:r>
          <w:delText xml:space="preserve"> </w:delText>
        </w:r>
      </w:del>
      <m:oMath>
        <m:r>
          <m:t>b</m:t>
        </m:r>
      </m:oMath>
      <w:del w:id="134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del w:id="1345" w:author="PR Preview" w:date="2026-01-01T00:00:00Z">
        <w:r>
          <w:rPr>
            <w:b/>
            <w:bCs/>
          </w:rPr>
          <w:delText xml:space="preserve">Definition 18 (Fraction, numerator, and denominator)</w:delText>
        </w:r>
      </w:del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A quotient</w:delText>
        </w:r>
      </w:del>
      <w:del w:id="134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(</w:delText>
        </w:r>
      </w:del>
      <w:hyperlink w:anchor="def-quotient">
        <w:del w:id="1351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352" w:author="PR Preview" w:date="2026-01-01T00:00:00Z">
        <w:r>
          <w:delText xml:space="preserve">) is also called a</w:delText>
        </w:r>
      </w:del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rPr>
            <w:b/>
            <w:bCs/>
          </w:rPr>
          <w:delText xml:space="preserve">fraction</w:delText>
        </w:r>
      </w:del>
      <w:del w:id="1355" w:author="PR Preview" w:date="2026-01-01T00:00:00Z">
        <w:r>
          <w:delText xml:space="preserve">;</w:delText>
        </w:r>
      </w:del>
      <w:del w:id="1356" w:author="PR Preview" w:date="2026-01-01T00:00:00Z">
        <w:r>
          <w:delText xml:space="preserve"> </w:delText>
        </w:r>
      </w:del>
      <m:oMath>
        <m:r>
          <m:t>a</m:t>
        </m:r>
      </m:oMath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is its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rPr>
            <w:b/>
            <w:bCs/>
          </w:rPr>
          <w:delText xml:space="preserve">numerator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and</w:delText>
        </w:r>
      </w:del>
      <w:del w:id="1363" w:author="PR Preview" w:date="2026-01-01T00:00:00Z">
        <w:r>
          <w:delText xml:space="preserve"> </w:delText>
        </w:r>
      </w:del>
      <m:oMath>
        <m:r>
          <m:t>b</m:t>
        </m:r>
      </m:oMath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its</w:delText>
        </w:r>
      </w:del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rPr>
            <w:b/>
            <w:bCs/>
          </w:rPr>
          <w:delText xml:space="preserve">denominator</w:delText>
        </w:r>
      </w:del>
      <w:del w:id="1368" w:author="PR Preview" w:date="2026-01-01T00:00:00Z">
        <w:r>
          <w:delText xml:space="preserve">.</w:delText>
        </w:r>
      </w:del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For example, the fraction</w:delText>
        </w:r>
      </w:del>
      <w:del w:id="137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has numerator</w:delText>
        </w:r>
      </w:del>
      <w:del w:id="1374" w:author="PR Preview" w:date="2026-01-01T00:00:00Z">
        <w:r>
          <w:delText xml:space="preserve"> </w:delText>
        </w:r>
      </w:del>
      <m:oMath>
        <m:r>
          <m:t>6</m:t>
        </m:r>
      </m:oMath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and denominator</w:delText>
        </w:r>
      </w:del>
      <w:del w:id="1377" w:author="PR Preview" w:date="2026-01-01T00:00:00Z">
        <w:r>
          <w:delText xml:space="preserve"> </w:delText>
        </w:r>
      </w:del>
      <m:oMath>
        <m:r>
          <m:t>4</m:t>
        </m:r>
      </m:oMath>
      <w:del w:id="1378" w:author="PR Preview" w:date="2026-01-01T00:00:00Z">
        <w:r>
          <w:delText xml:space="preserve">.</w:delText>
        </w:r>
      </w:del>
    </w:p>
    <w:p>
      <w:pPr>
        <w:pStyle w:val="BodyText"/>
      </w:pPr>
      <w:del w:id="1379" w:author="PR Preview" w:date="2026-01-01T00:00:00Z">
        <w:r>
          <w:rPr>
            <w:b/>
            <w:bCs/>
          </w:rPr>
          <w:delText xml:space="preserve">Example 19 (A quotient)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The quotient of</w:delText>
        </w:r>
      </w:del>
      <w:del w:id="1382" w:author="PR Preview" w:date="2026-01-01T00:00:00Z">
        <w:r>
          <w:delText xml:space="preserve"> </w:delText>
        </w:r>
      </w:del>
      <m:oMath>
        <m:r>
          <m:t>6</m:t>
        </m:r>
      </m:oMath>
      <w:del w:id="1383" w:author="PR Preview" w:date="2026-01-01T00:00:00Z">
        <w:r>
          <w:delText xml:space="preserve"> </w:delText>
        </w:r>
      </w:del>
      <w:del w:id="1384" w:author="PR Preview" w:date="2026-01-01T00:00:00Z">
        <w:r>
          <w:delText xml:space="preserve">by</w:delText>
        </w:r>
      </w:del>
      <w:del w:id="1385" w:author="PR Preview" w:date="2026-01-01T00:00:00Z">
        <w:r>
          <w:delText xml:space="preserve"> </w:delText>
        </w:r>
      </w:del>
      <m:oMath>
        <m:r>
          <m:t>4</m:t>
        </m:r>
      </m:oMath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is</w:delText>
        </w:r>
      </w:del>
      <w:del w:id="138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1389" w:author="PR Preview" w:date="2026-01-01T00:00:00Z">
        <w:r>
          <w:delText xml:space="preserve">.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The quotient of</w:delText>
        </w:r>
      </w:del>
      <w:del w:id="1392" w:author="PR Preview" w:date="2026-01-01T00:00:00Z">
        <w:r>
          <w:delText xml:space="preserve"> </w:delText>
        </w:r>
      </w:del>
      <m:oMath>
        <m:r>
          <m:t>6</m:t>
        </m:r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by</w:delText>
        </w:r>
      </w:del>
      <w:del w:id="1395" w:author="PR Preview" w:date="2026-01-01T00:00:00Z">
        <w:r>
          <w:delText xml:space="preserve"> </w:delText>
        </w:r>
      </w:del>
      <m:oMath>
        <m:r>
          <m:t>0</m:t>
        </m:r>
      </m:oMath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is undefined,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because</w:delText>
        </w:r>
      </w:del>
      <w:del w:id="1400" w:author="PR Preview" w:date="2026-01-01T00:00:00Z">
        <w:r>
          <w:delText xml:space="preserve"> </w:delText>
        </w:r>
      </w:del>
      <w:hyperlink w:anchor="def-quotient">
        <w:del w:id="1401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del w:id="1404" w:author="PR Preview" w:date="2026-01-01T00:00:00Z">
        <w:r>
          <w:rPr>
            <w:b/>
            <w:bCs/>
          </w:rPr>
          <w:delText xml:space="preserve">Definition 19 (Follow-up and person-years)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In a study that observes participants over time,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a participant’s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rPr>
            <w:b/>
            <w:bCs/>
          </w:rPr>
          <w:delText xml:space="preserve">follow-up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is the length of time the study observes that participant,</w:delText>
        </w:r>
      </w:del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and the study’s</w:delText>
        </w:r>
      </w:del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rPr>
            <w:b/>
            <w:bCs/>
          </w:rPr>
          <w:delText xml:space="preserve">person-years</w:delText>
        </w:r>
      </w:del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are the sum of the follow-up times of all participants,</w:delText>
        </w:r>
      </w:del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measured in years.</w:delText>
        </w:r>
      </w:del>
    </w:p>
    <w:p>
      <w:pPr>
        <w:pStyle w:val="BodyText"/>
      </w:pPr>
      <w:del w:id="1421" w:author="PR Preview" w:date="2026-01-01T00:00:00Z">
        <w:r>
          <w:rPr>
            <w:b/>
            <w:bCs/>
          </w:rPr>
          <w:delText xml:space="preserve">Example 20 (Counting person-years)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If</w:delText>
        </w:r>
      </w:del>
      <w:del w:id="1424" w:author="PR Preview" w:date="2026-01-01T00:00:00Z">
        <w:r>
          <w:delText xml:space="preserve"> </w:delText>
        </w:r>
      </w:del>
      <m:oMath>
        <m:r>
          <m:t>10</m:t>
        </m:r>
      </m:oMath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people are each followed for</w:delText>
        </w:r>
      </w:del>
      <w:del w:id="1427" w:author="PR Preview" w:date="2026-01-01T00:00:00Z">
        <w:r>
          <w:delText xml:space="preserve"> </w:delText>
        </w:r>
      </w:del>
      <m:oMath>
        <m:r>
          <m:t>2</m:t>
        </m:r>
      </m:oMath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years,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the study has</w:delText>
        </w:r>
      </w:del>
      <w:del w:id="1432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person-years.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If one person is followed for</w:delText>
        </w:r>
      </w:del>
      <w:del w:id="1437" w:author="PR Preview" w:date="2026-01-01T00:00:00Z">
        <w:r>
          <w:delText xml:space="preserve"> </w:delText>
        </w:r>
      </w:del>
      <m:oMath>
        <m:r>
          <m:t>3</m:t>
        </m:r>
      </m:oMath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years and another for</w:delText>
        </w:r>
      </w:del>
      <w:del w:id="1440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year,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the study has</w:delText>
        </w:r>
      </w:del>
      <w:del w:id="1445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person-years.</w:delText>
        </w:r>
      </w:del>
    </w:p>
    <w:p>
      <w:pPr>
        <w:pStyle w:val="BodyText"/>
      </w:pPr>
      <w:del w:id="1448" w:author="PR Preview" w:date="2026-01-01T00:00:00Z">
        <w:r>
          <w:rPr>
            <w:b/>
            <w:bCs/>
          </w:rPr>
          <w:delText xml:space="preserve">Definition 20 (Rate)</w:delText>
        </w:r>
      </w:del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A</w:delText>
        </w:r>
      </w:del>
      <w:del w:id="1451" w:author="PR Preview" w:date="2026-01-01T00:00:00Z">
        <w:r>
          <w:delText xml:space="preserve"> </w:delText>
        </w:r>
      </w:del>
      <w:del w:id="1452" w:author="PR Preview" w:date="2026-01-01T00:00:00Z">
        <w:r>
          <w:rPr>
            <w:b/>
            <w:bCs/>
          </w:rPr>
          <w:delText xml:space="preserve">rate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is a quotient of two quantities,</w:delText>
        </w:r>
      </w:del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delText xml:space="preserve">usually with a denominator that measures time,</w:delText>
        </w:r>
      </w:del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such as weeks or person-years of follow-up (</w:delText>
        </w:r>
      </w:del>
      <w:hyperlink w:anchor="def-person-years">
        <w:del w:id="145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460" w:author="PR Preview" w:date="2026-01-01T00:00:00Z">
        <w:r>
          <w:delText xml:space="preserve">).</w:delText>
        </w:r>
      </w:del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delText xml:space="preserve">For example,</w:delText>
        </w:r>
      </w:del>
      <w:del w:id="1463" w:author="PR Preview" w:date="2026-01-01T00:00:00Z">
        <w:r>
          <w:delText xml:space="preserve"> </w:delText>
        </w:r>
      </w:del>
      <m:oMath>
        <m:r>
          <m:t>12</m:t>
        </m:r>
      </m:oMath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new cases in</w:delText>
        </w:r>
      </w:del>
      <w:del w:id="1466" w:author="PR Preview" w:date="2026-01-01T00:00:00Z">
        <w:r>
          <w:delText xml:space="preserve"> </w:delText>
        </w:r>
      </w:del>
      <m:oMath>
        <m:r>
          <m:t>4</m:t>
        </m:r>
      </m:oMath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weeks</w:delText>
        </w:r>
      </w:del>
      <w:del w:id="1469" w:author="PR Preview" w:date="2026-01-01T00:00:00Z">
        <w:r>
          <w:delText xml:space="preserve"> </w:delText>
        </w:r>
      </w:del>
      <w:del w:id="1470" w:author="PR Preview" w:date="2026-01-01T00:00:00Z">
        <w:r>
          <w:delText xml:space="preserve">is a rate of</w:delText>
        </w:r>
      </w:del>
      <w:del w:id="147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new cases per week,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and</w:delText>
        </w:r>
      </w:del>
      <w:del w:id="1476" w:author="PR Preview" w:date="2026-01-01T00:00:00Z">
        <w:r>
          <w:delText xml:space="preserve"> </w:delText>
        </w:r>
      </w:del>
      <m:oMath>
        <m:r>
          <m:t>30</m:t>
        </m:r>
      </m:oMath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delText xml:space="preserve">cases over</w:delText>
        </w:r>
      </w:del>
      <w:del w:id="1479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delText xml:space="preserve">person-years of follow-up</w:delText>
        </w:r>
      </w:del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is a rate of</w:delText>
        </w:r>
      </w:del>
      <w:del w:id="148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cases per person-year.</w:delText>
        </w:r>
      </w:del>
    </w:p>
    <w:p>
      <w:pPr>
        <w:pStyle w:val="FirstParagraph"/>
      </w:pPr>
      <w:ins w:id="1487" w:author="PR Preview" w:date="2026-01-01T00:00:00Z">
        <w:r>
          <w:rPr>
            <w:b/>
            <w:bCs/>
          </w:rPr>
          <w:t xml:space="preserve">Definition 23 (Quotient)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For real numbers</w:t>
        </w:r>
      </w:ins>
      <w:ins w:id="1490" w:author="PR Preview" w:date="2026-01-01T00:00:00Z">
        <w:r>
          <w:t xml:space="preserve"> </w:t>
        </w:r>
      </w:ins>
      <m:oMath>
        <m:r>
          <m:t>a</m:t>
        </m:r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and</w:t>
        </w:r>
      </w:ins>
      <w:ins w:id="1493" w:author="PR Preview" w:date="2026-01-01T00:00:00Z">
        <w:r>
          <w:t xml:space="preserve"> </w:t>
        </w:r>
      </w:ins>
      <m:oMath>
        <m:r>
          <m:t>b</m:t>
        </m:r>
      </m:oMath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with</w:t>
        </w:r>
      </w:ins>
      <w:ins w:id="149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1497" w:author="PR Preview" w:date="2026-01-01T00:00:00Z">
        <w:r>
          <w:t xml:space="preserve">,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the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rPr>
            <w:b/>
            <w:bCs/>
          </w:rPr>
          <w:t xml:space="preserve">quotient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of</w:t>
        </w:r>
      </w:ins>
      <w:ins w:id="1504" w:author="PR Preview" w:date="2026-01-01T00:00:00Z">
        <w:r>
          <w:t xml:space="preserve"> </w:t>
        </w:r>
      </w:ins>
      <m:oMath>
        <m:r>
          <m:t>a</m:t>
        </m:r>
      </m:oMath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by</w:t>
        </w:r>
      </w:ins>
      <w:ins w:id="1507" w:author="PR Preview" w:date="2026-01-01T00:00:00Z">
        <w:r>
          <w:t xml:space="preserve"> </w:t>
        </w:r>
      </w:ins>
      <m:oMath>
        <m:r>
          <m:t>b</m:t>
        </m:r>
      </m:oMath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is the result of dividing</w:t>
        </w:r>
      </w:ins>
      <w:ins w:id="1510" w:author="PR Preview" w:date="2026-01-01T00:00:00Z">
        <w:r>
          <w:t xml:space="preserve"> </w:t>
        </w:r>
      </w:ins>
      <m:oMath>
        <m:r>
          <m:t>a</m:t>
        </m:r>
      </m:oMath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by</w:t>
        </w:r>
      </w:ins>
      <w:ins w:id="1513" w:author="PR Preview" w:date="2026-01-01T00:00:00Z">
        <w:r>
          <w:t xml:space="preserve"> </w:t>
        </w:r>
      </w:ins>
      <m:oMath>
        <m:r>
          <m:t>b</m:t>
        </m:r>
      </m:oMath>
      <w:ins w:id="151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ins w:id="1515" w:author="PR Preview" w:date="2026-01-01T00:00:00Z">
        <w:r>
          <w:rPr>
            <w:b/>
            <w:bCs/>
          </w:rPr>
          <w:t xml:space="preserve">Definition 24 (Fraction)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A quotient</w:t>
        </w:r>
      </w:ins>
      <w:ins w:id="151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(</w:t>
        </w:r>
      </w:ins>
      <w:hyperlink w:anchor="def-quotient">
        <w:ins w:id="152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522" w:author="PR Preview" w:date="2026-01-01T00:00:00Z">
        <w:r>
          <w:t xml:space="preserve">) is also called a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rPr>
            <w:b/>
            <w:bCs/>
          </w:rPr>
          <w:t xml:space="preserve">fraction</w:t>
        </w:r>
      </w:ins>
      <w:ins w:id="1525" w:author="PR Preview" w:date="2026-01-01T00:00:00Z">
        <w:r>
          <w:t xml:space="preserve">.</w:t>
        </w:r>
      </w:ins>
    </w:p>
    <w:bookmarkEnd w:id="106"/>
    <w:bookmarkStart w:id="107" w:name="def-numerator"/>
    <w:p>
      <w:pPr>
        <w:pStyle w:val="BodyText"/>
      </w:pPr>
      <w:ins w:id="1526" w:author="PR Preview" w:date="2026-01-01T00:00:00Z">
        <w:r>
          <w:rPr>
            <w:b/>
            <w:bCs/>
          </w:rPr>
          <w:t xml:space="preserve">Definition 25 (Numerator)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In a fraction</w:t>
        </w:r>
      </w:ins>
      <w:ins w:id="152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(</w:t>
        </w:r>
      </w:ins>
      <w:hyperlink w:anchor="def-fraction">
        <w:ins w:id="1532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533" w:author="PR Preview" w:date="2026-01-01T00:00:00Z">
        <w:r>
          <w:t xml:space="preserve">),</w:t>
        </w:r>
      </w:ins>
      <w:ins w:id="1534" w:author="PR Preview" w:date="2026-01-01T00:00:00Z">
        <w:r>
          <w:t xml:space="preserve"> </w:t>
        </w:r>
      </w:ins>
      <m:oMath>
        <m:r>
          <m:t>a</m:t>
        </m:r>
      </m:oMath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is its</w:t>
        </w:r>
      </w:ins>
      <w:ins w:id="1537" w:author="PR Preview" w:date="2026-01-01T00:00:00Z">
        <w:r>
          <w:t xml:space="preserve"> </w:t>
        </w:r>
      </w:ins>
      <w:ins w:id="1538" w:author="PR Preview" w:date="2026-01-01T00:00:00Z">
        <w:r>
          <w:rPr>
            <w:b/>
            <w:bCs/>
          </w:rPr>
          <w:t xml:space="preserve">numerator</w:t>
        </w:r>
      </w:ins>
      <w:ins w:id="1539" w:author="PR Preview" w:date="2026-01-01T00:00:00Z">
        <w:r>
          <w:t xml:space="preserve">.</w:t>
        </w:r>
      </w:ins>
    </w:p>
    <w:bookmarkEnd w:id="107"/>
    <w:bookmarkStart w:id="108" w:name="def-denominator"/>
    <w:p>
      <w:pPr>
        <w:pStyle w:val="BodyText"/>
      </w:pPr>
      <w:ins w:id="1540" w:author="PR Preview" w:date="2026-01-01T00:00:00Z">
        <w:r>
          <w:rPr>
            <w:b/>
            <w:bCs/>
          </w:rPr>
          <w:t xml:space="preserve">Definition 26 (Denominator)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In a fraction</w:t>
        </w:r>
      </w:ins>
      <w:ins w:id="154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(</w:t>
        </w:r>
      </w:ins>
      <w:hyperlink w:anchor="def-fraction">
        <w:ins w:id="1546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547" w:author="PR Preview" w:date="2026-01-01T00:00:00Z">
        <w:r>
          <w:t xml:space="preserve">),</w:t>
        </w:r>
      </w:ins>
      <w:ins w:id="1548" w:author="PR Preview" w:date="2026-01-01T00:00:00Z">
        <w:r>
          <w:t xml:space="preserve"> </w:t>
        </w:r>
      </w:ins>
      <m:oMath>
        <m:r>
          <m:t>b</m:t>
        </m:r>
      </m:oMath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is its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rPr>
            <w:b/>
            <w:bCs/>
          </w:rPr>
          <w:t xml:space="preserve">denominator</w:t>
        </w:r>
      </w:ins>
      <w:ins w:id="1553" w:author="PR Preview" w:date="2026-01-01T00:00:00Z">
        <w:r>
          <w:t xml:space="preserve">.</w:t>
        </w:r>
      </w:ins>
    </w:p>
    <w:bookmarkEnd w:id="108"/>
    <w:bookmarkStart w:id="109" w:name="exm-fraction"/>
    <w:p>
      <w:pPr>
        <w:pStyle w:val="BodyText"/>
      </w:pPr>
      <w:ins w:id="1554" w:author="PR Preview" w:date="2026-01-01T00:00:00Z">
        <w:r>
          <w:rPr>
            <w:b/>
            <w:bCs/>
          </w:rPr>
          <w:t xml:space="preserve">Example 19 (Numerator and denominator of a fraction)</w:t>
        </w:r>
      </w:ins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The fraction</w:t>
        </w:r>
      </w:ins>
      <w:ins w:id="155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has numerator</w:t>
        </w:r>
      </w:ins>
      <w:ins w:id="1560" w:author="PR Preview" w:date="2026-01-01T00:00:00Z">
        <w:r>
          <w:t xml:space="preserve"> </w:t>
        </w:r>
      </w:ins>
      <m:oMath>
        <m:r>
          <m:t>6</m:t>
        </m:r>
      </m:oMath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and denominator</w:t>
        </w:r>
      </w:ins>
      <w:ins w:id="1563" w:author="PR Preview" w:date="2026-01-01T00:00:00Z">
        <w:r>
          <w:t xml:space="preserve"> </w:t>
        </w:r>
      </w:ins>
      <m:oMath>
        <m:r>
          <m:t>4</m:t>
        </m:r>
      </m:oMath>
      <w:ins w:id="1564" w:author="PR Preview" w:date="2026-01-01T00:00:00Z">
        <w:r>
          <w:t xml:space="preserve">.</w:t>
        </w:r>
      </w:ins>
    </w:p>
    <w:bookmarkEnd w:id="109"/>
    <w:bookmarkStart w:id="110" w:name="exm-quotient"/>
    <w:p>
      <w:pPr>
        <w:pStyle w:val="BodyText"/>
      </w:pPr>
      <w:ins w:id="1565" w:author="PR Preview" w:date="2026-01-01T00:00:00Z">
        <w:r>
          <w:rPr>
            <w:b/>
            <w:bCs/>
          </w:rPr>
          <w:t xml:space="preserve">Example 20 (A quotient)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The quotient of</w:t>
        </w:r>
      </w:ins>
      <w:ins w:id="1568" w:author="PR Preview" w:date="2026-01-01T00:00:00Z">
        <w:r>
          <w:t xml:space="preserve"> </w:t>
        </w:r>
      </w:ins>
      <m:oMath>
        <m:r>
          <m:t>6</m:t>
        </m:r>
      </m:oMath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by</w:t>
        </w:r>
      </w:ins>
      <w:ins w:id="1571" w:author="PR Preview" w:date="2026-01-01T00:00:00Z">
        <w:r>
          <w:t xml:space="preserve"> </w:t>
        </w:r>
      </w:ins>
      <m:oMath>
        <m:r>
          <m:t>4</m:t>
        </m:r>
      </m:oMath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is</w:t>
        </w:r>
      </w:ins>
      <w:ins w:id="157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1575" w:author="PR Preview" w:date="2026-01-01T00:00:00Z">
        <w:r>
          <w:t xml:space="preserve">.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The quotient of</w:t>
        </w:r>
      </w:ins>
      <w:ins w:id="1578" w:author="PR Preview" w:date="2026-01-01T00:00:00Z">
        <w:r>
          <w:t xml:space="preserve"> </w:t>
        </w:r>
      </w:ins>
      <m:oMath>
        <m:r>
          <m:t>6</m:t>
        </m:r>
      </m:oMath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by</w:t>
        </w:r>
      </w:ins>
      <w:ins w:id="1581" w:author="PR Preview" w:date="2026-01-01T00:00:00Z">
        <w:r>
          <w:t xml:space="preserve"> </w:t>
        </w:r>
      </w:ins>
      <m:oMath>
        <m:r>
          <m:t>0</m:t>
        </m:r>
      </m:oMath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is undefined,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because</w:t>
        </w:r>
      </w:ins>
      <w:ins w:id="1586" w:author="PR Preview" w:date="2026-01-01T00:00:00Z">
        <w:r>
          <w:t xml:space="preserve"> </w:t>
        </w:r>
      </w:ins>
      <w:hyperlink w:anchor="def-quotient">
        <w:ins w:id="1587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requires a nonzero denominator.</w:t>
        </w:r>
      </w:ins>
    </w:p>
    <w:bookmarkEnd w:id="110"/>
    <w:bookmarkStart w:id="111" w:name="def-follow-up"/>
    <w:p>
      <w:pPr>
        <w:pStyle w:val="BodyText"/>
      </w:pPr>
      <w:ins w:id="1590" w:author="PR Preview" w:date="2026-01-01T00:00:00Z">
        <w:r>
          <w:rPr>
            <w:b/>
            <w:bCs/>
          </w:rPr>
          <w:t xml:space="preserve">Definition 27 (Follow-up)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In a study that observes participants over time,</w:t>
        </w:r>
      </w:ins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a participant’s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rPr>
            <w:b/>
            <w:bCs/>
          </w:rPr>
          <w:t xml:space="preserve">follow-up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is the length of time the study observes that participant.</w:t>
        </w:r>
      </w:ins>
    </w:p>
    <w:bookmarkEnd w:id="111"/>
    <w:bookmarkStart w:id="112" w:name="def-person-years"/>
    <w:p>
      <w:pPr>
        <w:pStyle w:val="BodyText"/>
      </w:pPr>
      <w:ins w:id="1599" w:author="PR Preview" w:date="2026-01-01T00:00:00Z">
        <w:r>
          <w:rPr>
            <w:b/>
            <w:bCs/>
          </w:rPr>
          <w:t xml:space="preserve">Definition 28 (Person-years)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In a study that observes participants over time,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the study’s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rPr>
            <w:b/>
            <w:bCs/>
          </w:rPr>
          <w:t xml:space="preserve">person-years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are the sum of the follow-up times (</w:t>
        </w:r>
      </w:ins>
      <w:hyperlink w:anchor="def-follow-up">
        <w:ins w:id="1608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609" w:author="PR Preview" w:date="2026-01-01T00:00:00Z">
        <w:r>
          <w:t xml:space="preserve">) of all participants,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measured in years.</w:t>
        </w:r>
      </w:ins>
    </w:p>
    <w:bookmarkEnd w:id="112"/>
    <w:bookmarkStart w:id="113" w:name="exm-person-years"/>
    <w:p>
      <w:pPr>
        <w:pStyle w:val="BodyText"/>
      </w:pPr>
      <w:ins w:id="1612" w:author="PR Preview" w:date="2026-01-01T00:00:00Z">
        <w:r>
          <w:rPr>
            <w:b/>
            <w:bCs/>
          </w:rPr>
          <w:t xml:space="preserve">Example 21 (Counting person-years)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If</w:t>
        </w:r>
      </w:ins>
      <w:ins w:id="1615" w:author="PR Preview" w:date="2026-01-01T00:00:00Z">
        <w:r>
          <w:t xml:space="preserve"> </w:t>
        </w:r>
      </w:ins>
      <m:oMath>
        <m:r>
          <m:t>10</m:t>
        </m:r>
      </m:oMath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people are each followed for</w:t>
        </w:r>
      </w:ins>
      <w:ins w:id="1618" w:author="PR Preview" w:date="2026-01-01T00:00:00Z">
        <w:r>
          <w:t xml:space="preserve"> </w:t>
        </w:r>
      </w:ins>
      <m:oMath>
        <m:r>
          <m:t>2</m:t>
        </m:r>
      </m:oMath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years,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the study has</w:t>
        </w:r>
      </w:ins>
      <w:ins w:id="1623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person-years.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If one person is followed for</w:t>
        </w:r>
      </w:ins>
      <w:ins w:id="1628" w:author="PR Preview" w:date="2026-01-01T00:00:00Z">
        <w:r>
          <w:t xml:space="preserve"> </w:t>
        </w:r>
      </w:ins>
      <m:oMath>
        <m:r>
          <m:t>3</m:t>
        </m:r>
      </m:oMath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years and another for</w:t>
        </w:r>
      </w:ins>
      <w:ins w:id="163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year,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the study has</w:t>
        </w:r>
      </w:ins>
      <w:ins w:id="163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person-years.</w:t>
        </w:r>
      </w:ins>
    </w:p>
    <w:bookmarkEnd w:id="113"/>
    <w:bookmarkStart w:id="114" w:name="def-rate"/>
    <w:p>
      <w:pPr>
        <w:pStyle w:val="BodyText"/>
      </w:pPr>
      <w:ins w:id="1639" w:author="PR Preview" w:date="2026-01-01T00:00:00Z">
        <w:r>
          <w:rPr>
            <w:b/>
            <w:bCs/>
          </w:rPr>
          <w:t xml:space="preserve">Definition 29 (Rate)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A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rPr>
            <w:b/>
            <w:bCs/>
          </w:rPr>
          <w:t xml:space="preserve">rate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is a quotient of two quantities,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usually with a denominator that measures time,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such as weeks or person-years of follow-up (</w:t>
        </w:r>
      </w:ins>
      <w:hyperlink w:anchor="def-person-years">
        <w:ins w:id="1650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651" w:author="PR Preview" w:date="2026-01-01T00:00:00Z">
        <w:r>
          <w:t xml:space="preserve">).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For example,</w:t>
        </w:r>
      </w:ins>
      <w:ins w:id="1654" w:author="PR Preview" w:date="2026-01-01T00:00:00Z">
        <w:r>
          <w:t xml:space="preserve"> </w:t>
        </w:r>
      </w:ins>
      <m:oMath>
        <m:r>
          <m:t>12</m:t>
        </m:r>
      </m:oMath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new cases in</w:t>
        </w:r>
      </w:ins>
      <w:ins w:id="1657" w:author="PR Preview" w:date="2026-01-01T00:00:00Z">
        <w:r>
          <w:t xml:space="preserve"> </w:t>
        </w:r>
      </w:ins>
      <m:oMath>
        <m:r>
          <m:t>4</m:t>
        </m:r>
      </m:oMath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weeks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is a rate of</w:t>
        </w:r>
      </w:ins>
      <w:ins w:id="166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new cases per week,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and</w:t>
        </w:r>
      </w:ins>
      <w:ins w:id="1667" w:author="PR Preview" w:date="2026-01-01T00:00:00Z">
        <w:r>
          <w:t xml:space="preserve"> </w:t>
        </w:r>
      </w:ins>
      <m:oMath>
        <m:r>
          <m:t>30</m:t>
        </m:r>
      </m:oMath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cases over</w:t>
        </w:r>
      </w:ins>
      <w:ins w:id="1670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person-years of follow-up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is a rate of</w:t>
        </w:r>
      </w:ins>
      <w:ins w:id="167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cases per person-year.</w:t>
        </w:r>
      </w:ins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del w:id="1678" w:author="PR Preview" w:date="2026-01-01T00:00:00Z">
        <w:r>
          <w:rPr>
            <w:b/>
            <w:bCs/>
          </w:rPr>
          <w:delText xml:space="preserve">Definition 21 (Ratios)</w:delText>
        </w:r>
      </w:del>
      <w:del w:id="1679" w:author="PR Preview" w:date="2026-01-01T00:00:00Z">
        <w:r>
          <w:delText xml:space="preserve"> </w:delText>
        </w:r>
      </w:del>
      <w:del w:id="1680" w:author="PR Preview" w:date="2026-01-01T00:00:00Z">
        <w:r>
          <w:delText xml:space="preserve">A</w:delText>
        </w:r>
      </w:del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rPr>
            <w:b/>
            <w:bCs/>
          </w:rPr>
          <w:delText xml:space="preserve">ratio</w:delText>
        </w:r>
      </w:del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delText xml:space="preserve">is a quotient in which the numerator and denominator are measured using the same unit scales.</w:delText>
        </w:r>
      </w:del>
    </w:p>
    <w:p>
      <w:pPr>
        <w:pStyle w:val="BodyText"/>
      </w:pPr>
      <w:ins w:id="1685" w:author="PR Preview" w:date="2026-01-01T00:00:00Z">
        <w:r>
          <w:rPr>
            <w:b/>
            <w:bCs/>
          </w:rPr>
          <w:t xml:space="preserve">Definition 30 (Ratios)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A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rPr>
            <w:b/>
            <w:bCs/>
          </w:rPr>
          <w:t xml:space="preserve">ratio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is a quotient in which the numerator and denominator are measured using the same unit scales.</w:t>
        </w:r>
      </w:ins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del w:id="1692" w:author="PR Preview" w:date="2026-01-01T00:00:00Z">
        <w:r>
          <w:rPr>
            <w:b/>
            <w:bCs/>
          </w:rPr>
          <w:delText xml:space="preserve">Example 21 (A ratio, and a quotient that is not one)</w:delText>
        </w:r>
      </w:del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 </w:delText>
        </w:r>
      </w:del>
    </w:p>
    <w:p>
      <w:pPr>
        <w:pStyle w:val="BodyText"/>
      </w:pPr>
      <w:ins w:id="1695" w:author="PR Preview" w:date="2026-01-01T00:00:00Z">
        <w:r>
          <w:rPr>
            <w:b/>
            <w:bCs/>
          </w:rPr>
          <w:t xml:space="preserve">Example 22 (A ratio, and a quotient that is not one)</w:t>
        </w:r>
      </w:ins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del w:id="1698" w:author="PR Preview" w:date="2026-01-01T00:00:00Z">
        <w:r>
          <w:rPr>
            <w:b/>
            <w:bCs/>
          </w:rPr>
          <w:delText xml:space="preserve">Definition 22 (Proportion)</w:delText>
        </w:r>
      </w:del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delText xml:space="preserve">In statistics, a</w:delText>
        </w:r>
      </w:del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rPr>
            <w:b/>
            <w:bCs/>
          </w:rPr>
          <w:delText xml:space="preserve">proportion</w:delText>
        </w:r>
      </w:del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delText xml:space="preserve">typically means a ratio where the numerator represents</w:delText>
        </w:r>
      </w:del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a subset of the denominator.</w:delText>
        </w:r>
      </w:del>
    </w:p>
    <w:p>
      <w:pPr>
        <w:pStyle w:val="FirstParagraph"/>
      </w:pPr>
      <w:ins w:id="1707" w:author="PR Preview" w:date="2026-01-01T00:00:00Z">
        <w:r>
          <w:rPr>
            <w:b/>
            <w:bCs/>
          </w:rPr>
          <w:t xml:space="preserve">Definition 31 (Proportion)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In statistics, a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rPr>
            <w:b/>
            <w:bCs/>
          </w:rPr>
          <w:t xml:space="preserve">proportion</w:t>
        </w:r>
      </w:ins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typically means a ratio where the numerator represents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a subset of the denominator.</w:t>
        </w:r>
      </w:ins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del w:id="1716" w:author="PR Preview" w:date="2026-01-01T00:00:00Z">
        <w:r>
          <w:rPr>
            <w:b/>
            <w:bCs/>
          </w:rPr>
          <w:delText xml:space="preserve">Example 22 (A proportion, and a ratio that is not one)</w:delText>
        </w:r>
      </w:del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In a clinic with</w:delText>
        </w:r>
      </w:del>
      <w:del w:id="1719" w:author="PR Preview" w:date="2026-01-01T00:00:00Z">
        <w:r>
          <w:delText xml:space="preserve"> </w:delText>
        </w:r>
      </w:del>
      <m:oMath>
        <m:r>
          <m:t>120</m:t>
        </m:r>
      </m:oMath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patients,</w:delText>
        </w:r>
      </w:del>
      <w:del w:id="1722" w:author="PR Preview" w:date="2026-01-01T00:00:00Z">
        <w:r>
          <w:delText xml:space="preserve"> </w:delText>
        </w:r>
      </w:del>
      <m:oMath>
        <m:r>
          <m:t>30</m:t>
        </m:r>
      </m:oMath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of whom smoke:</w:delText>
        </w:r>
      </w:del>
    </w:p>
    <w:p>
      <w:pPr>
        <w:pStyle w:val="BodyText"/>
      </w:pPr>
      <w:ins w:id="1725" w:author="PR Preview" w:date="2026-01-01T00:00:00Z">
        <w:r>
          <w:rPr>
            <w:b/>
            <w:bCs/>
          </w:rPr>
          <w:t xml:space="preserve">Example 23 (A proportion, and a ratio that is not one)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In a clinic with</w:t>
        </w:r>
      </w:ins>
      <w:ins w:id="1728" w:author="PR Preview" w:date="2026-01-01T00:00:00Z">
        <w:r>
          <w:t xml:space="preserve"> </w:t>
        </w:r>
      </w:ins>
      <m:oMath>
        <m:r>
          <m:t>120</m:t>
        </m:r>
      </m:oMath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patients,</w:t>
        </w:r>
      </w:ins>
      <w:ins w:id="1731" w:author="PR Preview" w:date="2026-01-01T00:00:00Z">
        <w:r>
          <w:t xml:space="preserve"> </w:t>
        </w:r>
      </w:ins>
      <m:oMath>
        <m:r>
          <m:t>30</m:t>
        </m:r>
      </m:oMath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of whom smoke:</w:t>
        </w:r>
      </w:ins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del w:id="1734" w:author="PR Preview" w:date="2026-01-01T00:00:00Z">
        <w:r>
          <w:rPr>
            <w:b/>
            <w:bCs/>
          </w:rPr>
          <w:delText xml:space="preserve">Definition 23 (Proportional)</w:delText>
        </w:r>
      </w:del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Two functions</w:delText>
        </w:r>
      </w:del>
      <w:del w:id="17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and</w:delText>
        </w:r>
      </w:del>
      <w:del w:id="174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are</w:delText>
        </w:r>
      </w:del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rPr>
            <w:b/>
            <w:bCs/>
          </w:rPr>
          <w:delText xml:space="preserve">proportional</w:delText>
        </w:r>
      </w:del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if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their ratio</w:delText>
        </w:r>
      </w:del>
      <w:del w:id="174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does not depend on</w:delText>
        </w:r>
      </w:del>
      <w:del w:id="1752" w:author="PR Preview" w:date="2026-01-01T00:00:00Z">
        <w:r>
          <w:delText xml:space="preserve"> </w:delText>
        </w:r>
      </w:del>
      <m:oMath>
        <m:r>
          <m:t>x</m:t>
        </m:r>
      </m:oMath>
      <w:del w:id="1753" w:author="PR Preview" w:date="2026-01-01T00:00:00Z">
        <w:r>
          <w:delText xml:space="preserve">.</w:delText>
        </w:r>
      </w:del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(cf. </w:delText>
        </w:r>
      </w:del>
      <w:hyperlink r:id="rId123">
        <w:del w:id="1756" w:author="PR Preview" w:date="2026-01-01T00:00:00Z">
          <w:r>
            <w:rPr>
              <w:rStyle w:val="Hyperlink"/>
            </w:rPr>
            <w:delText xml:space="preserve">https://en.wikipedia.org/wiki/Proportionality_(mathematics)</w:delText>
          </w:r>
        </w:del>
      </w:hyperlink>
      <w:del w:id="1757" w:author="PR Preview" w:date="2026-01-01T00:00:00Z">
        <w:r>
          <w:delText xml:space="preserve">)</w:delText>
        </w:r>
      </w:del>
    </w:p>
    <w:p>
      <w:pPr>
        <w:pStyle w:val="BodyText"/>
      </w:pPr>
      <w:del w:id="1758" w:author="PR Preview" w:date="2026-01-01T00:00:00Z">
        <w:r>
          <w:rPr>
            <w:b/>
            <w:bCs/>
          </w:rPr>
          <w:delText xml:space="preserve">Example 23 (Proportional and non-proportional functions)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 </w:delText>
        </w:r>
      </w:del>
    </w:p>
    <w:p>
      <w:pPr>
        <w:pStyle w:val="FirstParagraph"/>
      </w:pPr>
      <w:ins w:id="1761" w:author="PR Preview" w:date="2026-01-01T00:00:00Z">
        <w:r>
          <w:rPr>
            <w:b/>
            <w:bCs/>
          </w:rPr>
          <w:t xml:space="preserve">Definition 32 (Proportional)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Two functions</w:t>
        </w:r>
      </w:ins>
      <w:ins w:id="17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and</w:t>
        </w:r>
      </w:ins>
      <w:ins w:id="176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are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rPr>
            <w:b/>
            <w:bCs/>
          </w:rPr>
          <w:t xml:space="preserve">proportional</w:t>
        </w:r>
      </w:ins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if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their ratio</w:t>
        </w:r>
      </w:ins>
      <w:ins w:id="177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does not depend on</w:t>
        </w:r>
      </w:ins>
      <w:ins w:id="1779" w:author="PR Preview" w:date="2026-01-01T00:00:00Z">
        <w:r>
          <w:t xml:space="preserve"> </w:t>
        </w:r>
      </w:ins>
      <m:oMath>
        <m:r>
          <m:t>x</m:t>
        </m:r>
      </m:oMath>
      <w:ins w:id="1780" w:author="PR Preview" w:date="2026-01-01T00:00:00Z">
        <w:r>
          <w:t xml:space="preserve">.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(cf. </w:t>
        </w:r>
      </w:ins>
      <w:hyperlink r:id="rId123">
        <w:ins w:id="1783" w:author="PR Preview" w:date="2026-01-01T00:00:00Z">
          <w:r>
            <w:rPr>
              <w:rStyle w:val="Hyperlink"/>
            </w:rPr>
            <w:t xml:space="preserve">https://en.wikipedia.org/wiki/Proportionality_(mathematics)</w:t>
          </w:r>
        </w:ins>
      </w:hyperlink>
      <w:ins w:id="1784" w:author="PR Preview" w:date="2026-01-01T00:00:00Z">
        <w:r>
          <w:t xml:space="preserve">)</w:t>
        </w:r>
      </w:ins>
    </w:p>
    <w:bookmarkEnd w:id="124"/>
    <w:bookmarkStart w:id="125" w:name="exm-proportional"/>
    <w:p>
      <w:pPr>
        <w:pStyle w:val="BodyText"/>
      </w:pPr>
      <w:ins w:id="1785" w:author="PR Preview" w:date="2026-01-01T00:00:00Z">
        <w:r>
          <w:rPr>
            <w:b/>
            <w:bCs/>
          </w:rPr>
          <w:t xml:space="preserve">Example 24 (Proportional and non-proportional functions)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 </w:t>
        </w:r>
      </w:ins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2026-10-15T09:55:41Z</dcterms:created>
  <dcterms:modified xsi:type="dcterms:W3CDTF">2026-10-15T09:55:41Z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