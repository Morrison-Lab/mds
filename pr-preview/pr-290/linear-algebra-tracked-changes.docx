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2026-10-14 23:45:57 (PDT)</w:delText>
        </w:r>
      </w:del>
    </w:p>
    <w:p>
      <w:pPr>
        <w:pStyle w:val="Date"/>
      </w:pPr>
      <w:ins w:id="2" w:author="PR Preview" w:date="2026-01-01T00:00:00Z">
        <w:r>
          <w:t xml:space="preserve">Last modified: 2026-10-15 00:29:52 (PDT)</w:t>
        </w:r>
      </w:ins>
    </w:p>
    <w:bookmarkStart w:id="78"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p>
    <w:bookmarkEnd w:id="32"/>
    <w:bookmarkStart w:id="33" w:name="exm-linear-combination-vectors"/>
    <w:p>
      <w:pPr>
        <w:pStyle w:val="BodyText"/>
      </w:pPr>
      <w:r>
        <w:rPr>
          <w:b/>
          <w:bCs/>
        </w:rPr>
        <w:t xml:space="preserve">Example 6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3"/>
    <w:bookmarkStart w:id="34"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59</w:t>
        </w:r>
      </w:hyperlink>
      <w:r>
        <w:t xml:space="preserve">, later in these notes),</w:t>
      </w:r>
      <w:r>
        <w:t xml:space="preserve"> </w:t>
      </w:r>
      <w:r>
        <w:t xml:space="preserve">of which the dot product is one example.</w:t>
      </w:r>
    </w:p>
    <w:bookmarkEnd w:id="34"/>
    <w:bookmarkStart w:id="35"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5"/>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51" w:name="special-vectors"/>
    <w:p>
      <w:pPr>
        <w:pStyle w:val="Heading3"/>
      </w:pPr>
      <w:r>
        <w:t xml:space="preserve">1.1 Special vectors</w:t>
      </w:r>
    </w:p>
    <w:bookmarkStart w:id="36"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6"/>
    <w:bookmarkStart w:id="38"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7">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38"/>
    <w:bookmarkStart w:id="40" w:name="def-mean"/>
    <w:p>
      <w:pPr>
        <w:pStyle w:val="FirstParagraph"/>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9">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0"/>
    <w:bookmarkStart w:id="41" w:name="exm-mean"/>
    <w:p>
      <w:pPr>
        <w:pStyle w:val="FirstParagraph"/>
      </w:pPr>
      <w:r>
        <w:rPr>
          <w:b/>
          <w:bCs/>
        </w:rPr>
        <w:t xml:space="preserve">Example 7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1"/>
    <w:bookmarkStart w:id="43" w:name="rem-mean-sample-mean"/>
    <w:p>
      <w:pPr>
        <w:pStyle w:val="FirstParagraph"/>
      </w:pPr>
      <w:r>
        <w:rPr>
          <w:i/>
          <w:iCs/>
        </w:rPr>
        <w:t xml:space="preserve">Remark 5</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2">
        <w:r>
          <w:rPr>
            <w:rStyle w:val="Hyperlink"/>
          </w:rPr>
          <w:t xml:space="preserve">population mean</w:t>
        </w:r>
      </w:hyperlink>
      <w:r>
        <w:t xml:space="preserve">.</w:t>
      </w:r>
    </w:p>
    <w:bookmarkEnd w:id="43"/>
    <w:bookmarkStart w:id="44" w:name="def-ones-vector"/>
    <w:p>
      <w:pPr>
        <w:pStyle w:val="BodyText"/>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4"/>
    <w:bookmarkStart w:id="45" w:name="rem-ones-vector-sum"/>
    <w:p>
      <w:pPr>
        <w:pStyle w:val="FirstParagraph"/>
      </w:pPr>
      <w:r>
        <w:rPr>
          <w:i/>
          <w:iCs/>
        </w:rPr>
        <w:t xml:space="preserve">Remark 6</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5"/>
    <w:bookmarkStart w:id="46"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6"/>
    <w:bookmarkStart w:id="47" w:name="rem-indicator-vector-weighted-sums"/>
    <w:p>
      <w:pPr>
        <w:pStyle w:val="FirstParagraph"/>
      </w:pPr>
      <w:r>
        <w:rPr>
          <w:i/>
          <w:iCs/>
        </w:rPr>
        <w:t xml:space="preserve">Remark 7</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7"/>
    <w:bookmarkStart w:id="48"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8"/>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9"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9"/>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50" w:name="exm-standard-basis-expansion"/>
    <w:p>
      <w:pPr>
        <w:pStyle w:val="FirstParagraph"/>
      </w:pPr>
      <w:r>
        <w:rPr>
          <w:b/>
          <w:bCs/>
        </w:rPr>
        <w:t xml:space="preserve">Example 8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50"/>
    <w:bookmarkEnd w:id="51"/>
    <w:bookmarkStart w:id="77" w:name="orthogonality"/>
    <w:p>
      <w:pPr>
        <w:pStyle w:val="Heading3"/>
      </w:pPr>
      <w:r>
        <w:t xml:space="preserve">1.2 Orthogonality</w:t>
      </w:r>
    </w:p>
    <w:bookmarkStart w:id="52"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52"/>
    <w:bookmarkStart w:id="53" w:name="rem-orthogonal-perpendicular"/>
    <w:p>
      <w:pPr>
        <w:pStyle w:val="FirstParagraph"/>
      </w:pPr>
      <w:r>
        <w:rPr>
          <w:i/>
          <w:iCs/>
        </w:rPr>
        <w:t xml:space="preserve">Remark 8</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3"/>
    <w:bookmarkStart w:id="54" w:name="exm-not-orthogonal"/>
    <w:p>
      <w:pPr>
        <w:pStyle w:val="BodyText"/>
      </w:pPr>
      <w:r>
        <w:rPr>
          <w:b/>
          <w:bCs/>
        </w:rPr>
        <w:t xml:space="preserve">Example 9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4"/>
    <w:bookmarkStart w:id="57"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5"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5"/>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6">
        <w:r>
          <w:rPr>
            <w:rStyle w:val="Hyperlink"/>
          </w:rPr>
          <w:t xml:space="preserve">square root</w:t>
        </w:r>
      </w:hyperlink>
      <w:r>
        <w:t xml:space="preserve">.</w:t>
      </w:r>
    </w:p>
    <w:bookmarkEnd w:id="57"/>
    <w:bookmarkStart w:id="58" w:name="exm-euclidean-norm"/>
    <w:p>
      <w:pPr>
        <w:pStyle w:val="BodyText"/>
      </w:pPr>
      <w:r>
        <w:rPr>
          <w:b/>
          <w:bCs/>
        </w:rPr>
        <w:t xml:space="preserve">Example 10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8"/>
    <w:bookmarkStart w:id="59"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9"/>
    <w:bookmarkStart w:id="60" w:name="exm-unit-vector"/>
    <w:p>
      <w:pPr>
        <w:pStyle w:val="BodyText"/>
      </w:pPr>
      <w:r>
        <w:rPr>
          <w:b/>
          <w:bCs/>
        </w:rPr>
        <w:t xml:space="preserve">Example 11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0"/>
    <w:bookmarkStart w:id="61"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61"/>
    <w:bookmarkStart w:id="62"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62"/>
    <w:bookmarkStart w:id="64"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3"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3"/>
    </w:p>
    <w:bookmarkEnd w:id="64"/>
    <w:bookmarkStart w:id="65" w:name="rem-distance-from-origin"/>
    <w:p>
      <w:pPr>
        <w:pStyle w:val="FirstParagraph"/>
      </w:pPr>
      <w:r>
        <w:rPr>
          <w:i/>
          <w:iCs/>
        </w:rPr>
        <w:t xml:space="preserve">Remark 9</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10</w:t>
        </w:r>
      </w:hyperlink>
      <w:r>
        <w:t xml:space="preserve">.</w:t>
      </w:r>
    </w:p>
    <w:bookmarkEnd w:id="65"/>
    <w:bookmarkStart w:id="66"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6"/>
    <w:bookmarkStart w:id="67" w:name="exm-indicator-orthonormal"/>
    <w:p>
      <w:pPr>
        <w:pStyle w:val="FirstParagraph"/>
      </w:pPr>
      <w:r>
        <w:rPr>
          <w:b/>
          <w:bCs/>
        </w:rPr>
        <w:t xml:space="preserve">Example 12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67"/>
    <w:bookmarkStart w:id="68" w:name="exm-not-orthonormal"/>
    <w:p>
      <w:pPr>
        <w:pStyle w:val="FirstParagraph"/>
      </w:pPr>
      <w:r>
        <w:rPr>
          <w:b/>
          <w:bCs/>
        </w:rPr>
        <w:t xml:space="preserve">Example 13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8"/>
    <w:bookmarkStart w:id="69"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9"/>
    <w:bookmarkStart w:id="70"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0"/>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2" name="Picture"/>
                  <a:graphic>
                    <a:graphicData uri="http://schemas.openxmlformats.org/drawingml/2006/picture">
                      <pic:pic>
                        <pic:nvPicPr>
                          <pic:cNvPr descr="/opt/quarto/share/formats/docx/tip.png" id="73"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4">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w:t>
            </w:r>
            <w:r>
              <w:t xml:space="preserve"> </w:t>
            </w:r>
            <w:r>
              <w:t xml:space="preserve">and</w:t>
            </w:r>
            <w:r>
              <w:t xml:space="preserve"> </w:t>
            </w:r>
            <w:hyperlink r:id="rId75">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6">
              <w:r>
                <w:rPr>
                  <w:rStyle w:val="Hyperlink"/>
                </w:rPr>
                <w:t xml:space="preserve">on Canvas</w:t>
              </w:r>
            </w:hyperlink>
            <w:r>
              <w:t xml:space="preserve">.</w:t>
            </w:r>
          </w:p>
          <w:p/>
        </w:tc>
      </w:tr>
    </w:tbl>
    <w:bookmarkEnd w:id="77"/>
    <w:bookmarkEnd w:id="78"/>
    <w:bookmarkStart w:id="181" w:name="matrices"/>
    <w:p>
      <w:pPr>
        <w:pStyle w:val="Heading2"/>
      </w:pPr>
      <w:r>
        <w:t xml:space="preserve">2 Matrices</w:t>
      </w:r>
    </w:p>
    <w:bookmarkStart w:id="79"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9"/>
    <w:bookmarkStart w:id="80" w:name="rem-matrix-entries"/>
    <w:p>
      <w:pPr>
        <w:pStyle w:val="FirstParagraph"/>
      </w:pPr>
      <w:r>
        <w:rPr>
          <w:i/>
          <w:iCs/>
        </w:rPr>
        <w:t xml:space="preserve">Remark 10</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0"/>
    <w:bookmarkStart w:id="81"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1"/>
    <w:bookmarkStart w:id="82" w:name="exm-tensor"/>
    <w:p>
      <w:pPr>
        <w:pStyle w:val="BodyText"/>
      </w:pPr>
      <w:r>
        <w:rPr>
          <w:b/>
          <w:bCs/>
        </w:rPr>
        <w:t xml:space="preserve">Example 14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2"/>
    <w:bookmarkStart w:id="85" w:name="sec-matrix-transpose"/>
    <w:p>
      <w:pPr>
        <w:pStyle w:val="Heading3"/>
      </w:pPr>
      <w:r>
        <w:t xml:space="preserve">2.1 Matrix transpose</w:t>
      </w:r>
    </w:p>
    <w:bookmarkStart w:id="83"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3"/>
    <w:bookmarkStart w:id="84" w:name="exm-matrix-transpose"/>
    <w:p>
      <w:pPr>
        <w:pStyle w:val="FirstParagraph"/>
      </w:pPr>
      <w:r>
        <w:rPr>
          <w:b/>
          <w:bCs/>
        </w:rPr>
        <w:t xml:space="preserve">Example 15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4"/>
    <w:bookmarkEnd w:id="85"/>
    <w:bookmarkStart w:id="96" w:name="matrix-addition"/>
    <w:p>
      <w:pPr>
        <w:pStyle w:val="Heading3"/>
      </w:pPr>
      <w:r>
        <w:t xml:space="preserve">2.2 Matrix addition</w:t>
      </w:r>
    </w:p>
    <w:bookmarkStart w:id="86"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6"/>
    <w:bookmarkStart w:id="87" w:name="exm-zero-matrix"/>
    <w:p>
      <w:pPr>
        <w:pStyle w:val="FirstParagraph"/>
      </w:pPr>
      <w:r>
        <w:rPr>
          <w:b/>
          <w:bCs/>
        </w:rPr>
        <w:t xml:space="preserve">Example 16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7"/>
    <w:bookmarkStart w:id="88"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8"/>
    <w:bookmarkStart w:id="89" w:name="exm-matrix-addition"/>
    <w:p>
      <w:pPr>
        <w:pStyle w:val="FirstParagraph"/>
      </w:pPr>
      <w:r>
        <w:rPr>
          <w:b/>
          <w:bCs/>
        </w:rPr>
        <w:t xml:space="preserve">Example 17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9"/>
    <w:bookmarkStart w:id="91"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0">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1"/>
    <w:bookmarkStart w:id="93"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2">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3"/>
    <w:bookmarkStart w:id="94"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4"/>
    <w:bookmarkStart w:id="95"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5"/>
    <w:bookmarkEnd w:id="96"/>
    <w:bookmarkStart w:id="99" w:name="scalar-multiplication"/>
    <w:p>
      <w:pPr>
        <w:pStyle w:val="Heading3"/>
      </w:pPr>
      <w:r>
        <w:t xml:space="preserve">2.3 Scalar multiplication</w:t>
      </w:r>
    </w:p>
    <w:bookmarkStart w:id="97"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7"/>
    <w:bookmarkStart w:id="98" w:name="exm-scalar-mult"/>
    <w:p>
      <w:pPr>
        <w:pStyle w:val="FirstParagraph"/>
      </w:pPr>
      <w:r>
        <w:rPr>
          <w:b/>
          <w:bCs/>
        </w:rPr>
        <w:t xml:space="preserve">Example 18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8"/>
    <w:bookmarkEnd w:id="99"/>
    <w:bookmarkStart w:id="108" w:name="matrix-multiplication"/>
    <w:p>
      <w:pPr>
        <w:pStyle w:val="Heading3"/>
      </w:pPr>
      <w:r>
        <w:t xml:space="preserve">2.4 Matrix multiplication</w:t>
      </w:r>
    </w:p>
    <w:bookmarkStart w:id="100"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0"/>
    <w:bookmarkStart w:id="101" w:name="rem-matmul-not-commutative"/>
    <w:p>
      <w:pPr>
        <w:pStyle w:val="FirstParagraph"/>
      </w:pPr>
      <w:r>
        <w:rPr>
          <w:i/>
          <w:iCs/>
        </w:rPr>
        <w:t xml:space="preserve">Remark 11</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1"/>
    <w:bookmarkStart w:id="102" w:name="exm-dot-product-matmul"/>
    <w:p>
      <w:pPr>
        <w:pStyle w:val="BodyText"/>
      </w:pPr>
      <w:r>
        <w:rPr>
          <w:b/>
          <w:bCs/>
        </w:rPr>
        <w:t xml:space="preserve">Example 19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102"/>
    <w:bookmarkStart w:id="103"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3"/>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5"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4">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5"/>
    <w:bookmarkStart w:id="106"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6"/>
    <w:bookmarkStart w:id="107"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7"/>
    <w:bookmarkEnd w:id="108"/>
    <w:bookmarkStart w:id="118" w:name="square-and-identity-matrices"/>
    <w:p>
      <w:pPr>
        <w:pStyle w:val="Heading3"/>
      </w:pPr>
      <w:r>
        <w:t xml:space="preserve">2.5 Square and identity matrices</w:t>
      </w:r>
    </w:p>
    <w:bookmarkStart w:id="109"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9"/>
    <w:bookmarkStart w:id="110" w:name="exm-square-matrix"/>
    <w:p>
      <w:pPr>
        <w:pStyle w:val="BodyText"/>
      </w:pPr>
      <w:r>
        <w:rPr>
          <w:b/>
          <w:bCs/>
        </w:rPr>
        <w:t xml:space="preserve">Example 20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0"/>
    <w:bookmarkStart w:id="111"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11"/>
    <w:bookmarkStart w:id="112" w:name="exm-main-diagonal"/>
    <w:p>
      <w:pPr>
        <w:pStyle w:val="BodyText"/>
      </w:pPr>
      <w:r>
        <w:rPr>
          <w:b/>
          <w:bCs/>
        </w:rPr>
        <w:t xml:space="preserve">Example 21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12"/>
    <w:bookmarkStart w:id="113"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13"/>
    <w:bookmarkStart w:id="114" w:name="exm-identity-matrix"/>
    <w:p>
      <w:pPr>
        <w:pStyle w:val="FirstParagraph"/>
      </w:pPr>
      <w:r>
        <w:rPr>
          <w:b/>
          <w:bCs/>
        </w:rPr>
        <w:t xml:space="preserve">Example 22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4"/>
    <w:bookmarkStart w:id="116" w:name="rem-identity-matrix-kronecker-delta"/>
    <w:p>
      <w:pPr>
        <w:pStyle w:val="BodyText"/>
      </w:pPr>
      <w:r>
        <w:rPr>
          <w:i/>
          <w:iCs/>
        </w:rPr>
        <w:t xml:space="preserve">Remark 12</w:t>
      </w:r>
      <w:r>
        <w:t xml:space="preserve"> (The identity matrix and the Kronecker delta). </w:t>
      </w:r>
      <w:r>
        <w:t xml:space="preserve">The entries of the identity matrix are given by the</w:t>
      </w:r>
      <w:r>
        <w:t xml:space="preserve"> </w:t>
      </w:r>
      <w:hyperlink r:id="rId115">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6"/>
    <w:bookmarkStart w:id="117"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7"/>
    <w:bookmarkEnd w:id="118"/>
    <w:bookmarkStart w:id="123" w:name="matrix-vector-multiplication"/>
    <w:p>
      <w:pPr>
        <w:pStyle w:val="Heading3"/>
      </w:pPr>
      <w:r>
        <w:t xml:space="preserve">2.6 Matrix-vector multiplication</w:t>
      </w:r>
    </w:p>
    <w:bookmarkStart w:id="119"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9"/>
    <w:bookmarkStart w:id="120" w:name="rem-matvec-row-dot-products"/>
    <w:p>
      <w:pPr>
        <w:pStyle w:val="FirstParagraph"/>
      </w:pPr>
      <w:r>
        <w:rPr>
          <w:i/>
          <w:iCs/>
        </w:rPr>
        <w:t xml:space="preserve">Remark 13</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0"/>
    <w:bookmarkStart w:id="121"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21"/>
    <w:bookmarkStart w:id="122" w:name="exm-linear-system"/>
    <w:p>
      <w:pPr>
        <w:pStyle w:val="BodyText"/>
      </w:pPr>
      <w:r>
        <w:rPr>
          <w:b/>
          <w:bCs/>
        </w:rPr>
        <w:t xml:space="preserve">Example 23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22"/>
    <w:bookmarkEnd w:id="123"/>
    <w:bookmarkStart w:id="174" w:name="linear-and-affine-maps"/>
    <w:p>
      <w:pPr>
        <w:pStyle w:val="Heading3"/>
      </w:pPr>
      <w:r>
        <w:t xml:space="preserve">2.7 Linear and affine maps</w:t>
      </w:r>
    </w:p>
    <w:bookmarkStart w:id="124"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4"/>
    <w:bookmarkStart w:id="125" w:name="exm-linear-map"/>
    <w:p>
      <w:pPr>
        <w:pStyle w:val="FirstParagraph"/>
      </w:pPr>
      <w:r>
        <w:rPr>
          <w:b/>
          <w:bCs/>
        </w:rPr>
        <w:t xml:space="preserve">Example 24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5"/>
    <w:bookmarkStart w:id="126"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6"/>
    <w:bookmarkStart w:id="127" w:name="exm-linear-operator"/>
    <w:p>
      <w:pPr>
        <w:pStyle w:val="BodyText"/>
      </w:pPr>
      <w:r>
        <w:rPr>
          <w:b/>
          <w:bCs/>
        </w:rPr>
        <w:t xml:space="preserve">Example 25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24</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7"/>
    <w:bookmarkStart w:id="128"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8"/>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9" w:name="exm-linear-map-zero"/>
    <w:p>
      <w:pPr>
        <w:pStyle w:val="FirstParagraph"/>
      </w:pPr>
      <w:r>
        <w:rPr>
          <w:b/>
          <w:bCs/>
        </w:rPr>
        <w:t xml:space="preserve">Example 26 (Ruling out linearity at zero)</w:t>
      </w:r>
      <w:r>
        <w:t xml:space="preserve"> </w:t>
      </w:r>
      <w:r>
        <w:t xml:space="preserve">In</w:t>
      </w:r>
      <w:r>
        <w:t xml:space="preserve"> </w:t>
      </w:r>
      <w:hyperlink w:anchor="exm-linear-map">
        <w:r>
          <w:rPr>
            <w:rStyle w:val="Hyperlink"/>
          </w:rPr>
          <w:t xml:space="preserve">Example 24</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9"/>
    <w:bookmarkStart w:id="130"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30"/>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31">
        <w:r>
          <w:rPr>
            <w:rStyle w:val="Hyperlink"/>
          </w:rPr>
          <w:t xml:space="preserve">algebra page</w:t>
        </w:r>
      </w:hyperlink>
      <w:r>
        <w:t xml:space="preserve">:</w:t>
      </w:r>
      <w:r>
        <w:t xml:space="preserve"> </w:t>
      </w:r>
      <w:hyperlink r:id="rId132">
        <w:r>
          <w:rPr>
            <w:rStyle w:val="Hyperlink"/>
          </w:rPr>
          <w:t xml:space="preserve">distributivity</w:t>
        </w:r>
      </w:hyperlink>
      <w:r>
        <w:t xml:space="preserve">,</w:t>
      </w:r>
      <w:r>
        <w:t xml:space="preserve"> </w:t>
      </w:r>
      <w:hyperlink r:id="rId133">
        <w:r>
          <w:rPr>
            <w:rStyle w:val="Hyperlink"/>
          </w:rPr>
          <w:t xml:space="preserve">a sum of sums</w:t>
        </w:r>
      </w:hyperlink>
      <w:r>
        <w:t xml:space="preserve">,</w:t>
      </w:r>
      <w:r>
        <w:t xml:space="preserve"> </w:t>
      </w:r>
      <w:hyperlink r:id="rId134">
        <w:r>
          <w:rPr>
            <w:rStyle w:val="Hyperlink"/>
          </w:rPr>
          <w:t xml:space="preserve">symmetry of products</w:t>
        </w:r>
      </w:hyperlink>
      <w:r>
        <w:t xml:space="preserve">,</w:t>
      </w:r>
      <w:r>
        <w:t xml:space="preserve"> </w:t>
      </w:r>
      <w:r>
        <w:t xml:space="preserve">and</w:t>
      </w:r>
      <w:r>
        <w:t xml:space="preserve"> </w:t>
      </w:r>
      <w:hyperlink r:id="rId135">
        <w:r>
          <w:rPr>
            <w:rStyle w:val="Hyperlink"/>
          </w:rPr>
          <w:t xml:space="preserve">a constant factor</w:t>
        </w:r>
      </w:hyperlink>
      <w:r>
        <w:t xml:space="preserve">.</w:t>
      </w:r>
    </w:p>
    <w:bookmarkStart w:id="136"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6"/>
    <w:p>
      <w:pPr>
        <w:pStyle w:val="FirstParagraph"/>
      </w:pPr>
      <w:r>
        <w:rPr>
          <w:i/>
          <w:iCs/>
        </w:rPr>
        <w:t xml:space="preserve">Proof</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8"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8"/>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9"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9"/>
    <w:bookmarkStart w:id="140" w:name="exm-linear-map-matrix"/>
    <w:p>
      <w:pPr>
        <w:pStyle w:val="BodyText"/>
      </w:pPr>
      <w:r>
        <w:rPr>
          <w:b/>
          <w:bCs/>
        </w:rPr>
        <w:t xml:space="preserve">Example 27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24</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0"/>
    <w:bookmarkStart w:id="141"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41"/>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42" w:name="exm-linear-scalar"/>
    <w:p>
      <w:pPr>
        <w:pStyle w:val="BodyText"/>
      </w:pPr>
      <w:r>
        <w:rPr>
          <w:b/>
          <w:bCs/>
        </w:rPr>
        <w:t xml:space="preserve">Example 28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42"/>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3" name="Picture"/>
                  <a:graphic>
                    <a:graphicData uri="http://schemas.openxmlformats.org/drawingml/2006/picture">
                      <pic:pic>
                        <pic:nvPicPr>
                          <pic:cNvPr descr="/opt/quarto/share/formats/docx/tip.png" id="144"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5">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6">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7">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8"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bookmarkEnd w:id="148"/>
    <w:bookmarkStart w:id="149" w:name="exm-translation"/>
    <w:p>
      <w:pPr>
        <w:pStyle w:val="FirstParagraph"/>
      </w:pPr>
      <w:r>
        <w:rPr>
          <w:b/>
          <w:bCs/>
        </w:rPr>
        <w:t xml:space="preserve">Example 29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9"/>
    <w:bookmarkStart w:id="150" w:name="rem-translation-moves-every-point"/>
    <w:p>
      <w:pPr>
        <w:pStyle w:val="BodyText"/>
      </w:pPr>
      <w:r>
        <w:rPr>
          <w:i/>
          <w:iCs/>
        </w:rPr>
        <w:t xml:space="preserve">Remark 14</w:t>
      </w:r>
      <w:r>
        <w:t xml:space="preserve"> (A translation moves every point by the same vector). </w:t>
      </w:r>
      <w:r>
        <w:t xml:space="preserve">A translation by</w:t>
      </w:r>
      <w:r>
        <w:t xml:space="preserve"> </w:t>
      </w:r>
      <m:oMath>
        <m:acc>
          <m:accPr>
            <m:chr m:val="̃"/>
          </m:accPr>
          <m:e>
            <m:r>
              <m:t>b</m:t>
            </m:r>
          </m:e>
        </m:acc>
      </m:oMath>
      <w:r>
        <w:t xml:space="preserve"> </w:t>
      </w:r>
      <w:r>
        <w:t xml:space="preserve">moves every point by the same vector</w:t>
      </w:r>
      <w:r>
        <w:t xml:space="preserve"> </w:t>
      </w:r>
      <m:oMath>
        <m:acc>
          <m:accPr>
            <m:chr m:val="̃"/>
          </m:accPr>
          <m:e>
            <m:r>
              <m:t>b</m:t>
            </m:r>
          </m:e>
        </m:acc>
      </m:oMath>
      <w:r>
        <w:t xml:space="preserve">.</w:t>
      </w:r>
    </w:p>
    <w:bookmarkEnd w:id="150"/>
    <w:bookmarkStart w:id="152"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51">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52"/>
    <w:bookmarkStart w:id="154" w:name="rem-affine-map-real-valued"/>
    <w:p>
      <w:pPr>
        <w:pStyle w:val="BodyText"/>
      </w:pPr>
      <w:r>
        <w:rPr>
          <w:i/>
          <w:iCs/>
        </w:rPr>
        <w:t xml:space="preserve">Remark 15</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53"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53"/>
    </w:p>
    <w:bookmarkEnd w:id="154"/>
    <w:bookmarkStart w:id="155"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55"/>
    <w:bookmarkStart w:id="156" w:name="exm-augmented-vector"/>
    <w:p>
      <w:pPr>
        <w:pStyle w:val="FirstParagraph"/>
      </w:pPr>
      <w:r>
        <w:rPr>
          <w:b/>
          <w:bCs/>
        </w:rPr>
        <w:t xml:space="preserve">Example 30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6"/>
    <w:bookmarkStart w:id="157"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7"/>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8"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8"/>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9" w:name="exm-affine-linear-iff"/>
    <w:p>
      <w:pPr>
        <w:pStyle w:val="BodyText"/>
      </w:pPr>
      <w:r>
        <w:rPr>
          <w:b/>
          <w:bCs/>
        </w:rPr>
        <w:t xml:space="preserve">Example 31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24</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9"/>
    <w:bookmarkStart w:id="160"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60"/>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61"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61"/>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64" w:name="rem-linear-affine-terminology"/>
    <w:p>
      <w:pPr>
        <w:pStyle w:val="BodyText"/>
      </w:pPr>
      <w:r>
        <w:rPr>
          <w:i/>
          <w:iCs/>
        </w:rPr>
        <w:t xml:space="preserve">Remark 16</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62">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63">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64"/>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65" name="Picture"/>
                  <a:graphic>
                    <a:graphicData uri="http://schemas.openxmlformats.org/drawingml/2006/picture">
                      <pic:pic>
                        <pic:nvPicPr>
                          <pic:cNvPr descr="/opt/quarto/share/formats/docx/tip.png" id="166"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7">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8"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p>
    <w:bookmarkEnd w:id="168"/>
    <w:bookmarkStart w:id="169" w:name="exm-hyperplane"/>
    <w:p>
      <w:pPr>
        <w:pStyle w:val="BodyText"/>
      </w:pPr>
      <w:r>
        <w:rPr>
          <w:b/>
          <w:bCs/>
        </w:rPr>
        <w:t xml:space="preserve">Example 32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9"/>
    <w:bookmarkStart w:id="170"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70"/>
    <w:bookmarkStart w:id="171"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71"/>
    <w:bookmarkStart w:id="172"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72"/>
    <w:bookmarkStart w:id="173"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73"/>
    <w:bookmarkEnd w:id="174"/>
    <w:bookmarkStart w:id="180" w:name="transposes-of-sums-and-products"/>
    <w:p>
      <w:pPr>
        <w:pStyle w:val="Heading3"/>
      </w:pPr>
      <w:r>
        <w:t xml:space="preserve">2.8 Transposes of sums and products</w:t>
      </w:r>
    </w:p>
    <w:bookmarkStart w:id="175"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75"/>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6"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7" w:name="rem-transpose-product-order"/>
    <w:p>
      <w:pPr>
        <w:pStyle w:val="FirstParagraph"/>
      </w:pPr>
      <w:r>
        <w:rPr>
          <w:i/>
          <w:iCs/>
        </w:rPr>
        <w:t xml:space="preserve">Remark 17</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7"/>
    <w:bookmarkStart w:id="178" w:name="thm-scalar-transpose"/>
    <w:p>
      <w:pPr>
        <w:pStyle w:val="BodyText"/>
      </w:pPr>
      <w:r>
        <w:rPr>
          <w:b/>
          <w:bCs/>
        </w:rPr>
        <w:t xml:space="preserve">Theorem 20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v</m:t>
            </m:r>
          </m:e>
        </m:acc>
      </m:oMath>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 number, and</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oMath>
      </m:oMathPara>
    </w:p>
    <w:p>
      <w:pPr>
        <w:pStyle w:val="FirstParagraph"/>
      </w:pPr>
      <w:r>
        <w:t xml:space="preserve">In particular,</w:t>
      </w:r>
      <w:r>
        <w:t xml:space="preserve"> </w:t>
      </w:r>
      <m:oMath>
        <m:sSup>
          <m:e>
            <m:acc>
              <m:accPr>
                <m:chr m:val="̃"/>
              </m:accPr>
              <m:e>
                <m:r>
                  <m:t>u</m:t>
                </m:r>
              </m:e>
            </m:acc>
          </m:e>
          <m:sup>
            <m:r>
              <m:rPr>
                <m:sty m:val="p"/>
              </m:rPr>
              <m:t>⊤</m:t>
            </m:r>
          </m:sup>
        </m:sSup>
        <m:acc>
          <m:accPr>
            <m:chr m:val="̃"/>
          </m:accPr>
          <m:e>
            <m:r>
              <m:t>v</m:t>
            </m:r>
          </m:e>
        </m:acc>
        <m:r>
          <m:rPr>
            <m:sty m:val="p"/>
          </m:rPr>
          <m:t>=</m:t>
        </m:r>
        <m:sSup>
          <m:e>
            <m:acc>
              <m:accPr>
                <m:chr m:val="̃"/>
              </m:accPr>
              <m:e>
                <m:r>
                  <m:t>v</m:t>
                </m:r>
              </m:e>
            </m:acc>
          </m:e>
          <m:sup>
            <m:r>
              <m:rPr>
                <m:sty m:val="p"/>
              </m:rPr>
              <m:t>⊤</m:t>
            </m:r>
          </m:sup>
        </m:sSup>
        <m:acc>
          <m:accPr>
            <m:chr m:val="̃"/>
          </m:accPr>
          <m:e>
            <m:r>
              <m:t>u</m:t>
            </m:r>
          </m:e>
        </m:acc>
      </m:oMath>
      <w:r>
        <w:t xml:space="preserve">.</w:t>
      </w:r>
    </w:p>
    <w:bookmarkEnd w:id="178"/>
    <w:p>
      <w:pPr>
        <w:pStyle w:val="BodyText"/>
      </w:pPr>
      <w:r>
        <w:rPr>
          <w:i/>
          <w:iCs/>
        </w:rPr>
        <w:t xml:space="preserve">Proof</w:t>
      </w:r>
      <w:r>
        <w:t xml:space="preserve">. </w:t>
      </w:r>
      <w:r>
        <w:t xml:space="preserve">The product</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m:oMathPara>
        <m:oMathParaPr>
          <m:jc m:val="center"/>
        </m:oMathParaPr>
        <m:oMath>
          <m:eqArr>
            <m:e>
              <m:sSup>
                <m:e>
                  <m:acc>
                    <m:accPr>
                      <m:chr m:val="̃"/>
                    </m:accPr>
                    <m:e>
                      <m:r>
                        <m:t>u</m:t>
                      </m:r>
                    </m:e>
                  </m:acc>
                </m:e>
                <m:sup>
                  <m:r>
                    <m:rPr>
                      <m:sty m:val="p"/>
                    </m:rPr>
                    <m:t>⊤</m:t>
                  </m:r>
                </m:sup>
              </m:sSup>
              <m:r>
                <m:rPr>
                  <m:sty m:val="bi"/>
                </m:rPr>
                <m:t>M</m:t>
              </m:r>
              <m:acc>
                <m:accPr>
                  <m:chr m:val="̃"/>
                </m:accPr>
                <m:e>
                  <m:r>
                    <m:t>v</m:t>
                  </m:r>
                </m:e>
              </m:acc>
              <m:r>
                <m:t>&amp;</m:t>
              </m:r>
              <m:r>
                <m:rPr>
                  <m:sty m:val="p"/>
                </m:rPr>
                <m:t>=</m:t>
              </m:r>
              <m:sSup>
                <m:e>
                  <m:r>
                    <m:t>​</m:t>
                  </m:r>
                  <m:d>
                    <m:dPr>
                      <m:begChr m:val="("/>
                      <m:sepChr m:val=""/>
                      <m:endChr m:val=")"/>
                      <m:grow/>
                    </m:dPr>
                    <m:e>
                      <m:sSup>
                        <m:e>
                          <m:acc>
                            <m:accPr>
                              <m:chr m:val="̃"/>
                            </m:accPr>
                            <m:e>
                              <m:r>
                                <m:t>u</m:t>
                              </m:r>
                            </m:e>
                          </m:acc>
                        </m:e>
                        <m:sup>
                          <m:r>
                            <m:rPr>
                              <m:sty m:val="p"/>
                            </m:rPr>
                            <m:t>⊤</m:t>
                          </m:r>
                        </m:sup>
                      </m:sSup>
                      <m:r>
                        <m:rPr>
                          <m:sty m:val="bi"/>
                        </m:rPr>
                        <m:t>M</m:t>
                      </m:r>
                      <m:acc>
                        <m:accPr>
                          <m:chr m:val="̃"/>
                        </m:accPr>
                        <m:e>
                          <m:r>
                            <m:t>v</m:t>
                          </m:r>
                        </m:e>
                      </m:acc>
                    </m:e>
                  </m:d>
                  <m:r>
                    <m:t>​</m:t>
                  </m:r>
                </m:e>
                <m:sup>
                  <m:r>
                    <m:rPr>
                      <m:sty m:val="p"/>
                    </m:rPr>
                    <m:t>⊤</m:t>
                  </m:r>
                </m:sup>
              </m:sSup>
              <m:r>
                <m:t>&amp;</m:t>
              </m:r>
              <m:r>
                <m:t>&amp;</m:t>
              </m:r>
              <m:r>
                <m:rPr>
                  <m:nor/>
                  <m:sty m:val="p"/>
                </m:rPr>
                <m:t>(a </m:t>
              </m:r>
              <m:r>
                <m:t>1</m:t>
              </m:r>
              <m:r>
                <m:rPr>
                  <m:sty m:val="p"/>
                </m:rPr>
                <m:t>×</m:t>
              </m:r>
              <m:r>
                <m:t>1</m:t>
              </m:r>
              <m:r>
                <m:rPr>
                  <m:nor/>
                  <m:sty m:val="p"/>
                </m:rPr>
                <m:t> matrix equals its transpose)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sSup>
                <m:e>
                  <m:r>
                    <m:t>​</m:t>
                  </m:r>
                  <m:d>
                    <m:dPr>
                      <m:begChr m:val="("/>
                      <m:sepChr m:val=""/>
                      <m:endChr m:val=")"/>
                      <m:grow/>
                    </m:dPr>
                    <m:e>
                      <m:sSup>
                        <m:e>
                          <m:acc>
                            <m:accPr>
                              <m:chr m:val="̃"/>
                            </m:accPr>
                            <m:e>
                              <m:r>
                                <m:t>u</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t>&amp;</m:t>
              </m:r>
              <m:r>
                <m:t>&amp;</m:t>
              </m:r>
              <m:r>
                <m:rPr>
                  <m:nor/>
                  <m:sty m:val="p"/>
                </m:rPr>
                <m:t>(transposing twice changes nothing)</m:t>
              </m:r>
            </m:e>
          </m:eqArr>
        </m:oMath>
      </m:oMathPara>
    </w:p>
    <w:p>
      <w:pPr>
        <w:pStyle w:val="FirstParagraph"/>
      </w:pPr>
      <w:r>
        <w:t xml:space="preserve">The transpose step is</w:t>
      </w:r>
      <w:r>
        <w:t xml:space="preserve"> </w:t>
      </w:r>
      <w:hyperlink w:anchor="thm-transpose-product">
        <w:r>
          <w:rPr>
            <w:rStyle w:val="Hyperlink"/>
          </w:rPr>
          <w:t xml:space="preserve">Theorem 19</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79" w:name="exm-scalar-transpose"/>
    <w:p>
      <w:pPr>
        <w:pStyle w:val="BodyText"/>
      </w:pPr>
      <w:r>
        <w:rPr>
          <w:b/>
          <w:bCs/>
        </w:rPr>
        <w:t xml:space="preserve">Example 33 (Two ways to write the same number)</w:t>
      </w:r>
      <w:r>
        <w:t xml:space="preserve"> </w:t>
      </w:r>
      <w:r>
        <w:t xml:space="preserve">Take</w:t>
      </w:r>
      <w:r>
        <w:t xml:space="preserve"> </w:t>
      </w:r>
      <m:oMath>
        <m:acc>
          <m:accPr>
            <m:chr m:val="̃"/>
          </m:accPr>
          <m:e>
            <m:r>
              <m:t>u</m:t>
            </m:r>
          </m:e>
        </m:acc>
        <m:r>
          <m:rPr>
            <m:sty m:val="p"/>
          </m:rPr>
          <m:t>=</m:t>
        </m:r>
        <m:r>
          <m:rPr>
            <m:sty m:val="p"/>
          </m:rPr>
          <m:t>(</m:t>
        </m:r>
        <m:r>
          <m:t>1</m:t>
        </m:r>
        <m:r>
          <m:rPr>
            <m:sty m:val="p"/>
          </m:rPr>
          <m:t>,</m:t>
        </m:r>
        <m:r>
          <m:t>2</m:t>
        </m:r>
        <m:r>
          <m:rPr>
            <m:sty m:val="p"/>
          </m:rPr>
          <m:t>)</m:t>
        </m:r>
      </m:oMath>
      <w:r>
        <w:t xml:space="preserve">,</w:t>
      </w:r>
      <w:r>
        <w:t xml:space="preserve"> </w:t>
      </w:r>
      <m:oMath>
        <m:acc>
          <m:accPr>
            <m:chr m:val="̃"/>
          </m:accPr>
          <m:e>
            <m:r>
              <m:t>v</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m:oMath>
        <m:r>
          <m:rPr>
            <m:sty m:val="bi"/>
          </m:rPr>
          <m:t>M</m:t>
        </m:r>
        <m:acc>
          <m:accPr>
            <m:chr m:val="̃"/>
          </m:accPr>
          <m:e>
            <m:r>
              <m:t>v</m:t>
            </m:r>
          </m:e>
        </m:acc>
        <m:r>
          <m:rPr>
            <m:sty m:val="p"/>
          </m:rPr>
          <m:t>=</m:t>
        </m:r>
        <m:r>
          <m:rPr>
            <m:sty m:val="p"/>
          </m:rPr>
          <m:t>(</m:t>
        </m:r>
        <m:r>
          <m:t>1</m:t>
        </m:r>
        <m:r>
          <m:rPr>
            <m:sty m:val="p"/>
          </m:rPr>
          <m:t>,</m:t>
        </m:r>
        <m:r>
          <m:rPr>
            <m:sty m:val="p"/>
          </m:rPr>
          <m:t>−</m:t>
        </m:r>
        <m:r>
          <m:t>3</m:t>
        </m:r>
        <m:r>
          <m:rPr>
            <m:sty m:val="p"/>
          </m:rPr>
          <m:t>)</m:t>
        </m:r>
      </m:oMath>
      <w:r>
        <w:t xml:space="preserve">, so</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r>
            <m:t>1</m:t>
          </m:r>
          <m:r>
            <m:rPr>
              <m:sty m:val="p"/>
            </m:rPr>
            <m:t>⋅</m:t>
          </m:r>
          <m:r>
            <m:t>1</m:t>
          </m:r>
          <m:r>
            <m:rPr>
              <m:sty m:val="p"/>
            </m:rPr>
            <m:t>+</m:t>
          </m:r>
          <m:r>
            <m:t>2</m:t>
          </m:r>
          <m:r>
            <m:rPr>
              <m:sty m:val="p"/>
            </m:rPr>
            <m:t>⋅</m:t>
          </m:r>
          <m:r>
            <m:rPr>
              <m:sty m:val="p"/>
            </m:rPr>
            <m:t>(</m:t>
          </m:r>
          <m:r>
            <m:rPr>
              <m:sty m:val="p"/>
            </m:rPr>
            <m:t>−</m:t>
          </m:r>
          <m:r>
            <m:t>3</m:t>
          </m:r>
          <m:r>
            <m:rPr>
              <m:sty m:val="p"/>
            </m:rPr>
            <m:t>)</m:t>
          </m:r>
          <m:r>
            <m:rPr>
              <m:sty m:val="p"/>
            </m:rPr>
            <m:t>=</m:t>
          </m:r>
          <m:r>
            <m:rPr>
              <m:sty m:val="p"/>
            </m:rPr>
            <m:t>−</m:t>
          </m:r>
          <m:r>
            <m:t>5</m:t>
          </m:r>
          <m:r>
            <m:rPr>
              <m:sty m:val="p"/>
            </m:rPr>
            <m:t>.</m:t>
          </m:r>
        </m:oMath>
      </m:oMathPara>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m:oMath>
        <m:sSup>
          <m:e>
            <m:r>
              <m:rPr>
                <m:sty m:val="bi"/>
              </m:rPr>
              <m:t>M</m:t>
            </m:r>
          </m:e>
          <m:sup>
            <m:r>
              <m:rPr>
                <m:sty m:val="p"/>
              </m:rPr>
              <m:t>⊤</m:t>
            </m:r>
          </m:sup>
        </m:sSup>
        <m:acc>
          <m:accPr>
            <m:chr m:val="̃"/>
          </m:accPr>
          <m:e>
            <m:r>
              <m:t>u</m:t>
            </m:r>
          </m:e>
        </m:acc>
        <m:r>
          <m:rPr>
            <m:sty m:val="p"/>
          </m:rPr>
          <m:t>=</m:t>
        </m:r>
        <m:r>
          <m:rPr>
            <m:sty m:val="p"/>
          </m:rPr>
          <m:t>(</m:t>
        </m:r>
        <m:r>
          <m:t>1</m:t>
        </m:r>
        <m:r>
          <m:rPr>
            <m:sty m:val="p"/>
          </m:rPr>
          <m:t>,</m:t>
        </m:r>
        <m:r>
          <m:t>8</m:t>
        </m:r>
        <m:r>
          <m:rPr>
            <m:sty m:val="p"/>
          </m:rPr>
          <m:t>)</m:t>
        </m:r>
      </m:oMath>
      <w:r>
        <w:t xml:space="preserve">, so</w:t>
      </w:r>
    </w:p>
    <w:p>
      <w:pPr>
        <w:pStyle w:val="BodyText"/>
      </w:pPr>
      <m:oMathPara>
        <m:oMathParaPr>
          <m:jc m:val="center"/>
        </m:oMathParaPr>
        <m:oMath>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r>
            <m:t>3</m:t>
          </m:r>
          <m:r>
            <m:rPr>
              <m:sty m:val="p"/>
            </m:rPr>
            <m:t>⋅</m:t>
          </m:r>
          <m:r>
            <m:t>1</m:t>
          </m:r>
          <m:r>
            <m:rPr>
              <m:sty m:val="p"/>
            </m:rPr>
            <m:t>+</m:t>
          </m:r>
          <m:r>
            <m:rPr>
              <m:sty m:val="p"/>
            </m:rPr>
            <m:t>(</m:t>
          </m:r>
          <m:r>
            <m:rPr>
              <m:sty m:val="p"/>
            </m:rPr>
            <m:t>−</m:t>
          </m:r>
          <m:r>
            <m:t>1</m:t>
          </m:r>
          <m:r>
            <m:rPr>
              <m:sty m:val="p"/>
            </m:rPr>
            <m:t>)</m:t>
          </m:r>
          <m:r>
            <m:rPr>
              <m:sty m:val="p"/>
            </m:rPr>
            <m:t>⋅</m:t>
          </m:r>
          <m:r>
            <m:t>8</m:t>
          </m:r>
          <m:r>
            <m:rPr>
              <m:sty m:val="p"/>
            </m:rPr>
            <m:t>=</m:t>
          </m:r>
          <m:r>
            <m:rPr>
              <m:sty m:val="p"/>
            </m:rPr>
            <m:t>−</m:t>
          </m:r>
          <m:r>
            <m:t>5</m:t>
          </m:r>
          <m:r>
            <m:rPr>
              <m:sty m:val="p"/>
            </m:rPr>
            <m:t>.</m:t>
          </m:r>
        </m:oMath>
      </m:oMathPara>
    </w:p>
    <w:p>
      <w:pPr>
        <w:pStyle w:val="FirstParagraph"/>
      </w:pPr>
      <w:r>
        <w:t xml:space="preserve">The two products are equal, as the theorem says.</w:t>
      </w:r>
      <w:r>
        <w:t xml:space="preserve"> </w:t>
      </w:r>
      <w:r>
        <w:t xml:space="preserve">In least squares, this is why the two cross terms of</w:t>
      </w:r>
      <w:r>
        <w:t xml:space="preserve"> </w:t>
      </w:r>
      <m:oMath>
        <m:sSup>
          <m:e>
            <m:r>
              <m:rPr>
                <m:sty m:val="p"/>
              </m:rPr>
              <m:t>(</m:t>
            </m:r>
            <m:r>
              <m:rPr>
                <m:sty m:val="bi"/>
              </m:rPr>
              <m:t>X</m:t>
            </m:r>
            <m:acc>
              <m:accPr>
                <m:chr m:val="̃"/>
              </m:accPr>
              <m:e>
                <m:r>
                  <m:t>β</m:t>
                </m:r>
              </m:e>
            </m:acc>
            <m:r>
              <m:rPr>
                <m:sty m:val="p"/>
              </m:rPr>
              <m:t>−</m:t>
            </m:r>
            <m:acc>
              <m:accPr>
                <m:chr m:val="̃"/>
              </m:accPr>
              <m:e>
                <m:r>
                  <m:t>y</m:t>
                </m:r>
              </m:e>
            </m:acc>
            <m:r>
              <m:rPr>
                <m:sty m:val="p"/>
              </m:rPr>
              <m:t>)</m:t>
            </m:r>
          </m:e>
          <m:sup>
            <m:r>
              <m:rPr>
                <m:sty m:val="p"/>
              </m:rPr>
              <m:t>⊤</m:t>
            </m:r>
          </m:sup>
        </m:sSup>
        <m:r>
          <m:rPr>
            <m:sty m:val="p"/>
          </m:rPr>
          <m:t>(</m:t>
        </m:r>
        <m:r>
          <m:rPr>
            <m:sty m:val="bi"/>
          </m:rPr>
          <m:t>X</m:t>
        </m:r>
        <m:acc>
          <m:accPr>
            <m:chr m:val="̃"/>
          </m:accPr>
          <m:e>
            <m:r>
              <m:t>β</m:t>
            </m:r>
          </m:e>
        </m:acc>
        <m:r>
          <m:rPr>
            <m:sty m:val="p"/>
          </m:rPr>
          <m:t>−</m:t>
        </m:r>
        <m:acc>
          <m:accPr>
            <m:chr m:val="̃"/>
          </m:accPr>
          <m:e>
            <m:r>
              <m:t>y</m:t>
            </m:r>
          </m:e>
        </m:acc>
        <m:r>
          <m:rPr>
            <m:sty m:val="p"/>
          </m:rPr>
          <m:t>)</m:t>
        </m:r>
      </m:oMath>
      <w:r>
        <w:t xml:space="preserve"> </w:t>
      </w:r>
      <w:r>
        <w:t xml:space="preserve">are equal and can be combined.</w:t>
      </w:r>
    </w:p>
    <w:bookmarkEnd w:id="179"/>
    <w:bookmarkEnd w:id="180"/>
    <w:bookmarkEnd w:id="181"/>
    <w:bookmarkStart w:id="188" w:name="rank"/>
    <w:p>
      <w:pPr>
        <w:pStyle w:val="Heading2"/>
      </w:pPr>
      <w:r>
        <w:t xml:space="preserve">3 Rank</w:t>
      </w:r>
    </w:p>
    <w:bookmarkStart w:id="182"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82"/>
    <w:bookmarkStart w:id="183" w:name="exm-linearly-independent"/>
    <w:p>
      <w:pPr>
        <w:pStyle w:val="BodyText"/>
      </w:pPr>
      <w:r>
        <w:rPr>
          <w:b/>
          <w:bCs/>
        </w:rPr>
        <w:t xml:space="preserve">Example 34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83"/>
    <w:bookmarkStart w:id="184"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84"/>
    <w:bookmarkStart w:id="185" w:name="exm-rank"/>
    <w:p>
      <w:pPr>
        <w:pStyle w:val="BodyText"/>
      </w:pPr>
      <w:r>
        <w:rPr>
          <w:b/>
          <w:bCs/>
        </w:rPr>
        <w:t xml:space="preserve">Example 35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85"/>
    <w:bookmarkStart w:id="186"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86"/>
    <w:bookmarkStart w:id="187" w:name="rem-full-column-rank-shape"/>
    <w:p>
      <w:pPr>
        <w:pStyle w:val="BodyText"/>
      </w:pPr>
      <w:r>
        <w:rPr>
          <w:i/>
          <w:iCs/>
        </w:rPr>
        <w:t xml:space="preserve">Remark 18</w:t>
      </w:r>
      <w:r>
        <w:t xml:space="preserve"> (Full column rank needs at least as many rows as columns). </w:t>
      </w:r>
      <w:r>
        <w:t xml:space="preserve">In</w:t>
      </w:r>
      <w:r>
        <w:t xml:space="preserve"> </w:t>
      </w:r>
      <w:hyperlink w:anchor="exm-rank">
        <w:r>
          <w:rPr>
            <w:rStyle w:val="Hyperlink"/>
          </w:rPr>
          <w:t xml:space="preserve">Example 35</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87"/>
    <w:bookmarkEnd w:id="188"/>
    <w:bookmarkStart w:id="229"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0" name="Picture"/>
                  <a:graphic>
                    <a:graphicData uri="http://schemas.openxmlformats.org/drawingml/2006/picture">
                      <pic:pic>
                        <pic:nvPicPr>
                          <pic:cNvPr descr="/opt/quarto/share/formats/docx/note.png" id="191"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92"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92"/>
    <w:bookmarkStart w:id="193" w:name="exm-subspace"/>
    <w:p>
      <w:pPr>
        <w:pStyle w:val="BodyText"/>
      </w:pPr>
      <w:r>
        <w:rPr>
          <w:b/>
          <w:bCs/>
        </w:rPr>
        <w:t xml:space="preserve">Example 36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93"/>
    <w:bookmarkStart w:id="194" w:name="exm-not-subspace"/>
    <w:p>
      <w:pPr>
        <w:pStyle w:val="BodyText"/>
      </w:pPr>
      <w:r>
        <w:rPr>
          <w:b/>
          <w:bCs/>
        </w:rPr>
        <w:t xml:space="preserve">Example 37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94"/>
    <w:bookmarkStart w:id="195" w:name="thm-subspace-zero"/>
    <w:p>
      <w:pPr>
        <w:pStyle w:val="BodyText"/>
      </w:pPr>
      <w:r>
        <w:rPr>
          <w:b/>
          <w:bCs/>
        </w:rPr>
        <w:t xml:space="preserve">Theorem 21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95"/>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96" w:name="exm-subspace-zero"/>
    <w:p>
      <w:pPr>
        <w:pStyle w:val="BodyText"/>
      </w:pPr>
      <w:r>
        <w:rPr>
          <w:b/>
          <w:bCs/>
        </w:rPr>
        <w:t xml:space="preserve">Example 38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21</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37</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96"/>
    <w:bookmarkStart w:id="197"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97"/>
    <w:bookmarkStart w:id="198" w:name="exm-span"/>
    <w:p>
      <w:pPr>
        <w:pStyle w:val="BodyText"/>
      </w:pPr>
      <w:r>
        <w:rPr>
          <w:b/>
          <w:bCs/>
        </w:rPr>
        <w:t xml:space="preserve">Example 39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98"/>
    <w:bookmarkStart w:id="199" w:name="thm-span-subspace"/>
    <w:p>
      <w:pPr>
        <w:pStyle w:val="FirstParagraph"/>
      </w:pPr>
      <w:r>
        <w:rPr>
          <w:b/>
          <w:bCs/>
        </w:rPr>
        <w:t xml:space="preserve">Theorem 22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9"/>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201" w:name="exm-span-subspace"/>
    <w:p>
      <w:pPr>
        <w:pStyle w:val="BodyText"/>
      </w:pPr>
      <w:r>
        <w:rPr>
          <w:b/>
          <w:bCs/>
        </w:rPr>
        <w:t xml:space="preserve">Example 40 (The line in</w:t>
      </w:r>
      <w:r>
        <w:rPr>
          <w:b/>
          <w:bCs/>
        </w:rPr>
        <w:t xml:space="preserve"> </w:t>
      </w:r>
      <w:hyperlink w:anchor="exm-subspace">
        <w:r>
          <w:rPr>
            <w:rStyle w:val="Hyperlink"/>
            <w:b/>
            <w:bCs/>
          </w:rPr>
          <w:t xml:space="preserve">Example 36</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36</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22</w:t>
        </w:r>
      </w:hyperlink>
      <w:r>
        <w:t xml:space="preserve"> </w:t>
      </w:r>
      <w:r>
        <w:t xml:space="preserve">gives a second</w:t>
      </w:r>
      <w:r>
        <w:t xml:space="preserve"> </w:t>
      </w:r>
      <w:hyperlink r:id="rId200">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39</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01"/>
    <w:bookmarkStart w:id="202" w:name="thm-matvec-columns"/>
    <w:p>
      <w:pPr>
        <w:pStyle w:val="BodyText"/>
      </w:pPr>
      <w:r>
        <w:rPr>
          <w:b/>
          <w:bCs/>
        </w:rPr>
        <w:t xml:space="preserve">Theorem 23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202"/>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203" w:name="exm-matvec-columns"/>
    <w:p>
      <w:pPr>
        <w:pStyle w:val="FirstParagraph"/>
      </w:pPr>
      <w:r>
        <w:rPr>
          <w:b/>
          <w:bCs/>
        </w:rPr>
        <w:t xml:space="preserve">Example 41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23</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13</w:t>
        </w:r>
      </w:hyperlink>
      <w:r>
        <w:t xml:space="preserve">).</w:t>
      </w:r>
    </w:p>
    <w:bookmarkEnd w:id="203"/>
    <w:bookmarkStart w:id="204" w:name="thm-matvec-linear"/>
    <w:p>
      <w:pPr>
        <w:pStyle w:val="BodyText"/>
      </w:pPr>
      <w:r>
        <w:rPr>
          <w:b/>
          <w:bCs/>
        </w:rPr>
        <w:t xml:space="preserve">Theorem 24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204"/>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205" w:name="exm-matvec-linear"/>
    <w:p>
      <w:pPr>
        <w:pStyle w:val="BodyText"/>
      </w:pPr>
      <w:r>
        <w:rPr>
          <w:b/>
          <w:bCs/>
        </w:rPr>
        <w:t xml:space="preserve">Example 42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24</w:t>
        </w:r>
      </w:hyperlink>
      <w:r>
        <w:t xml:space="preserve"> </w:t>
      </w:r>
      <w:r>
        <w:t xml:space="preserve">says.</w:t>
      </w:r>
    </w:p>
    <w:bookmarkEnd w:id="205"/>
    <w:bookmarkStart w:id="206" w:name="thm-many-vectors-dependent"/>
    <w:p>
      <w:pPr>
        <w:pStyle w:val="BodyText"/>
      </w:pPr>
      <w:r>
        <w:rPr>
          <w:b/>
          <w:bCs/>
        </w:rPr>
        <w:t xml:space="preserve">Theorem 25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206"/>
    <w:p>
      <w:pPr>
        <w:pStyle w:val="BodyText"/>
      </w:pPr>
      <w:r>
        <w:rPr>
          <w:i/>
          <w:iCs/>
        </w:rPr>
        <w:t xml:space="preserve">Proof</w:t>
      </w:r>
      <w:r>
        <w:t xml:space="preserve">. </w:t>
      </w:r>
      <w:hyperlink r:id="rId137">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07">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08" w:name="exm-many-vectors-dependent"/>
    <w:p>
      <w:pPr>
        <w:pStyle w:val="BodyText"/>
      </w:pPr>
      <w:r>
        <w:rPr>
          <w:b/>
          <w:bCs/>
        </w:rPr>
        <w:t xml:space="preserve">Example 43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25</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34</w:t>
        </w:r>
      </w:hyperlink>
      <w:r>
        <w:t xml:space="preserve">).</w:t>
      </w:r>
    </w:p>
    <w:bookmarkEnd w:id="208"/>
    <w:bookmarkStart w:id="209"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9"/>
    <w:bookmarkStart w:id="210" w:name="exm-basis"/>
    <w:p>
      <w:pPr>
        <w:pStyle w:val="BodyText"/>
      </w:pPr>
      <w:r>
        <w:rPr>
          <w:b/>
          <w:bCs/>
        </w:rPr>
        <w:t xml:space="preserve">Example 44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34</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10"/>
    <w:bookmarkStart w:id="211" w:name="exm-not-basis"/>
    <w:p>
      <w:pPr>
        <w:pStyle w:val="FirstParagraph"/>
      </w:pPr>
      <w:r>
        <w:rPr>
          <w:b/>
          <w:bCs/>
        </w:rPr>
        <w:t xml:space="preserve">Example 45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11"/>
    <w:bookmarkStart w:id="212" w:name="thm-basis-unique"/>
    <w:p>
      <w:pPr>
        <w:pStyle w:val="FirstParagraph"/>
      </w:pPr>
      <w:r>
        <w:rPr>
          <w:b/>
          <w:bCs/>
        </w:rPr>
        <w:t xml:space="preserve">Theorem 26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12"/>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13" w:name="exm-basis-unique"/>
    <w:p>
      <w:pPr>
        <w:pStyle w:val="BodyText"/>
      </w:pPr>
      <w:r>
        <w:rPr>
          <w:b/>
          <w:bCs/>
        </w:rPr>
        <w:t xml:space="preserve">Example 46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44</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44</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45</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13"/>
    <w:bookmarkStart w:id="214" w:name="def-coordinates"/>
    <w:p>
      <w:pPr>
        <w:pStyle w:val="FirstParagraph"/>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26</w:t>
        </w:r>
      </w:hyperlink>
      <w:r>
        <w:t xml:space="preserve"> </w:t>
      </w:r>
      <w:r>
        <w:t xml:space="preserve">there is exactly one such list of numbers.</w:t>
      </w:r>
    </w:p>
    <w:bookmarkEnd w:id="214"/>
    <w:bookmarkStart w:id="215" w:name="exm-coordinates"/>
    <w:p>
      <w:pPr>
        <w:pStyle w:val="BodyText"/>
      </w:pPr>
      <w:r>
        <w:rPr>
          <w:b/>
          <w:bCs/>
        </w:rPr>
        <w:t xml:space="preserve">Example 47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44</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15"/>
    <w:bookmarkStart w:id="216" w:name="thm-basis-size"/>
    <w:p>
      <w:pPr>
        <w:pStyle w:val="BodyText"/>
      </w:pPr>
      <w:r>
        <w:rPr>
          <w:b/>
          <w:bCs/>
        </w:rPr>
        <w:t xml:space="preserve">Theorem 27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16"/>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23</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25</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17" w:name="exm-basis-size"/>
    <w:p>
      <w:pPr>
        <w:pStyle w:val="BodyText"/>
      </w:pPr>
      <w:r>
        <w:rPr>
          <w:b/>
          <w:bCs/>
        </w:rPr>
        <w:t xml:space="preserve">Example 48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44</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44</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27</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45</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17"/>
    <w:bookmarkStart w:id="218"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27</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18"/>
    <w:bookmarkStart w:id="219" w:name="exm-dimension"/>
    <w:p>
      <w:pPr>
        <w:pStyle w:val="BodyText"/>
      </w:pPr>
      <w:r>
        <w:rPr>
          <w:b/>
          <w:bCs/>
        </w:rPr>
        <w:t xml:space="preserve">Example 49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44</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36</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39</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9"/>
    <w:bookmarkStart w:id="220" w:name="thm-add-outside-span"/>
    <w:p>
      <w:pPr>
        <w:pStyle w:val="FirstParagraph"/>
      </w:pPr>
      <w:r>
        <w:rPr>
          <w:b/>
          <w:bCs/>
        </w:rPr>
        <w:t xml:space="preserve">Theorem 28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20"/>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21" w:name="exm-add-outside-span"/>
    <w:p>
      <w:pPr>
        <w:pStyle w:val="BodyText"/>
      </w:pPr>
      <w:r>
        <w:rPr>
          <w:b/>
          <w:bCs/>
        </w:rPr>
        <w:t xml:space="preserve">Example 50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39</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28</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21"/>
    <w:bookmarkStart w:id="222" w:name="thm-extend-basis"/>
    <w:p>
      <w:pPr>
        <w:pStyle w:val="BodyText"/>
      </w:pPr>
      <w:r>
        <w:rPr>
          <w:b/>
          <w:bCs/>
        </w:rPr>
        <w:t xml:space="preserve">Theorem 29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22"/>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28</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25</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23" w:name="exm-extend-basis"/>
    <w:p>
      <w:pPr>
        <w:pStyle w:val="BodyText"/>
      </w:pPr>
      <w:r>
        <w:rPr>
          <w:b/>
          <w:bCs/>
        </w:rPr>
        <w:t xml:space="preserve">Example 51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23"/>
    <w:bookmarkStart w:id="224" w:name="thm-dim-bound"/>
    <w:p>
      <w:pPr>
        <w:pStyle w:val="BodyText"/>
      </w:pPr>
      <w:r>
        <w:rPr>
          <w:b/>
          <w:bCs/>
        </w:rPr>
        <w:t xml:space="preserve">Theorem 30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24"/>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25</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25" w:name="exm-dim-bound"/>
    <w:p>
      <w:pPr>
        <w:pStyle w:val="BodyText"/>
      </w:pPr>
      <w:r>
        <w:rPr>
          <w:b/>
          <w:bCs/>
        </w:rPr>
        <w:t xml:space="preserve">Example 52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By</w:t>
      </w:r>
      <w:r>
        <w:t xml:space="preserve"> </w:t>
      </w:r>
      <w:hyperlink w:anchor="thm-dim-bound">
        <w:r>
          <w:rPr>
            <w:rStyle w:val="Hyperlink"/>
          </w:rPr>
          <w:t xml:space="preserve">Theorem 30</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25"/>
    <w:bookmarkStart w:id="226" w:name="thm-subspace-equal-dim"/>
    <w:p>
      <w:pPr>
        <w:pStyle w:val="FirstParagraph"/>
      </w:pPr>
      <w:r>
        <w:rPr>
          <w:b/>
          <w:bCs/>
        </w:rPr>
        <w:t xml:space="preserve">Theorem 31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26"/>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28</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30</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27" w:name="exm-subspace-equal-dim"/>
    <w:p>
      <w:pPr>
        <w:pStyle w:val="BodyText"/>
      </w:pPr>
      <w:r>
        <w:rPr>
          <w:b/>
          <w:bCs/>
        </w:rPr>
        <w:t xml:space="preserve">Example 53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27"/>
    <w:bookmarkStart w:id="228" w:name="exm-subspace-equal-dim-fails"/>
    <w:p>
      <w:pPr>
        <w:pStyle w:val="BodyText"/>
      </w:pPr>
      <w:r>
        <w:rPr>
          <w:b/>
          <w:bCs/>
        </w:rPr>
        <w:t xml:space="preserve">Example 54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31</w:t>
        </w:r>
      </w:hyperlink>
      <w:r>
        <w:t xml:space="preserve"> </w:t>
      </w:r>
      <w:r>
        <w:t xml:space="preserve">does not apply,</w:t>
      </w:r>
      <w:r>
        <w:t xml:space="preserve"> </w:t>
      </w:r>
      <w:r>
        <w:t xml:space="preserve">because neither line contains the other.</w:t>
      </w:r>
    </w:p>
    <w:bookmarkEnd w:id="228"/>
    <w:bookmarkEnd w:id="229"/>
    <w:bookmarkStart w:id="252" w:name="sec-column-null-space"/>
    <w:p>
      <w:pPr>
        <w:pStyle w:val="Heading2"/>
      </w:pPr>
      <w:r>
        <w:t xml:space="preserve">5 Column space and null space</w:t>
      </w:r>
    </w:p>
    <w:bookmarkStart w:id="230"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30"/>
    <w:bookmarkStart w:id="231" w:name="def-row-space"/>
    <w:p>
      <w:pPr>
        <w:pStyle w:val="BodyText"/>
      </w:pPr>
      <w:r>
        <w:rPr>
          <w:b/>
          <w:bCs/>
        </w:rPr>
        <w:t xml:space="preserve">Definition 46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31"/>
    <w:bookmarkStart w:id="232" w:name="exm-column-space"/>
    <w:p>
      <w:pPr>
        <w:pStyle w:val="BodyText"/>
      </w:pPr>
      <w:r>
        <w:rPr>
          <w:b/>
          <w:bCs/>
        </w:rPr>
        <w:t xml:space="preserve">Example 55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32"/>
    <w:bookmarkStart w:id="233" w:name="thm-column-space-span"/>
    <w:p>
      <w:pPr>
        <w:pStyle w:val="BodyText"/>
      </w:pPr>
      <w:r>
        <w:rPr>
          <w:b/>
          <w:bCs/>
        </w:rPr>
        <w:t xml:space="preserve">Theorem 32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33"/>
    <w:p>
      <w:pPr>
        <w:pStyle w:val="BodyText"/>
      </w:pPr>
      <w:r>
        <w:rPr>
          <w:i/>
          <w:iCs/>
        </w:rPr>
        <w:t xml:space="preserve">Proof</w:t>
      </w:r>
      <w:r>
        <w:t xml:space="preserve">. </w:t>
      </w:r>
      <w:r>
        <w:t xml:space="preserve">By</w:t>
      </w:r>
      <w:r>
        <w:t xml:space="preserve"> </w:t>
      </w:r>
      <w:hyperlink w:anchor="thm-matvec-columns">
        <w:r>
          <w:rPr>
            <w:rStyle w:val="Hyperlink"/>
          </w:rPr>
          <w:t xml:space="preserve">Theorem 23</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22</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34" w:name="exm-column-space-span"/>
    <w:p>
      <w:pPr>
        <w:pStyle w:val="BodyText"/>
      </w:pPr>
      <w:r>
        <w:rPr>
          <w:b/>
          <w:bCs/>
        </w:rPr>
        <w:t xml:space="preserve">Example 56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32</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55</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34"/>
    <w:bookmarkStart w:id="235" w:name="def-null-space"/>
    <w:p>
      <w:pPr>
        <w:pStyle w:val="BodyText"/>
      </w:pPr>
      <w:r>
        <w:rPr>
          <w:b/>
          <w:bCs/>
        </w:rPr>
        <w:t xml:space="preserve">Definition 47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35"/>
    <w:bookmarkStart w:id="236" w:name="def-left-null-space"/>
    <w:p>
      <w:pPr>
        <w:pStyle w:val="BodyText"/>
      </w:pPr>
      <w:r>
        <w:rPr>
          <w:b/>
          <w:bCs/>
        </w:rPr>
        <w:t xml:space="preserve">Definition 48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36"/>
    <w:bookmarkStart w:id="237" w:name="exm-null-space"/>
    <w:p>
      <w:pPr>
        <w:pStyle w:val="BodyText"/>
      </w:pPr>
      <w:r>
        <w:rPr>
          <w:b/>
          <w:bCs/>
        </w:rPr>
        <w:t xml:space="preserve">Example 57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37"/>
    <w:bookmarkStart w:id="238" w:name="thm-null-space-subspace"/>
    <w:p>
      <w:pPr>
        <w:pStyle w:val="BodyText"/>
      </w:pPr>
      <w:r>
        <w:rPr>
          <w:b/>
          <w:bCs/>
        </w:rPr>
        <w:t xml:space="preserve">Theorem 33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38"/>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39" w:name="exm-null-space-subspace"/>
    <w:p>
      <w:pPr>
        <w:pStyle w:val="BodyText"/>
      </w:pPr>
      <w:r>
        <w:rPr>
          <w:b/>
          <w:bCs/>
        </w:rPr>
        <w:t xml:space="preserve">Example 58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57</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21</w:t>
        </w:r>
      </w:hyperlink>
      <w:r>
        <w:t xml:space="preserve"> </w:t>
      </w:r>
      <w:r>
        <w:t xml:space="preserve">it is not a subspace.</w:t>
      </w:r>
    </w:p>
    <w:bookmarkEnd w:id="239"/>
    <w:bookmarkStart w:id="240" w:name="thm-independent-null-space"/>
    <w:p>
      <w:pPr>
        <w:pStyle w:val="BodyText"/>
      </w:pPr>
      <w:r>
        <w:rPr>
          <w:b/>
          <w:bCs/>
        </w:rPr>
        <w:t xml:space="preserve">Theorem 34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37</w:t>
        </w:r>
      </w:hyperlink>
      <w:r>
        <w:t xml:space="preserve">).</w:t>
      </w:r>
    </w:p>
    <w:p>
      <w:pPr>
        <w:pStyle w:val="Compact"/>
        <w:numPr>
          <w:ilvl w:val="0"/>
          <w:numId w:val="1026"/>
        </w:numPr>
      </w:pPr>
      <m:oMath>
        <m:r>
          <m:rPr>
            <m:sty m:val="bi"/>
          </m:rPr>
          <m:t>A</m:t>
        </m:r>
        <m:acc>
          <m:accPr>
            <m:chr m:val="̃"/>
          </m:accPr>
          <m:e>
            <m:r>
              <m:t>x</m:t>
            </m:r>
          </m:e>
        </m:acc>
        <m:r>
          <m:rPr>
            <m:sty m:val="p"/>
          </m:rPr>
          <m:t>=</m:t>
        </m:r>
        <m:sSub>
          <m:e>
            <m:acc>
              <m:accPr>
                <m:chr m:val="̃"/>
              </m:accPr>
              <m:e>
                <m:r>
                  <m:t>0</m:t>
                </m:r>
              </m:e>
            </m:acc>
          </m:e>
          <m:sub>
            <m:r>
              <m:t>m</m:t>
            </m:r>
          </m:sub>
        </m:sSub>
      </m:oMath>
      <w:r>
        <w:t xml:space="preserve"> </w:t>
      </w:r>
      <w:r>
        <w:t xml:space="preserve">only for</w:t>
      </w:r>
      <w:r>
        <w:t xml:space="preserve"> </w:t>
      </w:r>
      <m:oMath>
        <m:acc>
          <m:accPr>
            <m:chr m:val="̃"/>
          </m:accPr>
          <m:e>
            <m:r>
              <m:t>x</m:t>
            </m:r>
          </m:e>
        </m:acc>
        <m:r>
          <m:rPr>
            <m:sty m:val="p"/>
          </m:rPr>
          <m:t>=</m:t>
        </m:r>
        <m:sSub>
          <m:e>
            <m:acc>
              <m:accPr>
                <m:chr m:val="̃"/>
              </m:accPr>
              <m:e>
                <m:r>
                  <m:t>0</m:t>
                </m:r>
              </m:e>
            </m:acc>
          </m:e>
          <m:sub>
            <m:r>
              <m:t>n</m:t>
            </m:r>
          </m:sub>
        </m:sSub>
      </m:oMath>
      <w:r>
        <w:t xml:space="preserve">.</w:t>
      </w:r>
    </w:p>
    <w:p>
      <w:pPr>
        <w:pStyle w:val="Compact"/>
        <w:numPr>
          <w:ilvl w:val="0"/>
          <w:numId w:val="1026"/>
        </w:numPr>
      </w:pP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w:t>
      </w:r>
      <w:hyperlink w:anchor="def-null-space">
        <w:r>
          <w:rPr>
            <w:rStyle w:val="Hyperlink"/>
          </w:rPr>
          <w:t xml:space="preserve">Definition 47</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39</w:t>
        </w:r>
      </w:hyperlink>
      <w:r>
        <w:t xml:space="preserve">) exactly when its null space contains only the zero vector.</w:t>
      </w:r>
    </w:p>
    <w:bookmarkEnd w:id="240"/>
    <w:p>
      <w:pPr>
        <w:pStyle w:val="BodyText"/>
      </w:pPr>
      <w:r>
        <w:rPr>
          <w:i/>
          <w:iCs/>
        </w:rPr>
        <w:t xml:space="preserve">Proof</w:t>
      </w:r>
      <w:r>
        <w:t xml:space="preserve">. </w:t>
      </w:r>
      <w:r>
        <w:t xml:space="preserve">Write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for the columns of</w:t>
      </w:r>
      <w:r>
        <w:t xml:space="preserve"> </w:t>
      </w:r>
      <m:oMath>
        <m:r>
          <m:rPr>
            <m:sty m:val="bi"/>
          </m:rPr>
          <m:t>A</m:t>
        </m:r>
      </m:oMath>
      <w:r>
        <w:t xml:space="preserve">.</w:t>
      </w:r>
      <w:r>
        <w:t xml:space="preserve"> </w:t>
      </w:r>
      <w:r>
        <w:t xml:space="preserve">For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n</m:t>
            </m:r>
          </m:sub>
        </m:sSub>
        <m:r>
          <m:rPr>
            <m:sty m:val="p"/>
          </m:rPr>
          <m:t>)</m:t>
        </m:r>
      </m:oMath>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p>
      <w:pPr>
        <w:pStyle w:val="FirstParagraph"/>
      </w:pP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says exactly that</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sSub>
          <m:e>
            <m:acc>
              <m:accPr>
                <m:chr m:val="̃"/>
              </m:accPr>
              <m:e>
                <m:r>
                  <m:t>0</m:t>
                </m:r>
              </m:e>
            </m:acc>
          </m:e>
          <m:sub>
            <m:r>
              <m:t>m</m:t>
            </m:r>
          </m:sub>
        </m:sSub>
      </m:oMath>
      <w:r>
        <w:t xml:space="preserve">.</w:t>
      </w:r>
      <w:r>
        <w:t xml:space="preserve"> </w:t>
      </w:r>
      <w:r>
        <w:t xml:space="preserve">By</w:t>
      </w:r>
      <w:r>
        <w:t xml:space="preserve"> </w:t>
      </w:r>
      <w:hyperlink w:anchor="def-linearly-independent">
        <w:r>
          <w:rPr>
            <w:rStyle w:val="Hyperlink"/>
          </w:rPr>
          <w:t xml:space="preserve">Definition 37</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m:oMath>
        <m:sSub>
          <m:e>
            <m:acc>
              <m:accPr>
                <m:chr m:val="̃"/>
              </m:accPr>
              <m:e>
                <m:r>
                  <m:t>0</m:t>
                </m:r>
              </m:e>
            </m:acc>
          </m:e>
          <m:sub>
            <m:r>
              <m:t>n</m:t>
            </m:r>
          </m:sub>
        </m:sSub>
      </m:oMath>
      <w:r>
        <w:t xml:space="preserve">, which is statement 3.</w:t>
      </w:r>
      <w:r>
        <w:t xml:space="preserve"> </w:t>
      </w:r>
      <w:r>
        <w:t xml:space="preserve">The last sentence is the definition of full column rank (</w:t>
      </w:r>
      <w:hyperlink w:anchor="def-full-column-rank">
        <w:r>
          <w:rPr>
            <w:rStyle w:val="Hyperlink"/>
          </w:rPr>
          <w:t xml:space="preserve">Definition 39</w:t>
        </w:r>
      </w:hyperlink>
      <w:r>
        <w:t xml:space="preserve">).</w:t>
      </w:r>
    </w:p>
    <w:bookmarkStart w:id="241" w:name="exm-independent-null-space"/>
    <w:p>
      <w:pPr>
        <w:pStyle w:val="BodyText"/>
      </w:pPr>
      <w:r>
        <w:rPr>
          <w:b/>
          <w:bCs/>
        </w:rPr>
        <w:t xml:space="preserve">Example 59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m:oMathPara>
        <m:oMathParaPr>
          <m:jc m:val="center"/>
        </m:oMathParaPr>
        <m:oMath>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r>
                      <m:t>2</m:t>
                    </m:r>
                    <m:sSub>
                      <m:e>
                        <m:r>
                          <m:t>x</m:t>
                        </m:r>
                      </m:e>
                      <m:sub>
                        <m:r>
                          <m:t>2</m:t>
                        </m:r>
                      </m:sub>
                    </m:sSub>
                  </m:e>
                </m:mr>
                <m:mr>
                  <m:e>
                    <m:sSub>
                      <m:e>
                        <m:r>
                          <m:t>x</m:t>
                        </m:r>
                      </m:e>
                      <m:sub>
                        <m:r>
                          <m:t>1</m:t>
                        </m:r>
                      </m:sub>
                    </m:sSub>
                    <m:r>
                      <m:rPr>
                        <m:sty m:val="p"/>
                      </m:rPr>
                      <m:t>+</m:t>
                    </m:r>
                    <m:r>
                      <m:t>3</m:t>
                    </m:r>
                    <m:sSub>
                      <m:e>
                        <m:r>
                          <m:t>x</m:t>
                        </m:r>
                      </m:e>
                      <m:sub>
                        <m:r>
                          <m:t>2</m:t>
                        </m:r>
                      </m:sub>
                    </m:sSub>
                  </m:e>
                </m:mr>
              </m:m>
            </m:e>
          </m:d>
          <m:r>
            <m:rPr>
              <m:sty m:val="p"/>
            </m:rPr>
            <m:t>.</m:t>
          </m:r>
        </m:oMath>
      </m:oMathPara>
    </w:p>
    <w:p>
      <w:pPr>
        <w:pStyle w:val="FirstParagraph"/>
      </w:pPr>
      <w:r>
        <w:t xml:space="preserve">This is</w:t>
      </w:r>
      <w:r>
        <w:t xml:space="preserve"> </w:t>
      </w:r>
      <m:oMath>
        <m:sSub>
          <m:e>
            <m:acc>
              <m:accPr>
                <m:chr m:val="̃"/>
              </m:accPr>
              <m:e>
                <m:r>
                  <m:t>0</m:t>
                </m:r>
              </m:e>
            </m:acc>
          </m:e>
          <m:sub>
            <m:r>
              <m:t>3</m:t>
            </m:r>
          </m:sub>
        </m:sSub>
      </m:oMath>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2</m:t>
                </m:r>
              </m:sub>
            </m:sSub>
          </m:e>
        </m:d>
        <m:r>
          <m:t>​</m:t>
        </m:r>
      </m:oMath>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m:oMath>
        <m:r>
          <m:rPr>
            <m:sty m:val="bi"/>
          </m:rPr>
          <m:t>B</m:t>
        </m:r>
        <m:r>
          <m:rPr>
            <m:sty m:val="p"/>
          </m:rPr>
          <m:t>(</m:t>
        </m:r>
        <m:r>
          <m:t>2</m:t>
        </m:r>
        <m:r>
          <m:rPr>
            <m:sty m:val="p"/>
          </m:rPr>
          <m:t>,</m:t>
        </m:r>
        <m:r>
          <m:rPr>
            <m:sty m:val="p"/>
          </m:rPr>
          <m:t>−</m:t>
        </m:r>
        <m:r>
          <m:t>1</m:t>
        </m:r>
        <m:r>
          <m:rPr>
            <m:sty m:val="p"/>
          </m:rPr>
          <m:t>)</m:t>
        </m:r>
        <m:r>
          <m:rPr>
            <m:sty m:val="p"/>
          </m:rPr>
          <m:t>=</m:t>
        </m:r>
        <m:sSub>
          <m:e>
            <m:acc>
              <m:accPr>
                <m:chr m:val="̃"/>
              </m:accPr>
              <m:e>
                <m:r>
                  <m:t>0</m:t>
                </m:r>
              </m:e>
            </m:acc>
          </m:e>
          <m:sub>
            <m:r>
              <m:t>3</m:t>
            </m:r>
          </m:sub>
        </m:sSub>
      </m:oMath>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41"/>
    <w:bookmarkStart w:id="242" w:name="thm-row-null-disjoint"/>
    <w:p>
      <w:pPr>
        <w:pStyle w:val="BodyText"/>
      </w:pPr>
      <w:r>
        <w:rPr>
          <w:b/>
          <w:bCs/>
        </w:rPr>
        <w:t xml:space="preserve">Theorem 35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42"/>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32</w:t>
        </w:r>
      </w:hyperlink>
      <w:r>
        <w:t xml:space="preserve"> </w:t>
      </w:r>
      <w:r>
        <w:t xml:space="preserve">and</w:t>
      </w:r>
      <w:r>
        <w:t xml:space="preserve"> </w:t>
      </w:r>
      <w:hyperlink w:anchor="thm-null-space-subspace">
        <w:r>
          <w:rPr>
            <w:rStyle w:val="Hyperlink"/>
          </w:rPr>
          <w:t xml:space="preserve">Theorem 33</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21</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47</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43" w:name="exm-row-null-disjoint"/>
    <w:p>
      <w:pPr>
        <w:pStyle w:val="BodyText"/>
      </w:pPr>
      <w:r>
        <w:rPr>
          <w:b/>
          <w:bCs/>
        </w:rPr>
        <w:t xml:space="preserve">Example 60 (The row space and null space in</w:t>
      </w:r>
      <w:r>
        <w:rPr>
          <w:b/>
          <w:bCs/>
        </w:rPr>
        <w:t xml:space="preserve"> </w:t>
      </w:r>
      <w:hyperlink w:anchor="exm-null-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57</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57</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43"/>
    <w:bookmarkStart w:id="244" w:name="def-cross-product-matrix"/>
    <w:p>
      <w:pPr>
        <w:pStyle w:val="BodyText"/>
      </w:pPr>
      <w:r>
        <w:rPr>
          <w:b/>
          <w:bCs/>
        </w:rPr>
        <w:t xml:space="preserve">Definition 49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q</m:t>
            </m:r>
          </m:sub>
        </m:sSub>
      </m:oMath>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m:oMath>
        <m:sSub>
          <m:e>
            <m:acc>
              <m:accPr>
                <m:chr m:val="̃"/>
              </m:accPr>
              <m:e>
                <m:r>
                  <m:t>a</m:t>
                </m:r>
              </m:e>
            </m:acc>
          </m:e>
          <m:sub>
            <m:r>
              <m:t>i</m:t>
            </m:r>
          </m:sub>
        </m:sSub>
        <m:r>
          <m:rPr>
            <m:sty m:val="p"/>
          </m:rPr>
          <m:t>⋅</m:t>
        </m:r>
        <m:sSub>
          <m:e>
            <m:acc>
              <m:accPr>
                <m:chr m:val="̃"/>
              </m:accPr>
              <m:e>
                <m:r>
                  <m:t>b</m:t>
                </m:r>
              </m:e>
            </m:acc>
          </m:e>
          <m:sub>
            <m:r>
              <m:t>j</m:t>
            </m:r>
          </m:sub>
        </m:sSub>
      </m:oMath>
      <w:r>
        <w:t xml:space="preserve">.</w:t>
      </w:r>
    </w:p>
    <w:bookmarkEnd w:id="244"/>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m:oMath>
        <m:acc>
          <m:accPr>
            <m:chr m:val="̃"/>
          </m:accPr>
          <m:e>
            <m:r>
              <m:t>u</m:t>
            </m:r>
          </m:e>
        </m:acc>
        <m:r>
          <m:rPr>
            <m:sty m:val="p"/>
          </m:rPr>
          <m:t>×</m:t>
        </m:r>
        <m:acc>
          <m:accPr>
            <m:chr m:val="̃"/>
          </m:accPr>
          <m:e>
            <m:r>
              <m:t>v</m:t>
            </m:r>
          </m:e>
        </m:acc>
      </m:oMath>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45" w:name="exm-cross-product-matrix"/>
    <w:p>
      <w:pPr>
        <w:pStyle w:val="BodyText"/>
      </w:pPr>
      <w:r>
        <w:rPr>
          <w:b/>
          <w:bCs/>
        </w:rPr>
        <w:t xml:space="preserve">Example 61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m:oMathPara>
        <m:oMathParaPr>
          <m:jc m:val="center"/>
        </m:oMathParaPr>
        <m:oMath>
          <m:eqArr>
            <m:e>
              <m:sSup>
                <m:e>
                  <m:r>
                    <m:rPr>
                      <m:sty m:val="bi"/>
                    </m:rPr>
                    <m:t>A</m:t>
                  </m:r>
                </m:e>
                <m:sup>
                  <m:r>
                    <m:rPr>
                      <m:sty m:val="p"/>
                    </m:rPr>
                    <m:t>⊤</m:t>
                  </m:r>
                </m:sup>
              </m:sSup>
              <m:r>
                <m:rPr>
                  <m:sty m:val="bi"/>
                </m:rPr>
                <m:t>B</m:t>
              </m:r>
              <m:r>
                <m:t>&amp;</m:t>
              </m:r>
              <m:r>
                <m:rPr>
                  <m:sty m:val="p"/>
                </m:rPr>
                <m:t>=</m:t>
              </m:r>
              <m:d>
                <m:dPr>
                  <m:begChr m:val="["/>
                  <m:sepChr m:val=""/>
                  <m:endChr m:val="]"/>
                  <m:grow/>
                </m:dPr>
                <m:e>
                  <m:m>
                    <m:mPr>
                      <m:baseJc m:val="center"/>
                      <m:plcHide m:val="on"/>
                      <m:mcs>
                        <m:mc>
                          <m:mcPr>
                            <m:mcJc m:val="center"/>
                            <m:count m:val="1"/>
                          </m:mcPr>
                        </m:mc>
                      </m:mcs>
                    </m:mPr>
                    <m:mr>
                      <m:e>
                        <m:sSub>
                          <m:e>
                            <m:acc>
                              <m:accPr>
                                <m:chr m:val="̃"/>
                              </m:accPr>
                              <m:e>
                                <m:r>
                                  <m:t>a</m:t>
                                </m:r>
                              </m:e>
                            </m:acc>
                          </m:e>
                          <m:sub>
                            <m:r>
                              <m:t>1</m:t>
                            </m:r>
                          </m:sub>
                        </m:sSub>
                        <m:r>
                          <m:rPr>
                            <m:sty m:val="p"/>
                          </m:rPr>
                          <m:t>⋅</m:t>
                        </m:r>
                        <m:sSub>
                          <m:e>
                            <m:acc>
                              <m:accPr>
                                <m:chr m:val="̃"/>
                              </m:accPr>
                              <m:e>
                                <m:r>
                                  <m:t>b</m:t>
                                </m:r>
                              </m:e>
                            </m:acc>
                          </m:e>
                          <m:sub>
                            <m:r>
                              <m:t>1</m:t>
                            </m:r>
                          </m:sub>
                        </m:sSub>
                      </m:e>
                    </m:mr>
                    <m:mr>
                      <m:e>
                        <m:sSub>
                          <m:e>
                            <m:acc>
                              <m:accPr>
                                <m:chr m:val="̃"/>
                              </m:accPr>
                              <m:e>
                                <m:r>
                                  <m:t>a</m:t>
                                </m:r>
                              </m:e>
                            </m:acc>
                          </m:e>
                          <m:sub>
                            <m:r>
                              <m:t>2</m:t>
                            </m:r>
                          </m:sub>
                        </m:sSub>
                        <m:r>
                          <m:rPr>
                            <m:sty m:val="p"/>
                          </m:rPr>
                          <m:t>⋅</m:t>
                        </m:r>
                        <m:sSub>
                          <m:e>
                            <m:acc>
                              <m:accPr>
                                <m:chr m:val="̃"/>
                              </m:accPr>
                              <m:e>
                                <m:r>
                                  <m:t>b</m:t>
                                </m:r>
                              </m:e>
                            </m:acc>
                          </m:e>
                          <m:sub>
                            <m:r>
                              <m:t>1</m:t>
                            </m:r>
                          </m:sub>
                        </m:sSub>
                      </m:e>
                    </m:mr>
                  </m:m>
                </m:e>
              </m:d>
              <m:r>
                <m:t>&amp;</m:t>
              </m:r>
              <m:r>
                <m:t>&amp;</m:t>
              </m:r>
              <m:r>
                <m:rPr>
                  <m:nor/>
                  <m:sty m:val="p"/>
                </m:rPr>
                <m:t>(</m:t>
              </m:r>
              <m:r>
                <m:rPr>
                  <m:nor/>
                  <m:sty m:val="p"/>
                </m:rPr>
                <m:t>Definition 49</m:t>
              </m:r>
              <m:r>
                <m:rPr>
                  <m:nor/>
                  <m:sty m:val="p"/>
                </m:rPr>
                <m:t>)</m:t>
              </m:r>
            </m:e>
            <m:e>
              <m:r>
                <m:t>&amp;</m:t>
              </m:r>
              <m:r>
                <m:rPr>
                  <m:sty m:val="p"/>
                </m:rPr>
                <m:t>=</m:t>
              </m:r>
              <m:d>
                <m:dPr>
                  <m:begChr m:val="["/>
                  <m:sepChr m:val=""/>
                  <m:endChr m:val="]"/>
                  <m:grow/>
                </m:dPr>
                <m:e>
                  <m:m>
                    <m:mPr>
                      <m:baseJc m:val="center"/>
                      <m:plcHide m:val="on"/>
                      <m:mcs>
                        <m:mc>
                          <m:mcPr>
                            <m:mcJc m:val="center"/>
                            <m:count m:val="1"/>
                          </m:mcPr>
                        </m:mc>
                      </m:mcs>
                    </m:mPr>
                    <m:mr>
                      <m:e>
                        <m:r>
                          <m:t>1</m:t>
                        </m:r>
                        <m:r>
                          <m:rPr>
                            <m:sty m:val="p"/>
                          </m:rPr>
                          <m:t>+</m:t>
                        </m:r>
                        <m:r>
                          <m:t>2</m:t>
                        </m:r>
                        <m:r>
                          <m:rPr>
                            <m:sty m:val="p"/>
                          </m:rPr>
                          <m:t>+</m:t>
                        </m:r>
                        <m:r>
                          <m:t>0</m:t>
                        </m:r>
                      </m:e>
                    </m:mr>
                    <m:mr>
                      <m:e>
                        <m:r>
                          <m:t>0</m:t>
                        </m:r>
                        <m:r>
                          <m:rPr>
                            <m:sty m:val="p"/>
                          </m:rPr>
                          <m:t>+</m:t>
                        </m:r>
                        <m:r>
                          <m:t>2</m:t>
                        </m:r>
                        <m:r>
                          <m:rPr>
                            <m:sty m:val="p"/>
                          </m:rPr>
                          <m:t>+</m:t>
                        </m:r>
                        <m:r>
                          <m:t>3</m:t>
                        </m:r>
                      </m:e>
                    </m:mr>
                  </m:m>
                </m:e>
              </m:d>
              <m:r>
                <m:t>&amp;</m:t>
              </m:r>
              <m:r>
                <m:t>&amp;</m:t>
              </m:r>
              <m:r>
                <m:rPr>
                  <m:nor/>
                  <m:sty m:val="p"/>
                </m:rPr>
                <m:t>(multiply and add)</m:t>
              </m:r>
            </m:e>
            <m:e>
              <m:r>
                <m:t>&amp;</m:t>
              </m:r>
              <m:r>
                <m:rPr>
                  <m:sty m:val="p"/>
                </m:rPr>
                <m:t>=</m:t>
              </m:r>
              <m:d>
                <m:dPr>
                  <m:begChr m:val="["/>
                  <m:sepChr m:val=""/>
                  <m:endChr m:val="]"/>
                  <m:grow/>
                </m:dPr>
                <m:e>
                  <m:m>
                    <m:mPr>
                      <m:baseJc m:val="center"/>
                      <m:plcHide m:val="on"/>
                      <m:mcs>
                        <m:mc>
                          <m:mcPr>
                            <m:mcJc m:val="center"/>
                            <m:count m:val="1"/>
                          </m:mcPr>
                        </m:mc>
                      </m:mcs>
                    </m:mPr>
                    <m:mr>
                      <m:e>
                        <m:r>
                          <m:t>3</m:t>
                        </m:r>
                      </m:e>
                    </m:mr>
                    <m:mr>
                      <m:e>
                        <m:r>
                          <m:t>5</m:t>
                        </m:r>
                      </m:e>
                    </m:mr>
                  </m:m>
                </m:e>
              </m:d>
              <m:r>
                <m:rPr>
                  <m:sty m:val="p"/>
                </m:rPr>
                <m:t>.</m:t>
              </m:r>
              <m:r>
                <m:t>&amp;</m:t>
              </m:r>
              <m:r>
                <m:t>&amp;</m:t>
              </m:r>
              <m:r>
                <m:rPr>
                  <m:nor/>
                  <m:sty m:val="p"/>
                </m:rPr>
                <m:t>(add)</m:t>
              </m:r>
            </m:e>
          </m:eqArr>
        </m:oMath>
      </m:oMathPara>
    </w:p>
    <w:bookmarkEnd w:id="245"/>
    <w:bookmarkStart w:id="246" w:name="def-gram-matrix"/>
    <w:p>
      <w:pPr>
        <w:pStyle w:val="FirstParagraph"/>
      </w:pPr>
      <w:r>
        <w:rPr>
          <w:b/>
          <w:bCs/>
        </w:rPr>
        <w:t xml:space="preserve">Definition 50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46"/>
    <w:bookmarkStart w:id="247" w:name="exm-gram-matrix"/>
    <w:p>
      <w:pPr>
        <w:pStyle w:val="BodyText"/>
      </w:pPr>
      <w:r>
        <w:rPr>
          <w:b/>
          <w:bCs/>
        </w:rPr>
        <w:t xml:space="preserve">Example 62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47"/>
    <w:bookmarkStart w:id="248" w:name="thm-gram-properties"/>
    <w:p>
      <w:pPr>
        <w:pStyle w:val="BodyText"/>
      </w:pPr>
      <w:r>
        <w:rPr>
          <w:b/>
          <w:bCs/>
        </w:rPr>
        <w:t xml:space="preserve">Theorem 36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50</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74</w:t>
        </w:r>
      </w:hyperlink>
      <w:r>
        <w:t xml:space="preserve">).</w:t>
      </w:r>
    </w:p>
    <w:p>
      <w:pPr>
        <w:pStyle w:val="Compact"/>
        <w:numPr>
          <w:ilvl w:val="0"/>
          <w:numId w:val="1027"/>
        </w:numPr>
      </w:pPr>
      <m:oMath>
        <m:sSup>
          <m:e>
            <m:acc>
              <m:accPr>
                <m:chr m:val="̃"/>
              </m:accPr>
              <m:e>
                <m:r>
                  <m:t>x</m:t>
                </m:r>
              </m:e>
            </m:acc>
          </m:e>
          <m:sup>
            <m:r>
              <m:rPr>
                <m:sty m:val="p"/>
              </m:rPr>
              <m:t>⊤</m:t>
            </m:r>
          </m:sup>
        </m:sSup>
        <m:r>
          <m:rPr>
            <m:sty m:val="bi"/>
          </m:rPr>
          <m:t>G</m:t>
        </m:r>
        <m:acc>
          <m:accPr>
            <m:chr m:val="̃"/>
          </m:accPr>
          <m:e>
            <m:r>
              <m:t>x</m:t>
            </m:r>
          </m:e>
        </m:acc>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0</m:t>
        </m:r>
      </m:oMath>
      <w:r>
        <w:t xml:space="preserve"> </w:t>
      </w:r>
      <w:r>
        <w:t xml:space="preserve">for every</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48"/>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m:oMath>
        <m:sSup>
          <m:e>
            <m:sSub>
              <m:e>
                <m:acc>
                  <m:accPr>
                    <m:chr m:val="̃"/>
                  </m:accPr>
                  <m:e>
                    <m:r>
                      <m:t>a</m:t>
                    </m:r>
                  </m:e>
                </m:acc>
              </m:e>
              <m:sub>
                <m:r>
                  <m:t>i</m:t>
                </m:r>
              </m:sub>
            </m:sSub>
          </m:e>
          <m:sup>
            <m:r>
              <m:rPr>
                <m:sty m:val="p"/>
              </m:rPr>
              <m:t>⊤</m:t>
            </m:r>
          </m:sup>
        </m:sSup>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m:oMath>
        <m:sSup>
          <m:e>
            <m:sSub>
              <m:e>
                <m:acc>
                  <m:accPr>
                    <m:chr m:val="̃"/>
                  </m:accPr>
                  <m:e>
                    <m:r>
                      <m:t>a</m:t>
                    </m:r>
                  </m:e>
                </m:acc>
              </m:e>
              <m:sub>
                <m:r>
                  <m:t>i</m:t>
                </m:r>
              </m:sub>
            </m:sSub>
          </m:e>
          <m:sup>
            <m:r>
              <m:rPr>
                <m:sty m:val="p"/>
              </m:rPr>
              <m:t>⊤</m:t>
            </m:r>
          </m:sup>
        </m:sSup>
        <m:sSub>
          <m:e>
            <m:acc>
              <m:accPr>
                <m:chr m:val="̃"/>
              </m:accPr>
              <m:e>
                <m:r>
                  <m:t>a</m:t>
                </m:r>
              </m:e>
            </m:acc>
          </m:e>
          <m:sub>
            <m:r>
              <m:t>j</m:t>
            </m:r>
          </m:sub>
        </m:sSub>
        <m:r>
          <m:rPr>
            <m:sty m:val="p"/>
          </m:rPr>
          <m:t>=</m:t>
        </m:r>
        <m:sSub>
          <m:e>
            <m:acc>
              <m:accPr>
                <m:chr m:val="̃"/>
              </m:accPr>
              <m:e>
                <m:r>
                  <m:t>a</m:t>
                </m:r>
              </m:e>
            </m:acc>
          </m:e>
          <m:sub>
            <m:r>
              <m:t>i</m:t>
            </m:r>
          </m:sub>
        </m:sSub>
        <m:r>
          <m:rPr>
            <m:sty m:val="p"/>
          </m:rPr>
          <m:t>⋅</m:t>
        </m:r>
        <m:sSub>
          <m:e>
            <m:acc>
              <m:accPr>
                <m:chr m:val="̃"/>
              </m:accPr>
              <m:e>
                <m:r>
                  <m:t>a</m:t>
                </m:r>
              </m:e>
            </m:acc>
          </m:e>
          <m:sub>
            <m:r>
              <m:t>j</m:t>
            </m:r>
          </m:sub>
        </m:sSub>
      </m:oMath>
      <w:r>
        <w:t xml:space="preserve">.</w:t>
      </w:r>
    </w:p>
    <w:p>
      <w:pPr>
        <w:pStyle w:val="BodyText"/>
      </w:pPr>
      <w:r>
        <w:rPr>
          <w:b/>
          <w:bCs/>
        </w:rPr>
        <w:t xml:space="preserve">Symmetry.</w:t>
      </w:r>
      <w:r>
        <w:t xml:space="preserve"> </w:t>
      </w:r>
      <w:r>
        <w:t xml:space="preserve">The dot product is commutative, so</w:t>
      </w:r>
    </w:p>
    <w:p>
      <w:pPr>
        <w:pStyle w:val="BodyText"/>
      </w:pPr>
      <m:oMathPara>
        <m:oMathParaPr>
          <m:jc m:val="center"/>
        </m:oMathParaPr>
        <m:oMath>
          <m:eqArr>
            <m:e>
              <m:sSub>
                <m:e>
                  <m:r>
                    <m:t>g</m:t>
                  </m:r>
                </m:e>
                <m:sub>
                  <m:r>
                    <m:t>i</m:t>
                  </m:r>
                  <m:r>
                    <m:t>j</m:t>
                  </m:r>
                </m:sub>
              </m:sSub>
              <m:r>
                <m:t>&amp;</m:t>
              </m:r>
              <m:r>
                <m:rPr>
                  <m:sty m:val="p"/>
                </m:rPr>
                <m:t>=</m:t>
              </m:r>
              <m:sSub>
                <m:e>
                  <m:acc>
                    <m:accPr>
                      <m:chr m:val="̃"/>
                    </m:accPr>
                    <m:e>
                      <m:r>
                        <m:t>a</m:t>
                      </m:r>
                    </m:e>
                  </m:acc>
                </m:e>
                <m:sub>
                  <m:r>
                    <m:t>i</m:t>
                  </m:r>
                </m:sub>
              </m:sSub>
              <m:r>
                <m:rPr>
                  <m:sty m:val="p"/>
                </m:rPr>
                <m:t>⋅</m:t>
              </m:r>
              <m:sSub>
                <m:e>
                  <m:acc>
                    <m:accPr>
                      <m:chr m:val="̃"/>
                    </m:accPr>
                    <m:e>
                      <m:r>
                        <m:t>a</m:t>
                      </m:r>
                    </m:e>
                  </m:acc>
                </m:e>
                <m:sub>
                  <m:r>
                    <m:t>j</m:t>
                  </m:r>
                </m:sub>
              </m:sSub>
            </m:e>
            <m:e>
              <m:r>
                <m:t>&amp;</m:t>
              </m:r>
              <m:r>
                <m:rPr>
                  <m:sty m:val="p"/>
                </m:rPr>
                <m:t>=</m:t>
              </m:r>
              <m:sSub>
                <m:e>
                  <m:acc>
                    <m:accPr>
                      <m:chr m:val="̃"/>
                    </m:accPr>
                    <m:e>
                      <m:r>
                        <m:t>a</m:t>
                      </m:r>
                    </m:e>
                  </m:acc>
                </m:e>
                <m:sub>
                  <m:r>
                    <m:t>j</m:t>
                  </m:r>
                </m:sub>
              </m:sSub>
              <m:r>
                <m:rPr>
                  <m:sty m:val="p"/>
                </m:rPr>
                <m:t>⋅</m:t>
              </m:r>
              <m:sSub>
                <m:e>
                  <m:acc>
                    <m:accPr>
                      <m:chr m:val="̃"/>
                    </m:accPr>
                    <m:e>
                      <m:r>
                        <m:t>a</m:t>
                      </m:r>
                    </m:e>
                  </m:acc>
                </m:e>
                <m:sub>
                  <m:r>
                    <m:t>i</m:t>
                  </m:r>
                </m:sub>
              </m:sSub>
            </m:e>
            <m:e>
              <m:r>
                <m:t>&amp;</m:t>
              </m:r>
              <m:r>
                <m:rPr>
                  <m:sty m:val="p"/>
                </m:rPr>
                <m:t>=</m:t>
              </m:r>
              <m:sSub>
                <m:e>
                  <m:r>
                    <m:t>g</m:t>
                  </m:r>
                </m:e>
                <m:sub>
                  <m:r>
                    <m:t>j</m:t>
                  </m:r>
                  <m:r>
                    <m:t>i</m:t>
                  </m:r>
                </m:sub>
              </m:sSub>
              <m:r>
                <m:rPr>
                  <m:sty m:val="p"/>
                </m:rPr>
                <m:t>.</m:t>
              </m:r>
            </m:e>
          </m:eqArr>
        </m:oMath>
      </m:oMathPara>
    </w:p>
    <w:p>
      <w:pPr>
        <w:pStyle w:val="FirstParagraph"/>
      </w:pPr>
      <w:r>
        <w:rPr>
          <w:b/>
          <w:bCs/>
        </w:rPr>
        <w:t xml:space="preserve">Positive semidefiniteness.</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sSup>
                <m:e>
                  <m:acc>
                    <m:accPr>
                      <m:chr m:val="̃"/>
                    </m:accPr>
                    <m:e>
                      <m:r>
                        <m:t>x</m:t>
                      </m:r>
                    </m:e>
                  </m:acc>
                </m:e>
                <m:sup>
                  <m:r>
                    <m:rPr>
                      <m:sty m:val="p"/>
                    </m:rPr>
                    <m:t>⊤</m:t>
                  </m:r>
                </m:sup>
              </m:sSup>
              <m:r>
                <m:t> </m:t>
              </m:r>
              <m:sSup>
                <m:e>
                  <m:r>
                    <m:rPr>
                      <m:sty m:val="bi"/>
                    </m:rPr>
                    <m:t>A</m:t>
                  </m:r>
                </m:e>
                <m:sup>
                  <m:r>
                    <m:rPr>
                      <m:sty m:val="p"/>
                    </m:rPr>
                    <m:t>⊤</m:t>
                  </m:r>
                </m:sup>
              </m:sSup>
              <m:r>
                <m:t> </m:t>
              </m:r>
              <m:r>
                <m:rPr>
                  <m:sty m:val="bi"/>
                </m:rPr>
                <m:t>A</m:t>
              </m:r>
              <m:acc>
                <m:accPr>
                  <m:chr m:val="̃"/>
                </m:accPr>
                <m:e>
                  <m:r>
                    <m:t>x</m:t>
                  </m:r>
                </m:e>
              </m:acc>
              <m:r>
                <m:t>&amp;</m:t>
              </m:r>
              <m:r>
                <m:t>&amp;</m:t>
              </m:r>
              <m:r>
                <m:rPr>
                  <m:nor/>
                  <m:sty m:val="p"/>
                </m:rPr>
                <m:t>(substitute </m:t>
              </m:r>
              <m:r>
                <m:rPr>
                  <m:sty m:val="bi"/>
                </m:rPr>
                <m:t>G</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(a squared norm is nonnegative)</m:t>
              </m:r>
            </m:e>
          </m:eqArr>
        </m:oMath>
      </m:oMathPara>
    </w:p>
    <w:bookmarkStart w:id="249" w:name="exm-gram-properties"/>
    <w:p>
      <w:pPr>
        <w:pStyle w:val="FirstParagraph"/>
      </w:pPr>
      <w:r>
        <w:rPr>
          <w:b/>
          <w:bCs/>
        </w:rPr>
        <w:t xml:space="preserve">Example 63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62</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m:t>
              </m:r>
              <m:r>
                <m:rPr>
                  <m:sty m:val="bi"/>
                </m:rPr>
                <m:t>G</m:t>
              </m:r>
              <m:acc>
                <m:accPr>
                  <m:chr m:val="̃"/>
                </m:accPr>
                <m:e>
                  <m:r>
                    <m:t>x</m:t>
                  </m:r>
                </m:e>
              </m:acc>
              <m:r>
                <m:rPr>
                  <m:sty m:val="p"/>
                </m:rPr>
                <m:t>=</m:t>
              </m:r>
              <m:r>
                <m:rPr>
                  <m:sty m:val="p"/>
                </m:rPr>
                <m:t>(</m:t>
              </m:r>
              <m:r>
                <m:t>1</m:t>
              </m:r>
              <m:r>
                <m:rPr>
                  <m:sty m:val="p"/>
                </m:rPr>
                <m:t>,</m:t>
              </m:r>
              <m:r>
                <m:rPr>
                  <m:sty m:val="p"/>
                </m:rPr>
                <m:t>−</m:t>
              </m:r>
              <m:r>
                <m:t>1</m:t>
              </m:r>
              <m:r>
                <m:rPr>
                  <m:sty m:val="p"/>
                </m:rPr>
                <m:t>)</m:t>
              </m:r>
              <m:r>
                <m:rPr>
                  <m:nor/>
                  <m:sty m:val="p"/>
                </m:rPr>
                <m:t>)</m:t>
              </m:r>
            </m:e>
            <m:e>
              <m:r>
                <m:t>&amp;</m:t>
              </m:r>
              <m:r>
                <m:rPr>
                  <m:sty m:val="p"/>
                </m:rPr>
                <m:t>=</m:t>
              </m:r>
              <m:r>
                <m:t>2</m:t>
              </m:r>
              <m:r>
                <m:rPr>
                  <m:sty m:val="p"/>
                </m:rPr>
                <m:t>,</m:t>
              </m:r>
              <m:r>
                <m:t>&amp;</m:t>
              </m:r>
              <m:r>
                <m:t>&amp;</m:t>
              </m:r>
              <m:r>
                <m:rPr>
                  <m:nor/>
                  <m:sty m:val="p"/>
                </m:rPr>
                <m:t>(multiply and add)</m:t>
              </m:r>
            </m:e>
          </m:eqArr>
        </m:oMath>
      </m:oMathPara>
    </w:p>
    <w:p>
      <w:pPr>
        <w:pStyle w:val="FirstParagraph"/>
      </w:pPr>
      <w:r>
        <w:t xml:space="preserve">and</w:t>
      </w:r>
      <w:r>
        <w:t xml:space="preserve"> </w:t>
      </w:r>
      <m:oMath>
        <m:r>
          <m:rPr>
            <m:sty m:val="bi"/>
          </m:rPr>
          <m:t>A</m:t>
        </m:r>
        <m:acc>
          <m:accPr>
            <m:chr m:val="̃"/>
          </m:accPr>
          <m:e>
            <m:r>
              <m:t>x</m:t>
            </m:r>
          </m:e>
        </m:acc>
        <m:r>
          <m:rPr>
            <m:sty m:val="p"/>
          </m:rPr>
          <m:t>=</m:t>
        </m:r>
        <m:r>
          <m:rPr>
            <m:sty m:val="p"/>
          </m:rPr>
          <m:t>(</m:t>
        </m:r>
        <m:r>
          <m:t>1</m:t>
        </m:r>
        <m:r>
          <m:rPr>
            <m:sty m:val="p"/>
          </m:rPr>
          <m:t>,</m:t>
        </m:r>
        <m:r>
          <m:t>0</m:t>
        </m:r>
        <m:r>
          <m:rPr>
            <m:sty m:val="p"/>
          </m:rPr>
          <m:t>,</m:t>
        </m:r>
        <m:r>
          <m:rPr>
            <m:sty m:val="p"/>
          </m:rPr>
          <m:t>−</m:t>
        </m:r>
        <m:r>
          <m:t>1</m:t>
        </m:r>
        <m:r>
          <m:rPr>
            <m:sty m:val="p"/>
          </m:rPr>
          <m:t>)</m:t>
        </m:r>
      </m:oMath>
      <w:r>
        <w:t xml:space="preserve"> </w:t>
      </w:r>
      <w:r>
        <w:t xml:space="preserve">has</w:t>
      </w:r>
      <w:r>
        <w:t xml:space="preserve"> </w:t>
      </w:r>
      <m:oMath>
        <m:r>
          <m:t>​</m:t>
        </m:r>
        <m:d>
          <m:dPr>
            <m:begChr m:val="∥"/>
            <m:sepChr m:val=""/>
            <m:endChr m:val="∥"/>
            <m:grow/>
          </m:dPr>
          <m:e>
            <m:r>
              <m:rPr>
                <m:sty m:val="bi"/>
              </m:rPr>
              <m:t>A</m:t>
            </m:r>
            <m:acc>
              <m:accPr>
                <m:chr m:val="̃"/>
              </m:accPr>
              <m:e>
                <m:r>
                  <m:t>x</m:t>
                </m:r>
              </m:e>
            </m:acc>
          </m:e>
        </m:d>
        <m:sSup>
          <m:e>
            <m:r>
              <m:t>​</m:t>
            </m:r>
          </m:e>
          <m:sup>
            <m:r>
              <m:t>2</m:t>
            </m:r>
          </m:sup>
        </m:sSup>
        <m:r>
          <m:rPr>
            <m:sty m:val="p"/>
          </m:rPr>
          <m:t>=</m:t>
        </m:r>
        <m:r>
          <m:t>1</m:t>
        </m:r>
        <m:r>
          <m:rPr>
            <m:sty m:val="p"/>
          </m:rPr>
          <m:t>+</m:t>
        </m:r>
        <m:r>
          <m:t>0</m:t>
        </m:r>
        <m:r>
          <m:rPr>
            <m:sty m:val="p"/>
          </m:rPr>
          <m:t>+</m:t>
        </m:r>
        <m:r>
          <m:t>1</m:t>
        </m:r>
        <m:r>
          <m:rPr>
            <m:sty m:val="p"/>
          </m:rPr>
          <m:t>=</m:t>
        </m:r>
        <m:r>
          <m:t>2</m:t>
        </m:r>
      </m:oMath>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49"/>
    <w:bookmarkStart w:id="250" w:name="thm-null-gram"/>
    <w:p>
      <w:pPr>
        <w:pStyle w:val="BodyText"/>
      </w:pPr>
      <w:r>
        <w:rPr>
          <w:b/>
          <w:bCs/>
        </w:rPr>
        <w:t xml:space="preserve">Theorem 37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50"/>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19</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51" w:name="exm-null-gram"/>
    <w:p>
      <w:pPr>
        <w:pStyle w:val="BodyText"/>
      </w:pPr>
      <w:r>
        <w:rPr>
          <w:b/>
          <w:bCs/>
        </w:rPr>
        <w:t xml:space="preserve">Example 64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57</w:t>
        </w:r>
      </w:hyperlink>
      <w:r>
        <w:t xml:space="preserve">.</w:t>
      </w:r>
    </w:p>
    <w:bookmarkEnd w:id="251"/>
    <w:bookmarkEnd w:id="252"/>
    <w:bookmarkStart w:id="290"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53" name="Picture"/>
                  <a:graphic>
                    <a:graphicData uri="http://schemas.openxmlformats.org/drawingml/2006/picture">
                      <pic:pic>
                        <pic:nvPicPr>
                          <pic:cNvPr descr="/opt/quarto/share/formats/docx/note.png" id="254"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55" w:name="thm-rank-dim"/>
    <w:p>
      <w:pPr>
        <w:pStyle w:val="BodyText"/>
      </w:pPr>
      <w:r>
        <w:rPr>
          <w:b/>
          <w:bCs/>
        </w:rPr>
        <w:t xml:space="preserve">Theorem 38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55"/>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28</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22</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32</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56" w:name="exm-rank-dim"/>
    <w:p>
      <w:pPr>
        <w:pStyle w:val="BodyText"/>
      </w:pPr>
      <w:r>
        <w:rPr>
          <w:b/>
          <w:bCs/>
        </w:rPr>
        <w:t xml:space="preserve">Example 65 (The rank of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38</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56"/>
    <w:bookmarkStart w:id="257" w:name="def-nullity"/>
    <w:p>
      <w:pPr>
        <w:pStyle w:val="BodyText"/>
      </w:pPr>
      <w:r>
        <w:rPr>
          <w:b/>
          <w:bCs/>
        </w:rPr>
        <w:t xml:space="preserve">Definition 51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47</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57"/>
    <w:bookmarkStart w:id="258" w:name="exm-nullity"/>
    <w:p>
      <w:pPr>
        <w:pStyle w:val="FirstParagraph"/>
      </w:pPr>
      <w:r>
        <w:rPr>
          <w:b/>
          <w:bCs/>
        </w:rPr>
        <w:t xml:space="preserve">Example 66 (The nullity of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57</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58"/>
    <w:bookmarkStart w:id="259" w:name="thm-rank-nullity"/>
    <w:p>
      <w:pPr>
        <w:pStyle w:val="BodyText"/>
      </w:pPr>
      <w:r>
        <w:rPr>
          <w:b/>
          <w:bCs/>
        </w:rPr>
        <w:t xml:space="preserve">Theorem 39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59"/>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27</w:t>
        </w:r>
      </w:hyperlink>
      <w:r>
        <w:t xml:space="preserve">,</w:t>
      </w:r>
      <w:r>
        <w:t xml:space="preserve"> </w:t>
      </w:r>
      <w:hyperlink w:anchor="exm-dimension">
        <w:r>
          <w:rPr>
            <w:rStyle w:val="Hyperlink"/>
          </w:rPr>
          <w:t xml:space="preserve">Example 49</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24</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24</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38</w:t>
        </w:r>
      </w:hyperlink>
      <w:r>
        <w:t xml:space="preserve">.</w:t>
      </w:r>
    </w:p>
    <w:bookmarkStart w:id="260" w:name="exm-rank-nullity"/>
    <w:p>
      <w:pPr>
        <w:pStyle w:val="BodyText"/>
      </w:pPr>
      <w:r>
        <w:rPr>
          <w:b/>
          <w:bCs/>
        </w:rPr>
        <w:t xml:space="preserve">Example 67 (Checking rank-nullity on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65</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66</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66</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60"/>
    <w:bookmarkStart w:id="261" w:name="thm-rank-product"/>
    <w:p>
      <w:pPr>
        <w:pStyle w:val="BodyText"/>
      </w:pPr>
      <w:r>
        <w:rPr>
          <w:b/>
          <w:bCs/>
        </w:rPr>
        <w:t xml:space="preserve">Theorem 40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61"/>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32</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30</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38</m:t>
              </m:r>
              <m:r>
                <m:rPr>
                  <m:nor/>
                  <m:sty m:val="p"/>
                </m:rPr>
                <m:t>)</m:t>
              </m:r>
            </m:e>
          </m:eqArr>
        </m:oMath>
      </m:oMathPara>
    </w:p>
    <w:bookmarkStart w:id="262" w:name="exm-rank-product"/>
    <w:p>
      <w:pPr>
        <w:pStyle w:val="FirstParagraph"/>
      </w:pPr>
      <w:r>
        <w:rPr>
          <w:b/>
          <w:bCs/>
        </w:rPr>
        <w:t xml:space="preserve">Example 68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40</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62"/>
    <w:bookmarkStart w:id="263" w:name="thm-rank-transpose"/>
    <w:p>
      <w:pPr>
        <w:pStyle w:val="BodyText"/>
      </w:pPr>
      <w:r>
        <w:rPr>
          <w:b/>
          <w:bCs/>
        </w:rPr>
        <w:t xml:space="preserve">Theorem 41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63"/>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37</w:t>
        </w:r>
      </w:hyperlink>
      <w:r>
        <w:t xml:space="preserve">),</w:t>
      </w:r>
      <w:r>
        <w:t xml:space="preserve"> </w:t>
      </w:r>
      <w:r>
        <w:t xml:space="preserve">so they have the same nullity (</w:t>
      </w:r>
      <w:hyperlink w:anchor="def-nullity">
        <w:r>
          <w:rPr>
            <w:rStyle w:val="Hyperlink"/>
          </w:rPr>
          <w:t xml:space="preserve">Definition 51</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64" w:name="exm-rank-transpose"/>
    <w:p>
      <w:pPr>
        <w:pStyle w:val="BodyText"/>
      </w:pPr>
      <w:r>
        <w:rPr>
          <w:b/>
          <w:bCs/>
        </w:rPr>
        <w:t xml:space="preserve">Example 69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65</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64</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64"/>
    <w:bookmarkStart w:id="265"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65"/>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41</w:t>
        </w:r>
      </w:hyperlink>
      <w:r>
        <w:t xml:space="preserve">).</w:t>
      </w:r>
    </w:p>
    <w:bookmarkStart w:id="266" w:name="exm-rank-bound"/>
    <w:p>
      <w:pPr>
        <w:pStyle w:val="BodyText"/>
      </w:pPr>
      <w:r>
        <w:rPr>
          <w:b/>
          <w:bCs/>
        </w:rPr>
        <w:t xml:space="preserve">Example 70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18</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66"/>
    <w:bookmarkStart w:id="268" w:name="def-affine-subspace"/>
    <w:p>
      <w:pPr>
        <w:pStyle w:val="BodyText"/>
      </w:pPr>
      <w:r>
        <w:rPr>
          <w:b/>
          <w:bCs/>
        </w:rPr>
        <w:t xml:space="preserve">Definition 52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67">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68"/>
    <w:bookmarkStart w:id="269" w:name="exm-affine-subspace"/>
    <w:p>
      <w:pPr>
        <w:pStyle w:val="BodyText"/>
      </w:pPr>
      <w:r>
        <w:rPr>
          <w:b/>
          <w:bCs/>
        </w:rPr>
        <w:t xml:space="preserve">Example 71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37</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69"/>
    <w:bookmarkStart w:id="270" w:name="thm-hyperplane-subspace"/>
    <w:p>
      <w:pPr>
        <w:pStyle w:val="BodyText"/>
      </w:pPr>
      <w:r>
        <w:rPr>
          <w:b/>
          <w:bCs/>
        </w:rPr>
        <w:t xml:space="preserve">Theorem 42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52</w:t>
        </w:r>
      </w:hyperlink>
      <w:r>
        <w:t xml:space="preserve">).</w:t>
      </w:r>
    </w:p>
    <w:p>
      <w:pPr>
        <w:pStyle w:val="Compact"/>
        <w:numPr>
          <w:ilvl w:val="0"/>
          <w:numId w:val="1028"/>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70"/>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19</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47</w:t>
        </w:r>
      </w:hyperlink>
      <w:r>
        <w:t xml:space="preserve">),</w:t>
      </w:r>
      <w:r>
        <w:t xml:space="preserve"> </w:t>
      </w:r>
      <w:r>
        <w:t xml:space="preserve">so it is a subspace (</w:t>
      </w:r>
      <w:hyperlink w:anchor="thm-null-space-subspace">
        <w:r>
          <w:rPr>
            <w:rStyle w:val="Hyperlink"/>
          </w:rPr>
          <w:t xml:space="preserve">Theorem 33</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51</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52</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71" w:name="exm-hyperplane-subspace"/>
    <w:p>
      <w:pPr>
        <w:pStyle w:val="FirstParagraph"/>
      </w:pPr>
      <w:r>
        <w:rPr>
          <w:b/>
          <w:bCs/>
        </w:rPr>
        <w:t xml:space="preserve">Example 72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38</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9"/>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9"/>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71"/>
    <w:bookmarkStart w:id="272" w:name="thm-hyperplane-origin"/>
    <w:p>
      <w:pPr>
        <w:pStyle w:val="FirstParagraph"/>
      </w:pPr>
      <w:r>
        <w:rPr>
          <w:b/>
          <w:bCs/>
        </w:rPr>
        <w:t xml:space="preserve">Theorem 43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72"/>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42</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42</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73" w:name="exm-hyperplane-origin"/>
    <w:p>
      <w:pPr>
        <w:pStyle w:val="BodyText"/>
      </w:pPr>
      <w:r>
        <w:rPr>
          <w:b/>
          <w:bCs/>
        </w:rPr>
        <w:t xml:space="preserve">Example 73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32</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42</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72</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73"/>
    <w:bookmarkStart w:id="275" w:name="def-half-space"/>
    <w:p>
      <w:pPr>
        <w:pStyle w:val="BodyText"/>
      </w:pPr>
      <w:r>
        <w:rPr>
          <w:b/>
          <w:bCs/>
        </w:rPr>
        <w:t xml:space="preserve">Definition 53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74"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74"/>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75"/>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76" w:name="exm-half-space-plane"/>
    <w:p>
      <w:pPr>
        <w:pStyle w:val="BodyText"/>
      </w:pPr>
      <w:r>
        <w:rPr>
          <w:b/>
          <w:bCs/>
        </w:rPr>
        <w:t xml:space="preserve">Example 74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53</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76"/>
    <w:bookmarkStart w:id="277" w:name="rem-half-space-sides"/>
    <w:p>
      <w:pPr>
        <w:pStyle w:val="BodyText"/>
      </w:pPr>
      <w:r>
        <w:rPr>
          <w:i/>
          <w:iCs/>
        </w:rPr>
        <w:t xml:space="preserve">Remark 19</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77"/>
    <w:bookmarkStart w:id="278" w:name="thm-half-space-dimension"/>
    <w:p>
      <w:pPr>
        <w:pStyle w:val="BodyText"/>
      </w:pPr>
      <w:r>
        <w:rPr>
          <w:b/>
          <w:bCs/>
        </w:rPr>
        <w:t xml:space="preserve">Theorem 44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53</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2"/>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78"/>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42</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42</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42</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83" w:name="exm-half-space-iris"/>
    <w:p>
      <w:pPr>
        <w:pStyle w:val="BodyText"/>
      </w:pPr>
      <w:r>
        <w:rPr>
          <w:b/>
          <w:bCs/>
        </w:rPr>
        <w:t xml:space="preserve">Example 75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53</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82" w:name="fig-half-space-iris"/>
          <w:p>
            <w:pPr>
              <w:pStyle w:val="Compact"/>
              <w:jc w:val="center"/>
            </w:pPr>
            <w:r>
              <w:drawing>
                <wp:inline>
                  <wp:extent cx="4620126" cy="3696101"/>
                  <wp:effectExtent b="0" l="0" r="0" t="0"/>
                  <wp:docPr descr="" title="" id="280" name="Picture"/>
                  <a:graphic>
                    <a:graphicData uri="http://schemas.openxmlformats.org/drawingml/2006/picture">
                      <pic:pic>
                        <pic:nvPicPr>
                          <pic:cNvPr descr="linear-algebra_files/figure-docx/fig-half-space-iris-1.png" id="281" name="Picture"/>
                          <pic:cNvPicPr>
                            <a:picLocks noChangeArrowheads="1" noChangeAspect="1"/>
                          </pic:cNvPicPr>
                        </pic:nvPicPr>
                        <pic:blipFill>
                          <a:blip r:embed="rId279"/>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82"/>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44</w:t>
        </w:r>
      </w:hyperlink>
      <w:r>
        <w:t xml:space="preserve">).</w:t>
      </w:r>
    </w:p>
    <w:bookmarkEnd w:id="283"/>
    <w:bookmarkStart w:id="284"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72</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53</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44</w:t>
        </w:r>
      </w:hyperlink>
      <w:r>
        <w:t xml:space="preserve">).</w:t>
      </w:r>
    </w:p>
    <w:bookmarkEnd w:id="284"/>
    <w:bookmarkStart w:id="285" w:name="sol-half-space-sides"/>
    <w:p>
      <w:pPr>
        <w:pStyle w:val="FirstParagraph"/>
      </w:pPr>
      <w:r>
        <w:rPr>
          <w:i/>
          <w:iCs/>
        </w:rPr>
        <w:t xml:space="preserve">Solution 7</w:t>
      </w:r>
      <w:r>
        <w:t xml:space="preserve">. </w:t>
      </w:r>
    </w:p>
    <w:p>
      <w:pPr>
        <w:numPr>
          <w:ilvl w:val="0"/>
          <w:numId w:val="1034"/>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85"/>
    <w:bookmarkStart w:id="286" w:name="def-rank-factorization"/>
    <w:p>
      <w:pPr>
        <w:pStyle w:val="FirstParagraph"/>
      </w:pPr>
      <w:r>
        <w:rPr>
          <w:b/>
          <w:bCs/>
        </w:rPr>
        <w:t xml:space="preserve">Definition 54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86"/>
    <w:bookmarkStart w:id="287" w:name="exm-rank-factorization"/>
    <w:p>
      <w:pPr>
        <w:pStyle w:val="FirstParagraph"/>
      </w:pPr>
      <w:r>
        <w:rPr>
          <w:b/>
          <w:bCs/>
        </w:rPr>
        <w:t xml:space="preserve">Example 76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65</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87"/>
    <w:bookmarkStart w:id="288" w:name="thm-rank-factorization"/>
    <w:p>
      <w:pPr>
        <w:pStyle w:val="BodyText"/>
      </w:pPr>
      <w:r>
        <w:rPr>
          <w:b/>
          <w:bCs/>
        </w:rPr>
        <w:t xml:space="preserve">Theorem 45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54</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88"/>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38</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29</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23</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89" w:name="exm-rank-factorization-construct"/>
    <w:p>
      <w:pPr>
        <w:pStyle w:val="BodyText"/>
      </w:pPr>
      <w:r>
        <w:rPr>
          <w:b/>
          <w:bCs/>
        </w:rPr>
        <w:t xml:space="preserve">Example 77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45</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76</w:t>
        </w:r>
      </w:hyperlink>
      <w:r>
        <w:t xml:space="preserve">.</w:t>
      </w:r>
    </w:p>
    <w:bookmarkEnd w:id="289"/>
    <w:bookmarkEnd w:id="290"/>
    <w:bookmarkStart w:id="312"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91" name="Picture"/>
                  <a:graphic>
                    <a:graphicData uri="http://schemas.openxmlformats.org/drawingml/2006/picture">
                      <pic:pic>
                        <pic:nvPicPr>
                          <pic:cNvPr descr="/opt/quarto/share/formats/docx/note.png" id="292"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39</w:t>
              </w:r>
            </w:hyperlink>
            <w:r>
              <w:t xml:space="preserve">) instead.</w:t>
            </w:r>
          </w:p>
          <w:p/>
        </w:tc>
      </w:tr>
    </w:tbl>
    <w:bookmarkStart w:id="293" w:name="def-subspace-sum"/>
    <w:p>
      <w:pPr>
        <w:pStyle w:val="BodyText"/>
      </w:pPr>
      <w:r>
        <w:rPr>
          <w:b/>
          <w:bCs/>
        </w:rPr>
        <w:t xml:space="preserve">Definition 55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93"/>
    <w:bookmarkStart w:id="294" w:name="exm-subspace-sum"/>
    <w:p>
      <w:pPr>
        <w:pStyle w:val="FirstParagraph"/>
      </w:pPr>
      <w:r>
        <w:rPr>
          <w:b/>
          <w:bCs/>
        </w:rPr>
        <w:t xml:space="preserve">Example 78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94"/>
    <w:bookmarkStart w:id="295" w:name="exm-sum-not-union"/>
    <w:p>
      <w:pPr>
        <w:pStyle w:val="BodyText"/>
      </w:pPr>
      <w:r>
        <w:rPr>
          <w:b/>
          <w:bCs/>
        </w:rPr>
        <w:t xml:space="preserve">Example 79 (The sum is not the union)</w:t>
      </w:r>
      <w:r>
        <w:t xml:space="preserve"> </w:t>
      </w:r>
      <w:r>
        <w:t xml:space="preserve">For the two lines in</w:t>
      </w:r>
      <w:r>
        <w:t xml:space="preserve"> </w:t>
      </w:r>
      <w:hyperlink w:anchor="exm-subspace-sum">
        <w:r>
          <w:rPr>
            <w:rStyle w:val="Hyperlink"/>
          </w:rPr>
          <w:t xml:space="preserve">Example 78</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95"/>
    <w:bookmarkStart w:id="296" w:name="thm-sum-intersection-subspace"/>
    <w:p>
      <w:pPr>
        <w:pStyle w:val="BodyText"/>
      </w:pPr>
      <w:r>
        <w:rPr>
          <w:b/>
          <w:bCs/>
        </w:rPr>
        <w:t xml:space="preserve">Theorem 46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55</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96"/>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97" w:name="exm-sum-intersection-subspace"/>
    <w:p>
      <w:pPr>
        <w:pStyle w:val="BodyText"/>
      </w:pPr>
      <w:r>
        <w:rPr>
          <w:b/>
          <w:bCs/>
        </w:rPr>
        <w:t xml:space="preserve">Example 80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97"/>
    <w:bookmarkStart w:id="298" w:name="thm-dim-sum"/>
    <w:p>
      <w:pPr>
        <w:pStyle w:val="FirstParagraph"/>
      </w:pPr>
      <w:r>
        <w:rPr>
          <w:b/>
          <w:bCs/>
        </w:rPr>
        <w:t xml:space="preserve">Theorem 47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98"/>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46</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29</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29</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27</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99" w:name="exm-dim-sum"/>
    <w:p>
      <w:pPr>
        <w:pStyle w:val="BodyText"/>
      </w:pPr>
      <w:r>
        <w:rPr>
          <w:b/>
          <w:bCs/>
        </w:rPr>
        <w:t xml:space="preserve">Example 81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80</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49</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47</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80</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49</w:t>
        </w:r>
      </w:hyperlink>
      <w:r>
        <w:t xml:space="preserve">).</w:t>
      </w:r>
    </w:p>
    <w:bookmarkEnd w:id="299"/>
    <w:bookmarkStart w:id="300"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300"/>
    <w:p>
      <w:pPr>
        <w:pStyle w:val="BodyText"/>
      </w:pPr>
      <w:r>
        <w:rPr>
          <w:i/>
          <w:iCs/>
        </w:rPr>
        <w:t xml:space="preserve">Proof</w:t>
      </w:r>
      <w:r>
        <w:t xml:space="preserve">. </w:t>
      </w:r>
      <w:r>
        <w:t xml:space="preserve">By</w:t>
      </w:r>
      <w:r>
        <w:t xml:space="preserve"> </w:t>
      </w:r>
      <w:hyperlink w:anchor="thm-dim-sum">
        <w:r>
          <w:rPr>
            <w:rStyle w:val="Hyperlink"/>
          </w:rPr>
          <w:t xml:space="preserve">Theorem 47</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49</w:t>
        </w:r>
      </w:hyperlink>
      <w:r>
        <w:t xml:space="preserve">).</w:t>
      </w:r>
    </w:p>
    <w:bookmarkStart w:id="302" w:name="exm-dim-subadditive"/>
    <w:p>
      <w:pPr>
        <w:pStyle w:val="BodyText"/>
      </w:pPr>
      <w:r>
        <w:rPr>
          <w:b/>
          <w:bCs/>
        </w:rPr>
        <w:t xml:space="preserve">Example 82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78</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78</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01">
        <w:r>
          <w:rPr>
            <w:rStyle w:val="Hyperlink"/>
          </w:rPr>
          <w:t xml:space="preserve">strict inequality</w:t>
        </w:r>
      </w:hyperlink>
      <w:r>
        <w:t xml:space="preserve">.</w:t>
      </w:r>
    </w:p>
    <w:bookmarkEnd w:id="302"/>
    <w:bookmarkStart w:id="303" w:name="thm-rank-subadditive"/>
    <w:p>
      <w:pPr>
        <w:pStyle w:val="FirstParagraph"/>
      </w:pPr>
      <w:r>
        <w:rPr>
          <w:b/>
          <w:bCs/>
        </w:rPr>
        <w:t xml:space="preserve">Theorem 48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03"/>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w:t>
      </w:r>
      <w:r>
        <w:t xml:space="preserve"> </w:t>
      </w:r>
      <w:hyperlink w:anchor="thm-sum-intersection-subspace">
        <w:r>
          <w:rPr>
            <w:rStyle w:val="Hyperlink"/>
          </w:rPr>
          <w:t xml:space="preserve">Theorem 46</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30</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38</m:t>
              </m:r>
              <m:r>
                <m:rPr>
                  <m:nor/>
                  <m:sty m:val="p"/>
                </m:rPr>
                <m:t>)</m:t>
              </m:r>
            </m:e>
          </m:eqArr>
        </m:oMath>
      </m:oMathPara>
    </w:p>
    <w:bookmarkStart w:id="304" w:name="exm-rank-subadditive"/>
    <w:p>
      <w:pPr>
        <w:pStyle w:val="FirstParagraph"/>
      </w:pPr>
      <w:r>
        <w:rPr>
          <w:b/>
          <w:bCs/>
        </w:rPr>
        <w:t xml:space="preserve">Example 83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67</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04"/>
    <w:bookmarkStart w:id="305" w:name="def-direct-sum"/>
    <w:p>
      <w:pPr>
        <w:pStyle w:val="FirstParagraph"/>
      </w:pPr>
      <w:r>
        <w:rPr>
          <w:b/>
          <w:bCs/>
        </w:rPr>
        <w:t xml:space="preserve">Definition 56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55</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05"/>
    <w:bookmarkStart w:id="306" w:name="exm-direct-sum"/>
    <w:p>
      <w:pPr>
        <w:pStyle w:val="BodyText"/>
      </w:pPr>
      <w:r>
        <w:rPr>
          <w:b/>
          <w:bCs/>
        </w:rPr>
        <w:t xml:space="preserve">Example 84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06"/>
    <w:bookmarkStart w:id="307" w:name="exm-not-direct-sum"/>
    <w:p>
      <w:pPr>
        <w:pStyle w:val="BodyText"/>
      </w:pPr>
      <w:r>
        <w:rPr>
          <w:b/>
          <w:bCs/>
        </w:rPr>
        <w:t xml:space="preserve">Example 85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80</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07"/>
    <w:bookmarkStart w:id="308" w:name="thm-direct-sum-equiv"/>
    <w:p>
      <w:pPr>
        <w:pStyle w:val="BodyText"/>
      </w:pPr>
      <w:r>
        <w:rPr>
          <w:b/>
          <w:bCs/>
        </w:rPr>
        <w:t xml:space="preserve">Theorem 49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56</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30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21</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309" w:name="exm-direct-sum-equiv"/>
    <w:p>
      <w:pPr>
        <w:pStyle w:val="BodyText"/>
      </w:pPr>
      <w:r>
        <w:rPr>
          <w:b/>
          <w:bCs/>
        </w:rPr>
        <w:t xml:space="preserve">Example 86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84</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49</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85</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81</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09"/>
    <w:bookmarkStart w:id="310" w:name="def-projection"/>
    <w:p>
      <w:pPr>
        <w:pStyle w:val="BodyText"/>
      </w:pPr>
      <w:r>
        <w:rPr>
          <w:b/>
          <w:bCs/>
        </w:rPr>
        <w:t xml:space="preserve">Definition 57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56</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49</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310"/>
    <w:bookmarkStart w:id="311" w:name="exm-projection"/>
    <w:p>
      <w:pPr>
        <w:pStyle w:val="BodyText"/>
      </w:pPr>
      <w:r>
        <w:rPr>
          <w:b/>
          <w:bCs/>
        </w:rPr>
        <w:t xml:space="preserve">Example 87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56</w:t>
        </w:r>
      </w:hyperlink>
      <w:r>
        <w:t xml:space="preserve">,</w:t>
      </w:r>
      <w:r>
        <w:t xml:space="preserve"> </w:t>
      </w:r>
      <w:hyperlink w:anchor="thm-direct-sum-equiv">
        <w:r>
          <w:rPr>
            <w:rStyle w:val="Hyperlink"/>
          </w:rPr>
          <w:t xml:space="preserve">Theorem 49</w:t>
        </w:r>
      </w:hyperlink>
      <w:r>
        <w:t xml:space="preserve">).</w:t>
      </w:r>
      <w:r>
        <w:t xml:space="preserve"> </w:t>
      </w:r>
      <w:r>
        <w:t xml:space="preserve">The same vector has a different projection onto the same subspace</w:t>
      </w:r>
      <w:r>
        <w:t xml:space="preserve"> </w:t>
      </w:r>
      <w:r>
        <w:t xml:space="preserve">when the complement changes.</w:t>
      </w:r>
    </w:p>
    <w:bookmarkEnd w:id="311"/>
    <w:bookmarkEnd w:id="312"/>
    <w:bookmarkStart w:id="327" w:name="sec-orthogonal-complements"/>
    <w:p>
      <w:pPr>
        <w:pStyle w:val="Heading2"/>
      </w:pPr>
      <w:r>
        <w:t xml:space="preserve">8 Orthogonal complements</w:t>
      </w:r>
    </w:p>
    <w:bookmarkStart w:id="313" w:name="thm-dot-linear"/>
    <w:p>
      <w:pPr>
        <w:pStyle w:val="FirstParagraph"/>
      </w:pPr>
      <w:r>
        <w:rPr>
          <w:b/>
          <w:bCs/>
        </w:rPr>
        <w:t xml:space="preserve">Theorem 50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313"/>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314" w:name="exm-dot-linear"/>
    <w:p>
      <w:pPr>
        <w:pStyle w:val="BodyText"/>
      </w:pPr>
      <w:r>
        <w:rPr>
          <w:b/>
          <w:bCs/>
        </w:rPr>
        <w:t xml:space="preserve">Example 88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50</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314"/>
    <w:bookmarkStart w:id="315" w:name="def-orthogonal-complement"/>
    <w:p>
      <w:pPr>
        <w:pStyle w:val="BodyText"/>
      </w:pPr>
      <w:r>
        <w:rPr>
          <w:b/>
          <w:bCs/>
        </w:rPr>
        <w:t xml:space="preserve">Definition 58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15"/>
    <w:bookmarkStart w:id="316" w:name="exm-orthogonal-complement"/>
    <w:p>
      <w:pPr>
        <w:pStyle w:val="BodyText"/>
      </w:pPr>
      <w:r>
        <w:rPr>
          <w:b/>
          <w:bCs/>
        </w:rPr>
        <w:t xml:space="preserve">Example 89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316"/>
    <w:bookmarkStart w:id="317" w:name="rem-orthogonal-complement-any-set"/>
    <w:p>
      <w:pPr>
        <w:pStyle w:val="FirstParagraph"/>
      </w:pPr>
      <w:r>
        <w:rPr>
          <w:i/>
          <w:iCs/>
        </w:rPr>
        <w:t xml:space="preserve">Remark 20</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58</w:t>
        </w:r>
      </w:hyperlink>
      <w:r>
        <w:t xml:space="preserve"> </w:t>
      </w:r>
      <w:r>
        <w:t xml:space="preserve">need not be a subspace.</w:t>
      </w:r>
    </w:p>
    <w:bookmarkEnd w:id="317"/>
    <w:bookmarkStart w:id="318" w:name="thm-orthogonal-complement-subspace"/>
    <w:p>
      <w:pPr>
        <w:pStyle w:val="BodyText"/>
      </w:pPr>
      <w:r>
        <w:rPr>
          <w:b/>
          <w:bCs/>
        </w:rPr>
        <w:t xml:space="preserve">Theorem 51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58</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318"/>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50</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19" w:name="exm-orthogonal-complement-subspace"/>
    <w:p>
      <w:pPr>
        <w:pStyle w:val="BodyText"/>
      </w:pPr>
      <w:r>
        <w:rPr>
          <w:b/>
          <w:bCs/>
        </w:rPr>
        <w:t xml:space="preserve">Example 90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22</w:t>
        </w:r>
      </w:hyperlink>
      <w:r>
        <w:t xml:space="preserve">,</w:t>
      </w:r>
      <w:r>
        <w:t xml:space="preserve"> </w:t>
      </w:r>
      <w:r>
        <w:t xml:space="preserve">as</w:t>
      </w:r>
      <w:r>
        <w:t xml:space="preserve"> </w:t>
      </w:r>
      <w:hyperlink w:anchor="thm-orthogonal-complement-subspace">
        <w:r>
          <w:rPr>
            <w:rStyle w:val="Hyperlink"/>
          </w:rPr>
          <w:t xml:space="preserve">Theorem 51</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8</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19"/>
    <w:bookmarkStart w:id="320" w:name="thm-complement-null-space"/>
    <w:p>
      <w:pPr>
        <w:pStyle w:val="BodyText"/>
      </w:pPr>
      <w:r>
        <w:rPr>
          <w:b/>
          <w:bCs/>
        </w:rPr>
        <w:t xml:space="preserve">Theorem 52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20"/>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47</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21" w:name="exm-complement-null-space"/>
    <w:p>
      <w:pPr>
        <w:pStyle w:val="BodyText"/>
      </w:pPr>
      <w:r>
        <w:rPr>
          <w:b/>
          <w:bCs/>
        </w:rPr>
        <w:t xml:space="preserve">Example 91 (The complement of the column space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57</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52</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21"/>
    <w:bookmarkStart w:id="322" w:name="thm-orthogonal-direct-sum"/>
    <w:p>
      <w:pPr>
        <w:pStyle w:val="FirstParagraph"/>
      </w:pPr>
      <w:r>
        <w:rPr>
          <w:b/>
          <w:bCs/>
        </w:rPr>
        <w:t xml:space="preserve">Theorem 53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56</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49</w:t>
        </w:r>
      </w:hyperlink>
      <w:r>
        <w:t xml:space="preserve">).</w:t>
      </w:r>
    </w:p>
    <w:bookmarkEnd w:id="322"/>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49</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52</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51</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41</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38</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46</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47</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49</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36</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49</w:t>
        </w:r>
      </w:hyperlink>
      <w:r>
        <w:t xml:space="preserve">),</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49</w:t>
        </w:r>
      </w:hyperlink>
      <w:r>
        <w:t xml:space="preserve"> </w:t>
      </w:r>
      <w:r>
        <w:t xml:space="preserve">(statement 1 implies statement 3).</w:t>
      </w:r>
    </w:p>
    <w:bookmarkStart w:id="323" w:name="exm-orthogonal-direct-sum"/>
    <w:p>
      <w:pPr>
        <w:pStyle w:val="BodyText"/>
      </w:pPr>
      <w:r>
        <w:rPr>
          <w:b/>
          <w:bCs/>
        </w:rPr>
        <w:t xml:space="preserve">Example 92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23"/>
    <w:bookmarkStart w:id="324" w:name="thm-double-complement"/>
    <w:p>
      <w:pPr>
        <w:pStyle w:val="FirstParagraph"/>
      </w:pPr>
      <w:r>
        <w:rPr>
          <w:b/>
          <w:bCs/>
        </w:rPr>
        <w:t xml:space="preserve">Theorem 54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24"/>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58</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part 2 of</w:t>
      </w:r>
      <w:r>
        <w:t xml:space="preserve"> </w:t>
      </w:r>
      <w:hyperlink w:anchor="thm-orthogonal-direct-sum">
        <w:r>
          <w:rPr>
            <w:rStyle w:val="Hyperlink"/>
          </w:rPr>
          <w:t xml:space="preserve">Theorem 53</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53</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53</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31</w:t>
        </w:r>
      </w:hyperlink>
      <w:r>
        <w:t xml:space="preserve">).</w:t>
      </w:r>
    </w:p>
    <w:bookmarkStart w:id="325" w:name="exm-double-complement"/>
    <w:p>
      <w:pPr>
        <w:pStyle w:val="BodyText"/>
      </w:pPr>
      <w:r>
        <w:rPr>
          <w:b/>
          <w:bCs/>
        </w:rPr>
        <w:t xml:space="preserve">Example 93 (Back to the line)</w:t>
      </w:r>
      <w:r>
        <w:t xml:space="preserve"> </w:t>
      </w:r>
      <w:r>
        <w:t xml:space="preserve">In</w:t>
      </w:r>
      <w:r>
        <w:t xml:space="preserve"> </w:t>
      </w:r>
      <w:hyperlink w:anchor="exm-orthogonal-direct-sum">
        <w:r>
          <w:rPr>
            <w:rStyle w:val="Hyperlink"/>
          </w:rPr>
          <w:t xml:space="preserve">Example 92</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25"/>
    <w:bookmarkStart w:id="326" w:name="exm-double-complement-fails"/>
    <w:p>
      <w:pPr>
        <w:pStyle w:val="FirstParagraph"/>
      </w:pPr>
      <w:r>
        <w:rPr>
          <w:b/>
          <w:bCs/>
        </w:rPr>
        <w:t xml:space="preserve">Example 94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93</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54</w:t>
        </w:r>
      </w:hyperlink>
      <w:r>
        <w:t xml:space="preserve"> </w:t>
      </w:r>
      <w:r>
        <w:t xml:space="preserve">needs</w:t>
      </w:r>
      <w:r>
        <w:t xml:space="preserve"> </w:t>
      </w:r>
      <m:oMath>
        <m:r>
          <m:rPr>
            <m:scr m:val="script"/>
            <m:sty m:val="p"/>
          </m:rPr>
          <m:t>S</m:t>
        </m:r>
      </m:oMath>
      <w:r>
        <w:t xml:space="preserve"> </w:t>
      </w:r>
      <w:r>
        <w:t xml:space="preserve">to be a subspace.</w:t>
      </w:r>
    </w:p>
    <w:bookmarkEnd w:id="326"/>
    <w:bookmarkEnd w:id="327"/>
    <w:bookmarkStart w:id="330" w:name="sec-fundamental-theorem"/>
    <w:p>
      <w:pPr>
        <w:pStyle w:val="Heading2"/>
      </w:pPr>
      <w:r>
        <w:t xml:space="preserve">9 The fundamental theorem of linear algebra</w:t>
      </w:r>
    </w:p>
    <w:bookmarkStart w:id="328" w:name="thm-fundamental-subspaces"/>
    <w:p>
      <w:pPr>
        <w:pStyle w:val="FirstParagraph"/>
      </w:pPr>
      <w:r>
        <w:rPr>
          <w:b/>
          <w:bCs/>
        </w:rPr>
        <w:t xml:space="preserve">Theorem 55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28"/>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52</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53</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54</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38</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38</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41</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51</w:t>
        </w:r>
      </w:hyperlink>
      <w:r>
        <w:t xml:space="preserve">,</w:t>
      </w:r>
      <w:r>
        <w:t xml:space="preserve"> </w:t>
      </w:r>
      <w:hyperlink w:anchor="thm-rank-nullity">
        <w:r>
          <w:rPr>
            <w:rStyle w:val="Hyperlink"/>
          </w:rPr>
          <w:t xml:space="preserve">Theorem 39</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29" w:name="exm-fundamental-subspaces"/>
    <w:p>
      <w:pPr>
        <w:pStyle w:val="BodyText"/>
      </w:pPr>
      <w:r>
        <w:rPr>
          <w:b/>
          <w:bCs/>
        </w:rPr>
        <w:t xml:space="preserve">Example 95 (The four subspaces of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65</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66</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91</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50</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29"/>
    <w:bookmarkEnd w:id="330"/>
    <w:bookmarkStart w:id="342" w:name="sec-inner-products"/>
    <w:p>
      <w:pPr>
        <w:pStyle w:val="Heading2"/>
      </w:pPr>
      <w:r>
        <w:t xml:space="preserve">10 Inner products</w:t>
      </w:r>
    </w:p>
    <w:bookmarkStart w:id="331" w:name="def-inner-product"/>
    <w:p>
      <w:pPr>
        <w:pStyle w:val="FirstParagraph"/>
      </w:pPr>
      <w:r>
        <w:rPr>
          <w:b/>
          <w:bCs/>
        </w:rPr>
        <w:t xml:space="preserve">Definition 59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8"/>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8"/>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31"/>
    <w:bookmarkStart w:id="332" w:name="rem-inner-product-other-sources"/>
    <w:p>
      <w:pPr>
        <w:pStyle w:val="FirstParagraph"/>
      </w:pPr>
      <w:r>
        <w:rPr>
          <w:i/>
          <w:iCs/>
        </w:rPr>
        <w:t xml:space="preserve">Remark 21</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32"/>
    <w:bookmarkStart w:id="333" w:name="exm-dot-product-inner-product"/>
    <w:p>
      <w:pPr>
        <w:pStyle w:val="BodyText"/>
      </w:pPr>
      <w:r>
        <w:rPr>
          <w:b/>
          <w:bCs/>
        </w:rPr>
        <w:t xml:space="preserve">Example 96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59</w:t>
        </w:r>
      </w:hyperlink>
      <w:r>
        <w:t xml:space="preserve"> </w:t>
      </w:r>
      <w:r>
        <w:t xml:space="preserve">holds:</w:t>
      </w:r>
    </w:p>
    <w:p>
      <w:pPr>
        <w:pStyle w:val="Compact"/>
        <w:numPr>
          <w:ilvl w:val="0"/>
          <w:numId w:val="1049"/>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50</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33"/>
    <w:bookmarkStart w:id="334" w:name="def-inner-product-space"/>
    <w:p>
      <w:pPr>
        <w:pStyle w:val="BodyText"/>
      </w:pPr>
      <w:r>
        <w:rPr>
          <w:b/>
          <w:bCs/>
        </w:rPr>
        <w:t xml:space="preserve">Definition 60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59</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34"/>
    <w:bookmarkStart w:id="335" w:name="exm-inner-product-space"/>
    <w:p>
      <w:pPr>
        <w:pStyle w:val="BodyText"/>
      </w:pPr>
      <w:r>
        <w:rPr>
          <w:b/>
          <w:bCs/>
        </w:rPr>
        <w:t xml:space="preserve">Example 97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is an inner product space, because the dot product satisfies the four inner product axioms (</w:t>
      </w:r>
      <w:hyperlink w:anchor="exm-dot-product-inner-product">
        <w:r>
          <w:rPr>
            <w:rStyle w:val="Hyperlink"/>
          </w:rPr>
          <w:t xml:space="preserve">Example 96</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35"/>
    <w:bookmarkStart w:id="336" w:name="exm-weighted-inner-product"/>
    <w:p>
      <w:pPr>
        <w:pStyle w:val="BodyText"/>
      </w:pPr>
      <w:r>
        <w:rPr>
          <w:b/>
          <w:bCs/>
        </w:rPr>
        <w:t xml:space="preserve">Example 98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50"/>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36"/>
    <w:bookmarkStart w:id="338" w:name="exm-not-inner-product"/>
    <w:p>
      <w:pPr>
        <w:pStyle w:val="FirstParagraph"/>
      </w:pPr>
      <w:r>
        <w:rPr>
          <w:b/>
          <w:bCs/>
        </w:rPr>
        <w:t xml:space="preserve">Example 99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59</w:t>
        </w:r>
      </w:hyperlink>
      <w:r>
        <w:t xml:space="preserve">, but not all four:</w:t>
      </w:r>
    </w:p>
    <w:p>
      <w:pPr>
        <w:numPr>
          <w:ilvl w:val="0"/>
          <w:numId w:val="1051"/>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37">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38"/>
    <w:bookmarkStart w:id="339" w:name="def-orthogonal-inner-product"/>
    <w:p>
      <w:pPr>
        <w:pStyle w:val="FirstParagraph"/>
      </w:pPr>
      <w:r>
        <w:rPr>
          <w:b/>
          <w:bCs/>
        </w:rPr>
        <w:t xml:space="preserve">Definition 61 (Orthogonality in an inner product space)</w:t>
      </w:r>
      <w:r>
        <w:t xml:space="preserve"> </w:t>
      </w:r>
      <w:r>
        <w:t xml:space="preserve">In an inner product space (</w:t>
      </w:r>
      <w:hyperlink w:anchor="def-inner-product-space">
        <w:r>
          <w:rPr>
            <w:rStyle w:val="Hyperlink"/>
          </w:rPr>
          <w:t xml:space="preserve">Definition 60</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p>
    <w:bookmarkEnd w:id="339"/>
    <w:bookmarkStart w:id="340" w:name="exm-orthogonal-inner-product"/>
    <w:p>
      <w:pPr>
        <w:pStyle w:val="BodyText"/>
      </w:pPr>
      <w:r>
        <w:rPr>
          <w:b/>
          <w:bCs/>
        </w:rPr>
        <w:t xml:space="preserve">Example 100 (Orthogonality depends on the inner product)</w:t>
      </w:r>
      <w:r>
        <w:t xml:space="preserve"> </w:t>
      </w:r>
      <w:r>
        <w:t xml:space="preserve">Take the weighted inner product of</w:t>
      </w:r>
      <w:r>
        <w:t xml:space="preserve"> </w:t>
      </w:r>
      <w:hyperlink w:anchor="exm-weighted-inner-product">
        <w:r>
          <w:rPr>
            <w:rStyle w:val="Hyperlink"/>
          </w:rPr>
          <w:t xml:space="preserve">Example 98</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40"/>
    <w:bookmarkStart w:id="341" w:name="rem-orthogonal-inner-product-dot-product"/>
    <w:p>
      <w:pPr>
        <w:pStyle w:val="FirstParagraph"/>
      </w:pPr>
      <w:r>
        <w:rPr>
          <w:i/>
          <w:iCs/>
        </w:rPr>
        <w:t xml:space="preserve">Remark 22</w:t>
      </w:r>
      <w:r>
        <w:t xml:space="preserve"> (Orthogonality for the dot product). </w:t>
      </w:r>
      <w:r>
        <w:t xml:space="preserve">With the dot product as the inner product (</w:t>
      </w:r>
      <w:hyperlink w:anchor="exm-dot-product-inner-product">
        <w:r>
          <w:rPr>
            <w:rStyle w:val="Hyperlink"/>
          </w:rPr>
          <w:t xml:space="preserve">Example 96</w:t>
        </w:r>
      </w:hyperlink>
      <w:r>
        <w:t xml:space="preserve">),</w:t>
      </w:r>
      <w:r>
        <w:t xml:space="preserve"> </w:t>
      </w:r>
      <w:r>
        <w:t xml:space="preserve">the condition of</w:t>
      </w:r>
      <w:r>
        <w:t xml:space="preserve"> </w:t>
      </w:r>
      <w:hyperlink w:anchor="def-orthogonal-inner-product">
        <w:r>
          <w:rPr>
            <w:rStyle w:val="Hyperlink"/>
          </w:rPr>
          <w:t xml:space="preserve">Definition 61</w:t>
        </w:r>
      </w:hyperlink>
      <w:r>
        <w:t xml:space="preserve"> </w:t>
      </w:r>
      <w:r>
        <w:t xml:space="preserve">is orthogonality as in</w:t>
      </w:r>
      <w:r>
        <w:t xml:space="preserve"> </w:t>
      </w:r>
      <w:hyperlink w:anchor="def-orthogonal-vectors">
        <w:r>
          <w:rPr>
            <w:rStyle w:val="Hyperlink"/>
          </w:rPr>
          <w:t xml:space="preserve">Definition 13</w:t>
        </w:r>
      </w:hyperlink>
      <w:r>
        <w:t xml:space="preserve">.</w:t>
      </w:r>
    </w:p>
    <w:bookmarkEnd w:id="341"/>
    <w:bookmarkEnd w:id="342"/>
    <w:bookmarkStart w:id="374"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43" name="Picture"/>
                  <a:graphic>
                    <a:graphicData uri="http://schemas.openxmlformats.org/drawingml/2006/picture">
                      <pic:pic>
                        <pic:nvPicPr>
                          <pic:cNvPr descr="/opt/quarto/share/formats/docx/note.png" id="344"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45" w:name="thm-norm-properties"/>
    <w:p>
      <w:pPr>
        <w:pStyle w:val="BodyText"/>
      </w:pPr>
      <w:r>
        <w:rPr>
          <w:b/>
          <w:bCs/>
        </w:rPr>
        <w:t xml:space="preserve">Theorem 56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2"/>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2"/>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45"/>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46" w:name="exm-norm-properties"/>
    <w:p>
      <w:pPr>
        <w:pStyle w:val="FirstParagraph"/>
      </w:pPr>
      <w:r>
        <w:rPr>
          <w:b/>
          <w:bCs/>
        </w:rPr>
        <w:t xml:space="preserve">Example 101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10</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10</w:t>
        </w:r>
      </w:hyperlink>
      <w:r>
        <w:t xml:space="preserve">.</w:t>
      </w:r>
    </w:p>
    <w:bookmarkEnd w:id="346"/>
    <w:bookmarkStart w:id="347" w:name="thm-norm-sum-square"/>
    <w:p>
      <w:pPr>
        <w:pStyle w:val="BodyText"/>
      </w:pPr>
      <w:r>
        <w:rPr>
          <w:b/>
          <w:bCs/>
        </w:rPr>
        <w:t xml:space="preserve">Theorem 57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47"/>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50</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50</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48" w:name="exm-norm-sum-square"/>
    <w:p>
      <w:pPr>
        <w:pStyle w:val="BodyText"/>
      </w:pPr>
      <w:r>
        <w:rPr>
          <w:b/>
          <w:bCs/>
        </w:rPr>
        <w:t xml:space="preserve">Example 102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48"/>
    <w:bookmarkStart w:id="349" w:name="thm-cauchy-schwarz"/>
    <w:p>
      <w:pPr>
        <w:pStyle w:val="BodyText"/>
      </w:pPr>
      <w:r>
        <w:rPr>
          <w:b/>
          <w:bCs/>
        </w:rPr>
        <w:t xml:space="preserve">Theorem 58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49"/>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7"/>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50"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50"/>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56</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3"/>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3"/>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51" w:name="exm-cauchy-schwarz"/>
    <w:p>
      <w:pPr>
        <w:pStyle w:val="FirstParagraph"/>
      </w:pPr>
      <w:r>
        <w:rPr>
          <w:b/>
          <w:bCs/>
        </w:rPr>
        <w:t xml:space="preserve">Example 103 (A strict case and an equality case)</w:t>
      </w:r>
      <w:r>
        <w:t xml:space="preserve"> </w:t>
      </w:r>
      <w:r>
        <w:t xml:space="preserve"> </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51"/>
    <w:bookmarkStart w:id="352" w:name="thm-triangle-inequality"/>
    <w:p>
      <w:pPr>
        <w:pStyle w:val="FirstParagraph"/>
      </w:pPr>
      <w:r>
        <w:rPr>
          <w:b/>
          <w:bCs/>
        </w:rPr>
        <w:t xml:space="preserve">Theorem 59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5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58</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56</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53" w:name="exm-triangle-inequality"/>
    <w:p>
      <w:pPr>
        <w:pStyle w:val="BodyText"/>
      </w:pPr>
      <w:r>
        <w:rPr>
          <w:b/>
          <w:bCs/>
        </w:rPr>
        <w:t xml:space="preserve">Example 104 (A strict case and an equality case)</w:t>
      </w:r>
      <w:r>
        <w:t xml:space="preserve"> </w:t>
      </w:r>
      <w:r>
        <w:t xml:space="preserve"> </w:t>
      </w:r>
    </w:p>
    <w:p>
      <w:pPr>
        <w:numPr>
          <w:ilvl w:val="0"/>
          <w:numId w:val="1055"/>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5"/>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53"/>
    <w:bookmarkStart w:id="354" w:name="def-norm"/>
    <w:p>
      <w:pPr>
        <w:pStyle w:val="FirstParagraph"/>
      </w:pPr>
      <w:r>
        <w:rPr>
          <w:b/>
          <w:bCs/>
        </w:rPr>
        <w:t xml:space="preserve">Definition 62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6"/>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6"/>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54"/>
    <w:bookmarkStart w:id="355" w:name="exm-norm-euclidean"/>
    <w:p>
      <w:pPr>
        <w:pStyle w:val="BodyText"/>
      </w:pPr>
      <w:r>
        <w:rPr>
          <w:b/>
          <w:bCs/>
        </w:rPr>
        <w:t xml:space="preserve">Example 105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56</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59</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60</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55"/>
    <w:bookmarkStart w:id="356" w:name="def-vector-p-norm"/>
    <w:p>
      <w:pPr>
        <w:pStyle w:val="BodyText"/>
      </w:pPr>
      <w:r>
        <w:rPr>
          <w:b/>
          <w:bCs/>
        </w:rPr>
        <w:t xml:space="preserve">Definition 63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56"/>
    <w:bookmarkStart w:id="357" w:name="exm-vector-p-norm"/>
    <w:p>
      <w:pPr>
        <w:pStyle w:val="BodyText"/>
      </w:pPr>
      <w:r>
        <w:rPr>
          <w:b/>
          <w:bCs/>
        </w:rPr>
        <w:t xml:space="preserve">Example 106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8"/>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8"/>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8"/>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57"/>
    <w:bookmarkStart w:id="358" w:name="rem-vector-norms-sparsity"/>
    <w:p>
      <w:pPr>
        <w:pStyle w:val="FirstParagraph"/>
      </w:pPr>
      <w:r>
        <w:rPr>
          <w:i/>
          <w:iCs/>
        </w:rPr>
        <w:t xml:space="preserve">Remark 23</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58"/>
    <w:bookmarkStart w:id="359" w:name="def-infinity-norm"/>
    <w:p>
      <w:pPr>
        <w:pStyle w:val="BodyText"/>
      </w:pPr>
      <w:r>
        <w:rPr>
          <w:b/>
          <w:bCs/>
        </w:rPr>
        <w:t xml:space="preserve">Definition 64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63</w:t>
        </w:r>
      </w:hyperlink>
      <w:r>
        <w:t xml:space="preserve">)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59"/>
    <w:bookmarkStart w:id="360" w:name="thm-vector-p-norm"/>
    <w:p>
      <w:pPr>
        <w:pStyle w:val="FirstParagraph"/>
      </w:pPr>
      <w:r>
        <w:rPr>
          <w:b/>
          <w:bCs/>
        </w:rPr>
        <w:t xml:space="preserve">Theorem 60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60"/>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14</w:t>
        </w:r>
      </w:hyperlink>
      <w:r>
        <w:t xml:space="preserve">).</w:t>
      </w:r>
    </w:p>
    <w:p>
      <w:pPr>
        <w:pStyle w:val="Compact"/>
        <w:numPr>
          <w:ilvl w:val="0"/>
          <w:numId w:val="1060"/>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62</w:t>
        </w:r>
      </w:hyperlink>
      <w:r>
        <w:t xml:space="preserve">).</w:t>
      </w:r>
    </w:p>
    <w:bookmarkEnd w:id="36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63</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61"/>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61" w:name="exm-vector-p-norm-limit"/>
    <w:p>
      <w:pPr>
        <w:pStyle w:val="BodyText"/>
      </w:pPr>
      <w:r>
        <w:rPr>
          <w:b/>
          <w:bCs/>
        </w:rPr>
        <w:t xml:space="preserve">Example 107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60</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61"/>
    <w:bookmarkStart w:id="362" w:name="def-cosine-sine"/>
    <w:p>
      <w:pPr>
        <w:pStyle w:val="BodyText"/>
      </w:pPr>
      <w:r>
        <w:rPr>
          <w:b/>
          <w:bCs/>
        </w:rPr>
        <w:t xml:space="preserve">Definition 65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62"/>
    <w:bookmarkStart w:id="363" w:name="exm-cosine-sine"/>
    <w:p>
      <w:pPr>
        <w:pStyle w:val="BodyText"/>
      </w:pPr>
      <w:r>
        <w:rPr>
          <w:b/>
          <w:bCs/>
        </w:rPr>
        <w:t xml:space="preserve">Example 108 (Cosines and sines of some angles)</w:t>
      </w:r>
      <w:r>
        <w:t xml:space="preserve"> </w:t>
      </w:r>
      <w:r>
        <w:t xml:space="preserve"> </w:t>
      </w:r>
    </w:p>
    <w:p>
      <w:pPr>
        <w:numPr>
          <w:ilvl w:val="0"/>
          <w:numId w:val="1062"/>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numPr>
          <w:ilvl w:val="0"/>
          <w:numId w:val="1062"/>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numPr>
          <w:ilvl w:val="0"/>
          <w:numId w:val="1062"/>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numPr>
          <w:ilvl w:val="0"/>
          <w:numId w:val="1062"/>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p>
    <w:p>
      <w:pPr>
        <w:pStyle w:val="BodyText"/>
      </w:pPr>
      <m:oMathPara>
        <m:oMathParaPr>
          <m:jc m:val="center"/>
        </m:oMathParaPr>
        <m:oMath>
          <m:eqArr>
            <m:e>
              <m:r>
                <m:rPr>
                  <m:sty m:val="p"/>
                </m:rPr>
                <m:t>cos</m:t>
              </m:r>
              <m:r>
                <m:rPr>
                  <m:sty m:val="p"/>
                </m:rPr>
                <m:t>(</m:t>
              </m:r>
              <m:r>
                <m:t>π</m:t>
              </m:r>
              <m:r>
                <m:rPr>
                  <m:sty m:val="p"/>
                </m:rPr>
                <m:t>/</m:t>
              </m:r>
              <m:r>
                <m:t>4</m:t>
              </m:r>
              <m:r>
                <m:rPr>
                  <m:sty m:val="p"/>
                </m:rPr>
                <m:t>)</m:t>
              </m:r>
              <m:r>
                <m:t>&amp;</m:t>
              </m:r>
              <m:r>
                <m:rPr>
                  <m:sty m:val="p"/>
                </m:rPr>
                <m:t>=</m:t>
              </m:r>
              <m:r>
                <m:rPr>
                  <m:sty m:val="p"/>
                </m:rPr>
                <m:t>sin</m:t>
              </m:r>
              <m:r>
                <m:rPr>
                  <m:sty m:val="p"/>
                </m:rPr>
                <m:t>(</m:t>
              </m:r>
              <m:r>
                <m:t>π</m:t>
              </m:r>
              <m:r>
                <m:rPr>
                  <m:sty m:val="p"/>
                </m:rPr>
                <m:t>/</m:t>
              </m:r>
              <m:r>
                <m:t>4</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63"/>
    <w:bookmarkStart w:id="364" w:name="def-angle"/>
    <w:p>
      <w:pPr>
        <w:pStyle w:val="BodyText"/>
      </w:pPr>
      <w:r>
        <w:rPr>
          <w:b/>
          <w:bCs/>
        </w:rPr>
        <w:t xml:space="preserve">Definition 66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65</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64"/>
    <w:bookmarkStart w:id="365" w:name="rem-angle-well-defined"/>
    <w:p>
      <w:pPr>
        <w:pStyle w:val="FirstParagraph"/>
      </w:pPr>
      <w:r>
        <w:rPr>
          <w:i/>
          <w:iCs/>
        </w:rPr>
        <w:t xml:space="preserve">Remark 24</w:t>
      </w:r>
      <w:r>
        <w:t xml:space="preserve"> (Why the angle is well defined). </w:t>
      </w:r>
      <w:r>
        <w:t xml:space="preserve">The denominator is positive, because both vectors are nonzero (</w:t>
      </w:r>
      <w:hyperlink w:anchor="thm-norm-properties">
        <w:r>
          <w:rPr>
            <w:rStyle w:val="Hyperlink"/>
          </w:rPr>
          <w:t xml:space="preserve">Theorem 56</w:t>
        </w:r>
      </w:hyperlink>
      <w:r>
        <w:t xml:space="preserve">),</w:t>
      </w:r>
      <w:r>
        <w:t xml:space="preserve"> </w:t>
      </w:r>
      <w:r>
        <w:t xml:space="preserve">and by</w:t>
      </w:r>
      <w:r>
        <w:t xml:space="preserve"> </w:t>
      </w:r>
      <w:hyperlink w:anchor="thm-cauchy-schwarz">
        <w:r>
          <w:rPr>
            <w:rStyle w:val="Hyperlink"/>
          </w:rPr>
          <w:t xml:space="preserve">Theorem 58</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65"/>
    <w:bookmarkStart w:id="366" w:name="exm-angle"/>
    <w:p>
      <w:pPr>
        <w:pStyle w:val="BodyText"/>
      </w:pPr>
      <w:r>
        <w:rPr>
          <w:b/>
          <w:bCs/>
        </w:rPr>
        <w:t xml:space="preserve">Example 109 (Some angles in the plane)</w:t>
      </w:r>
      <w:r>
        <w:t xml:space="preserve"> </w:t>
      </w:r>
      <w:r>
        <w:t xml:space="preserve"> </w:t>
      </w:r>
    </w:p>
    <w:p>
      <w:pPr>
        <w:numPr>
          <w:ilvl w:val="0"/>
          <w:numId w:val="1063"/>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3"/>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3"/>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3"/>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66"/>
    <w:bookmarkStart w:id="367" w:name="def-cosine-similarity"/>
    <w:p>
      <w:pPr>
        <w:pStyle w:val="FirstParagraph"/>
      </w:pPr>
      <w:r>
        <w:rPr>
          <w:b/>
          <w:bCs/>
        </w:rPr>
        <w:t xml:space="preserve">Definition 67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their dot product divided by the product of their lengths: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67"/>
    <w:bookmarkStart w:id="368" w:name="exm-cosine-similarity"/>
    <w:p>
      <w:pPr>
        <w:pStyle w:val="FirstParagraph"/>
      </w:pPr>
      <w:r>
        <w:rPr>
          <w:b/>
          <w:bCs/>
        </w:rPr>
        <w:t xml:space="preserve">Example 110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4"/>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4"/>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4"/>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68"/>
    <w:bookmarkStart w:id="369" w:name="cor-cosine-similarity-angle"/>
    <w:p>
      <w:pPr>
        <w:pStyle w:val="BodyText"/>
      </w:pPr>
      <w:r>
        <w:rPr>
          <w:b/>
          <w:bCs/>
        </w:rPr>
        <w:t xml:space="preserve">Corollary 5 (Cosine similarity is the cosine of the angle)</w:t>
      </w:r>
      <w:r>
        <w:t xml:space="preserve"> </w:t>
      </w:r>
      <w:r>
        <w:t xml:space="preserve">For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66</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rPr>
              <m:sty m:val="p"/>
            </m:rPr>
            <m:t>cos</m:t>
          </m:r>
          <m:r>
            <m:t>θ</m:t>
          </m:r>
          <m:r>
            <m:rPr>
              <m:sty m:val="p"/>
            </m:rPr>
            <m:t>.</m:t>
          </m:r>
        </m:oMath>
      </m:oMathPara>
    </w:p>
    <w:bookmarkEnd w:id="369"/>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66</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67</w:t>
        </w:r>
      </w:hyperlink>
      <w:r>
        <w:t xml:space="preserve"> </w:t>
      </w:r>
      <w:r>
        <w:t xml:space="preserve">defines as</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oMath>
      <w:r>
        <w:t xml:space="preserve">.</w:t>
      </w:r>
    </w:p>
    <w:bookmarkStart w:id="370" w:name="X64c41f557e7f698c947bb0d906d626137043d1e"/>
    <w:p>
      <w:pPr>
        <w:pStyle w:val="BodyText"/>
      </w:pPr>
      <w:r>
        <w:rPr>
          <w:b/>
          <w:bCs/>
        </w:rPr>
        <w:t xml:space="preserve">Definition 68 (Cosine similarity in an inner product space)</w:t>
      </w:r>
      <w:r>
        <w:t xml:space="preserve"> </w:t>
      </w:r>
      <w:r>
        <w:t xml:space="preserve">In a general real inner product space (</w:t>
      </w:r>
      <w:hyperlink w:anchor="def-inner-product-space">
        <w:r>
          <w:rPr>
            <w:rStyle w:val="Hyperlink"/>
          </w:rPr>
          <w:t xml:space="preserve">Definition 60</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70"/>
    <w:bookmarkStart w:id="372" w:name="thm-pearson-cosine-centered"/>
    <w:p>
      <w:pPr>
        <w:pStyle w:val="FirstParagraph"/>
      </w:pPr>
      <w:r>
        <w:rPr>
          <w:b/>
          <w:bCs/>
        </w:rPr>
        <w:t xml:space="preserve">Theorem 61 (Pearson correlation is the cosine similarity of the centered vectors)</w:t>
      </w:r>
      <w:r>
        <w:t xml:space="preserve"> </w:t>
      </w:r>
      <w:r>
        <w:t xml:space="preserve">Let</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n</m:t>
            </m:r>
          </m:sup>
        </m:sSup>
      </m:oMath>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m:oMath>
        <m:acc>
          <m:accPr>
            <m:chr m:val="̃"/>
          </m:accPr>
          <m:e>
            <m:acc>
              <m:accPr>
                <m:chr m:val="̃"/>
              </m:accPr>
              <m:e>
                <m:r>
                  <m:t>x</m:t>
                </m:r>
              </m:e>
            </m:acc>
          </m:e>
        </m:acc>
        <m:r>
          <m:rPr>
            <m:sty m:val="p"/>
          </m:rPr>
          <m:t>=</m:t>
        </m:r>
        <m:acc>
          <m:accPr>
            <m:chr m:val="̃"/>
          </m:accPr>
          <m:e>
            <m:r>
              <m:t>x</m:t>
            </m:r>
          </m:e>
        </m:acc>
        <m:r>
          <m:rPr>
            <m:sty m:val="p"/>
          </m:rPr>
          <m:t>−</m:t>
        </m:r>
        <m:acc>
          <m:accPr>
            <m:chr m:val="‾"/>
          </m:accPr>
          <m:e>
            <m:r>
              <m:t>x</m:t>
            </m:r>
          </m:e>
        </m:acc>
        <m:r>
          <m:t> </m:t>
        </m:r>
        <m:acc>
          <m:accPr>
            <m:chr m:val="̃"/>
          </m:accPr>
          <m:e>
            <m:r>
              <m:t>1</m:t>
            </m:r>
          </m:e>
        </m:acc>
      </m:oMath>
      <w:r>
        <w:t xml:space="preserve"> </w:t>
      </w:r>
      <w:r>
        <w:t xml:space="preserve">and</w:t>
      </w:r>
      <w:r>
        <w:t xml:space="preserve"> </w:t>
      </w:r>
      <m:oMath>
        <m:acc>
          <m:accPr>
            <m:chr m:val="̃"/>
          </m:accPr>
          <m:e>
            <m:acc>
              <m:accPr>
                <m:chr m:val="̃"/>
              </m:accPr>
              <m:e>
                <m:r>
                  <m:t>y</m:t>
                </m:r>
              </m:e>
            </m:acc>
          </m:e>
        </m:acc>
        <m:r>
          <m:rPr>
            <m:sty m:val="p"/>
          </m:rPr>
          <m:t>=</m:t>
        </m:r>
        <m:acc>
          <m:accPr>
            <m:chr m:val="̃"/>
          </m:accPr>
          <m:e>
            <m:r>
              <m:t>y</m:t>
            </m:r>
          </m:e>
        </m:acc>
        <m:r>
          <m:rPr>
            <m:sty m:val="p"/>
          </m:rPr>
          <m:t>−</m:t>
        </m:r>
        <m:acc>
          <m:accPr>
            <m:chr m:val="‾"/>
          </m:accPr>
          <m:e>
            <m:r>
              <m:t>y</m:t>
            </m:r>
          </m:e>
        </m:acc>
        <m:r>
          <m:t> </m:t>
        </m:r>
        <m:acc>
          <m:accPr>
            <m:chr m:val="̃"/>
          </m:accPr>
          <m:e>
            <m:r>
              <m:t>1</m:t>
            </m:r>
          </m:e>
        </m:acc>
      </m:oMath>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71">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67</w:t>
        </w:r>
      </w:hyperlink>
      <w:r>
        <w:t xml:space="preserve">) of the centered vectors:</w:t>
      </w:r>
    </w:p>
    <w:p>
      <w:pPr>
        <w:pStyle w:val="BodyText"/>
      </w:pPr>
      <m:oMathPara>
        <m:oMathParaPr>
          <m:jc m:val="center"/>
        </m:oMathParaP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oMath>
      </m:oMathPara>
    </w:p>
    <w:bookmarkEnd w:id="372"/>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acc>
          <m:accPr>
            <m:chr m:val="̃"/>
          </m:accPr>
          <m:e>
            <m:acc>
              <m:accPr>
                <m:chr m:val="̃"/>
              </m:accPr>
              <m:e>
                <m:r>
                  <m:t>x</m:t>
                </m:r>
              </m:e>
            </m:acc>
          </m:e>
        </m:acc>
      </m:oMath>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m:oMath>
        <m:acc>
          <m:accPr>
            <m:chr m:val="̃"/>
          </m:accPr>
          <m:e>
            <m:acc>
              <m:accPr>
                <m:chr m:val="̃"/>
              </m:accPr>
              <m:e>
                <m:r>
                  <m:t>y</m:t>
                </m:r>
              </m:e>
            </m:acc>
          </m:e>
        </m:acc>
      </m:oMath>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m:oMath>
        <m:acc>
          <m:accPr>
            <m:chr m:val="̃"/>
          </m:accPr>
          <m:e>
            <m:r>
              <m:t>x</m:t>
            </m:r>
          </m:e>
        </m:acc>
      </m:oMath>
      <w:r>
        <w:t xml:space="preserve"> </w:t>
      </w:r>
      <w:r>
        <w:t xml:space="preserve">nor</w:t>
      </w:r>
      <w:r>
        <w:t xml:space="preserve"> </w:t>
      </w:r>
      <m:oMath>
        <m:acc>
          <m:accPr>
            <m:chr m:val="̃"/>
          </m:accPr>
          <m:e>
            <m:r>
              <m:t>y</m:t>
            </m:r>
          </m:e>
        </m:acc>
      </m:oMath>
      <w:r>
        <w:t xml:space="preserve"> </w:t>
      </w:r>
      <w:r>
        <w:t xml:space="preserve">is constant, so the cosine similarity is defined.</w:t>
      </w:r>
      <w:r>
        <w:t xml:space="preserve"> </w:t>
      </w:r>
      <w:r>
        <w:t xml:space="preserve">The three pieces of the cosine similarity are</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r>
                <m:rPr>
                  <m:sty m:val="p"/>
                </m:rPr>
                <m:t>,</m:t>
              </m:r>
            </m:e>
            <m:e>
              <m:r>
                <m:t>​</m:t>
              </m:r>
              <m:d>
                <m:dPr>
                  <m:begChr m:val="∥"/>
                  <m:sepChr m:val=""/>
                  <m:endChr m:val="∥"/>
                  <m:grow/>
                </m:dPr>
                <m:e>
                  <m:acc>
                    <m:accPr>
                      <m:chr m:val="̃"/>
                    </m:accPr>
                    <m:e>
                      <m:acc>
                        <m:accPr>
                          <m:chr m:val="̃"/>
                        </m:accPr>
                        <m:e>
                          <m:r>
                            <m:t>x</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sSup>
                    <m:e>
                      <m:r>
                        <m:rPr>
                          <m:sty m:val="p"/>
                        </m:rPr>
                        <m:t>)</m:t>
                      </m:r>
                    </m:e>
                    <m:sup>
                      <m:r>
                        <m:t>2</m:t>
                      </m:r>
                    </m:sup>
                  </m:sSup>
                </m:e>
              </m:rad>
              <m:r>
                <m:rPr>
                  <m:sty m:val="p"/>
                </m:rPr>
                <m:t>,</m:t>
              </m:r>
            </m:e>
            <m:e>
              <m:r>
                <m:t>​</m:t>
              </m:r>
              <m:d>
                <m:dPr>
                  <m:begChr m:val="∥"/>
                  <m:sepChr m:val=""/>
                  <m:endChr m:val="∥"/>
                  <m:grow/>
                </m:dPr>
                <m:e>
                  <m:acc>
                    <m:accPr>
                      <m:chr m:val="̃"/>
                    </m:accPr>
                    <m:e>
                      <m:acc>
                        <m:accPr>
                          <m:chr m:val="̃"/>
                        </m:accPr>
                        <m:e>
                          <m:r>
                            <m:t>y</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acc>
                    <m:accPr>
                      <m:chr m:val="‾"/>
                    </m:accPr>
                    <m:e>
                      <m:r>
                        <m:t>y</m:t>
                      </m:r>
                    </m:e>
                  </m:acc>
                  <m:sSup>
                    <m:e>
                      <m:r>
                        <m:rPr>
                          <m:sty m:val="p"/>
                        </m:rPr>
                        <m:t>)</m:t>
                      </m:r>
                    </m:e>
                    <m:sup>
                      <m:r>
                        <m:t>2</m:t>
                      </m:r>
                    </m:sup>
                  </m:sSup>
                </m:e>
              </m:rad>
              <m:r>
                <m:rPr>
                  <m:sty m:val="p"/>
                </m:rPr>
                <m:t>,</m:t>
              </m:r>
            </m:e>
          </m:eqArr>
        </m:oMath>
      </m:oMathPara>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73" w:name="exm-pearson-cosine-centered"/>
    <w:p>
      <w:pPr>
        <w:pStyle w:val="BodyText"/>
      </w:pPr>
      <w:r>
        <w:rPr>
          <w:b/>
          <w:bCs/>
        </w:rPr>
        <w:t xml:space="preserve">Example 111 (Centering changes the cosine similarity)</w:t>
      </w:r>
      <w:r>
        <w:t xml:space="preserve"> </w:t>
      </w:r>
      <w:r>
        <w:t xml:space="preserve">Take</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3</m:t>
        </m:r>
        <m:r>
          <m:rPr>
            <m:sty m:val="p"/>
          </m:rPr>
          <m:t>,</m:t>
        </m:r>
        <m:r>
          <m:t>2</m:t>
        </m:r>
        <m:r>
          <m:rPr>
            <m:sty m:val="p"/>
          </m:rPr>
          <m:t>)</m:t>
        </m:r>
      </m:oMath>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m:oMath>
        <m:acc>
          <m:accPr>
            <m:chr m:val="̃"/>
          </m:accPr>
          <m:e>
            <m:acc>
              <m:accPr>
                <m:chr m:val="̃"/>
              </m:accPr>
              <m:e>
                <m:r>
                  <m:t>x</m:t>
                </m:r>
              </m:e>
            </m:acc>
          </m:e>
        </m:acc>
        <m:r>
          <m:rPr>
            <m:sty m:val="p"/>
          </m:rPr>
          <m:t>=</m:t>
        </m:r>
        <m:r>
          <m:rPr>
            <m:sty m:val="p"/>
          </m:rPr>
          <m:t>(</m:t>
        </m:r>
        <m:r>
          <m:rPr>
            <m:sty m:val="p"/>
          </m:rPr>
          <m:t>−</m:t>
        </m:r>
        <m:r>
          <m:t>1</m:t>
        </m:r>
        <m:r>
          <m:rPr>
            <m:sty m:val="p"/>
          </m:rPr>
          <m:t>,</m:t>
        </m:r>
        <m:r>
          <m:t>0</m:t>
        </m:r>
        <m:r>
          <m:rPr>
            <m:sty m:val="p"/>
          </m:rPr>
          <m:t>,</m:t>
        </m:r>
        <m:r>
          <m:t>1</m:t>
        </m:r>
        <m:r>
          <m:rPr>
            <m:sty m:val="p"/>
          </m:rPr>
          <m:t>)</m:t>
        </m:r>
      </m:oMath>
      <w:r>
        <w:t xml:space="preserve"> </w:t>
      </w:r>
      <w:r>
        <w:t xml:space="preserve">and</w:t>
      </w:r>
      <w:r>
        <w:t xml:space="preserve"> </w:t>
      </w:r>
      <m:oMath>
        <m:acc>
          <m:accPr>
            <m:chr m:val="̃"/>
          </m:accPr>
          <m:e>
            <m:acc>
              <m:accPr>
                <m:chr m:val="̃"/>
              </m:accPr>
              <m:e>
                <m:r>
                  <m:t>y</m:t>
                </m:r>
              </m:e>
            </m:acc>
          </m:e>
        </m:acc>
        <m:r>
          <m:rPr>
            <m:sty m:val="p"/>
          </m:rPr>
          <m:t>=</m:t>
        </m:r>
        <m:r>
          <m:rPr>
            <m:sty m:val="p"/>
          </m:rPr>
          <m:t>(</m:t>
        </m:r>
        <m:r>
          <m:rPr>
            <m:sty m:val="p"/>
          </m:rPr>
          <m:t>−</m:t>
        </m:r>
        <m:r>
          <m:t>1</m:t>
        </m:r>
        <m:r>
          <m:rPr>
            <m:sty m:val="p"/>
          </m:rPr>
          <m:t>,</m:t>
        </m:r>
        <m:r>
          <m:t>1</m:t>
        </m:r>
        <m:r>
          <m:rPr>
            <m:sty m:val="p"/>
          </m:rPr>
          <m:t>,</m:t>
        </m:r>
        <m:r>
          <m:t>0</m:t>
        </m:r>
        <m:r>
          <m:rPr>
            <m:sty m:val="p"/>
          </m:rPr>
          <m:t>)</m:t>
        </m:r>
      </m:oMath>
      <w:r>
        <w:t xml:space="preserve">.</w:t>
      </w:r>
      <w:r>
        <w:t xml:space="preserve"> </w:t>
      </w:r>
      <w:r>
        <w:t xml:space="preserve">Then</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r>
                <m:t>1</m:t>
              </m:r>
              <m:r>
                <m:rPr>
                  <m:sty m:val="p"/>
                </m:rPr>
                <m:t>+</m:t>
              </m:r>
              <m:r>
                <m:t>0</m:t>
              </m:r>
              <m:r>
                <m:rPr>
                  <m:sty m:val="p"/>
                </m:rPr>
                <m:t>+</m:t>
              </m:r>
              <m:r>
                <m:t>0</m:t>
              </m:r>
              <m:r>
                <m:rPr>
                  <m:sty m:val="p"/>
                </m:rPr>
                <m:t>=</m:t>
              </m:r>
              <m:r>
                <m:t>1</m:t>
              </m:r>
              <m:r>
                <m:rPr>
                  <m:sty m:val="p"/>
                </m:rPr>
                <m:t>,</m:t>
              </m:r>
            </m:e>
            <m:e>
              <m:r>
                <m:t>​</m:t>
              </m:r>
              <m:d>
                <m:dPr>
                  <m:begChr m:val="∥"/>
                  <m:sepChr m:val=""/>
                  <m:endChr m:val="∥"/>
                  <m:grow/>
                </m:dPr>
                <m:e>
                  <m:acc>
                    <m:accPr>
                      <m:chr m:val="̃"/>
                    </m:accPr>
                    <m:e>
                      <m:acc>
                        <m:accPr>
                          <m:chr m:val="̃"/>
                        </m:accPr>
                        <m:e>
                          <m:r>
                            <m:t>x</m:t>
                          </m:r>
                        </m:e>
                      </m:acc>
                    </m:e>
                  </m:acc>
                </m:e>
              </m:d>
              <m:r>
                <m:t>​</m:t>
              </m:r>
              <m:r>
                <m:t>&amp;</m:t>
              </m:r>
              <m:r>
                <m:rPr>
                  <m:sty m:val="p"/>
                </m:rPr>
                <m:t>=</m:t>
              </m:r>
              <m:r>
                <m:t>​</m:t>
              </m:r>
              <m:d>
                <m:dPr>
                  <m:begChr m:val="∥"/>
                  <m:sepChr m:val=""/>
                  <m:endChr m:val="∥"/>
                  <m:grow/>
                </m:dPr>
                <m:e>
                  <m:acc>
                    <m:accPr>
                      <m:chr m:val="̃"/>
                    </m:accPr>
                    <m:e>
                      <m:acc>
                        <m:accPr>
                          <m:chr m:val="̃"/>
                        </m:accPr>
                        <m:e>
                          <m:r>
                            <m:t>y</m:t>
                          </m:r>
                        </m:e>
                      </m:acc>
                    </m:e>
                  </m:acc>
                </m:e>
              </m:d>
              <m:r>
                <m:t>​</m:t>
              </m:r>
              <m:r>
                <m:rPr>
                  <m:sty m:val="p"/>
                </m:rPr>
                <m:t>=</m:t>
              </m:r>
              <m:rad>
                <m:radPr>
                  <m:degHide m:val="on"/>
                </m:radPr>
                <m:deg/>
                <m:e>
                  <m:r>
                    <m:t>2</m:t>
                  </m:r>
                </m:e>
              </m:rad>
              <m:r>
                <m:rPr>
                  <m:sty m:val="p"/>
                </m:rPr>
                <m:t>,</m:t>
              </m:r>
            </m:e>
          </m:eqArr>
        </m:oMath>
      </m:oMathPara>
    </w:p>
    <w:p>
      <w:pPr>
        <w:pStyle w:val="FirstParagraph"/>
      </w:pPr>
      <w:r>
        <w:t xml:space="preserve">so</w:t>
      </w:r>
      <w:r>
        <w:t xml:space="preserve"> </w:t>
      </w: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r>
          <m:t>1</m:t>
        </m:r>
        <m:r>
          <m:rPr>
            <m:sty m:val="p"/>
          </m:rPr>
          <m:t>/</m:t>
        </m:r>
        <m:r>
          <m:t>2</m:t>
        </m:r>
      </m:oMath>
      <w:r>
        <w:t xml:space="preserve">.</w:t>
      </w:r>
    </w:p>
    <w:p>
      <w:pPr>
        <w:pStyle w:val="BodyText"/>
      </w:pPr>
      <w:r>
        <w:t xml:space="preserve">Without centering,</w:t>
      </w:r>
      <w:r>
        <w:t xml:space="preserve"> </w:t>
      </w:r>
      <m:oMath>
        <m:acc>
          <m:accPr>
            <m:chr m:val="̃"/>
          </m:accPr>
          <m:e>
            <m:r>
              <m:t>x</m:t>
            </m:r>
          </m:e>
        </m:acc>
        <m:r>
          <m:rPr>
            <m:sty m:val="p"/>
          </m:rPr>
          <m:t>⋅</m:t>
        </m:r>
        <m:acc>
          <m:accPr>
            <m:chr m:val="̃"/>
          </m:accPr>
          <m:e>
            <m:r>
              <m:t>y</m:t>
            </m:r>
          </m:e>
        </m:acc>
        <m:r>
          <m:rPr>
            <m:sty m:val="p"/>
          </m:rPr>
          <m:t>=</m:t>
        </m:r>
        <m:r>
          <m:t>1</m:t>
        </m:r>
        <m:r>
          <m:rPr>
            <m:sty m:val="p"/>
          </m:rPr>
          <m:t>+</m:t>
        </m:r>
        <m:r>
          <m:t>6</m:t>
        </m:r>
        <m:r>
          <m:rPr>
            <m:sty m:val="p"/>
          </m:rPr>
          <m:t>+</m:t>
        </m:r>
        <m:r>
          <m:t>6</m:t>
        </m:r>
        <m:r>
          <m:rPr>
            <m:sty m:val="p"/>
          </m:rPr>
          <m:t>=</m:t>
        </m:r>
        <m:r>
          <m:t>13</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ad>
          <m:radPr>
            <m:degHide m:val="on"/>
          </m:radPr>
          <m:deg/>
          <m:e>
            <m:r>
              <m:t>14</m:t>
            </m:r>
          </m:e>
        </m:rad>
      </m:oMath>
      <w:r>
        <w:t xml:space="preserve">,</w:t>
      </w:r>
      <w:r>
        <w:t xml:space="preserve"> </w:t>
      </w:r>
      <w:r>
        <w:t xml:space="preserve">so</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13</m:t>
        </m:r>
        <m:r>
          <m:rPr>
            <m:sty m:val="p"/>
          </m:rPr>
          <m:t>/</m:t>
        </m:r>
        <m:r>
          <m:t>14</m:t>
        </m:r>
      </m:oMath>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73"/>
    <w:bookmarkEnd w:id="374"/>
    <w:bookmarkStart w:id="393"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75" name="Picture"/>
                  <a:graphic>
                    <a:graphicData uri="http://schemas.openxmlformats.org/drawingml/2006/picture">
                      <pic:pic>
                        <pic:nvPicPr>
                          <pic:cNvPr descr="/opt/quarto/share/formats/docx/note.png" id="376"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77" w:name="thm-dot-linear-sum"/>
    <w:p>
      <w:pPr>
        <w:pStyle w:val="BodyText"/>
      </w:pPr>
      <w:r>
        <w:rPr>
          <w:b/>
          <w:bCs/>
        </w:rPr>
        <w:t xml:space="preserve">Theorem 62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77"/>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78" w:name="exm-dot-linear-sum"/>
    <w:p>
      <w:pPr>
        <w:pStyle w:val="FirstParagraph"/>
      </w:pPr>
      <w:r>
        <w:rPr>
          <w:b/>
          <w:bCs/>
        </w:rPr>
        <w:t xml:space="preserve">Example 112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62</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78"/>
    <w:bookmarkStart w:id="379" w:name="thm-orthonormal-independent"/>
    <w:p>
      <w:pPr>
        <w:pStyle w:val="BodyText"/>
      </w:pPr>
      <w:r>
        <w:rPr>
          <w:b/>
          <w:bCs/>
        </w:rPr>
        <w:t xml:space="preserve">Theorem 63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79"/>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80" w:name="exm-orthonormal-independent"/>
    <w:p>
      <w:pPr>
        <w:pStyle w:val="BodyText"/>
      </w:pPr>
      <w:r>
        <w:rPr>
          <w:b/>
          <w:bCs/>
        </w:rPr>
        <w:t xml:space="preserve">Example 113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63</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80"/>
    <w:bookmarkStart w:id="381" w:name="def-orthonormal-basis"/>
    <w:p>
      <w:pPr>
        <w:pStyle w:val="BodyText"/>
      </w:pPr>
      <w:r>
        <w:rPr>
          <w:b/>
          <w:bCs/>
        </w:rPr>
        <w:t xml:space="preserve">Definition 69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81"/>
    <w:bookmarkStart w:id="382" w:name="exm-orthonormal-basis"/>
    <w:p>
      <w:pPr>
        <w:pStyle w:val="BodyText"/>
      </w:pPr>
      <w:r>
        <w:rPr>
          <w:b/>
          <w:bCs/>
        </w:rPr>
        <w:t xml:space="preserve">Example 114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5"/>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49</w:t>
        </w:r>
      </w:hyperlink>
      <w:r>
        <w:t xml:space="preserve">).</w:t>
      </w:r>
    </w:p>
    <w:p>
      <w:pPr>
        <w:pStyle w:val="Compact"/>
        <w:numPr>
          <w:ilvl w:val="0"/>
          <w:numId w:val="1065"/>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113</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49</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82"/>
    <w:bookmarkStart w:id="383" w:name="exm-not-orthonormal-basis"/>
    <w:p>
      <w:pPr>
        <w:pStyle w:val="FirstParagraph"/>
      </w:pPr>
      <w:r>
        <w:rPr>
          <w:b/>
          <w:bCs/>
        </w:rPr>
        <w:t xml:space="preserve">Example 115 (Bases that are not orthonormal, and orthonormal lists that are not bases)</w:t>
      </w:r>
      <w:r>
        <w:t xml:space="preserve"> </w:t>
      </w:r>
      <w:r>
        <w:t xml:space="preserve"> </w:t>
      </w:r>
    </w:p>
    <w:p>
      <w:pPr>
        <w:pStyle w:val="Compact"/>
        <w:numPr>
          <w:ilvl w:val="0"/>
          <w:numId w:val="1066"/>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44</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6"/>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39</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83"/>
    <w:bookmarkStart w:id="384" w:name="thm-orthonormal-expansion"/>
    <w:p>
      <w:pPr>
        <w:pStyle w:val="FirstParagraph"/>
      </w:pPr>
      <w:r>
        <w:rPr>
          <w:b/>
          <w:bCs/>
        </w:rPr>
        <w:t xml:space="preserve">Theorem 64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69</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84"/>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85" w:name="exm-orthonormal-expansion"/>
    <w:p>
      <w:pPr>
        <w:pStyle w:val="BodyText"/>
      </w:pPr>
      <w:r>
        <w:rPr>
          <w:b/>
          <w:bCs/>
        </w:rPr>
        <w:t xml:space="preserve">Example 116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114</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64</w:t>
        </w:r>
      </w:hyperlink>
      <w:r>
        <w:t xml:space="preserve"> </w:t>
      </w:r>
      <w:r>
        <w:t xml:space="preserve">says.</w:t>
      </w:r>
    </w:p>
    <w:bookmarkEnd w:id="385"/>
    <w:bookmarkStart w:id="386" w:name="def-gram-schmidt"/>
    <w:p>
      <w:pPr>
        <w:pStyle w:val="BodyText"/>
      </w:pPr>
      <w:r>
        <w:rPr>
          <w:b/>
          <w:bCs/>
        </w:rPr>
        <w:t xml:space="preserve">Definition 70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7"/>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7"/>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7"/>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86"/>
    <w:bookmarkStart w:id="387" w:name="exm-gram-schmidt"/>
    <w:p>
      <w:pPr>
        <w:pStyle w:val="BodyText"/>
      </w:pPr>
      <w:r>
        <w:rPr>
          <w:b/>
          <w:bCs/>
        </w:rPr>
        <w:t xml:space="preserve">Example 117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8"/>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8"/>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87"/>
    <w:bookmarkStart w:id="388" w:name="exm-gram-schmidt-stops"/>
    <w:p>
      <w:pPr>
        <w:pStyle w:val="FirstParagraph"/>
      </w:pPr>
      <w:r>
        <w:rPr>
          <w:b/>
          <w:bCs/>
        </w:rPr>
        <w:t xml:space="preserve">Example 118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88"/>
    <w:bookmarkStart w:id="389" w:name="thm-gram-schmidt"/>
    <w:p>
      <w:pPr>
        <w:pStyle w:val="BodyText"/>
      </w:pPr>
      <w:r>
        <w:rPr>
          <w:b/>
          <w:bCs/>
        </w:rPr>
        <w:t xml:space="preserve">Theorem 65 (What Gram-Schmidt produces)</w:t>
      </w:r>
      <w:r>
        <w:t xml:space="preserve"> </w:t>
      </w:r>
      <w:r>
        <w:t xml:space="preserve">Run the Gram-Schmidt process (</w:t>
      </w:r>
      <w:hyperlink w:anchor="def-gram-schmidt">
        <w:r>
          <w:rPr>
            <w:rStyle w:val="Hyperlink"/>
          </w:rPr>
          <w:t xml:space="preserve">Definition 70</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9"/>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9"/>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9"/>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69</w:t>
        </w:r>
      </w:hyperlink>
      <w:r>
        <w:t xml:space="preserve">).</w:t>
      </w:r>
    </w:p>
    <w:bookmarkEnd w:id="389"/>
    <w:p>
      <w:pPr>
        <w:pStyle w:val="FirstParagraph"/>
      </w:pPr>
      <w:r>
        <w:rPr>
          <w:i/>
          <w:iCs/>
        </w:rPr>
        <w:t xml:space="preserve">Proof</w:t>
      </w:r>
      <w:r>
        <w:t xml:space="preserve">. </w:t>
      </w:r>
      <w:r>
        <w:rPr>
          <w:b/>
          <w:bCs/>
        </w:rPr>
        <w:t xml:space="preserve">Parts 1 and 2, by</w:t>
      </w:r>
      <w:r>
        <w:rPr>
          <w:b/>
          <w:bCs/>
        </w:rPr>
        <w:t xml:space="preserve"> </w:t>
      </w:r>
      <w:hyperlink r:id="rId137">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63</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70</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64</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56</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70"/>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70"/>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22</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28</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63</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90" w:name="exm-thm-gram-schmidt"/>
    <w:p>
      <w:pPr>
        <w:pStyle w:val="BodyText"/>
      </w:pPr>
      <w:r>
        <w:rPr>
          <w:b/>
          <w:bCs/>
        </w:rPr>
        <w:t xml:space="preserve">Example 119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117</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65</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49</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390"/>
    <w:bookmarkStart w:id="391" w:name="cor-orthonormal-basis-exists"/>
    <w:p>
      <w:pPr>
        <w:pStyle w:val="FirstParagraph"/>
      </w:pPr>
      <w:r>
        <w:rPr>
          <w:b/>
          <w:bCs/>
        </w:rPr>
        <w:t xml:space="preserve">Corollary 6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69</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91"/>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63</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65</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392" w:name="exm-orthonormal-basis-exists"/>
    <w:p>
      <w:pPr>
        <w:pStyle w:val="BodyText"/>
      </w:pPr>
      <w:r>
        <w:rPr>
          <w:b/>
          <w:bCs/>
        </w:rPr>
        <w:t xml:space="preserve">Example 120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51</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28</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49</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71"/>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71"/>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71"/>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114</w:t>
        </w:r>
      </w:hyperlink>
      <w:r>
        <w:t xml:space="preserve">, in a different order.</w:t>
      </w:r>
    </w:p>
    <w:bookmarkEnd w:id="392"/>
    <w:bookmarkEnd w:id="393"/>
    <w:bookmarkStart w:id="399" w:name="outer-product"/>
    <w:p>
      <w:pPr>
        <w:pStyle w:val="Heading2"/>
      </w:pPr>
      <w:r>
        <w:t xml:space="preserve">13 Outer product</w:t>
      </w:r>
    </w:p>
    <w:bookmarkStart w:id="394" w:name="def-outer-product"/>
    <w:p>
      <w:pPr>
        <w:pStyle w:val="FirstParagraph"/>
      </w:pPr>
      <w:r>
        <w:rPr>
          <w:b/>
          <w:bCs/>
        </w:rPr>
        <w:t xml:space="preserve">Definition 71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94"/>
    <w:bookmarkStart w:id="395" w:name="exm-outer-product"/>
    <w:p>
      <w:pPr>
        <w:pStyle w:val="FirstParagraph"/>
      </w:pPr>
      <w:r>
        <w:rPr>
          <w:b/>
          <w:bCs/>
        </w:rPr>
        <w:t xml:space="preserve">Example 121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95"/>
    <w:bookmarkStart w:id="396" w:name="rem-outer-vs-dot-product"/>
    <w:p>
      <w:pPr>
        <w:pStyle w:val="FirstParagraph"/>
      </w:pPr>
      <w:r>
        <w:rPr>
          <w:i/>
          <w:iCs/>
        </w:rPr>
        <w:t xml:space="preserve">Remark 25</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19</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121</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96"/>
    <w:bookmarkStart w:id="397" w:name="thm-outer-product-rank"/>
    <w:p>
      <w:pPr>
        <w:pStyle w:val="FirstParagraph"/>
      </w:pPr>
      <w:r>
        <w:rPr>
          <w:b/>
          <w:bCs/>
        </w:rPr>
        <w:t xml:space="preserve">Theorem 66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97"/>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98" w:name="exm-outer-product-rank"/>
    <w:p>
      <w:pPr>
        <w:pStyle w:val="BodyText"/>
      </w:pPr>
      <w:r>
        <w:rPr>
          <w:b/>
          <w:bCs/>
        </w:rPr>
        <w:t xml:space="preserve">Example 122 (The rank of an outer product)</w:t>
      </w:r>
      <w:r>
        <w:t xml:space="preserve"> </w:t>
      </w:r>
      <w:r>
        <w:t xml:space="preserve">In</w:t>
      </w:r>
      <w:r>
        <w:t xml:space="preserve"> </w:t>
      </w:r>
      <w:hyperlink w:anchor="exm-outer-product">
        <w:r>
          <w:rPr>
            <w:rStyle w:val="Hyperlink"/>
          </w:rPr>
          <w:t xml:space="preserve">Example 121</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98"/>
    <w:bookmarkEnd w:id="399"/>
    <w:bookmarkStart w:id="434" w:name="special-matrices"/>
    <w:p>
      <w:pPr>
        <w:pStyle w:val="Heading2"/>
      </w:pPr>
      <w:r>
        <w:t xml:space="preserve">14 Special Matrices</w:t>
      </w:r>
    </w:p>
    <w:p>
      <w:pPr>
        <w:pStyle w:val="FirstParagraph"/>
      </w:pPr>
      <w:r>
        <w:t xml:space="preserve">Some special matrices appeared earlier:</w:t>
      </w:r>
    </w:p>
    <w:p>
      <w:pPr>
        <w:pStyle w:val="Compact"/>
        <w:numPr>
          <w:ilvl w:val="0"/>
          <w:numId w:val="1072"/>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72"/>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72"/>
        </w:numPr>
      </w:pPr>
      <w:r>
        <w:t xml:space="preserve">the identity matrix (</w:t>
      </w:r>
      <w:hyperlink w:anchor="def-identity-matrix">
        <w:r>
          <w:rPr>
            <w:rStyle w:val="Hyperlink"/>
          </w:rPr>
          <w:t xml:space="preserve">Definition 27</w:t>
        </w:r>
      </w:hyperlink>
      <w:r>
        <w:t xml:space="preserve">), in that same section</w:t>
      </w:r>
    </w:p>
    <w:bookmarkStart w:id="400" w:name="def-matrix-order"/>
    <w:p>
      <w:pPr>
        <w:pStyle w:val="FirstParagraph"/>
      </w:pPr>
      <w:r>
        <w:rPr>
          <w:b/>
          <w:bCs/>
        </w:rPr>
        <w:t xml:space="preserve">Definition 72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400"/>
    <w:bookmarkStart w:id="401" w:name="exm-matrix-order"/>
    <w:p>
      <w:pPr>
        <w:pStyle w:val="BodyText"/>
      </w:pPr>
      <w:r>
        <w:rPr>
          <w:b/>
          <w:bCs/>
        </w:rPr>
        <w:t xml:space="preserve">Example 123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20</w:t>
        </w:r>
      </w:hyperlink>
      <w:r>
        <w:t xml:space="preserve">).</w:t>
      </w:r>
    </w:p>
    <w:bookmarkEnd w:id="401"/>
    <w:bookmarkStart w:id="402" w:name="def-matrix-power"/>
    <w:p>
      <w:pPr>
        <w:pStyle w:val="BodyText"/>
      </w:pPr>
      <w:r>
        <w:rPr>
          <w:b/>
          <w:bCs/>
        </w:rPr>
        <w:t xml:space="preserve">Definition 73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02"/>
    <w:bookmarkStart w:id="403" w:name="exm-matrix-power"/>
    <w:p>
      <w:pPr>
        <w:pStyle w:val="BodyText"/>
      </w:pPr>
      <w:r>
        <w:rPr>
          <w:b/>
          <w:bCs/>
        </w:rPr>
        <w:t xml:space="preserve">Example 124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03"/>
    <w:bookmarkStart w:id="404" w:name="def-symmetric-matrix"/>
    <w:p>
      <w:pPr>
        <w:pStyle w:val="BodyText"/>
      </w:pPr>
      <w:r>
        <w:rPr>
          <w:b/>
          <w:bCs/>
        </w:rPr>
        <w:t xml:space="preserve">Definition 74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04"/>
    <w:bookmarkStart w:id="405" w:name="rem-symmetric-in-statistics"/>
    <w:p>
      <w:pPr>
        <w:pStyle w:val="BodyText"/>
      </w:pPr>
      <w:r>
        <w:rPr>
          <w:i/>
          <w:iCs/>
        </w:rPr>
        <w:t xml:space="preserve">Remark 26</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05"/>
    <w:bookmarkStart w:id="406" w:name="exm-not-symmetric"/>
    <w:p>
      <w:pPr>
        <w:pStyle w:val="FirstParagraph"/>
      </w:pPr>
      <w:r>
        <w:rPr>
          <w:b/>
          <w:bCs/>
        </w:rPr>
        <w:t xml:space="preserve">Example 125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06"/>
    <w:bookmarkStart w:id="407" w:name="def-diagonal-matrix"/>
    <w:p>
      <w:pPr>
        <w:pStyle w:val="FirstParagraph"/>
      </w:pPr>
      <w:r>
        <w:rPr>
          <w:b/>
          <w:bCs/>
        </w:rPr>
        <w:t xml:space="preserve">Definition 75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07"/>
    <w:bookmarkStart w:id="408" w:name="rem-diag-notation"/>
    <w:p>
      <w:pPr>
        <w:pStyle w:val="FirstParagraph"/>
      </w:pPr>
      <w:r>
        <w:rPr>
          <w:i/>
          <w:iCs/>
        </w:rPr>
        <w:t xml:space="preserve">Remark 27</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08"/>
    <w:bookmarkStart w:id="409" w:name="exm-not-diagonal"/>
    <w:p>
      <w:pPr>
        <w:pStyle w:val="BodyText"/>
      </w:pPr>
      <w:r>
        <w:rPr>
          <w:b/>
          <w:bCs/>
        </w:rPr>
        <w:t xml:space="preserve">Example 126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09"/>
    <w:bookmarkStart w:id="410" w:name="def-matrix-inverse"/>
    <w:p>
      <w:pPr>
        <w:pStyle w:val="BodyText"/>
      </w:pPr>
      <w:r>
        <w:rPr>
          <w:b/>
          <w:bCs/>
        </w:rPr>
        <w:t xml:space="preserve">Definition 76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10"/>
    <w:bookmarkStart w:id="411" w:name="def-invertible-matrix"/>
    <w:p>
      <w:pPr>
        <w:pStyle w:val="FirstParagraph"/>
      </w:pPr>
      <w:r>
        <w:rPr>
          <w:b/>
          <w:bCs/>
        </w:rPr>
        <w:t xml:space="preserve">Definition 77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411"/>
    <w:bookmarkStart w:id="412" w:name="exm-invertible-matrix"/>
    <w:p>
      <w:pPr>
        <w:pStyle w:val="BodyText"/>
      </w:pPr>
      <w:r>
        <w:rPr>
          <w:b/>
          <w:bCs/>
        </w:rPr>
        <w:t xml:space="preserve">Example 127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12"/>
    <w:bookmarkStart w:id="413" w:name="rem-invertible-inverse"/>
    <w:p>
      <w:pPr>
        <w:pStyle w:val="BodyText"/>
      </w:pPr>
      <w:r>
        <w:rPr>
          <w:i/>
          <w:iCs/>
        </w:rPr>
        <w:t xml:space="preserve">Remark 28</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77</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127</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13"/>
    <w:bookmarkStart w:id="414" w:name="thm-inverse-product"/>
    <w:p>
      <w:pPr>
        <w:pStyle w:val="BodyText"/>
      </w:pPr>
      <w:r>
        <w:rPr>
          <w:b/>
          <w:bCs/>
        </w:rPr>
        <w:t xml:space="preserve">Theorem 67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14"/>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415" w:name="thm-inverse-transpose"/>
    <w:p>
      <w:pPr>
        <w:pStyle w:val="BodyText"/>
      </w:pPr>
      <w:r>
        <w:rPr>
          <w:b/>
          <w:bCs/>
        </w:rPr>
        <w:t xml:space="preserve">Theorem 68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15"/>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416" w:name="exm-inverse-transpose"/>
    <w:p>
      <w:pPr>
        <w:pStyle w:val="BodyText"/>
      </w:pPr>
      <w:r>
        <w:rPr>
          <w:b/>
          <w:bCs/>
        </w:rPr>
        <w:t xml:space="preserve">Example 128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127</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68</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16"/>
    <w:bookmarkStart w:id="417" w:name="cor-inverse-symmetric"/>
    <w:p>
      <w:pPr>
        <w:pStyle w:val="BodyText"/>
      </w:pPr>
      <w:r>
        <w:rPr>
          <w:b/>
          <w:bCs/>
        </w:rPr>
        <w:t xml:space="preserve">Corollary 7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17"/>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68</w:t>
        </w:r>
      </w:hyperlink>
      <w:r>
        <w:t xml:space="preserve">.</w:t>
      </w:r>
    </w:p>
    <w:bookmarkStart w:id="418" w:name="exm-inverse-symmetric"/>
    <w:p>
      <w:pPr>
        <w:pStyle w:val="BodyText"/>
      </w:pPr>
      <w:r>
        <w:rPr>
          <w:b/>
          <w:bCs/>
        </w:rPr>
        <w:t xml:space="preserve">Example 129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7</w:t>
        </w:r>
      </w:hyperlink>
      <w:r>
        <w:t xml:space="preserve"> </w:t>
      </w:r>
      <w:r>
        <w:t xml:space="preserve">says.</w:t>
      </w:r>
    </w:p>
    <w:bookmarkEnd w:id="418"/>
    <w:bookmarkStart w:id="419" w:name="def-idempotent-matrix"/>
    <w:p>
      <w:pPr>
        <w:pStyle w:val="BodyText"/>
      </w:pPr>
      <w:r>
        <w:rPr>
          <w:b/>
          <w:bCs/>
        </w:rPr>
        <w:t xml:space="preserve">Definition 78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19"/>
    <w:bookmarkStart w:id="420" w:name="exm-idempotent"/>
    <w:p>
      <w:pPr>
        <w:pStyle w:val="FirstParagraph"/>
      </w:pPr>
      <w:r>
        <w:rPr>
          <w:b/>
          <w:bCs/>
        </w:rPr>
        <w:t xml:space="preserve">Example 130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20"/>
    <w:bookmarkStart w:id="421" w:name="exm-not-idempotent"/>
    <w:p>
      <w:pPr>
        <w:pStyle w:val="BodyText"/>
      </w:pPr>
      <w:r>
        <w:rPr>
          <w:b/>
          <w:bCs/>
        </w:rPr>
        <w:t xml:space="preserve">Example 131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21"/>
    <w:bookmarkStart w:id="422" w:name="def-projection-matrix"/>
    <w:p>
      <w:pPr>
        <w:pStyle w:val="BodyText"/>
      </w:pPr>
      <w:r>
        <w:rPr>
          <w:b/>
          <w:bCs/>
        </w:rPr>
        <w:t xml:space="preserve">Definition 79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74</w:t>
        </w:r>
      </w:hyperlink>
      <w:r>
        <w:t xml:space="preserve">)</w:t>
      </w:r>
      <w:r>
        <w:t xml:space="preserve"> </w:t>
      </w:r>
      <w:r>
        <w:t xml:space="preserve">and idempotent (</w:t>
      </w:r>
      <w:hyperlink w:anchor="def-idempotent-matrix">
        <w:r>
          <w:rPr>
            <w:rStyle w:val="Hyperlink"/>
          </w:rPr>
          <w:t xml:space="preserve">Definition 78</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22"/>
    <w:bookmarkStart w:id="423" w:name="def-oblique-projection"/>
    <w:p>
      <w:pPr>
        <w:pStyle w:val="FirstParagraph"/>
      </w:pPr>
      <w:r>
        <w:rPr>
          <w:b/>
          <w:bCs/>
        </w:rPr>
        <w:t xml:space="preserve">Definition 80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78</w:t>
        </w:r>
      </w:hyperlink>
      <w:r>
        <w:t xml:space="preserve">)</w:t>
      </w:r>
      <w:r>
        <w:t xml:space="preserve"> </w:t>
      </w:r>
      <w:r>
        <w:t xml:space="preserve">but not symmetric (</w:t>
      </w:r>
      <w:hyperlink w:anchor="def-symmetric-matrix">
        <w:r>
          <w:rPr>
            <w:rStyle w:val="Hyperlink"/>
          </w:rPr>
          <w:t xml:space="preserve">Definition 74</w:t>
        </w:r>
      </w:hyperlink>
      <w:r>
        <w:t xml:space="preserve">).</w:t>
      </w:r>
    </w:p>
    <w:bookmarkEnd w:id="423"/>
    <w:bookmarkStart w:id="424" w:name="exm-projection-matrix"/>
    <w:p>
      <w:pPr>
        <w:pStyle w:val="BodyText"/>
      </w:pPr>
      <w:r>
        <w:rPr>
          <w:b/>
          <w:bCs/>
        </w:rPr>
        <w:t xml:space="preserve">Example 132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24"/>
    <w:bookmarkStart w:id="425" w:name="rem-projection-matrix-terminology"/>
    <w:p>
      <w:pPr>
        <w:pStyle w:val="BodyText"/>
      </w:pPr>
      <w:r>
        <w:rPr>
          <w:i/>
          <w:iCs/>
        </w:rPr>
        <w:t xml:space="preserve">Remark 29</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132</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79</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132</w:t>
        </w:r>
      </w:hyperlink>
      <w:r>
        <w:t xml:space="preserve">,</w:t>
      </w:r>
      <w:r>
        <w:t xml:space="preserve"> </w:t>
      </w:r>
      <w:r>
        <w:t xml:space="preserve">and never an oblique projection (</w:t>
      </w:r>
      <w:hyperlink w:anchor="def-oblique-projection">
        <w:r>
          <w:rPr>
            <w:rStyle w:val="Hyperlink"/>
          </w:rPr>
          <w:t xml:space="preserve">Definition 80</w:t>
        </w:r>
      </w:hyperlink>
      <w:r>
        <w:t xml:space="preserve">)</w:t>
      </w:r>
      <w:r>
        <w:t xml:space="preserve"> </w:t>
      </w:r>
      <w:r>
        <w:t xml:space="preserve">such as</w:t>
      </w:r>
      <w:r>
        <w:t xml:space="preserve"> </w:t>
      </w:r>
      <m:oMath>
        <m:r>
          <m:rPr>
            <m:sty m:val="bi"/>
          </m:rPr>
          <m:t>Q</m:t>
        </m:r>
      </m:oMath>
      <w:r>
        <w:t xml:space="preserve">.</w:t>
      </w:r>
    </w:p>
    <w:bookmarkEnd w:id="425"/>
    <w:bookmarkStart w:id="426" w:name="thm-projection-complement"/>
    <w:p>
      <w:pPr>
        <w:pStyle w:val="BodyText"/>
      </w:pPr>
      <w:r>
        <w:rPr>
          <w:b/>
          <w:bCs/>
        </w:rPr>
        <w:t xml:space="preserve">Theorem 69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79</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26"/>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27" w:name="thm-projection-orthogonal"/>
    <w:p>
      <w:pPr>
        <w:pStyle w:val="FirstParagraph"/>
      </w:pPr>
      <w:r>
        <w:rPr>
          <w:b/>
          <w:bCs/>
        </w:rPr>
        <w:t xml:space="preserve">Theorem 70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79</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27"/>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28" w:name="def-orthogonal-matrix"/>
    <w:p>
      <w:pPr>
        <w:pStyle w:val="BodyText"/>
      </w:pPr>
      <w:r>
        <w:rPr>
          <w:b/>
          <w:bCs/>
        </w:rPr>
        <w:t xml:space="preserve">Definition 81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28"/>
    <w:bookmarkStart w:id="429" w:name="exm-orthogonal-matrix"/>
    <w:p>
      <w:pPr>
        <w:pStyle w:val="FirstParagraph"/>
      </w:pPr>
      <w:r>
        <w:rPr>
          <w:b/>
          <w:bCs/>
        </w:rPr>
        <w:t xml:space="preserve">Example 133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29"/>
    <w:bookmarkStart w:id="430" w:name="exm-not-orthogonal-matrix"/>
    <w:p>
      <w:pPr>
        <w:pStyle w:val="FirstParagraph"/>
      </w:pPr>
      <w:r>
        <w:rPr>
          <w:b/>
          <w:bCs/>
        </w:rPr>
        <w:t xml:space="preserve">Example 134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30"/>
    <w:bookmarkStart w:id="431" w:name="rem-orthogonal-matrix-columns"/>
    <w:p>
      <w:pPr>
        <w:pStyle w:val="BodyText"/>
      </w:pPr>
      <w:r>
        <w:rPr>
          <w:i/>
          <w:iCs/>
        </w:rPr>
        <w:t xml:space="preserve">Remark 30</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133</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31"/>
    <w:bookmarkStart w:id="432" w:name="thm-orthogonal-norm"/>
    <w:p>
      <w:pPr>
        <w:pStyle w:val="BodyText"/>
      </w:pPr>
      <w:r>
        <w:rPr>
          <w:b/>
          <w:bCs/>
        </w:rPr>
        <w:t xml:space="preserve">Theorem 71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81</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3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19</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33" w:name="exm-orthogonal-norm"/>
    <w:p>
      <w:pPr>
        <w:pStyle w:val="BodyText"/>
      </w:pPr>
      <w:r>
        <w:rPr>
          <w:b/>
          <w:bCs/>
        </w:rPr>
        <w:t xml:space="preserve">Example 135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133</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10</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33"/>
    <w:bookmarkEnd w:id="434"/>
    <w:bookmarkStart w:id="445" w:name="quadratic-forms"/>
    <w:p>
      <w:pPr>
        <w:pStyle w:val="Heading2"/>
      </w:pPr>
      <w:r>
        <w:t xml:space="preserve">15 Quadratic Forms</w:t>
      </w:r>
    </w:p>
    <w:bookmarkStart w:id="435" w:name="def-quadratic-form"/>
    <w:p>
      <w:pPr>
        <w:pStyle w:val="FirstParagraph"/>
      </w:pPr>
      <w:r>
        <w:rPr>
          <w:b/>
          <w:bCs/>
        </w:rPr>
        <w:t xml:space="preserve">Definition 82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35"/>
    <w:bookmarkStart w:id="438" w:name="rem-quadratic-forms-in-statistics"/>
    <w:p>
      <w:pPr>
        <w:pStyle w:val="BodyText"/>
      </w:pPr>
      <w:r>
        <w:rPr>
          <w:i/>
          <w:iCs/>
        </w:rPr>
        <w:t xml:space="preserve">Remark 31</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3"/>
        </w:numPr>
      </w:pPr>
      <w:r>
        <w:t xml:space="preserve">The residual sum of squares in linear regression</w:t>
      </w:r>
      <w:r>
        <w:t xml:space="preserve"> </w:t>
      </w:r>
      <w:r>
        <w:t xml:space="preserve">(see</w:t>
      </w:r>
      <w:r>
        <w:t xml:space="preserve"> </w:t>
      </w:r>
      <w:hyperlink r:id="rId436">
        <w:r>
          <w:rPr>
            <w:rStyle w:val="Hyperlink"/>
          </w:rPr>
          <w:t xml:space="preserve">Vector Calculus</w:t>
        </w:r>
      </w:hyperlink>
      <w:r>
        <w:t xml:space="preserve">)</w:t>
      </w:r>
      <w:r>
        <w:t xml:space="preserve"> </w:t>
      </w:r>
      <w:r>
        <w:t xml:space="preserve">is a quadratic form.</w:t>
      </w:r>
    </w:p>
    <w:p>
      <w:pPr>
        <w:pStyle w:val="Compact"/>
        <w:numPr>
          <w:ilvl w:val="0"/>
          <w:numId w:val="1073"/>
        </w:numPr>
      </w:pPr>
      <w:r>
        <w:t xml:space="preserve">The variance of a linear combination of estimates</w:t>
      </w:r>
      <w:r>
        <w:t xml:space="preserve"> </w:t>
      </w:r>
      <w:r>
        <w:t xml:space="preserve">(see</w:t>
      </w:r>
      <w:r>
        <w:t xml:space="preserve"> </w:t>
      </w:r>
      <w:hyperlink r:id="rId437">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38"/>
    <w:bookmarkStart w:id="439" w:name="thm-quadratic-form-additive"/>
    <w:p>
      <w:pPr>
        <w:pStyle w:val="FirstParagraph"/>
      </w:pPr>
      <w:r>
        <w:rPr>
          <w:b/>
          <w:bCs/>
        </w:rPr>
        <w:t xml:space="preserve">Theorem 72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rPr>
                  <m:sty m:val="p"/>
                </m:rPr>
                <m:t>,</m:t>
              </m:r>
            </m:e>
            <m:e>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t>&amp;</m:t>
              </m:r>
              <m:r>
                <m:rPr>
                  <m:sty m:val="p"/>
                </m:rPr>
                <m:t>=</m:t>
              </m:r>
              <m:r>
                <m:t>c</m:t>
              </m:r>
              <m:r>
                <m:t> </m:t>
              </m:r>
              <m:sSup>
                <m:e>
                  <m:acc>
                    <m:accPr>
                      <m:chr m:val="̃"/>
                    </m:accPr>
                    <m:e>
                      <m:r>
                        <m:t>x</m:t>
                      </m:r>
                    </m:e>
                  </m:acc>
                </m:e>
                <m:sup>
                  <m:r>
                    <m:rPr>
                      <m:sty m:val="p"/>
                    </m:rPr>
                    <m:t>⊤</m:t>
                  </m:r>
                </m:sup>
              </m:sSup>
              <m:r>
                <m:rPr>
                  <m:sty m:val="bi"/>
                </m:rPr>
                <m:t>A</m:t>
              </m:r>
              <m:acc>
                <m:accPr>
                  <m:chr m:val="̃"/>
                </m:accPr>
                <m:e>
                  <m:r>
                    <m:t>x</m:t>
                  </m:r>
                </m:e>
              </m:acc>
              <m:r>
                <m:rPr>
                  <m:sty m:val="p"/>
                </m:rPr>
                <m:t>.</m:t>
              </m:r>
            </m:e>
          </m:eqArr>
        </m:oMath>
      </m:oMathPara>
    </w:p>
    <w:p>
      <w:pPr>
        <w:pStyle w:val="FirstParagraph"/>
      </w:pPr>
      <w:r>
        <w:t xml:space="preserve">So for a fixed</w:t>
      </w:r>
      <w:r>
        <w:t xml:space="preserve"> </w:t>
      </w:r>
      <m:oMath>
        <m:acc>
          <m:accPr>
            <m:chr m:val="̃"/>
          </m:accPr>
          <m:e>
            <m:r>
              <m:t>x</m:t>
            </m:r>
          </m:e>
        </m:acc>
      </m:oMath>
      <w:r>
        <w:t xml:space="preserve">, the map</w:t>
      </w:r>
      <w:r>
        <w:t xml:space="preserve"> </w:t>
      </w:r>
      <m:oMath>
        <m:r>
          <m:rPr>
            <m:sty m:val="bi"/>
          </m:rPr>
          <m:t>S</m:t>
        </m:r>
        <m:r>
          <m:rPr>
            <m:sty m:val="p"/>
          </m:rPr>
          <m:t>↦</m:t>
        </m:r>
        <m:sSup>
          <m:e>
            <m:acc>
              <m:accPr>
                <m:chr m:val="̃"/>
              </m:accPr>
              <m:e>
                <m:r>
                  <m:t>x</m:t>
                </m:r>
              </m:e>
            </m:acc>
          </m:e>
          <m:sup>
            <m:r>
              <m:rPr>
                <m:sty m:val="p"/>
              </m:rPr>
              <m:t>⊤</m:t>
            </m:r>
          </m:sup>
        </m:sSup>
        <m:r>
          <m:rPr>
            <m:sty m:val="bi"/>
          </m:rPr>
          <m:t>S</m:t>
        </m:r>
        <m:acc>
          <m:accPr>
            <m:chr m:val="̃"/>
          </m:accPr>
          <m:e>
            <m:r>
              <m:t>x</m:t>
            </m:r>
          </m:e>
        </m:acc>
      </m:oMath>
      <w:r>
        <w:t xml:space="preserve"> </w:t>
      </w:r>
      <w:r>
        <w:t xml:space="preserve">is linear in</w:t>
      </w:r>
      <w:r>
        <w:t xml:space="preserve"> </w:t>
      </w:r>
      <m:oMath>
        <m:r>
          <m:rPr>
            <m:sty m:val="bi"/>
          </m:rPr>
          <m:t>S</m:t>
        </m:r>
      </m:oMath>
      <w:r>
        <w:t xml:space="preserve">.</w:t>
      </w:r>
    </w:p>
    <w:bookmarkEnd w:id="439"/>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r>
                <m:t>​</m:t>
              </m:r>
              <m:d>
                <m:dPr>
                  <m:begChr m:val="("/>
                  <m:sepChr m:val=""/>
                  <m:endChr m:val=")"/>
                  <m:grow/>
                </m:dPr>
                <m:e>
                  <m:sSup>
                    <m:e>
                      <m:acc>
                        <m:accPr>
                          <m:chr m:val="̃"/>
                        </m:accPr>
                        <m:e>
                          <m:r>
                            <m:t>x</m:t>
                          </m:r>
                        </m:e>
                      </m:acc>
                    </m:e>
                    <m:sup>
                      <m:r>
                        <m:rPr>
                          <m:sty m:val="p"/>
                        </m:rPr>
                        <m:t>⊤</m:t>
                      </m:r>
                    </m:sup>
                  </m:sSup>
                  <m:r>
                    <m:rPr>
                      <m:sty m:val="bi"/>
                    </m:rPr>
                    <m:t>A</m:t>
                  </m:r>
                  <m:r>
                    <m:rPr>
                      <m:sty m:val="p"/>
                    </m:rPr>
                    <m:t>+</m:t>
                  </m:r>
                  <m:sSup>
                    <m:e>
                      <m:acc>
                        <m:accPr>
                          <m:chr m:val="̃"/>
                        </m:accPr>
                        <m:e>
                          <m:r>
                            <m:t>x</m:t>
                          </m:r>
                        </m:e>
                      </m:acc>
                    </m:e>
                    <m:sup>
                      <m:r>
                        <m:rPr>
                          <m:sty m:val="p"/>
                        </m:rPr>
                        <m:t>⊤</m:t>
                      </m:r>
                    </m:sup>
                  </m:sSup>
                  <m:r>
                    <m:rPr>
                      <m:sty m:val="bi"/>
                    </m:rPr>
                    <m:t>B</m:t>
                  </m:r>
                </m:e>
              </m:d>
              <m:r>
                <m:t>​</m:t>
              </m:r>
              <m:acc>
                <m:accPr>
                  <m:chr m:val="̃"/>
                </m:accPr>
                <m:e>
                  <m:r>
                    <m:t>x</m:t>
                  </m:r>
                </m:e>
              </m:acc>
              <m:r>
                <m:t>&amp;</m:t>
              </m:r>
              <m:r>
                <m:t>&amp;</m:t>
              </m:r>
              <m:r>
                <m:rPr>
                  <m:nor/>
                  <m:sty m:val="p"/>
                </m:rPr>
                <m:t>(distribute </m:t>
              </m:r>
              <m:sSup>
                <m:e>
                  <m:acc>
                    <m:accPr>
                      <m:chr m:val="̃"/>
                    </m:accPr>
                    <m:e>
                      <m:r>
                        <m:t>x</m:t>
                      </m:r>
                    </m:e>
                  </m:acc>
                </m:e>
                <m:sup>
                  <m:r>
                    <m:rPr>
                      <m:sty m:val="p"/>
                    </m:rPr>
                    <m:t>⊤</m:t>
                  </m:r>
                </m:sup>
              </m:sSup>
              <m:r>
                <m:rPr>
                  <m:nor/>
                  <m:sty m:val="p"/>
                </m:rPr>
                <m:t> over the sum)</m:t>
              </m:r>
            </m:e>
            <m:e>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t>&amp;</m:t>
              </m:r>
              <m:r>
                <m:t>&amp;</m:t>
              </m:r>
              <m:r>
                <m:rPr>
                  <m:nor/>
                  <m:sty m:val="p"/>
                </m:rPr>
                <m:t>(distribute </m:t>
              </m:r>
              <m:acc>
                <m:accPr>
                  <m:chr m:val="̃"/>
                </m:accPr>
                <m:e>
                  <m:r>
                    <m:t>x</m:t>
                  </m:r>
                </m:e>
              </m:acc>
              <m:r>
                <m:rPr>
                  <m:nor/>
                  <m:sty m:val="p"/>
                </m:rPr>
                <m:t> over the sum)</m:t>
              </m:r>
            </m:e>
          </m:eqArr>
        </m:oMath>
      </m:oMathPara>
    </w:p>
    <w:p>
      <w:pPr>
        <w:pStyle w:val="FirstParagraph"/>
      </w:pPr>
      <w:r>
        <w:t xml:space="preserve">For the scalar, a number can be moved out of any product, so</w:t>
      </w:r>
      <w:r>
        <w:t xml:space="preserve"> </w:t>
      </w:r>
      <m:oMath>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rPr>
            <m:sty m:val="p"/>
          </m:rPr>
          <m:t>=</m:t>
        </m:r>
        <m:r>
          <m:t>c</m:t>
        </m:r>
        <m:r>
          <m:t> </m:t>
        </m:r>
        <m:sSup>
          <m:e>
            <m:acc>
              <m:accPr>
                <m:chr m:val="̃"/>
              </m:accPr>
              <m:e>
                <m:r>
                  <m:t>x</m:t>
                </m:r>
              </m:e>
            </m:acc>
          </m:e>
          <m:sup>
            <m:r>
              <m:rPr>
                <m:sty m:val="p"/>
              </m:rPr>
              <m:t>⊤</m:t>
            </m:r>
          </m:sup>
        </m:sSup>
        <m:r>
          <m:rPr>
            <m:sty m:val="bi"/>
          </m:rPr>
          <m:t>A</m:t>
        </m:r>
        <m:acc>
          <m:accPr>
            <m:chr m:val="̃"/>
          </m:accPr>
          <m:e>
            <m:r>
              <m:t>x</m:t>
            </m:r>
          </m:e>
        </m:acc>
      </m:oMath>
      <w:r>
        <w:t xml:space="preserve">.</w:t>
      </w:r>
    </w:p>
    <w:bookmarkStart w:id="440" w:name="exm-quadratic-form-additive"/>
    <w:p>
      <w:pPr>
        <w:pStyle w:val="BodyText"/>
      </w:pPr>
      <w:r>
        <w:rPr>
          <w:b/>
          <w:bCs/>
        </w:rPr>
        <w:t xml:space="preserve">Example 136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1</m:t>
              </m:r>
              <m:r>
                <m:rPr>
                  <m:sty m:val="p"/>
                </m:rPr>
                <m:t>+</m:t>
              </m:r>
              <m:r>
                <m:t>4</m:t>
              </m:r>
              <m:r>
                <m:rPr>
                  <m:sty m:val="p"/>
                </m:rPr>
                <m:t>+</m:t>
              </m:r>
              <m:r>
                <m:t>12</m:t>
              </m:r>
              <m:r>
                <m:rPr>
                  <m:sty m:val="p"/>
                </m:rPr>
                <m:t>=</m:t>
              </m:r>
              <m:r>
                <m:t>17</m:t>
              </m:r>
              <m:r>
                <m:rPr>
                  <m:sty m:val="p"/>
                </m:rPr>
                <m:t>,</m:t>
              </m:r>
            </m:e>
            <m:e>
              <m:sSup>
                <m:e>
                  <m:acc>
                    <m:accPr>
                      <m:chr m:val="̃"/>
                    </m:accPr>
                    <m:e>
                      <m:r>
                        <m:t>x</m:t>
                      </m:r>
                    </m:e>
                  </m:acc>
                </m:e>
                <m:sup>
                  <m:r>
                    <m:rPr>
                      <m:sty m:val="p"/>
                    </m:rPr>
                    <m:t>⊤</m:t>
                  </m:r>
                </m:sup>
              </m:sSup>
              <m:r>
                <m:rPr>
                  <m:sty m:val="bi"/>
                </m:rPr>
                <m:t>I</m:t>
              </m:r>
              <m:acc>
                <m:accPr>
                  <m:chr m:val="̃"/>
                </m:accPr>
                <m:e>
                  <m:r>
                    <m:t>x</m:t>
                  </m:r>
                </m:e>
              </m:acc>
              <m:r>
                <m:t>&amp;</m:t>
              </m:r>
              <m:r>
                <m:rPr>
                  <m:sty m:val="p"/>
                </m:rPr>
                <m:t>=</m:t>
              </m:r>
              <m:r>
                <m:t>1</m:t>
              </m:r>
              <m:r>
                <m:rPr>
                  <m:sty m:val="p"/>
                </m:rPr>
                <m:t>+</m:t>
              </m:r>
              <m:r>
                <m:t>4</m:t>
              </m:r>
              <m:r>
                <m:rPr>
                  <m:sty m:val="p"/>
                </m:rPr>
                <m:t>=</m:t>
              </m:r>
              <m:r>
                <m:t>5</m:t>
              </m:r>
              <m:r>
                <m:rPr>
                  <m:sty m:val="p"/>
                </m:rPr>
                <m:t>,</m:t>
              </m:r>
            </m:e>
            <m:e>
              <m:sSup>
                <m:e>
                  <m:acc>
                    <m:accPr>
                      <m:chr m:val="̃"/>
                    </m:accPr>
                    <m:e>
                      <m:r>
                        <m:t>x</m:t>
                      </m:r>
                    </m:e>
                  </m:acc>
                </m:e>
                <m:sup>
                  <m:r>
                    <m:rPr>
                      <m:sty m:val="p"/>
                    </m:rPr>
                    <m:t>⊤</m:t>
                  </m:r>
                </m:sup>
              </m:sSup>
              <m:r>
                <m:rPr>
                  <m:sty m:val="p"/>
                </m:rPr>
                <m:t>(</m:t>
              </m:r>
              <m:r>
                <m:rPr>
                  <m:sty m:val="bi"/>
                </m:rPr>
                <m:t>A</m:t>
              </m:r>
              <m:r>
                <m:rPr>
                  <m:sty m:val="p"/>
                </m:rPr>
                <m:t>+</m:t>
              </m:r>
              <m:r>
                <m:rPr>
                  <m:sty m:val="bi"/>
                </m:rPr>
                <m:t>I</m:t>
              </m:r>
              <m:r>
                <m:rPr>
                  <m:sty m:val="p"/>
                </m:rPr>
                <m:t>)</m:t>
              </m:r>
              <m:acc>
                <m:accPr>
                  <m:chr m:val="̃"/>
                </m:accPr>
                <m:e>
                  <m:r>
                    <m:t>x</m:t>
                  </m:r>
                </m:e>
              </m:acc>
              <m:r>
                <m:t>&amp;</m:t>
              </m:r>
              <m:r>
                <m:rPr>
                  <m:sty m:val="p"/>
                </m:rPr>
                <m:t>=</m:t>
              </m:r>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2</m:t>
                        </m:r>
                      </m:e>
                      <m:e>
                        <m:r>
                          <m:t>2</m:t>
                        </m:r>
                      </m:e>
                    </m:mr>
                    <m:mr>
                      <m:e>
                        <m:r>
                          <m:t>0</m:t>
                        </m:r>
                      </m:e>
                      <m:e>
                        <m:r>
                          <m:t>4</m:t>
                        </m:r>
                      </m:e>
                    </m:mr>
                  </m:m>
                </m:e>
              </m:d>
              <m:acc>
                <m:accPr>
                  <m:chr m:val="̃"/>
                </m:accPr>
                <m:e>
                  <m:r>
                    <m:t>x</m:t>
                  </m:r>
                </m:e>
              </m:acc>
            </m:e>
            <m:e>
              <m:r>
                <m:t>&amp;</m:t>
              </m:r>
              <m:r>
                <m:rPr>
                  <m:sty m:val="p"/>
                </m:rPr>
                <m:t>=</m:t>
              </m:r>
              <m:r>
                <m:t>2</m:t>
              </m:r>
              <m:r>
                <m:rPr>
                  <m:sty m:val="p"/>
                </m:rPr>
                <m:t>+</m:t>
              </m:r>
              <m:r>
                <m:t>4</m:t>
              </m:r>
              <m:r>
                <m:rPr>
                  <m:sty m:val="p"/>
                </m:rPr>
                <m:t>+</m:t>
              </m:r>
              <m:r>
                <m:t>16</m:t>
              </m:r>
            </m:e>
            <m:e>
              <m:r>
                <m:t>&amp;</m:t>
              </m:r>
              <m:r>
                <m:rPr>
                  <m:sty m:val="p"/>
                </m:rPr>
                <m:t>=</m:t>
              </m:r>
              <m:r>
                <m:t>22</m:t>
              </m:r>
              <m:r>
                <m:rPr>
                  <m:sty m:val="p"/>
                </m:rPr>
                <m:t>,</m:t>
              </m:r>
            </m:e>
          </m:eqArr>
        </m:oMath>
      </m:oMathPara>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m:oMath>
        <m:sSup>
          <m:e>
            <m:acc>
              <m:accPr>
                <m:chr m:val="̃"/>
              </m:accPr>
              <m:e>
                <m:r>
                  <m:t>x</m:t>
                </m:r>
              </m:e>
            </m:acc>
          </m:e>
          <m:sup>
            <m:r>
              <m:rPr>
                <m:sty m:val="p"/>
              </m:rPr>
              <m:t>⊤</m:t>
            </m:r>
          </m:sup>
        </m:sSup>
        <m:r>
          <m:rPr>
            <m:sty m:val="p"/>
          </m:rPr>
          <m:t>(</m:t>
        </m:r>
        <m:r>
          <m:rPr>
            <m:sty m:val="bi"/>
          </m:rPr>
          <m:t>A</m:t>
        </m:r>
        <m:r>
          <m:rPr>
            <m:sty m:val="p"/>
          </m:rPr>
          <m:t>+</m:t>
        </m:r>
        <m:r>
          <m:t>c</m:t>
        </m:r>
        <m:r>
          <m:t> </m:t>
        </m:r>
        <m:r>
          <m:rPr>
            <m:sty m:val="bi"/>
          </m:rPr>
          <m:t>I</m:t>
        </m:r>
        <m:r>
          <m:rPr>
            <m:sty m:val="p"/>
          </m:rPr>
          <m:t>)</m:t>
        </m:r>
        <m:acc>
          <m:accPr>
            <m:chr m:val="̃"/>
          </m:accPr>
          <m:e>
            <m:r>
              <m:t>x</m:t>
            </m:r>
          </m:e>
        </m:acc>
        <m:r>
          <m:rPr>
            <m:sty m:val="p"/>
          </m:rPr>
          <m:t>=</m:t>
        </m:r>
        <m:sSup>
          <m:e>
            <m:acc>
              <m:accPr>
                <m:chr m:val="̃"/>
              </m:accPr>
              <m:e>
                <m:r>
                  <m:t>x</m:t>
                </m:r>
              </m:e>
            </m:acc>
          </m:e>
          <m:sup>
            <m:r>
              <m:rPr>
                <m:sty m:val="p"/>
              </m:rPr>
              <m:t>⊤</m:t>
            </m:r>
          </m:sup>
        </m:sSup>
        <m:r>
          <m:rPr>
            <m:sty m:val="bi"/>
          </m:rPr>
          <m:t>A</m:t>
        </m:r>
        <m:acc>
          <m:accPr>
            <m:chr m:val="̃"/>
          </m:accPr>
          <m:e>
            <m:r>
              <m:t>x</m:t>
            </m:r>
          </m:e>
        </m:acc>
        <m:r>
          <m:rPr>
            <m:sty m:val="p"/>
          </m:rPr>
          <m:t>+</m:t>
        </m:r>
        <m:r>
          <m:t>c</m:t>
        </m:r>
        <m:r>
          <m:t> </m:t>
        </m:r>
        <m:r>
          <m:t>​</m:t>
        </m:r>
        <m:d>
          <m:dPr>
            <m:begChr m:val="∥"/>
            <m:sepChr m:val=""/>
            <m:endChr m:val="∥"/>
            <m:grow/>
          </m:dPr>
          <m:e>
            <m:acc>
              <m:accPr>
                <m:chr m:val="̃"/>
              </m:accPr>
              <m:e>
                <m:r>
                  <m:t>x</m:t>
                </m:r>
              </m:e>
            </m:acc>
          </m:e>
        </m:d>
        <m:sSup>
          <m:e>
            <m:r>
              <m:t>​</m:t>
            </m:r>
          </m:e>
          <m:sup>
            <m:r>
              <m:t>2</m:t>
            </m:r>
          </m:sup>
        </m:sSup>
      </m:oMath>
      <w:r>
        <w:t xml:space="preserve"> </w:t>
      </w:r>
      <w:r>
        <w:t xml:space="preserve">for every number</w:t>
      </w:r>
      <w:r>
        <w:t xml:space="preserve"> </w:t>
      </w:r>
      <m:oMath>
        <m:r>
          <m:t>c</m:t>
        </m:r>
      </m:oMath>
      <w:r>
        <w:t xml:space="preserve">, because</w:t>
      </w:r>
      <w:r>
        <w:t xml:space="preserve"> </w:t>
      </w:r>
      <m:oMath>
        <m:sSup>
          <m:e>
            <m:acc>
              <m:accPr>
                <m:chr m:val="̃"/>
              </m:accPr>
              <m:e>
                <m:r>
                  <m:t>x</m:t>
                </m:r>
              </m:e>
            </m:acc>
          </m:e>
          <m:sup>
            <m:r>
              <m:rPr>
                <m:sty m:val="p"/>
              </m:rPr>
              <m:t>⊤</m:t>
            </m:r>
          </m:sup>
        </m:sSup>
        <m:r>
          <m:rPr>
            <m:sty m:val="bi"/>
          </m:rPr>
          <m:t>I</m:t>
        </m:r>
        <m:acc>
          <m:accPr>
            <m:chr m:val="̃"/>
          </m:accPr>
          <m:e>
            <m:r>
              <m:t>x</m:t>
            </m:r>
          </m:e>
        </m:acc>
        <m:r>
          <m:rPr>
            <m:sty m:val="p"/>
          </m:rPr>
          <m:t>=</m:t>
        </m:r>
        <m:sSup>
          <m:e>
            <m:acc>
              <m:accPr>
                <m:chr m:val="̃"/>
              </m:accPr>
              <m:e>
                <m:r>
                  <m:t>x</m:t>
                </m:r>
              </m:e>
            </m:acc>
          </m:e>
          <m:sup>
            <m:r>
              <m:rPr>
                <m:sty m:val="p"/>
              </m:rPr>
              <m:t>⊤</m:t>
            </m:r>
          </m:sup>
        </m:sSup>
        <m:acc>
          <m:accPr>
            <m:chr m:val="̃"/>
          </m:accPr>
          <m:e>
            <m:r>
              <m:t>x</m:t>
            </m:r>
          </m:e>
        </m:acc>
        <m:r>
          <m:rPr>
            <m:sty m:val="p"/>
          </m:rPr>
          <m:t>=</m:t>
        </m:r>
        <m:r>
          <m:t>​</m:t>
        </m:r>
        <m:d>
          <m:dPr>
            <m:begChr m:val="∥"/>
            <m:sepChr m:val=""/>
            <m:endChr m:val="∥"/>
            <m:grow/>
          </m:dPr>
          <m:e>
            <m:acc>
              <m:accPr>
                <m:chr m:val="̃"/>
              </m:accPr>
              <m:e>
                <m:r>
                  <m:t>x</m:t>
                </m:r>
              </m:e>
            </m:acc>
          </m:e>
        </m:d>
        <m:sSup>
          <m:e>
            <m:r>
              <m:t>​</m:t>
            </m:r>
          </m:e>
          <m:sup>
            <m:r>
              <m:t>2</m:t>
            </m:r>
          </m:sup>
        </m:sSup>
      </m:oMath>
      <w:r>
        <w:t xml:space="preserve">.</w:t>
      </w:r>
      <w:r>
        <w:t xml:space="preserve"> </w:t>
      </w:r>
      <w:r>
        <w:t xml:space="preserve">This is how two quadratic terms in the same vector combine into a single quadratic form.</w:t>
      </w:r>
    </w:p>
    <w:bookmarkEnd w:id="440"/>
    <w:bookmarkStart w:id="441" w:name="def-symmetric-part"/>
    <w:p>
      <w:pPr>
        <w:pStyle w:val="BodyText"/>
      </w:pPr>
      <w:r>
        <w:rPr>
          <w:b/>
          <w:bCs/>
        </w:rPr>
        <w:t xml:space="preserve">Definition 83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41"/>
    <w:bookmarkStart w:id="442" w:name="exm-symmetric-part"/>
    <w:p>
      <w:pPr>
        <w:pStyle w:val="FirstParagraph"/>
      </w:pPr>
      <w:r>
        <w:rPr>
          <w:b/>
          <w:bCs/>
        </w:rPr>
        <w:t xml:space="preserve">Example 137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42"/>
    <w:bookmarkStart w:id="443" w:name="thm-quadratic-form-symmetric"/>
    <w:p>
      <w:pPr>
        <w:pStyle w:val="BodyText"/>
      </w:pPr>
      <w:r>
        <w:rPr>
          <w:b/>
          <w:bCs/>
        </w:rPr>
        <w:t xml:space="preserve">Theorem 73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83</w:t>
        </w:r>
      </w:hyperlink>
      <w:r>
        <w:t xml:space="preserve">) of</w:t>
      </w:r>
      <w:r>
        <w:t xml:space="preserve"> </w:t>
      </w:r>
      <m:oMath>
        <m:r>
          <m:rPr>
            <m:sty m:val="bi"/>
          </m:rPr>
          <m:t>S</m:t>
        </m:r>
      </m:oMath>
      <w:r>
        <w:t xml:space="preserve">.</w:t>
      </w:r>
    </w:p>
    <w:bookmarkEnd w:id="443"/>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44" w:name="exm-quadratic-form-symmetric"/>
    <w:p>
      <w:pPr>
        <w:pStyle w:val="BodyText"/>
      </w:pPr>
      <w:r>
        <w:rPr>
          <w:b/>
          <w:bCs/>
        </w:rPr>
        <w:t xml:space="preserve">Example 138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137</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44"/>
    <w:bookmarkEnd w:id="445"/>
    <w:bookmarkStart w:id="460" w:name="trace-and-matrix-inner-product"/>
    <w:p>
      <w:pPr>
        <w:pStyle w:val="Heading2"/>
      </w:pPr>
      <w:r>
        <w:t xml:space="preserve">16 Trace and Matrix Inner Product</w:t>
      </w:r>
    </w:p>
    <w:bookmarkStart w:id="446" w:name="def-trace"/>
    <w:p>
      <w:pPr>
        <w:pStyle w:val="FirstParagraph"/>
      </w:pPr>
      <w:r>
        <w:rPr>
          <w:b/>
          <w:bCs/>
        </w:rPr>
        <w:t xml:space="preserve">Definition 84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46"/>
    <w:bookmarkStart w:id="447" w:name="exm-trace"/>
    <w:p>
      <w:pPr>
        <w:pStyle w:val="FirstParagraph"/>
      </w:pPr>
      <w:r>
        <w:rPr>
          <w:b/>
          <w:bCs/>
        </w:rPr>
        <w:t xml:space="preserve">Example 139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47"/>
    <w:bookmarkStart w:id="448" w:name="thm-trace-cyclic"/>
    <w:p>
      <w:pPr>
        <w:pStyle w:val="FirstParagraph"/>
      </w:pPr>
      <w:r>
        <w:rPr>
          <w:b/>
          <w:bCs/>
        </w:rPr>
        <w:t xml:space="preserve">Theorem 74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48"/>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49" w:name="exm-trace-cyclic"/>
    <w:p>
      <w:pPr>
        <w:pStyle w:val="FirstParagraph"/>
      </w:pPr>
      <w:r>
        <w:rPr>
          <w:b/>
          <w:bCs/>
        </w:rPr>
        <w:t xml:space="preserve">Example 140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49"/>
    <w:bookmarkStart w:id="450" w:name="rem-trace-cyclic-triple"/>
    <w:p>
      <w:pPr>
        <w:pStyle w:val="BodyText"/>
      </w:pPr>
      <w:r>
        <w:rPr>
          <w:i/>
          <w:iCs/>
        </w:rPr>
        <w:t xml:space="preserve">Remark 32</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74</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50"/>
    <w:bookmarkStart w:id="451" w:name="def-matrix-inner-product"/>
    <w:p>
      <w:pPr>
        <w:pStyle w:val="FirstParagraph"/>
      </w:pPr>
      <w:r>
        <w:rPr>
          <w:b/>
          <w:bCs/>
        </w:rPr>
        <w:t xml:space="preserve">Definition 85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51"/>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52" w:name="thm-matrix-inner-product-entries"/>
    <w:p>
      <w:pPr>
        <w:pStyle w:val="BodyText"/>
      </w:pPr>
      <w:r>
        <w:rPr>
          <w:b/>
          <w:bCs/>
        </w:rPr>
        <w:t xml:space="preserve">Theorem 75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52"/>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53" w:name="exm-matrix-inner-product"/>
    <w:p>
      <w:pPr>
        <w:pStyle w:val="FirstParagraph"/>
      </w:pPr>
      <w:r>
        <w:rPr>
          <w:b/>
          <w:bCs/>
        </w:rPr>
        <w:t xml:space="preserve">Example 141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85</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75</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53"/>
    <w:bookmarkStart w:id="454" w:name="rem-matrix-inner-product-dot-product"/>
    <w:p>
      <w:pPr>
        <w:pStyle w:val="FirstParagraph"/>
      </w:pPr>
      <w:r>
        <w:rPr>
          <w:i/>
          <w:iCs/>
        </w:rPr>
        <w:t xml:space="preserve">Remark 33</w:t>
      </w:r>
      <w:r>
        <w:t xml:space="preserve"> (The matrix inner product as a dot product). </w:t>
      </w:r>
      <w:hyperlink w:anchor="thm-matrix-inner-product-entries">
        <w:r>
          <w:rPr>
            <w:rStyle w:val="Hyperlink"/>
          </w:rPr>
          <w:t xml:space="preserve">Theorem 75</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141</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bookmarkEnd w:id="454"/>
    <w:bookmarkStart w:id="455" w:name="def-frobenius-norm"/>
    <w:p>
      <w:pPr>
        <w:pStyle w:val="FirstParagraph"/>
      </w:pPr>
      <w:r>
        <w:rPr>
          <w:b/>
          <w:bCs/>
        </w:rPr>
        <w:t xml:space="preserve">Definition 86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85</w:t>
        </w:r>
      </w:hyperlink>
      <w:r>
        <w:t xml:space="preserve">).</w:t>
      </w:r>
    </w:p>
    <w:bookmarkEnd w:id="455"/>
    <w:bookmarkStart w:id="456" w:name="exm-frobenius-norm"/>
    <w:p>
      <w:pPr>
        <w:pStyle w:val="BodyText"/>
      </w:pPr>
      <w:r>
        <w:rPr>
          <w:b/>
          <w:bCs/>
        </w:rPr>
        <w:t xml:space="preserve">Example 142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75</w:t>
        </w:r>
      </w:hyperlink>
      <w:r>
        <w:t xml:space="preserve">.</w:t>
      </w:r>
    </w:p>
    <w:bookmarkEnd w:id="456"/>
    <w:bookmarkStart w:id="457" w:name="rem-frobenius-norm-entries"/>
    <w:p>
      <w:pPr>
        <w:pStyle w:val="BodyText"/>
      </w:pPr>
      <w:r>
        <w:rPr>
          <w:i/>
          <w:iCs/>
        </w:rPr>
        <w:t xml:space="preserve">Remark 34</w:t>
      </w:r>
      <w:r>
        <w:t xml:space="preserve"> (The Frobenius norm is the Euclidean norm of the entries). </w:t>
      </w:r>
      <w:r>
        <w:t xml:space="preserve">By</w:t>
      </w:r>
      <w:r>
        <w:t xml:space="preserve"> </w:t>
      </w:r>
      <w:hyperlink w:anchor="thm-matrix-inner-product-entries">
        <w:r>
          <w:rPr>
            <w:rStyle w:val="Hyperlink"/>
          </w:rPr>
          <w:t xml:space="preserve">Theorem 75</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142</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57"/>
    <w:bookmarkStart w:id="458" w:name="thm-frobenius-norm-columns"/>
    <w:p>
      <w:pPr>
        <w:pStyle w:val="FirstParagraph"/>
      </w:pPr>
      <w:r>
        <w:rPr>
          <w:b/>
          <w:bCs/>
        </w:rPr>
        <w:t xml:space="preserve">Theorem 76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58"/>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34</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59" w:name="exm-frobenius-norm-columns"/>
    <w:p>
      <w:pPr>
        <w:pStyle w:val="FirstParagraph"/>
      </w:pPr>
      <w:r>
        <w:rPr>
          <w:b/>
          <w:bCs/>
        </w:rPr>
        <w:t xml:space="preserve">Example 143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142</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76</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142</w:t>
        </w:r>
      </w:hyperlink>
      <w:r>
        <w:t xml:space="preserve">.</w:t>
      </w:r>
    </w:p>
    <w:bookmarkEnd w:id="459"/>
    <w:bookmarkEnd w:id="460"/>
    <w:bookmarkStart w:id="484" w:name="matrix-decompositions"/>
    <w:p>
      <w:pPr>
        <w:pStyle w:val="Heading2"/>
      </w:pPr>
      <w:r>
        <w:t xml:space="preserve">17 Matrix Decompositions</w:t>
      </w:r>
    </w:p>
    <w:bookmarkStart w:id="461" w:name="def-eigenvalue"/>
    <w:p>
      <w:pPr>
        <w:pStyle w:val="FirstParagraph"/>
      </w:pPr>
      <w:r>
        <w:rPr>
          <w:b/>
          <w:bCs/>
        </w:rPr>
        <w:t xml:space="preserve">Definition 87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61"/>
    <w:bookmarkStart w:id="462" w:name="exm-eigenvalue"/>
    <w:p>
      <w:pPr>
        <w:pStyle w:val="BodyText"/>
      </w:pPr>
      <w:r>
        <w:rPr>
          <w:b/>
          <w:bCs/>
        </w:rPr>
        <w:t xml:space="preserve">Example 144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62"/>
    <w:bookmarkStart w:id="463" w:name="rem-eigenvector-multiples"/>
    <w:p>
      <w:pPr>
        <w:pStyle w:val="FirstParagraph"/>
      </w:pPr>
      <w:r>
        <w:rPr>
          <w:i/>
          <w:iCs/>
        </w:rPr>
        <w:t xml:space="preserve">Remark 35</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144</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63"/>
    <w:bookmarkStart w:id="464" w:name="exm-not-eigenvector"/>
    <w:p>
      <w:pPr>
        <w:pStyle w:val="FirstParagraph"/>
      </w:pPr>
      <w:r>
        <w:rPr>
          <w:b/>
          <w:bCs/>
        </w:rPr>
        <w:t xml:space="preserve">Example 145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64"/>
    <w:bookmarkStart w:id="466" w:name="rem-real-eigenvalues"/>
    <w:p>
      <w:pPr>
        <w:pStyle w:val="BodyText"/>
      </w:pPr>
      <w:r>
        <w:rPr>
          <w:i/>
          <w:iCs/>
        </w:rPr>
        <w:t xml:space="preserve">Remark 36</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65">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66"/>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67" name="Picture"/>
                  <a:graphic>
                    <a:graphicData uri="http://schemas.openxmlformats.org/drawingml/2006/picture">
                      <pic:pic>
                        <pic:nvPicPr>
                          <pic:cNvPr descr="/opt/quarto/share/formats/docx/tip.png" id="468"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5">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4"/>
              </w:numPr>
            </w:pPr>
            <w:hyperlink r:id="rId469">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87</w:t>
              </w:r>
            </w:hyperlink>
            <w:r>
              <w:t xml:space="preserve">).</w:t>
            </w:r>
          </w:p>
          <w:p/>
        </w:tc>
      </w:tr>
    </w:tbl>
    <w:bookmarkStart w:id="470" w:name="thm-spectral"/>
    <w:p>
      <w:pPr>
        <w:pStyle w:val="FirstParagraph"/>
      </w:pPr>
      <w:r>
        <w:rPr>
          <w:b/>
          <w:bCs/>
        </w:rPr>
        <w:t xml:space="preserve">Theorem 77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74</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81</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75</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87</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70"/>
    <w:bookmarkStart w:id="471" w:name="rem-spectral-equivalent-form"/>
    <w:p>
      <w:pPr>
        <w:pStyle w:val="BodyText"/>
      </w:pPr>
      <w:r>
        <w:rPr>
          <w:i/>
          <w:iCs/>
        </w:rPr>
        <w:t xml:space="preserve">Remark 37</w:t>
      </w:r>
      <w:r>
        <w:t xml:space="preserve"> (An equivalent form of the spectral theorem). </w:t>
      </w:r>
      <w:r>
        <w:t xml:space="preserve">The proof, by</w:t>
      </w:r>
      <w:r>
        <w:t xml:space="preserve"> </w:t>
      </w:r>
      <w:hyperlink r:id="rId137">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30</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144</w:t>
        </w:r>
      </w:hyperlink>
      <w:r>
        <w:t xml:space="preserve"> </w:t>
      </w:r>
      <w:r>
        <w:t xml:space="preserve">on its diagonal.</w:t>
      </w:r>
    </w:p>
    <w:bookmarkEnd w:id="471"/>
    <w:bookmarkStart w:id="472" w:name="def-eigendecomposition"/>
    <w:p>
      <w:pPr>
        <w:pStyle w:val="BodyText"/>
      </w:pPr>
      <w:r>
        <w:rPr>
          <w:b/>
          <w:bCs/>
        </w:rPr>
        <w:t xml:space="preserve">Definition 88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81</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75</w:t>
        </w:r>
      </w:hyperlink>
      <w:r>
        <w:t xml:space="preserve">).</w:t>
      </w:r>
    </w:p>
    <w:bookmarkEnd w:id="472"/>
    <w:bookmarkStart w:id="473" w:name="exm-spectral"/>
    <w:p>
      <w:pPr>
        <w:pStyle w:val="BodyText"/>
      </w:pPr>
      <w:r>
        <w:rPr>
          <w:b/>
          <w:bCs/>
        </w:rPr>
        <w:t xml:space="preserve">Example 146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144</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73"/>
    <w:bookmarkStart w:id="474" w:name="rem-eigendecomposition-not-unique"/>
    <w:p>
      <w:pPr>
        <w:pStyle w:val="BodyText"/>
      </w:pPr>
      <w:r>
        <w:rPr>
          <w:i/>
          <w:iCs/>
        </w:rPr>
        <w:t xml:space="preserve">Remark 38</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74"/>
    <w:bookmarkStart w:id="475" w:name="thm-svd"/>
    <w:p>
      <w:pPr>
        <w:pStyle w:val="FirstParagraph"/>
      </w:pPr>
      <w:r>
        <w:rPr>
          <w:b/>
          <w:bCs/>
        </w:rPr>
        <w:t xml:space="preserve">Theorem 78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81</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75"/>
    <w:bookmarkStart w:id="476" w:name="rem-svd-any-matrix"/>
    <w:p>
      <w:pPr>
        <w:pStyle w:val="BodyText"/>
      </w:pPr>
      <w:r>
        <w:rPr>
          <w:i/>
          <w:iCs/>
        </w:rPr>
        <w:t xml:space="preserve">Remark 39</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77</w:t>
        </w:r>
      </w:hyperlink>
      <w:r>
        <w:t xml:space="preserve">),</w:t>
      </w:r>
      <w:r>
        <w:t xml:space="preserve"> </w:t>
      </w:r>
      <w:hyperlink w:anchor="thm-svd">
        <w:r>
          <w:rPr>
            <w:rStyle w:val="Hyperlink"/>
          </w:rPr>
          <w:t xml:space="preserve">Theorem 78</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77</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78</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76"/>
    <w:bookmarkStart w:id="477" w:name="def-svd"/>
    <w:p>
      <w:pPr>
        <w:pStyle w:val="BodyText"/>
      </w:pPr>
      <w:r>
        <w:rPr>
          <w:b/>
          <w:bCs/>
        </w:rPr>
        <w:t xml:space="preserve">Definition 89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78</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77"/>
    <w:bookmarkStart w:id="478" w:name="exm-svd"/>
    <w:p>
      <w:pPr>
        <w:pStyle w:val="BodyText"/>
      </w:pPr>
      <w:r>
        <w:rPr>
          <w:b/>
          <w:bCs/>
        </w:rPr>
        <w:t xml:space="preserve">Example 147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78"/>
    <w:bookmarkStart w:id="479" w:name="rem-svd-not-unique"/>
    <w:p>
      <w:pPr>
        <w:pStyle w:val="BodyText"/>
      </w:pPr>
      <w:r>
        <w:rPr>
          <w:i/>
          <w:iCs/>
        </w:rPr>
        <w:t xml:space="preserve">Remark 40</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147</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79"/>
    <w:bookmarkStart w:id="480" w:name="rem-svd-zero-singular-values"/>
    <w:p>
      <w:pPr>
        <w:pStyle w:val="BodyText"/>
      </w:pPr>
      <w:r>
        <w:rPr>
          <w:i/>
          <w:iCs/>
        </w:rPr>
        <w:t xml:space="preserve">Remark 41</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80"/>
    <w:bookmarkStart w:id="481" w:name="thm-svd-evd"/>
    <w:p>
      <w:pPr>
        <w:pStyle w:val="BodyText"/>
      </w:pPr>
      <w:r>
        <w:rPr>
          <w:b/>
          <w:bCs/>
        </w:rPr>
        <w:t xml:space="preserve">Theorem 79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89</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74</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88</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81"/>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82" w:name="exm-svd-evd"/>
    <w:p>
      <w:pPr>
        <w:pStyle w:val="BodyText"/>
      </w:pPr>
      <w:r>
        <w:rPr>
          <w:b/>
          <w:bCs/>
        </w:rPr>
        <w:t xml:space="preserve">Example 148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79</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82"/>
    <w:bookmarkStart w:id="483" w:name="rem-svd-from-evd"/>
    <w:p>
      <w:pPr>
        <w:pStyle w:val="FirstParagraph"/>
      </w:pPr>
      <w:r>
        <w:rPr>
          <w:i/>
          <w:iCs/>
        </w:rPr>
        <w:t xml:space="preserve">Remark 42</w:t>
      </w:r>
      <w:r>
        <w:t xml:space="preserve"> (Building an SVD from an eigendecomposition). </w:t>
      </w:r>
      <w:hyperlink w:anchor="thm-svd-evd">
        <w:r>
          <w:rPr>
            <w:rStyle w:val="Hyperlink"/>
          </w:rPr>
          <w:t xml:space="preserve">Theorem 79</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148</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147</w:t>
        </w:r>
      </w:hyperlink>
      <w:r>
        <w:t xml:space="preserve">.</w:t>
      </w:r>
    </w:p>
    <w:bookmarkEnd w:id="483"/>
    <w:bookmarkEnd w:id="484"/>
    <w:bookmarkStart w:id="503" w:name="definite-matrices"/>
    <w:p>
      <w:pPr>
        <w:pStyle w:val="Heading2"/>
      </w:pPr>
      <w:r>
        <w:t xml:space="preserve">18 Definite Matrices</w:t>
      </w:r>
    </w:p>
    <w:bookmarkStart w:id="485" w:name="def-positive-semidefinite"/>
    <w:p>
      <w:pPr>
        <w:pStyle w:val="FirstParagraph"/>
      </w:pPr>
      <w:r>
        <w:rPr>
          <w:b/>
          <w:bCs/>
        </w:rPr>
        <w:t xml:space="preserve">Definition 90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74</w:t>
        </w:r>
      </w:hyperlink>
      <w:r>
        <w:t xml:space="preserve">).</w:t>
      </w:r>
    </w:p>
    <w:p>
      <w:pPr>
        <w:pStyle w:val="Compact"/>
        <w:numPr>
          <w:ilvl w:val="0"/>
          <w:numId w:val="1075"/>
        </w:numPr>
      </w:pPr>
      <w:r>
        <w:t xml:space="preserve">Every quadratic form (</w:t>
      </w:r>
      <w:hyperlink w:anchor="def-quadratic-form">
        <w:r>
          <w:rPr>
            <w:rStyle w:val="Hyperlink"/>
          </w:rPr>
          <w:t xml:space="preserve">Definition 82</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85"/>
    <w:bookmarkStart w:id="486" w:name="exm-positive-semidefinite"/>
    <w:p>
      <w:pPr>
        <w:pStyle w:val="FirstParagraph"/>
      </w:pPr>
      <w:r>
        <w:rPr>
          <w:b/>
          <w:bCs/>
        </w:rPr>
        <w:t xml:space="preserve">Example 149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86"/>
    <w:bookmarkStart w:id="487" w:name="def-positive-definite"/>
    <w:p>
      <w:pPr>
        <w:pStyle w:val="BodyText"/>
      </w:pPr>
      <w:r>
        <w:rPr>
          <w:b/>
          <w:bCs/>
        </w:rPr>
        <w:t xml:space="preserve">Definition 91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6"/>
        </w:numPr>
      </w:pPr>
      <m:oMath>
        <m:r>
          <m:rPr>
            <m:sty m:val="bi"/>
          </m:rPr>
          <m:t>A</m:t>
        </m:r>
      </m:oMath>
      <w:r>
        <w:t xml:space="preserve"> </w:t>
      </w:r>
      <w:r>
        <w:t xml:space="preserve">is symmetric (</w:t>
      </w:r>
      <w:hyperlink w:anchor="def-symmetric-matrix">
        <w:r>
          <w:rPr>
            <w:rStyle w:val="Hyperlink"/>
          </w:rPr>
          <w:t xml:space="preserve">Definition 74</w:t>
        </w:r>
      </w:hyperlink>
      <w:r>
        <w:t xml:space="preserve">).</w:t>
      </w:r>
    </w:p>
    <w:p>
      <w:pPr>
        <w:pStyle w:val="Compact"/>
        <w:numPr>
          <w:ilvl w:val="0"/>
          <w:numId w:val="1076"/>
        </w:numPr>
      </w:pPr>
      <w:r>
        <w:t xml:space="preserve">Every quadratic form (</w:t>
      </w:r>
      <w:hyperlink w:anchor="def-quadratic-form">
        <w:r>
          <w:rPr>
            <w:rStyle w:val="Hyperlink"/>
          </w:rPr>
          <w:t xml:space="preserve">Definition 82</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87"/>
    <w:bookmarkStart w:id="488" w:name="exm-positive-definite"/>
    <w:p>
      <w:pPr>
        <w:pStyle w:val="FirstParagraph"/>
      </w:pPr>
      <w:r>
        <w:rPr>
          <w:b/>
          <w:bCs/>
        </w:rPr>
        <w:t xml:space="preserve">Example 150 (Positive definite, semidefinite, and neither)</w:t>
      </w:r>
      <w:r>
        <w:t xml:space="preserve"> </w:t>
      </w:r>
      <w:r>
        <w:t xml:space="preserve"> </w:t>
      </w:r>
    </w:p>
    <w:p>
      <w:pPr>
        <w:numPr>
          <w:ilvl w:val="0"/>
          <w:numId w:val="1077"/>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149</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488"/>
    <w:bookmarkStart w:id="489" w:name="rem-positive-definite-symmetry"/>
    <w:p>
      <w:pPr>
        <w:pStyle w:val="FirstParagraph"/>
      </w:pPr>
      <w:r>
        <w:rPr>
          <w:i/>
          <w:iCs/>
        </w:rPr>
        <w:t xml:space="preserve">Remark 43</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90</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150</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87</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89"/>
    <w:p>
      <w:pPr>
        <w:pStyle w:val="BodyText"/>
      </w:pPr>
      <w:r>
        <w:t xml:space="preserve">See also</w:t>
      </w:r>
      <w:r>
        <w:t xml:space="preserve"> </w:t>
      </w:r>
      <w:hyperlink r:id="rId490">
        <w:r>
          <w:rPr>
            <w:rStyle w:val="Hyperlink"/>
          </w:rPr>
          <w:t xml:space="preserve">https://en.wikipedia.org/wiki/Definite_matrix</w:t>
        </w:r>
      </w:hyperlink>
      <w:r>
        <w:t xml:space="preserve">.</w:t>
      </w:r>
    </w:p>
    <w:bookmarkStart w:id="491" w:name="thm-definite-eigenvalues"/>
    <w:p>
      <w:pPr>
        <w:pStyle w:val="BodyText"/>
      </w:pPr>
      <w:r>
        <w:rPr>
          <w:b/>
          <w:bCs/>
        </w:rPr>
        <w:t xml:space="preserve">Theorem 80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88</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8"/>
        </w:numPr>
      </w:pPr>
      <m:oMath>
        <m:r>
          <m:rPr>
            <m:sty m:val="bi"/>
          </m:rPr>
          <m:t>A</m:t>
        </m:r>
      </m:oMath>
      <w:r>
        <w:t xml:space="preserve"> </w:t>
      </w:r>
      <w:r>
        <w:t xml:space="preserve">is positive semidefinite (</w:t>
      </w:r>
      <w:hyperlink w:anchor="def-positive-semidefinite">
        <w:r>
          <w:rPr>
            <w:rStyle w:val="Hyperlink"/>
          </w:rPr>
          <w:t xml:space="preserve">Definition 90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8"/>
        </w:numPr>
      </w:pP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91"/>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81</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92" w:name="exm-definite-eigenvalues"/>
    <w:p>
      <w:pPr>
        <w:pStyle w:val="BodyText"/>
      </w:pPr>
      <w:r>
        <w:rPr>
          <w:b/>
          <w:bCs/>
        </w:rPr>
        <w:t xml:space="preserve">Example 151 (Reading definiteness off the eigenvalues)</w:t>
      </w:r>
      <w:r>
        <w:t xml:space="preserve"> </w:t>
      </w:r>
      <w:r>
        <w:t xml:space="preserve"> </w:t>
      </w:r>
    </w:p>
    <w:p>
      <w:pPr>
        <w:pStyle w:val="Compact"/>
        <w:numPr>
          <w:ilvl w:val="0"/>
          <w:numId w:val="107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both positive, so it is positive definite.</w:t>
      </w:r>
    </w:p>
    <w:p>
      <w:pPr>
        <w:pStyle w:val="Compact"/>
        <w:numPr>
          <w:ilvl w:val="0"/>
          <w:numId w:val="1079"/>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150</w:t>
        </w:r>
      </w:hyperlink>
      <w:r>
        <w:t xml:space="preserve"> </w:t>
      </w:r>
      <w:r>
        <w:t xml:space="preserve">found directly.</w:t>
      </w:r>
    </w:p>
    <w:bookmarkEnd w:id="492"/>
    <w:bookmarkStart w:id="493" w:name="thm-pd-inverse"/>
    <w:p>
      <w:pPr>
        <w:pStyle w:val="FirstParagraph"/>
      </w:pPr>
      <w:r>
        <w:rPr>
          <w:b/>
          <w:bCs/>
        </w:rPr>
        <w:t xml:space="preserve">Theorem 81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91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88</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77</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93"/>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81</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7</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80</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94" w:name="exm-pd-inverse"/>
    <w:p>
      <w:pPr>
        <w:pStyle w:val="BodyText"/>
      </w:pPr>
      <w:r>
        <w:rPr>
          <w:b/>
          <w:bCs/>
        </w:rPr>
        <w:t xml:space="preserve">Example 152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146</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494"/>
    <w:bookmarkStart w:id="495" w:name="def-paraboloid"/>
    <w:p>
      <w:pPr>
        <w:pStyle w:val="FirstParagraph"/>
      </w:pPr>
      <w:r>
        <w:rPr>
          <w:b/>
          <w:bCs/>
        </w:rPr>
        <w:t xml:space="preserve">Definition 92 (Paraboloid)</w:t>
      </w:r>
      <w:r>
        <w:t xml:space="preserve"> </w:t>
      </w:r>
      <w:r>
        <w:t xml:space="preserve">A</w:t>
      </w:r>
      <w:r>
        <w:t xml:space="preserve"> </w:t>
      </w:r>
      <w:r>
        <w:rPr>
          <w:b/>
          <w:bCs/>
        </w:rPr>
        <w:t xml:space="preserve">paraboloid</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m:oMath>
        <m:r>
          <m:t>​</m:t>
        </m:r>
        <m:d>
          <m:dPr>
            <m:begChr m:val="{"/>
            <m:sepChr m:val=""/>
            <m:endChr m:val="}"/>
            <m:grow/>
          </m:dPr>
          <m:e>
            <m:r>
              <m:rPr>
                <m:sty m:val="p"/>
              </m:rPr>
              <m:t>(</m:t>
            </m:r>
            <m:acc>
              <m:accPr>
                <m:chr m:val="̃"/>
              </m:accPr>
              <m:e>
                <m:r>
                  <m:t>x</m:t>
                </m:r>
              </m:e>
            </m:acc>
            <m:r>
              <m:rPr>
                <m:sty m:val="p"/>
              </m:rPr>
              <m:t>,</m:t>
            </m:r>
            <m:r>
              <m:t>f</m:t>
            </m:r>
            <m:r>
              <m:rPr>
                <m:sty m:val="p"/>
              </m:rPr>
              <m:t>(</m:t>
            </m:r>
            <m:acc>
              <m:accPr>
                <m:chr m:val="̃"/>
              </m:accPr>
              <m:e>
                <m:r>
                  <m:t>x</m:t>
                </m:r>
              </m:e>
            </m:acc>
            <m:r>
              <m:rPr>
                <m:sty m:val="p"/>
              </m:rPr>
              <m:t>)</m:t>
            </m:r>
            <m:r>
              <m:rPr>
                <m:sty m:val="p"/>
              </m:rPr>
              <m:t>)</m:t>
            </m:r>
            <m:r>
              <m:rPr>
                <m:sty m:val="p"/>
              </m:rPr>
              <m:t>∣</m:t>
            </m:r>
            <m:acc>
              <m:accPr>
                <m:chr m:val="̃"/>
              </m:accPr>
              <m:e>
                <m:r>
                  <m:t>x</m:t>
                </m:r>
              </m:e>
            </m:acc>
            <m:r>
              <m:rPr>
                <m:sty m:val="p"/>
              </m:rPr>
              <m:t>∈</m:t>
            </m:r>
            <m:sSup>
              <m:e>
                <m:r>
                  <m:rPr>
                    <m:scr m:val="double-struck"/>
                    <m:sty m:val="p"/>
                  </m:rPr>
                  <m:t>R</m:t>
                </m:r>
              </m:e>
              <m:sup>
                <m:r>
                  <m:t>p</m:t>
                </m:r>
              </m:sup>
            </m:sSup>
          </m:e>
        </m:d>
        <m:r>
          <m:t>​</m:t>
        </m:r>
      </m:oMath>
      <w:r>
        <w:t xml:space="preserve"> </w:t>
      </w:r>
      <w:r>
        <w:t xml:space="preserve">of a function</w:t>
      </w:r>
    </w:p>
    <w:p>
      <w:pPr>
        <w:pStyle w:val="BodyText"/>
      </w:pPr>
      <m:oMathPara>
        <m:oMathParaPr>
          <m:jc m:val="center"/>
        </m:oMathParaPr>
        <m:oMath>
          <m:r>
            <m:t>f</m:t>
          </m:r>
          <m:r>
            <m:rPr>
              <m:sty m:val="p"/>
            </m:rPr>
            <m:t>(</m:t>
          </m:r>
          <m:acc>
            <m:accPr>
              <m:chr m:val="̃"/>
            </m:accPr>
            <m:e>
              <m:r>
                <m:t>x</m:t>
              </m:r>
            </m:e>
          </m:acc>
          <m:r>
            <m:rPr>
              <m:sty m:val="p"/>
            </m:rPr>
            <m:t>)</m:t>
          </m:r>
          <m:r>
            <m:rPr>
              <m:sty m:val="p"/>
            </m:rPr>
            <m:t>=</m:t>
          </m:r>
          <m:sSup>
            <m:e>
              <m:acc>
                <m:accPr>
                  <m:chr m:val="̃"/>
                </m:accPr>
                <m:e>
                  <m:r>
                    <m:t>x</m:t>
                  </m:r>
                </m:e>
              </m:acc>
            </m:e>
            <m:sup>
              <m:r>
                <m:rPr>
                  <m:sty m:val="p"/>
                </m:rPr>
                <m:t>⊤</m:t>
              </m:r>
            </m:sup>
          </m:sSup>
          <m:r>
            <m:rPr>
              <m:sty m:val="bi"/>
            </m:rPr>
            <m:t>S</m:t>
          </m:r>
          <m:acc>
            <m:accPr>
              <m:chr m:val="̃"/>
            </m:accPr>
            <m:e>
              <m:r>
                <m:t>x</m:t>
              </m:r>
            </m:e>
          </m:acc>
          <m:r>
            <m:rPr>
              <m:sty m:val="p"/>
            </m:rPr>
            <m:t>+</m:t>
          </m:r>
          <m:acc>
            <m:accPr>
              <m:chr m:val="̃"/>
            </m:accPr>
            <m:e>
              <m:r>
                <m:t>b</m:t>
              </m:r>
            </m:e>
          </m:acc>
          <m:r>
            <m:rPr>
              <m:sty m:val="p"/>
            </m:rPr>
            <m:t>⋅</m:t>
          </m:r>
          <m:acc>
            <m:accPr>
              <m:chr m:val="̃"/>
            </m:accPr>
            <m:e>
              <m:r>
                <m:t>x</m:t>
              </m:r>
            </m:e>
          </m:acc>
          <m:r>
            <m:rPr>
              <m:sty m:val="p"/>
            </m:rPr>
            <m:t>+</m:t>
          </m:r>
          <m:r>
            <m:t>c</m:t>
          </m:r>
          <m:r>
            <m:rPr>
              <m:sty m:val="p"/>
            </m:rPr>
            <m:t>,</m:t>
          </m:r>
        </m:oMath>
      </m:oMathPara>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74</w:t>
        </w:r>
      </w:hyperlink>
      <w:r>
        <w:t xml:space="preserve">),</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82</w:t>
        </w:r>
      </w:hyperlink>
      <w:r>
        <w:t xml:space="preserve">).</w:t>
      </w:r>
      <w:r>
        <w:t xml:space="preserve"> </w:t>
      </w:r>
      <w:r>
        <w:t xml:space="preserve">The paraboloid 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91</w:t>
        </w:r>
      </w:hyperlink>
      <w:r>
        <w:t xml:space="preserve">);</w:t>
      </w:r>
      <w:r>
        <w:t xml:space="preserve"> </w:t>
      </w:r>
      <w:r>
        <w:t xml:space="preserve">it is then a bowl that opens upward.</w:t>
      </w:r>
    </w:p>
    <w:bookmarkEnd w:id="495"/>
    <w:bookmarkStart w:id="497" w:name="exm-paraboloid"/>
    <w:p>
      <w:pPr>
        <w:pStyle w:val="BodyText"/>
      </w:pPr>
      <w:r>
        <w:rPr>
          <w:b/>
          <w:bCs/>
        </w:rPr>
        <w:t xml:space="preserve">Example 153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m:oMath>
        <m:acc>
          <m:accPr>
            <m:chr m:val="̃"/>
          </m:accPr>
          <m:e>
            <m:r>
              <m:t>b</m:t>
            </m:r>
          </m:e>
        </m:acc>
        <m:r>
          <m:rPr>
            <m:sty m:val="p"/>
          </m:rPr>
          <m:t>=</m:t>
        </m:r>
        <m:sSub>
          <m:e>
            <m:acc>
              <m:accPr>
                <m:chr m:val="̃"/>
              </m:accPr>
              <m:e>
                <m:r>
                  <m:t>0</m:t>
                </m:r>
              </m:e>
            </m:acc>
          </m:e>
          <m:sub>
            <m:r>
              <m:t>2</m:t>
            </m:r>
            <m:r>
              <m:rPr>
                <m:sty m:val="p"/>
              </m:rPr>
              <m:t>×</m:t>
            </m:r>
            <m:r>
              <m:t>1</m:t>
            </m:r>
          </m:sub>
        </m:sSub>
      </m:oMath>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150</w:t>
        </w:r>
      </w:hyperlink>
      <w:r>
        <w:t xml:space="preserve">),</w:t>
      </w:r>
      <w:r>
        <w:t xml:space="preserve"> </w:t>
      </w:r>
      <w:r>
        <w:t xml:space="preserve">so the graph of</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p>
                <m:e>
                  <m:acc>
                    <m:accPr>
                      <m:chr m:val="̃"/>
                    </m:accPr>
                    <m:e>
                      <m:r>
                        <m:t>x</m:t>
                      </m:r>
                    </m:e>
                  </m:acc>
                </m:e>
                <m:sup>
                  <m:r>
                    <m:rPr>
                      <m:sty m:val="p"/>
                    </m:rPr>
                    <m:t>⊤</m:t>
                  </m:r>
                </m:sup>
              </m:sSup>
              <m:sSub>
                <m:e>
                  <m:r>
                    <m:rPr>
                      <m:sty m:val="bi"/>
                    </m:rPr>
                    <m:t>I</m:t>
                  </m:r>
                </m:e>
                <m:sub>
                  <m:r>
                    <m:t>2</m:t>
                  </m:r>
                </m:sub>
              </m:sSub>
              <m:acc>
                <m:accPr>
                  <m:chr m:val="̃"/>
                </m:accPr>
                <m:e>
                  <m:r>
                    <m:t>x</m:t>
                  </m:r>
                </m:e>
              </m:acc>
            </m:e>
            <m:e>
              <m:r>
                <m:t>&amp;</m:t>
              </m:r>
              <m:r>
                <m:rPr>
                  <m:sty m:val="p"/>
                </m:rPr>
                <m:t>=</m:t>
              </m:r>
              <m:sSubSup>
                <m:e>
                  <m:r>
                    <m:t>x</m:t>
                  </m:r>
                </m:e>
                <m:sub>
                  <m:r>
                    <m:t>1</m:t>
                  </m:r>
                </m:sub>
                <m:sup>
                  <m:r>
                    <m:t>2</m:t>
                  </m:r>
                </m:sup>
              </m:sSubSup>
              <m:r>
                <m:rPr>
                  <m:sty m:val="p"/>
                </m:rPr>
                <m:t>+</m:t>
              </m:r>
              <m:sSubSup>
                <m:e>
                  <m:r>
                    <m:t>x</m:t>
                  </m:r>
                </m:e>
                <m:sub>
                  <m:r>
                    <m:t>2</m:t>
                  </m:r>
                </m:sub>
                <m:sup>
                  <m:r>
                    <m:t>2</m:t>
                  </m:r>
                </m:sup>
              </m:sSubSup>
            </m:e>
          </m:eqArr>
        </m:oMath>
      </m:oMathPara>
    </w:p>
    <w:p>
      <w:pPr>
        <w:pStyle w:val="FirstParagraph"/>
      </w:pPr>
      <w:r>
        <w:t xml:space="preserve">is an elliptic paraboloid.</w:t>
      </w:r>
      <w:r>
        <w:t xml:space="preserve"> </w:t>
      </w:r>
      <w:r>
        <w:t xml:space="preserve">At</w:t>
      </w:r>
      <w:r>
        <w:t xml:space="preserve"> </w:t>
      </w:r>
      <m:oMath>
        <m:acc>
          <m:accPr>
            <m:chr m:val="̃"/>
          </m:accPr>
          <m:e>
            <m:r>
              <m:t>x</m:t>
            </m:r>
          </m:e>
        </m:acc>
        <m:r>
          <m:rPr>
            <m:sty m:val="p"/>
          </m:rPr>
          <m:t>=</m:t>
        </m:r>
        <m:acc>
          <m:accPr>
            <m:chr m:val="̃"/>
          </m:accPr>
          <m:e>
            <m:r>
              <m:t>0</m:t>
            </m:r>
          </m:e>
        </m:acc>
      </m:oMath>
      <w:r>
        <w:t xml:space="preserve">,</w:t>
      </w:r>
      <w:r>
        <w:t xml:space="preserve"> </w:t>
      </w:r>
      <m:oMath>
        <m:r>
          <m:t>f</m:t>
        </m:r>
        <m:r>
          <m:rPr>
            <m:sty m:val="p"/>
          </m:rPr>
          <m:t>(</m:t>
        </m:r>
        <m:acc>
          <m:accPr>
            <m:chr m:val="̃"/>
          </m:accPr>
          <m:e>
            <m:r>
              <m:t>x</m:t>
            </m:r>
          </m:e>
        </m:acc>
        <m:r>
          <m:rPr>
            <m:sty m:val="p"/>
          </m:rPr>
          <m:t>)</m:t>
        </m:r>
        <m:r>
          <m:rPr>
            <m:sty m:val="p"/>
          </m:rPr>
          <m:t>=</m:t>
        </m:r>
        <m:r>
          <m:t>0</m:t>
        </m:r>
      </m:oMath>
      <w:r>
        <w:t xml:space="preserve">;</w:t>
      </w:r>
      <w:r>
        <w:t xml:space="preserve"> </w:t>
      </w:r>
      <w:r>
        <w:t xml:space="preserve">at</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r>
        <w:t xml:space="preserve"> </w:t>
      </w:r>
      <m:oMath>
        <m:r>
          <m:t>f</m:t>
        </m:r>
        <m:r>
          <m:rPr>
            <m:sty m:val="p"/>
          </m:rPr>
          <m:t>(</m:t>
        </m:r>
        <m:acc>
          <m:accPr>
            <m:chr m:val="̃"/>
          </m:accPr>
          <m:e>
            <m:r>
              <m:t>x</m:t>
            </m:r>
          </m:e>
        </m:acc>
        <m:r>
          <m:rPr>
            <m:sty m:val="p"/>
          </m:rPr>
          <m:t>)</m:t>
        </m:r>
        <m:r>
          <m:rPr>
            <m:sty m:val="p"/>
          </m:rPr>
          <m:t>=</m:t>
        </m:r>
        <m:r>
          <m:t>2</m:t>
        </m:r>
      </m:oMath>
      <w:r>
        <w:t xml:space="preserve">;</w:t>
      </w:r>
      <w:r>
        <w:t xml:space="preserve"> </w:t>
      </w:r>
      <w:r>
        <w:t xml:space="preserve">and</w:t>
      </w:r>
      <w:r>
        <w:t xml:space="preserve"> </w:t>
      </w:r>
      <m:oMath>
        <m:r>
          <m:t>f</m:t>
        </m:r>
        <m:r>
          <m:rPr>
            <m:sty m:val="p"/>
          </m:rPr>
          <m:t>(</m:t>
        </m:r>
        <m:acc>
          <m:accPr>
            <m:chr m:val="̃"/>
          </m:accPr>
          <m:e>
            <m:r>
              <m:t>x</m:t>
            </m:r>
          </m:e>
        </m:acc>
        <m:r>
          <m:rPr>
            <m:sty m:val="p"/>
          </m:rPr>
          <m:t>)</m:t>
        </m:r>
        <m:r>
          <m:rPr>
            <m:sty m:val="p"/>
          </m:rPr>
          <m:t>&gt;</m:t>
        </m:r>
        <m:r>
          <m:t>0</m:t>
        </m:r>
      </m:oMath>
      <w:r>
        <w:t xml:space="preserve"> </w:t>
      </w:r>
      <w:r>
        <w:t xml:space="preserve">at every</w:t>
      </w:r>
      <w:r>
        <w:t xml:space="preserve"> </w:t>
      </w:r>
      <m:oMath>
        <m:acc>
          <m:accPr>
            <m:chr m:val="̃"/>
          </m:accPr>
          <m:e>
            <m:r>
              <m:t>x</m:t>
            </m:r>
          </m:e>
        </m:acc>
        <m:r>
          <m:rPr>
            <m:sty m:val="p"/>
          </m:rPr>
          <m:t>≠</m:t>
        </m:r>
        <m:acc>
          <m:accPr>
            <m:chr m:val="̃"/>
          </m:accPr>
          <m:e>
            <m:r>
              <m:t>0</m:t>
            </m:r>
          </m:e>
        </m:acc>
      </m:oMath>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496"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496"/>
        </w:tc>
      </w:tr>
    </w:tbl>
    <w:bookmarkEnd w:id="497"/>
    <w:bookmarkStart w:id="498" w:name="def-matrix-induced-inner-product"/>
    <w:p>
      <w:pPr>
        <w:pStyle w:val="BodyText"/>
      </w:pPr>
      <w:r>
        <w:rPr>
          <w:b/>
          <w:bCs/>
        </w:rPr>
        <w:t xml:space="preserve">Definition 93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91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498"/>
    <w:bookmarkStart w:id="499" w:name="exm-matrix-induced-inner-product"/>
    <w:p>
      <w:pPr>
        <w:pStyle w:val="FirstParagraph"/>
      </w:pPr>
      <w:r>
        <w:rPr>
          <w:b/>
          <w:bCs/>
        </w:rPr>
        <w:t xml:space="preserve">Example 154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99"/>
    <w:bookmarkStart w:id="500" w:name="thm-matrix-induced-inner-product"/>
    <w:p>
      <w:pPr>
        <w:pStyle w:val="BodyText"/>
      </w:pPr>
      <w:r>
        <w:rPr>
          <w:b/>
          <w:bCs/>
        </w:rPr>
        <w:t xml:space="preserve">Theorem 82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59</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60</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96</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98</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500"/>
    <w:p>
      <w:pPr>
        <w:pStyle w:val="BodyText"/>
      </w:pPr>
      <w:r>
        <w:rPr>
          <w:i/>
          <w:iCs/>
        </w:rPr>
        <w:t xml:space="preserve">Proof</w:t>
      </w:r>
      <w:r>
        <w:t xml:space="preserve">. </w:t>
      </w:r>
    </w:p>
    <w:p>
      <w:pPr>
        <w:pStyle w:val="Compact"/>
        <w:numPr>
          <w:ilvl w:val="0"/>
          <w:numId w:val="1080"/>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p>
    <w:p>
      <w:pPr>
        <w:pStyle w:val="Compact"/>
        <w:numPr>
          <w:ilvl w:val="0"/>
          <w:numId w:val="1080"/>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91</w:t>
        </w:r>
      </w:hyperlink>
      <w:r>
        <w:t xml:space="preserve">);</w:t>
      </w:r>
    </w:p>
    <w:p>
      <w:pPr>
        <w:pStyle w:val="Compact"/>
        <w:numPr>
          <w:ilvl w:val="0"/>
          <w:numId w:val="1080"/>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80"/>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21</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74</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501" w:name="exm-matrix-induced-inner-product-axioms"/>
    <w:p>
      <w:pPr>
        <w:pStyle w:val="BodyText"/>
      </w:pPr>
      <w:r>
        <w:rPr>
          <w:b/>
          <w:bCs/>
        </w:rPr>
        <w:t xml:space="preserve">Example 155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154</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82</w:t>
        </w:r>
      </w:hyperlink>
      <w:r>
        <w:t xml:space="preserve">,</w:t>
      </w:r>
      <w:r>
        <w:t xml:space="preserve"> </w:t>
      </w:r>
      <w:r>
        <w:t xml:space="preserve">and then the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82</w:t>
        </w:r>
      </w:hyperlink>
      <w:r>
        <w:t xml:space="preserve"> </w:t>
      </w:r>
      <w:r>
        <w:t xml:space="preserve">says.</w:t>
      </w:r>
    </w:p>
    <w:bookmarkEnd w:id="501"/>
    <w:bookmarkStart w:id="502" w:name="rem-inner-products-machine-learning"/>
    <w:p>
      <w:pPr>
        <w:pStyle w:val="BodyText"/>
      </w:pPr>
      <w:r>
        <w:rPr>
          <w:i/>
          <w:iCs/>
        </w:rPr>
        <w:t xml:space="preserve">Remark 44</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1"/>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91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81</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81"/>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1"/>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67</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81"/>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502"/>
    <w:bookmarkEnd w:id="503"/>
    <w:bookmarkStart w:id="519" w:name="determinants"/>
    <w:p>
      <w:pPr>
        <w:pStyle w:val="Heading2"/>
      </w:pPr>
      <w:r>
        <w:t xml:space="preserve">19 Determinants</w:t>
      </w:r>
    </w:p>
    <w:bookmarkStart w:id="504" w:name="def-determinant"/>
    <w:p>
      <w:pPr>
        <w:pStyle w:val="FirstParagraph"/>
      </w:pPr>
      <w:r>
        <w:rPr>
          <w:b/>
          <w:bCs/>
        </w:rPr>
        <w:t xml:space="preserve">Definition 94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2"/>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2"/>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04"/>
    <w:bookmarkStart w:id="505" w:name="exm-determinant"/>
    <w:p>
      <w:pPr>
        <w:pStyle w:val="FirstParagraph"/>
      </w:pPr>
      <w:r>
        <w:rPr>
          <w:b/>
          <w:bCs/>
        </w:rPr>
        <w:t xml:space="preserve">Example 156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05"/>
    <w:bookmarkStart w:id="506" w:name="rem-determinant-cofactor-expansion"/>
    <w:p>
      <w:pPr>
        <w:pStyle w:val="FirstParagraph"/>
      </w:pPr>
      <w:r>
        <w:rPr>
          <w:i/>
          <w:iCs/>
        </w:rPr>
        <w:t xml:space="preserve">Remark 45</w:t>
      </w:r>
      <w:r>
        <w:t xml:space="preserve"> (Cofactor expansion). </w:t>
      </w:r>
      <w:r>
        <w:t xml:space="preserve">The recursive formula in</w:t>
      </w:r>
      <w:r>
        <w:t xml:space="preserve"> </w:t>
      </w:r>
      <w:hyperlink w:anchor="def-determinant">
        <w:r>
          <w:rPr>
            <w:rStyle w:val="Hyperlink"/>
          </w:rPr>
          <w:t xml:space="preserve">Definition 94</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156</w:t>
        </w:r>
      </w:hyperlink>
      <w:r>
        <w:t xml:space="preserve">.</w:t>
      </w:r>
    </w:p>
    <w:bookmarkEnd w:id="506"/>
    <w:p>
      <w:pPr>
        <w:pStyle w:val="BodyText"/>
      </w:pPr>
      <w:r>
        <w:t xml:space="preserve">See also</w:t>
      </w:r>
      <w:r>
        <w:t xml:space="preserve"> </w:t>
      </w:r>
      <w:hyperlink r:id="rId507">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08" name="Picture"/>
                  <a:graphic>
                    <a:graphicData uri="http://schemas.openxmlformats.org/drawingml/2006/picture">
                      <pic:pic>
                        <pic:nvPicPr>
                          <pic:cNvPr descr="/opt/quarto/share/formats/docx/tip.png" id="509"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5">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3"/>
              </w:numPr>
            </w:pPr>
            <w:hyperlink r:id="rId510">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11" w:name="thm-det-diagonal"/>
    <w:p>
      <w:pPr>
        <w:pStyle w:val="FirstParagraph"/>
      </w:pPr>
      <w:r>
        <w:rPr>
          <w:b/>
          <w:bCs/>
        </w:rPr>
        <w:t xml:space="preserve">Theorem 83 (Determinant of a diagonal matrix)</w:t>
      </w:r>
      <w:r>
        <w:t xml:space="preserve"> </w:t>
      </w:r>
      <w:r>
        <w:t xml:space="preserve">The determinant (</w:t>
      </w:r>
      <w:hyperlink w:anchor="def-determinant">
        <w:r>
          <w:rPr>
            <w:rStyle w:val="Hyperlink"/>
          </w:rPr>
          <w:t xml:space="preserve">Definition 94</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75</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11"/>
    <w:p>
      <w:pPr>
        <w:pStyle w:val="FirstParagraph"/>
      </w:pPr>
      <w:r>
        <w:rPr>
          <w:i/>
          <w:iCs/>
        </w:rPr>
        <w:t xml:space="preserve">Proof</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12" w:name="exm-det-diagonal"/>
    <w:p>
      <w:pPr>
        <w:pStyle w:val="FirstParagraph"/>
      </w:pPr>
      <w:r>
        <w:rPr>
          <w:b/>
          <w:bCs/>
        </w:rPr>
        <w:t xml:space="preserve">Example 157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12"/>
    <w:bookmarkStart w:id="513" w:name="thm-det-product"/>
    <w:p>
      <w:pPr>
        <w:pStyle w:val="BodyText"/>
      </w:pPr>
      <w:r>
        <w:rPr>
          <w:b/>
          <w:bCs/>
        </w:rPr>
        <w:t xml:space="preserve">Theorem 84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13"/>
    <w:bookmarkStart w:id="514" w:name="exm-det-product"/>
    <w:p>
      <w:pPr>
        <w:pStyle w:val="FirstParagraph"/>
      </w:pPr>
      <w:r>
        <w:rPr>
          <w:b/>
          <w:bCs/>
        </w:rPr>
        <w:t xml:space="preserve">Example 158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156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14"/>
    <w:bookmarkStart w:id="515" w:name="rem-det-product-proof"/>
    <w:p>
      <w:pPr>
        <w:pStyle w:val="FirstParagraph"/>
      </w:pPr>
      <w:r>
        <w:rPr>
          <w:i/>
          <w:iCs/>
        </w:rPr>
        <w:t xml:space="preserve">Remark 46</w:t>
      </w:r>
      <w:r>
        <w:t xml:space="preserve"> (An example is not a proof). </w:t>
      </w:r>
      <w:hyperlink w:anchor="exm-det-product">
        <w:r>
          <w:rPr>
            <w:rStyle w:val="Hyperlink"/>
          </w:rPr>
          <w:t xml:space="preserve">Example 158</w:t>
        </w:r>
      </w:hyperlink>
      <w:r>
        <w:t xml:space="preserve"> </w:t>
      </w:r>
      <w:r>
        <w:t xml:space="preserve">checks</w:t>
      </w:r>
      <w:r>
        <w:t xml:space="preserve"> </w:t>
      </w:r>
      <w:hyperlink w:anchor="thm-det-product">
        <w:r>
          <w:rPr>
            <w:rStyle w:val="Hyperlink"/>
          </w:rPr>
          <w:t xml:space="preserve">Theorem 84</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515"/>
    <w:p>
      <w:pPr>
        <w:pStyle w:val="BodyText"/>
      </w:pPr>
      <w:r>
        <w:t xml:space="preserve">See also</w:t>
      </w:r>
      <w:r>
        <w:t xml:space="preserve"> </w:t>
      </w:r>
      <w:hyperlink r:id="rId507">
        <w:r>
          <w:rPr>
            <w:rStyle w:val="Hyperlink"/>
          </w:rPr>
          <w:t xml:space="preserve">https://en.wikipedia.org/wiki/Determinant</w:t>
        </w:r>
      </w:hyperlink>
      <w:r>
        <w:t xml:space="preserve">.</w:t>
      </w:r>
    </w:p>
    <w:bookmarkStart w:id="516" w:name="thm-det-eigenvalues"/>
    <w:p>
      <w:pPr>
        <w:pStyle w:val="BodyText"/>
      </w:pPr>
      <w:r>
        <w:rPr>
          <w:b/>
          <w:bCs/>
        </w:rPr>
        <w:t xml:space="preserve">Theorem 85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88</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16"/>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84</w:t>
        </w:r>
      </w:hyperlink>
      <w:r>
        <w:t xml:space="preserve">,</w:t>
      </w:r>
      <w:r>
        <w:t xml:space="preserve"> </w:t>
      </w:r>
      <w:r>
        <w:t xml:space="preserve">the orthogonality step is</w:t>
      </w:r>
      <w:r>
        <w:t xml:space="preserve"> </w:t>
      </w:r>
      <w:hyperlink w:anchor="def-orthogonal-matrix">
        <w:r>
          <w:rPr>
            <w:rStyle w:val="Hyperlink"/>
          </w:rPr>
          <w:t xml:space="preserve">Definition 81</w:t>
        </w:r>
      </w:hyperlink>
      <w:r>
        <w:t xml:space="preserve">,</w:t>
      </w:r>
      <w:r>
        <w:t xml:space="preserve"> </w:t>
      </w:r>
      <w:r>
        <w:t xml:space="preserve">and the identity and diagonal steps are</w:t>
      </w:r>
      <w:r>
        <w:t xml:space="preserve"> </w:t>
      </w:r>
      <w:hyperlink w:anchor="thm-det-diagonal">
        <w:r>
          <w:rPr>
            <w:rStyle w:val="Hyperlink"/>
          </w:rPr>
          <w:t xml:space="preserve">Theorem 83</w:t>
        </w:r>
      </w:hyperlink>
      <w:r>
        <w:t xml:space="preserve"> </w:t>
      </w:r>
      <w:r>
        <w:t xml:space="preserve">and</w:t>
      </w:r>
      <w:r>
        <w:t xml:space="preserve"> </w:t>
      </w:r>
      <w:hyperlink w:anchor="exm-det-diagonal">
        <w:r>
          <w:rPr>
            <w:rStyle w:val="Hyperlink"/>
          </w:rPr>
          <w:t xml:space="preserve">Example 157</w:t>
        </w:r>
      </w:hyperlink>
      <w:r>
        <w:t xml:space="preserve">.</w:t>
      </w:r>
    </w:p>
    <w:bookmarkStart w:id="517" w:name="cor-det-pd"/>
    <w:p>
      <w:pPr>
        <w:pStyle w:val="BodyText"/>
      </w:pPr>
      <w:r>
        <w:rPr>
          <w:b/>
          <w:bCs/>
        </w:rPr>
        <w:t xml:space="preserve">Corollary 8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17"/>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85</w:t>
        </w:r>
      </w:hyperlink>
      <w:r>
        <w:t xml:space="preserve">,</w:t>
      </w:r>
      <w:r>
        <w:t xml:space="preserve"> </w:t>
      </w:r>
      <w:r>
        <w:t xml:space="preserve">is positive.</w:t>
      </w:r>
    </w:p>
    <w:bookmarkStart w:id="518" w:name="exm-det-eigenvalues"/>
    <w:p>
      <w:pPr>
        <w:pStyle w:val="BodyText"/>
      </w:pPr>
      <w:r>
        <w:rPr>
          <w:b/>
          <w:bCs/>
        </w:rPr>
        <w:t xml:space="preserve">Example 159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so</w:t>
      </w:r>
      <w:r>
        <w:t xml:space="preserve"> </w:t>
      </w:r>
      <w:hyperlink w:anchor="thm-det-eigenvalues">
        <w:r>
          <w:rPr>
            <w:rStyle w:val="Hyperlink"/>
          </w:rPr>
          <w:t xml:space="preserve">Theorem 85</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156</w:t>
        </w:r>
      </w:hyperlink>
      <w:r>
        <w:t xml:space="preserve">.</w:t>
      </w:r>
    </w:p>
    <w:bookmarkEnd w:id="518"/>
    <w:bookmarkEnd w:id="519"/>
    <w:bookmarkStart w:id="594" w:name="design-matrix"/>
    <w:p>
      <w:pPr>
        <w:pStyle w:val="Heading2"/>
      </w:pPr>
      <w:r>
        <w:t xml:space="preserve">20 Design Matrix</w:t>
      </w:r>
    </w:p>
    <w:bookmarkStart w:id="520" w:name="def-design-matrix"/>
    <w:p>
      <w:pPr>
        <w:pStyle w:val="FirstParagraph"/>
      </w:pPr>
      <w:r>
        <w:rPr>
          <w:b/>
          <w:bCs/>
        </w:rPr>
        <w:t xml:space="preserve">Definition 95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520"/>
    <w:bookmarkStart w:id="521" w:name="rem-design-matrix-products"/>
    <w:p>
      <w:pPr>
        <w:pStyle w:val="FirstParagraph"/>
      </w:pPr>
      <w:r>
        <w:rPr>
          <w:i/>
          <w:iCs/>
        </w:rPr>
        <w:t xml:space="preserve">Remark 47</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35</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102</w:t>
        </w:r>
      </w:hyperlink>
      <w:r>
        <w:t xml:space="preserve">, defined later in this chapter)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521"/>
    <w:bookmarkStart w:id="522" w:name="thm-gram-invertible"/>
    <w:p>
      <w:pPr>
        <w:pStyle w:val="BodyText"/>
      </w:pPr>
      <w:r>
        <w:rPr>
          <w:b/>
          <w:bCs/>
        </w:rPr>
        <w:t xml:space="preserve">Theorem 86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22"/>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523" w:name="exm-gram-invertible"/>
    <w:p>
      <w:pPr>
        <w:pStyle w:val="BodyText"/>
      </w:pPr>
      <w:r>
        <w:rPr>
          <w:b/>
          <w:bCs/>
        </w:rPr>
        <w:t xml:space="preserve">Example 160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35</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23"/>
    <w:bookmarkStart w:id="524" w:name="def-hat-matrix"/>
    <w:p>
      <w:pPr>
        <w:pStyle w:val="BodyText"/>
      </w:pPr>
      <w:r>
        <w:rPr>
          <w:b/>
          <w:bCs/>
        </w:rPr>
        <w:t xml:space="preserve">Definition 96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95</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86</w:t>
        </w:r>
      </w:hyperlink>
      <w:r>
        <w:t xml:space="preserve">.</w:t>
      </w:r>
    </w:p>
    <w:bookmarkEnd w:id="524"/>
    <w:bookmarkStart w:id="525" w:name="exm-hat-matrix"/>
    <w:p>
      <w:pPr>
        <w:pStyle w:val="BodyText"/>
      </w:pPr>
      <w:r>
        <w:rPr>
          <w:b/>
          <w:bCs/>
        </w:rPr>
        <w:t xml:space="preserve">Example 161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25"/>
    <w:bookmarkStart w:id="526" w:name="thm-hat-matrix"/>
    <w:p>
      <w:pPr>
        <w:pStyle w:val="BodyText"/>
      </w:pPr>
      <w:r>
        <w:rPr>
          <w:b/>
          <w:bCs/>
        </w:rPr>
        <w:t xml:space="preserve">Theorem 87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96</w:t>
        </w:r>
      </w:hyperlink>
      <w:r>
        <w:t xml:space="preserve">)</w:t>
      </w:r>
      <w:r>
        <w:t xml:space="preserve"> </w:t>
      </w:r>
      <w:r>
        <w:t xml:space="preserve">is an orthogonal projection matrix (</w:t>
      </w:r>
      <w:hyperlink w:anchor="def-projection-matrix">
        <w:r>
          <w:rPr>
            <w:rStyle w:val="Hyperlink"/>
          </w:rPr>
          <w:t xml:space="preserve">Definition 79</w:t>
        </w:r>
      </w:hyperlink>
      <w:r>
        <w:t xml:space="preserve">).</w:t>
      </w:r>
    </w:p>
    <w:bookmarkEnd w:id="526"/>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7</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27" w:name="exm-hat-matrix-projection"/>
    <w:p>
      <w:pPr>
        <w:pStyle w:val="FirstParagraph"/>
      </w:pPr>
      <w:r>
        <w:rPr>
          <w:b/>
          <w:bCs/>
        </w:rPr>
        <w:t xml:space="preserve">Example 162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161</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87</w:t>
        </w:r>
      </w:hyperlink>
      <w:r>
        <w:t xml:space="preserve"> </w:t>
      </w:r>
      <w:r>
        <w:t xml:space="preserve">says.</w:t>
      </w:r>
    </w:p>
    <w:bookmarkEnd w:id="527"/>
    <w:bookmarkStart w:id="528" w:name="rem-hat-matrix-name"/>
    <w:p>
      <w:pPr>
        <w:pStyle w:val="BodyText"/>
      </w:pPr>
      <w:r>
        <w:rPr>
          <w:i/>
          <w:iCs/>
        </w:rPr>
        <w:t xml:space="preserve">Remark 48</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102</w:t>
        </w:r>
      </w:hyperlink>
      <w:r>
        <w:t xml:space="preserve">, defined later in this chapter):</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161</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28"/>
    <w:bookmarkStart w:id="542"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29" name="Picture"/>
                  <a:graphic>
                    <a:graphicData uri="http://schemas.openxmlformats.org/drawingml/2006/picture">
                      <pic:pic>
                        <pic:nvPicPr>
                          <pic:cNvPr descr="/opt/quarto/share/formats/docx/note.png" id="530"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79</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53</w:t>
              </w:r>
            </w:hyperlink>
            <w:r>
              <w:t xml:space="preserve">.</w:t>
            </w:r>
          </w:p>
          <w:p/>
        </w:tc>
      </w:tr>
    </w:tbl>
    <w:bookmarkStart w:id="531" w:name="def-orthogonal-projection"/>
    <w:p>
      <w:pPr>
        <w:pStyle w:val="BodyText"/>
      </w:pPr>
      <w:r>
        <w:rPr>
          <w:b/>
          <w:bCs/>
        </w:rPr>
        <w:t xml:space="preserve">Definition 97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53</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57</w:t>
        </w:r>
      </w:hyperlink>
      <w:r>
        <w:t xml:space="preserve">).</w:t>
      </w:r>
    </w:p>
    <w:bookmarkEnd w:id="531"/>
    <w:bookmarkStart w:id="532" w:name="exm-orthogonal-projection"/>
    <w:p>
      <w:pPr>
        <w:pStyle w:val="BodyText"/>
      </w:pPr>
      <w:r>
        <w:rPr>
          <w:b/>
          <w:bCs/>
        </w:rPr>
        <w:t xml:space="preserve">Example 163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92</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51</w:t>
        </w:r>
      </w:hyperlink>
      <w:r>
        <w:t xml:space="preserve">,</w:t>
      </w:r>
      <w:r>
        <w:t xml:space="preserve"> </w:t>
      </w:r>
      <w:hyperlink w:anchor="thm-subspace-zero">
        <w:r>
          <w:rPr>
            <w:rStyle w:val="Hyperlink"/>
          </w:rPr>
          <w:t xml:space="preserve">Theorem 21</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21</w:t>
        </w:r>
      </w:hyperlink>
      <w:r>
        <w:t xml:space="preserve">).</w:t>
      </w:r>
    </w:p>
    <w:bookmarkEnd w:id="532"/>
    <w:bookmarkStart w:id="533" w:name="exm-not-orthogonal-projection"/>
    <w:p>
      <w:pPr>
        <w:pStyle w:val="BodyText"/>
      </w:pPr>
      <w:r>
        <w:rPr>
          <w:b/>
          <w:bCs/>
        </w:rPr>
        <w:t xml:space="preserve">Example 164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33"/>
    <w:bookmarkStart w:id="534" w:name="thm-closest-point"/>
    <w:p>
      <w:pPr>
        <w:pStyle w:val="BodyText"/>
      </w:pPr>
      <w:r>
        <w:rPr>
          <w:b/>
          <w:bCs/>
        </w:rPr>
        <w:t xml:space="preserve">Theorem 88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97</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34"/>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97</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58</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57</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56</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Taking nonnegative square roots preserves the inequality.</w:t>
      </w:r>
    </w:p>
    <w:bookmarkStart w:id="535" w:name="exm-closest-point"/>
    <w:p>
      <w:pPr>
        <w:pStyle w:val="BodyText"/>
      </w:pPr>
      <w:r>
        <w:rPr>
          <w:b/>
          <w:bCs/>
        </w:rPr>
        <w:t xml:space="preserve">Example 165 (No point of the line is closer)</w:t>
      </w:r>
      <w:r>
        <w:t xml:space="preserve"> </w:t>
      </w:r>
      <w:r>
        <w:t xml:space="preserve">In</w:t>
      </w:r>
      <w:r>
        <w:t xml:space="preserve"> </w:t>
      </w:r>
      <w:hyperlink w:anchor="exm-orthogonal-projection">
        <w:r>
          <w:rPr>
            <w:rStyle w:val="Hyperlink"/>
          </w:rPr>
          <w:t xml:space="preserve">Example 163</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57</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35"/>
    <w:bookmarkStart w:id="536" w:name="thm-projector-onb"/>
    <w:p>
      <w:pPr>
        <w:pStyle w:val="BodyText"/>
      </w:pPr>
      <w:r>
        <w:rPr>
          <w:b/>
          <w:bCs/>
        </w:rPr>
        <w:t xml:space="preserve">Theorem 89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69</w:t>
        </w:r>
      </w:hyperlink>
      <w:r>
        <w:t xml:space="preserve">,</w:t>
      </w:r>
      <w:r>
        <w:t xml:space="preserve"> </w:t>
      </w:r>
      <w:hyperlink w:anchor="cor-orthonormal-basis-exists">
        <w:r>
          <w:rPr>
            <w:rStyle w:val="Hyperlink"/>
          </w:rPr>
          <w:t xml:space="preserve">Corollary 6</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79</w:t>
        </w:r>
      </w:hyperlink>
      <w:r>
        <w:t xml:space="preserve">).</w:t>
      </w:r>
    </w:p>
    <w:bookmarkEnd w:id="536"/>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32</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37" w:name="exm-projector-onb"/>
    <w:p>
      <w:pPr>
        <w:pStyle w:val="FirstParagraph"/>
      </w:pPr>
      <w:r>
        <w:rPr>
          <w:b/>
          <w:bCs/>
        </w:rPr>
        <w:t xml:space="preserve">Example 166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163</w:t>
        </w:r>
      </w:hyperlink>
      <w:r>
        <w:t xml:space="preserve">.</w:t>
      </w:r>
    </w:p>
    <w:bookmarkEnd w:id="537"/>
    <w:bookmarkStart w:id="538" w:name="thm-projection-matrix-projects"/>
    <w:p>
      <w:pPr>
        <w:pStyle w:val="BodyText"/>
      </w:pPr>
      <w:r>
        <w:rPr>
          <w:b/>
          <w:bCs/>
        </w:rPr>
        <w:t xml:space="preserve">Theorem 90 (A projection matrix projects onto its column space, and is the only one that does)</w:t>
      </w:r>
      <w:r>
        <w:t xml:space="preserve"> </w:t>
      </w:r>
      <w:r>
        <w:t xml:space="preserve"> </w:t>
      </w:r>
    </w:p>
    <w:p>
      <w:pPr>
        <w:pStyle w:val="Compact"/>
        <w:numPr>
          <w:ilvl w:val="0"/>
          <w:numId w:val="1084"/>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79</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97</w:t>
        </w:r>
      </w:hyperlink>
      <w:r>
        <w:t xml:space="preserve">).</w:t>
      </w:r>
    </w:p>
    <w:p>
      <w:pPr>
        <w:pStyle w:val="Compact"/>
        <w:numPr>
          <w:ilvl w:val="0"/>
          <w:numId w:val="1084"/>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38"/>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73</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97</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23</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39" w:name="exm-projection-matrix-projects"/>
    <w:p>
      <w:pPr>
        <w:pStyle w:val="BodyText"/>
      </w:pPr>
      <w:r>
        <w:rPr>
          <w:b/>
          <w:bCs/>
        </w:rPr>
        <w:t xml:space="preserve">Example 167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89</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39"/>
    <w:bookmarkStart w:id="540" w:name="thm-hat-matrix-projects"/>
    <w:p>
      <w:pPr>
        <w:pStyle w:val="BodyText"/>
      </w:pPr>
      <w:r>
        <w:rPr>
          <w:b/>
          <w:bCs/>
        </w:rPr>
        <w:t xml:space="preserve">Theorem 91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96</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40"/>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87</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90</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96</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76</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38</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89</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90</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41" w:name="exm-hat-matrix-projects"/>
    <w:p>
      <w:pPr>
        <w:pStyle w:val="BodyText"/>
      </w:pPr>
      <w:r>
        <w:rPr>
          <w:b/>
          <w:bCs/>
        </w:rPr>
        <w:t xml:space="preserve">Example 168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161</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161</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88</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41"/>
    <w:bookmarkEnd w:id="542"/>
    <w:bookmarkStart w:id="571"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3" name="Picture"/>
                  <a:graphic>
                    <a:graphicData uri="http://schemas.openxmlformats.org/drawingml/2006/picture">
                      <pic:pic>
                        <pic:nvPicPr>
                          <pic:cNvPr descr="/opt/quarto/share/formats/docx/note.png" id="544"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45</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45" w:name="thm-scalar-matmul"/>
    <w:p>
      <w:pPr>
        <w:pStyle w:val="BodyText"/>
      </w:pPr>
      <w:r>
        <w:rPr>
          <w:b/>
          <w:bCs/>
        </w:rPr>
        <w:t xml:space="preserve">Theorem 92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45"/>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46" w:name="exm-scalar-matmul"/>
    <w:p>
      <w:pPr>
        <w:pStyle w:val="BodyText"/>
      </w:pPr>
      <w:r>
        <w:rPr>
          <w:b/>
          <w:bCs/>
        </w:rPr>
        <w:t xml:space="preserve">Example 169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46"/>
    <w:bookmarkStart w:id="547" w:name="def-generalized-inverse"/>
    <w:p>
      <w:pPr>
        <w:pStyle w:val="FirstParagraph"/>
      </w:pPr>
      <w:r>
        <w:rPr>
          <w:b/>
          <w:bCs/>
        </w:rPr>
        <w:t xml:space="preserve">Definition 98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47"/>
    <w:bookmarkStart w:id="548" w:name="exm-generalized-inverse"/>
    <w:p>
      <w:pPr>
        <w:pStyle w:val="FirstParagraph"/>
      </w:pPr>
      <w:r>
        <w:rPr>
          <w:b/>
          <w:bCs/>
        </w:rPr>
        <w:t xml:space="preserve">Example 170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48"/>
    <w:bookmarkStart w:id="549" w:name="thm-generalized-inverse-invertible"/>
    <w:p>
      <w:pPr>
        <w:pStyle w:val="BodyText"/>
      </w:pPr>
      <w:r>
        <w:rPr>
          <w:b/>
          <w:bCs/>
        </w:rPr>
        <w:t xml:space="preserve">Theorem 93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77</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49"/>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76</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98</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76</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50" w:name="exm-generalized-inverse-invertible"/>
    <w:p>
      <w:pPr>
        <w:pStyle w:val="FirstParagraph"/>
      </w:pPr>
      <w:r>
        <w:rPr>
          <w:b/>
          <w:bCs/>
        </w:rPr>
        <w:t xml:space="preserve">Example 171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170</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93</w:t>
        </w:r>
      </w:hyperlink>
      <w:r>
        <w:t xml:space="preserve"> </w:t>
      </w:r>
      <w:r>
        <w:t xml:space="preserve">it is singular.</w:t>
      </w:r>
    </w:p>
    <w:bookmarkEnd w:id="550"/>
    <w:bookmarkStart w:id="551" w:name="thm-generalized-inverse-solves"/>
    <w:p>
      <w:pPr>
        <w:pStyle w:val="BodyText"/>
      </w:pPr>
      <w:r>
        <w:rPr>
          <w:b/>
          <w:bCs/>
        </w:rPr>
        <w:t xml:space="preserve">Theorem 94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98</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51"/>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98</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52" w:name="exm-generalized-inverse-solves"/>
    <w:p>
      <w:pPr>
        <w:pStyle w:val="FirstParagraph"/>
      </w:pPr>
      <w:r>
        <w:rPr>
          <w:b/>
          <w:bCs/>
        </w:rPr>
        <w:t xml:space="preserve">Example 172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52"/>
    <w:bookmarkStart w:id="553" w:name="def-moore-penrose"/>
    <w:p>
      <w:pPr>
        <w:pStyle w:val="BodyText"/>
      </w:pPr>
      <w:r>
        <w:rPr>
          <w:b/>
          <w:bCs/>
        </w:rPr>
        <w:t xml:space="preserve">Definition 99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5"/>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5"/>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5"/>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5"/>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53"/>
    <w:bookmarkStart w:id="554" w:name="exm-moore-penrose"/>
    <w:p>
      <w:pPr>
        <w:pStyle w:val="FirstParagraph"/>
      </w:pPr>
      <w:r>
        <w:rPr>
          <w:b/>
          <w:bCs/>
        </w:rPr>
        <w:t xml:space="preserve">Example 173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170</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54"/>
    <w:bookmarkStart w:id="555" w:name="thm-moore-penrose-generalized-inverse"/>
    <w:p>
      <w:pPr>
        <w:pStyle w:val="BodyText"/>
      </w:pPr>
      <w:r>
        <w:rPr>
          <w:b/>
          <w:bCs/>
        </w:rPr>
        <w:t xml:space="preserve">Theorem 95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99</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98</w:t>
        </w:r>
      </w:hyperlink>
      <w:r>
        <w:t xml:space="preserve">).</w:t>
      </w:r>
    </w:p>
    <w:bookmarkEnd w:id="555"/>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99</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56" w:name="exm-moore-penrose-generalized-inverse"/>
    <w:p>
      <w:pPr>
        <w:pStyle w:val="BodyText"/>
      </w:pPr>
      <w:r>
        <w:rPr>
          <w:b/>
          <w:bCs/>
        </w:rPr>
        <w:t xml:space="preserve">Example 174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99</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95</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56"/>
    <w:bookmarkStart w:id="557" w:name="thm-moore-penrose-unique"/>
    <w:p>
      <w:pPr>
        <w:pStyle w:val="BodyText"/>
      </w:pPr>
      <w:r>
        <w:rPr>
          <w:b/>
          <w:bCs/>
        </w:rPr>
        <w:t xml:space="preserve">Theorem 96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99</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57"/>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58" w:name="exm-moore-penrose-unique"/>
    <w:p>
      <w:pPr>
        <w:pStyle w:val="FirstParagraph"/>
      </w:pPr>
      <w:r>
        <w:rPr>
          <w:b/>
          <w:bCs/>
        </w:rPr>
        <w:t xml:space="preserve">Example 175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173</w:t>
        </w:r>
      </w:hyperlink>
      <w:r>
        <w:t xml:space="preserve">).</w:t>
      </w:r>
      <w:r>
        <w:t xml:space="preserve"> </w:t>
      </w:r>
      <w:r>
        <w:t xml:space="preserve">By</w:t>
      </w:r>
      <w:r>
        <w:t xml:space="preserve"> </w:t>
      </w:r>
      <w:hyperlink w:anchor="thm-moore-penrose-unique">
        <w:r>
          <w:rPr>
            <w:rStyle w:val="Hyperlink"/>
          </w:rPr>
          <w:t xml:space="preserve">Theorem 96</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58"/>
    <w:bookmarkStart w:id="559" w:name="thm-moore-penrose-exists"/>
    <w:p>
      <w:pPr>
        <w:pStyle w:val="BodyText"/>
      </w:pPr>
      <w:r>
        <w:rPr>
          <w:b/>
          <w:bCs/>
        </w:rPr>
        <w:t xml:space="preserve">Theorem 97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99</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96</w:t>
        </w:r>
      </w:hyperlink>
      <w:r>
        <w:t xml:space="preserve">.</w:t>
      </w:r>
    </w:p>
    <w:p>
      <w:pPr>
        <w:pStyle w:val="Compact"/>
        <w:numPr>
          <w:ilvl w:val="0"/>
          <w:numId w:val="1086"/>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6"/>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54</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59"/>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45</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41</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86</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7</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76</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76</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76</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76</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60" w:name="exm-moore-penrose-exists"/>
    <w:p>
      <w:pPr>
        <w:pStyle w:val="FirstParagraph"/>
      </w:pPr>
      <w:r>
        <w:rPr>
          <w:b/>
          <w:bCs/>
        </w:rPr>
        <w:t xml:space="preserve">Example 176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76</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60"/>
    <w:bookmarkStart w:id="561" w:name="def-consistent-system"/>
    <w:p>
      <w:pPr>
        <w:pStyle w:val="BodyText"/>
      </w:pPr>
      <w:r>
        <w:rPr>
          <w:b/>
          <w:bCs/>
        </w:rPr>
        <w:t xml:space="preserve">Definition 100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61"/>
    <w:bookmarkStart w:id="562" w:name="exm-consistent-system"/>
    <w:p>
      <w:pPr>
        <w:pStyle w:val="BodyText"/>
      </w:pPr>
      <w:r>
        <w:rPr>
          <w:b/>
          <w:bCs/>
        </w:rPr>
        <w:t xml:space="preserve">Example 177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7"/>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7"/>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62"/>
    <w:bookmarkStart w:id="563" w:name="thm-consistency"/>
    <w:p>
      <w:pPr>
        <w:pStyle w:val="FirstParagraph"/>
      </w:pPr>
      <w:r>
        <w:rPr>
          <w:b/>
          <w:bCs/>
        </w:rPr>
        <w:t xml:space="preserve">Theorem 98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98</w:t>
        </w:r>
      </w:hyperlink>
      <w:r>
        <w:t xml:space="preserve">).</w:t>
      </w:r>
      <w:r>
        <w:t xml:space="preserve"> </w:t>
      </w:r>
      <w:r>
        <w:t xml:space="preserve">The following statements are equivalent:</w:t>
      </w:r>
    </w:p>
    <w:p>
      <w:pPr>
        <w:pStyle w:val="Compact"/>
        <w:numPr>
          <w:ilvl w:val="0"/>
          <w:numId w:val="1088"/>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100</w:t>
        </w:r>
      </w:hyperlink>
      <w:r>
        <w:t xml:space="preserve">);</w:t>
      </w:r>
    </w:p>
    <w:p>
      <w:pPr>
        <w:pStyle w:val="Compact"/>
        <w:numPr>
          <w:ilvl w:val="0"/>
          <w:numId w:val="1088"/>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8"/>
        </w:numPr>
      </w:pPr>
      <m:oMath>
        <m:r>
          <m:rPr>
            <m:sty m:val="bi"/>
          </m:rPr>
          <m:t>A</m:t>
        </m:r>
        <m:r>
          <m:rPr>
            <m:sty m:val="bi"/>
          </m:rPr>
          <m:t>G</m:t>
        </m:r>
        <m:acc>
          <m:accPr>
            <m:chr m:val="̃"/>
          </m:accPr>
          <m:e>
            <m:r>
              <m:t>b</m:t>
            </m:r>
          </m:e>
        </m:acc>
        <m:r>
          <m:rPr>
            <m:sty m:val="p"/>
          </m:rPr>
          <m:t>=</m:t>
        </m:r>
        <m:acc>
          <m:accPr>
            <m:chr m:val="̃"/>
          </m:accPr>
          <m:e>
            <m:r>
              <m:t>b</m:t>
            </m:r>
          </m:e>
        </m:acc>
      </m:oMath>
      <w:r>
        <w:t xml:space="preserve">.</w:t>
      </w:r>
    </w:p>
    <w:bookmarkEnd w:id="563"/>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100</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94</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64" w:name="exm-consistency"/>
    <w:p>
      <w:pPr>
        <w:pStyle w:val="BodyText"/>
      </w:pPr>
      <w:r>
        <w:rPr>
          <w:b/>
          <w:bCs/>
        </w:rPr>
        <w:t xml:space="preserve">Example 178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9"/>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9"/>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172</w:t>
        </w:r>
      </w:hyperlink>
      <w:r>
        <w:t xml:space="preserve"> </w:t>
      </w:r>
      <w:r>
        <w:t xml:space="preserve">found directly.</w:t>
      </w:r>
    </w:p>
    <w:bookmarkEnd w:id="564"/>
    <w:bookmarkStart w:id="565" w:name="thm-solution-set"/>
    <w:p>
      <w:pPr>
        <w:pStyle w:val="FirstParagraph"/>
      </w:pPr>
      <w:r>
        <w:rPr>
          <w:b/>
          <w:bCs/>
        </w:rPr>
        <w:t xml:space="preserve">Theorem 99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98</w:t>
        </w:r>
      </w:hyperlink>
      <w:r>
        <w:t xml:space="preserve">).</w:t>
      </w:r>
    </w:p>
    <w:p>
      <w:pPr>
        <w:pStyle w:val="Compact"/>
        <w:numPr>
          <w:ilvl w:val="0"/>
          <w:numId w:val="1090"/>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90"/>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100</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65"/>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92</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98</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92</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94</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98</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66" w:name="exm-solution-set"/>
    <w:p>
      <w:pPr>
        <w:pStyle w:val="BodyText"/>
      </w:pPr>
      <w:r>
        <w:rPr>
          <w:b/>
          <w:bCs/>
        </w:rPr>
        <w:t xml:space="preserve">Example 179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66"/>
    <w:bookmarkStart w:id="567" w:name="cor-solution-unique"/>
    <w:p>
      <w:pPr>
        <w:pStyle w:val="BodyText"/>
      </w:pPr>
      <w:r>
        <w:rPr>
          <w:b/>
          <w:bCs/>
        </w:rPr>
        <w:t xml:space="preserve">Corollary 9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1"/>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1"/>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67"/>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98</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38</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49</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31</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99</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49</w:t>
        </w:r>
      </w:hyperlink>
      <w:r>
        <w:t xml:space="preserve">).</w:t>
      </w:r>
      <w:r>
        <w:t xml:space="preserve"> </w:t>
      </w:r>
      <w:r>
        <w:t xml:space="preserve">By</w:t>
      </w:r>
      <w:r>
        <w:t xml:space="preserve"> </w:t>
      </w:r>
      <w:hyperlink w:anchor="thm-rank-nullity">
        <w:r>
          <w:rPr>
            <w:rStyle w:val="Hyperlink"/>
          </w:rPr>
          <w:t xml:space="preserve">Theorem 39</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68" w:name="exm-solution-unique"/>
    <w:p>
      <w:pPr>
        <w:pStyle w:val="BodyText"/>
      </w:pPr>
      <w:r>
        <w:rPr>
          <w:b/>
          <w:bCs/>
        </w:rPr>
        <w:t xml:space="preserve">Example 180 (Three systems)</w:t>
      </w:r>
      <w:r>
        <w:t xml:space="preserve"> </w:t>
      </w:r>
      <w:r>
        <w:t xml:space="preserve"> </w:t>
      </w:r>
    </w:p>
    <w:p>
      <w:pPr>
        <w:numPr>
          <w:ilvl w:val="0"/>
          <w:numId w:val="1092"/>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70</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2"/>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160</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2"/>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39</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68"/>
    <w:bookmarkStart w:id="569" w:name="thm-projector-generalized-inverse"/>
    <w:p>
      <w:pPr>
        <w:pStyle w:val="FirstParagraph"/>
      </w:pPr>
      <w:r>
        <w:rPr>
          <w:b/>
          <w:bCs/>
        </w:rPr>
        <w:t xml:space="preserve">Theorem 100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98</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97</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96</w:t>
        </w:r>
      </w:hyperlink>
      <w:r>
        <w:t xml:space="preserve">).</w:t>
      </w:r>
    </w:p>
    <w:bookmarkEnd w:id="569"/>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32</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41</w:t>
        </w:r>
      </w:hyperlink>
      <w:r>
        <w:t xml:space="preserve">,</w:t>
      </w:r>
      <w:r>
        <w:t xml:space="preserve"> </w:t>
      </w:r>
      <w:hyperlink w:anchor="thm-rank-dim">
        <w:r>
          <w:rPr>
            <w:rStyle w:val="Hyperlink"/>
          </w:rPr>
          <w:t xml:space="preserve">Theorem 38</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31</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98</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90</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86</w:t>
        </w:r>
      </w:hyperlink>
      <w:r>
        <w:t xml:space="preserve">,</w:t>
      </w:r>
      <w:r>
        <w:t xml:space="preserve"> </w:t>
      </w:r>
      <w:hyperlink w:anchor="thm-generalized-inverse-invertible">
        <w:r>
          <w:rPr>
            <w:rStyle w:val="Hyperlink"/>
          </w:rPr>
          <w:t xml:space="preserve">Theorem 93</w:t>
        </w:r>
      </w:hyperlink>
      <w:r>
        <w:t xml:space="preserve">),</w:t>
      </w:r>
      <w:r>
        <w:t xml:space="preserve"> </w:t>
      </w:r>
      <w:r>
        <w:t xml:space="preserve">and it gives</w:t>
      </w:r>
      <w:r>
        <w:t xml:space="preserve"> </w:t>
      </w:r>
      <m:oMath>
        <m:r>
          <m:rPr>
            <m:sty m:val="bi"/>
          </m:rPr>
          <m:t>H</m:t>
        </m:r>
      </m:oMath>
      <w:r>
        <w:t xml:space="preserve">.</w:t>
      </w:r>
    </w:p>
    <w:bookmarkStart w:id="570" w:name="exm-projector-generalized-inverse"/>
    <w:p>
      <w:pPr>
        <w:pStyle w:val="BodyText"/>
      </w:pPr>
      <w:r>
        <w:rPr>
          <w:b/>
          <w:bCs/>
        </w:rPr>
        <w:t xml:space="preserve">Example 181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41</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180</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161</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100</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70"/>
    <w:bookmarkEnd w:id="571"/>
    <w:bookmarkStart w:id="593"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72" name="Picture"/>
                  <a:graphic>
                    <a:graphicData uri="http://schemas.openxmlformats.org/drawingml/2006/picture">
                      <pic:pic>
                        <pic:nvPicPr>
                          <pic:cNvPr descr="/opt/quarto/share/formats/docx/note.png" id="573"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88</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65</w:t>
              </w:r>
            </w:hyperlink>
            <w:r>
              <w:t xml:space="preserve">).</w:t>
            </w:r>
          </w:p>
          <w:p/>
        </w:tc>
      </w:tr>
    </w:tbl>
    <w:bookmarkStart w:id="574" w:name="def-triangular-matrix"/>
    <w:p>
      <w:pPr>
        <w:pStyle w:val="BodyText"/>
      </w:pPr>
      <w:r>
        <w:rPr>
          <w:b/>
          <w:bCs/>
        </w:rPr>
        <w:t xml:space="preserve">Definition 101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74"/>
    <w:bookmarkStart w:id="575" w:name="exm-triangular-matrix"/>
    <w:p>
      <w:pPr>
        <w:pStyle w:val="BodyText"/>
      </w:pPr>
      <w:r>
        <w:rPr>
          <w:b/>
          <w:bCs/>
        </w:rPr>
        <w:t xml:space="preserve">Example 182 (Triangular and not)</w:t>
      </w:r>
      <w:r>
        <w:t xml:space="preserve"> </w:t>
      </w:r>
      <w:r>
        <w:t xml:space="preserve"> </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3"/>
        </w:numPr>
      </w:pPr>
      <w:r>
        <w:t xml:space="preserve">A diagonal matrix (</w:t>
      </w:r>
      <w:hyperlink w:anchor="def-diagonal-matrix">
        <w:r>
          <w:rPr>
            <w:rStyle w:val="Hyperlink"/>
          </w:rPr>
          <w:t xml:space="preserve">Definition 75</w:t>
        </w:r>
      </w:hyperlink>
      <w:r>
        <w:t xml:space="preserve">) is both upper and lower triangular.</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75"/>
    <w:bookmarkStart w:id="576" w:name="thm-back-substitution"/>
    <w:p>
      <w:pPr>
        <w:pStyle w:val="FirstParagraph"/>
      </w:pPr>
      <w:r>
        <w:rPr>
          <w:b/>
          <w:bCs/>
        </w:rPr>
        <w:t xml:space="preserve">Theorem 101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101</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7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77" w:name="exm-back-substitution"/>
    <w:p>
      <w:pPr>
        <w:pStyle w:val="BodyText"/>
      </w:pPr>
      <w:r>
        <w:rPr>
          <w:b/>
          <w:bCs/>
        </w:rPr>
        <w:t xml:space="preserve">Example 183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77"/>
    <w:bookmarkStart w:id="578" w:name="thm-qr"/>
    <w:p>
      <w:pPr>
        <w:pStyle w:val="BodyText"/>
      </w:pPr>
      <w:r>
        <w:rPr>
          <w:b/>
          <w:bCs/>
        </w:rPr>
        <w:t xml:space="preserve">Theorem 102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101</w:t>
        </w:r>
      </w:hyperlink>
      <w:r>
        <w:t xml:space="preserve">) with positive diagonal entries.</w:t>
      </w:r>
    </w:p>
    <w:bookmarkEnd w:id="57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70</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65</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79" w:name="exm-qr"/>
    <w:p>
      <w:pPr>
        <w:pStyle w:val="BodyText"/>
      </w:pPr>
      <w:r>
        <w:rPr>
          <w:b/>
          <w:bCs/>
        </w:rPr>
        <w:t xml:space="preserve">Example 184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117</w:t>
        </w:r>
      </w:hyperlink>
      <w:r>
        <w:t xml:space="preserve"> </w:t>
      </w:r>
      <w:r>
        <w:t xml:space="preserve">and</w:t>
      </w:r>
      <w:r>
        <w:t xml:space="preserve"> </w:t>
      </w:r>
      <w:hyperlink w:anchor="exm-thm-gram-schmidt">
        <w:r>
          <w:rPr>
            <w:rStyle w:val="Hyperlink"/>
          </w:rPr>
          <w:t xml:space="preserve">Example 119</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79"/>
    <w:bookmarkStart w:id="580" w:name="def-least-squares"/>
    <w:p>
      <w:pPr>
        <w:pStyle w:val="FirstParagraph"/>
      </w:pPr>
      <w:r>
        <w:rPr>
          <w:b/>
          <w:bCs/>
        </w:rPr>
        <w:t xml:space="preserve">Definition 102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bookmarkEnd w:id="580"/>
    <w:bookmarkStart w:id="581" w:name="exm-least-squares"/>
    <w:p>
      <w:pPr>
        <w:pStyle w:val="FirstParagraph"/>
      </w:pPr>
      <w:r>
        <w:rPr>
          <w:b/>
          <w:bCs/>
        </w:rPr>
        <w:t xml:space="preserve">Example 185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100</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81"/>
    <w:bookmarkStart w:id="582" w:name="def-normal-equations"/>
    <w:p>
      <w:pPr>
        <w:pStyle w:val="BodyText"/>
      </w:pPr>
      <w:r>
        <w:rPr>
          <w:b/>
          <w:bCs/>
        </w:rPr>
        <w:t xml:space="preserve">Definition 103 (Normal equations)</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as in</w:t>
      </w:r>
      <w:r>
        <w:t xml:space="preserve"> </w:t>
      </w:r>
      <w:hyperlink w:anchor="def-least-squares">
        <w:r>
          <w:rPr>
            <w:rStyle w:val="Hyperlink"/>
          </w:rPr>
          <w:t xml:space="preserve">Definition 102</w:t>
        </w:r>
      </w:hyperlink>
      <w:r>
        <w:t xml:space="preserve">,</w:t>
      </w:r>
      <w:r>
        <w:t xml:space="preserve"> </w:t>
      </w: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82"/>
    <w:bookmarkStart w:id="583" w:name="thm-normal-equations"/>
    <w:p>
      <w:pPr>
        <w:pStyle w:val="BodyText"/>
      </w:pPr>
      <w:r>
        <w:rPr>
          <w:b/>
          <w:bCs/>
        </w:rPr>
        <w:t xml:space="preserve">Theorem 103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5"/>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102</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5"/>
        </w:numPr>
      </w:pPr>
      <w:r>
        <w:t xml:space="preserve">The normal equations are consistent (</w:t>
      </w:r>
      <w:hyperlink w:anchor="def-consistent-system">
        <w:r>
          <w:rPr>
            <w:rStyle w:val="Hyperlink"/>
          </w:rPr>
          <w:t xml:space="preserve">Definition 100</w:t>
        </w:r>
      </w:hyperlink>
      <w:r>
        <w:t xml:space="preserve">).</w:t>
      </w:r>
    </w:p>
    <w:p>
      <w:pPr>
        <w:pStyle w:val="Compact"/>
        <w:numPr>
          <w:ilvl w:val="0"/>
          <w:numId w:val="1095"/>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97</w:t>
        </w:r>
      </w:hyperlink>
      <w:r>
        <w:t xml:space="preserve">).</w:t>
      </w:r>
    </w:p>
    <w:p>
      <w:pPr>
        <w:pStyle w:val="Compact"/>
        <w:numPr>
          <w:ilvl w:val="0"/>
          <w:numId w:val="1095"/>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83"/>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88</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102</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88</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88</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97</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92</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9</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86</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76</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84" w:name="exm-normal-equations"/>
    <w:p>
      <w:pPr>
        <w:pStyle w:val="FirstParagraph"/>
      </w:pPr>
      <w:r>
        <w:rPr>
          <w:b/>
          <w:bCs/>
        </w:rPr>
        <w:t xml:space="preserve">Example 186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160</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35</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84"/>
    <w:bookmarkStart w:id="585" w:name="exm-normal-equations-rank-deficient"/>
    <w:p>
      <w:pPr>
        <w:pStyle w:val="BodyText"/>
      </w:pPr>
      <w:r>
        <w:rPr>
          <w:b/>
          <w:bCs/>
        </w:rPr>
        <w:t xml:space="preserve">Example 187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35</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585"/>
    <w:bookmarkStart w:id="586" w:name="thm-qr-least-squares"/>
    <w:p>
      <w:pPr>
        <w:pStyle w:val="BodyText"/>
      </w:pPr>
      <w:r>
        <w:rPr>
          <w:b/>
          <w:bCs/>
        </w:rPr>
        <w:t xml:space="preserve">Theorem 104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102</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101</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86"/>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101</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89</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103</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9</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87" w:name="exm-qr-least-squares"/>
    <w:p>
      <w:pPr>
        <w:pStyle w:val="BodyText"/>
      </w:pPr>
      <w:r>
        <w:rPr>
          <w:b/>
          <w:bCs/>
        </w:rPr>
        <w:t xml:space="preserve">Example 188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186</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186</w:t>
        </w:r>
      </w:hyperlink>
      <w:r>
        <w:t xml:space="preserve">.</w:t>
      </w:r>
    </w:p>
    <w:bookmarkEnd w:id="587"/>
    <w:bookmarkStart w:id="588" w:name="def-lu"/>
    <w:p>
      <w:pPr>
        <w:pStyle w:val="BodyText"/>
      </w:pPr>
      <w:r>
        <w:rPr>
          <w:b/>
          <w:bCs/>
        </w:rPr>
        <w:t xml:space="preserve">Definition 104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101</w:t>
        </w:r>
      </w:hyperlink>
      <w:r>
        <w:t xml:space="preserve">).</w:t>
      </w:r>
    </w:p>
    <w:bookmarkEnd w:id="588"/>
    <w:bookmarkStart w:id="589" w:name="exm-lu"/>
    <w:p>
      <w:pPr>
        <w:pStyle w:val="BodyText"/>
      </w:pPr>
      <w:r>
        <w:rPr>
          <w:b/>
          <w:bCs/>
        </w:rPr>
        <w:t xml:space="preserve">Example 189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89"/>
    <w:bookmarkStart w:id="590" w:name="exm-not-lu"/>
    <w:p>
      <w:pPr>
        <w:pStyle w:val="BodyText"/>
      </w:pPr>
      <w:r>
        <w:rPr>
          <w:b/>
          <w:bCs/>
        </w:rPr>
        <w:t xml:space="preserve">Example 190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90"/>
    <w:bookmarkStart w:id="591" w:name="thm-lu-solve"/>
    <w:p>
      <w:pPr>
        <w:pStyle w:val="BodyText"/>
      </w:pPr>
      <w:r>
        <w:rPr>
          <w:b/>
          <w:bCs/>
        </w:rPr>
        <w:t xml:space="preserve">Theorem 105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104</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101</w:t>
        </w:r>
      </w:hyperlink>
      <w:r>
        <w:t xml:space="preserve">).</w:t>
      </w:r>
    </w:p>
    <w:bookmarkEnd w:id="591"/>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101</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92" w:name="exm-lu-solve"/>
    <w:p>
      <w:pPr>
        <w:pStyle w:val="BodyText"/>
      </w:pPr>
      <w:r>
        <w:rPr>
          <w:b/>
          <w:bCs/>
        </w:rPr>
        <w:t xml:space="preserve">Example 191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189</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183</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592"/>
    <w:bookmarkEnd w:id="593"/>
    <w:bookmarkEnd w:id="594"/>
    <w:bookmarkStart w:id="626"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5" name="Picture"/>
                  <a:graphic>
                    <a:graphicData uri="http://schemas.openxmlformats.org/drawingml/2006/picture">
                      <pic:pic>
                        <pic:nvPicPr>
                          <pic:cNvPr descr="/opt/quarto/share/formats/docx/note.png" id="596"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87</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77</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97" w:name="thm-invertible-rank"/>
    <w:p>
      <w:pPr>
        <w:pStyle w:val="BodyText"/>
      </w:pPr>
      <w:r>
        <w:rPr>
          <w:b/>
          <w:bCs/>
        </w:rPr>
        <w:t xml:space="preserve">Theorem 106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77</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97"/>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76</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39</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9</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92</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77</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39</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49</w:t>
        </w:r>
      </w:hyperlink>
      <w:r>
        <w:t xml:space="preserve">).</w:t>
      </w:r>
    </w:p>
    <w:bookmarkStart w:id="598" w:name="exm-invertible-rank"/>
    <w:p>
      <w:pPr>
        <w:pStyle w:val="BodyText"/>
      </w:pPr>
      <w:r>
        <w:rPr>
          <w:b/>
          <w:bCs/>
        </w:rPr>
        <w:t xml:space="preserve">Example 192 (Rank decides invertibility)</w:t>
      </w:r>
      <w:r>
        <w:t xml:space="preserve"> </w:t>
      </w:r>
      <w:r>
        <w:t xml:space="preserve"> </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127</w:t>
        </w:r>
      </w:hyperlink>
      <w:r>
        <w:t xml:space="preserve"> </w:t>
      </w:r>
      <w:r>
        <w:t xml:space="preserve">found.</w:t>
      </w:r>
    </w:p>
    <w:bookmarkEnd w:id="598"/>
    <w:bookmarkStart w:id="599" w:name="def-eigenspace"/>
    <w:p>
      <w:pPr>
        <w:pStyle w:val="FirstParagraph"/>
      </w:pPr>
      <w:r>
        <w:rPr>
          <w:b/>
          <w:bCs/>
        </w:rPr>
        <w:t xml:space="preserve">Definition 105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87</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33</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99"/>
    <w:bookmarkStart w:id="600" w:name="exm-eigenspace"/>
    <w:p>
      <w:pPr>
        <w:pStyle w:val="BodyText"/>
      </w:pPr>
      <w:r>
        <w:rPr>
          <w:b/>
          <w:bCs/>
        </w:rPr>
        <w:t xml:space="preserve">Example 193 (Eigenspaces of two matrices)</w:t>
      </w:r>
      <w:r>
        <w:t xml:space="preserve"> </w:t>
      </w:r>
      <w:r>
        <w:t xml:space="preserve"> </w:t>
      </w:r>
    </w:p>
    <w:p>
      <w:pPr>
        <w:numPr>
          <w:ilvl w:val="0"/>
          <w:numId w:val="1097"/>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7"/>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00"/>
    <w:bookmarkStart w:id="601" w:name="exm-not-eigenspace"/>
    <w:p>
      <w:pPr>
        <w:pStyle w:val="FirstParagraph"/>
      </w:pPr>
      <w:r>
        <w:rPr>
          <w:b/>
          <w:bCs/>
        </w:rPr>
        <w:t xml:space="preserve">Example 194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87</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105</w:t>
        </w:r>
      </w:hyperlink>
      <w:r>
        <w:t xml:space="preserve"> </w:t>
      </w:r>
      <w:r>
        <w:t xml:space="preserve">does not apply to</w:t>
      </w:r>
      <w:r>
        <w:t xml:space="preserve"> </w:t>
      </w:r>
      <m:oMath>
        <m:r>
          <m:t>2</m:t>
        </m:r>
      </m:oMath>
      <w:r>
        <w:t xml:space="preserve">.</w:t>
      </w:r>
    </w:p>
    <w:bookmarkEnd w:id="601"/>
    <w:bookmarkStart w:id="602" w:name="thm-eigenvalue-singular"/>
    <w:p>
      <w:pPr>
        <w:pStyle w:val="BodyText"/>
      </w:pPr>
      <w:r>
        <w:rPr>
          <w:b/>
          <w:bCs/>
        </w:rPr>
        <w:t xml:space="preserve">Theorem 107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87</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77</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105</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602"/>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92</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92</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106</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33</w:t>
        </w:r>
      </w:hyperlink>
      <w:r>
        <w:t xml:space="preserve">).</w:t>
      </w:r>
    </w:p>
    <w:bookmarkStart w:id="603" w:name="exm-eigenvalue-singular"/>
    <w:p>
      <w:pPr>
        <w:pStyle w:val="BodyText"/>
      </w:pPr>
      <w:r>
        <w:rPr>
          <w:b/>
          <w:bCs/>
        </w:rPr>
        <w:t xml:space="preserve">Example 195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106</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03"/>
    <w:bookmarkStart w:id="604" w:name="thm-eigen-shift-power"/>
    <w:p>
      <w:pPr>
        <w:pStyle w:val="BodyText"/>
      </w:pPr>
      <w:r>
        <w:rPr>
          <w:b/>
          <w:bCs/>
        </w:rPr>
        <w:t xml:space="preserve">Theorem 108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87</w:t>
        </w:r>
      </w:hyperlink>
      <w:r>
        <w:t xml:space="preserve">). Then</w:t>
      </w:r>
    </w:p>
    <w:p>
      <w:pPr>
        <w:pStyle w:val="Compact"/>
        <w:numPr>
          <w:ilvl w:val="0"/>
          <w:numId w:val="1098"/>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8"/>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73</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04"/>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92</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7">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73</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92</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605" w:name="exm-eigen-shift-power"/>
    <w:p>
      <w:pPr>
        <w:pStyle w:val="BodyText"/>
      </w:pPr>
      <w:r>
        <w:rPr>
          <w:b/>
          <w:bCs/>
        </w:rPr>
        <w:t xml:space="preserve">Example 196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144</w:t>
        </w:r>
      </w:hyperlink>
      <w:r>
        <w:t xml:space="preserve">):</w:t>
      </w:r>
    </w:p>
    <w:p>
      <w:pPr>
        <w:numPr>
          <w:ilvl w:val="0"/>
          <w:numId w:val="1099"/>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05"/>
    <w:bookmarkStart w:id="606" w:name="thm-eigen-triangular"/>
    <w:p>
      <w:pPr>
        <w:pStyle w:val="FirstParagraph"/>
      </w:pPr>
      <w:r>
        <w:rPr>
          <w:b/>
          <w:bCs/>
        </w:rPr>
        <w:t xml:space="preserve">Theorem 109 (The eigenvalues of an upper triangular matrix are its diagonal entries)</w:t>
      </w:r>
      <w:r>
        <w:t xml:space="preserve"> </w:t>
      </w:r>
      <w:r>
        <w:t xml:space="preserve">The eigenvalues (</w:t>
      </w:r>
      <w:hyperlink w:anchor="def-eigenvalue">
        <w:r>
          <w:rPr>
            <w:rStyle w:val="Hyperlink"/>
          </w:rPr>
          <w:t xml:space="preserve">Definition 87</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101</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06"/>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101</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107</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100"/>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100"/>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100"/>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101</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607" w:name="exm-eigen-triangular"/>
    <w:p>
      <w:pPr>
        <w:pStyle w:val="BodyText"/>
      </w:pPr>
      <w:r>
        <w:rPr>
          <w:b/>
          <w:bCs/>
        </w:rPr>
        <w:t xml:space="preserve">Example 197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182</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193</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07"/>
    <w:bookmarkStart w:id="608" w:name="thm-eigen-idempotent-orthogonal"/>
    <w:p>
      <w:pPr>
        <w:pStyle w:val="BodyText"/>
      </w:pPr>
      <w:r>
        <w:rPr>
          <w:b/>
          <w:bCs/>
        </w:rPr>
        <w:t xml:space="preserve">Theorem 110 (Eigenvalues of idempotent and orthogonal matrices)</w:t>
      </w:r>
      <w:r>
        <w:t xml:space="preserve"> </w:t>
      </w:r>
      <w:r>
        <w:t xml:space="preserve"> </w:t>
      </w:r>
    </w:p>
    <w:p>
      <w:pPr>
        <w:pStyle w:val="Compact"/>
        <w:numPr>
          <w:ilvl w:val="0"/>
          <w:numId w:val="1101"/>
        </w:numPr>
      </w:pPr>
      <w:r>
        <w:t xml:space="preserve">Every eigenvalue of an idempotent matrix (</w:t>
      </w:r>
      <w:hyperlink w:anchor="def-idempotent-matrix">
        <w:r>
          <w:rPr>
            <w:rStyle w:val="Hyperlink"/>
          </w:rPr>
          <w:t xml:space="preserve">Definition 78</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1"/>
        </w:numPr>
      </w:pPr>
      <w:r>
        <w:t xml:space="preserve">Every eigenvalue of an orthogonal matrix (</w:t>
      </w:r>
      <w:hyperlink w:anchor="def-orthogonal-matrix">
        <w:r>
          <w:rPr>
            <w:rStyle w:val="Hyperlink"/>
          </w:rPr>
          <w:t xml:space="preserve">Definition 81</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08"/>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108</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71</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56</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87</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09" w:name="exm-eigen-idempotent-orthogonal"/>
    <w:p>
      <w:pPr>
        <w:pStyle w:val="BodyText"/>
      </w:pPr>
      <w:r>
        <w:rPr>
          <w:b/>
          <w:bCs/>
        </w:rPr>
        <w:t xml:space="preserve">Example 198 (Projections and reflections)</w:t>
      </w:r>
      <w:r>
        <w:t xml:space="preserve"> </w:t>
      </w:r>
      <w:r>
        <w:t xml:space="preserve"> </w:t>
      </w:r>
    </w:p>
    <w:p>
      <w:pPr>
        <w:numPr>
          <w:ilvl w:val="0"/>
          <w:numId w:val="1102"/>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162</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2"/>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30</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2"/>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133</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609"/>
    <w:bookmarkStart w:id="610" w:name="def-similar"/>
    <w:p>
      <w:pPr>
        <w:pStyle w:val="FirstParagraph"/>
      </w:pPr>
      <w:r>
        <w:rPr>
          <w:b/>
          <w:bCs/>
        </w:rPr>
        <w:t xml:space="preserve">Definition 106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77</w:t>
        </w:r>
      </w:hyperlink>
      <w:r>
        <w:t xml:space="preserve">).</w:t>
      </w:r>
    </w:p>
    <w:bookmarkEnd w:id="610"/>
    <w:bookmarkStart w:id="611" w:name="rem-similar-both-ways"/>
    <w:p>
      <w:pPr>
        <w:pStyle w:val="BodyText"/>
      </w:pPr>
      <w:r>
        <w:rPr>
          <w:i/>
          <w:iCs/>
        </w:rPr>
        <w:t xml:space="preserve">Remark 49</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77</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28</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76</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11"/>
    <w:bookmarkStart w:id="612" w:name="exm-similar"/>
    <w:p>
      <w:pPr>
        <w:pStyle w:val="BodyText"/>
      </w:pPr>
      <w:r>
        <w:rPr>
          <w:b/>
          <w:bCs/>
        </w:rPr>
        <w:t xml:space="preserve">Example 199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92</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92</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612"/>
    <w:bookmarkStart w:id="613" w:name="thm-similar-eigenvalues"/>
    <w:p>
      <w:pPr>
        <w:pStyle w:val="BodyText"/>
      </w:pPr>
      <w:r>
        <w:rPr>
          <w:b/>
          <w:bCs/>
        </w:rPr>
        <w:t xml:space="preserve">Theorem 111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106</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13"/>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76</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92</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49</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614" w:name="exm-similar-eigenvalues"/>
    <w:p>
      <w:pPr>
        <w:pStyle w:val="BodyText"/>
      </w:pPr>
      <w:r>
        <w:rPr>
          <w:b/>
          <w:bCs/>
        </w:rPr>
        <w:t xml:space="preserve">Example 200 (Eigenvectors carried across a similarity)</w:t>
      </w:r>
      <w:r>
        <w:t xml:space="preserve"> </w:t>
      </w:r>
      <w:r>
        <w:t xml:space="preserve">In</w:t>
      </w:r>
      <w:r>
        <w:t xml:space="preserve"> </w:t>
      </w:r>
      <w:hyperlink w:anchor="exm-similar">
        <w:r>
          <w:rPr>
            <w:rStyle w:val="Hyperlink"/>
          </w:rPr>
          <w:t xml:space="preserve">Example 199</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144</w:t>
        </w:r>
      </w:hyperlink>
      <w:r>
        <w:t xml:space="preserve">.</w:t>
      </w:r>
    </w:p>
    <w:bookmarkEnd w:id="614"/>
    <w:bookmarkStart w:id="615" w:name="thm-eigenvectors-independent"/>
    <w:p>
      <w:pPr>
        <w:pStyle w:val="BodyText"/>
      </w:pPr>
      <w:r>
        <w:rPr>
          <w:b/>
          <w:bCs/>
        </w:rPr>
        <w:t xml:space="preserve">Theorem 112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615"/>
    <w:p>
      <w:pPr>
        <w:pStyle w:val="BodyText"/>
      </w:pPr>
      <w:r>
        <w:rPr>
          <w:i/>
          <w:iCs/>
        </w:rPr>
        <w:t xml:space="preserve">Proof</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108</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16" w:name="exm-eigenvectors-independent"/>
    <w:p>
      <w:pPr>
        <w:pStyle w:val="BodyText"/>
      </w:pPr>
      <w:r>
        <w:rPr>
          <w:b/>
          <w:bCs/>
        </w:rPr>
        <w:t xml:space="preserve">Example 201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144</w:t>
        </w:r>
      </w:hyperlink>
      <w:r>
        <w:t xml:space="preserve"> </w:t>
      </w:r>
      <w:r>
        <w:t xml:space="preserve">are linearly independent, as</w:t>
      </w:r>
      <w:r>
        <w:t xml:space="preserve"> </w:t>
      </w:r>
      <w:hyperlink w:anchor="thm-eigenvectors-independent">
        <w:r>
          <w:rPr>
            <w:rStyle w:val="Hyperlink"/>
          </w:rPr>
          <w:t xml:space="preserve">Theorem 112</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16"/>
    <w:bookmarkStart w:id="617" w:name="def-diagonalizable"/>
    <w:p>
      <w:pPr>
        <w:pStyle w:val="BodyText"/>
      </w:pPr>
      <w:r>
        <w:rPr>
          <w:b/>
          <w:bCs/>
        </w:rPr>
        <w:t xml:space="preserve">Definition 107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75</w:t>
        </w:r>
      </w:hyperlink>
      <w:r>
        <w:t xml:space="preserve">);</w:t>
      </w:r>
      <w:r>
        <w:t xml:space="preserve"> </w:t>
      </w:r>
      <w:r>
        <w:t xml:space="preserve">by</w:t>
      </w:r>
      <w:r>
        <w:t xml:space="preserve"> </w:t>
      </w:r>
      <w:hyperlink w:anchor="rem-similar-both-ways">
        <w:r>
          <w:rPr>
            <w:rStyle w:val="Hyperlink"/>
          </w:rPr>
          <w:t xml:space="preserve">Remark 49</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106</w:t>
        </w:r>
      </w:hyperlink>
      <w:r>
        <w:t xml:space="preserve">).</w:t>
      </w:r>
    </w:p>
    <w:bookmarkEnd w:id="617"/>
    <w:bookmarkStart w:id="618" w:name="exm-diagonalizable"/>
    <w:p>
      <w:pPr>
        <w:pStyle w:val="BodyText"/>
      </w:pPr>
      <w:r>
        <w:rPr>
          <w:b/>
          <w:bCs/>
        </w:rPr>
        <w:t xml:space="preserve">Example 202 (Diagonalizable and not)</w:t>
      </w:r>
      <w:r>
        <w:t xml:space="preserve"> </w:t>
      </w:r>
      <w:r>
        <w:t xml:space="preserve"> </w:t>
      </w:r>
    </w:p>
    <w:p>
      <w:pPr>
        <w:numPr>
          <w:ilvl w:val="0"/>
          <w:numId w:val="1103"/>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199</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3"/>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49</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109</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111</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193</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18"/>
    <w:bookmarkStart w:id="619" w:name="thm-diagonalizable"/>
    <w:p>
      <w:pPr>
        <w:pStyle w:val="FirstParagraph"/>
      </w:pPr>
      <w:r>
        <w:rPr>
          <w:b/>
          <w:bCs/>
        </w:rPr>
        <w:t xml:space="preserve">Theorem 113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107</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19"/>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92</w:t>
        </w:r>
      </w:hyperlink>
      <w:r>
        <w:t xml:space="preserve">,</w:t>
      </w:r>
      <w:r>
        <w:t xml:space="preserve"> </w:t>
      </w:r>
      <w:hyperlink w:anchor="thm-matvec-columns">
        <w:r>
          <w:rPr>
            <w:rStyle w:val="Hyperlink"/>
          </w:rPr>
          <w:t xml:space="preserve">Theorem 23</w:t>
        </w:r>
      </w:hyperlink>
      <w:r>
        <w:t xml:space="preserve">),</w:t>
      </w:r>
      <w:r>
        <w:t xml:space="preserve"> </w:t>
      </w:r>
      <w:r>
        <w:t xml:space="preserve">so</w:t>
      </w:r>
    </w:p>
    <w:p>
      <w:pPr>
        <w:pStyle w:val="BodyText"/>
      </w:pPr>
      <w:bookmarkStart w:id="620"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620"/>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106</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76</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76</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21" w:name="exm-thm-diagonalizable"/>
    <w:p>
      <w:pPr>
        <w:pStyle w:val="BodyText"/>
      </w:pPr>
      <w:r>
        <w:rPr>
          <w:b/>
          <w:bCs/>
        </w:rPr>
        <w:t xml:space="preserve">Example 203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201</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49</w:t>
        </w:r>
      </w:hyperlink>
      <w:r>
        <w:t xml:space="preserve"> </w:t>
      </w:r>
      <w:r>
        <w:t xml:space="preserve">this is the similarity of</w:t>
      </w:r>
      <w:r>
        <w:t xml:space="preserve"> </w:t>
      </w:r>
      <w:hyperlink w:anchor="exm-similar">
        <w:r>
          <w:rPr>
            <w:rStyle w:val="Hyperlink"/>
          </w:rPr>
          <w:t xml:space="preserve">Example 199</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77</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88</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193</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21"/>
    <w:bookmarkStart w:id="622" w:name="cor-distinct-diagonalizable"/>
    <w:p>
      <w:pPr>
        <w:pStyle w:val="BodyText"/>
      </w:pPr>
      <w:r>
        <w:rPr>
          <w:b/>
          <w:bCs/>
        </w:rPr>
        <w:t xml:space="preserve">Corollary 10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22"/>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112</w:t>
        </w:r>
      </w:hyperlink>
      <w:r>
        <w:t xml:space="preserve">),</w:t>
      </w:r>
      <w:r>
        <w:t xml:space="preserve"> </w:t>
      </w:r>
      <w:r>
        <w:t xml:space="preserve">so the matrix is diagonalizable (</w:t>
      </w:r>
      <w:hyperlink w:anchor="thm-diagonalizable">
        <w:r>
          <w:rPr>
            <w:rStyle w:val="Hyperlink"/>
          </w:rPr>
          <w:t xml:space="preserve">Theorem 113</w:t>
        </w:r>
      </w:hyperlink>
      <w:r>
        <w:t xml:space="preserve">).</w:t>
      </w:r>
    </w:p>
    <w:bookmarkStart w:id="623" w:name="exm-distinct-diagonalizable"/>
    <w:p>
      <w:pPr>
        <w:pStyle w:val="BodyText"/>
      </w:pPr>
      <w:r>
        <w:rPr>
          <w:b/>
          <w:bCs/>
        </w:rPr>
        <w:t xml:space="preserve">Example 204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197</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109</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77</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23"/>
    <w:bookmarkStart w:id="624" w:name="thm-diagonalizable-powers"/>
    <w:p>
      <w:pPr>
        <w:pStyle w:val="BodyText"/>
      </w:pPr>
      <w:r>
        <w:rPr>
          <w:b/>
          <w:bCs/>
        </w:rPr>
        <w:t xml:space="preserve">Theorem 114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107</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24"/>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7">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73</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76</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73</m:t>
              </m:r>
              <m:r>
                <m:rPr>
                  <m:nor/>
                  <m:sty m:val="p"/>
                </m:rPr>
                <m:t>)</m:t>
              </m:r>
            </m:e>
          </m:eqArr>
        </m:oMath>
      </m:oMathPara>
    </w:p>
    <w:bookmarkStart w:id="625" w:name="exm-diagonalizable-powers"/>
    <w:p>
      <w:pPr>
        <w:pStyle w:val="FirstParagraph"/>
      </w:pPr>
      <w:r>
        <w:rPr>
          <w:b/>
          <w:bCs/>
        </w:rPr>
        <w:t xml:space="preserve">Example 205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203</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199</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114</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92</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196</w:t>
        </w:r>
      </w:hyperlink>
      <w:r>
        <w:t xml:space="preserve">.</w:t>
      </w:r>
    </w:p>
    <w:bookmarkEnd w:id="625"/>
    <w:bookmarkEnd w:id="626"/>
    <w:bookmarkStart w:id="647"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27" name="Picture"/>
                  <a:graphic>
                    <a:graphicData uri="http://schemas.openxmlformats.org/drawingml/2006/picture">
                      <pic:pic>
                        <pic:nvPicPr>
                          <pic:cNvPr descr="/opt/quarto/share/formats/docx/note.png" id="628"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80</w:t>
              </w:r>
            </w:hyperlink>
            <w:r>
              <w:t xml:space="preserve">).</w:t>
            </w:r>
            <w:r>
              <w:t xml:space="preserve"> </w:t>
            </w:r>
            <w:r>
              <w:t xml:space="preserve">These parts of the source are left out:</w:t>
            </w:r>
          </w:p>
          <w:p>
            <w:pPr>
              <w:pStyle w:val="Compact"/>
              <w:numPr>
                <w:ilvl w:val="0"/>
                <w:numId w:val="1104"/>
              </w:numPr>
            </w:pPr>
            <w:r>
              <w:t xml:space="preserve">its covariance test, which needs probability</w:t>
            </w:r>
          </w:p>
          <w:p>
            <w:pPr>
              <w:pStyle w:val="Compact"/>
              <w:numPr>
                <w:ilvl w:val="0"/>
                <w:numId w:val="1104"/>
              </w:numPr>
            </w:pPr>
            <w:r>
              <w:t xml:space="preserve">its material on minimization</w:t>
            </w:r>
          </w:p>
          <w:p>
            <w:pPr>
              <w:pStyle w:val="Compact"/>
              <w:numPr>
                <w:ilvl w:val="0"/>
                <w:numId w:val="1104"/>
              </w:numPr>
            </w:pPr>
            <w:r>
              <w:t xml:space="preserve">its positive semidefinite version of the Schur complement test</w:t>
            </w:r>
          </w:p>
          <w:p>
            <w:pPr>
              <w:pStyle w:val="Compact"/>
              <w:numPr>
                <w:ilvl w:val="0"/>
                <w:numId w:val="1104"/>
              </w:numPr>
            </w:pPr>
            <w:r>
              <w:t xml:space="preserve">its pivot test</w:t>
            </w:r>
          </w:p>
          <w:p>
            <w:pPr>
              <w:pStyle w:val="Compact"/>
              <w:numPr>
                <w:ilvl w:val="0"/>
                <w:numId w:val="1104"/>
              </w:numPr>
            </w:pPr>
            <w:r>
              <w:t xml:space="preserve">its Hadamard-product</w:t>
            </w:r>
            <w:r>
              <w:t xml:space="preserve"> </w:t>
            </w:r>
            <w:r>
              <w:t xml:space="preserve">“Schur lemma”</w:t>
            </w:r>
          </w:p>
          <w:p>
            <w:pPr>
              <w:pStyle w:val="Compact"/>
              <w:numPr>
                <w:ilvl w:val="0"/>
                <w:numId w:val="1104"/>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29" w:name="thm-pd-gram"/>
    <w:p>
      <w:pPr>
        <w:pStyle w:val="BodyText"/>
      </w:pPr>
      <w:r>
        <w:rPr>
          <w:b/>
          <w:bCs/>
        </w:rPr>
        <w:t xml:space="preserve">Theorem 115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5"/>
        </w:numPr>
      </w:pPr>
      <m:oMath>
        <m:r>
          <m:rPr>
            <m:sty m:val="bi"/>
          </m:rPr>
          <m:t>A</m:t>
        </m:r>
      </m:oMath>
      <w:r>
        <w:t xml:space="preserve"> </w:t>
      </w:r>
      <w:r>
        <w:t xml:space="preserve">is positive semidefinite (</w:t>
      </w:r>
      <w:hyperlink w:anchor="def-positive-semidefinite">
        <w:r>
          <w:rPr>
            <w:rStyle w:val="Hyperlink"/>
          </w:rPr>
          <w:t xml:space="preserve">Definition 90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5"/>
        </w:numPr>
      </w:pP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29"/>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56</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23</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56</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77</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114</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77</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43</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30</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67</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106</w:t>
        </w:r>
      </w:hyperlink>
      <w:r>
        <w:t xml:space="preserve">,</w:t>
      </w:r>
      <w:r>
        <w:t xml:space="preserve"> </w:t>
      </w:r>
      <w:hyperlink w:anchor="def-rank">
        <w:r>
          <w:rPr>
            <w:rStyle w:val="Hyperlink"/>
          </w:rPr>
          <w:t xml:space="preserve">Definition 38</w:t>
        </w:r>
      </w:hyperlink>
      <w:r>
        <w:t xml:space="preserve">).</w:t>
      </w:r>
    </w:p>
    <w:bookmarkStart w:id="630" w:name="exm-pd-gram"/>
    <w:p>
      <w:pPr>
        <w:pStyle w:val="BodyText"/>
      </w:pPr>
      <w:r>
        <w:rPr>
          <w:b/>
          <w:bCs/>
        </w:rPr>
        <w:t xml:space="preserve">Example 206 (Gram factorizations)</w:t>
      </w:r>
      <w:r>
        <w:t xml:space="preserve"> </w:t>
      </w:r>
      <w:r>
        <w:t xml:space="preserve"> </w:t>
      </w:r>
    </w:p>
    <w:p>
      <w:pPr>
        <w:pStyle w:val="Compact"/>
        <w:numPr>
          <w:ilvl w:val="0"/>
          <w:numId w:val="1106"/>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149</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150</w:t>
        </w:r>
      </w:hyperlink>
      <w:r>
        <w:t xml:space="preserve">).</w:t>
      </w:r>
    </w:p>
    <w:p>
      <w:pPr>
        <w:pStyle w:val="Compact"/>
        <w:numPr>
          <w:ilvl w:val="0"/>
          <w:numId w:val="1106"/>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35</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is positive definite.</w:t>
      </w:r>
    </w:p>
    <w:p>
      <w:pPr>
        <w:pStyle w:val="Compact"/>
        <w:numPr>
          <w:ilvl w:val="0"/>
          <w:numId w:val="110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30"/>
    <w:bookmarkStart w:id="631" w:name="thm-pd-operations"/>
    <w:p>
      <w:pPr>
        <w:pStyle w:val="FirstParagraph"/>
      </w:pPr>
      <w:r>
        <w:rPr>
          <w:b/>
          <w:bCs/>
        </w:rPr>
        <w:t xml:space="preserve">Theorem 116 (Operations that preserve definiteness)</w:t>
      </w:r>
      <w:r>
        <w:t xml:space="preserve"> </w:t>
      </w:r>
      <w:r>
        <w:t xml:space="preserve"> </w:t>
      </w:r>
    </w:p>
    <w:p>
      <w:pPr>
        <w:pStyle w:val="Compact"/>
        <w:numPr>
          <w:ilvl w:val="0"/>
          <w:numId w:val="1107"/>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91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7"/>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31"/>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92</m:t>
              </m:r>
              <m:r>
                <m:rPr>
                  <m:nor/>
                  <m:sty m:val="p"/>
                </m:rPr>
                <m:t>)</m:t>
              </m:r>
            </m:e>
            <m:e>
              <m:r>
                <m:t>&amp;</m:t>
              </m:r>
              <m:r>
                <m:rPr>
                  <m:sty m:val="p"/>
                </m:rPr>
                <m:t>&gt;</m:t>
              </m:r>
              <m:r>
                <m:t>0</m:t>
              </m:r>
              <m:r>
                <m:rPr>
                  <m:sty m:val="p"/>
                </m:rPr>
                <m:t>.</m:t>
              </m:r>
              <m:r>
                <m:t>&amp;</m:t>
              </m:r>
              <m:r>
                <m:t>&amp;</m:t>
              </m:r>
              <m:r>
                <m:rPr>
                  <m:nor/>
                  <m:sty m:val="p"/>
                </m:rPr>
                <m:t>(each term is positive)</m:t>
              </m:r>
            </m:e>
          </m:eqArr>
        </m:oMath>
      </m:oMathPara>
    </w:p>
    <w:bookmarkStart w:id="632" w:name="exm-pd-operations"/>
    <w:p>
      <w:pPr>
        <w:pStyle w:val="FirstParagraph"/>
      </w:pPr>
      <w:r>
        <w:rPr>
          <w:b/>
          <w:bCs/>
        </w:rPr>
        <w:t xml:space="preserve">Example 207 (Building positive definite matrices)</w:t>
      </w:r>
      <w:r>
        <w:t xml:space="preserve"> </w:t>
      </w:r>
      <w:r>
        <w:t xml:space="preserve"> </w:t>
      </w:r>
    </w:p>
    <w:p>
      <w:pPr>
        <w:numPr>
          <w:ilvl w:val="0"/>
          <w:numId w:val="1108"/>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206</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8"/>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150</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206</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8"/>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p>
    <w:p>
      <w:pPr>
        <w:numPr>
          <w:ilvl w:val="0"/>
          <w:numId w:val="1108"/>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32"/>
    <w:bookmarkStart w:id="633" w:name="def-block-matrix"/>
    <w:p>
      <w:pPr>
        <w:pStyle w:val="FirstParagraph"/>
      </w:pPr>
      <w:r>
        <w:rPr>
          <w:b/>
          <w:bCs/>
        </w:rPr>
        <w:t xml:space="preserve">Definition 108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p>
    <w:bookmarkEnd w:id="633"/>
    <w:bookmarkStart w:id="634" w:name="exm-block-matrix"/>
    <w:p>
      <w:pPr>
        <w:pStyle w:val="BodyText"/>
      </w:pPr>
      <w:r>
        <w:rPr>
          <w:b/>
          <w:bCs/>
        </w:rPr>
        <w:t xml:space="preserve">Example 208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34"/>
    <w:bookmarkStart w:id="635" w:name="def-leading-block"/>
    <w:p>
      <w:pPr>
        <w:pStyle w:val="BodyText"/>
      </w:pPr>
      <w:r>
        <w:rPr>
          <w:b/>
          <w:bCs/>
        </w:rPr>
        <w:t xml:space="preserve">Definition 109 (Leading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108</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35"/>
    <w:bookmarkStart w:id="636" w:name="thm-pd-submatrix"/>
    <w:p>
      <w:pPr>
        <w:pStyle w:val="BodyText"/>
      </w:pPr>
      <w:r>
        <w:rPr>
          <w:b/>
          <w:bCs/>
        </w:rPr>
        <w:t xml:space="preserve">Theorem 117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91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108</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36"/>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37" w:name="exm-pd-submatrix"/>
    <w:p>
      <w:pPr>
        <w:pStyle w:val="FirstParagraph"/>
      </w:pPr>
      <w:r>
        <w:rPr>
          <w:b/>
          <w:bCs/>
        </w:rPr>
        <w:t xml:space="preserve">Example 209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207</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94</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has them</w:t>
      </w:r>
      <w:r>
        <w:t xml:space="preserve"> </w:t>
      </w:r>
      <w:r>
        <w:t xml:space="preserve">but is not positive definite.</w:t>
      </w:r>
    </w:p>
    <w:bookmarkEnd w:id="637"/>
    <w:bookmarkStart w:id="639" w:name="thm-block-quadratic"/>
    <w:p>
      <w:pPr>
        <w:pStyle w:val="BodyText"/>
      </w:pPr>
      <w:r>
        <w:rPr>
          <w:b/>
          <w:bCs/>
        </w:rPr>
        <w:t xml:space="preserve">Theorem 118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108</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74</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38"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38"/>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39"/>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50</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7</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50</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7</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92</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92</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40" w:name="exm-block-quadratic"/>
    <w:p>
      <w:pPr>
        <w:pStyle w:val="BodyText"/>
      </w:pPr>
      <w:r>
        <w:rPr>
          <w:b/>
          <w:bCs/>
        </w:rPr>
        <w:t xml:space="preserve">Example 210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40"/>
    <w:bookmarkStart w:id="641" w:name="def-schur-complement"/>
    <w:p>
      <w:pPr>
        <w:pStyle w:val="FirstParagraph"/>
      </w:pPr>
      <w:r>
        <w:rPr>
          <w:b/>
          <w:bCs/>
        </w:rPr>
        <w:t xml:space="preserve">Definition 110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118</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118</w:t>
        </w:r>
      </w:hyperlink>
      <w:r>
        <w:t xml:space="preserve">.</w:t>
      </w:r>
    </w:p>
    <w:bookmarkEnd w:id="641"/>
    <w:bookmarkStart w:id="642" w:name="exm-schur-complement"/>
    <w:p>
      <w:pPr>
        <w:pStyle w:val="BodyText"/>
      </w:pPr>
      <w:r>
        <w:rPr>
          <w:b/>
          <w:bCs/>
        </w:rPr>
        <w:t xml:space="preserve">Example 211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42"/>
    <w:bookmarkStart w:id="643" w:name="thm-schur-test"/>
    <w:p>
      <w:pPr>
        <w:pStyle w:val="FirstParagraph"/>
      </w:pPr>
      <w:r>
        <w:rPr>
          <w:b/>
          <w:bCs/>
        </w:rPr>
        <w:t xml:space="preserve">Theorem 119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118</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110</w:t>
        </w:r>
      </w:hyperlink>
      <w:r>
        <w:t xml:space="preserve">) is positive definite.</w:t>
      </w:r>
    </w:p>
    <w:bookmarkEnd w:id="643"/>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81</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118</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117</w:t>
        </w:r>
      </w:hyperlink>
      <w:r>
        <w:t xml:space="preserve">),</w:t>
      </w:r>
      <w:r>
        <w:t xml:space="preserve"> </w:t>
      </w:r>
      <w:r>
        <w:t xml:space="preserve">and invertible (</w:t>
      </w:r>
      <w:hyperlink w:anchor="thm-pd-inverse">
        <w:r>
          <w:rPr>
            <w:rStyle w:val="Hyperlink"/>
          </w:rPr>
          <w:t xml:space="preserve">Theorem 81</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7</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118</w:t>
        </w:r>
      </w:hyperlink>
      <w:r>
        <w:t xml:space="preserve">).</w:t>
      </w:r>
    </w:p>
    <w:bookmarkStart w:id="644" w:name="exm-schur-test"/>
    <w:p>
      <w:pPr>
        <w:pStyle w:val="BodyText"/>
      </w:pPr>
      <w:r>
        <w:rPr>
          <w:b/>
          <w:bCs/>
        </w:rPr>
        <w:t xml:space="preserve">Example 212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211</w:t>
        </w:r>
      </w:hyperlink>
      <w:r>
        <w:t xml:space="preserve">),</w:t>
      </w:r>
      <w:r>
        <w:t xml:space="preserve"> </w:t>
      </w:r>
      <w:r>
        <w:t xml:space="preserve">so it is positive definite.</w:t>
      </w:r>
    </w:p>
    <w:p>
      <w:pPr>
        <w:pStyle w:val="Compact"/>
        <w:numPr>
          <w:ilvl w:val="0"/>
          <w:numId w:val="1110"/>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150</w:t>
        </w:r>
      </w:hyperlink>
      <w:r>
        <w:t xml:space="preserve"> </w:t>
      </w:r>
      <w:r>
        <w:t xml:space="preserve">found directly.</w:t>
      </w:r>
    </w:p>
    <w:bookmarkEnd w:id="644"/>
    <w:bookmarkStart w:id="645" w:name="thm-cholesky"/>
    <w:p>
      <w:pPr>
        <w:pStyle w:val="FirstParagraph"/>
      </w:pPr>
      <w:r>
        <w:rPr>
          <w:b/>
          <w:bCs/>
        </w:rPr>
        <w:t xml:space="preserve">Theorem 120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101</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45"/>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101</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115</w:t>
        </w:r>
      </w:hyperlink>
      <w:r>
        <w:t xml:space="preserve">, part 2).</w:t>
      </w:r>
    </w:p>
    <w:p>
      <w:pPr>
        <w:pStyle w:val="BodyText"/>
      </w:pPr>
      <w:r>
        <w:rPr>
          <w:b/>
          <w:bCs/>
        </w:rPr>
        <w:t xml:space="preserve">Only if, with uniqueness, by</w:t>
      </w:r>
      <w:r>
        <w:rPr>
          <w:b/>
          <w:bCs/>
        </w:rPr>
        <w:t xml:space="preserve"> </w:t>
      </w:r>
      <w:hyperlink r:id="rId137">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117</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117</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92</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110</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92</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119</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46" w:name="exm-cholesky"/>
    <w:p>
      <w:pPr>
        <w:pStyle w:val="BodyText"/>
      </w:pPr>
      <w:r>
        <w:rPr>
          <w:b/>
          <w:bCs/>
        </w:rPr>
        <w:t xml:space="preserve">Example 213 (Two Cholesky factors)</w:t>
      </w:r>
      <w:r>
        <w:t xml:space="preserve"> </w:t>
      </w:r>
      <w:r>
        <w:t xml:space="preserve"> </w:t>
      </w:r>
    </w:p>
    <w:p>
      <w:pPr>
        <w:numPr>
          <w:ilvl w:val="0"/>
          <w:numId w:val="111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1"/>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211</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1"/>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212</w:t>
        </w:r>
      </w:hyperlink>
      <w:r>
        <w:t xml:space="preserve">).</w:t>
      </w:r>
    </w:p>
    <w:bookmarkEnd w:id="646"/>
    <w:bookmarkEnd w:id="647"/>
    <w:bookmarkStart w:id="672" w:name="sec-complex-vectors-matrices"/>
    <w:p>
      <w:pPr>
        <w:pStyle w:val="Heading2"/>
      </w:pPr>
      <w:r>
        <w:t xml:space="preserve">23 Complex vectors and matrices</w:t>
      </w:r>
    </w:p>
    <w:bookmarkStart w:id="648" w:name="def-complex-vector"/>
    <w:p>
      <w:pPr>
        <w:pStyle w:val="FirstParagraph"/>
      </w:pPr>
      <w:r>
        <w:rPr>
          <w:b/>
          <w:bCs/>
        </w:rPr>
        <w:t xml:space="preserve">Definition 111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65">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48"/>
    <w:bookmarkStart w:id="649" w:name="exm-complex-vector"/>
    <w:p>
      <w:pPr>
        <w:pStyle w:val="BodyText"/>
      </w:pPr>
      <w:r>
        <w:rPr>
          <w:b/>
          <w:bCs/>
        </w:rPr>
        <w:t xml:space="preserve">Example 214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49"/>
    <w:bookmarkStart w:id="651" w:name="def-complex-conjugate-matrix"/>
    <w:p>
      <w:pPr>
        <w:pStyle w:val="BodyText"/>
      </w:pPr>
      <w:r>
        <w:rPr>
          <w:b/>
          <w:bCs/>
        </w:rPr>
        <w:t xml:space="preserve">Definition 112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50">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51"/>
    <w:bookmarkStart w:id="652" w:name="def-conjugate-transpose"/>
    <w:p>
      <w:pPr>
        <w:pStyle w:val="BodyText"/>
      </w:pPr>
      <w:r>
        <w:rPr>
          <w:b/>
          <w:bCs/>
        </w:rPr>
        <w:t xml:space="preserve">Definition 113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52"/>
    <w:bookmarkStart w:id="653" w:name="rem-conjugate-transpose-notation"/>
    <w:p>
      <w:pPr>
        <w:pStyle w:val="FirstParagraph"/>
      </w:pPr>
      <w:r>
        <w:rPr>
          <w:i/>
          <w:iCs/>
        </w:rPr>
        <w:t xml:space="preserve">Remark 50</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53"/>
    <w:bookmarkStart w:id="654" w:name="exm-conjugate-transpose"/>
    <w:p>
      <w:pPr>
        <w:pStyle w:val="BodyText"/>
      </w:pPr>
      <w:r>
        <w:rPr>
          <w:b/>
          <w:bCs/>
        </w:rPr>
        <w:t xml:space="preserve">Example 215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54"/>
    <w:bookmarkStart w:id="655" w:name="rem-conjugate-transpose-vector"/>
    <w:p>
      <w:pPr>
        <w:pStyle w:val="BodyText"/>
      </w:pPr>
      <w:r>
        <w:rPr>
          <w:i/>
          <w:iCs/>
        </w:rPr>
        <w:t xml:space="preserve">Remark 51</w:t>
      </w:r>
      <w:r>
        <w:t xml:space="preserve"> (Conjugate transpose of a complex vector). </w:t>
      </w: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55"/>
    <w:bookmarkStart w:id="656" w:name="thm-hermitian-adjoint-properties"/>
    <w:p>
      <w:pPr>
        <w:pStyle w:val="BodyText"/>
      </w:pPr>
      <w:r>
        <w:rPr>
          <w:b/>
          <w:bCs/>
        </w:rPr>
        <w:t xml:space="preserve">Theorem 121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113</w:t>
        </w:r>
      </w:hyperlink>
      <w:r>
        <w:t xml:space="preserve">) satisfies:</w:t>
      </w:r>
    </w:p>
    <w:p>
      <w:pPr>
        <w:pStyle w:val="Compact"/>
        <w:numPr>
          <w:ilvl w:val="0"/>
          <w:numId w:val="1112"/>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2"/>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2"/>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2"/>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56"/>
    <w:p>
      <w:pPr>
        <w:pStyle w:val="FirstParagraph"/>
      </w:pPr>
      <w:r>
        <w:rPr>
          <w:i/>
          <w:iCs/>
        </w:rPr>
        <w:t xml:space="preserve">Proof</w:t>
      </w:r>
      <w:r>
        <w:t xml:space="preserve">. </w:t>
      </w:r>
      <w:r>
        <w:t xml:space="preserve">Properties 1-3 follow directly from entrywise conjugation and transposition:</w:t>
      </w:r>
    </w:p>
    <w:p>
      <w:pPr>
        <w:numPr>
          <w:ilvl w:val="0"/>
          <w:numId w:val="1113"/>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3"/>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3"/>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113</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113</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57" w:name="thm-adjoint-inner-product"/>
    <w:p>
      <w:pPr>
        <w:pStyle w:val="BodyText"/>
      </w:pPr>
      <w:r>
        <w:rPr>
          <w:b/>
          <w:bCs/>
        </w:rPr>
        <w:t xml:space="preserve">Theorem 122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57"/>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121</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121</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58" w:name="rem-adjoint-name"/>
    <w:p>
      <w:pPr>
        <w:pStyle w:val="FirstParagraph"/>
      </w:pPr>
      <w:r>
        <w:rPr>
          <w:i/>
          <w:iCs/>
        </w:rPr>
        <w:t xml:space="preserve">Remark 52</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58"/>
    <w:bookmarkStart w:id="659" w:name="thm-zhz-sum-squares"/>
    <w:p>
      <w:pPr>
        <w:pStyle w:val="BodyText"/>
      </w:pPr>
      <w:r>
        <w:rPr>
          <w:b/>
          <w:bCs/>
        </w:rPr>
        <w:t xml:space="preserve">Theorem 123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59"/>
    <w:p>
      <w:pPr>
        <w:pStyle w:val="BodyText"/>
      </w:pPr>
      <w:r>
        <w:rPr>
          <w:i/>
          <w:iCs/>
        </w:rPr>
        <w:t xml:space="preserve">Proof</w:t>
      </w:r>
      <w:r>
        <w:t xml:space="preserve">. </w:t>
      </w:r>
      <w:r>
        <w:t xml:space="preserve">The last step uses the</w:t>
      </w:r>
      <w:r>
        <w:t xml:space="preserve"> </w:t>
      </w:r>
      <w:hyperlink r:id="rId660">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113</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61">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62" w:name="exm-zhz-sum-squares"/>
    <w:p>
      <w:pPr>
        <w:pStyle w:val="BodyText"/>
      </w:pPr>
      <w:r>
        <w:rPr>
          <w:b/>
          <w:bCs/>
        </w:rPr>
        <w:t xml:space="preserve">Example 216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123</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123</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62"/>
    <w:bookmarkStart w:id="663" w:name="exm-transpose-not-enough"/>
    <w:p>
      <w:pPr>
        <w:pStyle w:val="FirstParagraph"/>
      </w:pPr>
      <w:r>
        <w:rPr>
          <w:b/>
          <w:bCs/>
        </w:rPr>
        <w:t xml:space="preserve">Example 217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113</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123</w:t>
        </w:r>
      </w:hyperlink>
      <w:r>
        <w:t xml:space="preserve"> </w:t>
      </w:r>
      <w:r>
        <w:t xml:space="preserve">guarantees.</w:t>
      </w:r>
    </w:p>
    <w:bookmarkEnd w:id="663"/>
    <w:bookmarkStart w:id="664" w:name="def-hermitian-matrix"/>
    <w:p>
      <w:pPr>
        <w:pStyle w:val="BodyText"/>
      </w:pPr>
      <w:r>
        <w:rPr>
          <w:b/>
          <w:bCs/>
        </w:rPr>
        <w:t xml:space="preserve">Definition 114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113</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64"/>
    <w:bookmarkStart w:id="665" w:name="rem-hermitian-self-adjoint"/>
    <w:p>
      <w:pPr>
        <w:pStyle w:val="FirstParagraph"/>
      </w:pPr>
      <w:r>
        <w:rPr>
          <w:i/>
          <w:iCs/>
        </w:rPr>
        <w:t xml:space="preserve">Remark 53</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122</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65"/>
    <w:bookmarkStart w:id="666" w:name="exm-hermitian-matrix"/>
    <w:p>
      <w:pPr>
        <w:pStyle w:val="BodyText"/>
      </w:pPr>
      <w:r>
        <w:rPr>
          <w:b/>
          <w:bCs/>
        </w:rPr>
        <w:t xml:space="preserve">Example 218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66"/>
    <w:bookmarkStart w:id="667" w:name="exm-not-hermitian"/>
    <w:p>
      <w:pPr>
        <w:pStyle w:val="BodyText"/>
      </w:pPr>
      <w:r>
        <w:rPr>
          <w:b/>
          <w:bCs/>
        </w:rPr>
        <w:t xml:space="preserve">Example 219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67"/>
    <w:bookmarkStart w:id="668" w:name="def-skew-hermitian-matrix"/>
    <w:p>
      <w:pPr>
        <w:pStyle w:val="FirstParagraph"/>
      </w:pPr>
      <w:r>
        <w:rPr>
          <w:b/>
          <w:bCs/>
        </w:rPr>
        <w:t xml:space="preserve">Definition 115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113</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68"/>
    <w:bookmarkStart w:id="669" w:name="rem-skew-hermitian-diagonal"/>
    <w:p>
      <w:pPr>
        <w:pStyle w:val="FirstParagraph"/>
      </w:pPr>
      <w:r>
        <w:rPr>
          <w:i/>
          <w:iCs/>
        </w:rPr>
        <w:t xml:space="preserve">Remark 54</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69"/>
    <w:bookmarkStart w:id="670" w:name="exm-skew-hermitian-matrix"/>
    <w:p>
      <w:pPr>
        <w:pStyle w:val="BodyText"/>
      </w:pPr>
      <w:r>
        <w:rPr>
          <w:b/>
          <w:bCs/>
        </w:rPr>
        <w:t xml:space="preserve">Example 220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70"/>
    <w:bookmarkStart w:id="671" w:name="X4e376dfe4195dd67571b7cde9ab8c2999dabc4a"/>
    <w:p>
      <w:pPr>
        <w:pStyle w:val="BodyText"/>
      </w:pPr>
      <w:r>
        <w:rPr>
          <w:b/>
          <w:bCs/>
        </w:rPr>
        <w:t xml:space="preserve">Theorem 124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114</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115</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71"/>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121</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72"/>
    <w:bookmarkStart w:id="674" w:name="sec-additional-resources"/>
    <w:p>
      <w:pPr>
        <w:pStyle w:val="Heading2"/>
      </w:pPr>
      <w:r>
        <w:t xml:space="preserve">24 Further reading</w:t>
      </w:r>
    </w:p>
    <w:p>
      <w:pPr>
        <w:pStyle w:val="Compact"/>
        <w:numPr>
          <w:ilvl w:val="0"/>
          <w:numId w:val="1114"/>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4"/>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4"/>
        </w:numPr>
      </w:pPr>
      <w:r>
        <w:t xml:space="preserve">Fieller (2016)</w:t>
      </w:r>
    </w:p>
    <w:p>
      <w:pPr>
        <w:pStyle w:val="Compact"/>
        <w:numPr>
          <w:ilvl w:val="0"/>
          <w:numId w:val="1114"/>
        </w:numPr>
      </w:pPr>
      <w:r>
        <w:t xml:space="preserve">Banerjee and Roy (2014)</w:t>
      </w:r>
    </w:p>
    <w:p>
      <w:pPr>
        <w:pStyle w:val="Compact"/>
        <w:numPr>
          <w:ilvl w:val="0"/>
          <w:numId w:val="1114"/>
        </w:numPr>
      </w:pPr>
      <w:r>
        <w:t xml:space="preserve">Searle and Khuri (2017)</w:t>
      </w:r>
    </w:p>
    <w:p>
      <w:pPr>
        <w:pStyle w:val="Compact"/>
        <w:numPr>
          <w:ilvl w:val="0"/>
          <w:numId w:val="1114"/>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73">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4"/>
        </w:numPr>
      </w:pPr>
      <w:hyperlink r:id="rId145">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74"/>
    <w:bookmarkStart w:id="715" w:name="references"/>
    <w:p>
      <w:pPr>
        <w:pStyle w:val="Heading2"/>
      </w:pPr>
      <w:r>
        <w:t xml:space="preserve">References</w:t>
      </w:r>
    </w:p>
    <w:bookmarkStart w:id="714" w:name="refs"/>
    <w:bookmarkStart w:id="676"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75">
        <w:r>
          <w:rPr>
            <w:rStyle w:val="Hyperlink"/>
          </w:rPr>
          <w:t xml:space="preserve">https://doi.org/10.1007/978-3-031-41026-0</w:t>
        </w:r>
      </w:hyperlink>
      <w:r>
        <w:t xml:space="preserve">.</w:t>
      </w:r>
    </w:p>
    <w:bookmarkEnd w:id="676"/>
    <w:bookmarkStart w:id="678"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77">
        <w:r>
          <w:rPr>
            <w:rStyle w:val="Hyperlink"/>
          </w:rPr>
          <w:t xml:space="preserve">https://www.routledge.com/Linear-Algebra-and-Matrix-Analysis-for-Statistics/Banerjee-Roy/p/book/9781420095388</w:t>
        </w:r>
      </w:hyperlink>
      <w:r>
        <w:t xml:space="preserve">.</w:t>
      </w:r>
    </w:p>
    <w:bookmarkEnd w:id="678"/>
    <w:bookmarkStart w:id="680"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79">
        <w:r>
          <w:rPr>
            <w:rStyle w:val="Hyperlink"/>
          </w:rPr>
          <w:t xml:space="preserve">https://doi.org/10.1017/9781108583664</w:t>
        </w:r>
      </w:hyperlink>
      <w:r>
        <w:t xml:space="preserve">.</w:t>
      </w:r>
    </w:p>
    <w:bookmarkEnd w:id="680"/>
    <w:bookmarkStart w:id="682"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81">
        <w:r>
          <w:rPr>
            <w:rStyle w:val="Hyperlink"/>
          </w:rPr>
          <w:t xml:space="preserve">https://doi.org/10.1201/9781315182780</w:t>
        </w:r>
      </w:hyperlink>
      <w:r>
        <w:t xml:space="preserve">.</w:t>
      </w:r>
    </w:p>
    <w:bookmarkEnd w:id="682"/>
    <w:bookmarkStart w:id="684"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83">
        <w:r>
          <w:rPr>
            <w:rStyle w:val="Hyperlink"/>
          </w:rPr>
          <w:t xml:space="preserve">https://doi.org/10.1201/9781315370200</w:t>
        </w:r>
      </w:hyperlink>
      <w:r>
        <w:t xml:space="preserve">.</w:t>
      </w:r>
    </w:p>
    <w:bookmarkEnd w:id="684"/>
    <w:bookmarkStart w:id="686"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85">
        <w:r>
          <w:rPr>
            <w:rStyle w:val="Hyperlink"/>
          </w:rPr>
          <w:t xml:space="preserve">https://www.deeplearningbook.org/</w:t>
        </w:r>
      </w:hyperlink>
      <w:r>
        <w:t xml:space="preserve">.</w:t>
      </w:r>
    </w:p>
    <w:bookmarkEnd w:id="686"/>
    <w:bookmarkStart w:id="688"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87">
        <w:r>
          <w:rPr>
            <w:rStyle w:val="Hyperlink"/>
          </w:rPr>
          <w:t xml:space="preserve">https://facultyweb.cs.wwu.edu/~hutchib2/video_lectures/data371/</w:t>
        </w:r>
      </w:hyperlink>
      <w:r>
        <w:t xml:space="preserve">.</w:t>
      </w:r>
    </w:p>
    <w:bookmarkEnd w:id="688"/>
    <w:bookmarkStart w:id="690"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89">
        <w:r>
          <w:rPr>
            <w:rStyle w:val="Hyperlink"/>
          </w:rPr>
          <w:t xml:space="preserve">www.mosaic-web.org</w:t>
        </w:r>
      </w:hyperlink>
      <w:r>
        <w:t xml:space="preserve">.</w:t>
      </w:r>
    </w:p>
    <w:bookmarkEnd w:id="690"/>
    <w:bookmarkStart w:id="692"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91">
        <w:r>
          <w:rPr>
            <w:rStyle w:val="Hyperlink"/>
          </w:rPr>
          <w:t xml:space="preserve">https://www2.imm.dtu.dk/pubdb/edoc/imm3274.pdf</w:t>
        </w:r>
      </w:hyperlink>
      <w:r>
        <w:t xml:space="preserve">.</w:t>
      </w:r>
    </w:p>
    <w:bookmarkEnd w:id="692"/>
    <w:bookmarkStart w:id="693"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93"/>
    <w:bookmarkStart w:id="695"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94">
        <w:r>
          <w:rPr>
            <w:rStyle w:val="Hyperlink"/>
          </w:rPr>
          <w:t xml:space="preserve">https://math.mit.edu/~gs/linearalgebra/</w:t>
        </w:r>
      </w:hyperlink>
      <w:r>
        <w:t xml:space="preserve">.</w:t>
      </w:r>
    </w:p>
    <w:bookmarkEnd w:id="695"/>
    <w:bookmarkStart w:id="697"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96">
        <w:r>
          <w:rPr>
            <w:rStyle w:val="Hyperlink"/>
          </w:rPr>
          <w:t xml:space="preserve">https://ucla-biostat-216.github.io/2024fall/slides/10-eig/10-eig.html</w:t>
        </w:r>
      </w:hyperlink>
      <w:r>
        <w:t xml:space="preserve">.</w:t>
      </w:r>
    </w:p>
    <w:bookmarkEnd w:id="697"/>
    <w:bookmarkStart w:id="699"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98">
        <w:r>
          <w:rPr>
            <w:rStyle w:val="Hyperlink"/>
          </w:rPr>
          <w:t xml:space="preserve">https://ucla-biostat-216.github.io/2024fall/slides/08-ls/08-ls.html</w:t>
        </w:r>
      </w:hyperlink>
      <w:r>
        <w:t xml:space="preserve">.</w:t>
      </w:r>
    </w:p>
    <w:bookmarkEnd w:id="699"/>
    <w:bookmarkStart w:id="701"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700">
        <w:r>
          <w:rPr>
            <w:rStyle w:val="Hyperlink"/>
          </w:rPr>
          <w:t xml:space="preserve">https://ucla-biostat-216.github.io/2024fall/slides/07-matinv/07-matinv.html</w:t>
        </w:r>
      </w:hyperlink>
      <w:r>
        <w:t xml:space="preserve">.</w:t>
      </w:r>
    </w:p>
    <w:bookmarkEnd w:id="701"/>
    <w:bookmarkStart w:id="703"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702">
        <w:r>
          <w:rPr>
            <w:rStyle w:val="Hyperlink"/>
          </w:rPr>
          <w:t xml:space="preserve">https://ucla-biostat-216.github.io/2024fall/slides/03-matrix/03-matrix.html</w:t>
        </w:r>
      </w:hyperlink>
      <w:r>
        <w:t xml:space="preserve">.</w:t>
      </w:r>
    </w:p>
    <w:bookmarkEnd w:id="703"/>
    <w:bookmarkStart w:id="705"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704">
        <w:r>
          <w:rPr>
            <w:rStyle w:val="Hyperlink"/>
          </w:rPr>
          <w:t xml:space="preserve">https://ucla-biostat-216.github.io/2024fall/slides/06-orthproj/06-orthproj.html</w:t>
        </w:r>
      </w:hyperlink>
      <w:r>
        <w:t xml:space="preserve">.</w:t>
      </w:r>
    </w:p>
    <w:bookmarkEnd w:id="705"/>
    <w:bookmarkStart w:id="707"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706">
        <w:r>
          <w:rPr>
            <w:rStyle w:val="Hyperlink"/>
          </w:rPr>
          <w:t xml:space="preserve">https://ucla-biostat-216.github.io/2024fall/slides/05-rank/05-rank.html</w:t>
        </w:r>
      </w:hyperlink>
      <w:r>
        <w:t xml:space="preserve">.</w:t>
      </w:r>
    </w:p>
    <w:bookmarkEnd w:id="707"/>
    <w:bookmarkStart w:id="709"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708">
        <w:r>
          <w:rPr>
            <w:rStyle w:val="Hyperlink"/>
          </w:rPr>
          <w:t xml:space="preserve">https://ucla-biostat-216.github.io/2024fall/slides/11-pd/11-pd.html</w:t>
        </w:r>
      </w:hyperlink>
      <w:r>
        <w:t xml:space="preserve">.</w:t>
      </w:r>
    </w:p>
    <w:bookmarkEnd w:id="709"/>
    <w:bookmarkStart w:id="711"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710">
        <w:r>
          <w:rPr>
            <w:rStyle w:val="Hyperlink"/>
          </w:rPr>
          <w:t xml:space="preserve">https://ucla-biostat-216.github.io/2024fall/slides/04-vecsp/04-vecsp.html</w:t>
        </w:r>
      </w:hyperlink>
      <w:r>
        <w:t xml:space="preserve">.</w:t>
      </w:r>
    </w:p>
    <w:bookmarkEnd w:id="711"/>
    <w:bookmarkStart w:id="713"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712">
        <w:r>
          <w:rPr>
            <w:rStyle w:val="Hyperlink"/>
          </w:rPr>
          <w:t xml:space="preserve">https://ucla-biostat-216.github.io/2024fall/slides/02-vector/02-vector.html</w:t>
        </w:r>
      </w:hyperlink>
      <w:r>
        <w:t xml:space="preserve">.</w:t>
      </w:r>
    </w:p>
    <w:bookmarkEnd w:id="713"/>
    <w:bookmarkEnd w:id="714"/>
    <w:bookmarkEnd w:id="7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9" Type="http://schemas.openxmlformats.org/officeDocument/2006/relationships/image" Target="media/rId189.png"/><Relationship Id="rId71" Type="http://schemas.openxmlformats.org/officeDocument/2006/relationships/image" Target="media/rId71.png"/><Relationship Id="rId279" Type="http://schemas.openxmlformats.org/officeDocument/2006/relationships/image" Target="media/rId279.png"/><Relationship Id="rId337" Type="http://schemas.openxmlformats.org/officeDocument/2006/relationships/hyperlink" Target="algebra-basics.html#def-absolute-value" TargetMode="External"/><Relationship Id="rId56" Type="http://schemas.openxmlformats.org/officeDocument/2006/relationships/hyperlink" Target="algebra-basics.html#def-square-root" TargetMode="External"/><Relationship Id="rId301" Type="http://schemas.openxmlformats.org/officeDocument/2006/relationships/hyperlink" Target="algebra-basics.html#def-strict-inequality" TargetMode="External"/><Relationship Id="rId650" Type="http://schemas.openxmlformats.org/officeDocument/2006/relationships/hyperlink" Target="algebra-complex.html#def-complex-conjugate" TargetMode="External"/><Relationship Id="rId661" Type="http://schemas.openxmlformats.org/officeDocument/2006/relationships/hyperlink" Target="algebra-complex.html#def-complex-modulus" TargetMode="External"/><Relationship Id="rId465" Type="http://schemas.openxmlformats.org/officeDocument/2006/relationships/hyperlink" Target="algebra-complex.html#def-complex-number" TargetMode="External"/><Relationship Id="rId660" Type="http://schemas.openxmlformats.org/officeDocument/2006/relationships/hyperlink" Target="algebra-complex.html#thm-conj-product" TargetMode="External"/><Relationship Id="rId162" Type="http://schemas.openxmlformats.org/officeDocument/2006/relationships/hyperlink" Target="algebra-exponentials.html#def-affine-function" TargetMode="External"/><Relationship Id="rId163" Type="http://schemas.openxmlformats.org/officeDocument/2006/relationships/hyperlink" Target="algebra-exponentials.html#def-linear-function" TargetMode="External"/><Relationship Id="rId92" Type="http://schemas.openxmlformats.org/officeDocument/2006/relationships/hyperlink" Target="algebra-sums.html#def-associative" TargetMode="External"/><Relationship Id="rId90" Type="http://schemas.openxmlformats.org/officeDocument/2006/relationships/hyperlink" Target="algebra-sums.html#def-commutative" TargetMode="External"/><Relationship Id="rId104" Type="http://schemas.openxmlformats.org/officeDocument/2006/relationships/hyperlink" Target="algebra-sums.html#def-distributes-over" TargetMode="External"/><Relationship Id="rId37" Type="http://schemas.openxmlformats.org/officeDocument/2006/relationships/hyperlink" Target="algebra-sums.html#def-identity-element" TargetMode="External"/><Relationship Id="rId39" Type="http://schemas.openxmlformats.org/officeDocument/2006/relationships/hyperlink" Target="algebra-sums.html#def-summation" TargetMode="External"/><Relationship Id="rId132" Type="http://schemas.openxmlformats.org/officeDocument/2006/relationships/hyperlink" Target="algebra-sums.html#thm-mult-distr" TargetMode="External"/><Relationship Id="rId134" Type="http://schemas.openxmlformats.org/officeDocument/2006/relationships/hyperlink" Target="algebra-sums.html#thm-prod-symmetric" TargetMode="External"/><Relationship Id="rId135" Type="http://schemas.openxmlformats.org/officeDocument/2006/relationships/hyperlink" Target="algebra-sums.html#thm-sum-constant-factor" TargetMode="External"/><Relationship Id="rId133" Type="http://schemas.openxmlformats.org/officeDocument/2006/relationships/hyperlink" Target="algebra-sums.html#thm-sum-of-sums" TargetMode="External"/><Relationship Id="rId131" Type="http://schemas.openxmlformats.org/officeDocument/2006/relationships/hyperlink" Target="algebra.qmd" TargetMode="External"/><Relationship Id="rId673" Type="http://schemas.openxmlformats.org/officeDocument/2006/relationships/hyperlink" Target="calculus-derivatives.html#def-derivative" TargetMode="External"/><Relationship Id="rId167" Type="http://schemas.openxmlformats.org/officeDocument/2006/relationships/hyperlink" Target="calculus-derivatives.html#def-linear-approximation" TargetMode="External"/><Relationship Id="rId675" Type="http://schemas.openxmlformats.org/officeDocument/2006/relationships/hyperlink" Target="https://doi.org/10.1007/978-3-031-41026-0" TargetMode="External"/><Relationship Id="rId679" Type="http://schemas.openxmlformats.org/officeDocument/2006/relationships/hyperlink" Target="https://doi.org/10.1017/9781108583664" TargetMode="External"/><Relationship Id="rId681" Type="http://schemas.openxmlformats.org/officeDocument/2006/relationships/hyperlink" Target="https://doi.org/10.1201/9781315182780" TargetMode="External"/><Relationship Id="rId683" Type="http://schemas.openxmlformats.org/officeDocument/2006/relationships/hyperlink" Target="https://doi.org/10.1201/9781315370200" TargetMode="External"/><Relationship Id="rId490" Type="http://schemas.openxmlformats.org/officeDocument/2006/relationships/hyperlink" Target="https://en.wikipedia.org/wiki/Definite_matrix" TargetMode="External"/><Relationship Id="rId507"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87" Type="http://schemas.openxmlformats.org/officeDocument/2006/relationships/hyperlink" Target="https://facultyweb.cs.wwu.edu/~hutchib2/video_lectures/data371/" TargetMode="External"/><Relationship Id="rId74" Type="http://schemas.openxmlformats.org/officeDocument/2006/relationships/hyperlink" Target="https://facultyweb.cs.wwu.edu/~hutchib2/video_lectures/data371/#linear_function_basics" TargetMode="External"/><Relationship Id="rId694" Type="http://schemas.openxmlformats.org/officeDocument/2006/relationships/hyperlink" Target="https://math.mit.edu/~gs/linearalgebra/" TargetMode="External"/><Relationship Id="rId42" Type="http://schemas.openxmlformats.org/officeDocument/2006/relationships/hyperlink" Target="https://morrison-lab.github.io/pds/expectation.html#def-expectation" TargetMode="External"/><Relationship Id="rId437" Type="http://schemas.openxmlformats.org/officeDocument/2006/relationships/hyperlink" Target="https://morrison-lab.github.io/rme/chapters/Linear-models-overview.html#sec-infer-LMs" TargetMode="External"/><Relationship Id="rId371" Type="http://schemas.openxmlformats.org/officeDocument/2006/relationships/hyperlink" Target="https://morrison-lab.github.io/sds/exploratory-descriptive.html#def-pearson-r" TargetMode="External"/><Relationship Id="rId712" Type="http://schemas.openxmlformats.org/officeDocument/2006/relationships/hyperlink" Target="https://ucla-biostat-216.github.io/2024fall/slides/02-vector/02-vector.html" TargetMode="External"/><Relationship Id="rId702" Type="http://schemas.openxmlformats.org/officeDocument/2006/relationships/hyperlink" Target="https://ucla-biostat-216.github.io/2024fall/slides/03-matrix/03-matrix.html" TargetMode="External"/><Relationship Id="rId710" Type="http://schemas.openxmlformats.org/officeDocument/2006/relationships/hyperlink" Target="https://ucla-biostat-216.github.io/2024fall/slides/04-vecsp/04-vecsp.html" TargetMode="External"/><Relationship Id="rId706" Type="http://schemas.openxmlformats.org/officeDocument/2006/relationships/hyperlink" Target="https://ucla-biostat-216.github.io/2024fall/slides/05-rank/05-rank.html" TargetMode="External"/><Relationship Id="rId704" Type="http://schemas.openxmlformats.org/officeDocument/2006/relationships/hyperlink" Target="https://ucla-biostat-216.github.io/2024fall/slides/06-orthproj/06-orthproj.html" TargetMode="External"/><Relationship Id="rId700" Type="http://schemas.openxmlformats.org/officeDocument/2006/relationships/hyperlink" Target="https://ucla-biostat-216.github.io/2024fall/slides/07-matinv/07-matinv.html" TargetMode="External"/><Relationship Id="rId698" Type="http://schemas.openxmlformats.org/officeDocument/2006/relationships/hyperlink" Target="https://ucla-biostat-216.github.io/2024fall/slides/08-ls/08-ls.html" TargetMode="External"/><Relationship Id="rId696" Type="http://schemas.openxmlformats.org/officeDocument/2006/relationships/hyperlink" Target="https://ucla-biostat-216.github.io/2024fall/slides/10-eig/10-eig.html" TargetMode="External"/><Relationship Id="rId708" Type="http://schemas.openxmlformats.org/officeDocument/2006/relationships/hyperlink" Target="https://ucla-biostat-216.github.io/2024fall/slides/11-pd/11-pd.html" TargetMode="External"/><Relationship Id="rId76" Type="http://schemas.openxmlformats.org/officeDocument/2006/relationships/hyperlink" Target="https://wwu.instructure.com/courses/1906010/modules#module_3922392" TargetMode="External"/><Relationship Id="rId685" Type="http://schemas.openxmlformats.org/officeDocument/2006/relationships/hyperlink" Target="https://www.deeplearningbook.org/" TargetMode="External"/><Relationship Id="rId689" Type="http://schemas.openxmlformats.org/officeDocument/2006/relationships/hyperlink" Target="https://www.mosaic-web.org" TargetMode="External"/><Relationship Id="rId677" Type="http://schemas.openxmlformats.org/officeDocument/2006/relationships/hyperlink" Target="https://www.routledge.com/Linear-Algebra-and-Matrix-Analysis-for-Statistics/Banerjee-Roy/p/book/9781420095388" TargetMode="External"/><Relationship Id="rId145" Type="http://schemas.openxmlformats.org/officeDocument/2006/relationships/hyperlink" Target="https://www.youtube.com/playlist?list=PLZHQObOWTQDPD3MizzM2xVFitgF8hE_ab" TargetMode="External"/><Relationship Id="rId510" Type="http://schemas.openxmlformats.org/officeDocument/2006/relationships/hyperlink" Target="https://www.youtube.com/watch?v=Ip3X9LOh2dk" TargetMode="External"/><Relationship Id="rId147" Type="http://schemas.openxmlformats.org/officeDocument/2006/relationships/hyperlink" Target="https://www.youtube.com/watch?v=LyGKycYT2v0" TargetMode="External"/><Relationship Id="rId469" Type="http://schemas.openxmlformats.org/officeDocument/2006/relationships/hyperlink" Target="https://www.youtube.com/watch?v=PFDu9oVAE-g" TargetMode="External"/><Relationship Id="rId146" Type="http://schemas.openxmlformats.org/officeDocument/2006/relationships/hyperlink" Target="https://www.youtube.com/watch?v=kYB8IZa5AuE" TargetMode="External"/><Relationship Id="rId691"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5" Type="http://schemas.openxmlformats.org/officeDocument/2006/relationships/hyperlink" Target="notation.qmd#def-kronecker-delta" TargetMode="External"/><Relationship Id="rId14" Type="http://schemas.openxmlformats.org/officeDocument/2006/relationships/hyperlink" Target="notation.qmd#def-real-numbers" TargetMode="External"/><Relationship Id="rId200" Type="http://schemas.openxmlformats.org/officeDocument/2006/relationships/hyperlink" Target="proof-writing.qmd#def-proof" TargetMode="External"/><Relationship Id="rId137" Type="http://schemas.openxmlformats.org/officeDocument/2006/relationships/hyperlink" Target="proof-writing.qmd#def-proof-by-induction" TargetMode="External"/><Relationship Id="rId207" Type="http://schemas.openxmlformats.org/officeDocument/2006/relationships/hyperlink" Target="proof-writing.qmd#def-theorem" TargetMode="External"/><Relationship Id="rId151"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67"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36" Type="http://schemas.openxmlformats.org/officeDocument/2006/relationships/hyperlink" Target="vector-calculus.qmd" TargetMode="External"/><Relationship Id="rId75"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337" Type="http://schemas.openxmlformats.org/officeDocument/2006/relationships/hyperlink" Target="algebra-basics.html#def-absolute-value" TargetMode="External"/><Relationship Id="rId56" Type="http://schemas.openxmlformats.org/officeDocument/2006/relationships/hyperlink" Target="algebra-basics.html#def-square-root" TargetMode="External"/><Relationship Id="rId301" Type="http://schemas.openxmlformats.org/officeDocument/2006/relationships/hyperlink" Target="algebra-basics.html#def-strict-inequality" TargetMode="External"/><Relationship Id="rId650" Type="http://schemas.openxmlformats.org/officeDocument/2006/relationships/hyperlink" Target="algebra-complex.html#def-complex-conjugate" TargetMode="External"/><Relationship Id="rId661" Type="http://schemas.openxmlformats.org/officeDocument/2006/relationships/hyperlink" Target="algebra-complex.html#def-complex-modulus" TargetMode="External"/><Relationship Id="rId465" Type="http://schemas.openxmlformats.org/officeDocument/2006/relationships/hyperlink" Target="algebra-complex.html#def-complex-number" TargetMode="External"/><Relationship Id="rId660" Type="http://schemas.openxmlformats.org/officeDocument/2006/relationships/hyperlink" Target="algebra-complex.html#thm-conj-product" TargetMode="External"/><Relationship Id="rId162" Type="http://schemas.openxmlformats.org/officeDocument/2006/relationships/hyperlink" Target="algebra-exponentials.html#def-affine-function" TargetMode="External"/><Relationship Id="rId163" Type="http://schemas.openxmlformats.org/officeDocument/2006/relationships/hyperlink" Target="algebra-exponentials.html#def-linear-function" TargetMode="External"/><Relationship Id="rId92" Type="http://schemas.openxmlformats.org/officeDocument/2006/relationships/hyperlink" Target="algebra-sums.html#def-associative" TargetMode="External"/><Relationship Id="rId90" Type="http://schemas.openxmlformats.org/officeDocument/2006/relationships/hyperlink" Target="algebra-sums.html#def-commutative" TargetMode="External"/><Relationship Id="rId104" Type="http://schemas.openxmlformats.org/officeDocument/2006/relationships/hyperlink" Target="algebra-sums.html#def-distributes-over" TargetMode="External"/><Relationship Id="rId37" Type="http://schemas.openxmlformats.org/officeDocument/2006/relationships/hyperlink" Target="algebra-sums.html#def-identity-element" TargetMode="External"/><Relationship Id="rId39" Type="http://schemas.openxmlformats.org/officeDocument/2006/relationships/hyperlink" Target="algebra-sums.html#def-summation" TargetMode="External"/><Relationship Id="rId132" Type="http://schemas.openxmlformats.org/officeDocument/2006/relationships/hyperlink" Target="algebra-sums.html#thm-mult-distr" TargetMode="External"/><Relationship Id="rId134" Type="http://schemas.openxmlformats.org/officeDocument/2006/relationships/hyperlink" Target="algebra-sums.html#thm-prod-symmetric" TargetMode="External"/><Relationship Id="rId135" Type="http://schemas.openxmlformats.org/officeDocument/2006/relationships/hyperlink" Target="algebra-sums.html#thm-sum-constant-factor" TargetMode="External"/><Relationship Id="rId133" Type="http://schemas.openxmlformats.org/officeDocument/2006/relationships/hyperlink" Target="algebra-sums.html#thm-sum-of-sums" TargetMode="External"/><Relationship Id="rId131" Type="http://schemas.openxmlformats.org/officeDocument/2006/relationships/hyperlink" Target="algebra.qmd" TargetMode="External"/><Relationship Id="rId673" Type="http://schemas.openxmlformats.org/officeDocument/2006/relationships/hyperlink" Target="calculus-derivatives.html#def-derivative" TargetMode="External"/><Relationship Id="rId167" Type="http://schemas.openxmlformats.org/officeDocument/2006/relationships/hyperlink" Target="calculus-derivatives.html#def-linear-approximation" TargetMode="External"/><Relationship Id="rId675" Type="http://schemas.openxmlformats.org/officeDocument/2006/relationships/hyperlink" Target="https://doi.org/10.1007/978-3-031-41026-0" TargetMode="External"/><Relationship Id="rId679" Type="http://schemas.openxmlformats.org/officeDocument/2006/relationships/hyperlink" Target="https://doi.org/10.1017/9781108583664" TargetMode="External"/><Relationship Id="rId681" Type="http://schemas.openxmlformats.org/officeDocument/2006/relationships/hyperlink" Target="https://doi.org/10.1201/9781315182780" TargetMode="External"/><Relationship Id="rId683" Type="http://schemas.openxmlformats.org/officeDocument/2006/relationships/hyperlink" Target="https://doi.org/10.1201/9781315370200" TargetMode="External"/><Relationship Id="rId490" Type="http://schemas.openxmlformats.org/officeDocument/2006/relationships/hyperlink" Target="https://en.wikipedia.org/wiki/Definite_matrix" TargetMode="External"/><Relationship Id="rId507"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87" Type="http://schemas.openxmlformats.org/officeDocument/2006/relationships/hyperlink" Target="https://facultyweb.cs.wwu.edu/~hutchib2/video_lectures/data371/" TargetMode="External"/><Relationship Id="rId74" Type="http://schemas.openxmlformats.org/officeDocument/2006/relationships/hyperlink" Target="https://facultyweb.cs.wwu.edu/~hutchib2/video_lectures/data371/#linear_function_basics" TargetMode="External"/><Relationship Id="rId694" Type="http://schemas.openxmlformats.org/officeDocument/2006/relationships/hyperlink" Target="https://math.mit.edu/~gs/linearalgebra/" TargetMode="External"/><Relationship Id="rId42" Type="http://schemas.openxmlformats.org/officeDocument/2006/relationships/hyperlink" Target="https://morrison-lab.github.io/pds/expectation.html#def-expectation" TargetMode="External"/><Relationship Id="rId437" Type="http://schemas.openxmlformats.org/officeDocument/2006/relationships/hyperlink" Target="https://morrison-lab.github.io/rme/chapters/Linear-models-overview.html#sec-infer-LMs" TargetMode="External"/><Relationship Id="rId371" Type="http://schemas.openxmlformats.org/officeDocument/2006/relationships/hyperlink" Target="https://morrison-lab.github.io/sds/exploratory-descriptive.html#def-pearson-r" TargetMode="External"/><Relationship Id="rId712" Type="http://schemas.openxmlformats.org/officeDocument/2006/relationships/hyperlink" Target="https://ucla-biostat-216.github.io/2024fall/slides/02-vector/02-vector.html" TargetMode="External"/><Relationship Id="rId702" Type="http://schemas.openxmlformats.org/officeDocument/2006/relationships/hyperlink" Target="https://ucla-biostat-216.github.io/2024fall/slides/03-matrix/03-matrix.html" TargetMode="External"/><Relationship Id="rId710" Type="http://schemas.openxmlformats.org/officeDocument/2006/relationships/hyperlink" Target="https://ucla-biostat-216.github.io/2024fall/slides/04-vecsp/04-vecsp.html" TargetMode="External"/><Relationship Id="rId706" Type="http://schemas.openxmlformats.org/officeDocument/2006/relationships/hyperlink" Target="https://ucla-biostat-216.github.io/2024fall/slides/05-rank/05-rank.html" TargetMode="External"/><Relationship Id="rId704" Type="http://schemas.openxmlformats.org/officeDocument/2006/relationships/hyperlink" Target="https://ucla-biostat-216.github.io/2024fall/slides/06-orthproj/06-orthproj.html" TargetMode="External"/><Relationship Id="rId700" Type="http://schemas.openxmlformats.org/officeDocument/2006/relationships/hyperlink" Target="https://ucla-biostat-216.github.io/2024fall/slides/07-matinv/07-matinv.html" TargetMode="External"/><Relationship Id="rId698" Type="http://schemas.openxmlformats.org/officeDocument/2006/relationships/hyperlink" Target="https://ucla-biostat-216.github.io/2024fall/slides/08-ls/08-ls.html" TargetMode="External"/><Relationship Id="rId696" Type="http://schemas.openxmlformats.org/officeDocument/2006/relationships/hyperlink" Target="https://ucla-biostat-216.github.io/2024fall/slides/10-eig/10-eig.html" TargetMode="External"/><Relationship Id="rId708" Type="http://schemas.openxmlformats.org/officeDocument/2006/relationships/hyperlink" Target="https://ucla-biostat-216.github.io/2024fall/slides/11-pd/11-pd.html" TargetMode="External"/><Relationship Id="rId76" Type="http://schemas.openxmlformats.org/officeDocument/2006/relationships/hyperlink" Target="https://wwu.instructure.com/courses/1906010/modules#module_3922392" TargetMode="External"/><Relationship Id="rId685" Type="http://schemas.openxmlformats.org/officeDocument/2006/relationships/hyperlink" Target="https://www.deeplearningbook.org/" TargetMode="External"/><Relationship Id="rId689" Type="http://schemas.openxmlformats.org/officeDocument/2006/relationships/hyperlink" Target="https://www.mosaic-web.org" TargetMode="External"/><Relationship Id="rId677" Type="http://schemas.openxmlformats.org/officeDocument/2006/relationships/hyperlink" Target="https://www.routledge.com/Linear-Algebra-and-Matrix-Analysis-for-Statistics/Banerjee-Roy/p/book/9781420095388" TargetMode="External"/><Relationship Id="rId145" Type="http://schemas.openxmlformats.org/officeDocument/2006/relationships/hyperlink" Target="https://www.youtube.com/playlist?list=PLZHQObOWTQDPD3MizzM2xVFitgF8hE_ab" TargetMode="External"/><Relationship Id="rId510" Type="http://schemas.openxmlformats.org/officeDocument/2006/relationships/hyperlink" Target="https://www.youtube.com/watch?v=Ip3X9LOh2dk" TargetMode="External"/><Relationship Id="rId147" Type="http://schemas.openxmlformats.org/officeDocument/2006/relationships/hyperlink" Target="https://www.youtube.com/watch?v=LyGKycYT2v0" TargetMode="External"/><Relationship Id="rId469" Type="http://schemas.openxmlformats.org/officeDocument/2006/relationships/hyperlink" Target="https://www.youtube.com/watch?v=PFDu9oVAE-g" TargetMode="External"/><Relationship Id="rId146" Type="http://schemas.openxmlformats.org/officeDocument/2006/relationships/hyperlink" Target="https://www.youtube.com/watch?v=kYB8IZa5AuE" TargetMode="External"/><Relationship Id="rId691"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5" Type="http://schemas.openxmlformats.org/officeDocument/2006/relationships/hyperlink" Target="notation.qmd#def-kronecker-delta" TargetMode="External"/><Relationship Id="rId14" Type="http://schemas.openxmlformats.org/officeDocument/2006/relationships/hyperlink" Target="notation.qmd#def-real-numbers" TargetMode="External"/><Relationship Id="rId200" Type="http://schemas.openxmlformats.org/officeDocument/2006/relationships/hyperlink" Target="proof-writing.qmd#def-proof" TargetMode="External"/><Relationship Id="rId137" Type="http://schemas.openxmlformats.org/officeDocument/2006/relationships/hyperlink" Target="proof-writing.qmd#def-proof-by-induction" TargetMode="External"/><Relationship Id="rId207" Type="http://schemas.openxmlformats.org/officeDocument/2006/relationships/hyperlink" Target="proof-writing.qmd#def-theorem" TargetMode="External"/><Relationship Id="rId151"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67"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36" Type="http://schemas.openxmlformats.org/officeDocument/2006/relationships/hyperlink" Target="vector-calculus.qmd" TargetMode="External"/><Relationship Id="rId75"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2026-10-15T08:09:37Z</dcterms:created>
  <dcterms:modified xsi:type="dcterms:W3CDTF">2026-10-15T08:09:37Z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00:29:52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