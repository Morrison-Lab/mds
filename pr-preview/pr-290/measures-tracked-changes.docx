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28 (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4" w:author="PR Preview" w:date="2026-01-01T00:00:00Z">
        <w:r>
          <w:rPr>
            <w:b/>
            <w:bCs/>
          </w:rP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space and essential supremum norm)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Let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be a</w:delText>
        </w:r>
      </w:del>
      <w:del w:id="11" w:author="PR Preview" w:date="2026-01-01T00:00:00Z">
        <w:r>
          <w:delText xml:space="preserve"> </w:delText>
        </w:r>
      </w:del>
      <w:hyperlink w:anchor="def-measure-space">
        <w:del w:id="12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3" w:author="PR Preview" w:date="2026-01-01T00:00:00Z">
        <w:r>
          <w:delText xml:space="preserve">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For</w:delText>
        </w:r>
      </w:del>
      <w:del w:id="1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7" w:author="PR Preview" w:date="2026-01-01T00:00:00Z">
        <w:r>
          <w:delText xml:space="preserve">, the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b/>
            <w:bCs/>
          </w:rPr>
          <w:delText xml:space="preserve">essential supremum norm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(or</w:delText>
        </w:r>
      </w:del>
      <w:del w:id="22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23" w:author="PR Preview" w:date="2026-01-01T00:00:00Z">
        <w:r>
          <w:rPr>
            <w:b/>
            <w:bCs/>
          </w:rPr>
          <w:delText xml:space="preserve"> </w:delText>
        </w:r>
      </w:del>
      <w:del w:id="24" w:author="PR Preview" w:date="2026-01-01T00:00:00Z">
        <w:r>
          <w:rPr>
            <w:b/>
            <w:bCs/>
          </w:rPr>
          <w:delText xml:space="preserve">norm</w:delText>
        </w:r>
      </w:del>
      <w:del w:id="25" w:author="PR Preview" w:date="2026-01-01T00:00:00Z">
        <w:r>
          <w:delText xml:space="preserve">) of a</w:delText>
        </w:r>
      </w:del>
      <w:del w:id="26" w:author="PR Preview" w:date="2026-01-01T00:00:00Z">
        <w:r>
          <w:delText xml:space="preserve"> </w:delText>
        </w:r>
      </w:del>
      <w:hyperlink w:anchor="def-measurable-function">
        <w:del w:id="27" w:author="PR Preview" w:date="2026-01-01T00:00:00Z">
          <w:r>
            <w:rPr>
              <w:rStyle w:val="Hyperlink"/>
            </w:rPr>
            <w:delText xml:space="preserve">measurable function</w:delText>
          </w:r>
        </w:del>
      </w:hyperlink>
      <w:del w:id="2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is:</w:delText>
        </w:r>
      </w:del>
    </w:p>
    <w:p>
      <w:pPr>
        <w:pStyle w:val="BodyText"/>
      </w:pPr>
      <w:ins w:id="31" w:author="PR Preview" w:date="2026-01-01T00:00:00Z">
        <w:r>
          <w:rPr>
            <w:b/>
            <w:bCs/>
          </w:rPr>
          <w:t xml:space="preserve">Definition 28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32" w:author="PR Preview" w:date="2026-01-01T00:00:00Z">
        <w:r>
          <w:rPr>
            <w:b/>
            <w:bCs/>
          </w:rPr>
          <w:t xml:space="preserve"> </w:t>
        </w:r>
      </w:ins>
      <w:ins w:id="33" w:author="PR Preview" w:date="2026-01-01T00:00:00Z">
        <w:r>
          <w:rPr>
            <w:b/>
            <w:bCs/>
          </w:rPr>
          <w:t xml:space="preserve">space and essential supremum norm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34" w:author="PR Preview" w:date="2026-01-01T00:00:00Z">
        <w:r>
          <w:rPr>
            <w:b/>
            <w:bCs/>
          </w:rPr>
          <w:t xml:space="preserve"> </w:t>
        </w:r>
      </w:ins>
      <w:ins w:id="35" w:author="PR Preview" w:date="2026-01-01T00:00:00Z">
        <w:r>
          <w:rPr>
            <w:b/>
            <w:bCs/>
          </w:rPr>
          <w:t xml:space="preserve">norm))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Let</w:t>
        </w:r>
      </w:ins>
      <w:ins w:id="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be a</w:t>
        </w:r>
      </w:ins>
      <w:ins w:id="41" w:author="PR Preview" w:date="2026-01-01T00:00:00Z">
        <w:r>
          <w:t xml:space="preserve"> </w:t>
        </w:r>
      </w:ins>
      <w:hyperlink w:anchor="def-measure-space">
        <w:ins w:id="4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3" w:author="PR Preview" w:date="2026-01-01T00:00:00Z">
        <w:r>
          <w:t xml:space="preserve">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For</w:t>
        </w:r>
      </w:ins>
      <w:ins w:id="4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7" w:author="PR Preview" w:date="2026-01-01T00:00:00Z">
        <w:r>
          <w:t xml:space="preserve">, the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essential supremum norm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(or</w:t>
        </w:r>
      </w:ins>
      <w:ins w:id="5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53" w:author="PR Preview" w:date="2026-01-01T00:00:00Z">
        <w:r>
          <w:rPr>
            <w:b/>
            <w:bCs/>
          </w:rP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norm</w:t>
        </w:r>
      </w:ins>
      <w:ins w:id="55" w:author="PR Preview" w:date="2026-01-01T00:00:00Z">
        <w:r>
          <w:t xml:space="preserve">) of a</w:t>
        </w:r>
      </w:ins>
      <w:ins w:id="56" w:author="PR Preview" w:date="2026-01-01T00:00:00Z">
        <w:r>
          <w:t xml:space="preserve"> </w:t>
        </w:r>
      </w:ins>
      <w:hyperlink w:anchor="def-measurable-function">
        <w:ins w:id="57" w:author="PR Preview" w:date="2026-01-01T00:00:00Z">
          <w:r>
            <w:rPr>
              <w:rStyle w:val="Hyperlink"/>
            </w:rPr>
            <w:t xml:space="preserve">measurable function</w:t>
          </w:r>
        </w:ins>
      </w:hyperlink>
      <w:ins w:id="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2026-10-15T08:11:51Z</dcterms:created>
  <dcterms:modified xsi:type="dcterms:W3CDTF">2026-10-15T08:11:51Z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