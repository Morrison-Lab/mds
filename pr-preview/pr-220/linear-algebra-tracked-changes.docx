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11:33:26 (PDT)</w:delText>
        </w:r>
      </w:del>
    </w:p>
    <w:p>
      <w:pPr>
        <w:pStyle w:val="Date"/>
      </w:pPr>
      <w:ins w:id="2" w:author="PR Preview" w:date="2026-01-01T00:00:00Z">
        <w:r>
          <w:t xml:space="preserve">Last modified: 2026-10-09 11:47:45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46</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2"/>
    <w:bookmarkStart w:id="303" w:name="thm-double-complement"/>
    <w:p>
      <w:pPr>
        <w:pStyle w:val="FirstParagraph"/>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4"/>
    <w:bookmarkStart w:id="305" w:name="exm-double-complement-fails"/>
    <w:p>
      <w:pPr>
        <w:pStyle w:val="FirstParagraph"/>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57"/>
    <w:bookmarkStart w:id="358" w:name="exm-gram-schmidt-stops"/>
    <w:p>
      <w:pPr>
        <w:pStyle w:val="FirstParagraph"/>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0"/>
    <w:bookmarkStart w:id="361"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77"/>
    <w:bookmarkStart w:id="378"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19"/>
    <w:bookmarkStart w:id="420"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3"/>
    <w:bookmarkStart w:id="424"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26"/>
    <w:bookmarkStart w:id="427" w:name="thm-frobenius-norm-columns"/>
    <w:p>
      <w:pPr>
        <w:pStyle w:val="FirstParagraph"/>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3"/>
    <w:bookmarkStart w:id="464"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0"/>
    <w:bookmarkStart w:id="471"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79"/>
    <w:bookmarkStart w:id="480" w:name="rem-det-product-proof"/>
    <w:p>
      <w:pPr>
        <w:pStyle w:val="FirstParagraph"/>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1"/>
    <w:bookmarkStart w:id="512"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2"/>
    <w:bookmarkStart w:id="543"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0"/>
    <w:bookmarkStart w:id="601"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numPr>
          <w:ilvl w:val="0"/>
          <w:numId w:val="1110"/>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0"/>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0"/>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2026-10-09T19:03:32Z</dcterms:created>
  <dcterms:modified xsi:type="dcterms:W3CDTF">2026-10-09T19:03:32Z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11:47:45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