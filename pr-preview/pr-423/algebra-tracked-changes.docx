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Algebra</w:t>
      </w:r>
    </w:p>
    <w:p>
      <w:pPr>
        <w:pStyle w:val="Date"/>
      </w:pPr>
      <w:del w:id="1" w:author="PR Preview" w:date="2026-01-01T00:00:00Z">
        <w:r>
          <w:delText xml:space="preserve">Last modified: 2026-10-19 12:33:15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13:31:04 (PDT)</w:t>
        </w:r>
      </w:ins>
    </w:p>
    <w:bookmarkStart w:id="18" w:name="equalities"/>
    <w:p>
      <w:pPr>
        <w:pStyle w:val="Heading2"/>
      </w:pPr>
      <w:r>
        <w:t xml:space="preserve">1 Equalities</w:t>
      </w:r>
    </w:p>
    <w:p>
      <w:pPr>
        <w:pStyle w:val="FirstParagraph"/>
      </w:pPr>
      <w:r>
        <w:t xml:space="preserve">Mastery of</w:t>
      </w:r>
      <w:r>
        <w:t xml:space="preserve"> </w:t>
      </w:r>
      <w:hyperlink r:id="rId9">
        <w:r>
          <w:rPr>
            <w:rStyle w:val="Hyperlink"/>
          </w:rPr>
          <w:t xml:space="preserve">Elementary Algebra</w:t>
        </w:r>
      </w:hyperlink>
      <w:r>
        <w:t xml:space="preserve"> </w:t>
      </w:r>
      <w:r>
        <w:t xml:space="preserve">(a.k.a.</w:t>
      </w:r>
      <w:r>
        <w:t xml:space="preserve"> </w:t>
      </w:r>
      <w:r>
        <w:t xml:space="preserve">“College Algebra”</w:t>
      </w:r>
      <w:r>
        <w:t xml:space="preserve">) is a prerequisite for calculus,</w:t>
      </w:r>
      <w:r>
        <w:t xml:space="preserve"> </w:t>
      </w:r>
      <w:r>
        <w:t xml:space="preserve">which is in turn a prerequisite for most statistics and data science courses.</w:t>
      </w:r>
      <w:r>
        <w:t xml:space="preserve"> </w:t>
      </w:r>
      <w:r>
        <w:t xml:space="preserve">Nevertheless, each year,</w:t>
      </w:r>
      <w:r>
        <w:t xml:space="preserve"> </w:t>
      </w:r>
      <w:r>
        <w:t xml:space="preserve">some students are still uncomfortable</w:t>
      </w:r>
      <w:r>
        <w:t xml:space="preserve"> </w:t>
      </w:r>
      <w:r>
        <w:t xml:space="preserve">with algebraic manipulations of mathematical formulas.</w:t>
      </w:r>
      <w:r>
        <w:t xml:space="preserve"> </w:t>
      </w:r>
      <w:r>
        <w:t xml:space="preserve">Therefore, I include this section as a quick reference.</w:t>
      </w:r>
    </w:p>
    <w:bookmarkStart w:id="11" w:name="def-transitive"/>
    <w:p>
      <w:pPr>
        <w:pStyle w:val="BodyText"/>
      </w:pPr>
      <w:r>
        <w:rPr>
          <w:b/>
          <w:bCs/>
        </w:rPr>
        <w:t xml:space="preserve">Definition 1 (Transitive relation)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be a</w:t>
      </w:r>
      <w:r>
        <w:t xml:space="preserve"> </w:t>
      </w:r>
      <w:hyperlink r:id="rId10">
        <w:r>
          <w:rPr>
            <w:rStyle w:val="Hyperlink"/>
          </w:rPr>
          <w:t xml:space="preserve">relation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transitive</w:t>
      </w:r>
      <w:r>
        <w:t xml:space="preserve"> </w:t>
      </w:r>
      <w:r>
        <w:t xml:space="preserve">[1]</w:t>
      </w:r>
      <w:r>
        <w:t xml:space="preserve"> </w:t>
      </w:r>
      <w:r>
        <w:t xml:space="preserve">if,</w:t>
      </w:r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∼</m:t>
        </m:r>
        <m:r>
          <m:t>c</m:t>
        </m:r>
      </m:oMath>
      <w:r>
        <w:t xml:space="preserve"> </w:t>
      </w:r>
      <w:r>
        <w:t xml:space="preserve">together imply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c</m:t>
        </m:r>
      </m:oMath>
      <w:r>
        <w:t xml:space="preserve">.</w:t>
      </w:r>
    </w:p>
    <w:bookmarkEnd w:id="11"/>
    <w:bookmarkStart w:id="12" w:name="exm-transitive"/>
    <w:p>
      <w:pPr>
        <w:pStyle w:val="BodyText"/>
      </w:pPr>
      <w:r>
        <w:rPr>
          <w:b/>
          <w:bCs/>
        </w:rPr>
        <w:t xml:space="preserve">Example 1 (A transitive relation and one that is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≤</m:t>
        </m:r>
      </m:oMath>
      <w:r>
        <w:t xml:space="preserve"> </w:t>
      </w:r>
      <w:r>
        <w:t xml:space="preserve">is transitive: for example,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 and indeed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≠</m:t>
        </m:r>
      </m:oMath>
      <w:r>
        <w:t xml:space="preserve"> </w:t>
      </w:r>
      <w:r>
        <w:t xml:space="preserve">is not transitive: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is false.</w:t>
      </w:r>
    </w:p>
    <w:bookmarkEnd w:id="12"/>
    <w:bookmarkStart w:id="13" w:name="thm-equal-trans"/>
    <w:p>
      <w:pPr>
        <w:pStyle w:val="FirstParagraph"/>
      </w:pPr>
      <w:r>
        <w:rPr>
          <w:b/>
          <w:bCs/>
        </w:rPr>
        <w:t xml:space="preserve">Theorem 1 (Equalities are transitive)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 a</w:t>
      </w:r>
      <w:r>
        <w:t xml:space="preserve"> </w:t>
      </w:r>
      <w:hyperlink w:anchor="def-transitive">
        <w:r>
          <w:rPr>
            <w:rStyle w:val="Hyperlink"/>
          </w:rPr>
          <w:t xml:space="preserve">transitive</w:t>
        </w:r>
      </w:hyperlink>
      <w:r>
        <w:t xml:space="preserve"> </w:t>
      </w:r>
      <w:r>
        <w:t xml:space="preserve">relation.</w:t>
      </w:r>
    </w:p>
    <w:bookmarkEnd w:id="13"/>
    <w:bookmarkStart w:id="14" w:name="thm-substitution"/>
    <w:p>
      <w:pPr>
        <w:pStyle w:val="BodyText"/>
      </w:pPr>
      <w:r>
        <w:rPr>
          <w:b/>
          <w:bCs/>
        </w:rPr>
        <w:t xml:space="preserve">Theorem 2 (Substituting equivalent expressions)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, then for any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</w:p>
    <w:bookmarkEnd w:id="14"/>
    <w:bookmarkStart w:id="16" w:name="def-identity"/>
    <w:p>
      <w:pPr>
        <w:pStyle w:val="BodyText"/>
      </w:pPr>
      <w:r>
        <w:rPr>
          <w:b/>
          <w:bCs/>
        </w:rPr>
        <w:t xml:space="preserve">Definition 2 (Identity)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identity</w:t>
      </w:r>
      <w:r>
        <w:t xml:space="preserve"> </w:t>
      </w:r>
      <w:r>
        <w:t xml:space="preserve">[2]</w:t>
      </w:r>
      <w:r>
        <w:t xml:space="preserve"> </w:t>
      </w:r>
      <w:r>
        <w:t xml:space="preserve">is an equation between two expressions</w:t>
      </w:r>
      <w:r>
        <w:t xml:space="preserve"> </w:t>
      </w:r>
      <w:r>
        <w:t xml:space="preserve">that holds for every value of its variables</w:t>
      </w:r>
      <w:r>
        <w:t xml:space="preserve"> </w:t>
      </w:r>
      <w:r>
        <w:t xml:space="preserve">in a stated set, such as the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6"/>
    <w:bookmarkStart w:id="17" w:name="exm-identity"/>
    <w:p>
      <w:pPr>
        <w:pStyle w:val="BodyText"/>
      </w:pPr>
      <w:r>
        <w:rPr>
          <w:b/>
          <w:bCs/>
        </w:rPr>
        <w:t xml:space="preserve">Example 2 (An identity, and an equation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t>2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is an identity:</w:t>
      </w:r>
      <w:r>
        <w:t xml:space="preserve"> </w:t>
      </w:r>
      <w:r>
        <w:t xml:space="preserve">it holds 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both sides equal</w:t>
      </w:r>
      <w:r>
        <w:t xml:space="preserve"> </w:t>
      </w:r>
      <m:oMath>
        <m:r>
          <m:t>8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is not an identity:</w:t>
      </w:r>
      <w:r>
        <w:t xml:space="preserve"> </w:t>
      </w:r>
      <w:r>
        <w:t xml:space="preserve">it holds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but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left side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3</m:t>
        </m:r>
      </m:oMath>
      <w:r>
        <w:t xml:space="preserve">.</w:t>
      </w:r>
    </w:p>
    <w:bookmarkEnd w:id="17"/>
    <w:bookmarkEnd w:id="18"/>
    <w:bookmarkStart w:id="26" w:name="inequalities"/>
    <w:p>
      <w:pPr>
        <w:pStyle w:val="Heading2"/>
      </w:pPr>
      <w:r>
        <w:t xml:space="preserve">2 Inequalities</w:t>
      </w:r>
    </w:p>
    <w:bookmarkStart w:id="19" w:name="def-strict-inequality"/>
    <w:p>
      <w:pPr>
        <w:pStyle w:val="FirstParagraph"/>
      </w:pPr>
      <w:r>
        <w:rPr>
          <w:b/>
          <w:bCs/>
        </w:rPr>
        <w:t xml:space="preserve">Definition 3 (Strict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strict inequalities</w:t>
      </w:r>
      <w:r>
        <w:t xml:space="preserve"> </w:t>
      </w:r>
      <w:r>
        <w:t xml:space="preserve">[3]</w:t>
      </w:r>
      <w:r>
        <w:t xml:space="preserve">.</w:t>
      </w:r>
    </w:p>
    <w:bookmarkEnd w:id="19"/>
    <w:bookmarkStart w:id="20" w:name="def-non-strict-inequality"/>
    <w:p>
      <w:pPr>
        <w:pStyle w:val="BodyText"/>
      </w:pPr>
      <w:r>
        <w:rPr>
          <w:b/>
          <w:bCs/>
        </w:rPr>
        <w:t xml:space="preserve">Definition 4 (Non-strict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non-strict inequalities</w:t>
      </w:r>
      <w:r>
        <w:t xml:space="preserve"> </w:t>
      </w:r>
      <w:r>
        <w:t xml:space="preserve">also allow equality,</w:t>
      </w:r>
      <w:r>
        <w:t xml:space="preserve"> </w:t>
      </w:r>
      <w:r>
        <w:t xml:space="preserve">unlike the strict inequalities (</w:t>
      </w:r>
      <w:hyperlink w:anchor="def-strict-inequality">
        <w:r>
          <w:rPr>
            <w:rStyle w:val="Hyperlink"/>
          </w:rPr>
          <w:t xml:space="preserve">Definition 3</w:t>
        </w:r>
      </w:hyperlink>
      <w:r>
        <w:t xml:space="preserve">):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20"/>
    <w:bookmarkStart w:id="21" w:name="exm-strict-inequality"/>
    <w:p>
      <w:pPr>
        <w:pStyle w:val="FirstParagraph"/>
      </w:pPr>
      <w:r>
        <w:rPr>
          <w:b/>
          <w:bCs/>
        </w:rPr>
        <w:t xml:space="preserve">Example 3 (Strict and non-strict 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3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3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2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are both true.</w:t>
      </w:r>
    </w:p>
    <w:p>
      <w:pPr>
        <w:pStyle w:val="Compact"/>
        <w:numPr>
          <w:ilvl w:val="0"/>
          <w:numId w:val="1004"/>
        </w:numPr>
      </w:pPr>
      <m:oMath>
        <m:r>
          <m:t>4</m:t>
        </m:r>
        <m:r>
          <m:rPr>
            <m:sty m:val="p"/>
          </m:rPr>
          <m:t>≥</m:t>
        </m:r>
        <m:r>
          <m:t>5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are both false.</w:t>
      </w:r>
    </w:p>
    <w:bookmarkEnd w:id="21"/>
    <w:bookmarkStart w:id="22" w:name="thm-add-ineq"/>
    <w:p>
      <w:pPr>
        <w:pStyle w:val="FirstParagraph"/>
      </w:pPr>
      <w:r>
        <w:rPr>
          <w:b/>
          <w:bCs/>
        </w:rPr>
        <w:t xml:space="preserve">Theorem 3 (Adding to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&lt;</m:t>
        </m:r>
        <m:r>
          <m:t>b</m:t>
        </m:r>
        <m:r>
          <m:rPr>
            <m:sty m:val="p"/>
          </m:rPr>
          <m:t>+</m:t>
        </m:r>
        <m:r>
          <m:t>c</m:t>
        </m:r>
      </m:oMath>
    </w:p>
    <w:bookmarkEnd w:id="22"/>
    <w:bookmarkStart w:id="23" w:name="thm-neg-ineq"/>
    <w:p>
      <w:pPr>
        <w:pStyle w:val="BodyText"/>
      </w:pPr>
      <w:r>
        <w:rPr>
          <w:b/>
          <w:bCs/>
        </w:rPr>
        <w:t xml:space="preserve">Theorem 4 (Negating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then: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b</m:t>
        </m:r>
      </m:oMath>
    </w:p>
    <w:bookmarkEnd w:id="23"/>
    <w:bookmarkStart w:id="24" w:name="thm-mult-ineq"/>
    <w:p>
      <w:pPr>
        <w:pStyle w:val="BodyText"/>
      </w:pPr>
      <w:r>
        <w:rPr>
          <w:b/>
          <w:bCs/>
        </w:rPr>
        <w:t xml:space="preserve">Theorem 5 (Multiplying both sides of an inequality by a positive number)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  <m:r>
          <m:t>a</m:t>
        </m:r>
        <m:r>
          <m:rPr>
            <m:sty m:val="p"/>
          </m:rPr>
          <m:t>&lt;</m:t>
        </m:r>
        <m:r>
          <m:t>c</m:t>
        </m:r>
        <m:r>
          <m:t>b</m:t>
        </m:r>
      </m:oMath>
      <w:r>
        <w:t xml:space="preserve">.</w:t>
      </w:r>
    </w:p>
    <w:bookmarkEnd w:id="24"/>
    <w:bookmarkStart w:id="25" w:name="thm-negative-one"/>
    <w:p>
      <w:pPr>
        <w:pStyle w:val="BodyText"/>
      </w:pPr>
      <w:r>
        <w:rPr>
          <w:b/>
          <w:bCs/>
        </w:rPr>
        <w:t xml:space="preserve">Theorem 6 (Negation is multiplication by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*</m:t>
          </m:r>
          <m:r>
            <m:t>a</m:t>
          </m:r>
        </m:oMath>
      </m:oMathPara>
    </w:p>
    <w:bookmarkEnd w:id="25"/>
    <w:bookmarkEnd w:id="26"/>
    <w:bookmarkStart w:id="41" w:name="sec-powers-roots-abs"/>
    <w:p>
      <w:pPr>
        <w:pStyle w:val="Heading2"/>
      </w:pPr>
      <w:r>
        <w:t xml:space="preserve">3 Powers, square roots, and absolute values</w:t>
      </w:r>
    </w:p>
    <w:bookmarkStart w:id="28" w:name="def-power"/>
    <w:p>
      <w:pPr>
        <w:pStyle w:val="FirstParagraph"/>
      </w:pPr>
      <w:r>
        <w:rPr>
          <w:b/>
          <w:bCs/>
        </w:rPr>
        <w:t xml:space="preserve">Definition 5 (Power)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</w:t>
      </w:r>
      <w:r>
        <w:t xml:space="preserve"> </w:t>
      </w:r>
      <w:hyperlink r:id="rId27">
        <w:r>
          <w:rPr>
            <w:rStyle w:val="Hyperlink"/>
          </w:rPr>
          <w:t xml:space="preserve">natural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[4]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n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limLow>
                <m:e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nor/>
                  <m:sty m:val="p"/>
                </m:rPr>
                <m:t> factors</m:t>
              </m:r>
            </m:lim>
          </m:limLow>
        </m:oMath>
      </m:oMathPara>
    </w:p>
    <w:bookmarkEnd w:id="28"/>
    <w:bookmarkStart w:id="29" w:name="def-power-base"/>
    <w:p>
      <w:pPr>
        <w:pStyle w:val="FirstParagraph"/>
      </w:pPr>
      <w:r>
        <w:rPr>
          <w:b/>
          <w:bCs/>
        </w:rPr>
        <w:t xml:space="preserve">Definition 6 (Base of a power)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base</w:t>
      </w:r>
      <w:r>
        <w:t xml:space="preserve">.</w:t>
      </w:r>
    </w:p>
    <w:bookmarkEnd w:id="29"/>
    <w:bookmarkStart w:id="30" w:name="def-power-exponent"/>
    <w:p>
      <w:pPr>
        <w:pStyle w:val="BodyText"/>
      </w:pPr>
      <w:r>
        <w:rPr>
          <w:b/>
          <w:bCs/>
        </w:rPr>
        <w:t xml:space="preserve">Definition 7 (Exponent of a power)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exponent</w:t>
      </w:r>
      <w:r>
        <w:t xml:space="preserve">.</w:t>
      </w:r>
    </w:p>
    <w:bookmarkEnd w:id="30"/>
    <w:bookmarkStart w:id="31" w:name="def-square"/>
    <w:p>
      <w:pPr>
        <w:pStyle w:val="BodyText"/>
      </w:pPr>
      <w:r>
        <w:rPr>
          <w:b/>
          <w:bCs/>
        </w:rPr>
        <w:t xml:space="preserve">Definition 8 (Square)</w:t>
      </w:r>
      <w:r>
        <w:t xml:space="preserve"> </w:t>
      </w:r>
      <w:r>
        <w:t xml:space="preserve">The second power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 is the</w:t>
      </w:r>
      <w:r>
        <w:t xml:space="preserve"> </w:t>
      </w:r>
      <w:r>
        <w:rPr>
          <w:b/>
          <w:bCs/>
        </w:rPr>
        <w:t xml:space="preserve">square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bookmarkEnd w:id="31"/>
    <w:bookmarkStart w:id="32" w:name="exm-power"/>
    <w:p>
      <w:pPr>
        <w:pStyle w:val="BodyText"/>
      </w:pPr>
      <w:r>
        <w:rPr>
          <w:b/>
          <w:bCs/>
        </w:rPr>
        <w:t xml:space="preserve">Example 4 (Powers)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base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exponent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exponent applies only to the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sSup>
          <m:e>
            <m:r>
              <m:t>5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2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32"/>
    <w:bookmarkStart w:id="34" w:name="def-power-integer"/>
    <w:p>
      <w:pPr>
        <w:pStyle w:val="FirstParagraph"/>
      </w:pPr>
      <w:r>
        <w:rPr>
          <w:b/>
          <w:bCs/>
        </w:rPr>
        <w:t xml:space="preserve">Definition 9 (Powers with exponent zero or a negative integer)</w:t>
      </w:r>
      <w:r>
        <w:t xml:space="preserve"> </w:t>
      </w:r>
      <w:r>
        <w:t xml:space="preserve">For the exponent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negative</w:t>
      </w:r>
      <w:r>
        <w:t xml:space="preserve"> </w:t>
      </w:r>
      <w:hyperlink r:id="rId33">
        <w:r>
          <w:rPr>
            <w:rStyle w:val="Hyperlink"/>
          </w:rPr>
          <w:t xml:space="preserve">integer</w:t>
        </w:r>
      </w:hyperlink>
      <w:r>
        <w:t xml:space="preserve"> </w:t>
      </w:r>
      <w:r>
        <w:t xml:space="preserve">exponents: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t>0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</m:oMath>
      <w:r>
        <w:t xml:space="preserve">, including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 convention;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a</m:t>
                </m:r>
              </m:e>
              <m:sup>
                <m:r>
                  <m:t>n</m:t>
                </m:r>
              </m:sup>
            </m:sSup>
          </m:den>
        </m:f>
      </m:oMath>
      <w:r>
        <w:t xml:space="preserve">, when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34"/>
    <w:bookmarkStart w:id="35" w:name="rem-power-real-exponents"/>
    <w:p>
      <w:pPr>
        <w:pStyle w:val="FirstParagraph"/>
      </w:pPr>
      <w:r>
        <w:rPr>
          <w:i/>
          <w:iCs/>
        </w:rPr>
        <w:t xml:space="preserve">Remark 1</w:t>
      </w:r>
      <w:r>
        <w:t xml:space="preserve"> (Powers with real exponents). </w:t>
      </w:r>
      <w:hyperlink w:anchor="def-real-power">
        <w:r>
          <w:rPr>
            <w:rStyle w:val="Hyperlink"/>
          </w:rPr>
          <w:t xml:space="preserve">Definition 81</w:t>
        </w:r>
      </w:hyperlink>
      <w:r>
        <w:t xml:space="preserve"> </w:t>
      </w:r>
      <w:r>
        <w:t xml:space="preserve">extends powers to real exponents when the base is positive.</w:t>
      </w:r>
    </w:p>
    <w:bookmarkEnd w:id="35"/>
    <w:bookmarkStart w:id="36" w:name="def-square-root"/>
    <w:p>
      <w:pPr>
        <w:pStyle w:val="BodyText"/>
      </w:pPr>
      <w:r>
        <w:rPr>
          <w:b/>
          <w:bCs/>
        </w:rPr>
        <w:t xml:space="preserve">Definition 10 (Square root)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 root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 </w:t>
      </w:r>
      <w:r>
        <w:t xml:space="preserve">[5]</w:t>
      </w:r>
      <w:r>
        <w:t xml:space="preserve">,</w:t>
      </w:r>
      <w:r>
        <w:t xml:space="preserve"> </w:t>
      </w:r>
      <w:r>
        <w:t xml:space="preserve">is the non-negative real number whose square 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 is</w:t>
      </w:r>
      <w:r>
        <w:t xml:space="preserve"> </w:t>
      </w:r>
      <m:oMath>
        <m:r>
          <m:t>a</m:t>
        </m:r>
      </m:oMath>
      <w:r>
        <w:t xml:space="preserve">.</w:t>
      </w:r>
    </w:p>
    <w:bookmarkEnd w:id="36"/>
    <w:bookmarkStart w:id="37" w:name="exm-square-root"/>
    <w:p>
      <w:pPr>
        <w:pStyle w:val="BodyText"/>
      </w:pPr>
      <w:r>
        <w:rPr>
          <w:b/>
          <w:bCs/>
        </w:rPr>
        <w:t xml:space="preserve">Example 5 (Square roots)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9</m:t>
            </m:r>
          </m:e>
        </m:rad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Although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too,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so</w:t>
      </w:r>
      <w:r>
        <w:t xml:space="preserve"> </w:t>
      </w:r>
      <m:oMath>
        <m:rad>
          <m:radPr>
            <m:degHide m:val="on"/>
          </m:radPr>
          <m:deg/>
          <m:e>
            <m:r>
              <m:t>9</m:t>
            </m:r>
          </m:e>
        </m:rad>
      </m:oMath>
      <w:r>
        <w:t xml:space="preserve"> </w:t>
      </w:r>
      <w:r>
        <w:t xml:space="preserve">is not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≈</m:t>
        </m:r>
        <m:r>
          <m:t>1.41421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rPr>
                <m:sty m:val="p"/>
              </m:rPr>
              <m:t>−</m:t>
            </m:r>
            <m:r>
              <m:t>4</m:t>
            </m:r>
          </m:e>
        </m:rad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because no real number squares to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(see</w:t>
      </w:r>
      <w:r>
        <w:t xml:space="preserve"> </w:t>
      </w:r>
      <w:hyperlink w:anchor="sec-complex-numbers">
        <w:r>
          <w:rPr>
            <w:rStyle w:val="Hyperlink"/>
          </w:rPr>
          <w:t xml:space="preserve">Section 22</w:t>
        </w:r>
      </w:hyperlink>
      <w:r>
        <w:t xml:space="preserve">).</w:t>
      </w:r>
    </w:p>
    <w:bookmarkEnd w:id="37"/>
    <w:bookmarkStart w:id="38" w:name="def-absolute-value"/>
    <w:p>
      <w:pPr>
        <w:pStyle w:val="FirstParagraph"/>
      </w:pPr>
      <w:r>
        <w:rPr>
          <w:b/>
          <w:bCs/>
        </w:rPr>
        <w:t xml:space="preserve">Definition 11 (Absolute value of a real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 </w:t>
      </w:r>
      <w:r>
        <w:t xml:space="preserve">of a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[6]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bookmarkEnd w:id="38"/>
    <w:bookmarkStart w:id="39" w:name="exm-absolute-value"/>
    <w:p>
      <w:pPr>
        <w:pStyle w:val="FirstParagraph"/>
      </w:pPr>
      <w:r>
        <w:rPr>
          <w:b/>
          <w:bCs/>
        </w:rPr>
        <w:t xml:space="preserve">Example 6 (Absolute values)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2.5</m:t>
        </m:r>
      </m:oMath>
      <w:r>
        <w:t xml:space="preserve">, because</w:t>
      </w:r>
      <w:r>
        <w:t xml:space="preserve"> </w:t>
      </w:r>
      <m:oMath>
        <m:r>
          <m:t>2.5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 real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10</w:t>
        </w:r>
      </w:hyperlink>
      <w:r>
        <w:t xml:space="preserve">).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says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bookmarkEnd w:id="39"/>
    <w:bookmarkStart w:id="40" w:name="rem-absolute-value-distance"/>
    <w:p>
      <w:pPr>
        <w:pStyle w:val="FirstParagraph"/>
      </w:pPr>
      <w:r>
        <w:rPr>
          <w:i/>
          <w:iCs/>
        </w:rPr>
        <w:t xml:space="preserve">Remark 2</w:t>
      </w:r>
      <w:r>
        <w:t xml:space="preserve"> (Absolute value as distance).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is the distance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on the number line.</w:t>
      </w:r>
    </w:p>
    <w:bookmarkEnd w:id="40"/>
    <w:bookmarkEnd w:id="41"/>
    <w:bookmarkStart w:id="44" w:name="sec-percent"/>
    <w:p>
      <w:pPr>
        <w:pStyle w:val="Heading2"/>
      </w:pPr>
      <w:r>
        <w:t xml:space="preserve">4 Percent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“percent”</w:t>
      </w:r>
      <w:r>
        <w:t xml:space="preserve"> </w:t>
      </w:r>
      <w:r>
        <w:t xml:space="preserve">comes from the Latin</w:t>
      </w:r>
      <w:r>
        <w:t xml:space="preserve"> </w:t>
      </w:r>
      <w:r>
        <w:t xml:space="preserve">“per centum”</w:t>
      </w:r>
      <w:r>
        <w:t xml:space="preserve">;</w:t>
      </w:r>
      <w:r>
        <w:t xml:space="preserve"> </w:t>
      </w:r>
      <w:r>
        <w:t xml:space="preserve">“centum”</w:t>
      </w:r>
      <w:r>
        <w:t xml:space="preserve"> </w:t>
      </w:r>
      <w:r>
        <w:t xml:space="preserve">is Latin for 100,</w:t>
      </w:r>
      <w:r>
        <w:t xml:space="preserve"> </w:t>
      </w:r>
      <w:r>
        <w:t xml:space="preserve">so</w:t>
      </w:r>
      <w:r>
        <w:t xml:space="preserve"> </w:t>
      </w:r>
      <w:r>
        <w:t xml:space="preserve">“percent”</w:t>
      </w:r>
      <w:r>
        <w:t xml:space="preserve"> </w:t>
      </w:r>
      <w:r>
        <w:t xml:space="preserve">means</w:t>
      </w:r>
      <w:r>
        <w:t xml:space="preserve"> </w:t>
      </w:r>
      <w:r>
        <w:t xml:space="preserve">“per hundred”</w:t>
      </w:r>
      <w:r>
        <w:t xml:space="preserve"> </w:t>
      </w:r>
      <w:r>
        <w:t xml:space="preserve">[7]</w:t>
      </w:r>
      <w:r>
        <w:t xml:space="preserve">.</w:t>
      </w:r>
    </w:p>
    <w:bookmarkStart w:id="42" w:name="def-percent"/>
    <w:p>
      <w:pPr>
        <w:pStyle w:val="BodyText"/>
      </w:pPr>
      <w:r>
        <w:rPr>
          <w:b/>
          <w:bCs/>
        </w:rPr>
        <w:t xml:space="preserve">Definition 12 (Percent)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rPr>
          <w:b/>
          <w:bCs/>
        </w:rPr>
        <w:t xml:space="preserve">percent</w:t>
      </w:r>
      <w:r>
        <w:t xml:space="preserve">”</w:t>
      </w:r>
      <w:r>
        <w:t xml:space="preserve">, written</w:t>
      </w:r>
      <w:r>
        <w:t xml:space="preserve"> </w:t>
      </w:r>
      <m:oMath>
        <m:r>
          <m:t>x</m:t>
        </m:r>
        <m:r>
          <m:rPr>
            <m:sty m:val="p"/>
          </m:rPr>
          <m:t>%</m:t>
        </m:r>
      </m:oMath>
      <w:r>
        <w:t xml:space="preserve">, means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100</m:t>
        </m:r>
      </m:oMath>
      <w:r>
        <w:t xml:space="preserve"> </w:t>
      </w:r>
      <w:r>
        <w:t xml:space="preserve">[7]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%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x</m:t>
              </m:r>
            </m:num>
            <m:den>
              <m:r>
                <m:t>100</m:t>
              </m:r>
            </m:den>
          </m:f>
        </m:oMath>
      </m:oMathPara>
    </w:p>
    <w:p>
      <w:pPr>
        <w:pStyle w:val="FirstParagraph"/>
      </w:pPr>
      <w:r>
        <w:t xml:space="preserve">The percent sign</w:t>
      </w:r>
      <w:r>
        <w:t xml:space="preserve"> </w:t>
      </w:r>
      <w:r>
        <w:t xml:space="preserve">“%”</w:t>
      </w:r>
      <w:r>
        <w:t xml:space="preserve"> </w:t>
      </w:r>
      <w:r>
        <w:t xml:space="preserve">is a shorthand for</w:t>
      </w:r>
      <w:r>
        <w:t xml:space="preserve"> </w:t>
      </w:r>
      <w:r>
        <w:t xml:space="preserve">“</w:t>
      </w:r>
      <m:oMath>
        <m:r>
          <m:rPr>
            <m:sty m:val="p"/>
          </m:rPr>
          <m:t>/</m:t>
        </m:r>
        <m:r>
          <m:t>100</m:t>
        </m:r>
      </m:oMath>
      <w:r>
        <w:t xml:space="preserve">”</w:t>
      </w:r>
      <w:r>
        <w:t xml:space="preserve">.</w:t>
      </w:r>
    </w:p>
    <w:bookmarkEnd w:id="42"/>
    <w:bookmarkStart w:id="43" w:name="exm-percent"/>
    <w:p>
      <w:pPr>
        <w:pStyle w:val="BodyText"/>
      </w:pPr>
      <w:r>
        <w:rPr>
          <w:b/>
          <w:bCs/>
        </w:rPr>
        <w:t xml:space="preserve">Example 7 (Ten percent is one tenth)</w:t>
      </w:r>
      <w:r>
        <w:t xml:space="preserve"> </w:t>
      </w:r>
      <w:r>
        <w:t xml:space="preserve">Contrary to what you may have learned previously,</w:t>
      </w:r>
      <w:r>
        <w:t xml:space="preserve"> </w:t>
      </w:r>
      <w:r>
        <w:t xml:space="preserve">the equality</w:t>
      </w:r>
      <w:r>
        <w:t xml:space="preserve"> </w:t>
      </w:r>
      <m:oMath>
        <m:r>
          <m:t>10</m:t>
        </m:r>
        <m:r>
          <m:rPr>
            <m:sty m:val="p"/>
          </m:rPr>
          <m:t>%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is true and correct,</w:t>
      </w:r>
      <w:r>
        <w:t xml:space="preserve"> </w:t>
      </w:r>
      <w:r>
        <w:t xml:space="preserve">just as</w:t>
      </w:r>
      <w:r>
        <w:t xml:space="preserve"> </w:t>
      </w:r>
      <m:oMath>
        <m:r>
          <m:t>10</m:t>
        </m:r>
        <m:r>
          <m:rPr>
            <m:nor/>
            <m:sty m:val="p"/>
          </m:rPr>
          <m:t>kg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  <m:r>
          <m:rPr>
            <m:nor/>
            <m:sty m:val="p"/>
          </m:rPr>
          <m:t>g</m:t>
        </m:r>
      </m:oMath>
      <w:r>
        <w:t xml:space="preserve"> </w:t>
      </w:r>
      <w:r>
        <w:t xml:space="preserve">is true and correct: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10</m:t>
              </m:r>
              <m:r>
                <m:rPr>
                  <m:sty m:val="p"/>
                </m:rPr>
                <m:t>%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100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percent)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bookmarkEnd w:id="43"/>
    <w:p>
      <w:pPr>
        <w:pStyle w:val="FirstParagraph"/>
      </w:pPr>
      <w:r>
        <w:t xml:space="preserve">You are welcome to switch between decimal and percent notation freely;</w:t>
      </w:r>
      <w:r>
        <w:t xml:space="preserve"> </w:t>
      </w:r>
      <w:r>
        <w:t xml:space="preserve">just make sure you execute it correctly.</w:t>
      </w:r>
    </w:p>
    <w:bookmarkEnd w:id="44"/>
    <w:bookmarkStart w:id="64" w:name="sec-min-max"/>
    <w:p>
      <w:pPr>
        <w:pStyle w:val="Heading2"/>
      </w:pPr>
      <w:r>
        <w:t xml:space="preserve">5 Minimum, maximum, argmin and argmax</w:t>
      </w:r>
    </w:p>
    <w:bookmarkStart w:id="45" w:name="exr-min-and-argmin"/>
    <w:p>
      <w:pPr>
        <w:pStyle w:val="FirstParagraph"/>
      </w:pPr>
      <w:r>
        <w:rPr>
          <w:b/>
          <w:bCs/>
        </w:rPr>
        <w:t xml:space="preserve">Exercise 1 (Smallest value, and where it occurs)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p>
      <w:pPr>
        <w:pStyle w:val="Compact"/>
        <w:numPr>
          <w:ilvl w:val="0"/>
          <w:numId w:val="1009"/>
        </w:numPr>
      </w:pPr>
      <w:r>
        <w:t xml:space="preserve">Now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bookmarkEnd w:id="45"/>
    <w:bookmarkStart w:id="46" w:name="sol-min-and-argmin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10"/>
        </w:numPr>
      </w:pPr>
      <w:r>
        <w:t xml:space="preserve">The square of a real number is never negative,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square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the only input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it.</w:t>
      </w:r>
    </w:p>
    <w:p>
      <w:pPr>
        <w:numPr>
          <w:ilvl w:val="0"/>
          <w:numId w:val="1010"/>
        </w:numPr>
      </w:pPr>
      <w:r>
        <w:t xml:space="preserve">Evaluate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each of its four inputs: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smallest value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 it at two inputs,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answer to</w:t>
      </w:r>
      <w:r>
        <w:t xml:space="preserve"> </w:t>
      </w:r>
      <w:r>
        <w:t xml:space="preserve">“where?”</w:t>
      </w:r>
      <w:r>
        <w:t xml:space="preserve"> </w:t>
      </w:r>
      <w:r>
        <w:t xml:space="preserve">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a single number.</w:t>
      </w:r>
    </w:p>
    <w:bookmarkEnd w:id="46"/>
    <w:bookmarkStart w:id="47" w:name="def-minimum"/>
    <w:p>
      <w:pPr>
        <w:pStyle w:val="FirstParagraph"/>
      </w:pPr>
      <w:r>
        <w:rPr>
          <w:b/>
          <w:bCs/>
        </w:rPr>
        <w:t xml:space="preserve">Definition 13 (Minimum)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minimum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[8]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min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47"/>
    <w:bookmarkStart w:id="49" w:name="rem-minimum-may-not-exist"/>
    <w:p>
      <w:pPr>
        <w:pStyle w:val="BodyText"/>
      </w:pPr>
      <w:r>
        <w:rPr>
          <w:i/>
          <w:iCs/>
        </w:rPr>
        <w:t xml:space="preserve">Remark 3</w:t>
      </w:r>
      <w:r>
        <w:t xml:space="preserve"> (Not every set has a minimum).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48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no minimum:</w:t>
      </w:r>
      <w:r>
        <w:t xml:space="preserve"> </w:t>
      </w:r>
      <w:r>
        <w:t xml:space="preserve">every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 has a smaller element,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t>2</m:t>
        </m:r>
      </m:oMath>
      <w:r>
        <w:t xml:space="preserve">, also in it.</w:t>
      </w:r>
    </w:p>
    <w:bookmarkEnd w:id="49"/>
    <w:bookmarkStart w:id="50" w:name="def-maximum"/>
    <w:p>
      <w:pPr>
        <w:pStyle w:val="BodyText"/>
      </w:pPr>
      <w:r>
        <w:rPr>
          <w:b/>
          <w:bCs/>
        </w:rPr>
        <w:t xml:space="preserve">Definition 14 (Maximum)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maximum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[8]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max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M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50"/>
    <w:bookmarkStart w:id="51" w:name="exm-maximum"/>
    <w:p>
      <w:pPr>
        <w:pStyle w:val="BodyText"/>
      </w:pPr>
      <w:r>
        <w:rPr>
          <w:b/>
          <w:bCs/>
        </w:rPr>
        <w:t xml:space="preserve">Example 8 (A maximum, and a set without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in the set,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5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maximum.</w:t>
      </w:r>
      <w:r>
        <w:t xml:space="preserve">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the number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also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a</m:t>
        </m:r>
      </m:oMath>
      <w:r>
        <w:t xml:space="preserve">, since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&gt;</m:t>
        </m:r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 no element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at least as large as every element.</w:t>
      </w:r>
    </w:p>
    <w:bookmarkEnd w:id="51"/>
    <w:bookmarkStart w:id="53" w:name="def-argmin"/>
    <w:p>
      <w:pPr>
        <w:pStyle w:val="FirstParagraph"/>
      </w:pPr>
      <w:r>
        <w:rPr>
          <w:b/>
          <w:bCs/>
        </w:rPr>
        <w:t xml:space="preserve">Definition 15 (Argmin)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argmin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[9]</w:t>
      </w:r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smallest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3"/>
    <w:bookmarkStart w:id="55" w:name="rem-argmin-vs-minimum"/>
    <w:p>
      <w:pPr>
        <w:pStyle w:val="BodyText"/>
      </w:pPr>
      <w:r>
        <w:rPr>
          <w:i/>
          <w:iCs/>
        </w:rPr>
        <w:t xml:space="preserve">Remark 4</w:t>
      </w:r>
      <w:r>
        <w:t xml:space="preserve"> (Smallest value versus where it occurs). </w:t>
      </w:r>
      <w:r>
        <w:t xml:space="preserve">The smallest value itself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minimum (</w:t>
      </w:r>
      <w:hyperlink w:anchor="def-minimum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w:r>
        <w:t xml:space="preserve">of the</w:t>
      </w:r>
      <w:r>
        <w:t xml:space="preserve"> </w:t>
      </w:r>
      <w:hyperlink r:id="rId5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the argmin is where that value is attained.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image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smallest value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 argmin is empty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smallest value,</w:t>
      </w:r>
      <w:r>
        <w:t xml:space="preserve"> </w:t>
      </w:r>
      <w:r>
        <w:t xml:space="preserve">for example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55"/>
    <w:bookmarkStart w:id="56" w:name="def-argmax"/>
    <w:p>
      <w:pPr>
        <w:pStyle w:val="BodyText"/>
      </w:pPr>
      <w:r>
        <w:rPr>
          <w:b/>
          <w:bCs/>
        </w:rPr>
        <w:t xml:space="preserve">Definition 16 (Argmax)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argmax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[9]</w:t>
      </w:r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largest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6"/>
    <w:bookmarkStart w:id="58" w:name="exm-argmax"/>
    <w:p>
      <w:pPr>
        <w:pStyle w:val="BodyText"/>
      </w:pPr>
      <w:r>
        <w:rPr>
          <w:b/>
          <w:bCs/>
        </w:rPr>
        <w:t xml:space="preserve">Example 9 (An argmax with two points, and an empty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values are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largest value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argmax has two elements, so it is not written as a single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 in</w:t>
      </w:r>
      <w:r>
        <w:t xml:space="preserve"> </w:t>
      </w:r>
      <w:hyperlink w:anchor="exm-maximum">
        <w:r>
          <w:rPr>
            <w:rStyle w:val="Hyperlink"/>
          </w:rPr>
          <w:t xml:space="preserve">Example 8</w:t>
        </w:r>
      </w:hyperlink>
      <w:r>
        <w:t xml:space="preserve">, for every 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input</w:t>
      </w:r>
      <w:r>
        <w:t xml:space="preserve"> </w:t>
      </w:r>
      <m:oMath>
        <m:f>
          <m:fPr>
            <m:type m:val="lin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has a larger value,</w:t>
      </w:r>
      <w:r>
        <w:t xml:space="preserve"> </w:t>
      </w:r>
      <w:r>
        <w:t xml:space="preserve">so no input attains a largest value, 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57">
        <w:r>
          <w:rPr>
            <w:rStyle w:val="Hyperlink"/>
          </w:rPr>
          <w:t xml:space="preserve">empty set</w:t>
        </w:r>
      </w:hyperlink>
      <w:r>
        <w:t xml:space="preserve">.</w:t>
      </w:r>
    </w:p>
    <w:bookmarkEnd w:id="58"/>
    <w:bookmarkStart w:id="60" w:name="def-positive-negative-parts"/>
    <w:p>
      <w:pPr>
        <w:pStyle w:val="FirstParagraph"/>
      </w:pPr>
      <w:r>
        <w:rPr>
          <w:b/>
          <w:bCs/>
        </w:rPr>
        <w:t xml:space="preserve">Definition 17 (Positive part of a function)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</w:t>
      </w:r>
      <w:r>
        <w:t xml:space="preserve"> </w:t>
      </w:r>
      <w:hyperlink r:id="rId59">
        <w:r>
          <w:rPr>
            <w:rStyle w:val="Hyperlink"/>
          </w:rPr>
          <w:t xml:space="preserve">set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part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non-negative function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0"/>
    <w:bookmarkStart w:id="61" w:name="exm-positive-negative-parts"/>
    <w:p>
      <w:pPr>
        <w:pStyle w:val="FirstParagraph"/>
      </w:pPr>
      <w:r>
        <w:rPr>
          <w:b/>
          <w:bCs/>
        </w:rPr>
        <w:t xml:space="preserve">Example 10 (The positive part of the identity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the</w:t>
      </w:r>
      <w:r>
        <w:t xml:space="preserve"> </w:t>
      </w:r>
      <w:hyperlink w:anchor="def-positive-negative-parts">
        <w:r>
          <w:rPr>
            <w:rStyle w:val="Hyperlink"/>
          </w:rPr>
          <w:t xml:space="preserve">positive part</w:t>
        </w:r>
      </w:hyperlink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61"/>
    <w:bookmarkStart w:id="62" w:name="def-negative-part"/>
    <w:p>
      <w:pPr>
        <w:pStyle w:val="BodyText"/>
      </w:pPr>
      <w:r>
        <w:rPr>
          <w:b/>
          <w:bCs/>
        </w:rPr>
        <w:t xml:space="preserve">Definition 18 (Negative part of a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 in</w:t>
      </w:r>
      <w:r>
        <w:t xml:space="preserve"> </w:t>
      </w:r>
      <w:hyperlink w:anchor="def-positive-negative-parts">
        <w:r>
          <w:rPr>
            <w:rStyle w:val="Hyperlink"/>
          </w:rPr>
          <w:t xml:space="preserve">Definition 17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part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non-negative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2"/>
    <w:bookmarkStart w:id="63" w:name="exm-negative-part"/>
    <w:p>
      <w:pPr>
        <w:pStyle w:val="FirstParagraph"/>
      </w:pPr>
      <w:r>
        <w:rPr>
          <w:b/>
          <w:bCs/>
        </w:rPr>
        <w:t xml:space="preserve">Example 11 (The negative part of the identity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the</w:t>
      </w:r>
      <w:r>
        <w:t xml:space="preserve"> </w:t>
      </w:r>
      <w:hyperlink w:anchor="def-negative-part">
        <w:r>
          <w:rPr>
            <w:rStyle w:val="Hyperlink"/>
          </w:rPr>
          <w:t xml:space="preserve">negative part</w:t>
        </w:r>
      </w:hyperlink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63"/>
    <w:bookmarkEnd w:id="64"/>
    <w:bookmarkStart w:id="74" w:name="sec-minimizers"/>
    <w:p>
      <w:pPr>
        <w:pStyle w:val="Heading2"/>
      </w:pPr>
      <w:r>
        <w:t xml:space="preserve">6 Global and local minimizers</w:t>
      </w:r>
    </w:p>
    <w:bookmarkStart w:id="65" w:name="exr-local-vs-global-min"/>
    <w:p>
      <w:pPr>
        <w:pStyle w:val="FirstParagraph"/>
      </w:pPr>
      <w:r>
        <w:rPr>
          <w:b/>
          <w:bCs/>
        </w:rPr>
        <w:t xml:space="preserve">Exercise 2 (A dip that is not the bottom)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Factor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completely.</w:t>
      </w:r>
    </w:p>
    <w:p>
      <w:pPr>
        <w:pStyle w:val="Compact"/>
        <w:numPr>
          <w:ilvl w:val="0"/>
          <w:numId w:val="1013"/>
        </w:numPr>
      </w:pPr>
      <w:r>
        <w:t xml:space="preserve">Use part 1 to compare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larger than, smaller than, or equal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which</w:t>
      </w:r>
      <w:r>
        <w:t xml:space="preserve"> </w:t>
      </w:r>
      <m:oMath>
        <m:r>
          <m:t>x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all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Does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 a smallest value anywhere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bookmarkEnd w:id="65"/>
    <w:bookmarkStart w:id="66" w:name="sol-local-vs-global-min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14"/>
        </w:numPr>
      </w:pP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their product is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By part 1,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never smaller than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that is, 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at every other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18</m:t>
        </m:r>
        <m:r>
          <m:rPr>
            <m:sty m:val="p"/>
          </m:rPr>
          <m:t>&lt;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numPr>
          <w:ilvl w:val="0"/>
          <w:numId w:val="1014"/>
        </w:numPr>
      </w:pPr>
      <w:r>
        <w:t xml:space="preserve">No.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no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smaller than all the others: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, picking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−</m:t>
        </m:r>
        <m:r>
          <m:t>n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66"/>
    <w:bookmarkStart w:id="67" w:name="def-global-minimizer"/>
    <w:p>
      <w:pPr>
        <w:pStyle w:val="FirstParagraph"/>
      </w:pPr>
      <w:r>
        <w:rPr>
          <w:b/>
          <w:bCs/>
        </w:rPr>
        <w:t xml:space="preserve">Definition 19 (Global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global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67"/>
    <w:bookmarkStart w:id="68" w:name="rem-global-minimizer-argmin"/>
    <w:p>
      <w:pPr>
        <w:pStyle w:val="BodyText"/>
      </w:pPr>
      <w:r>
        <w:rPr>
          <w:i/>
          <w:iCs/>
        </w:rPr>
        <w:t xml:space="preserve">Remark 5</w:t>
      </w:r>
      <w:r>
        <w:t xml:space="preserve"> (Global minimizers form the argmin). </w:t>
      </w:r>
      <w:r>
        <w:t xml:space="preserve">The global minimizers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exactly the elements of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argmin">
        <w:r>
          <w:rPr>
            <w:rStyle w:val="Hyperlink"/>
          </w:rPr>
          <w:t xml:space="preserve">Definition 15</w:t>
        </w:r>
      </w:hyperlink>
      <w:r>
        <w:t xml:space="preserve">).</w:t>
      </w:r>
      <w:r>
        <w:t xml:space="preserve"> </w:t>
      </w:r>
      <w:r>
        <w:t xml:space="preserve">A function can have more than one global minimizer.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its global minimizers are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68"/>
    <w:bookmarkStart w:id="70" w:name="def-local-minimizer"/>
    <w:p>
      <w:pPr>
        <w:pStyle w:val="BodyText"/>
      </w:pPr>
      <w:r>
        <w:rPr>
          <w:b/>
          <w:bCs/>
        </w:rPr>
        <w:t xml:space="preserve">Definition 20 (Local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69">
        <w:r>
          <w:rPr>
            <w:rStyle w:val="Hyperlink"/>
          </w:rPr>
          <w:t xml:space="preserve">Euclidean norm</w:t>
        </w:r>
      </w:hyperlink>
      <w:r>
        <w:t xml:space="preserve">.</w:t>
      </w:r>
    </w:p>
    <w:bookmarkEnd w:id="70"/>
    <w:bookmarkStart w:id="72" w:name="rem-local-minimizer"/>
    <w:p>
      <w:pPr>
        <w:pStyle w:val="BodyText"/>
      </w:pPr>
      <w:r>
        <w:rPr>
          <w:i/>
          <w:iCs/>
        </w:rPr>
        <w:t xml:space="preserve">Remark 6</w:t>
      </w:r>
      <w:r>
        <w:t xml:space="preserve"> (Local and global minimizers).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condition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Every global minimizer (</w:t>
      </w:r>
      <w:hyperlink w:anchor="def-global-minimizer">
        <w:r>
          <w:rPr>
            <w:rStyle w:val="Hyperlink"/>
          </w:rPr>
          <w:t xml:space="preserve">Definition 19</w:t>
        </w:r>
      </w:hyperlink>
      <w:r>
        <w:t xml:space="preserve">) is a local minimizer:</w:t>
      </w:r>
      <w:r>
        <w:t xml:space="preserve"> </w:t>
      </w:r>
      <w:r>
        <w:t xml:space="preserve">take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global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it is also a local minimizer.</w:t>
      </w:r>
    </w:p>
    <w:p>
      <w:pPr>
        <w:pStyle w:val="BodyText"/>
      </w:pPr>
      <w:r>
        <w:t xml:space="preserve">The</w:t>
      </w:r>
      <w:r>
        <w:t xml:space="preserve"> </w:t>
      </w:r>
      <w:hyperlink r:id="rId71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fails.</w:t>
      </w:r>
      <w:r>
        <w:t xml:space="preserve"> </w:t>
      </w:r>
      <w:r>
        <w:t xml:space="preserve">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(take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but not a global one.</w:t>
      </w:r>
    </w:p>
    <w:bookmarkEnd w:id="72"/>
    <w:bookmarkStart w:id="73" w:name="exm-not-local-minimizer"/>
    <w:p>
      <w:pPr>
        <w:pStyle w:val="BodyText"/>
      </w:pPr>
      <w:r>
        <w:rPr>
          <w:b/>
          <w:bCs/>
        </w:rPr>
        <w:t xml:space="preserve">Example 12 (A point that is not a local minimizer)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not a local minimizer.</w:t>
      </w:r>
      <w:r>
        <w:t xml:space="preserve"> </w:t>
      </w:r>
      <w:r>
        <w:t xml:space="preserve">For any</w:t>
      </w:r>
      <w:r>
        <w:t xml:space="preserve"> </w:t>
      </w:r>
      <m:oMath>
        <m:r>
          <m:t>t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cube)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which equals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3</m:t>
        </m:r>
      </m:oMath>
      <w:r>
        <w:t xml:space="preserve">.</w:t>
      </w:r>
      <w:r>
        <w:t xml:space="preserve"> </w:t>
      </w:r>
      <w:r>
        <w:t xml:space="preserve">So whatever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δ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0.729</m:t>
              </m:r>
              <m:r>
                <m:rPr>
                  <m:sty m:val="p"/>
                </m:rPr>
                <m:t>+</m:t>
              </m:r>
              <m:r>
                <m:t>2.7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1.971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3"/>
    <w:bookmarkEnd w:id="74"/>
    <w:bookmarkStart w:id="92" w:name="sec-convexity"/>
    <w:p>
      <w:pPr>
        <w:pStyle w:val="Heading2"/>
      </w:pPr>
      <w:r>
        <w:t xml:space="preserve">7 Convex functions</w:t>
      </w:r>
    </w:p>
    <w:bookmarkStart w:id="75" w:name="exr-convex-chord"/>
    <w:p>
      <w:pPr>
        <w:pStyle w:val="FirstParagraph"/>
      </w:pPr>
      <w:r>
        <w:rPr>
          <w:b/>
          <w:bCs/>
        </w:rPr>
        <w:t xml:space="preserve">Exercise 3 (A value compared with an average of values)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take the points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Compute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?</w:t>
      </w:r>
    </w:p>
    <w:bookmarkEnd w:id="75"/>
    <w:bookmarkStart w:id="76" w:name="sol-convex-chord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16"/>
        </w:numPr>
      </w:pP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numPr>
          <w:ilvl w:val="0"/>
          <w:numId w:val="1016"/>
        </w:numPr>
      </w:pPr>
      <w:r>
        <w:t xml:space="preserve">Yes: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4</m:t>
        </m:r>
      </m:oMath>
      <w:r>
        <w:t xml:space="preserve">.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midpoint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below the average of its values at the two endpoints.</w:t>
      </w:r>
    </w:p>
    <w:bookmarkEnd w:id="76"/>
    <w:bookmarkStart w:id="77" w:name="def-line-segment"/>
    <w:p>
      <w:pPr>
        <w:pStyle w:val="FirstParagraph"/>
      </w:pPr>
      <w:r>
        <w:rPr>
          <w:b/>
          <w:bCs/>
        </w:rPr>
        <w:t xml:space="preserve">Definition 21 (Line segment)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 segment</w:t>
      </w:r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[10]</w:t>
      </w:r>
      <w:r>
        <w:t xml:space="preserve"> </w:t>
      </w:r>
      <w:r>
        <w:t xml:space="preserve">is the set of points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x</m:t>
        </m:r>
      </m:oMath>
      <w:r>
        <w:t xml:space="preserve">, 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gives the midpoint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77"/>
    <w:bookmarkStart w:id="78" w:name="exm-line-segment"/>
    <w:p>
      <w:pPr>
        <w:pStyle w:val="BodyText"/>
      </w:pPr>
      <w:r>
        <w:rPr>
          <w:b/>
          <w:bCs/>
        </w:rPr>
        <w:t xml:space="preserve">Example 13 (A line segment in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the line segment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</w:t>
      </w:r>
      <w:r>
        <w:t xml:space="preserve"> </w:t>
      </w:r>
      <w:hyperlink r:id="rId48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gives 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78"/>
    <w:bookmarkStart w:id="80" w:name="def-chord"/>
    <w:p>
      <w:pPr>
        <w:pStyle w:val="BodyText"/>
      </w:pPr>
      <w:r>
        <w:rPr>
          <w:b/>
          <w:bCs/>
        </w:rPr>
        <w:t xml:space="preserve">Definition 22 (Chord)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chord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[11]</w:t>
      </w:r>
      <w:r>
        <w:t xml:space="preserve"> </w:t>
      </w:r>
      <w:r>
        <w:t xml:space="preserve">is the line segment (</w:t>
      </w:r>
      <w:hyperlink w:anchor="def-line-segment">
        <w:r>
          <w:rPr>
            <w:rStyle w:val="Hyperlink"/>
          </w:rPr>
          <w:t xml:space="preserve">Definition 21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from the point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to the point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r:id="rId79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t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Above 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,</w:t>
      </w:r>
      <w:r>
        <w:t xml:space="preserve"> </w:t>
      </w:r>
      <w:r>
        <w:t xml:space="preserve">the chord has height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80"/>
    <w:bookmarkStart w:id="81" w:name="exm-chord"/>
    <w:p>
      <w:pPr>
        <w:pStyle w:val="BodyText"/>
      </w:pPr>
      <w:r>
        <w:rPr>
          <w:b/>
          <w:bCs/>
        </w:rPr>
        <w:t xml:space="preserve">Example 14 (A chord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the chord runs from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it passes through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3</m:t>
            </m:r>
            <m:r>
              <m:rPr>
                <m:sty m:val="p"/>
              </m:rPr>
              <m:t>,</m:t>
            </m:r>
            <m:r>
              <m:t> 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9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above the point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it has height</w:t>
      </w:r>
      <w:r>
        <w:t xml:space="preserve"> </w:t>
      </w:r>
      <m:oMath>
        <m:r>
          <m:t>5</m:t>
        </m:r>
      </m:oMath>
      <w:r>
        <w:t xml:space="preserve">.</w:t>
      </w:r>
    </w:p>
    <w:bookmarkEnd w:id="81"/>
    <w:bookmarkStart w:id="82" w:name="def-convex-function"/>
    <w:p>
      <w:pPr>
        <w:pStyle w:val="BodyText"/>
      </w:pPr>
      <w:r>
        <w:rPr>
          <w:b/>
          <w:bCs/>
        </w:rPr>
        <w:t xml:space="preserve">Definition 23 (Convex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[12]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82"/>
    <w:bookmarkStart w:id="83" w:name="rem-convex-chord-above-graph"/>
    <w:p>
      <w:pPr>
        <w:pStyle w:val="BodyText"/>
      </w:pPr>
      <w:r>
        <w:rPr>
          <w:i/>
          <w:iCs/>
        </w:rPr>
        <w:t xml:space="preserve">Remark 7</w:t>
      </w:r>
      <w:r>
        <w:t xml:space="preserve"> (Chords lie on or above the graph). </w:t>
      </w:r>
      <w:r>
        <w:t xml:space="preserve">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 </w:t>
      </w:r>
      <w:r>
        <w:t xml:space="preserve">lies on the</w:t>
      </w:r>
      <w:r>
        <w:t xml:space="preserve"> </w:t>
      </w:r>
      <w:hyperlink w:anchor="def-line-segment">
        <w:r>
          <w:rPr>
            <w:rStyle w:val="Hyperlink"/>
          </w:rPr>
          <w:t xml:space="preserve">line segment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the right-hand side is the height above that point</w:t>
      </w:r>
      <w:r>
        <w:t xml:space="preserve"> </w:t>
      </w:r>
      <w:r>
        <w:t xml:space="preserve">of the</w:t>
      </w:r>
      <w:r>
        <w:t xml:space="preserve"> </w:t>
      </w:r>
      <w:hyperlink w:anchor="def-chord">
        <w:r>
          <w:rPr>
            <w:rStyle w:val="Hyperlink"/>
          </w:rPr>
          <w:t xml:space="preserve">chord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when every chord lies on or above the</w:t>
      </w:r>
      <w:r>
        <w:t xml:space="preserve"> </w:t>
      </w:r>
      <w:hyperlink r:id="rId79">
        <w:r>
          <w:rPr>
            <w:rStyle w:val="Hyperlink"/>
          </w:rPr>
          <w:t xml:space="preserve">graph</w:t>
        </w:r>
      </w:hyperlink>
      <w:r>
        <w:t xml:space="preserve">.</w:t>
      </w:r>
    </w:p>
    <w:p>
      <w:pPr>
        <w:pStyle w:val="BodyText"/>
      </w:pPr>
      <w:r>
        <w:t xml:space="preserve">For example, 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chord is above the graph: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bookmarkEnd w:id="83"/>
    <w:bookmarkStart w:id="84" w:name="exm-cubic-not-convex"/>
    <w:p>
      <w:pPr>
        <w:pStyle w:val="BodyText"/>
      </w:pPr>
      <w:r>
        <w:rPr>
          <w:b/>
          <w:bCs/>
        </w:rPr>
        <w:t xml:space="preserve">Example 15 (A function that is not convex)</w:t>
      </w:r>
      <w:r>
        <w:t xml:space="preserve"> </w:t>
      </w:r>
      <w:r>
        <w:t xml:space="preserve">The function 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is not convex.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false.</w:t>
      </w:r>
    </w:p>
    <w:bookmarkEnd w:id="84"/>
    <w:bookmarkStart w:id="85" w:name="exm-convex-local-global"/>
    <w:p>
      <w:pPr>
        <w:pStyle w:val="BodyText"/>
      </w:pPr>
      <w:r>
        <w:rPr>
          <w:b/>
          <w:bCs/>
        </w:rPr>
        <w:t xml:space="preserve">Example 16 (A convex and a non-convex function)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def-convex-function">
        <w:r>
          <w:rPr>
            <w:rStyle w:val="Hyperlink"/>
          </w:rPr>
          <w:t xml:space="preserve">Definition 23</w:t>
        </w:r>
      </w:hyperlink>
      <w:r>
        <w:t xml:space="preserve">):</w:t>
      </w:r>
      <w:r>
        <w:t xml:space="preserve"> </w:t>
      </w:r>
      <w:r>
        <w:t xml:space="preserve">by expanding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Its local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also a global minimizer,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Without convexity, a local minimizer need not be global: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not convex (</w:t>
      </w:r>
      <w:hyperlink w:anchor="exm-cubic-not-convex">
        <w:r>
          <w:rPr>
            <w:rStyle w:val="Hyperlink"/>
          </w:rPr>
          <w:t xml:space="preserve">Example 15</w:t>
        </w:r>
      </w:hyperlink>
      <w:r>
        <w:t xml:space="preserve">),</w:t>
      </w:r>
      <w:r>
        <w:t xml:space="preserve"> </w:t>
      </w:r>
      <w:r>
        <w:t xml:space="preserve">and it has a local minimizer at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that is not global (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).</w:t>
      </w:r>
    </w:p>
    <w:bookmarkEnd w:id="85"/>
    <w:bookmarkStart w:id="86" w:name="thm-convex-local-global"/>
    <w:p>
      <w:pPr>
        <w:pStyle w:val="BodyText"/>
      </w:pPr>
      <w:r>
        <w:rPr>
          <w:b/>
          <w:bCs/>
        </w:rPr>
        <w:t xml:space="preserve">Theorem 7 (Local minimizers of convex functions are global)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w:hyperlink w:anchor="def-local-minimizer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w:anchor="def-global-minimizer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8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(</w:t>
      </w:r>
      <w:hyperlink w:anchor="def-local-minimizer">
        <w:r>
          <w:rPr>
            <w:rStyle w:val="Hyperlink"/>
          </w:rPr>
          <w:t xml:space="preserve">Definition 20</w:t>
        </w:r>
      </w:hyperlink>
      <w:r>
        <w:t xml:space="preserve">).</w:t>
      </w:r>
      <w:r>
        <w:t xml:space="preserve"> </w:t>
      </w:r>
      <w:r>
        <w:t xml:space="preserve">Suppose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not a global minimizer (</w:t>
      </w:r>
      <w:hyperlink w:anchor="def-global-minimizer">
        <w:r>
          <w:rPr>
            <w:rStyle w:val="Hyperlink"/>
          </w:rPr>
          <w:t xml:space="preserve">Definition 19</w:t>
        </w:r>
      </w:hyperlink>
      <w:r>
        <w:t xml:space="preserve">).</w:t>
      </w:r>
      <w:r>
        <w:t xml:space="preserve"> </w:t>
      </w:r>
      <w:r>
        <w:t xml:space="preserve">Then some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in particular</w:t>
      </w:r>
      <w:r>
        <w:t xml:space="preserve"> </w:t>
      </w:r>
      <m:oMath>
        <m:r>
          <m:t>y</m:t>
        </m:r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δ</m:t>
                </m:r>
              </m:num>
              <m:den>
                <m:r>
                  <m:t>2</m:t>
                </m:r>
                <m:r>
                  <m:t>​</m:t>
                </m:r>
                <m:d>
                  <m:dPr>
                    <m:begChr m:val="∥"/>
                    <m:sepChr m:val=""/>
                    <m:endChr m:val="∥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</m:e>
                </m:d>
                <m:r>
                  <m:t>​</m:t>
                </m:r>
              </m:den>
            </m:f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t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t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≤</m:t>
        </m:r>
        <m:r>
          <m:t>δ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</w:p>
    <w:p>
      <w:pPr>
        <w:pStyle w:val="BodyText"/>
      </w:pPr>
      <w:r>
        <w:t xml:space="preserve">By convexity,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&lt;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strict inequality uses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which contradicts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being a local minimizer.</w:t>
      </w:r>
      <w:r>
        <w:t xml:space="preserve"> </w:t>
      </w:r>
      <w:r>
        <w:t xml:space="preserve">Hence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global minimizer.</w:t>
      </w:r>
    </w:p>
    <w:bookmarkStart w:id="87" w:name="thm-jensen"/>
    <w:p>
      <w:pPr>
        <w:pStyle w:val="BodyText"/>
      </w:pPr>
      <w:r>
        <w:rPr>
          <w:b/>
          <w:bCs/>
        </w:rPr>
        <w:t xml:space="preserve">Theorem 8 (Jensen’s inequality for a weighted average)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 </w:t>
      </w:r>
      <w:r>
        <w:t xml:space="preserve">[13]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be weights with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by induction on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weight is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Now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assume the inequality holds for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points.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other weights are all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Otherwise 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w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are non-negative and sum to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induction assumption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s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definition of a convex function (</w:t>
      </w:r>
      <w:hyperlink w:anchor="def-convex-function">
        <w:r>
          <w:rPr>
            <w:rStyle w:val="Hyperlink"/>
          </w:rPr>
          <w:t xml:space="preserve">Definition 23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s</m:t>
          </m:r>
          <m:r>
            <m:t>y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Substituting the bound 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using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w</m:t>
              </m:r>
            </m:e>
            <m:sub>
              <m:r>
                <m:t>n</m:t>
              </m:r>
            </m:sub>
          </m:sSub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Start w:id="89" w:name="exm-jensen"/>
    <w:p>
      <w:pPr>
        <w:pStyle w:val="FirstParagraph"/>
      </w:pPr>
      <w:r>
        <w:rPr>
          <w:b/>
          <w:bCs/>
        </w:rPr>
        <w:t xml:space="preserve">Example 17 (The average of the squares is at least the square of the average)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It is convex by</w:t>
      </w:r>
      <w:r>
        <w:t xml:space="preserve"> </w:t>
      </w:r>
      <w:hyperlink w:anchor="def-convex-function">
        <w:r>
          <w:rPr>
            <w:rStyle w:val="Hyperlink"/>
          </w:rPr>
          <w:t xml:space="preserve">Definition 23</w:t>
        </w:r>
      </w:hyperlink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Take the three points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w:r>
        <w:t xml:space="preserve">and the equal weights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weighted average of the points is their ordinary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the left side of</w:t>
      </w:r>
      <w:r>
        <w:t xml:space="preserve"> </w:t>
      </w:r>
      <w:hyperlink w:anchor="thm-jense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9</m:t>
        </m:r>
      </m:oMath>
      <w:r>
        <w:t xml:space="preserve">.</w:t>
      </w:r>
      <w:r>
        <w:t xml:space="preserve"> </w:t>
      </w:r>
      <w:r>
        <w:t xml:space="preserve">The right side is the average of the squares,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36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 inequality holds:</w:t>
      </w:r>
      <w:r>
        <w:t xml:space="preserve"> </w:t>
      </w:r>
      <m:oMath>
        <m:r>
          <m:t>9</m:t>
        </m:r>
        <m:r>
          <m:rPr>
            <m:sty m:val="p"/>
          </m:rPr>
          <m:t>≤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gap is</w:t>
      </w:r>
      <w:r>
        <w:t xml:space="preserve"> </w:t>
      </w:r>
      <m:oMath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9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That is the average squared distance of the points from their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which statistics calls the variance of the three points</w:t>
      </w:r>
      <w:r>
        <w:t xml:space="preserve"> </w:t>
      </w:r>
      <w:r>
        <w:t xml:space="preserve">(about their</w:t>
      </w:r>
      <w:r>
        <w:t xml:space="preserve"> </w:t>
      </w:r>
      <w:hyperlink r:id="rId88">
        <w:r>
          <w:rPr>
            <w:rStyle w:val="Hyperlink"/>
          </w:rPr>
          <w:t xml:space="preserve">mean</w:t>
        </w:r>
      </w:hyperlink>
      <w:r>
        <w:t xml:space="preserve">, defined later).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Jensen’s inequality says this average squared distance is never negative.</w:t>
      </w:r>
    </w:p>
    <w:bookmarkEnd w:id="89"/>
    <w:bookmarkStart w:id="91" w:name="rem-jensen-concave"/>
    <w:p>
      <w:pPr>
        <w:pStyle w:val="BodyText"/>
      </w:pPr>
      <w:r>
        <w:rPr>
          <w:i/>
          <w:iCs/>
        </w:rPr>
        <w:t xml:space="preserve">Remark 8</w:t>
      </w:r>
      <w:r>
        <w:t xml:space="preserve"> (The inequality reverses for concave functions).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90">
        <w:r>
          <w:rPr>
            <w:rStyle w:val="Hyperlink"/>
          </w:rPr>
          <w:t xml:space="preserve">concave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convex, and applying</w:t>
      </w:r>
      <w:r>
        <w:t xml:space="preserve"> </w:t>
      </w:r>
      <w:hyperlink w:anchor="thm-jense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reverses the inequality:</w:t>
      </w:r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w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≥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points in</w:t>
      </w:r>
      <w:r>
        <w:t xml:space="preserve"> </w:t>
      </w:r>
      <w:hyperlink w:anchor="exm-jensen">
        <w:r>
          <w:rPr>
            <w:rStyle w:val="Hyperlink"/>
          </w:rPr>
          <w:t xml:space="preserve">Example 17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≥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91"/>
    <w:bookmarkEnd w:id="92"/>
    <w:bookmarkStart w:id="107" w:name="infimum-and-supremum"/>
    <w:p>
      <w:pPr>
        <w:pStyle w:val="Heading2"/>
      </w:pPr>
      <w:r>
        <w:t xml:space="preserve">8 Infimum and supremum</w:t>
      </w:r>
    </w:p>
    <w:bookmarkStart w:id="93" w:name="def-upper-bound"/>
    <w:p>
      <w:pPr>
        <w:pStyle w:val="FirstParagraph"/>
      </w:pPr>
      <w:r>
        <w:rPr>
          <w:b/>
          <w:bCs/>
        </w:rPr>
        <w:t xml:space="preserve">Definition 24 (Upper bound)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real number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upper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[14]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93"/>
    <w:bookmarkStart w:id="94" w:name="def-lower-bound"/>
    <w:p>
      <w:pPr>
        <w:pStyle w:val="BodyText"/>
      </w:pPr>
      <w:r>
        <w:rPr>
          <w:b/>
          <w:bCs/>
        </w:rPr>
        <w:t xml:space="preserve">Definition 25 (Lower bound)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real number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lower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[14]</w:t>
      </w:r>
      <w:r>
        <w:t xml:space="preserve"> </w:t>
      </w:r>
      <w:r>
        <w:t xml:space="preserve">if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94"/>
    <w:bookmarkStart w:id="95" w:name="def-bounded-above"/>
    <w:p>
      <w:pPr>
        <w:pStyle w:val="BodyText"/>
      </w:pPr>
      <w:r>
        <w:rPr>
          <w:b/>
          <w:bCs/>
        </w:rPr>
        <w:t xml:space="preserve">Definition 26 (Bounded above)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above</w:t>
      </w:r>
      <w:r>
        <w:t xml:space="preserve"> </w:t>
      </w:r>
      <w:r>
        <w:t xml:space="preserve">if it has an upper bound (</w:t>
      </w:r>
      <w:hyperlink w:anchor="def-upper-bound">
        <w:r>
          <w:rPr>
            <w:rStyle w:val="Hyperlink"/>
          </w:rPr>
          <w:t xml:space="preserve">Definition 24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above</w:t>
      </w:r>
      <w:r>
        <w:t xml:space="preserve"> </w:t>
      </w:r>
      <w:r>
        <w:t xml:space="preserve">if its</w:t>
      </w:r>
      <w:r>
        <w:t xml:space="preserve"> </w:t>
      </w:r>
      <w:hyperlink r:id="rId5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95"/>
    <w:bookmarkStart w:id="96" w:name="def-bounded-below"/>
    <w:p>
      <w:pPr>
        <w:pStyle w:val="BodyText"/>
      </w:pPr>
      <w:r>
        <w:rPr>
          <w:b/>
          <w:bCs/>
        </w:rPr>
        <w:t xml:space="preserve">Definition 27 (Bounded below)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below</w:t>
      </w:r>
      <w:r>
        <w:t xml:space="preserve"> </w:t>
      </w:r>
      <w:r>
        <w:t xml:space="preserve">if it has a lower bound (</w:t>
      </w:r>
      <w:hyperlink w:anchor="def-lower-bound">
        <w:r>
          <w:rPr>
            <w:rStyle w:val="Hyperlink"/>
          </w:rPr>
          <w:t xml:space="preserve">Definition 25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below</w:t>
      </w:r>
      <w:r>
        <w:t xml:space="preserve"> </w:t>
      </w:r>
      <w:r>
        <w:t xml:space="preserve">if its</w:t>
      </w:r>
      <w:r>
        <w:t xml:space="preserve"> </w:t>
      </w:r>
      <w:hyperlink r:id="rId5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96"/>
    <w:bookmarkStart w:id="97" w:name="def-bounded"/>
    <w:p>
      <w:pPr>
        <w:pStyle w:val="BodyText"/>
      </w:pPr>
      <w:r>
        <w:rPr>
          <w:b/>
          <w:bCs/>
        </w:rPr>
        <w:t xml:space="preserve">Definition 28 (Bounded)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</w:t>
      </w:r>
      <w:r>
        <w:t xml:space="preserve"> </w:t>
      </w:r>
      <w:r>
        <w:t xml:space="preserve">if it is both bounded above (</w:t>
      </w:r>
      <w:hyperlink w:anchor="def-bounded-above">
        <w:r>
          <w:rPr>
            <w:rStyle w:val="Hyperlink"/>
          </w:rPr>
          <w:t xml:space="preserve">Definition 26</w:t>
        </w:r>
      </w:hyperlink>
      <w:r>
        <w:t xml:space="preserve">) and bounded below (</w:t>
      </w:r>
      <w:hyperlink w:anchor="def-bounded-below">
        <w:r>
          <w:rPr>
            <w:rStyle w:val="Hyperlink"/>
          </w:rPr>
          <w:t xml:space="preserve">Definition 27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</w:t>
      </w:r>
      <w:r>
        <w:t xml:space="preserve"> </w:t>
      </w:r>
      <w:r>
        <w:t xml:space="preserve">if its</w:t>
      </w:r>
      <w:r>
        <w:t xml:space="preserve"> </w:t>
      </w:r>
      <w:hyperlink r:id="rId5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97"/>
    <w:bookmarkStart w:id="98" w:name="exm-bounded"/>
    <w:p>
      <w:pPr>
        <w:pStyle w:val="BodyText"/>
      </w:pPr>
      <w:r>
        <w:rPr>
          <w:b/>
          <w:bCs/>
        </w:rPr>
        <w:t xml:space="preserve">Example 18 (Bounded and unbounded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7"/>
        </w:numPr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are upper bounds,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are lower bounds,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bounded.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is not an upper bound, because</w:t>
      </w:r>
      <w:r>
        <w:t xml:space="preserve"> </w:t>
      </w:r>
      <m:oMath>
        <m:r>
          <m:t>0.6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0.6</m:t>
        </m:r>
        <m:r>
          <m:rPr>
            <m:sty m:val="p"/>
          </m:rPr>
          <m:t>&gt;</m:t>
        </m:r>
        <m:r>
          <m:t>0.5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bounded below, by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not bounded above: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u</m:t>
        </m:r>
      </m:oMath>
      <w:r>
        <w:t xml:space="preserve">, some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u</m:t>
        </m:r>
      </m:oMath>
      <w:r>
        <w:t xml:space="preserve">.</w:t>
      </w:r>
    </w:p>
    <w:bookmarkEnd w:id="98"/>
    <w:bookmarkStart w:id="99" w:name="thm-completeness"/>
    <w:p>
      <w:pPr>
        <w:pStyle w:val="FirstParagraph"/>
      </w:pPr>
      <w:r>
        <w:rPr>
          <w:b/>
          <w:bCs/>
        </w:rPr>
        <w:t xml:space="preserve">Theorem 9 (Completeness of the real numbers)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[15]</w:t>
      </w:r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hyperlink w:anchor="def-bounded-above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the set of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w:anchor="def-minimum">
        <w:r>
          <w:rPr>
            <w:rStyle w:val="Hyperlink"/>
          </w:rPr>
          <w:t xml:space="preserve">minimum</w:t>
        </w:r>
      </w:hyperlink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 below,</w:t>
      </w:r>
      <w:r>
        <w:t xml:space="preserve"> </w:t>
      </w:r>
      <w:r>
        <w:t xml:space="preserve">the set of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w:anchor="def-maximum">
        <w:r>
          <w:rPr>
            <w:rStyle w:val="Hyperlink"/>
          </w:rPr>
          <w:t xml:space="preserve">maximum</w:t>
        </w:r>
      </w:hyperlink>
      <w:r>
        <w:t xml:space="preserve">.</w:t>
      </w:r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statement is the least-upper-bound property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[16], Definition 1.8, p. 4, and Theorem 1.19, p. 8</w:t>
      </w:r>
      <w:r>
        <w:t xml:space="preserve">.</w:t>
      </w:r>
      <w:r>
        <w:t xml:space="preserve"> </w:t>
      </w:r>
      <w:r>
        <w:t xml:space="preserve">For the second, let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a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Negating both sides of an inequality reverses it (</w:t>
      </w:r>
      <w:hyperlink w:anchor="thm-neg-ineq">
        <w:r>
          <w:rPr>
            <w:rStyle w:val="Hyperlink"/>
          </w:rPr>
          <w:t xml:space="preserve">Theorem 4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 lower bound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−</m:t>
        </m:r>
        <m:r>
          <m:t>ℓ</m:t>
        </m:r>
      </m:oMath>
      <w:r>
        <w:t xml:space="preserve"> </w:t>
      </w:r>
      <w:r>
        <w:t xml:space="preserve">is an upper bound of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is nonempty and bounded above,</w:t>
      </w:r>
      <w:r>
        <w:t xml:space="preserve"> </w:t>
      </w:r>
      <w:r>
        <w:t xml:space="preserve">so by the first statement its upper bounds have a minimum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−</m:t>
        </m:r>
        <m:r>
          <m:t>u</m:t>
        </m:r>
      </m:oMath>
      <w:r>
        <w:t xml:space="preserve"> </w:t>
      </w:r>
      <w:r>
        <w:t xml:space="preserve">is the largest lower bound of</w:t>
      </w:r>
      <w:r>
        <w:t xml:space="preserve"> </w:t>
      </w:r>
      <m:oMath>
        <m:r>
          <m:t>A</m:t>
        </m:r>
      </m:oMath>
      <w:r>
        <w:t xml:space="preserve">.</w:t>
      </w:r>
    </w:p>
    <w:bookmarkStart w:id="100" w:name="exm-completeness"/>
    <w:p>
      <w:pPr>
        <w:pStyle w:val="BodyText"/>
      </w:pPr>
      <w:r>
        <w:rPr>
          <w:b/>
          <w:bCs/>
        </w:rPr>
        <w:t xml:space="preserve">Example 19 (Completeness for an interval)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.</w:t>
      </w:r>
    </w:p>
    <w:bookmarkEnd w:id="100"/>
    <w:bookmarkStart w:id="101" w:name="def-infimum"/>
    <w:p>
      <w:pPr>
        <w:pStyle w:val="BodyText"/>
      </w:pPr>
      <w:r>
        <w:rPr>
          <w:b/>
          <w:bCs/>
        </w:rPr>
        <w:t xml:space="preserve">Definition 29 (Infimum (greatest lower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below (</w:t>
      </w:r>
      <w:hyperlink w:anchor="def-bounded-below">
        <w:r>
          <w:rPr>
            <w:rStyle w:val="Hyperlink"/>
          </w:rPr>
          <w:t xml:space="preserve">Definition 27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[17]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</m:oMath>
      <w:r>
        <w:t xml:space="preserve">,</w:t>
      </w:r>
      <w:r>
        <w:t xml:space="preserve"> </w:t>
      </w:r>
      <w:r>
        <w:t xml:space="preserve">is the greatest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inf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below,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101"/>
    <w:bookmarkStart w:id="102" w:name="rem-infimum-exists"/>
    <w:p>
      <w:pPr>
        <w:pStyle w:val="BodyText"/>
      </w:pPr>
      <w:r>
        <w:rPr>
          <w:i/>
          <w:iCs/>
        </w:rPr>
        <w:t xml:space="preserve">Remark 9</w:t>
      </w:r>
      <w:r>
        <w:t xml:space="preserve"> (Existence of the infimum, and when it is a minimum). </w:t>
      </w:r>
      <w:r>
        <w:t xml:space="preserve">The maximum in</w:t>
      </w:r>
      <w:r>
        <w:t xml:space="preserve"> </w:t>
      </w:r>
      <w:hyperlink w:anchor="def-infimum">
        <w:r>
          <w:rPr>
            <w:rStyle w:val="Hyperlink"/>
          </w:rPr>
          <w:t xml:space="preserve">Definition 29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If the infimum belongs to</w:t>
      </w:r>
      <w:r>
        <w:t xml:space="preserve"> </w:t>
      </w:r>
      <m:oMath>
        <m:r>
          <m:t>A</m:t>
        </m:r>
      </m:oMath>
      <w:r>
        <w:t xml:space="preserve">, it equals the minimum: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the infimum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minimum.</w:t>
      </w:r>
    </w:p>
    <w:bookmarkEnd w:id="102"/>
    <w:bookmarkStart w:id="103" w:name="exm-infimum"/>
    <w:p>
      <w:pPr>
        <w:pStyle w:val="BodyText"/>
      </w:pPr>
      <w:r>
        <w:rPr>
          <w:b/>
          <w:bCs/>
        </w:rPr>
        <w:t xml:space="preserve">Example 20 (Numerical examples of infimum)</w:t>
      </w:r>
      <w:r>
        <w:t xml:space="preserve"> </w:t>
      </w:r>
      <w:r>
        <w:t xml:space="preserve"> </w:t>
      </w:r>
    </w:p>
    <w:p>
      <w:pPr>
        <w:numPr>
          <w:ilvl w:val="0"/>
          <w:numId w:val="1019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1</m:t>
        </m:r>
      </m:oMath>
      <w:r>
        <w:t xml:space="preserve">, since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smallest element.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intervals open below, the infimum equals the minimum of the</w:t>
      </w:r>
      <w:r>
        <w:t xml:space="preserve"> </w:t>
      </w:r>
      <w:r>
        <w:t xml:space="preserve">corresponding closed-below interval, even though</w:t>
      </w:r>
      <w:r>
        <w:t xml:space="preserve"> </w:t>
      </w:r>
      <m:oMath>
        <m:r>
          <m:t>0.5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More generally,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numPr>
          <w:ilvl w:val="0"/>
          <w:numId w:val="1019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&gt;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numPr>
          <w:ilvl w:val="0"/>
          <w:numId w:val="1019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less than or equal to every element of that set.</w:t>
      </w:r>
    </w:p>
    <w:bookmarkEnd w:id="103"/>
    <w:bookmarkStart w:id="104" w:name="def-supremum"/>
    <w:p>
      <w:pPr>
        <w:pStyle w:val="FirstParagraph"/>
      </w:pPr>
      <w:r>
        <w:rPr>
          <w:b/>
          <w:bCs/>
        </w:rPr>
        <w:t xml:space="preserve">Definition 30 (Supremum (least upper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above (</w:t>
      </w:r>
      <w:hyperlink w:anchor="def-bounded-above">
        <w:r>
          <w:rPr>
            <w:rStyle w:val="Hyperlink"/>
          </w:rPr>
          <w:t xml:space="preserve">Definition 26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supremum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[17]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</m:oMath>
      <w:r>
        <w:t xml:space="preserve">,</w:t>
      </w:r>
      <w:r>
        <w:t xml:space="preserve"> </w:t>
      </w:r>
      <w:r>
        <w:t xml:space="preserve">is the smallest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sup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t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above,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104"/>
    <w:bookmarkStart w:id="105" w:name="rem-supremum-exists"/>
    <w:p>
      <w:pPr>
        <w:pStyle w:val="BodyText"/>
      </w:pPr>
      <w:r>
        <w:rPr>
          <w:i/>
          <w:iCs/>
        </w:rPr>
        <w:t xml:space="preserve">Remark 10</w:t>
      </w:r>
      <w:r>
        <w:t xml:space="preserve"> (Existence of the supremum, and when it is a maximum). </w:t>
      </w:r>
      <w:r>
        <w:t xml:space="preserve">The minimum in</w:t>
      </w:r>
      <w:r>
        <w:t xml:space="preserve"> </w:t>
      </w:r>
      <w:hyperlink w:anchor="def-supremum">
        <w:r>
          <w:rPr>
            <w:rStyle w:val="Hyperlink"/>
          </w:rPr>
          <w:t xml:space="preserve">Definition 30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If the supremum belongs to</w:t>
      </w:r>
      <w:r>
        <w:t xml:space="preserve"> </w:t>
      </w:r>
      <m:oMath>
        <m:r>
          <m:t>A</m:t>
        </m:r>
      </m:oMath>
      <w:r>
        <w:t xml:space="preserve">, it equals the maximum: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sup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the supremum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maximum.</w:t>
      </w:r>
    </w:p>
    <w:bookmarkEnd w:id="105"/>
    <w:bookmarkStart w:id="106" w:name="exm-supremum"/>
    <w:p>
      <w:pPr>
        <w:pStyle w:val="BodyText"/>
      </w:pPr>
      <w:r>
        <w:rPr>
          <w:b/>
          <w:bCs/>
        </w:rPr>
        <w:t xml:space="preserve">Example 21 (Numerical examples of supremum)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0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3</m:t>
        </m:r>
      </m:oMath>
      <w:r>
        <w:t xml:space="preserve">, since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largest element.</w:t>
      </w:r>
    </w:p>
    <w:p>
      <w:pPr>
        <w:pStyle w:val="Compact"/>
        <w:numPr>
          <w:ilvl w:val="0"/>
          <w:numId w:val="1020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pStyle w:val="Compact"/>
        <w:numPr>
          <w:ilvl w:val="0"/>
          <w:numId w:val="1020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greater than or equal to every element of that set.</w:t>
      </w:r>
    </w:p>
    <w:bookmarkEnd w:id="106"/>
    <w:bookmarkEnd w:id="107"/>
    <w:bookmarkStart w:id="120" w:name="sums"/>
    <w:p>
      <w:pPr>
        <w:pStyle w:val="Heading2"/>
      </w:pPr>
      <w:r>
        <w:t xml:space="preserve">9 Sums</w:t>
      </w:r>
    </w:p>
    <w:bookmarkStart w:id="108" w:name="def-term"/>
    <w:p>
      <w:pPr>
        <w:pStyle w:val="FirstParagraph"/>
      </w:pPr>
      <w:r>
        <w:rPr>
          <w:b/>
          <w:bCs/>
        </w:rPr>
        <w:t xml:space="preserve">Definition 31 (Term of a sum)</w:t>
      </w:r>
      <w:r>
        <w:t xml:space="preserve"> </w:t>
      </w:r>
      <w:r>
        <w:t xml:space="preserve">In a sum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each of the numbers or expressions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being added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of the sum.</w:t>
      </w:r>
    </w:p>
    <w:bookmarkEnd w:id="108"/>
    <w:bookmarkStart w:id="109" w:name="exm-term"/>
    <w:p>
      <w:pPr>
        <w:pStyle w:val="BodyText"/>
      </w:pPr>
      <w:r>
        <w:rPr>
          <w:b/>
          <w:bCs/>
        </w:rPr>
        <w:t xml:space="preserve">Example 22 (Terms of a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1"/>
        </w:numPr>
      </w:pPr>
      <w:r>
        <w:t xml:space="preserve">The sum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9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9</m:t>
        </m:r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The sum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+</m:t>
        </m:r>
        <m:r>
          <m:t>7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</m:oMath>
      <w:r>
        <w:t xml:space="preserve">.</w:t>
      </w:r>
      <w:r>
        <w:t xml:space="preserve"> </w:t>
      </w:r>
      <w:r>
        <w:t xml:space="preserve">A subtracted expression counts as a term with a minus sign.</w:t>
      </w:r>
    </w:p>
    <w:bookmarkEnd w:id="109"/>
    <w:bookmarkStart w:id="110" w:name="def-identity-element"/>
    <w:p>
      <w:pPr>
        <w:pStyle w:val="FirstParagraph"/>
      </w:pPr>
      <w:r>
        <w:rPr>
          <w:b/>
          <w:bCs/>
        </w:rPr>
        <w:t xml:space="preserve">Definition 32 (Identity element)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such as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be an operation that combines two elements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an element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such as addition (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) or multiplication (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) of real numbers.</w:t>
      </w:r>
      <w:r>
        <w:t xml:space="preserve"> </w:t>
      </w:r>
      <w:r>
        <w:t xml:space="preserve">An element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identity element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[18]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u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  <m:r>
          <m:rPr>
            <m:sty m:val="p"/>
          </m:rPr>
          <m:t>⋆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110"/>
    <w:bookmarkStart w:id="111" w:name="exm-identity-element"/>
    <w:p>
      <w:pPr>
        <w:pStyle w:val="BodyText"/>
      </w:pPr>
      <w:r>
        <w:rPr>
          <w:b/>
          <w:bCs/>
        </w:rPr>
        <w:t xml:space="preserve">Example 23 (Identity elements for addition and multiplication)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2"/>
        </w:numPr>
      </w:pPr>
      <m:oMath>
        <m:r>
          <m:t>0</m:t>
        </m:r>
      </m:oMath>
      <w:r>
        <w:t xml:space="preserve"> </w:t>
      </w:r>
      <w:r>
        <w:t xml:space="preserve">is the identity element for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add-ident">
        <w:r>
          <w:rPr>
            <w:rStyle w:val="Hyperlink"/>
          </w:rPr>
          <w:t xml:space="preserve">Theorem 10</w:t>
        </w:r>
      </w:hyperlink>
      <w:r>
        <w:t xml:space="preserve">).</w:t>
      </w:r>
    </w:p>
    <w:p>
      <w:pPr>
        <w:pStyle w:val="Compact"/>
        <w:numPr>
          <w:ilvl w:val="0"/>
          <w:numId w:val="1022"/>
        </w:numPr>
      </w:pPr>
      <m:oMath>
        <m:r>
          <m:t>1</m:t>
        </m:r>
      </m:oMath>
      <w:r>
        <w:t xml:space="preserve"> </w:t>
      </w:r>
      <w:r>
        <w:t xml:space="preserve">is the identity element for multiplication: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13</w:t>
        </w:r>
      </w:hyperlink>
      <w:r>
        <w:t xml:space="preserve">).</w:t>
      </w:r>
    </w:p>
    <w:p>
      <w:pPr>
        <w:pStyle w:val="Compact"/>
        <w:numPr>
          <w:ilvl w:val="0"/>
          <w:numId w:val="1022"/>
        </w:numPr>
      </w:pPr>
      <m:oMath>
        <m:r>
          <m:t>0</m:t>
        </m:r>
      </m:oMath>
      <w:r>
        <w:t xml:space="preserve"> </w:t>
      </w:r>
      <w:r>
        <w:t xml:space="preserve">is not an identity element for subtraction: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, but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111"/>
    <w:bookmarkStart w:id="112" w:name="def-commutative"/>
    <w:p>
      <w:pPr>
        <w:pStyle w:val="FirstParagraph"/>
      </w:pPr>
      <w:r>
        <w:rPr>
          <w:b/>
          <w:bCs/>
        </w:rPr>
        <w:t xml:space="preserve">Definition 33 (Commutative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32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commutative</w:t>
      </w:r>
      <w:r>
        <w:t xml:space="preserve"> </w:t>
      </w:r>
      <w:r>
        <w:t xml:space="preserve">[19]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⋆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the order of the two inputs does not matter.</w:t>
      </w:r>
      <w:r>
        <w:t xml:space="preserve"> </w:t>
      </w:r>
      <w:r>
        <w:t xml:space="preserve">Some sources, including the titles of</w:t>
      </w:r>
      <w:r>
        <w:t xml:space="preserve"> 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r>
        <w:t xml:space="preserve">call a commutative operation</w:t>
      </w:r>
      <w:r>
        <w:t xml:space="preserve"> </w:t>
      </w:r>
      <w:r>
        <w:rPr>
          <w:b/>
          <w:bCs/>
        </w:rPr>
        <w:t xml:space="preserve">symmetric</w:t>
      </w:r>
      <w:r>
        <w:t xml:space="preserve">.</w:t>
      </w:r>
    </w:p>
    <w:bookmarkEnd w:id="112"/>
    <w:bookmarkStart w:id="113" w:name="exm-commutative"/>
    <w:p>
      <w:pPr>
        <w:pStyle w:val="BodyText"/>
      </w:pPr>
      <w:r>
        <w:rPr>
          <w:b/>
          <w:bCs/>
        </w:rPr>
        <w:t xml:space="preserve">Example 24 (A commutative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23"/>
        </w:numPr>
      </w:pPr>
      <w:r>
        <w:t xml:space="preserve">Addition is commutative: 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3"/>
        </w:numPr>
      </w:pPr>
      <w:r>
        <w:t xml:space="preserve">Subtraction is not commutative: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113"/>
    <w:bookmarkStart w:id="114" w:name="def-associative"/>
    <w:p>
      <w:pPr>
        <w:pStyle w:val="FirstParagraph"/>
      </w:pPr>
      <w:r>
        <w:rPr>
          <w:b/>
          <w:bCs/>
        </w:rPr>
        <w:t xml:space="preserve">Definition 34 (Associative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32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associative</w:t>
      </w:r>
      <w:r>
        <w:t xml:space="preserve"> </w:t>
      </w:r>
      <w:r>
        <w:t xml:space="preserve">[20]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⋆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which pair is combined first does not matter.</w:t>
      </w:r>
    </w:p>
    <w:bookmarkEnd w:id="114"/>
    <w:bookmarkStart w:id="115" w:name="exm-associative"/>
    <w:p>
      <w:pPr>
        <w:pStyle w:val="BodyText"/>
      </w:pPr>
      <w:r>
        <w:rPr>
          <w:b/>
          <w:bCs/>
        </w:rPr>
        <w:t xml:space="preserve">Example 25 (An associative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24"/>
        </w:numPr>
      </w:pPr>
      <w:r>
        <w:t xml:space="preserve">Multiplication is associative: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×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4"/>
        </w:numPr>
      </w:pPr>
      <w:r>
        <w:t xml:space="preserve">Subtraction is not associative: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8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5"/>
    <w:bookmarkStart w:id="116" w:name="thm-add-ident"/>
    <w:p>
      <w:pPr>
        <w:pStyle w:val="FirstParagraph"/>
      </w:pPr>
      <w:r>
        <w:rPr>
          <w:b/>
          <w:bCs/>
        </w:rPr>
        <w:t xml:space="preserve">Theorem 10 (Adding zero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0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116"/>
    <w:bookmarkStart w:id="117" w:name="thm-sum-symmetric"/>
    <w:p>
      <w:pPr>
        <w:pStyle w:val="FirstParagraph"/>
      </w:pPr>
      <w:r>
        <w:rPr>
          <w:b/>
          <w:bCs/>
        </w:rPr>
        <w:t xml:space="preserve">Theorem 11 (Sums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</m:oMath>
      </m:oMathPara>
    </w:p>
    <w:bookmarkEnd w:id="117"/>
    <w:bookmarkStart w:id="118" w:name="thm-sum-assoc"/>
    <w:p>
      <w:pPr>
        <w:pStyle w:val="FirstParagraph"/>
      </w:pPr>
      <w:r>
        <w:rPr>
          <w:b/>
          <w:bCs/>
        </w:rPr>
        <w:t xml:space="preserve">Theorem 12 (Sums are associative)</w:t>
      </w:r>
      <w:r>
        <w:t xml:space="preserve"> </w:t>
      </w:r>
      <w:r>
        <w:t xml:space="preserve">When adding three numbers,</w:t>
      </w:r>
      <w:r>
        <w:t xml:space="preserve"> </w:t>
      </w:r>
      <w:r>
        <w:t xml:space="preserve">it does not matter which pair you add first: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118"/>
    <w:bookmarkStart w:id="119" w:name="exm-sum-assoc"/>
    <w:p>
      <w:pPr>
        <w:pStyle w:val="FirstParagraph"/>
      </w:pPr>
      <w:r>
        <w:rPr>
          <w:b/>
          <w:bCs/>
        </w:rPr>
        <w:t xml:space="preserve">Example 26 (Grouping a sum two ways)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9"/>
    <w:bookmarkEnd w:id="120"/>
    <w:bookmarkStart w:id="124" w:name="products"/>
    <w:p>
      <w:pPr>
        <w:pStyle w:val="Heading2"/>
      </w:pPr>
      <w:r>
        <w:t xml:space="preserve">10 Products</w:t>
      </w:r>
    </w:p>
    <w:bookmarkStart w:id="121" w:name="thm-mult-one"/>
    <w:p>
      <w:pPr>
        <w:pStyle w:val="FirstParagraph"/>
      </w:pPr>
      <w:r>
        <w:rPr>
          <w:b/>
          <w:bCs/>
        </w:rPr>
        <w:t xml:space="preserve">Theorem 13 (Multiplying by 1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1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121"/>
    <w:bookmarkStart w:id="122" w:name="thm-prod-symmetric"/>
    <w:p>
      <w:pPr>
        <w:pStyle w:val="FirstParagraph"/>
      </w:pPr>
      <w:r>
        <w:rPr>
          <w:b/>
          <w:bCs/>
        </w:rPr>
        <w:t xml:space="preserve">Theorem 14 (Products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×</m:t>
          </m:r>
          <m:r>
            <m:t>a</m:t>
          </m:r>
        </m:oMath>
      </m:oMathPara>
    </w:p>
    <w:bookmarkEnd w:id="122"/>
    <w:bookmarkStart w:id="123" w:name="thm-prod-assoc"/>
    <w:p>
      <w:pPr>
        <w:pStyle w:val="FirstParagraph"/>
      </w:pPr>
      <w:r>
        <w:rPr>
          <w:b/>
          <w:bCs/>
        </w:rPr>
        <w:t xml:space="preserve">Theorem 15 (Products are associative)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123"/>
    <w:bookmarkEnd w:id="124"/>
    <w:bookmarkStart w:id="126" w:name="division"/>
    <w:p>
      <w:pPr>
        <w:pStyle w:val="Heading2"/>
      </w:pPr>
      <w:r>
        <w:t xml:space="preserve">11 Division</w:t>
      </w:r>
    </w:p>
    <w:bookmarkStart w:id="125" w:name="thm-prod-div"/>
    <w:p>
      <w:pPr>
        <w:pStyle w:val="FirstParagraph"/>
      </w:pPr>
      <w:r>
        <w:rPr>
          <w:b/>
          <w:bCs/>
        </w:rPr>
        <w:t xml:space="preserve">Theorem 16 (Division can be written as a product)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b</m:t>
              </m:r>
            </m:den>
          </m:f>
        </m:oMath>
      </m:oMathPara>
    </w:p>
    <w:bookmarkEnd w:id="125"/>
    <w:bookmarkEnd w:id="126"/>
    <w:bookmarkStart w:id="141" w:name="sums-and-products-together"/>
    <w:p>
      <w:pPr>
        <w:pStyle w:val="Heading2"/>
      </w:pPr>
      <w:r>
        <w:t xml:space="preserve">12 Sums and products together</w:t>
      </w:r>
    </w:p>
    <w:bookmarkStart w:id="127" w:name="def-distributes-over"/>
    <w:p>
      <w:pPr>
        <w:pStyle w:val="FirstParagraph"/>
      </w:pPr>
      <w:r>
        <w:rPr>
          <w:b/>
          <w:bCs/>
        </w:rPr>
        <w:t xml:space="preserve">Definition 35 (Distributes over)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rPr>
          <w:b/>
          <w:bCs/>
        </w:rPr>
        <w:t xml:space="preserve">distributes over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⋄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⋆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⋄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⋄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c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127"/>
    <w:bookmarkStart w:id="128" w:name="exm-addition-not-distributive"/>
    <w:p>
      <w:pPr>
        <w:pStyle w:val="BodyText"/>
      </w:pPr>
      <w:r>
        <w:rPr>
          <w:b/>
          <w:bCs/>
        </w:rPr>
        <w:t xml:space="preserve">Example 27 (Addition does not distribute over multiplication)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×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def-distributes-over">
        <w:r>
          <w:rPr>
            <w:rStyle w:val="Hyperlink"/>
          </w:rPr>
          <w:t xml:space="preserve">Definition 35</w:t>
        </w:r>
      </w:hyperlink>
      <w:r>
        <w:t xml:space="preserve"> </w:t>
      </w:r>
      <w:r>
        <w:t xml:space="preserve">fails with</w:t>
      </w:r>
      <w:r>
        <w:t xml:space="preserve"> </w:t>
      </w:r>
      <m:oMath>
        <m:r>
          <m:rPr>
            <m:sty m:val="p"/>
          </m:rPr>
          <m:t>⋆</m:t>
        </m:r>
        <m:r>
          <m:rPr>
            <m:sty m:val="p"/>
          </m:rPr>
          <m:t>=</m:t>
        </m:r>
        <m:r>
          <m:rPr>
            <m:sty m:val="p"/>
          </m:rPr>
          <m:t>+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⋄</m:t>
        </m:r>
        <m:r>
          <m:rPr>
            <m:sty m:val="p"/>
          </m:rPr>
          <m:t>=</m:t>
        </m:r>
        <m:r>
          <m:rPr>
            <m:sty m:val="p"/>
          </m:rPr>
          <m:t>×</m:t>
        </m:r>
      </m:oMath>
      <w:r>
        <w:t xml:space="preserve">.</w:t>
      </w:r>
    </w:p>
    <w:bookmarkEnd w:id="128"/>
    <w:bookmarkStart w:id="129" w:name="def-distributive"/>
    <w:p>
      <w:pPr>
        <w:pStyle w:val="BodyText"/>
      </w:pPr>
      <w:r>
        <w:rPr>
          <w:b/>
          <w:bCs/>
        </w:rPr>
        <w:t xml:space="preserve">Definition 36 (Distributive law)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distributive law</w:t>
      </w:r>
      <w:r>
        <w:t xml:space="preserve"> </w:t>
      </w:r>
      <w:r>
        <w:t xml:space="preserve">[21]</w:t>
      </w:r>
      <w:r>
        <w:t xml:space="preserve"> </w:t>
      </w:r>
      <w:r>
        <w:t xml:space="preserve">is the statement that multiplication distributes over addition</w:t>
      </w:r>
      <w:r>
        <w:t xml:space="preserve"> </w:t>
      </w:r>
      <w:r>
        <w:t xml:space="preserve">(</w:t>
      </w:r>
      <w:hyperlink w:anchor="def-distributes-over">
        <w:r>
          <w:rPr>
            <w:rStyle w:val="Hyperlink"/>
          </w:rPr>
          <w:t xml:space="preserve">Definition 35</w:t>
        </w:r>
      </w:hyperlink>
      <w:r>
        <w:t xml:space="preserve">):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).</w:t>
      </w:r>
      <w:r>
        <w:t xml:space="preserve"> </w:t>
      </w:r>
      <w:r>
        <w:t xml:space="preserve">We then say multiplication is</w:t>
      </w:r>
      <w:r>
        <w:t xml:space="preserve"> </w:t>
      </w:r>
      <w:r>
        <w:rPr>
          <w:b/>
          <w:bCs/>
        </w:rPr>
        <w:t xml:space="preserve">distributive</w:t>
      </w:r>
      <w:r>
        <w:t xml:space="preserve">.</w:t>
      </w:r>
    </w:p>
    <w:bookmarkEnd w:id="129"/>
    <w:bookmarkStart w:id="130" w:name="exm-distributive"/>
    <w:p>
      <w:pPr>
        <w:pStyle w:val="BodyText"/>
      </w:pPr>
      <w:r>
        <w:rPr>
          <w:b/>
          <w:bCs/>
        </w:rPr>
        <w:t xml:space="preserve">Example 28 (Multiplication distributes over addition)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30"/>
    <w:bookmarkStart w:id="131" w:name="thm-mult-distr"/>
    <w:p>
      <w:pPr>
        <w:pStyle w:val="FirstParagraph"/>
      </w:pPr>
      <w:r>
        <w:rPr>
          <w:b/>
          <w:bCs/>
        </w:rPr>
        <w:t xml:space="preserve">Theorem 17 (Multiplication is distributive)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  <m:r>
            <m:t>c</m:t>
          </m:r>
        </m:oMath>
      </m:oMathPara>
    </w:p>
    <w:bookmarkEnd w:id="131"/>
    <w:bookmarkStart w:id="132" w:name="def-like-terms"/>
    <w:p>
      <w:pPr>
        <w:pStyle w:val="FirstParagraph"/>
      </w:pPr>
      <w:r>
        <w:rPr>
          <w:b/>
          <w:bCs/>
        </w:rPr>
        <w:t xml:space="preserve">Definition 37 (Like terms)</w:t>
      </w:r>
      <w:r>
        <w:t xml:space="preserve"> </w:t>
      </w:r>
      <w:r>
        <w:t xml:space="preserve">Two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 a sum are</w:t>
      </w:r>
      <w:r>
        <w:t xml:space="preserve"> </w:t>
      </w:r>
      <w:r>
        <w:rPr>
          <w:b/>
          <w:bCs/>
        </w:rPr>
        <w:t xml:space="preserve">like terms</w:t>
      </w:r>
      <w:r>
        <w:t xml:space="preserve"> </w:t>
      </w:r>
      <w:r>
        <w:t xml:space="preserve">[22]</w:t>
      </w:r>
      <w:r>
        <w:t xml:space="preserve"> </w:t>
      </w:r>
      <w:r>
        <w:t xml:space="preserve">if they are the same product of variables, each to the same power,</w:t>
      </w:r>
      <w:r>
        <w:t xml:space="preserve"> </w:t>
      </w:r>
      <w:r>
        <w:t xml:space="preserve">possibly multiplied by different constants: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constants and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that product.</w:t>
      </w:r>
    </w:p>
    <w:bookmarkEnd w:id="132"/>
    <w:bookmarkStart w:id="133" w:name="def-collect-like-terms"/>
    <w:p>
      <w:pPr>
        <w:pStyle w:val="BodyText"/>
      </w:pPr>
      <w:r>
        <w:rPr>
          <w:b/>
          <w:bCs/>
        </w:rPr>
        <w:t xml:space="preserve">Definition 38 (Collecting like terms)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collect</w:t>
      </w:r>
      <w:r>
        <w:t xml:space="preserve"> </w:t>
      </w:r>
      <w:r>
        <w:t xml:space="preserve">like terms (</w:t>
      </w:r>
      <w:hyperlink w:anchor="def-like-terms">
        <w:r>
          <w:rPr>
            <w:rStyle w:val="Hyperlink"/>
          </w:rPr>
          <w:t xml:space="preserve">Definition 37</w:t>
        </w:r>
      </w:hyperlink>
      <w:r>
        <w:t xml:space="preserve">) is to replace their sum by one term,</w:t>
      </w:r>
      <w:r>
        <w:t xml:space="preserve"> </w:t>
      </w:r>
      <w:r>
        <w:t xml:space="preserve">using 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m</m:t>
        </m:r>
      </m:oMath>
      <w:r>
        <w:t xml:space="preserve">.</w:t>
      </w:r>
    </w:p>
    <w:bookmarkEnd w:id="133"/>
    <w:bookmarkStart w:id="134" w:name="exm-like-terms"/>
    <w:p>
      <w:pPr>
        <w:pStyle w:val="BodyText"/>
      </w:pPr>
      <w:r>
        <w:rPr>
          <w:b/>
          <w:bCs/>
        </w:rPr>
        <w:t xml:space="preserve">Example 29 (Like and unlike terms)</w:t>
      </w:r>
      <w:r>
        <w:t xml:space="preserve"> </w:t>
      </w:r>
      <w:r>
        <w:t xml:space="preserve"> </w:t>
      </w:r>
    </w:p>
    <w:p>
      <w:pPr>
        <w:numPr>
          <w:ilvl w:val="0"/>
          <w:numId w:val="1025"/>
        </w:numPr>
      </w:pPr>
      <m:oMath>
        <m:r>
          <m:t>3</m:t>
        </m:r>
        <m:r>
          <m:t>a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a</m:t>
        </m:r>
        <m:r>
          <m:t>b</m:t>
        </m:r>
      </m:oMath>
      <w:r>
        <w:t xml:space="preserve"> </w:t>
      </w:r>
      <w:r>
        <w:t xml:space="preserve">are like terms;</w:t>
      </w:r>
      <w:r>
        <w:t xml:space="preserve"> </w:t>
      </w:r>
      <w:r>
        <w:t xml:space="preserve">collecting them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a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5"/>
        </w:numPr>
      </w:pPr>
      <m:oMath>
        <m:r>
          <m:t>2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not like terms: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appears to different powers.</w:t>
      </w:r>
    </w:p>
    <w:bookmarkEnd w:id="134"/>
    <w:bookmarkStart w:id="135" w:name="exr-square-of-a-sum"/>
    <w:p>
      <w:pPr>
        <w:pStyle w:val="FirstParagraph"/>
      </w:pPr>
      <w:r>
        <w:rPr>
          <w:b/>
          <w:bCs/>
        </w:rPr>
        <w:t xml:space="preserve">Exercise 4 (Expand a squared sum)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4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equal to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</m:oMath>
      <w:r>
        <w:t xml:space="preserve">?</w:t>
      </w:r>
      <w:r>
        <w:t xml:space="preserve"> </w:t>
      </w:r>
      <w:r>
        <w:t xml:space="preserve">Then expand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using only the distributive law and the rules above.</w:t>
      </w:r>
    </w:p>
    <w:bookmarkEnd w:id="135"/>
    <w:bookmarkStart w:id="136" w:name="sol-square-of-a-sum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No: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7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difference,</w:t>
      </w:r>
      <w:r>
        <w:t xml:space="preserve"> </w:t>
      </w:r>
      <m:oMath>
        <m:r>
          <m:t>49</m:t>
        </m:r>
        <m:r>
          <m:rPr>
            <m:sty m:val="p"/>
          </m:rPr>
          <m:t>−</m:t>
        </m:r>
        <m:r>
          <m:t>25</m:t>
        </m:r>
        <m:r>
          <m:rPr>
            <m:sty m:val="p"/>
          </m:rPr>
          <m:t>=</m:t>
        </m:r>
        <m:r>
          <m:t>24</m:t>
        </m:r>
      </m:oMath>
      <w:r>
        <w:t xml:space="preserve">,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⋅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To see where that extra term comes from,</w:t>
      </w:r>
      <w:r>
        <w:t xml:space="preserve"> </w:t>
      </w:r>
      <w:r>
        <w:t xml:space="preserve">write the square as a product</w:t>
      </w:r>
      <w:r>
        <w:t xml:space="preserve"> </w:t>
      </w:r>
      <w:r>
        <w:t xml:space="preserve">and apply 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 twice: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like terms, </m:t>
              </m:r>
              <m:r>
                <m:rPr>
                  <m:nor/>
                  <m:sty m:val="p"/>
                </m:rPr>
                <m:t>Definition 38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</w:t>
      </w:r>
      <w:r>
        <w:t xml:space="preserve"> </w:t>
      </w:r>
      <w:r>
        <w:t xml:space="preserve">“commutative and associative laws”</w:t>
      </w:r>
      <w:r>
        <w:t xml:space="preserve"> </w:t>
      </w:r>
      <w:r>
        <w:t xml:space="preserve">uses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to write</w:t>
      </w:r>
      <w:r>
        <w:t xml:space="preserve"> </w:t>
      </w:r>
      <m:oMath>
        <m:r>
          <m:t>b</m:t>
        </m:r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a</m:t>
        </m:r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to drop the parentheses.</w:t>
      </w:r>
    </w:p>
    <w:bookmarkEnd w:id="136"/>
    <w:bookmarkStart w:id="137" w:name="thm-product-of-sums"/>
    <w:p>
      <w:pPr>
        <w:pStyle w:val="BodyText"/>
      </w:pPr>
      <w:r>
        <w:rPr>
          <w:b/>
          <w:bCs/>
        </w:rPr>
        <w:t xml:space="preserve">Theorem 18 (Product of two sums (FOIL))</w:t>
      </w:r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c</m:t>
          </m:r>
          <m:r>
            <m:rPr>
              <m:sty m:val="p"/>
            </m:rPr>
            <m:t>+</m:t>
          </m:r>
          <m:r>
            <m:t>a</m:t>
          </m:r>
          <m:r>
            <m:t>d</m:t>
          </m:r>
          <m:r>
            <m:rPr>
              <m:sty m:val="p"/>
            </m:rPr>
            <m:t>+</m:t>
          </m:r>
          <m:r>
            <m:t>b</m:t>
          </m:r>
          <m:r>
            <m:t>c</m:t>
          </m:r>
          <m:r>
            <m:rPr>
              <m:sty m:val="p"/>
            </m:rPr>
            <m:t>+</m:t>
          </m:r>
          <m:r>
            <m:t>b</m:t>
          </m:r>
          <m:r>
            <m:t>d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four products pair the</w:t>
      </w:r>
      <w:r>
        <w:t xml:space="preserve"> </w:t>
      </w:r>
      <w:r>
        <w:rPr>
          <w:b/>
          <w:bCs/>
        </w:rPr>
        <w:t xml:space="preserve">F</w:t>
      </w:r>
      <w:r>
        <w:t xml:space="preserve">irst terms (</w:t>
      </w:r>
      <m:oMath>
        <m:r>
          <m:t>a</m:t>
        </m:r>
        <m:r>
          <m:t>c</m:t>
        </m:r>
      </m:oMath>
      <w:r>
        <w:t xml:space="preserve">), the</w:t>
      </w:r>
      <w:r>
        <w:t xml:space="preserve"> </w:t>
      </w:r>
      <w:r>
        <w:rPr>
          <w:b/>
          <w:bCs/>
        </w:rPr>
        <w:t xml:space="preserve">O</w:t>
      </w:r>
      <w:r>
        <w:t xml:space="preserve">uter terms (</w:t>
      </w:r>
      <m:oMath>
        <m:r>
          <m:t>a</m:t>
        </m:r>
        <m:r>
          <m:t>d</m:t>
        </m:r>
      </m:oMath>
      <w:r>
        <w:t xml:space="preserve">), the</w:t>
      </w:r>
      <w:r>
        <w:t xml:space="preserve"> </w:t>
      </w:r>
      <w:r>
        <w:rPr>
          <w:b/>
          <w:bCs/>
        </w:rPr>
        <w:t xml:space="preserve">I</w:t>
      </w:r>
      <w:r>
        <w:t xml:space="preserve">nner terms (</w:t>
      </w:r>
      <m:oMath>
        <m:r>
          <m:t>b</m:t>
        </m:r>
        <m:r>
          <m:t>c</m:t>
        </m:r>
      </m:oMath>
      <w:r>
        <w:t xml:space="preserve">) and the</w:t>
      </w:r>
      <w:r>
        <w:t xml:space="preserve"> </w:t>
      </w:r>
      <w:r>
        <w:rPr>
          <w:b/>
          <w:bCs/>
        </w:rPr>
        <w:t xml:space="preserve">L</w:t>
      </w:r>
      <w:r>
        <w:t xml:space="preserve">ast terms (</w:t>
      </w:r>
      <m:oMath>
        <m:r>
          <m:t>b</m:t>
        </m:r>
        <m:r>
          <m:t>d</m:t>
        </m:r>
      </m:oMath>
      <w:r>
        <w:t xml:space="preserve">),</w:t>
      </w:r>
      <w:r>
        <w:t xml:space="preserve"> </w:t>
      </w:r>
      <w:r>
        <w:t xml:space="preserve">which gives this rule its name,</w:t>
      </w:r>
      <w:r>
        <w:t xml:space="preserve"> </w:t>
      </w:r>
      <w:r>
        <w:rPr>
          <w:b/>
          <w:bCs/>
        </w:rPr>
        <w:t xml:space="preserve">FOIL</w:t>
      </w:r>
      <w:r>
        <w:t xml:space="preserve">.</w:t>
      </w:r>
    </w:p>
    <w:bookmarkEnd w:id="13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</m:t>
              </m:r>
              <m:r>
                <m:rPr>
                  <m:nor/>
                  <m:sty m:val="p"/>
                </m:rPr>
                <m:t>Theorem 17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</m:eqArr>
        </m:oMath>
      </m:oMathPara>
    </w:p>
    <w:bookmarkStart w:id="138" w:name="exm-product-of-sums"/>
    <w:p>
      <w:pPr>
        <w:pStyle w:val="FirstParagraph"/>
      </w:pPr>
      <w:r>
        <w:rPr>
          <w:b/>
          <w:bCs/>
        </w:rPr>
        <w:t xml:space="preserve">Example 30 (Checking FOIL)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Setting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a</m:t>
        </m:r>
        <m:r>
          <m:t>b</m:t>
        </m:r>
        <m:r>
          <m:rPr>
            <m:sty m:val="p"/>
          </m:rPr>
          <m:t>+</m:t>
        </m:r>
        <m:r>
          <m:t>b</m:t>
        </m:r>
        <m:r>
          <m:t>a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is the</w:t>
      </w:r>
      <w:r>
        <w:t xml:space="preserve"> </w:t>
      </w:r>
      <w:hyperlink w:anchor="thm-square-of-a-sum">
        <w:r>
          <w:rPr>
            <w:rStyle w:val="Hyperlink"/>
          </w:rPr>
          <w:t xml:space="preserve">square of a sum</w:t>
        </w:r>
      </w:hyperlink>
      <w:r>
        <w:t xml:space="preserve"> </w:t>
      </w:r>
      <w:r>
        <w:t xml:space="preserve">once</w:t>
      </w:r>
      <w:r>
        <w:t xml:space="preserve"> </w:t>
      </w:r>
      <m:oMath>
        <m:r>
          <m:t>a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t>a</m:t>
        </m:r>
      </m:oMath>
      <w:r>
        <w:t xml:space="preserve"> </w:t>
      </w:r>
      <w:r>
        <w:t xml:space="preserve">are combined.</w:t>
      </w:r>
    </w:p>
    <w:bookmarkEnd w:id="138"/>
    <w:bookmarkStart w:id="139" w:name="thm-square-of-a-sum"/>
    <w:p>
      <w:pPr>
        <w:pStyle w:val="BodyText"/>
      </w:pPr>
      <w:r>
        <w:rPr>
          <w:b/>
          <w:bCs/>
        </w:rPr>
        <w:t xml:space="preserve">Theorem 19 (Square of a sum)</w:t>
      </w:r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</m:oMath>
      </m:oMathPara>
    </w:p>
    <w:bookmarkEnd w:id="1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quare-of-a-sum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140" w:name="rem-square-of-a-difference"/>
    <w:p>
      <w:pPr>
        <w:pStyle w:val="BodyText"/>
      </w:pPr>
      <w:r>
        <w:rPr>
          <w:i/>
          <w:iCs/>
        </w:rPr>
        <w:t xml:space="preserve">Remark 11</w:t>
      </w:r>
      <w:r>
        <w:t xml:space="preserve"> (Square of a difference). </w:t>
      </w:r>
      <w:r>
        <w:t xml:space="preserve">Replacing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thm-square-of-a-sum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a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 example, the square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difference between an observed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it</w:t>
      </w:r>
      <w:r>
        <w:t xml:space="preserve"> </w:t>
      </w:r>
      <w:r>
        <w:t xml:space="preserve">expands this way.</w:t>
      </w:r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−</m:t>
              </m:r>
              <m:r>
                <m:t>30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0"/>
    <w:bookmarkEnd w:id="141"/>
    <w:bookmarkStart w:id="159" w:name="sec-summation"/>
    <w:p>
      <w:pPr>
        <w:pStyle w:val="Heading2"/>
      </w:pPr>
      <w:r>
        <w:t xml:space="preserve">13 Summation notation</w:t>
      </w:r>
    </w:p>
    <w:bookmarkStart w:id="142" w:name="exr-expand-a-sum"/>
    <w:p>
      <w:pPr>
        <w:pStyle w:val="FirstParagraph"/>
      </w:pPr>
      <w:r>
        <w:rPr>
          <w:b/>
          <w:bCs/>
        </w:rPr>
        <w:t xml:space="preserve">Exercise 5 (Expand a sum)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4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 </w:t>
      </w:r>
      <w:r>
        <w:t xml:space="preserve">is shorthand for a sum of four terms.</w:t>
      </w:r>
    </w:p>
    <w:p>
      <w:pPr>
        <w:pStyle w:val="Compact"/>
        <w:numPr>
          <w:ilvl w:val="0"/>
          <w:numId w:val="1026"/>
        </w:numPr>
      </w:pPr>
      <w:r>
        <w:t xml:space="preserve">Guess which four terms, and add them up.</w:t>
      </w:r>
    </w:p>
    <w:p>
      <w:pPr>
        <w:pStyle w:val="Compact"/>
        <w:numPr>
          <w:ilvl w:val="0"/>
          <w:numId w:val="1026"/>
        </w:numPr>
      </w:pPr>
      <w:r>
        <w:t xml:space="preserve">Write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symbol.</w:t>
      </w:r>
    </w:p>
    <w:bookmarkEnd w:id="142"/>
    <w:bookmarkStart w:id="143" w:name="sol-expand-a-sum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</w:p>
    <w:p>
      <w:pPr>
        <w:numPr>
          <w:ilvl w:val="0"/>
          <w:numId w:val="1027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4</m:t>
                  </m:r>
                </m:sup>
                <m:e>
                  <m:sSup>
                    <m:e>
                      <m:r>
                        <m:t>i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27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in turn inside the parentheses,</w:t>
      </w:r>
      <w:r>
        <w:t xml:space="preserve"> </w:t>
      </w:r>
      <w:r>
        <w:t xml:space="preserve">add the three squares,</w:t>
      </w:r>
      <w:r>
        <w:t xml:space="preserve"> </w:t>
      </w:r>
      <w:r>
        <w:t xml:space="preserve">and multiply the total by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3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3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143"/>
    <w:bookmarkStart w:id="144" w:name="def-summation"/>
    <w:p>
      <w:pPr>
        <w:pStyle w:val="FirstParagraph"/>
      </w:pPr>
      <w:r>
        <w:rPr>
          <w:b/>
          <w:bCs/>
        </w:rPr>
        <w:t xml:space="preserve">Definition 39 (Summation notation)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integers with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through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a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The numbers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its lower and upper limits,</w:t>
      </w:r>
      <w:r>
        <w:t xml:space="preserve"> </w:t>
      </w:r>
      <w:r>
        <w:t xml:space="preserve">defined in the</w:t>
      </w:r>
      <w:r>
        <w:t xml:space="preserve"> </w:t>
      </w:r>
      <w:hyperlink w:anchor="def-lower-upper-limits">
        <w:r>
          <w:rPr>
            <w:rStyle w:val="Hyperlink"/>
          </w:rPr>
          <w:t xml:space="preserve">notation for limits of a sum</w:t>
        </w:r>
      </w:hyperlink>
      <w:r>
        <w:t xml:space="preserve">.</w:t>
      </w:r>
    </w:p>
    <w:bookmarkEnd w:id="144"/>
    <w:bookmarkStart w:id="145" w:name="def-summation-index"/>
    <w:p>
      <w:pPr>
        <w:pStyle w:val="BodyText"/>
      </w:pPr>
      <w:r>
        <w:rPr>
          <w:b/>
          <w:bCs/>
        </w:rPr>
        <w:t xml:space="preserve">Definition 40 (Index of a sum)</w:t>
      </w:r>
      <w:r>
        <w:t xml:space="preserve"> </w:t>
      </w:r>
      <w:r>
        <w:t xml:space="preserve">The variable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(</w:t>
      </w:r>
      <w:hyperlink w:anchor="def-summation">
        <w:r>
          <w:rPr>
            <w:rStyle w:val="Hyperlink"/>
          </w:rPr>
          <w:t xml:space="preserve">Definition 39</w:t>
        </w:r>
      </w:hyperlink>
      <w:r>
        <w:t xml:space="preserve">) is the</w:t>
      </w:r>
      <w:r>
        <w:t xml:space="preserve"> </w:t>
      </w:r>
      <w:r>
        <w:rPr>
          <w:b/>
          <w:bCs/>
        </w:rPr>
        <w:t xml:space="preserve">index</w:t>
      </w:r>
      <w:r>
        <w:t xml:space="preserve"> </w:t>
      </w:r>
      <w:r>
        <w:t xml:space="preserve">of the sum.</w:t>
      </w:r>
    </w:p>
    <w:bookmarkEnd w:id="145"/>
    <w:bookmarkStart w:id="146" w:name="rem-summation-index"/>
    <w:p>
      <w:pPr>
        <w:pStyle w:val="BodyText"/>
      </w:pPr>
      <w:r>
        <w:rPr>
          <w:i/>
          <w:iCs/>
        </w:rPr>
        <w:t xml:space="preserve">Remark 12</w:t>
      </w:r>
      <w:r>
        <w:t xml:space="preserve"> (The index is a placeholder). </w:t>
      </w:r>
      <w:r>
        <w:t xml:space="preserve">The name of the index does not change the sum: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are the same number.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j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6"/>
    <w:bookmarkStart w:id="147" w:name="def-empty-sum"/>
    <w:p>
      <w:pPr>
        <w:pStyle w:val="FirstParagraph"/>
      </w:pPr>
      <w:r>
        <w:rPr>
          <w:b/>
          <w:bCs/>
        </w:rPr>
        <w:t xml:space="preserve">Definition 41 (Empty sum)</w:t>
      </w:r>
      <w:r>
        <w:t xml:space="preserve"> </w:t>
      </w:r>
      <w:r>
        <w:t xml:space="preserve">When the upper limit is less than the lower limit (</w:t>
      </w:r>
      <m:oMath>
        <m:r>
          <m:t>n</m:t>
        </m:r>
        <m:r>
          <m:rPr>
            <m:sty m:val="p"/>
          </m:rPr>
          <m:t>&lt;</m:t>
        </m:r>
        <m:r>
          <m:t>m</m:t>
        </m:r>
      </m:oMath>
      <w:r>
        <w:t xml:space="preserve">),</w:t>
      </w:r>
      <w:r>
        <w:t xml:space="preserve"> </w:t>
      </w:r>
      <w:r>
        <w:t xml:space="preserve">the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has no terms.</w:t>
      </w:r>
      <w:r>
        <w:t xml:space="preserve"> </w:t>
      </w:r>
      <w:r>
        <w:t xml:space="preserve">By convention, such an</w:t>
      </w:r>
      <w:r>
        <w:t xml:space="preserve"> </w:t>
      </w:r>
      <w:r>
        <w:rPr>
          <w:b/>
          <w:bCs/>
        </w:rPr>
        <w:t xml:space="preserve">empty sum</w:t>
      </w:r>
      <w:r>
        <w:t xml:space="preserve"> </w:t>
      </w:r>
      <w:r>
        <w:t xml:space="preserve">equals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0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7"/>
    <w:bookmarkStart w:id="148" w:name="exr-sum-rules"/>
    <w:p>
      <w:pPr>
        <w:pStyle w:val="BodyText"/>
      </w:pPr>
      <w:r>
        <w:rPr>
          <w:b/>
          <w:bCs/>
        </w:rPr>
        <w:t xml:space="preserve">Exercise 6 (Rearrange a sum)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number, and 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Using</w:t>
      </w:r>
      <w:r>
        <w:t xml:space="preserve"> </w:t>
      </w:r>
      <w:hyperlink w:anchor="def-summation">
        <w:r>
          <w:rPr>
            <w:rStyle w:val="Hyperlink"/>
          </w:rPr>
          <w:t xml:space="preserve">Definition 39</w:t>
        </w:r>
      </w:hyperlink>
      <w:r>
        <w:t xml:space="preserve"> </w:t>
      </w:r>
      <w:r>
        <w:t xml:space="preserve">and the rules of algebra above, show that:</w:t>
      </w:r>
    </w:p>
    <w:p>
      <w:pPr>
        <w:pStyle w:val="Compact"/>
        <w:numPr>
          <w:ilvl w:val="0"/>
          <w:numId w:val="1028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c</m:t>
            </m:r>
          </m:e>
        </m:nary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;</w:t>
      </w:r>
    </w:p>
    <w:p>
      <w:pPr>
        <w:pStyle w:val="Compact"/>
        <w:numPr>
          <w:ilvl w:val="0"/>
          <w:numId w:val="1028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FirstParagraph"/>
      </w:pPr>
      <w:r>
        <w:t xml:space="preserve">Does either argument depend on there being exactly three terms?</w:t>
      </w:r>
    </w:p>
    <w:bookmarkEnd w:id="148"/>
    <w:bookmarkStart w:id="149" w:name="sol-sum-rule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Each step below applies</w:t>
      </w:r>
      <w:r>
        <w:t xml:space="preserve"> </w:t>
      </w:r>
      <w:hyperlink w:anchor="def-summation">
        <w:r>
          <w:rPr>
            <w:rStyle w:val="Hyperlink"/>
          </w:rPr>
          <w:t xml:space="preserve">Definition 39</w:t>
        </w:r>
      </w:hyperlink>
      <w:r>
        <w:t xml:space="preserve">,</w:t>
      </w:r>
      <w:r>
        <w:t xml:space="preserve"> </w:t>
      </w:r>
      <w:r>
        <w:t xml:space="preserve">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),</w:t>
      </w:r>
      <w:r>
        <w:t xml:space="preserve"> </w:t>
      </w:r>
      <w:r>
        <w:t xml:space="preserve">or the commutative and associative laws of addition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).</w:t>
      </w:r>
    </w:p>
    <w:p>
      <w:pPr>
        <w:numPr>
          <w:ilvl w:val="0"/>
          <w:numId w:val="1029"/>
        </w:numPr>
      </w:pPr>
      <w:r>
        <w:t xml:space="preserve">Expand the sum, then factor out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numPr>
          <w:ilvl w:val="0"/>
          <w:numId w:val="1029"/>
        </w:numPr>
      </w:pPr>
      <w:r>
        <w:t xml:space="preserve">Expand the sum, then regroup the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pStyle w:val="FirstParagraph"/>
      </w:pPr>
      <w:r>
        <w:t xml:space="preserve">Neither argument uses the number of terms:</w:t>
      </w:r>
      <w:r>
        <w:t xml:space="preserve"> </w:t>
      </w:r>
      <w:r>
        <w:t xml:space="preserve">the same steps work for any lower and upper limits.</w:t>
      </w:r>
    </w:p>
    <w:bookmarkEnd w:id="149"/>
    <w:bookmarkStart w:id="150" w:name="thm-sum-constant-factor"/>
    <w:p>
      <w:pPr>
        <w:pStyle w:val="BodyText"/>
      </w:pPr>
      <w:r>
        <w:rPr>
          <w:b/>
          <w:bCs/>
        </w:rPr>
        <w:t xml:space="preserve">Theorem 20 (A constant factor comes out of a sum)</w:t>
      </w:r>
      <w:r>
        <w:t xml:space="preserve"> </w:t>
      </w:r>
      <w:r>
        <w:t xml:space="preserve">For any number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c</m:t>
              </m:r>
            </m:e>
          </m:nary>
          <m:r>
            <m:t> 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c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6</w:t>
        </w:r>
      </w:hyperlink>
      <w:r>
        <w:t xml:space="preserve">, part 1.</w:t>
      </w:r>
    </w:p>
    <w:bookmarkStart w:id="151" w:name="thm-sum-of-sums"/>
    <w:p>
      <w:pPr>
        <w:pStyle w:val="BodyText"/>
      </w:pPr>
      <w:r>
        <w:rPr>
          <w:b/>
          <w:bCs/>
        </w:rPr>
        <w:t xml:space="preserve">Theorem 21 (A sum of sums splits)</w:t>
      </w:r>
      <w:r>
        <w:t xml:space="preserve"> </w:t>
      </w:r>
      <w:r>
        <w:t xml:space="preserve">For any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5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6</w:t>
        </w:r>
      </w:hyperlink>
      <w:r>
        <w:t xml:space="preserve">, part 2.</w:t>
      </w:r>
    </w:p>
    <w:bookmarkStart w:id="152" w:name="exr-sum-over-set"/>
    <w:p>
      <w:pPr>
        <w:pStyle w:val="BodyText"/>
      </w:pPr>
      <w:r>
        <w:rPr>
          <w:b/>
          <w:bCs/>
        </w:rPr>
        <w:t xml:space="preserve">Exercise 7 (Sum over a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means: add up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30"/>
        </w:numPr>
      </w:pPr>
      <w:r>
        <w:t xml:space="preserve">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symbol,</w:t>
      </w:r>
      <w:r>
        <w:t xml:space="preserve"> </w:t>
      </w:r>
      <w:r>
        <w:t xml:space="preserve">and compute its value.</w:t>
      </w:r>
    </w:p>
    <w:p>
      <w:pPr>
        <w:pStyle w:val="Compact"/>
        <w:numPr>
          <w:ilvl w:val="0"/>
          <w:numId w:val="1030"/>
        </w:numPr>
      </w:pPr>
      <w:r>
        <w:t xml:space="preserve">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a different order,</w:t>
      </w:r>
      <w:r>
        <w:t xml:space="preserve"> </w:t>
      </w:r>
      <w:r>
        <w:t xml:space="preserve">and add up the same terms in that order.</w:t>
      </w:r>
      <w:r>
        <w:t xml:space="preserve"> </w:t>
      </w:r>
      <w:r>
        <w:t xml:space="preserve">Is the total the same?</w:t>
      </w:r>
    </w:p>
    <w:bookmarkEnd w:id="152"/>
    <w:bookmarkStart w:id="153" w:name="sol-sum-over-set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</w:p>
    <w:p>
      <w:pPr>
        <w:numPr>
          <w:ilvl w:val="0"/>
          <w:numId w:val="1031"/>
        </w:numPr>
      </w:pPr>
      <w:r>
        <w:t xml:space="preserve">Replace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A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31"/>
        </w:numPr>
      </w:pPr>
      <w:r>
        <w:t xml:space="preserve">In the order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 the terms are</w:t>
      </w:r>
      <w:r>
        <w:t xml:space="preserve"> </w:t>
      </w:r>
      <m:oMath>
        <m:r>
          <m:t>25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Their total is</w:t>
      </w:r>
      <w:r>
        <w:t xml:space="preserve"> </w:t>
      </w:r>
      <m:oMath>
        <m:r>
          <m:t>25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  <w:r>
        <w:t xml:space="preserve"> </w:t>
      </w:r>
      <w:r>
        <w:t xml:space="preserve">The total is the same,</w:t>
      </w:r>
      <w:r>
        <w:t xml:space="preserve"> </w:t>
      </w:r>
      <w:r>
        <w:t xml:space="preserve">because addition does not depend on the order of the terms.</w:t>
      </w:r>
    </w:p>
    <w:bookmarkEnd w:id="153"/>
    <w:bookmarkStart w:id="155" w:name="def-sum-over-set"/>
    <w:p>
      <w:pPr>
        <w:pStyle w:val="FirstParagraph"/>
      </w:pPr>
      <w:r>
        <w:rPr>
          <w:b/>
          <w:bCs/>
        </w:rPr>
        <w:t xml:space="preserve">Definition 42 (Sum over a finite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r:id="rId154">
        <w:r>
          <w:rPr>
            <w:rStyle w:val="Hyperlink"/>
          </w:rPr>
          <w:t xml:space="preserve">finite</w:t>
        </w:r>
      </w:hyperlink>
      <w:r>
        <w:t xml:space="preserve"> </w:t>
      </w:r>
      <w:hyperlink r:id="rId59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different elements.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 gives a number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 the sum has no terms,</w:t>
      </w:r>
      <w:r>
        <w:t xml:space="preserve"> </w:t>
      </w:r>
      <w:r>
        <w:t xml:space="preserve">and by convention it equals</w:t>
      </w:r>
      <w:r>
        <w:t xml:space="preserve"> </w:t>
      </w:r>
      <m:oMath>
        <m:r>
          <m:t>0</m:t>
        </m:r>
      </m:oMath>
      <w:r>
        <w:t xml:space="preserve">.</w:t>
      </w:r>
    </w:p>
    <w:bookmarkEnd w:id="155"/>
    <w:bookmarkStart w:id="156" w:name="rem-sum-over-set-order"/>
    <w:p>
      <w:pPr>
        <w:pStyle w:val="BodyText"/>
      </w:pPr>
      <w:r>
        <w:rPr>
          <w:i/>
          <w:iCs/>
        </w:rPr>
        <w:t xml:space="preserve">Remark 13</w:t>
      </w:r>
      <w:r>
        <w:t xml:space="preserve"> (The order of the terms does not matter). </w:t>
      </w:r>
      <w:r>
        <w:t xml:space="preserve">The order in which we 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change the sum.</w:t>
      </w:r>
      <w:r>
        <w:t xml:space="preserve"> </w:t>
      </w:r>
      <w:r>
        <w:t xml:space="preserve">The reason is that addition is commutative and associative:</w:t>
      </w:r>
      <w:r>
        <w:t xml:space="preserve"> </w:t>
      </w:r>
      <w:r>
        <w:t xml:space="preserve">we can reorder and regroup the terms of a finite sum</w:t>
      </w:r>
      <w:r>
        <w:t xml:space="preserve"> </w:t>
      </w:r>
      <w:r>
        <w:t xml:space="preserve">without changing the total.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9</m:t>
        </m:r>
        <m:r>
          <m:rPr>
            <m:sty m:val="p"/>
          </m:rPr>
          <m:t>=</m:t>
        </m:r>
        <m:r>
          <m:t>14</m:t>
        </m:r>
      </m:oMath>
      <w:r>
        <w:t xml:space="preserve">,</w:t>
      </w:r>
      <w:r>
        <w:t xml:space="preserve"> </w:t>
      </w:r>
      <w:r>
        <w:t xml:space="preserve">and 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9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14</m:t>
        </m:r>
      </m:oMath>
      <w:r>
        <w:t xml:space="preserve">.</w:t>
      </w:r>
      <w:r>
        <w:t xml:space="preserve"> </w:t>
      </w:r>
      <w:hyperlink w:anchor="exr-sum-over-set">
        <w:r>
          <w:rPr>
            <w:rStyle w:val="Hyperlink"/>
          </w:rPr>
          <w:t xml:space="preserve">Exercise 7</w:t>
        </w:r>
      </w:hyperlink>
      <w:r>
        <w:t xml:space="preserve">, part 2, shows another example.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this sum is the same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summation">
        <w:r>
          <w:rPr>
            <w:rStyle w:val="Hyperlink"/>
          </w:rPr>
          <w:t xml:space="preserve">Definition 39</w:t>
        </w:r>
      </w:hyperlink>
      <w:r>
        <w:t xml:space="preserve">.</w:t>
      </w:r>
    </w:p>
    <w:bookmarkEnd w:id="156"/>
    <w:bookmarkStart w:id="157" w:name="rem-sum-without-set"/>
    <w:p>
      <w:pPr>
        <w:pStyle w:val="BodyText"/>
      </w:pPr>
      <w:r>
        <w:rPr>
          <w:i/>
          <w:iCs/>
        </w:rPr>
        <w:t xml:space="preserve">Remark 14</w:t>
      </w:r>
      <w:r>
        <w:t xml:space="preserve"> (Leaving the set out). </w:t>
      </w:r>
      <w:r>
        <w:t xml:space="preserve">Some authors leave the set out and 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This shorthand means the sum over every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w:anchor="def-range-of-variable">
        <w:r>
          <w:rPr>
            <w:rStyle w:val="Hyperlink"/>
          </w:rPr>
          <w:t xml:space="preserve">range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outcome of one roll of a six-sided die,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these notes, we write the set out in full</w:t>
      </w:r>
      <w:r>
        <w:t xml:space="preserve"> </w:t>
      </w:r>
      <w:r>
        <w:t xml:space="preserve">(see</w:t>
      </w:r>
      <w:r>
        <w:t xml:space="preserve"> </w:t>
      </w:r>
      <w:hyperlink w:anchor="sec-notational-shorthands">
        <w:r>
          <w:rPr>
            <w:rStyle w:val="Hyperlink"/>
          </w:rPr>
          <w:t xml:space="preserve">Limits of sums and notational shorthands</w:t>
        </w:r>
      </w:hyperlink>
      <w:r>
        <w:t xml:space="preserve">).</w:t>
      </w:r>
    </w:p>
    <w:bookmarkEnd w:id="157"/>
    <w:bookmarkStart w:id="158" w:name="exm-sum-over-empty-set"/>
    <w:p>
      <w:pPr>
        <w:pStyle w:val="BodyText"/>
      </w:pPr>
      <w:r>
        <w:rPr>
          <w:b/>
          <w:bCs/>
        </w:rPr>
        <w:t xml:space="preserve">Example 31 (A sum over the empty set)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/>
            </m:d>
            <m:r>
              <m:t>​</m:t>
            </m:r>
          </m:sub>
          <m:sup>
            <m:r>
              <m:t>​</m:t>
            </m:r>
          </m:sup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8"/>
    <w:bookmarkEnd w:id="159"/>
    <w:bookmarkStart w:id="182" w:name="quotients"/>
    <w:p>
      <w:pPr>
        <w:pStyle w:val="Heading2"/>
      </w:pPr>
      <w:r>
        <w:t xml:space="preserve">14 Quotients</w:t>
      </w:r>
    </w:p>
    <w:bookmarkStart w:id="160" w:name="def-quotient"/>
    <w:p>
      <w:pPr>
        <w:pStyle w:val="FirstParagraph"/>
      </w:pPr>
      <w:r>
        <w:rPr>
          <w:b/>
          <w:bCs/>
        </w:rPr>
        <w:t xml:space="preserve">Definition 43 (Quotient)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quotient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result of dividing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</m:oMath>
      </m:oMathPara>
    </w:p>
    <w:bookmarkEnd w:id="160"/>
    <w:bookmarkStart w:id="161" w:name="def-fraction"/>
    <w:p>
      <w:pPr>
        <w:pStyle w:val="FirstParagraph"/>
      </w:pPr>
      <w:r>
        <w:rPr>
          <w:b/>
          <w:bCs/>
        </w:rPr>
        <w:t xml:space="preserve">Definition 44 (Fraction)</w:t>
      </w:r>
      <w:r>
        <w:t xml:space="preserve"> </w:t>
      </w:r>
      <w:r>
        <w:t xml:space="preserve">A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quotient">
        <w:r>
          <w:rPr>
            <w:rStyle w:val="Hyperlink"/>
          </w:rPr>
          <w:t xml:space="preserve">Definition 43</w:t>
        </w:r>
      </w:hyperlink>
      <w:r>
        <w:t xml:space="preserve">) is also called a</w:t>
      </w:r>
      <w:r>
        <w:t xml:space="preserve"> </w:t>
      </w:r>
      <w:r>
        <w:rPr>
          <w:b/>
          <w:bCs/>
        </w:rPr>
        <w:t xml:space="preserve">fraction</w:t>
      </w:r>
      <w:r>
        <w:t xml:space="preserve">.</w:t>
      </w:r>
    </w:p>
    <w:bookmarkEnd w:id="161"/>
    <w:bookmarkStart w:id="162" w:name="def-numerator"/>
    <w:p>
      <w:pPr>
        <w:pStyle w:val="BodyText"/>
      </w:pPr>
      <w:r>
        <w:rPr>
          <w:b/>
          <w:bCs/>
        </w:rPr>
        <w:t xml:space="preserve">Definition 45 (Numerator)</w:t>
      </w:r>
      <w:r>
        <w:t xml:space="preserve"> </w:t>
      </w:r>
      <w:r>
        <w:t xml:space="preserve">In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fraction">
        <w:r>
          <w:rPr>
            <w:rStyle w:val="Hyperlink"/>
          </w:rPr>
          <w:t xml:space="preserve">Definition 44</w:t>
        </w:r>
      </w:hyperlink>
      <w:r>
        <w:t xml:space="preserve">),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numerator</w:t>
      </w:r>
      <w:r>
        <w:t xml:space="preserve">.</w:t>
      </w:r>
    </w:p>
    <w:bookmarkEnd w:id="162"/>
    <w:bookmarkStart w:id="163" w:name="def-denominator"/>
    <w:p>
      <w:pPr>
        <w:pStyle w:val="BodyText"/>
      </w:pPr>
      <w:r>
        <w:rPr>
          <w:b/>
          <w:bCs/>
        </w:rPr>
        <w:t xml:space="preserve">Definition 46 (Denominator)</w:t>
      </w:r>
      <w:r>
        <w:t xml:space="preserve"> </w:t>
      </w:r>
      <w:r>
        <w:t xml:space="preserve">In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fraction">
        <w:r>
          <w:rPr>
            <w:rStyle w:val="Hyperlink"/>
          </w:rPr>
          <w:t xml:space="preserve">Definition 44</w:t>
        </w:r>
      </w:hyperlink>
      <w:r>
        <w:t xml:space="preserve">),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denominator</w:t>
      </w:r>
      <w:r>
        <w:t xml:space="preserve">.</w:t>
      </w:r>
    </w:p>
    <w:bookmarkEnd w:id="163"/>
    <w:bookmarkStart w:id="164" w:name="exm-fraction"/>
    <w:p>
      <w:pPr>
        <w:pStyle w:val="BodyText"/>
      </w:pPr>
      <w:r>
        <w:rPr>
          <w:b/>
          <w:bCs/>
        </w:rPr>
        <w:t xml:space="preserve">Example 32 (Numerator and denominator of a fraction)</w:t>
      </w:r>
      <w:r>
        <w:t xml:space="preserve"> </w:t>
      </w: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has numerator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and denominator</w:t>
      </w:r>
      <w:r>
        <w:t xml:space="preserve"> </w:t>
      </w:r>
      <m:oMath>
        <m:r>
          <m:t>4</m:t>
        </m:r>
      </m:oMath>
      <w:r>
        <w:t xml:space="preserve">.</w:t>
      </w:r>
    </w:p>
    <w:bookmarkEnd w:id="164"/>
    <w:bookmarkStart w:id="165" w:name="exm-quotient"/>
    <w:p>
      <w:pPr>
        <w:pStyle w:val="BodyText"/>
      </w:pPr>
      <w:r>
        <w:rPr>
          <w:b/>
          <w:bCs/>
        </w:rPr>
        <w:t xml:space="preserve">Example 33 (A quotient)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1.5</m:t>
        </m:r>
      </m:oMath>
      <w:r>
        <w:t xml:space="preserve">.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undefined,</w:t>
      </w:r>
      <w:r>
        <w:t xml:space="preserve"> </w:t>
      </w:r>
      <w:r>
        <w:t xml:space="preserve">because</w:t>
      </w:r>
      <w:r>
        <w:t xml:space="preserve"> </w:t>
      </w:r>
      <w:hyperlink w:anchor="def-quotient">
        <w:r>
          <w:rPr>
            <w:rStyle w:val="Hyperlink"/>
          </w:rPr>
          <w:t xml:space="preserve">Definition 43</w:t>
        </w:r>
      </w:hyperlink>
      <w:r>
        <w:t xml:space="preserve"> </w:t>
      </w:r>
      <w:r>
        <w:t xml:space="preserve">requires a nonzero denominator.</w:t>
      </w:r>
    </w:p>
    <w:bookmarkEnd w:id="165"/>
    <w:bookmarkStart w:id="166" w:name="def-follow-up"/>
    <w:p>
      <w:pPr>
        <w:pStyle w:val="BodyText"/>
      </w:pPr>
      <w:r>
        <w:rPr>
          <w:b/>
          <w:bCs/>
        </w:rPr>
        <w:t xml:space="preserve">Definition 47 (Follow-up)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a participant’s</w:t>
      </w:r>
      <w:r>
        <w:t xml:space="preserve"> </w:t>
      </w:r>
      <w:r>
        <w:rPr>
          <w:b/>
          <w:bCs/>
        </w:rPr>
        <w:t xml:space="preserve">follow-up</w:t>
      </w:r>
      <w:r>
        <w:t xml:space="preserve"> </w:t>
      </w:r>
      <w:r>
        <w:t xml:space="preserve">is the length of time the study observes that participant.</w:t>
      </w:r>
    </w:p>
    <w:bookmarkEnd w:id="166"/>
    <w:bookmarkStart w:id="167" w:name="def-person-years"/>
    <w:p>
      <w:pPr>
        <w:pStyle w:val="BodyText"/>
      </w:pPr>
      <w:r>
        <w:rPr>
          <w:b/>
          <w:bCs/>
        </w:rPr>
        <w:t xml:space="preserve">Definition 48 (Person-years)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the study’s</w:t>
      </w:r>
      <w:r>
        <w:t xml:space="preserve"> </w:t>
      </w:r>
      <w:r>
        <w:rPr>
          <w:b/>
          <w:bCs/>
        </w:rPr>
        <w:t xml:space="preserve">person-years</w:t>
      </w:r>
      <w:r>
        <w:t xml:space="preserve"> </w:t>
      </w:r>
      <w:r>
        <w:t xml:space="preserve">are the sum of the follow-up times (</w:t>
      </w:r>
      <w:hyperlink w:anchor="def-follow-up">
        <w:r>
          <w:rPr>
            <w:rStyle w:val="Hyperlink"/>
          </w:rPr>
          <w:t xml:space="preserve">Definition 47</w:t>
        </w:r>
      </w:hyperlink>
      <w:r>
        <w:t xml:space="preserve">) of all participants,</w:t>
      </w:r>
      <w:r>
        <w:t xml:space="preserve"> </w:t>
      </w:r>
      <w:r>
        <w:t xml:space="preserve">measured in years.</w:t>
      </w:r>
    </w:p>
    <w:bookmarkEnd w:id="167"/>
    <w:bookmarkStart w:id="168" w:name="exm-person-years"/>
    <w:p>
      <w:pPr>
        <w:pStyle w:val="BodyText"/>
      </w:pPr>
      <w:r>
        <w:rPr>
          <w:b/>
          <w:bCs/>
        </w:rPr>
        <w:t xml:space="preserve">Example 34 (Counting person-years)</w:t>
      </w:r>
      <w:r>
        <w:t xml:space="preserve"> </w:t>
      </w:r>
      <w:r>
        <w:t xml:space="preserve">If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people are each followed for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years,</w:t>
      </w:r>
      <w:r>
        <w:t xml:space="preserve"> </w:t>
      </w:r>
      <w:r>
        <w:t xml:space="preserve">the study has</w:t>
      </w:r>
      <w:r>
        <w:t xml:space="preserve"> </w:t>
      </w:r>
      <m:oMath>
        <m:r>
          <m:t>10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person-years.</w:t>
      </w:r>
      <w:r>
        <w:t xml:space="preserve"> </w:t>
      </w:r>
      <w:r>
        <w:t xml:space="preserve">If one person is followed 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years and another for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year,</w:t>
      </w:r>
      <w:r>
        <w:t xml:space="preserve"> </w:t>
      </w:r>
      <w:r>
        <w:t xml:space="preserve">the study has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person-years.</w:t>
      </w:r>
    </w:p>
    <w:bookmarkEnd w:id="168"/>
    <w:bookmarkStart w:id="169" w:name="def-rate"/>
    <w:p>
      <w:pPr>
        <w:pStyle w:val="BodyText"/>
      </w:pPr>
      <w:r>
        <w:rPr>
          <w:b/>
          <w:bCs/>
        </w:rPr>
        <w:t xml:space="preserve">Definition 49 (Rate)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rate</w:t>
      </w:r>
      <w:r>
        <w:t xml:space="preserve"> </w:t>
      </w:r>
      <w:r>
        <w:t xml:space="preserve">is a quotient of two quantities,</w:t>
      </w:r>
      <w:r>
        <w:t xml:space="preserve"> </w:t>
      </w:r>
      <w:r>
        <w:t xml:space="preserve">usually with a denominator that measures time,</w:t>
      </w:r>
      <w:r>
        <w:t xml:space="preserve"> </w:t>
      </w:r>
      <w:r>
        <w:t xml:space="preserve">such as weeks or person-years of follow-up (</w:t>
      </w:r>
      <w:hyperlink w:anchor="def-person-years">
        <w:r>
          <w:rPr>
            <w:rStyle w:val="Hyperlink"/>
          </w:rPr>
          <w:t xml:space="preserve">Definition 48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new cases in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weeks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12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new cases per week,</w:t>
      </w:r>
      <w:r>
        <w:t xml:space="preserve"> </w:t>
      </w:r>
      <w:r>
        <w:t xml:space="preserve">and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cases over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person-years of follow-up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30</m:t>
            </m:r>
          </m:num>
          <m:den>
            <m:r>
              <m:t>10</m:t>
            </m:r>
            <m:r>
              <m:rPr>
                <m:sty m:val="p"/>
              </m:rPr>
              <m:t>,</m:t>
            </m:r>
            <m:r>
              <m:t>000</m:t>
            </m:r>
          </m:den>
        </m:f>
        <m:r>
          <m:rPr>
            <m:sty m:val="p"/>
          </m:rPr>
          <m:t>=</m:t>
        </m:r>
        <m:r>
          <m:t>0.003</m:t>
        </m:r>
      </m:oMath>
      <w:r>
        <w:t xml:space="preserve"> </w:t>
      </w:r>
      <w:r>
        <w:t xml:space="preserve">cases per person-year.</w:t>
      </w:r>
    </w:p>
    <w:bookmarkEnd w:id="169"/>
    <w:p>
      <w:pPr>
        <w:pStyle w:val="BodyText"/>
      </w:pPr>
      <w:r>
        <w:t xml:space="preserve">cf. </w:t>
      </w:r>
      <w:hyperlink r:id="rId170">
        <w:r>
          <w:rPr>
            <w:rStyle w:val="Hyperlink"/>
          </w:rPr>
          <w:t xml:space="preserve">https://en.wikipedia.org/wiki/Rate_(mathematics)</w:t>
        </w:r>
      </w:hyperlink>
    </w:p>
    <w:bookmarkStart w:id="172" w:name="def-ratio"/>
    <w:p>
      <w:pPr>
        <w:pStyle w:val="BodyText"/>
      </w:pPr>
      <w:r>
        <w:rPr>
          <w:b/>
          <w:bCs/>
        </w:rPr>
        <w:t xml:space="preserve">Definition 50 (Ratios)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</w:t>
      </w:r>
      <w:r>
        <w:t xml:space="preserve"> </w:t>
      </w:r>
      <w:r>
        <w:t xml:space="preserve">is a quotient in which the numerator and denominator are measured using the same unit scales.</w:t>
      </w:r>
    </w:p>
    <w:p>
      <w:pPr>
        <w:pStyle w:val="BodyText"/>
      </w:pPr>
      <w:r>
        <w:t xml:space="preserve">cf. </w:t>
      </w:r>
      <w:hyperlink r:id="rId171">
        <w:r>
          <w:rPr>
            <w:rStyle w:val="Hyperlink"/>
          </w:rPr>
          <w:t xml:space="preserve">https://en.wikipedia.org/wiki/Ratio</w:t>
        </w:r>
      </w:hyperlink>
    </w:p>
    <w:bookmarkEnd w:id="172"/>
    <w:bookmarkStart w:id="173" w:name="exm-ratio"/>
    <w:p>
      <w:pPr>
        <w:pStyle w:val="BodyText"/>
      </w:pPr>
      <w:r>
        <w:rPr>
          <w:b/>
          <w:bCs/>
        </w:rPr>
        <w:t xml:space="preserve">Example 35 (A ratio, and a quotient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2"/>
        </w:numPr>
      </w:pPr>
      <w:r>
        <w:t xml:space="preserve">A board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 long and one</w:t>
      </w:r>
      <w:r>
        <w:t xml:space="preserve"> </w:t>
      </w:r>
      <m:oMath>
        <m:r>
          <m:t>75</m:t>
        </m:r>
      </m:oMath>
      <w:r>
        <w:t xml:space="preserve"> </w:t>
      </w:r>
      <w:r>
        <w:t xml:space="preserve">cm long have length ratio</w:t>
      </w:r>
      <w:r>
        <w:t xml:space="preserve"> </w:t>
      </w:r>
      <m:oMath>
        <m:f>
          <m:fPr>
            <m:type m:val="lin"/>
          </m:fPr>
          <m:num>
            <m:r>
              <m:t>150</m:t>
            </m:r>
            <m:r>
              <m:rPr>
                <m:nor/>
                <m:sty m:val="p"/>
              </m:rPr>
              <m:t> cm</m:t>
            </m:r>
          </m:num>
          <m:den>
            <m:r>
              <m:t>75</m:t>
            </m:r>
            <m:r>
              <m:rPr>
                <m:nor/>
                <m:sty m:val="p"/>
              </m:rPr>
              <m:t> cm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both lengths are in centimeters, so the units cancel and the ratio has none.</w:t>
      </w:r>
    </w:p>
    <w:p>
      <w:pPr>
        <w:pStyle w:val="Compact"/>
        <w:numPr>
          <w:ilvl w:val="0"/>
          <w:numId w:val="1032"/>
        </w:numPr>
      </w:pPr>
      <w:r>
        <w:t xml:space="preserve">A sample of mass</w:t>
      </w:r>
      <w:r>
        <w:t xml:space="preserve"> </w:t>
      </w:r>
      <m:oMath>
        <m:r>
          <m:t>300</m:t>
        </m:r>
      </m:oMath>
      <w:r>
        <w:t xml:space="preserve"> </w:t>
      </w:r>
      <w:r>
        <w:t xml:space="preserve">g and volume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gives the quotient</w:t>
      </w:r>
      <w:r>
        <w:t xml:space="preserve"> </w:t>
      </w:r>
      <m:oMath>
        <m:f>
          <m:fPr>
            <m:type m:val="lin"/>
          </m:fPr>
          <m:num>
            <m:r>
              <m:t>300</m:t>
            </m:r>
            <m:r>
              <m:rPr>
                <m:nor/>
                <m:sty m:val="p"/>
              </m:rPr>
              <m:t> g</m:t>
            </m:r>
          </m:num>
          <m:den>
            <m:r>
              <m:t>150</m:t>
            </m:r>
            <m:sSup>
              <m:e>
                <m:r>
                  <m:rPr>
                    <m:nor/>
                    <m:sty m:val="p"/>
                  </m:rPr>
                  <m:t> cm</m:t>
                </m:r>
              </m:e>
              <m:sup>
                <m:r>
                  <m:t>3</m:t>
                </m:r>
              </m:sup>
            </m:sSup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 per 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, its density.</w:t>
      </w:r>
      <w:r>
        <w:t xml:space="preserve"> </w:t>
      </w:r>
      <w:r>
        <w:t xml:space="preserve">The numerator and denominator are in different units,</w:t>
      </w:r>
      <w:r>
        <w:t xml:space="preserve"> </w:t>
      </w:r>
      <w:r>
        <w:t xml:space="preserve">so this quotient is not a ratio.</w:t>
      </w:r>
    </w:p>
    <w:bookmarkEnd w:id="173"/>
    <w:bookmarkStart w:id="176" w:name="def-proportion"/>
    <w:p>
      <w:pPr>
        <w:pStyle w:val="FirstParagraph"/>
      </w:pPr>
      <w:r>
        <w:rPr>
          <w:b/>
          <w:bCs/>
        </w:rPr>
        <w:t xml:space="preserve">Definition 51 (Proportion)</w:t>
      </w:r>
      <w:r>
        <w:t xml:space="preserve"> </w:t>
      </w:r>
      <w:r>
        <w:t xml:space="preserve">In statistics, a</w:t>
      </w:r>
      <w:r>
        <w:t xml:space="preserve"> </w:t>
      </w:r>
      <w:r>
        <w:rPr>
          <w:b/>
          <w:bCs/>
        </w:rPr>
        <w:t xml:space="preserve">proportion</w:t>
      </w:r>
      <w:r>
        <w:t xml:space="preserve"> </w:t>
      </w:r>
      <w:r>
        <w:t xml:space="preserve">typically means a ratio where the numerator represents</w:t>
      </w:r>
      <w:r>
        <w:t xml:space="preserve"> </w:t>
      </w:r>
      <w:r>
        <w:t xml:space="preserve">a subset of the denominator.</w:t>
      </w:r>
    </w:p>
    <w:p>
      <w:pPr>
        <w:pStyle w:val="BodyText"/>
      </w:pPr>
      <w:r>
        <w:t xml:space="preserve">See</w:t>
      </w:r>
      <w:r>
        <w:t xml:space="preserve"> </w:t>
      </w:r>
      <w:hyperlink r:id="rId174">
        <w:r>
          <w:rPr>
            <w:rStyle w:val="Hyperlink"/>
          </w:rPr>
          <w:t xml:space="preserve">https://en.wikipedia.org/wiki/Population_proportion</w:t>
        </w:r>
      </w:hyperlink>
      <w:r>
        <w:t xml:space="preserve">.</w:t>
      </w:r>
    </w:p>
    <w:p>
      <w:pPr>
        <w:pStyle w:val="BodyText"/>
      </w:pPr>
      <w:r>
        <w:t xml:space="preserve">See also</w:t>
      </w:r>
      <w:r>
        <w:t xml:space="preserve"> </w:t>
      </w:r>
      <w:hyperlink r:id="rId175">
        <w:r>
          <w:rPr>
            <w:rStyle w:val="Hyperlink"/>
          </w:rPr>
          <w:t xml:space="preserve">https://en.wikipedia.org/wiki/Proportion_(mathematics)</w:t>
        </w:r>
      </w:hyperlink>
      <w:r>
        <w:t xml:space="preserve"> </w:t>
      </w:r>
      <w:r>
        <w:t xml:space="preserve">for other meanings.</w:t>
      </w:r>
    </w:p>
    <w:bookmarkEnd w:id="176"/>
    <w:bookmarkStart w:id="177" w:name="exm-proportion"/>
    <w:p>
      <w:pPr>
        <w:pStyle w:val="BodyText"/>
      </w:pPr>
      <w:r>
        <w:rPr>
          <w:b/>
          <w:bCs/>
        </w:rPr>
        <w:t xml:space="preserve">Example 36 (A proportion, and a ratio that is not one)</w:t>
      </w:r>
      <w:r>
        <w:t xml:space="preserve"> </w:t>
      </w:r>
      <w:r>
        <w:t xml:space="preserve">In a clinic with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patients,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of whom smoke:</w:t>
      </w:r>
    </w:p>
    <w:p>
      <w:pPr>
        <w:pStyle w:val="Compact"/>
        <w:numPr>
          <w:ilvl w:val="0"/>
          <w:numId w:val="1033"/>
        </w:numPr>
      </w:pPr>
      <w:r>
        <w:t xml:space="preserve">the proportion of patients who smoke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120</m:t>
            </m:r>
          </m:den>
        </m:f>
        <m:r>
          <m:rPr>
            <m:sty m:val="p"/>
          </m:rPr>
          <m:t>=</m:t>
        </m:r>
        <m:r>
          <m:t>0.25</m:t>
        </m:r>
      </m:oMath>
      <w:r>
        <w:t xml:space="preserve">:</w:t>
      </w:r>
      <w:r>
        <w:t xml:space="preserve"> </w:t>
      </w:r>
      <w:r>
        <w:t xml:space="preserve">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a subset of the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patients;</w:t>
      </w:r>
    </w:p>
    <w:p>
      <w:pPr>
        <w:pStyle w:val="Compact"/>
        <w:numPr>
          <w:ilvl w:val="0"/>
          <w:numId w:val="1033"/>
        </w:numPr>
      </w:pPr>
      <w:r>
        <w:t xml:space="preserve">the ratio of smokers to non-smokers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90</m:t>
            </m:r>
          </m:den>
        </m:f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Both counts are of patients, so this quotient is a ratio,</w:t>
      </w:r>
      <w:r>
        <w:t xml:space="preserve"> </w:t>
      </w:r>
      <w:r>
        <w:t xml:space="preserve">but it is not a proportion: 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not part of the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non-smokers.</w:t>
      </w:r>
    </w:p>
    <w:bookmarkEnd w:id="177"/>
    <w:bookmarkStart w:id="179" w:name="def-proportional"/>
    <w:p>
      <w:pPr>
        <w:pStyle w:val="FirstParagraph"/>
      </w:pPr>
      <w:r>
        <w:rPr>
          <w:b/>
          <w:bCs/>
        </w:rPr>
        <w:t xml:space="preserve">Definition 52 (Proportional)</w:t>
      </w:r>
      <w:r>
        <w:t xml:space="preserve"> </w:t>
      </w:r>
      <w:r>
        <w:t xml:space="preserve">Two functions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proportional</w:t>
      </w:r>
      <w:r>
        <w:t xml:space="preserve"> </w:t>
      </w:r>
      <w:r>
        <w:t xml:space="preserve">if</w:t>
      </w:r>
      <w:r>
        <w:t xml:space="preserve"> </w:t>
      </w:r>
      <w:r>
        <w:t xml:space="preserve">their ratio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(cf. </w:t>
      </w:r>
      <w:hyperlink r:id="rId178">
        <w:r>
          <w:rPr>
            <w:rStyle w:val="Hyperlink"/>
          </w:rPr>
          <w:t xml:space="preserve">https://en.wikipedia.org/wiki/Proportionality_(mathematics)</w:t>
        </w:r>
      </w:hyperlink>
      <w:r>
        <w:t xml:space="preserve">)</w:t>
      </w:r>
    </w:p>
    <w:bookmarkEnd w:id="179"/>
    <w:bookmarkStart w:id="180" w:name="exm-proportional"/>
    <w:p>
      <w:pPr>
        <w:pStyle w:val="BodyText"/>
      </w:pPr>
      <w:r>
        <w:rPr>
          <w:b/>
          <w:bCs/>
        </w:rPr>
        <w:t xml:space="preserve">Example 37 (Proportional and non-proportional functions)</w:t>
      </w:r>
      <w:r>
        <w:t xml:space="preserve"> </w:t>
      </w:r>
      <w:r>
        <w:t xml:space="preserve"> </w:t>
      </w:r>
    </w:p>
    <w:p>
      <w:pPr>
        <w:numPr>
          <w:ilvl w:val="0"/>
          <w:numId w:val="103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6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does not depend on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numPr>
          <w:ilvl w:val="0"/>
          <w:numId w:val="103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not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80"/>
    <w:p>
      <w:pPr>
        <w:pStyle w:val="FirstParagraph"/>
      </w:pPr>
      <w:r>
        <w:t xml:space="preserve">Additional reference for elementary algebra:</w:t>
      </w:r>
      <w:r>
        <w:t xml:space="preserve"> </w:t>
      </w:r>
      <w:hyperlink r:id="rId181">
        <w:r>
          <w:rPr>
            <w:rStyle w:val="Hyperlink"/>
          </w:rPr>
          <w:t xml:space="preserve">https://en.wikipedia.org/wiki/Population_proportion#Mathematical_definition</w:t>
        </w:r>
      </w:hyperlink>
    </w:p>
    <w:bookmarkEnd w:id="182"/>
    <w:bookmarkStart w:id="202" w:name="sec-notational-shorthands"/>
    <w:p>
      <w:pPr>
        <w:pStyle w:val="Heading2"/>
      </w:pPr>
      <w:r>
        <w:t xml:space="preserve">15 Limits of sums and notational shorthands</w:t>
      </w:r>
    </w:p>
    <w:bookmarkStart w:id="184" w:name="def-lower-upper-limits"/>
    <w:p>
      <w:pPr>
        <w:pStyle w:val="FirstParagraph"/>
      </w:pPr>
      <w:r>
        <w:rPr>
          <w:b/>
          <w:bCs/>
        </w:rPr>
        <w:t xml:space="preserve">Definition 53 (Lower limit of a sum or integral)</w:t>
      </w:r>
      <w:r>
        <w:t xml:space="preserve"> </w:t>
      </w:r>
      <w:r>
        <w:t xml:space="preserve">In a</w:t>
      </w:r>
      <w:r>
        <w:t xml:space="preserve"> </w:t>
      </w:r>
      <w:hyperlink w:anchor="def-summation">
        <w:r>
          <w:rPr>
            <w:rStyle w:val="Hyperlink"/>
          </w:rPr>
          <w:t xml:space="preserve">sum</w:t>
        </w:r>
      </w:hyperlink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 first value of the index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In an</w:t>
      </w:r>
      <w:r>
        <w:t xml:space="preserve"> </w:t>
      </w:r>
      <w:hyperlink r:id="rId183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left end of the interval of integration.</w:t>
      </w:r>
      <w:r>
        <w:t xml:space="preserve"> </w:t>
      </w:r>
      <w:r>
        <w:t xml:space="preserve">In both, the lower limit is written below the symbol.</w:t>
      </w:r>
    </w:p>
    <w:bookmarkEnd w:id="184"/>
    <w:bookmarkStart w:id="185" w:name="def-upper-limit"/>
    <w:p>
      <w:pPr>
        <w:pStyle w:val="BodyText"/>
      </w:pPr>
      <w:r>
        <w:rPr>
          <w:b/>
          <w:bCs/>
        </w:rPr>
        <w:t xml:space="preserve">Definition 54 (Upper limit of a sum or integral)</w:t>
      </w:r>
      <w:r>
        <w:t xml:space="preserve"> </w:t>
      </w:r>
      <w:r>
        <w:t xml:space="preserve">In a</w:t>
      </w:r>
      <w:r>
        <w:t xml:space="preserve"> </w:t>
      </w:r>
      <w:hyperlink w:anchor="def-summation">
        <w:r>
          <w:rPr>
            <w:rStyle w:val="Hyperlink"/>
          </w:rPr>
          <w:t xml:space="preserve">sum</w:t>
        </w:r>
      </w:hyperlink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last value of the index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In an</w:t>
      </w:r>
      <w:r>
        <w:t xml:space="preserve"> </w:t>
      </w:r>
      <w:hyperlink r:id="rId183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right end of the interval of integration.</w:t>
      </w:r>
      <w:r>
        <w:t xml:space="preserve"> </w:t>
      </w:r>
      <w:r>
        <w:t xml:space="preserve">In both, the upper limit is written above the symbol.</w:t>
      </w:r>
    </w:p>
    <w:bookmarkEnd w:id="185"/>
    <w:bookmarkStart w:id="186" w:name="def-limits-of-integration"/>
    <w:p>
      <w:pPr>
        <w:pStyle w:val="BodyText"/>
      </w:pPr>
      <w:r>
        <w:rPr>
          <w:b/>
          <w:bCs/>
        </w:rPr>
        <w:t xml:space="preserve">Definition 55 (Limits of integration)</w:t>
      </w:r>
      <w:r>
        <w:t xml:space="preserve"> </w:t>
      </w:r>
      <w:r>
        <w:t xml:space="preserve">In an</w:t>
      </w:r>
      <w:r>
        <w:t xml:space="preserve"> </w:t>
      </w:r>
      <w:hyperlink r:id="rId183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 lower limit (</w:t>
      </w:r>
      <w:hyperlink w:anchor="def-lower-upper-limits">
        <w:r>
          <w:rPr>
            <w:rStyle w:val="Hyperlink"/>
          </w:rPr>
          <w:t xml:space="preserve">Definition 53</w:t>
        </w:r>
      </w:hyperlink>
      <w:r>
        <w:t xml:space="preserve">)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the upper limit (</w:t>
      </w:r>
      <w:hyperlink w:anchor="def-upper-limit">
        <w:r>
          <w:rPr>
            <w:rStyle w:val="Hyperlink"/>
          </w:rPr>
          <w:t xml:space="preserve">Definition 54</w:t>
        </w:r>
      </w:hyperlink>
      <w:r>
        <w:t xml:space="preserve">)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together are the</w:t>
      </w:r>
      <w:r>
        <w:t xml:space="preserve"> </w:t>
      </w:r>
      <w:r>
        <w:rPr>
          <w:b/>
          <w:bCs/>
        </w:rPr>
        <w:t xml:space="preserve">limits of integration</w:t>
      </w:r>
      <w:r>
        <w:t xml:space="preserve">.</w:t>
      </w:r>
    </w:p>
    <w:bookmarkEnd w:id="186"/>
    <w:bookmarkStart w:id="187" w:name="exm-lower-upper-limits"/>
    <w:p>
      <w:pPr>
        <w:pStyle w:val="BodyText"/>
      </w:pPr>
      <w:r>
        <w:rPr>
          <w:b/>
          <w:bCs/>
        </w:rPr>
        <w:t xml:space="preserve">Example 38 (Reading off limits)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5"/>
        </w:numPr>
      </w:pPr>
      <w:r>
        <w:t xml:space="preserve">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2</m:t>
            </m:r>
          </m:sub>
          <m:sup>
            <m:r>
              <m:t>5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, the lower limit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w:r>
        <w:t xml:space="preserve">so the sum is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5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54</m:t>
        </m:r>
      </m:oMath>
      <w:r>
        <w:t xml:space="preserve">.</w:t>
      </w:r>
    </w:p>
    <w:p>
      <w:pPr>
        <w:pStyle w:val="Compact"/>
        <w:numPr>
          <w:ilvl w:val="0"/>
          <w:numId w:val="1035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t xml:space="preserve">, the lower limit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3</m:t>
        </m:r>
      </m:oMath>
      <w:r>
        <w:t xml:space="preserve">.</w:t>
      </w:r>
    </w:p>
    <w:bookmarkEnd w:id="187"/>
    <w:bookmarkStart w:id="189" w:name="rem-limits-two-meanings"/>
    <w:p>
      <w:pPr>
        <w:pStyle w:val="FirstParagraph"/>
      </w:pPr>
      <w:r>
        <w:rPr>
          <w:i/>
          <w:iCs/>
        </w:rPr>
        <w:t xml:space="preserve">Remark 15</w:t>
      </w:r>
      <w:r>
        <w:t xml:space="preserve"> (Two meanings of</w:t>
      </w:r>
      <w:r>
        <w:t xml:space="preserve"> </w:t>
      </w:r>
      <w:r>
        <w:t xml:space="preserve">“limit”</w:t>
      </w:r>
      <w:r>
        <w:t xml:space="preserve">). </w:t>
      </w:r>
      <w:r>
        <w:t xml:space="preserve">The lower and upper limits of a sum or integral (</w:t>
      </w:r>
      <w:hyperlink w:anchor="def-lower-upper-limits">
        <w:r>
          <w:rPr>
            <w:rStyle w:val="Hyperlink"/>
          </w:rPr>
          <w:t xml:space="preserve">Definition 53</w:t>
        </w:r>
      </w:hyperlink>
      <w:r>
        <w:t xml:space="preserve">,</w:t>
      </w:r>
      <w:r>
        <w:t xml:space="preserve"> </w:t>
      </w:r>
      <w:hyperlink w:anchor="def-upper-limit">
        <w:r>
          <w:rPr>
            <w:rStyle w:val="Hyperlink"/>
          </w:rPr>
          <w:t xml:space="preserve">Definition 54</w:t>
        </w:r>
      </w:hyperlink>
      <w:r>
        <w:t xml:space="preserve">)</w:t>
      </w:r>
      <w:r>
        <w:t xml:space="preserve"> </w:t>
      </w:r>
      <w:r>
        <w:t xml:space="preserve">are not limits in the calculus sense,</w:t>
      </w:r>
      <w:r>
        <w:t xml:space="preserve"> </w:t>
      </w:r>
      <w:r>
        <w:t xml:space="preserve">such as the</w:t>
      </w:r>
      <w:r>
        <w:t xml:space="preserve"> </w:t>
      </w:r>
      <w:hyperlink r:id="rId188">
        <w:r>
          <w:rPr>
            <w:rStyle w:val="Hyperlink"/>
          </w:rPr>
          <w:t xml:space="preserve">limit of a function</w:t>
        </w:r>
      </w:hyperlink>
      <w:r>
        <w:t xml:space="preserve"> </w:t>
      </w:r>
      <w:r>
        <w:t xml:space="preserve">or the</w:t>
      </w:r>
      <w:r>
        <w:t xml:space="preserve"> </w:t>
      </w:r>
      <w:hyperlink w:anchor="def-sequence-limit">
        <w:r>
          <w:rPr>
            <w:rStyle w:val="Hyperlink"/>
          </w:rPr>
          <w:t xml:space="preserve">limit of a sequence</w:t>
        </w:r>
      </w:hyperlink>
      <w:r>
        <w:t xml:space="preserve">.</w:t>
      </w:r>
      <w:r>
        <w:t xml:space="preserve"> </w:t>
      </w:r>
      <w:r>
        <w:t xml:space="preserve">They are the ends of the values the index or variable runs over.</w:t>
      </w:r>
      <w:r>
        <w:t xml:space="preserve"> </w:t>
      </w:r>
      <w:r>
        <w:t xml:space="preserve">The two meanings meet 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which means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b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:</w:t>
      </w:r>
      <w:r>
        <w:t xml:space="preserve"> </w:t>
      </w:r>
      <w:r>
        <w:t xml:space="preserve">the 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sent to infinity by a calculus limit.</w:t>
      </w:r>
    </w:p>
    <w:bookmarkEnd w:id="189"/>
    <w:bookmarkStart w:id="190" w:name="def-notational-shorthand"/>
    <w:p>
      <w:pPr>
        <w:pStyle w:val="BodyText"/>
      </w:pPr>
      <w:r>
        <w:rPr>
          <w:b/>
          <w:bCs/>
        </w:rPr>
        <w:t xml:space="preserve">Definition 56 (Notational shorthand)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notational shorthand</w:t>
      </w:r>
      <w:r>
        <w:t xml:space="preserve"> </w:t>
      </w:r>
      <w:r>
        <w:t xml:space="preserve">is a way of writing an expression</w:t>
      </w:r>
      <w:r>
        <w:t xml:space="preserve"> </w:t>
      </w:r>
      <w:r>
        <w:t xml:space="preserve">that leaves part of the expression out,</w:t>
      </w:r>
      <w:r>
        <w:t xml:space="preserve"> </w:t>
      </w:r>
      <w:r>
        <w:t xml:space="preserve">such as the set a sum runs over or the limits of an integral,</w:t>
      </w:r>
      <w:r>
        <w:t xml:space="preserve"> </w:t>
      </w:r>
      <w:r>
        <w:t xml:space="preserve">and relies on the reader to supply the missing part from context.</w:t>
      </w:r>
    </w:p>
    <w:bookmarkEnd w:id="190"/>
    <w:bookmarkStart w:id="191" w:name="def-full-form"/>
    <w:p>
      <w:pPr>
        <w:pStyle w:val="BodyText"/>
      </w:pPr>
      <w:r>
        <w:rPr>
          <w:b/>
          <w:bCs/>
        </w:rPr>
        <w:t xml:space="preserve">Definition 57 (Full form)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full form</w:t>
      </w:r>
      <w:r>
        <w:t xml:space="preserve"> </w:t>
      </w:r>
      <w:r>
        <w:t xml:space="preserve">of a notational shorthand (</w:t>
      </w:r>
      <w:hyperlink w:anchor="def-notational-shorthand">
        <w:r>
          <w:rPr>
            <w:rStyle w:val="Hyperlink"/>
          </w:rPr>
          <w:t xml:space="preserve">Definition 56</w:t>
        </w:r>
      </w:hyperlink>
      <w:r>
        <w:t xml:space="preserve">)</w:t>
      </w:r>
      <w:r>
        <w:t xml:space="preserve"> </w:t>
      </w:r>
      <w:r>
        <w:t xml:space="preserve">is the expression with every part written out.</w:t>
      </w:r>
    </w:p>
    <w:bookmarkEnd w:id="19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These notes write the full form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 these notes,</w:t>
            </w:r>
            <w:r>
              <w:t xml:space="preserve"> </w:t>
            </w:r>
            <w:r>
              <w:t xml:space="preserve">we avoid notational shorthands in permanent writing</w:t>
            </w:r>
            <w:r>
              <w:t xml:space="preserve"> </w:t>
            </w:r>
            <w:r>
              <w:t xml:space="preserve">and write the full form of each expression,</w:t>
            </w:r>
            <w:r>
              <w:t xml:space="preserve"> </w:t>
            </w:r>
            <w:r>
              <w:t xml:space="preserve">even where a shorthand would be shorter.</w:t>
            </w:r>
            <w:r>
              <w:t xml:space="preserve"> </w:t>
            </w:r>
            <w:r>
              <w:t xml:space="preserve">A reader who supplies the missing part of a shorthand</w:t>
            </w:r>
            <w:r>
              <w:t xml:space="preserve"> </w:t>
            </w:r>
            <w:r>
              <w:t xml:space="preserve">from a different context than the writer intended</w:t>
            </w:r>
            <w:r>
              <w:t xml:space="preserve"> </w:t>
            </w:r>
            <w:r>
              <w:t xml:space="preserve">reads a different expression than the one the writer meant.</w:t>
            </w:r>
            <w:r>
              <w:t xml:space="preserve"> </w:t>
            </w:r>
            <w:r>
              <w:t xml:space="preserve">Handwritten board work is often less complete,</w:t>
            </w:r>
            <w:r>
              <w:t xml:space="preserve"> </w:t>
            </w:r>
            <w:r>
              <w:t xml:space="preserve">but it should still write out ranges and limits where it can.</w:t>
            </w:r>
          </w:p>
          <w:p>
            <w:pPr>
              <w:pStyle w:val="BodyText"/>
            </w:pPr>
            <w:r>
              <w:t xml:space="preserve">We make one exception:</w:t>
            </w:r>
            <w:r>
              <w:t xml:space="preserve"> </w:t>
            </w:r>
            <w:r>
              <w:t xml:space="preserve">writing two factors side by side means multiplying them,</w:t>
            </w:r>
            <w:r>
              <w:t xml:space="preserve"> </w:t>
            </w:r>
            <w:r>
              <w:t xml:space="preserve">as in</w:t>
            </w:r>
            <w:r>
              <w:t xml:space="preserve"> </w:t>
            </w:r>
            <m:oMath>
              <m:r>
                <m:t>2</m:t>
              </m:r>
              <m:r>
                <m:t>x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x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  <m:r>
                <m:t>b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We still write the multiplication sign</w:t>
            </w:r>
            <w:r>
              <w:t xml:space="preserve"> </w:t>
            </w:r>
            <w:r>
              <w:t xml:space="preserve">when the side-by-side form could be misread:</w:t>
            </w:r>
          </w:p>
          <w:p>
            <w:pPr>
              <w:pStyle w:val="Compact"/>
              <w:numPr>
                <w:ilvl w:val="0"/>
                <w:numId w:val="1036"/>
              </w:numPr>
            </w:pP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oMath>
            <w:r>
              <w:t xml:space="preserve">, not</w:t>
            </w:r>
            <w:r>
              <w:t xml:space="preserve"> </w:t>
            </w:r>
            <m:oMath>
              <m:r>
                <m:t>23</m:t>
              </m:r>
            </m:oMath>
            <w:r>
              <w:t xml:space="preserve">, which reads as twenty-three;</w:t>
            </w:r>
          </w:p>
          <w:p>
            <w:pPr>
              <w:pStyle w:val="Compact"/>
              <w:numPr>
                <w:ilvl w:val="0"/>
                <w:numId w:val="1036"/>
              </w:numPr>
            </w:pP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could be a function,</w:t>
            </w:r>
            <w:r>
              <w:t xml:space="preserve"> </w:t>
            </w:r>
            <w:r>
              <w:t xml:space="preserve">since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could mean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evaluated at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.</w:t>
            </w:r>
          </w:p>
          <w:p/>
        </w:tc>
      </w:tr>
    </w:tbl>
    <w:bookmarkStart w:id="195" w:name="def-range-of-variable"/>
    <w:p>
      <w:pPr>
        <w:pStyle w:val="FirstParagraph"/>
      </w:pPr>
      <w:r>
        <w:rPr>
          <w:b/>
          <w:bCs/>
        </w:rPr>
        <w:t xml:space="preserve">Definition 58 (Range of a variable)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, written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set of values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take.</w:t>
      </w:r>
    </w:p>
    <w:bookmarkEnd w:id="195"/>
    <w:p>
      <w:pPr>
        <w:pStyle w:val="BodyText"/>
      </w:pPr>
      <w:r>
        <w:t xml:space="preserve">For example,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number of heads in two tosses of a coin,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196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(defined in the Morrison Lab’s probability notes)</w:t>
      </w:r>
      <w:r>
        <w:t xml:space="preserve"> </w:t>
      </w:r>
      <w:r>
        <w:t xml:space="preserve">is 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the set of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5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These notes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only for variables:</w:t>
      </w:r>
      <w:r>
        <w:t xml:space="preserve"> </w:t>
      </w:r>
      <w:r>
        <w:t xml:space="preserve">for a function,</w:t>
      </w:r>
      <w:r>
        <w:t xml:space="preserve"> </w:t>
      </w:r>
      <w:r>
        <w:t xml:space="preserve">“range”</w:t>
      </w:r>
      <w:r>
        <w:t xml:space="preserve"> </w:t>
      </w:r>
      <w:r>
        <w:t xml:space="preserve">can mean either the image or the codomain</w:t>
      </w:r>
      <w:r>
        <w:t xml:space="preserve"> </w:t>
      </w:r>
      <w:r>
        <w:t xml:space="preserve">(</w:t>
      </w:r>
      <w:hyperlink r:id="rId197">
        <w:r>
          <w:rPr>
            <w:rStyle w:val="Hyperlink"/>
          </w:rPr>
          <w:t xml:space="preserve">Range</w:t>
        </w:r>
      </w:hyperlink>
      <w:r>
        <w:t xml:space="preserve">).</w:t>
      </w:r>
      <w:r>
        <w:t xml:space="preserve"> </w:t>
      </w:r>
      <w:r>
        <w:t xml:space="preserve">In statistics,</w:t>
      </w:r>
      <w:r>
        <w:t xml:space="preserve"> </w:t>
      </w:r>
      <w:r>
        <w:t xml:space="preserve">“the range”</w:t>
      </w:r>
      <w:r>
        <w:t xml:space="preserve"> </w:t>
      </w:r>
      <w:r>
        <w:t xml:space="preserve">of a dataset can also mean</w:t>
      </w:r>
      <w:r>
        <w:t xml:space="preserve"> </w:t>
      </w:r>
      <w:r>
        <w:t xml:space="preserve">its largest value minus its smallest value;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set, not that difference.</w:t>
      </w:r>
    </w:p>
    <w:p>
      <w:pPr>
        <w:pStyle w:val="BodyText"/>
      </w:pPr>
      <w:hyperlink w:anchor="tbl-notational-shorthand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shorthands you may meet in other sources,</w:t>
      </w:r>
      <w:r>
        <w:t xml:space="preserve"> </w:t>
      </w:r>
      <w:r>
        <w:t xml:space="preserve">the full form each one abbreviates,</w:t>
      </w:r>
      <w:r>
        <w:t xml:space="preserve"> </w:t>
      </w:r>
      <w:r>
        <w:t xml:space="preserve">and the part each one leaves out.</w:t>
      </w:r>
      <w:r>
        <w:t xml:space="preserve"> </w:t>
      </w:r>
      <w:r>
        <w:t xml:space="preserve">In the table,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numbers,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is the entry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array,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an integer 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and, in the first row,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finite set.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8" w:name="tbl-notational-shorthand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 notational shorthands and their full forms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54"/>
              <w:gridCol w:w="2354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Shorthand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Full form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Part left out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 the sum runs over (</w:t>
                  </w:r>
                  <w:hyperlink w:anchor="def-sum-over-set">
                    <w:r>
                      <w:rPr>
                        <w:rStyle w:val="Hyperlink"/>
                      </w:rPr>
                      <w:t xml:space="preserve">sum over a finite set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 (</w:t>
                  </w:r>
                  <w:hyperlink w:anchor="def-summation">
                    <w:r>
                      <w:rPr>
                        <w:rStyle w:val="Hyperlink"/>
                      </w:rPr>
                      <w:t xml:space="preserve">summation notation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∑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∏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b</m:t>
                            </m:r>
                          </m:e>
                          <m:sub>
                            <m:r>
                              <m:t>i</m:t>
                            </m:r>
                            <m:r>
                              <m:t>j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m</m:t>
                        </m:r>
                      </m:sup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b</m:t>
                                </m:r>
                              </m:e>
                              <m:sub>
                                <m:r>
                                  <m:t>i</m:t>
                                </m:r>
                                <m:r>
                                  <m:t>j</m:t>
                                </m:r>
                              </m:sub>
                            </m:sSub>
                          </m:e>
                        </m:nary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both indices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≠</m:t>
                        </m:r>
                        <m:r>
                          <m:t>k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rPr>
                                <m:sty m:val="p"/>
                              </m:rPr>
                              <m:t>…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n</m:t>
                            </m:r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\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k</m:t>
                            </m:r>
                          </m:e>
                        </m:d>
                        <m:r>
                          <m:t>​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</w:t>
                  </w:r>
                  <w:r>
                    <w:t xml:space="preserve"> </w:t>
                  </w:r>
                  <m:oMath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rPr>
                            <m:sty m:val="p"/>
                          </m:rPr>
                          <m:t>…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n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 </w:t>
                  </w:r>
                  <w:r>
                    <w:t xml:space="preserve">of indices that</w:t>
                  </w:r>
                  <w:r>
                    <w:t xml:space="preserve"> </w:t>
                  </w:r>
                  <m:oMath>
                    <m:r>
                      <m:t>k</m:t>
                    </m:r>
                  </m:oMath>
                  <w:r>
                    <w:t xml:space="preserve"> </w:t>
                  </w:r>
                  <w:r>
                    <w:t xml:space="preserve">is removed from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, used for a number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integration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limits, the variable of integration, and the differential</w:t>
                  </w:r>
                  <w:r>
                    <w:t xml:space="preserve"> </w:t>
                  </w:r>
                  <m:oMath>
                    <m:r>
                      <m:t>d</m:t>
                    </m:r>
                    <m:r>
                      <m:t>x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  <m:r>
                          <m:rPr>
                            <m:sty m:val="p"/>
                          </m:rPr>
                          <m:t>:</m:t>
                        </m:r>
                        <m:r>
                          <m:t>n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…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explicit list of entries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: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  <m:r>
                      <m:rPr>
                        <m:sty m:val="p"/>
                      </m:rPr>
                      <m:t>→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</m:oMath>
                  <w:r>
                    <w:t xml:space="preserve"> </w:t>
                  </w:r>
                  <w:r>
                    <w:t xml:space="preserve">with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function’s name, domain, and codomain</w:t>
                  </w:r>
                </w:p>
              </w:tc>
            </w:tr>
          </w:tbl>
          <w:bookmarkEnd w:id="198"/>
          <w:p/>
        </w:tc>
      </w:tr>
    </w:tbl>
    <w:bookmarkStart w:id="200" w:name="rem-indefinite-integral-not-shorthand"/>
    <w:p>
      <w:pPr>
        <w:pStyle w:val="BodyText"/>
      </w:pPr>
      <w:r>
        <w:rPr>
          <w:i/>
          <w:iCs/>
        </w:rPr>
        <w:t xml:space="preserve">Remark 16</w:t>
      </w:r>
      <w:r>
        <w:t xml:space="preserve"> (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has two readings). </w:t>
      </w:r>
      <w:r>
        <w:t xml:space="preserve">In calculus,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with no limits is not a shorthand:</w:t>
      </w:r>
      <w:r>
        <w:t xml:space="preserve"> </w:t>
      </w:r>
      <w:r>
        <w:t xml:space="preserve">it is the</w:t>
      </w:r>
      <w:r>
        <w:t xml:space="preserve"> </w:t>
      </w:r>
      <w:hyperlink r:id="rId199">
        <w:r>
          <w:rPr>
            <w:rStyle w:val="Hyperlink"/>
          </w:rPr>
          <w:t xml:space="preserve">indefinite integral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 family of functions rather than a number.</w:t>
      </w:r>
      <w:r>
        <w:t xml:space="preserve"> </w:t>
      </w:r>
      <w:r>
        <w:t xml:space="preserve">Some sources, especially in probability,</w:t>
      </w:r>
      <w:r>
        <w:t xml:space="preserve"> </w:t>
      </w:r>
      <w:r>
        <w:t xml:space="preserve">also write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for the number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Writing the limits out tells the reader which of the two is meant.</w:t>
      </w:r>
    </w:p>
    <w:bookmarkEnd w:id="200"/>
    <w:bookmarkStart w:id="201" w:name="exm-expand-index-shorthand"/>
    <w:p>
      <w:pPr>
        <w:pStyle w:val="BodyText"/>
      </w:pPr>
      <w:r>
        <w:rPr>
          <w:b/>
          <w:bCs/>
        </w:rPr>
        <w:t xml:space="preserve">Example 39 (Writing out an index shorthand)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 source that writes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summation notation)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01"/>
    <w:bookmarkEnd w:id="202"/>
    <w:bookmarkStart w:id="220" w:name="sec-polynomials"/>
    <w:p>
      <w:pPr>
        <w:pStyle w:val="Heading2"/>
      </w:pPr>
      <w:r>
        <w:t xml:space="preserve">16 Polynomials</w:t>
      </w:r>
    </w:p>
    <w:bookmarkStart w:id="203" w:name="exr-polynomial-degree"/>
    <w:p>
      <w:pPr>
        <w:pStyle w:val="FirstParagraph"/>
      </w:pPr>
      <w:r>
        <w:rPr>
          <w:b/>
          <w:bCs/>
        </w:rPr>
        <w:t xml:space="preserve">Exercise 8 (Reading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37"/>
        </w:numPr>
      </w:pPr>
      <w:r>
        <w:t xml:space="preserve">Write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the form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sSup>
          <m:e>
            <m:r>
              <m:t>x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listing every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37"/>
        </w:numPr>
      </w:pPr>
      <w:r>
        <w:t xml:space="preserve">What is the degree of</w:t>
      </w:r>
      <w:r>
        <w:t xml:space="preserve"> </w:t>
      </w:r>
      <m:oMath>
        <m:r>
          <m:t>f</m:t>
        </m:r>
      </m:oMath>
      <w:r>
        <w:t xml:space="preserve">, and what is its leading coefficient?</w:t>
      </w:r>
    </w:p>
    <w:bookmarkEnd w:id="203"/>
    <w:bookmarkStart w:id="204" w:name="sol-polynomial-degree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</w:p>
    <w:p>
      <w:pPr>
        <w:numPr>
          <w:ilvl w:val="0"/>
          <w:numId w:val="103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Powers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do not appear have coefficient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38"/>
        </w:numPr>
      </w:pPr>
      <w:r>
        <w:t xml:space="preserve">The highest power with a nonzero coefficient is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,</w:t>
      </w:r>
      <w:r>
        <w:t xml:space="preserve"> </w:t>
      </w:r>
      <w:r>
        <w:t xml:space="preserve">so the degree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 the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204"/>
    <w:bookmarkStart w:id="205" w:name="def-constant-function"/>
    <w:p>
      <w:pPr>
        <w:pStyle w:val="FirstParagraph"/>
      </w:pPr>
      <w:r>
        <w:rPr>
          <w:b/>
          <w:bCs/>
        </w:rPr>
        <w:t xml:space="preserve">Definition 59 (Constant function)</w:t>
      </w:r>
      <w:r>
        <w:t xml:space="preserve"> </w:t>
      </w:r>
      <w:r>
        <w:t xml:space="preserve">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</w:t>
      </w:r>
      <w:r>
        <w:t xml:space="preserve"> </w:t>
      </w:r>
      <w:r>
        <w:t xml:space="preserve">if there is some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205"/>
    <w:bookmarkStart w:id="206" w:name="exm-constant-function"/>
    <w:p>
      <w:pPr>
        <w:pStyle w:val="BodyText"/>
      </w:pPr>
      <w:r>
        <w:rPr>
          <w:b/>
          <w:bCs/>
        </w:rPr>
        <w:t xml:space="preserve">Example 40 (Constant and non-constant functions)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9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constant,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39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constant: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06"/>
    <w:bookmarkStart w:id="207" w:name="def-polynomial"/>
    <w:p>
      <w:pPr>
        <w:pStyle w:val="FirstParagraph"/>
      </w:pPr>
      <w:r>
        <w:rPr>
          <w:b/>
          <w:bCs/>
        </w:rPr>
        <w:t xml:space="preserve">Definition 60 (Polynomial)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polynomial</w:t>
      </w:r>
      <w:r>
        <w:t xml:space="preserve"> </w:t>
      </w:r>
      <w:r>
        <w:t xml:space="preserve">(in one variable</w:t>
      </w:r>
      <w:r>
        <w:t xml:space="preserve"> </w:t>
      </w:r>
      <m:oMath>
        <m:r>
          <m:t>x</m:t>
        </m:r>
      </m:oMath>
      <w:r>
        <w:t xml:space="preserve">)</w:t>
      </w:r>
      <w:r>
        <w:t xml:space="preserve"> </w:t>
      </w:r>
      <w:r>
        <w:t xml:space="preserve">[23]</w:t>
      </w:r>
      <w:r>
        <w:t xml:space="preserve"> </w:t>
      </w:r>
      <w:r>
        <w:t xml:space="preserve">is 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that can be written as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t>x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</m:oMath>
      </m:oMathPara>
    </w:p>
    <w:p>
      <w:pPr>
        <w:pStyle w:val="FirstParagraph"/>
      </w:pPr>
      <w:r>
        <w:t xml:space="preserve">for some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207"/>
    <w:bookmarkStart w:id="208" w:name="rem-polynomial-nonzero"/>
    <w:p>
      <w:pPr>
        <w:pStyle w:val="BodyText"/>
      </w:pPr>
      <w:r>
        <w:rPr>
          <w:i/>
          <w:iCs/>
        </w:rPr>
        <w:t xml:space="preserve">Remark 17</w:t>
      </w:r>
      <w:r>
        <w:t xml:space="preserve"> (Constant and zero polynomials). </w:t>
      </w: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is a polynomial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The requirement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means this definition covers nonzero polynomials only:</w:t>
      </w:r>
      <w:r>
        <w:t xml:space="preserve"> </w:t>
      </w:r>
      <w:r>
        <w:t xml:space="preserve">the zero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excluded here,</w:t>
      </w:r>
      <w:r>
        <w:t xml:space="preserve"> </w:t>
      </w:r>
      <w:r>
        <w:t xml:space="preserve">because it has no nonzero coefficient to serve as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208"/>
    <w:bookmarkStart w:id="209" w:name="def-polynomial-coefficient"/>
    <w:p>
      <w:pPr>
        <w:pStyle w:val="BodyText"/>
      </w:pPr>
      <w:r>
        <w:rPr>
          <w:b/>
          <w:bCs/>
        </w:rPr>
        <w:t xml:space="preserve">Definition 61 (Coefficients of a polynomial)</w:t>
      </w:r>
      <w:r>
        <w:t xml:space="preserve"> </w:t>
      </w:r>
      <w:r>
        <w:t xml:space="preserve">The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 polynomial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polynomial">
        <w:r>
          <w:rPr>
            <w:rStyle w:val="Hyperlink"/>
          </w:rPr>
          <w:t xml:space="preserve">Definition 60</w:t>
        </w:r>
      </w:hyperlink>
      <w:r>
        <w:t xml:space="preserve">) are the</w:t>
      </w:r>
      <w:r>
        <w:t xml:space="preserve"> </w:t>
      </w:r>
      <w:r>
        <w:rPr>
          <w:b/>
          <w:bCs/>
        </w:rPr>
        <w:t xml:space="preserve">coefficients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k</m:t>
            </m:r>
          </m:sup>
        </m:sSup>
      </m:oMath>
      <w:r>
        <w:t xml:space="preserve">.</w:t>
      </w:r>
    </w:p>
    <w:bookmarkEnd w:id="209"/>
    <w:bookmarkStart w:id="210" w:name="def-polynomial-degree"/>
    <w:p>
      <w:pPr>
        <w:pStyle w:val="BodyText"/>
      </w:pPr>
      <w:r>
        <w:rPr>
          <w:b/>
          <w:bCs/>
        </w:rPr>
        <w:t xml:space="preserve">Definition 62 (Degree of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degree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210"/>
    <w:bookmarkStart w:id="211" w:name="exm-polynomial-degree"/>
    <w:p>
      <w:pPr>
        <w:pStyle w:val="BodyText"/>
      </w:pPr>
      <w:r>
        <w:rPr>
          <w:b/>
          <w:bCs/>
        </w:rPr>
        <w:t xml:space="preserve">Example 41 (Degrees of some polynomials)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4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:</w:t>
      </w:r>
      <w:r>
        <w:t xml:space="preserve"> </w:t>
      </w:r>
      <w:r>
        <w:t xml:space="preserve">the degree is the highest power with a nonzero coefficient,</w:t>
      </w:r>
      <w:r>
        <w:t xml:space="preserve"> </w:t>
      </w:r>
      <w:r>
        <w:t xml:space="preserve">not the power in the first term written.</w:t>
      </w:r>
    </w:p>
    <w:p>
      <w:pPr>
        <w:pStyle w:val="Compact"/>
        <w:numPr>
          <w:ilvl w:val="0"/>
          <w:numId w:val="1040"/>
        </w:numPr>
      </w:pP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</w:t>
        </w:r>
      </w:hyperlink>
      <w:r>
        <w:t xml:space="preserve"> </w:t>
      </w:r>
      <w:r>
        <w:t xml:space="preserve">polynomial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0</m:t>
        </m:r>
      </m:oMath>
      <w:r>
        <w:t xml:space="preserve">.</w:t>
      </w:r>
    </w:p>
    <w:bookmarkEnd w:id="211"/>
    <w:bookmarkStart w:id="212" w:name="def-polynomial-leading-coefficient"/>
    <w:p>
      <w:pPr>
        <w:pStyle w:val="FirstParagraph"/>
      </w:pPr>
      <w:r>
        <w:rPr>
          <w:b/>
          <w:bCs/>
        </w:rPr>
        <w:t xml:space="preserve">Definition 63 (Leading coefficient)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leading coefficient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212"/>
    <w:bookmarkStart w:id="213" w:name="exm-leading-coefficient"/>
    <w:p>
      <w:pPr>
        <w:pStyle w:val="BodyText"/>
      </w:pPr>
      <w:r>
        <w:rPr>
          <w:b/>
          <w:bCs/>
        </w:rPr>
        <w:t xml:space="preserve">Example 42 (Leading coefficients)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so its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not the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written first.</w:t>
      </w:r>
    </w:p>
    <w:p>
      <w:pPr>
        <w:pStyle w:val="Compact"/>
        <w:numPr>
          <w:ilvl w:val="0"/>
          <w:numId w:val="104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leading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213"/>
    <w:bookmarkStart w:id="215" w:name="def-quadratic-polynomial"/>
    <w:p>
      <w:pPr>
        <w:pStyle w:val="FirstParagraph"/>
      </w:pPr>
      <w:r>
        <w:rPr>
          <w:b/>
          <w:bCs/>
        </w:rPr>
        <w:t xml:space="preserve">Definition 64 (Quadratic polynomial)</w:t>
      </w:r>
      <w:r>
        <w:t xml:space="preserve"> </w:t>
      </w:r>
      <w:bookmarkStart w:id="214" w:name="def-quadratic-cubic"/>
      <w:bookmarkEnd w:id="214"/>
      <w:r>
        <w:t xml:space="preserve">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quadratic</w:t>
      </w:r>
      <w:r>
        <w:t xml:space="preserve"> </w:t>
      </w:r>
      <w:r>
        <w:t xml:space="preserve">[24]</w:t>
      </w:r>
      <w:r>
        <w:t xml:space="preserve"> </w:t>
      </w:r>
      <w:r>
        <w:t xml:space="preserve">polynomial.</w:t>
      </w:r>
    </w:p>
    <w:bookmarkEnd w:id="215"/>
    <w:bookmarkStart w:id="216" w:name="def-cubic-polynomial"/>
    <w:p>
      <w:pPr>
        <w:pStyle w:val="BodyText"/>
      </w:pPr>
      <w:r>
        <w:rPr>
          <w:b/>
          <w:bCs/>
        </w:rPr>
        <w:t xml:space="preserve">Definition 65 (Cubic polynomial)</w:t>
      </w:r>
      <w:r>
        <w:t xml:space="preserve"> </w:t>
      </w:r>
      <w:r>
        <w:t xml:space="preserve">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3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cubic</w:t>
      </w:r>
      <w:r>
        <w:t xml:space="preserve"> </w:t>
      </w:r>
      <w:r>
        <w:t xml:space="preserve">polynomial.</w:t>
      </w:r>
    </w:p>
    <w:bookmarkEnd w:id="216"/>
    <w:bookmarkStart w:id="217" w:name="exm-quadratic-cubic"/>
    <w:p>
      <w:pPr>
        <w:pStyle w:val="BodyText"/>
      </w:pPr>
      <w:r>
        <w:rPr>
          <w:b/>
          <w:bCs/>
        </w:rPr>
        <w:t xml:space="preserve">Example 43 (Quadratic and cubic polynomials)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is quadratic,</w:t>
      </w:r>
      <w:r>
        <w:t xml:space="preserve"> </w:t>
      </w:r>
      <w:r>
        <w:t xml:space="preserve">by</w:t>
      </w:r>
      <w:r>
        <w:t xml:space="preserve"> </w:t>
      </w:r>
      <w:hyperlink w:anchor="rem-square-of-a-difference">
        <w:r>
          <w:rPr>
            <w:rStyle w:val="Hyperlink"/>
          </w:rPr>
          <w:t xml:space="preserve">Remark 11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42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cubic.</w:t>
      </w:r>
    </w:p>
    <w:p>
      <w:pPr>
        <w:numPr>
          <w:ilvl w:val="0"/>
          <w:numId w:val="1042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neither: it has degree</w:t>
      </w:r>
      <w:r>
        <w:t xml:space="preserve"> </w:t>
      </w:r>
      <m:oMath>
        <m:r>
          <m:t>1</m:t>
        </m:r>
      </m:oMath>
      <w:r>
        <w:t xml:space="preserve">.</w:t>
      </w:r>
    </w:p>
    <w:bookmarkEnd w:id="217"/>
    <w:bookmarkStart w:id="218" w:name="def-parabola"/>
    <w:p>
      <w:pPr>
        <w:pStyle w:val="FirstParagraph"/>
      </w:pPr>
      <w:r>
        <w:rPr>
          <w:b/>
          <w:bCs/>
        </w:rPr>
        <w:t xml:space="preserve">Definition 66 (Parabola)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parabola</w:t>
      </w:r>
      <w:r>
        <w:t xml:space="preserve"> </w:t>
      </w:r>
      <w:r>
        <w:t xml:space="preserve">[25]</w:t>
      </w:r>
      <w:r>
        <w:t xml:space="preserve"> </w:t>
      </w:r>
      <w:r>
        <w:t xml:space="preserve">is the</w:t>
      </w:r>
      <w:r>
        <w:t xml:space="preserve"> </w:t>
      </w:r>
      <w:hyperlink r:id="rId79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 a quadratic polynomial (</w:t>
      </w:r>
      <w:hyperlink w:anchor="def-quadratic-polynomial">
        <w:r>
          <w:rPr>
            <w:rStyle w:val="Hyperlink"/>
          </w:rPr>
          <w:t xml:space="preserve">Definition 64</w:t>
        </w:r>
      </w:hyperlink>
      <w:r>
        <w:t xml:space="preserve">).</w:t>
      </w:r>
    </w:p>
    <w:bookmarkEnd w:id="218"/>
    <w:bookmarkStart w:id="219" w:name="exm-parabola"/>
    <w:p>
      <w:pPr>
        <w:pStyle w:val="BodyText"/>
      </w:pPr>
      <w:r>
        <w:rPr>
          <w:b/>
          <w:bCs/>
        </w:rPr>
        <w:t xml:space="preserve">Example 44 (The parabola</w:t>
      </w:r>
      <w:r>
        <w:rPr>
          <w:b/>
          <w:bCs/>
        </w:rP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parabola.</w:t>
      </w:r>
      <w:r>
        <w:t xml:space="preserve"> </w:t>
      </w:r>
      <w:r>
        <w:t xml:space="preserve">It contains the points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its lowest point is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bookmarkEnd w:id="219"/>
    <w:bookmarkEnd w:id="220"/>
    <w:bookmarkStart w:id="230" w:name="sec-affine-linear-functions"/>
    <w:p>
      <w:pPr>
        <w:pStyle w:val="Heading2"/>
      </w:pPr>
      <w:r>
        <w:t xml:space="preserve">17 Affine and linear functions of one variable</w:t>
      </w:r>
    </w:p>
    <w:bookmarkStart w:id="221" w:name="def-affine-function"/>
    <w:p>
      <w:pPr>
        <w:pStyle w:val="FirstParagraph"/>
      </w:pPr>
      <w:r>
        <w:rPr>
          <w:b/>
          <w:bCs/>
        </w:rPr>
        <w:t xml:space="preserve">Definition 67 (Affine function of one variable)</w:t>
      </w:r>
      <w:r>
        <w:t xml:space="preserve"> </w:t>
      </w:r>
      <w:r>
        <w:t xml:space="preserve">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affine</w:t>
      </w:r>
      <w:r>
        <w:t xml:space="preserve"> </w:t>
      </w:r>
      <w:r>
        <w:t xml:space="preserve">[26]</w:t>
      </w:r>
      <w:r>
        <w:t xml:space="preserve"> </w:t>
      </w:r>
      <w:r>
        <w:t xml:space="preserve">if there are numbers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221"/>
    <w:bookmarkStart w:id="222" w:name="def-slope"/>
    <w:p>
      <w:pPr>
        <w:pStyle w:val="FirstParagraph"/>
      </w:pPr>
      <w:r>
        <w:rPr>
          <w:b/>
          <w:bCs/>
        </w:rPr>
        <w:t xml:space="preserve">Definition 68 (Slope)</w:t>
      </w:r>
      <w:r>
        <w:t xml:space="preserve"> </w:t>
      </w:r>
      <w:r>
        <w:t xml:space="preserve">In the formula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for an affine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affine-function">
        <w:r>
          <w:rPr>
            <w:rStyle w:val="Hyperlink"/>
          </w:rPr>
          <w:t xml:space="preserve">Definition 67</w:t>
        </w:r>
      </w:hyperlink>
      <w:r>
        <w:t xml:space="preserve">),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[27]</w:t>
      </w:r>
      <w:r>
        <w:t xml:space="preserve">.</w:t>
      </w:r>
    </w:p>
    <w:bookmarkEnd w:id="222"/>
    <w:bookmarkStart w:id="223" w:name="def-intercept"/>
    <w:p>
      <w:pPr>
        <w:pStyle w:val="BodyText"/>
      </w:pPr>
      <w:r>
        <w:rPr>
          <w:b/>
          <w:bCs/>
        </w:rPr>
        <w:t xml:space="preserve">Definition 69 (Intercept)</w:t>
      </w:r>
      <w:r>
        <w:t xml:space="preserve"> </w:t>
      </w:r>
      <w:r>
        <w:t xml:space="preserve">In the formula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for an affine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affine-function">
        <w:r>
          <w:rPr>
            <w:rStyle w:val="Hyperlink"/>
          </w:rPr>
          <w:t xml:space="preserve">Definition 67</w:t>
        </w:r>
      </w:hyperlink>
      <w:r>
        <w:t xml:space="preserve">),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223"/>
    <w:bookmarkStart w:id="224" w:name="def-linear-function"/>
    <w:p>
      <w:pPr>
        <w:pStyle w:val="BodyText"/>
      </w:pPr>
      <w:r>
        <w:rPr>
          <w:b/>
          <w:bCs/>
        </w:rPr>
        <w:t xml:space="preserve">Definition 70 (Linear function of one variable)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linear</w:t>
      </w:r>
      <w:r>
        <w:t xml:space="preserve"> </w:t>
      </w:r>
      <w:r>
        <w:t xml:space="preserve">[28]</w:t>
      </w:r>
      <w:r>
        <w:t xml:space="preserve"> </w:t>
      </w:r>
      <w:r>
        <w:t xml:space="preserve">if it is affine (</w:t>
      </w:r>
      <w:hyperlink w:anchor="def-affine-function">
        <w:r>
          <w:rPr>
            <w:rStyle w:val="Hyperlink"/>
          </w:rPr>
          <w:t xml:space="preserve">Definition 67</w:t>
        </w:r>
      </w:hyperlink>
      <w:r>
        <w:t xml:space="preserve">) with intercept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that is, if there is 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224"/>
    <w:bookmarkStart w:id="225" w:name="thm-affine-function-props"/>
    <w:p>
      <w:pPr>
        <w:pStyle w:val="FirstParagraph"/>
      </w:pPr>
      <w:r>
        <w:rPr>
          <w:b/>
          <w:bCs/>
        </w:rPr>
        <w:t xml:space="preserve">Theorem 22 (Intercept and slope of an affine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be an affine function (</w:t>
      </w:r>
      <w:hyperlink w:anchor="def-affine-function">
        <w:r>
          <w:rPr>
            <w:rStyle w:val="Hyperlink"/>
          </w:rPr>
          <w:t xml:space="preserve">Definition 67</w:t>
        </w:r>
      </w:hyperlink>
      <w:r>
        <w:t xml:space="preserve">).</w:t>
      </w:r>
    </w:p>
    <w:p>
      <w:pPr>
        <w:pStyle w:val="Compact"/>
        <w:numPr>
          <w:ilvl w:val="0"/>
          <w:numId w:val="1043"/>
        </w:numPr>
      </w:pPr>
      <w:r>
        <w:t xml:space="preserve">The intercept is the value at zero: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43"/>
        </w:numPr>
      </w:pPr>
      <w:r>
        <w:t xml:space="preserve">The slope is the change in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per unit change in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m</m:t>
          </m:r>
        </m:oMath>
      </m:oMathPara>
    </w:p>
    <w:p>
      <w:pPr>
        <w:pStyle w:val="Compact"/>
        <w:numPr>
          <w:ilvl w:val="0"/>
          <w:numId w:val="1043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determines its slope and intercept:</w:t>
      </w:r>
      <w:r>
        <w:t xml:space="preserve"> </w:t>
      </w:r>
      <w:r>
        <w:t xml:space="preserve">if also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</m:oMath>
      <w:r>
        <w:t xml:space="preserve">, then</w:t>
      </w:r>
      <w:r>
        <w:t xml:space="preserve"> </w:t>
      </w:r>
      <m:oMath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2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(any number times </m:t>
              </m:r>
              <m:r>
                <m:t>0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w:r>
        <w:t xml:space="preserve">First the numerator: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sum subtracts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, swapping </m:t>
              </m:r>
              <m:r>
                <m:t>b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Theorem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</m:t>
              </m:r>
              <m:r>
                <m:rPr>
                  <m:nor/>
                  <m:sty m:val="p"/>
                </m:rPr>
                <m:t>, read right to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a negative is subtracting)</m:t>
              </m:r>
            </m:e>
          </m:eqArr>
        </m:oMath>
      </m:oMathPara>
    </w:p>
    <w:p>
      <w:pPr>
        <w:pStyle w:val="FirstParagraph"/>
      </w:pPr>
      <w:r>
        <w:t xml:space="preserve">Then, writing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which is not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nonzero number divided by itself is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w:r>
        <w:t xml:space="preserve">Part 1, applied to each formula,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Part 2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applied to each formula,</w:t>
      </w:r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m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Start w:id="226" w:name="exm-affine-function"/>
    <w:p>
      <w:pPr>
        <w:pStyle w:val="FirstParagraph"/>
      </w:pPr>
      <w:r>
        <w:rPr>
          <w:b/>
          <w:bCs/>
        </w:rPr>
        <w:t xml:space="preserve">Example 45 (An affine function, and a linear one)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3</m:t>
        </m:r>
      </m:oMath>
      <w:r>
        <w:t xml:space="preserve"> </w:t>
      </w:r>
      <w:r>
        <w:t xml:space="preserve">is affine with slope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intercept</w:t>
      </w:r>
      <w:r>
        <w:t xml:space="preserve"> </w:t>
      </w:r>
      <m:oMath>
        <m:r>
          <m:t>3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affine-function-props">
        <w:r>
          <w:rPr>
            <w:rStyle w:val="Hyperlink"/>
          </w:rPr>
          <w:t xml:space="preserve">Theorem 22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raises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Its intercept is not</w:t>
      </w:r>
      <w:r>
        <w:t xml:space="preserve"> </w:t>
      </w:r>
      <m:oMath>
        <m:r>
          <m:t>0</m:t>
        </m:r>
      </m:oMath>
      <w:r>
        <w:t xml:space="preserve">, so it is not linear.</w:t>
      </w:r>
    </w:p>
    <w:p>
      <w:pPr>
        <w:pStyle w:val="BodyText"/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x</m:t>
        </m:r>
      </m:oMath>
      <w:r>
        <w:t xml:space="preserve"> </w:t>
      </w:r>
      <w:r>
        <w:t xml:space="preserve">is affine with intercept</w:t>
      </w:r>
      <w:r>
        <w:t xml:space="preserve"> </w:t>
      </w:r>
      <m:oMath>
        <m:r>
          <m:t>0</m:t>
        </m:r>
      </m:oMath>
      <w:r>
        <w:t xml:space="preserve">, so it is linear: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lowers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226"/>
    <w:bookmarkStart w:id="229" w:name="rem-linear-function-terminology"/>
    <w:p>
      <w:pPr>
        <w:pStyle w:val="BodyText"/>
      </w:pPr>
      <w:r>
        <w:rPr>
          <w:i/>
          <w:iCs/>
        </w:rPr>
        <w:t xml:space="preserve">Remark 18</w:t>
      </w:r>
      <w:r>
        <w:t xml:space="preserve"> (Elementary algebra calls</w:t>
      </w:r>
      <w:r>
        <w:t xml:space="preserve"> </w:t>
      </w:r>
      <m:oMath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“linear”</w:t>
      </w:r>
      <w:r>
        <w:t xml:space="preserve">). </w:t>
      </w:r>
      <w:r>
        <w:t xml:space="preserve">Elementary algebra usually calls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linear function</w:t>
      </w:r>
      <w:r>
        <w:t xml:space="preserve">,</w:t>
      </w:r>
      <w:r>
        <w:t xml:space="preserve"> </w:t>
      </w:r>
      <w:r>
        <w:t xml:space="preserve">because its graph is a straight line.</w:t>
      </w:r>
      <w:r>
        <w:t xml:space="preserve"> </w:t>
      </w:r>
      <w:r>
        <w:t xml:space="preserve">This site calls that an affine function</w:t>
      </w:r>
      <w:r>
        <w:t xml:space="preserve"> </w:t>
      </w:r>
      <w:r>
        <w:t xml:space="preserve">and keeps</w:t>
      </w:r>
      <w:r>
        <w:t xml:space="preserve"> </w:t>
      </w:r>
      <w:r>
        <w:t xml:space="preserve">“linear”</w:t>
      </w:r>
      <w:r>
        <w:t xml:space="preserve"> </w:t>
      </w:r>
      <w:r>
        <w:t xml:space="preserve">for the case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that is the sense used in linear algebra,</w:t>
      </w:r>
      <w:r>
        <w:t xml:space="preserve"> </w:t>
      </w:r>
      <w:r>
        <w:t xml:space="preserve">where a</w:t>
      </w:r>
      <w:r>
        <w:t xml:space="preserve"> </w:t>
      </w:r>
      <w:hyperlink r:id="rId227">
        <w:r>
          <w:rPr>
            <w:rStyle w:val="Hyperlink"/>
          </w:rPr>
          <w:t xml:space="preserve">linear map</w:t>
        </w:r>
      </w:hyperlink>
      <w:r>
        <w:t xml:space="preserve"> </w:t>
      </w:r>
      <w:r>
        <w:t xml:space="preserve">must send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228">
        <w:r>
          <w:rPr>
            <w:rStyle w:val="Hyperlink"/>
          </w:rPr>
          <w:t xml:space="preserve">theorem</w:t>
        </w:r>
      </w:hyperlink>
      <w:r>
        <w:t xml:space="preserve">).</w:t>
      </w:r>
    </w:p>
    <w:bookmarkEnd w:id="229"/>
    <w:bookmarkEnd w:id="230"/>
    <w:bookmarkStart w:id="239" w:name="sec-sequence-limits"/>
    <w:p>
      <w:pPr>
        <w:pStyle w:val="Heading2"/>
      </w:pPr>
      <w:r>
        <w:t xml:space="preserve">18 Limits of sequences</w:t>
      </w:r>
    </w:p>
    <w:bookmarkStart w:id="232" w:name="def-sequence-limit"/>
    <w:p>
      <w:pPr>
        <w:pStyle w:val="FirstParagraph"/>
      </w:pPr>
      <w:r>
        <w:rPr>
          <w:b/>
          <w:bCs/>
        </w:rPr>
        <w:t xml:space="preserve">Definition 71 (Limit of a sequence)</w:t>
      </w:r>
      <w:r>
        <w:t xml:space="preserve"> </w:t>
      </w:r>
      <w:r>
        <w:t xml:space="preserve">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 a</w:t>
      </w:r>
      <w:r>
        <w:t xml:space="preserve"> </w:t>
      </w:r>
      <w:hyperlink r:id="rId231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t xml:space="preserve">[29]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L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≥</m:t>
          </m:r>
          <m:r>
            <m:t>N</m:t>
          </m:r>
          <m:r>
            <m:rPr>
              <m:sty m:val="p"/>
            </m:rPr>
            <m:t>.</m:t>
          </m:r>
        </m:oMath>
      </m:oMathPara>
    </w:p>
    <w:bookmarkEnd w:id="232"/>
    <w:bookmarkStart w:id="233" w:name="exm-sequence-limit"/>
    <w:p>
      <w:pPr>
        <w:pStyle w:val="FirstParagraph"/>
      </w:pPr>
      <w:r>
        <w:rPr>
          <w:b/>
          <w:bCs/>
        </w:rPr>
        <w:t xml:space="preserve">Example 46 (The limit of a sequence)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has limit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any natural number larger than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ε</m:t>
            </m:r>
          </m:den>
        </m:f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  <m:r>
              <m:rPr>
                <m:sty m:val="p"/>
              </m:rPr>
              <m:t>−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&lt;</m:t>
        </m:r>
        <m:r>
          <m:t>ε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 take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101</m:t>
        </m:r>
      </m:oMath>
      <w:r>
        <w:t xml:space="preserve">: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101</m:t>
        </m:r>
      </m:oMath>
      <w:r>
        <w:t xml:space="preserve"> </w:t>
      </w:r>
      <w:r>
        <w:t xml:space="preserve">has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101</m:t>
            </m:r>
          </m:den>
        </m:f>
        <m:r>
          <m:rPr>
            <m:sty m:val="p"/>
          </m:rPr>
          <m:t>&lt;</m:t>
        </m:r>
        <m:r>
          <m:t>0.01</m:t>
        </m:r>
      </m:oMath>
      <w:r>
        <w:t xml:space="preserve">.</w:t>
      </w:r>
    </w:p>
    <w:bookmarkEnd w:id="233"/>
    <w:bookmarkStart w:id="234" w:name="def-convergent-sequence"/>
    <w:p>
      <w:pPr>
        <w:pStyle w:val="BodyText"/>
      </w:pPr>
      <w:r>
        <w:rPr>
          <w:b/>
          <w:bCs/>
        </w:rPr>
        <w:t xml:space="preserve">Definition 72 (Convergent sequence (converges))</w:t>
      </w:r>
      <w:r>
        <w:t xml:space="preserve"> </w:t>
      </w:r>
      <w:r>
        <w:t xml:space="preserve">A sequence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its limit (</w:t>
      </w:r>
      <w:hyperlink w:anchor="def-sequence-limit">
        <w:r>
          <w:rPr>
            <w:rStyle w:val="Hyperlink"/>
          </w:rPr>
          <w:t xml:space="preserve">Definition 71</w:t>
        </w:r>
      </w:hyperlink>
      <w:r>
        <w:t xml:space="preserve">).</w:t>
      </w:r>
      <w:r>
        <w:t xml:space="preserve"> </w:t>
      </w:r>
      <w:r>
        <w:t xml:space="preserve">A sequence that converges to some real number is</w:t>
      </w:r>
      <w:r>
        <w:t xml:space="preserve"> </w:t>
      </w:r>
      <w:r>
        <w:rPr>
          <w:b/>
          <w:bCs/>
        </w:rPr>
        <w:t xml:space="preserve">convergent</w:t>
      </w:r>
      <w:r>
        <w:t xml:space="preserve">.</w:t>
      </w:r>
    </w:p>
    <w:bookmarkEnd w:id="234"/>
    <w:bookmarkStart w:id="235" w:name="exm-convergent-sequence"/>
    <w:p>
      <w:pPr>
        <w:pStyle w:val="BodyText"/>
      </w:pPr>
      <w:r>
        <w:rPr>
          <w:b/>
          <w:bCs/>
        </w:rPr>
        <w:t xml:space="preserve">Example 47 (A convergent sequence)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, because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its limit (</w:t>
      </w:r>
      <w:hyperlink w:anchor="exm-sequence-limit">
        <w:r>
          <w:rPr>
            <w:rStyle w:val="Hyperlink"/>
          </w:rPr>
          <w:t xml:space="preserve">Example 46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is convergent.</w:t>
      </w:r>
    </w:p>
    <w:bookmarkEnd w:id="235"/>
    <w:bookmarkStart w:id="236" w:name="def-divergent-sequence"/>
    <w:p>
      <w:pPr>
        <w:pStyle w:val="BodyText"/>
      </w:pPr>
      <w:r>
        <w:rPr>
          <w:b/>
          <w:bCs/>
        </w:rPr>
        <w:t xml:space="preserve">Definition 73 (Divergent sequence (diverges))</w:t>
      </w:r>
      <w:r>
        <w:t xml:space="preserve"> </w:t>
      </w:r>
      <w:r>
        <w:t xml:space="preserve">A sequence that does not converge (</w:t>
      </w:r>
      <w:hyperlink w:anchor="def-convergent-sequence">
        <w:r>
          <w:rPr>
            <w:rStyle w:val="Hyperlink"/>
          </w:rPr>
          <w:t xml:space="preserve">Definition 72</w:t>
        </w:r>
      </w:hyperlink>
      <w:r>
        <w:t xml:space="preserve">) to any real number</w:t>
      </w:r>
      <w:r>
        <w:t xml:space="preserve"> </w:t>
      </w:r>
      <w:r>
        <w:rPr>
          <w:b/>
          <w:bCs/>
        </w:rPr>
        <w:t xml:space="preserve">diverges</w:t>
      </w:r>
      <w:r>
        <w:t xml:space="preserve">,</w:t>
      </w:r>
      <w:r>
        <w:t xml:space="preserve"> </w:t>
      </w:r>
      <w:r>
        <w:t xml:space="preserve">and a sequence that diverges is</w:t>
      </w:r>
      <w:r>
        <w:t xml:space="preserve"> </w:t>
      </w:r>
      <w:r>
        <w:rPr>
          <w:b/>
          <w:bCs/>
        </w:rPr>
        <w:t xml:space="preserve">divergent</w:t>
      </w:r>
      <w:r>
        <w:t xml:space="preserve">.</w:t>
      </w:r>
    </w:p>
    <w:bookmarkEnd w:id="236"/>
    <w:bookmarkStart w:id="237" w:name="exm-divergent-sequence"/>
    <w:p>
      <w:pPr>
        <w:pStyle w:val="BodyText"/>
      </w:pPr>
      <w:r>
        <w:rPr>
          <w:b/>
          <w:bCs/>
        </w:rPr>
        <w:t xml:space="preserve">Example 48 (A divergent sequence)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L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works.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5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7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5</m:t>
            </m:r>
          </m:e>
        </m:d>
        <m:r>
          <m:t>​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It diverges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M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natural number larger than</w:t>
      </w:r>
      <w:r>
        <w:t xml:space="preserve"> </w:t>
      </w:r>
      <m:oMath>
        <m:r>
          <m:t>M</m:t>
        </m:r>
      </m:oMath>
      <w:r>
        <w:t xml:space="preserve">.</w:t>
      </w:r>
    </w:p>
    <w:bookmarkEnd w:id="237"/>
    <w:bookmarkStart w:id="238" w:name="def-diverges-to-infinity"/>
    <w:p>
      <w:pPr>
        <w:pStyle w:val="BodyText"/>
      </w:pPr>
      <w:r>
        <w:rPr>
          <w:b/>
          <w:bCs/>
        </w:rPr>
        <w:t xml:space="preserve">Definition 74 (Divergence of a sequence to infinity)</w:t>
      </w:r>
      <w:r>
        <w:t xml:space="preserve"> </w:t>
      </w:r>
      <w:r>
        <w:t xml:space="preserve">A</w:t>
      </w:r>
      <w:r>
        <w:t xml:space="preserve"> </w:t>
      </w:r>
      <w:hyperlink r:id="rId231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diverges to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t xml:space="preserve">, 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if for every real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</w:p>
    <w:bookmarkEnd w:id="238"/>
    <w:bookmarkEnd w:id="239"/>
    <w:bookmarkStart w:id="248" w:name="sec-series"/>
    <w:p>
      <w:pPr>
        <w:pStyle w:val="Heading2"/>
      </w:pPr>
      <w:r>
        <w:t xml:space="preserve">19 Series</w:t>
      </w:r>
    </w:p>
    <w:bookmarkStart w:id="241" w:name="def-non-decreasing"/>
    <w:p>
      <w:pPr>
        <w:pStyle w:val="FirstParagraph"/>
      </w:pPr>
      <w:r>
        <w:rPr>
          <w:b/>
          <w:bCs/>
        </w:rPr>
        <w:t xml:space="preserve">Definition 75 (Non-decreasing sequence)</w:t>
      </w:r>
      <w:r>
        <w:t xml:space="preserve"> </w:t>
      </w:r>
      <w:r>
        <w:t xml:space="preserve">A</w:t>
      </w:r>
      <w:r>
        <w:t xml:space="preserve"> </w:t>
      </w:r>
      <w:hyperlink r:id="rId231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real numbers or of</w:t>
      </w:r>
      <w:r>
        <w:t xml:space="preserve"> </w:t>
      </w:r>
      <w:hyperlink r:id="rId240">
        <w:r>
          <w:rPr>
            <w:rStyle w:val="Hyperlink"/>
          </w:rPr>
          <w:t xml:space="preserve">extended non-negative reals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non-decreasing</w:t>
      </w:r>
      <w:r>
        <w:t xml:space="preserve"> </w:t>
      </w:r>
      <w:r>
        <w:t xml:space="preserve">if each term is at least as large as the one before it: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N</m:t>
          </m:r>
        </m:oMath>
      </m:oMathPara>
    </w:p>
    <w:bookmarkEnd w:id="241"/>
    <w:bookmarkStart w:id="242" w:name="exm-non-decreasing"/>
    <w:p>
      <w:pPr>
        <w:pStyle w:val="FirstParagraph"/>
      </w:pPr>
      <w:r>
        <w:rPr>
          <w:b/>
          <w:bCs/>
        </w:rPr>
        <w:t xml:space="preserve">Example 49 (Non-decreasing and not)</w:t>
      </w:r>
      <w:r>
        <w:t xml:space="preserve"> </w:t>
      </w:r>
      <w:r>
        <w:t xml:space="preserve"> </w:t>
      </w:r>
    </w:p>
    <w:p>
      <w:pPr>
        <w:numPr>
          <w:ilvl w:val="0"/>
          <w:numId w:val="1044"/>
        </w:numPr>
      </w:pP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non-decreasing:</w:t>
      </w:r>
      <w:r>
        <w:t xml:space="preserve"> </w:t>
      </w:r>
      <w:r>
        <w:t xml:space="preserve">a term may equal the one before it.</w:t>
      </w:r>
    </w:p>
    <w:p>
      <w:pPr>
        <w:numPr>
          <w:ilvl w:val="0"/>
          <w:numId w:val="1044"/>
        </w:numPr>
      </w:pP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is greater than every real number.</w:t>
      </w:r>
    </w:p>
    <w:p>
      <w:pPr>
        <w:numPr>
          <w:ilvl w:val="0"/>
          <w:numId w:val="1044"/>
        </w:numPr>
      </w:pPr>
      <m:oMath>
        <m:r>
          <m:t>1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not non-decreasing,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242"/>
    <w:bookmarkStart w:id="243" w:name="def-partial-sum"/>
    <w:p>
      <w:pPr>
        <w:pStyle w:val="FirstParagraph"/>
      </w:pPr>
      <w:r>
        <w:rPr>
          <w:b/>
          <w:bCs/>
        </w:rPr>
        <w:t xml:space="preserve">Definition 76 (Partial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a</w:t>
      </w:r>
      <w:r>
        <w:t xml:space="preserve"> </w:t>
      </w:r>
      <w:hyperlink r:id="rId231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of real numbers or of</w:t>
      </w:r>
      <w:r>
        <w:t xml:space="preserve"> </w:t>
      </w:r>
      <w:hyperlink r:id="rId240">
        <w:r>
          <w:rPr>
            <w:rStyle w:val="Hyperlink"/>
          </w:rPr>
          <w:t xml:space="preserve">extended non-negative reals</w:t>
        </w:r>
      </w:hyperlink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 its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partial sum</w:t>
      </w:r>
      <w:r>
        <w:t xml:space="preserve"> </w:t>
      </w:r>
      <w:r>
        <w:t xml:space="preserve">[30]</w:t>
      </w:r>
      <w:r>
        <w:t xml:space="preserve"> </w:t>
      </w:r>
      <w:r>
        <w:t xml:space="preserve">is the</w:t>
      </w:r>
      <w:r>
        <w:t xml:space="preserve"> </w:t>
      </w:r>
      <w:hyperlink w:anchor="def-summation">
        <w:r>
          <w:rPr>
            <w:rStyle w:val="Hyperlink"/>
          </w:rPr>
          <w:t xml:space="preserve">sum</w:t>
        </w:r>
      </w:hyperlink>
      <w:r>
        <w:t xml:space="preserve"> </w:t>
      </w:r>
      <w:r>
        <w:t xml:space="preserve">of its first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bookmarkEnd w:id="243"/>
    <w:bookmarkStart w:id="244" w:name="exm-partial-sum"/>
    <w:p>
      <w:pPr>
        <w:pStyle w:val="FirstParagraph"/>
      </w:pPr>
      <w:r>
        <w:rPr>
          <w:b/>
          <w:bCs/>
        </w:rPr>
        <w:t xml:space="preserve">Example 50 (Partial sums of halves)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, the sequence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first three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8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general,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244"/>
    <w:bookmarkStart w:id="245" w:name="def-infinite-sum"/>
    <w:p>
      <w:pPr>
        <w:pStyle w:val="BodyText"/>
      </w:pPr>
      <w:r>
        <w:rPr>
          <w:b/>
          <w:bCs/>
        </w:rPr>
        <w:t xml:space="preserve">Definition 77 (Infinite sum (series))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a sequence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artial-sum">
        <w:r>
          <w:rPr>
            <w:rStyle w:val="Hyperlink"/>
          </w:rPr>
          <w:t xml:space="preserve">Definition 76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infinite sum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series</w:t>
      </w:r>
      <w:r>
        <w:t xml:space="preserve">)</w:t>
      </w:r>
      <w:r>
        <w:t xml:space="preserve"> </w:t>
      </w:r>
      <w:r>
        <w:t xml:space="preserve">[30]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 the limit of the partial sums: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Here the limit is a real number</w:t>
      </w:r>
      <w:r>
        <w:t xml:space="preserve"> </w:t>
      </w:r>
      <w:r>
        <w:t xml:space="preserve">when the partial sums are real numbers that</w:t>
      </w:r>
      <w:r>
        <w:t xml:space="preserve"> </w:t>
      </w:r>
      <w:hyperlink w:anchor="def-convergent-sequence">
        <w:r>
          <w:rPr>
            <w:rStyle w:val="Hyperlink"/>
          </w:rPr>
          <w:t xml:space="preserve">converge</w:t>
        </w:r>
      </w:hyperlink>
      <w:r>
        <w:t xml:space="preserve"> </w:t>
      </w:r>
      <w:r>
        <w:t xml:space="preserve">to it,</w:t>
      </w:r>
      <w:r>
        <w:t xml:space="preserve"> </w:t>
      </w:r>
      <w:r>
        <w:t xml:space="preserve">and 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when the partial sums</w:t>
      </w:r>
      <w:r>
        <w:t xml:space="preserve"> </w:t>
      </w:r>
      <w:hyperlink w:anchor="def-diverges-to-infinity">
        <w:r>
          <w:rPr>
            <w:rStyle w:val="Hyperlink"/>
          </w:rPr>
          <w:t xml:space="preserve">diverge to</w:t>
        </w:r>
        <w:r>
          <w:rPr>
            <w:rStyle w:val="Hyperlink"/>
          </w:rPr>
          <w:t xml:space="preserve"> </w:t>
        </w:r>
        <m:oMath>
          <m:r>
            <m:rPr>
              <m:sty m:val="p"/>
            </m:rPr>
            <m:t>∞</m:t>
          </m:r>
        </m:oMath>
      </w:hyperlink>
      <w:r>
        <w:t xml:space="preserve"> </w:t>
      </w:r>
      <w:r>
        <w:t xml:space="preserve">or some partial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hyperlink w:anchor="lem-nonneg-series">
        <w:r>
          <w:rPr>
            <w:rStyle w:val="Hyperlink"/>
          </w:rPr>
          <w:t xml:space="preserve">Lemma 1</w:t>
        </w:r>
      </w:hyperlink>
      <w:r>
        <w:t xml:space="preserve">, next, shows that one of these always happens.</w:t>
      </w:r>
      <w:r>
        <w:t xml:space="preserve"> </w:t>
      </w:r>
      <w:r>
        <w:t xml:space="preserve">Sums with other index ranges, such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k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are defined the same way.</w:t>
      </w:r>
    </w:p>
    <w:bookmarkEnd w:id="245"/>
    <w:bookmarkStart w:id="246" w:name="exm-infinite-sum"/>
    <w:p>
      <w:pPr>
        <w:pStyle w:val="BodyText"/>
      </w:pPr>
      <w:r>
        <w:rPr>
          <w:b/>
          <w:bCs/>
        </w:rPr>
        <w:t xml:space="preserve">Example 51 (A finite and an infinite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5"/>
        </w:numPr>
      </w:pP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, the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exm-partial-sum">
        <w:r>
          <w:rPr>
            <w:rStyle w:val="Hyperlink"/>
          </w:rPr>
          <w:t xml:space="preserve">Example 50</w:t>
        </w:r>
      </w:hyperlink>
      <w:r>
        <w:t xml:space="preserve">)</w:t>
      </w:r>
      <w:r>
        <w:t xml:space="preserve"> </w:t>
      </w:r>
      <w:r>
        <w:t xml:space="preserve">converge to</w:t>
      </w:r>
      <w:r>
        <w:t xml:space="preserve"> </w:t>
      </w:r>
      <m:oMath>
        <m:r>
          <m:t>1</m:t>
        </m:r>
      </m:oMath>
      <w:r>
        <w:t xml:space="preserve">, because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45"/>
        </w:numPr>
      </w:pP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which diverge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246"/>
    <w:bookmarkStart w:id="247" w:name="lem-nonneg-series"/>
    <w:p>
      <w:pPr>
        <w:pStyle w:val="FirstParagraph"/>
      </w:pPr>
      <w:r>
        <w:rPr>
          <w:b/>
          <w:bCs/>
        </w:rPr>
        <w:t xml:space="preserve">Lemma 1 (Sums of non-negative terms)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artial-sum">
        <w:r>
          <w:rPr>
            <w:rStyle w:val="Hyperlink"/>
          </w:rPr>
          <w:t xml:space="preserve">Definition 76</w:t>
        </w:r>
      </w:hyperlink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 partial sums are</w:t>
      </w:r>
      <w:r>
        <w:t xml:space="preserve"> </w:t>
      </w:r>
      <w:hyperlink w:anchor="def-non-decreasing">
        <w:r>
          <w:rPr>
            <w:rStyle w:val="Hyperlink"/>
          </w:rPr>
          <w:t xml:space="preserve">non-decreasing</w:t>
        </w:r>
      </w:hyperlink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≤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</m:oMath>
      <w:r>
        <w:t xml:space="preserve">,</w:t>
      </w:r>
      <w:r>
        <w:t xml:space="preserve"> </w:t>
      </w:r>
      <w:r>
        <w:t xml:space="preserve">so their</w:t>
      </w:r>
      <w:r>
        <w:t xml:space="preserve"> </w:t>
      </w:r>
      <w:hyperlink w:anchor="def-sequence-limit">
        <w:r>
          <w:rPr>
            <w:rStyle w:val="Hyperlink"/>
          </w:rPr>
          <w:t xml:space="preserve">limit</w:t>
        </w:r>
      </w:hyperlink>
      <w:r>
        <w:t xml:space="preserve">,</w:t>
      </w:r>
      <w:r>
        <w:t xml:space="preserve"> </w:t>
      </w:r>
      <w:r>
        <w:t xml:space="preserve">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(</w:t>
      </w:r>
      <w:hyperlink w:anchor="def-infinite-sum">
        <w:r>
          <w:rPr>
            <w:rStyle w:val="Hyperlink"/>
          </w:rPr>
          <w:t xml:space="preserve">Definition 77</w:t>
        </w:r>
      </w:hyperlink>
      <w:r>
        <w:t xml:space="preserve">),</w:t>
      </w:r>
      <w:r>
        <w:t xml:space="preserve"> </w:t>
      </w:r>
      <w:r>
        <w:t xml:space="preserve">always exists,</w:t>
      </w:r>
      <w:r>
        <w:t xml:space="preserve"> </w:t>
      </w:r>
      <w:r>
        <w:t xml:space="preserve">and it is either a finite number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24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 some partial sum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w:r>
        <w:t xml:space="preserve">so the limit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Otherwise, the partial sums form a non-decreasing sequence of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.</w:t>
      </w:r>
      <w:r>
        <w:t xml:space="preserve"> </w:t>
      </w:r>
      <w:r>
        <w:t xml:space="preserve">If that sequence is</w:t>
      </w:r>
      <w:r>
        <w:t xml:space="preserve"> </w:t>
      </w:r>
      <w:hyperlink w:anchor="def-bounded-above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it</w:t>
      </w:r>
      <w:r>
        <w:t xml:space="preserve"> </w:t>
      </w:r>
      <w:hyperlink w:anchor="def-convergent-sequence">
        <w:r>
          <w:rPr>
            <w:rStyle w:val="Hyperlink"/>
          </w:rPr>
          <w:t xml:space="preserve">converges</w:t>
        </w:r>
      </w:hyperlink>
      <w:r>
        <w:t xml:space="preserve"> </w:t>
      </w:r>
      <w:r>
        <w:t xml:space="preserve">to a finite number</w:t>
      </w:r>
      <w:r>
        <w:t xml:space="preserve"> </w:t>
      </w:r>
      <w:r>
        <w:t xml:space="preserve">[31]</w:t>
      </w:r>
      <w:r>
        <w:t xml:space="preserve">.</w:t>
      </w:r>
      <w:r>
        <w:t xml:space="preserve"> </w:t>
      </w:r>
      <w:r>
        <w:t xml:space="preserve">If it is not bounded above,</w:t>
      </w:r>
      <w:r>
        <w:t xml:space="preserve"> </w:t>
      </w:r>
      <w:r>
        <w:t xml:space="preserve">then for every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some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exceeds</w:t>
      </w:r>
      <w:r>
        <w:t xml:space="preserve"> </w:t>
      </w:r>
      <m:oMath>
        <m:r>
          <m:t>M</m:t>
        </m:r>
      </m:oMath>
      <w:r>
        <w:t xml:space="preserve">,</w:t>
      </w:r>
      <w:r>
        <w:t xml:space="preserve"> </w:t>
      </w:r>
      <w:r>
        <w:t xml:space="preserve">and so does every later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;</w:t>
      </w:r>
      <w:r>
        <w:t xml:space="preserve"> </w:t>
      </w:r>
      <w:r>
        <w:t xml:space="preserve">the limit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248"/>
    <w:bookmarkStart w:id="292" w:name="exponentials-and-logarithms"/>
    <w:p>
      <w:pPr>
        <w:pStyle w:val="Heading2"/>
      </w:pPr>
      <w:r>
        <w:t xml:space="preserve">20 Exponentials and Logarithms</w:t>
      </w:r>
    </w:p>
    <w:bookmarkStart w:id="249" w:name="def-exponential-function"/>
    <w:p>
      <w:pPr>
        <w:pStyle w:val="FirstParagraph"/>
      </w:pPr>
      <w:r>
        <w:rPr>
          <w:b/>
          <w:bCs/>
        </w:rPr>
        <w:t xml:space="preserve">Definition 78 (Exponential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exponential function</w:t>
      </w:r>
      <w:r>
        <w:t xml:space="preserve"> </w:t>
      </w:r>
      <w:r>
        <w:t xml:space="preserve">[32]</w:t>
      </w:r>
      <w:r>
        <w:t xml:space="preserve"> </w:t>
      </w:r>
      <m:oMath>
        <m:r>
          <m:rPr>
            <m:sty m:val="p"/>
          </m:rPr>
          <m:t>exp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sequence-limit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of the</w:t>
      </w:r>
      <w:r>
        <w:t xml:space="preserve"> </w:t>
      </w:r>
      <w:hyperlink r:id="rId231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1</m:t>
                </m:r>
              </m:den>
            </m:f>
          </m:e>
        </m:d>
        <m:sSup>
          <m:e>
            <m:r>
              <m:t>​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2</m:t>
                </m:r>
              </m:den>
            </m:f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That limit exists for every real number</w:t>
      </w:r>
      <w:r>
        <w:t xml:space="preserve"> </w:t>
      </w:r>
      <m:oMath>
        <m:r>
          <m:t>x</m:t>
        </m:r>
      </m:oMath>
      <w:r>
        <w:t xml:space="preserve">, and it is positive.</w:t>
      </w:r>
    </w:p>
    <w:bookmarkEnd w:id="249"/>
    <w:bookmarkStart w:id="250" w:name="exm-exponential-function"/>
    <w:p>
      <w:pPr>
        <w:pStyle w:val="BodyText"/>
      </w:pPr>
      <w:r>
        <w:rPr>
          <w:b/>
          <w:bCs/>
        </w:rPr>
        <w:t xml:space="preserve">Example 52 (Approximating</w:t>
      </w:r>
      <w:r>
        <w:rPr>
          <w:b/>
          <w:bCs/>
        </w:rP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terms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</m:e>
        </m:d>
        <m:sSup>
          <m:e>
            <m:r>
              <m:t>​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are: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2.59374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2.70481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2.71692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They approach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every term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0</m:t>
            </m:r>
          </m:e>
        </m:d>
        <m:sSup>
          <m:e>
            <m:r>
              <m:t>​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50"/>
    <w:bookmarkStart w:id="251" w:name="def-euler-number"/>
    <w:p>
      <w:pPr>
        <w:pStyle w:val="BodyText"/>
      </w:pPr>
      <w:r>
        <w:rPr>
          <w:b/>
          <w:bCs/>
        </w:rPr>
        <w:t xml:space="preserve">Definition 79 (Euler’s number)</w:t>
      </w:r>
      <w:r>
        <w:t xml:space="preserve"> </w:t>
      </w:r>
      <w:r>
        <w:rPr>
          <w:b/>
          <w:bCs/>
        </w:rPr>
        <w:t xml:space="preserve">Euler’s number</w:t>
      </w:r>
      <w:r>
        <w:t xml:space="preserve"> </w:t>
      </w:r>
      <w:r>
        <w:t xml:space="preserve">[33]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2.71828</m:t>
          </m:r>
          <m:r>
            <m:rPr>
              <m:sty m:val="p"/>
            </m:rPr>
            <m:t>…</m:t>
          </m:r>
        </m:oMath>
      </m:oMathPara>
    </w:p>
    <w:bookmarkEnd w:id="251"/>
    <w:bookmarkStart w:id="253" w:name="exm-euler-number"/>
    <w:p>
      <w:pPr>
        <w:pStyle w:val="FirstParagraph"/>
      </w:pPr>
      <w:r>
        <w:rPr>
          <w:b/>
          <w:bCs/>
        </w:rPr>
        <w:t xml:space="preserve">Example 53 (Euler’s number is irrational)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 </w:t>
      </w:r>
      <w:r>
        <w:t xml:space="preserve">is an</w:t>
      </w:r>
      <w:r>
        <w:t xml:space="preserve"> </w:t>
      </w:r>
      <w:hyperlink r:id="rId252">
        <w:r>
          <w:rPr>
            <w:rStyle w:val="Hyperlink"/>
          </w:rPr>
          <w:t xml:space="preserve">irrational number</w:t>
        </w:r>
      </w:hyperlink>
      <w:r>
        <w:t xml:space="preserve">,</w:t>
      </w:r>
      <w:r>
        <w:t xml:space="preserve"> </w:t>
      </w:r>
      <w:r>
        <w:t xml:space="preserve">so no fraction equals it exactly.</w:t>
      </w:r>
      <w:r>
        <w:t xml:space="preserve"> </w:t>
      </w: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=</m:t>
        </m:r>
        <m:r>
          <m:t>2.714</m:t>
        </m:r>
        <m:r>
          <m:rPr>
            <m:sty m:val="p"/>
          </m:rPr>
          <m:t>…</m:t>
        </m:r>
      </m:oMath>
      <w:r>
        <w:t xml:space="preserve"> </w:t>
      </w:r>
      <w:r>
        <w:t xml:space="preserve">is close,</w:t>
      </w:r>
      <w:r>
        <w:t xml:space="preserve"> </w:t>
      </w:r>
      <w:r>
        <w:t xml:space="preserve">but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≠</m:t>
        </m:r>
        <m:r>
          <m:t>e</m:t>
        </m:r>
      </m:oMath>
      <w:r>
        <w:t xml:space="preserve"> </w:t>
      </w:r>
      <w:r>
        <w:t xml:space="preserve">[33]</w:t>
      </w:r>
      <w:r>
        <w:t xml:space="preserve">.</w:t>
      </w:r>
    </w:p>
    <w:bookmarkEnd w:id="253"/>
    <w:bookmarkStart w:id="255" w:name="def-natural-log"/>
    <w:p>
      <w:pPr>
        <w:pStyle w:val="BodyText"/>
      </w:pPr>
      <w:r>
        <w:rPr>
          <w:b/>
          <w:bCs/>
        </w:rPr>
        <w:t xml:space="preserve">Definition 80 (Natural logarithm)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natural logarithm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[34]</w:t>
      </w:r>
      <w:r>
        <w:t xml:space="preserve">,</w:t>
      </w:r>
      <w:r>
        <w:t xml:space="preserve"> </w:t>
      </w:r>
      <w:r>
        <w:t xml:space="preserve">is the real number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The exponential function takes each positive value at exactly one input,</w:t>
      </w:r>
      <w:r>
        <w:t xml:space="preserve"> </w:t>
      </w:r>
      <w:r>
        <w:t xml:space="preserve">so there is exactly one such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254">
        <w:r>
          <w:rPr>
            <w:rStyle w:val="Hyperlink"/>
          </w:rPr>
          <w:t xml:space="preserve">inverse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exp</m:t>
        </m:r>
      </m:oMath>
      <w:r>
        <w:t xml:space="preserve"> </w:t>
      </w:r>
      <w:r>
        <w:t xml:space="preserve">(</w:t>
      </w:r>
      <w:hyperlink w:anchor="def-exponential-function">
        <w:r>
          <w:rPr>
            <w:rStyle w:val="Hyperlink"/>
          </w:rPr>
          <w:t xml:space="preserve">Definition 78</w:t>
        </w:r>
      </w:hyperlink>
      <w:r>
        <w:t xml:space="preserve">).</w:t>
      </w:r>
    </w:p>
    <w:bookmarkEnd w:id="255"/>
    <w:bookmarkStart w:id="256" w:name="rem-log-notation"/>
    <w:p>
      <w:pPr>
        <w:pStyle w:val="BodyText"/>
      </w:pPr>
      <w:r>
        <w:rPr>
          <w:i/>
          <w:iCs/>
        </w:rPr>
        <w:t xml:space="preserve">Remark 19</w:t>
      </w:r>
      <w:r>
        <w:t xml:space="preserve"> (Other notations for the natural logarithm). </w:t>
      </w:r>
      <w:r>
        <w:t xml:space="preserve">In these notes,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always the natural logarithm,</w:t>
      </w:r>
      <w:r>
        <w:t xml:space="preserve"> </w:t>
      </w:r>
      <w:r>
        <w:t xml:space="preserve">the logarithm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79</w:t>
        </w:r>
      </w:hyperlink>
      <w:r>
        <w:t xml:space="preserve">)</w:t>
      </w:r>
      <w:r>
        <w:t xml:space="preserve"> </w:t>
      </w:r>
      <w:r>
        <w:t xml:space="preserve">[35]</w:t>
      </w:r>
      <w:r>
        <w:t xml:space="preserve">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rPr>
            <m:sty m:val="p"/>
          </m:rPr>
          <m:t>ln</m:t>
        </m:r>
        <m:r>
          <m:t>x</m:t>
        </m:r>
      </m:oMath>
      <w:r>
        <w:t xml:space="preserve"> </w:t>
      </w:r>
      <w:r>
        <w:t xml:space="preserve">for the natural logarithm</w:t>
      </w:r>
      <w:r>
        <w:t xml:space="preserve"> </w:t>
      </w:r>
      <w:r>
        <w:t xml:space="preserve">and reserve</w:t>
      </w:r>
      <w:r>
        <w:t xml:space="preserve"> </w:t>
      </w:r>
      <m:oMath>
        <m:r>
          <m:rPr>
            <m:sty m:val="p"/>
          </m:rPr>
          <m:t>log</m:t>
        </m:r>
        <m:r>
          <m:t>x</m:t>
        </m:r>
      </m:oMath>
      <w:r>
        <w:t xml:space="preserve"> </w:t>
      </w:r>
      <w:r>
        <w:t xml:space="preserve">for the logarithm with base 10.</w:t>
      </w:r>
    </w:p>
    <w:bookmarkEnd w:id="256"/>
    <w:bookmarkStart w:id="257" w:name="exm-natural-log"/>
    <w:p>
      <w:pPr>
        <w:pStyle w:val="BodyText"/>
      </w:pPr>
      <w:r>
        <w:rPr>
          <w:b/>
          <w:bCs/>
        </w:rPr>
        <w:t xml:space="preserve">Example 54 (Natural logarithms)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6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exponential-function">
        <w:r>
          <w:rPr>
            <w:rStyle w:val="Hyperlink"/>
          </w:rPr>
          <w:t xml:space="preserve">Example 52</w:t>
        </w:r>
      </w:hyperlink>
      <w:r>
        <w:t xml:space="preserve">).</w:t>
      </w:r>
    </w:p>
    <w:p>
      <w:pPr>
        <w:pStyle w:val="Compact"/>
        <w:numPr>
          <w:ilvl w:val="0"/>
          <w:numId w:val="1046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e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79</w:t>
        </w:r>
      </w:hyperlink>
      <w:r>
        <w:t xml:space="preserve">).</w:t>
      </w:r>
    </w:p>
    <w:p>
      <w:pPr>
        <w:pStyle w:val="Compact"/>
        <w:numPr>
          <w:ilvl w:val="0"/>
          <w:numId w:val="1046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 defined,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 real</w:t>
      </w:r>
      <w:r>
        <w:t xml:space="preserve"> </w:t>
      </w:r>
      <m:oMath>
        <m:r>
          <m:t>y</m:t>
        </m:r>
      </m:oMath>
      <w:r>
        <w:t xml:space="preserve">.</w:t>
      </w:r>
    </w:p>
    <w:bookmarkEnd w:id="257"/>
    <w:bookmarkStart w:id="258" w:name="def-real-power"/>
    <w:p>
      <w:pPr>
        <w:pStyle w:val="FirstParagraph"/>
      </w:pPr>
      <w:r>
        <w:rPr>
          <w:b/>
          <w:bCs/>
        </w:rPr>
        <w:t xml:space="preserve">Definition 81 (Power with a real exponent)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 real number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an integer, this agrees with</w:t>
      </w:r>
      <w:r>
        <w:t xml:space="preserve"> 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and</w:t>
      </w:r>
      <w:r>
        <w:t xml:space="preserve"> </w:t>
      </w:r>
      <w:hyperlink w:anchor="def-power-integer">
        <w:r>
          <w:rPr>
            <w:rStyle w:val="Hyperlink"/>
          </w:rPr>
          <w:t xml:space="preserve">Definition 9</w:t>
        </w:r>
      </w:hyperlink>
      <w:r>
        <w:t xml:space="preserve">.</w:t>
      </w:r>
    </w:p>
    <w:bookmarkEnd w:id="258"/>
    <w:bookmarkStart w:id="259" w:name="exm-real-power"/>
    <w:p>
      <w:pPr>
        <w:pStyle w:val="BodyText"/>
      </w:pPr>
      <w:r>
        <w:rPr>
          <w:b/>
          <w:bCs/>
        </w:rPr>
        <w:t xml:space="preserve">Example 55 (Real powers, and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47"/>
        </w:numPr>
      </w:pPr>
      <m:oMath>
        <m:sSup>
          <m:e>
            <m:r>
              <m:t>2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t>0.69315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2.07944</m:t>
            </m:r>
          </m:e>
        </m:d>
        <m:r>
          <m:t>​</m:t>
        </m:r>
        <m:r>
          <m:rPr>
            <m:sty m:val="p"/>
          </m:rPr>
          <m:t>≈</m:t>
        </m:r>
        <m:r>
          <m:t>8</m:t>
        </m:r>
      </m:oMath>
      <w:r>
        <w:t xml:space="preserve">,</w:t>
      </w:r>
      <w:r>
        <w:t xml:space="preserve"> </w:t>
      </w:r>
      <w:r>
        <w:t xml:space="preserve">which agrees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from</w:t>
      </w:r>
      <w:r>
        <w:t xml:space="preserve"> 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.</w:t>
      </w:r>
    </w:p>
    <w:p>
      <w:pPr>
        <w:numPr>
          <w:ilvl w:val="0"/>
          <w:numId w:val="1047"/>
        </w:numPr>
      </w:pPr>
      <m:oMath>
        <m:sSup>
          <m:e>
            <m:r>
              <m:t>2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0.34657</m:t>
            </m:r>
          </m:e>
        </m:d>
        <m:r>
          <m:t>​</m:t>
        </m:r>
        <m:r>
          <m:rPr>
            <m:sty m:val="p"/>
          </m:rPr>
          <m:t>≈</m:t>
        </m:r>
        <m:r>
          <m:t>1.41421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10</w:t>
        </w:r>
      </w:hyperlink>
      <w:r>
        <w:t xml:space="preserve">).</w:t>
      </w:r>
    </w:p>
    <w:p>
      <w:pPr>
        <w:numPr>
          <w:ilvl w:val="0"/>
          <w:numId w:val="1047"/>
        </w:numPr>
      </w:pP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79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e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81</m:t>
              </m:r>
              <m:r>
                <m:rPr>
                  <m:nor/>
                  <m:sty m:val="p"/>
                </m:rPr>
                <m:t>,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e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Example 54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are two names for the same number.</w:t>
      </w:r>
    </w:p>
    <w:bookmarkEnd w:id="259"/>
    <w:bookmarkStart w:id="260" w:name="def-power-nonpositive-base"/>
    <w:p>
      <w:pPr>
        <w:pStyle w:val="FirstParagraph"/>
      </w:pPr>
      <w:r>
        <w:rPr>
          <w:b/>
          <w:bCs/>
        </w:rPr>
        <w:t xml:space="preserve">Definition 82 (Real powers of zero and of negative numbers)</w:t>
      </w:r>
      <w:r>
        <w:t xml:space="preserve"> 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hyperlink w:anchor="def-power-integer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eal-power">
        <w:r>
          <w:rPr>
            <w:rStyle w:val="Hyperlink"/>
          </w:rPr>
          <w:t xml:space="preserve">Definition 81</w:t>
        </w:r>
      </w:hyperlink>
      <w:r>
        <w:t xml:space="preserve"> </w:t>
      </w:r>
      <w:r>
        <w:t xml:space="preserve">leave some powers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unassigned.</w:t>
      </w:r>
      <w:r>
        <w:t xml:space="preserve"> </w:t>
      </w:r>
      <w:r>
        <w:t xml:space="preserve">We complete them as follows.</w:t>
      </w:r>
    </w:p>
    <w:p>
      <w:pPr>
        <w:pStyle w:val="Compact"/>
        <w:numPr>
          <w:ilvl w:val="0"/>
          <w:numId w:val="1048"/>
        </w:numPr>
      </w:pPr>
      <w:r>
        <w:t xml:space="preserve">For a real number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0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.</w:t>
      </w:r>
      <w:r>
        <w:t xml:space="preserve"> </w:t>
      </w:r>
      <w:r>
        <w:t xml:space="preserve">For a natural number</w:t>
      </w:r>
      <w:r>
        <w:t xml:space="preserve"> </w:t>
      </w:r>
      <m:oMath>
        <m:r>
          <m:t>c</m:t>
        </m:r>
      </m:oMath>
      <w:r>
        <w:t xml:space="preserve">, this agrees with</w:t>
      </w:r>
      <w:r>
        <w:t xml:space="preserve"> 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.</w:t>
      </w:r>
    </w:p>
    <w:p>
      <w:pPr>
        <w:pStyle w:val="Compact"/>
        <w:numPr>
          <w:ilvl w:val="0"/>
          <w:numId w:val="1048"/>
        </w:numPr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 only 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</w:t>
      </w:r>
      <w:r>
        <w:t xml:space="preserve"> </w:t>
      </w:r>
      <w:hyperlink r:id="rId33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and</w:t>
      </w:r>
      <w:r>
        <w:t xml:space="preserve"> </w:t>
      </w:r>
      <w:hyperlink w:anchor="def-power-integer">
        <w:r>
          <w:rPr>
            <w:rStyle w:val="Hyperlink"/>
          </w:rPr>
          <w:t xml:space="preserve">Definition 9</w:t>
        </w:r>
      </w:hyperlink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 a non-integer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bookmarkEnd w:id="260"/>
    <w:bookmarkStart w:id="261" w:name="exm-power-nonpositive-base"/>
    <w:p>
      <w:pPr>
        <w:pStyle w:val="FirstParagraph"/>
      </w:pPr>
      <w:r>
        <w:rPr>
          <w:b/>
          <w:bCs/>
        </w:rPr>
        <w:t xml:space="preserve">Example 56 (Powers of zero and of negative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9"/>
        </w:numPr>
      </w:pPr>
      <m:oMath>
        <m:sSup>
          <m:e>
            <m:r>
              <m:t>0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which agrees with</w:t>
      </w:r>
      <w:r>
        <w:t xml:space="preserve"> </w:t>
      </w: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10</w:t>
        </w:r>
      </w:hyperlink>
      <w:r>
        <w:t xml:space="preserve">).</w:t>
      </w:r>
    </w:p>
    <w:p>
      <w:pPr>
        <w:pStyle w:val="Compact"/>
        <w:numPr>
          <w:ilvl w:val="0"/>
          <w:numId w:val="1049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 </w:t>
      </w:r>
      <w:r>
        <w:t xml:space="preserve">are defined,</w:t>
      </w:r>
      <w:r>
        <w:t xml:space="preserve"> </w:t>
      </w:r>
      <w:r>
        <w:t xml:space="preserve">since the exponents are integers.</w:t>
      </w:r>
    </w:p>
    <w:p>
      <w:pPr>
        <w:pStyle w:val="Compact"/>
        <w:numPr>
          <w:ilvl w:val="0"/>
          <w:numId w:val="1049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is undefined, even 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8</m:t>
        </m:r>
      </m:oMath>
      <w:r>
        <w:t xml:space="preserve">.</w:t>
      </w:r>
      <w:r>
        <w:t xml:space="preserve"> </w:t>
      </w:r>
      <w:r>
        <w:t xml:space="preserve">R follows the same convention:</w:t>
      </w:r>
      <w:r>
        <w:t xml:space="preserve"> </w:t>
      </w:r>
      <w:r>
        <w:rPr>
          <w:rStyle w:val="VerbatimChar"/>
        </w:rPr>
        <w:t xml:space="preserve">(-8)^(1/3)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NaN</w:t>
      </w:r>
      <w:r>
        <w:t xml:space="preserve">.</w:t>
      </w:r>
    </w:p>
    <w:bookmarkEnd w:id="261"/>
    <w:bookmarkStart w:id="262" w:name="thm-exp-log-inverse"/>
    <w:p>
      <w:pPr>
        <w:pStyle w:val="FirstParagraph"/>
      </w:pPr>
      <w:r>
        <w:rPr>
          <w:b/>
          <w:bCs/>
        </w:rPr>
        <w:t xml:space="preserve">Theorem 23 (</w:t>
      </w:r>
      <m:oMath>
        <m:r>
          <m:rPr>
            <m:sty m:val="p"/>
          </m:rPr>
          <m:t>exp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mutual inverses)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50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50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262"/>
    <w:bookmarkStart w:id="263" w:name="thm-log-prod"/>
    <w:p>
      <w:pPr>
        <w:pStyle w:val="FirstParagraph"/>
      </w:pPr>
      <w:r>
        <w:rPr>
          <w:b/>
          <w:bCs/>
        </w:rPr>
        <w:t xml:space="preserve">Theorem 24 (Logarithm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263"/>
    <w:bookmarkStart w:id="264" w:name="cor-log-quot"/>
    <w:p>
      <w:pPr>
        <w:pStyle w:val="FirstParagraph"/>
      </w:pPr>
      <w:r>
        <w:rPr>
          <w:b/>
          <w:bCs/>
        </w:rPr>
        <w:t xml:space="preserve">Corollary 1 (Logarithm of a quotient)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2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is positive,</w:t>
      </w:r>
      <w:r>
        <w:t xml:space="preserve"> </w:t>
      </w:r>
      <w:r>
        <w:t xml:space="preserve">so</w:t>
      </w:r>
      <w:r>
        <w:t xml:space="preserve"> </w:t>
      </w:r>
      <w:hyperlink w:anchor="thm-log-prod">
        <w:r>
          <w:rPr>
            <w:rStyle w:val="Hyperlink"/>
          </w:rPr>
          <w:t xml:space="preserve">Theorem 24</w:t>
        </w:r>
      </w:hyperlink>
      <w:r>
        <w:t xml:space="preserve"> </w:t>
      </w:r>
      <w:r>
        <w:t xml:space="preserve">applies to the product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  <m:r>
          <m:rPr>
            <m:sty m:val="p"/>
          </m:rPr>
          <m:t>⋅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product)</m:t>
              </m:r>
            </m:e>
          </m:eqArr>
        </m:oMath>
      </m:oMathPara>
    </w:p>
    <w:p>
      <w:pPr>
        <w:pStyle w:val="FirstParagraph"/>
      </w:pPr>
      <w:r>
        <w:t xml:space="preserve">The second step applies</w:t>
      </w:r>
      <w:r>
        <w:t xml:space="preserve"> </w:t>
      </w:r>
      <w:hyperlink w:anchor="thm-log-prod">
        <w:r>
          <w:rPr>
            <w:rStyle w:val="Hyperlink"/>
          </w:rPr>
          <w:t xml:space="preserve">Theorem 24</w:t>
        </w:r>
      </w:hyperlink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a</m:t>
                </m:r>
              </m:num>
              <m:den>
                <m:r>
                  <m:t>b</m:t>
                </m:r>
              </m:den>
            </m:f>
          </m:e>
        </m:d>
        <m:r>
          <m:t>​</m:t>
        </m:r>
      </m:oMath>
      <w:r>
        <w:t xml:space="preserve">.</w:t>
      </w:r>
    </w:p>
    <w:bookmarkStart w:id="265" w:name="thm-log-exp"/>
    <w:p>
      <w:pPr>
        <w:pStyle w:val="BodyText"/>
      </w:pPr>
      <w:r>
        <w:rPr>
          <w:b/>
          <w:bCs/>
        </w:rPr>
        <w:t xml:space="preserve">Theorem 25 (Logarithm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⋅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</m:oMath>
      </m:oMathPara>
    </w:p>
    <w:bookmarkEnd w:id="265"/>
    <w:bookmarkStart w:id="266" w:name="thm-exp-sum"/>
    <w:p>
      <w:pPr>
        <w:pStyle w:val="FirstParagraph"/>
      </w:pPr>
      <w:r>
        <w:rPr>
          <w:b/>
          <w:bCs/>
        </w:rPr>
        <w:t xml:space="preserve">Theorem 26 (Exponential of a sum)</w:t>
      </w:r>
      <w:r>
        <w:t xml:space="preserve"> </w:t>
      </w:r>
      <w:r>
        <w:t xml:space="preserve">The exponential of a sum is equal to the product of the exponentials of its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266"/>
    <w:bookmarkStart w:id="267" w:name="exm-exp-sum"/>
    <w:p>
      <w:pPr>
        <w:pStyle w:val="FirstParagraph"/>
      </w:pPr>
      <w:r>
        <w:rPr>
          <w:b/>
          <w:bCs/>
        </w:rPr>
        <w:t xml:space="preserve">Example 57 (Exponential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+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</m:e>
        </m:d>
        <m:r>
          <m:t>​</m:t>
        </m:r>
        <m:r>
          <m:rPr>
            <m:sty m:val="p"/>
          </m:rPr>
          <m:t>≈</m:t>
        </m:r>
        <m:r>
          <m:t>148.41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⋅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7.3891</m:t>
        </m:r>
        <m:r>
          <m:rPr>
            <m:sty m:val="p"/>
          </m:rPr>
          <m:t>⋅</m:t>
        </m:r>
        <m:r>
          <m:t>20.0855</m:t>
        </m:r>
        <m:r>
          <m:rPr>
            <m:sty m:val="p"/>
          </m:rPr>
          <m:t>≈</m:t>
        </m:r>
        <m:r>
          <m:t>148.41</m:t>
        </m:r>
      </m:oMath>
      <w:r>
        <w:t xml:space="preserve">.</w:t>
      </w:r>
    </w:p>
    <w:bookmarkEnd w:id="267"/>
    <w:bookmarkStart w:id="268" w:name="cor-exp-sum"/>
    <w:p>
      <w:pPr>
        <w:pStyle w:val="BodyText"/>
      </w:pPr>
      <w:r>
        <w:rPr>
          <w:b/>
          <w:bCs/>
        </w:rPr>
        <w:t xml:space="preserve">Corollary 2 (Exponential of a difference)</w:t>
      </w:r>
      <w:r>
        <w:t xml:space="preserve"> </w:t>
      </w:r>
      <w:r>
        <w:t xml:space="preserve">The exponential of a difference</w:t>
      </w:r>
      <w:r>
        <w:t xml:space="preserve"> </w:t>
      </w:r>
      <w:r>
        <w:t xml:space="preserve">is the exponential of the first term</w:t>
      </w:r>
      <w:r>
        <w:t xml:space="preserve"> </w:t>
      </w:r>
      <w:r>
        <w:t xml:space="preserve">divided by the exponential of the second term: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</m:den>
          </m:f>
        </m:oMath>
      </m:oMathPara>
    </w:p>
    <w:bookmarkEnd w:id="268"/>
    <w:bookmarkStart w:id="269" w:name="exm-exp-difference"/>
    <w:p>
      <w:pPr>
        <w:pStyle w:val="FirstParagraph"/>
      </w:pPr>
      <w:r>
        <w:rPr>
          <w:b/>
          <w:bCs/>
        </w:rPr>
        <w:t xml:space="preserve">Example 58 (Exponential of a difference)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20.09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5</m:t>
                </m:r>
              </m:e>
            </m:d>
            <m:r>
              <m:t>​</m:t>
            </m:r>
          </m:num>
          <m:den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den>
        </m:f>
        <m:r>
          <m:rPr>
            <m:sty m:val="p"/>
          </m:rPr>
          <m:t>≈</m:t>
        </m:r>
        <m:f>
          <m:fPr>
            <m:type m:val="bar"/>
          </m:fPr>
          <m:num>
            <m:r>
              <m:t>148.4132</m:t>
            </m:r>
          </m:num>
          <m:den>
            <m:r>
              <m:t>7.3891</m:t>
            </m:r>
          </m:den>
        </m:f>
        <m:r>
          <m:rPr>
            <m:sty m:val="p"/>
          </m:rPr>
          <m:t>≈</m:t>
        </m:r>
        <m:r>
          <m:t>20.09</m:t>
        </m:r>
      </m:oMath>
      <w:r>
        <w:t xml:space="preserve">.</w:t>
      </w:r>
    </w:p>
    <w:bookmarkEnd w:id="269"/>
    <w:bookmarkStart w:id="270" w:name="thm-power-one"/>
    <w:p>
      <w:pPr>
        <w:pStyle w:val="BodyText"/>
      </w:pPr>
      <w:r>
        <w:rPr>
          <w:b/>
          <w:bCs/>
        </w:rPr>
        <w:t xml:space="preserve">Theorem 27 (Powers of 1 and first powers)</w:t>
      </w:r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1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1</m:t>
              </m:r>
            </m:sup>
          </m:sSup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.</m:t>
          </m:r>
        </m:oMath>
      </m:oMathPara>
    </w:p>
    <w:bookmarkEnd w:id="270"/>
    <w:bookmarkStart w:id="271" w:name="thm-power-sum"/>
    <w:p>
      <w:pPr>
        <w:pStyle w:val="FirstParagraph"/>
      </w:pPr>
      <w:r>
        <w:rPr>
          <w:b/>
          <w:bCs/>
        </w:rPr>
        <w:t xml:space="preserve">Theorem 28 (Power of a sum)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</m:oMath>
      </m:oMathPara>
    </w:p>
    <w:bookmarkEnd w:id="271"/>
    <w:bookmarkStart w:id="272" w:name="exm-power-sum"/>
    <w:p>
      <w:pPr>
        <w:pStyle w:val="FirstParagraph"/>
      </w:pPr>
      <w:r>
        <w:rPr>
          <w:b/>
          <w:bCs/>
        </w:rPr>
        <w:t xml:space="preserve">Example 59 (Power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7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⋅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72"/>
    <w:bookmarkStart w:id="273" w:name="thm-power-product"/>
    <w:p>
      <w:pPr>
        <w:pStyle w:val="FirstParagraph"/>
      </w:pPr>
      <w:r>
        <w:rPr>
          <w:b/>
          <w:bCs/>
        </w:rPr>
        <w:t xml:space="preserve">Theorem 29 (Power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b</m:t>
              </m:r>
            </m:e>
            <m:sup>
              <m:r>
                <m:t>c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positive integer,</w:t>
      </w:r>
      <w:r>
        <w:t xml:space="preserve"> </w:t>
      </w:r>
      <w:r>
        <w:t xml:space="preserve">the same identity holds 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both sides are products of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which can be regrouped by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d-assoc">
        <w:r>
          <w:rPr>
            <w:rStyle w:val="Hyperlink"/>
          </w:rPr>
          <w:t xml:space="preserve">Theorem 15</w:t>
        </w:r>
      </w:hyperlink>
      <w:r>
        <w:t xml:space="preserve">.</w:t>
      </w:r>
    </w:p>
    <w:bookmarkEnd w:id="273"/>
    <w:bookmarkStart w:id="274" w:name="exm-power-product"/>
    <w:p>
      <w:pPr>
        <w:pStyle w:val="BodyText"/>
      </w:pPr>
      <w:r>
        <w:rPr>
          <w:b/>
          <w:bCs/>
        </w:rPr>
        <w:t xml:space="preserve">Example 60 (Power of a product)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6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74"/>
    <w:bookmarkStart w:id="275" w:name="thm-double-exp"/>
    <w:p>
      <w:pPr>
        <w:pStyle w:val="FirstParagraph"/>
      </w:pPr>
      <w:r>
        <w:rPr>
          <w:b/>
          <w:bCs/>
        </w:rPr>
        <w:t xml:space="preserve">Theorem 30 (Power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b</m:t>
                  </m:r>
                </m:sup>
              </m:sSup>
            </m:e>
          </m:eqArr>
        </m:oMath>
      </m:oMathPara>
    </w:p>
    <w:bookmarkEnd w:id="275"/>
    <w:bookmarkStart w:id="276" w:name="exm-double-exp-negative-base"/>
    <w:p>
      <w:pPr>
        <w:pStyle w:val="FirstParagraph"/>
      </w:pPr>
      <w:r>
        <w:rPr>
          <w:b/>
          <w:bCs/>
        </w:rPr>
        <w:t xml:space="preserve">Example 61 (A negative base)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b</m:t>
                </m:r>
              </m:sup>
            </m:sSup>
          </m:e>
        </m:d>
        <m:sSup>
          <m:e>
            <m:r>
              <m:t>​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here,</w:t>
      </w:r>
      <w:r>
        <w:t xml:space="preserve"> </w:t>
      </w:r>
      <w:r>
        <w:t xml:space="preserve">which is why</w:t>
      </w:r>
      <w:r>
        <w:t xml:space="preserve"> </w:t>
      </w:r>
      <w:hyperlink w:anchor="thm-double-exp">
        <w:r>
          <w:rPr>
            <w:rStyle w:val="Hyperlink"/>
          </w:rPr>
          <w:t xml:space="preserve">Theorem 30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third expression,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e>
        </m:d>
        <m:sSup>
          <m:e>
            <m:r>
              <m:t>​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sup>
            </m:sSup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is not even a real number.</w:t>
      </w:r>
    </w:p>
    <w:bookmarkEnd w:id="276"/>
    <w:bookmarkStart w:id="277" w:name="cor-exp-ab"/>
    <w:p>
      <w:pPr>
        <w:pStyle w:val="BodyText"/>
      </w:pPr>
      <w:r>
        <w:rPr>
          <w:b/>
          <w:bCs/>
        </w:rPr>
        <w:t xml:space="preserve">Corollary 3 (Natural exponential of a product)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a</m:t>
                  </m:r>
                </m:sup>
              </m:sSup>
            </m:e>
          </m:eqArr>
        </m:oMath>
      </m:oMathPara>
    </w:p>
    <w:bookmarkEnd w:id="277"/>
    <w:bookmarkStart w:id="278" w:name="rem-tarski-identities"/>
    <w:p>
      <w:pPr>
        <w:pStyle w:val="FirstParagraph"/>
      </w:pPr>
      <w:r>
        <w:rPr>
          <w:i/>
          <w:iCs/>
        </w:rPr>
        <w:t xml:space="preserve">Remark 20</w:t>
      </w:r>
      <w:r>
        <w:t xml:space="preserve"> (Tarski’s high school identities). </w:t>
      </w:r>
      <w:r>
        <w:t xml:space="preserve">Restricted to positive integers,</w:t>
      </w:r>
      <w:r>
        <w:t xml:space="preserve"> </w:t>
      </w:r>
      <w:r>
        <w:t xml:space="preserve">the following results are</w:t>
      </w:r>
      <w:r>
        <w:t xml:space="preserve"> </w:t>
      </w:r>
      <w:r>
        <w:t xml:space="preserve">Tarski’s eleven</w:t>
      </w:r>
      <w:r>
        <w:t xml:space="preserve"> </w:t>
      </w:r>
      <w:r>
        <w:t xml:space="preserve">“high school”</w:t>
      </w:r>
      <w:r>
        <w:t xml:space="preserve"> </w:t>
      </w:r>
      <w:r>
        <w:t xml:space="preserve">identities</w:t>
      </w:r>
      <w:r>
        <w:t xml:space="preserve"> </w:t>
      </w:r>
      <w:r>
        <w:t xml:space="preserve">[36]</w:t>
      </w:r>
      <w:r>
        <w:t xml:space="preserve">:</w:t>
      </w:r>
    </w:p>
    <w:p>
      <w:pPr>
        <w:pStyle w:val="Compact"/>
        <w:numPr>
          <w:ilvl w:val="0"/>
          <w:numId w:val="1051"/>
        </w:numPr>
      </w:pPr>
      <w:r>
        <w:t xml:space="preserve">sums are symmetric and associative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);</w:t>
      </w:r>
    </w:p>
    <w:p>
      <w:pPr>
        <w:pStyle w:val="Compact"/>
        <w:numPr>
          <w:ilvl w:val="0"/>
          <w:numId w:val="1051"/>
        </w:numPr>
      </w:pPr>
      <w:r>
        <w:t xml:space="preserve">multiplying by 1 changes nothing, products are symmetric and associative,</w:t>
      </w:r>
      <w:r>
        <w:t xml:space="preserve"> </w:t>
      </w:r>
      <w:r>
        <w:t xml:space="preserve">and multiplication is distributive</w:t>
      </w:r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hyperlink w:anchor="thm-prod-assoc">
        <w:r>
          <w:rPr>
            <w:rStyle w:val="Hyperlink"/>
          </w:rPr>
          <w:t xml:space="preserve">Theorem 15</w:t>
        </w:r>
      </w:hyperlink>
      <w:r>
        <w:t xml:space="preserve">,</w:t>
      </w:r>
      <w:r>
        <w:t xml:space="preserve"> 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);</w:t>
      </w:r>
    </w:p>
    <w:p>
      <w:pPr>
        <w:pStyle w:val="Compact"/>
        <w:numPr>
          <w:ilvl w:val="0"/>
          <w:numId w:val="1051"/>
        </w:numPr>
      </w:pPr>
      <m:oMath>
        <m:sSup>
          <m:e>
            <m:r>
              <m:t>1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a</m:t>
            </m:r>
          </m:e>
          <m:sup>
            <m:r>
              <m:t>1</m:t>
            </m:r>
          </m:sup>
        </m:sSup>
        <m:r>
          <m:rPr>
            <m:sty m:val="p"/>
          </m:rPr>
          <m:t>=</m:t>
        </m:r>
        <m:r>
          <m:t>a</m:t>
        </m:r>
      </m:oMath>
      <w:r>
        <w:t xml:space="preserve">, and the power of a sum, of a product, and of a power</w:t>
      </w:r>
      <w:r>
        <w:t xml:space="preserve"> </w:t>
      </w:r>
      <w:r>
        <w:t xml:space="preserve">(</w:t>
      </w:r>
      <w:hyperlink w:anchor="thm-power-one">
        <w:r>
          <w:rPr>
            <w:rStyle w:val="Hyperlink"/>
          </w:rPr>
          <w:t xml:space="preserve">Theorem 27</w:t>
        </w:r>
      </w:hyperlink>
      <w:r>
        <w:t xml:space="preserve">,</w:t>
      </w:r>
      <w:r>
        <w:t xml:space="preserve"> </w:t>
      </w:r>
      <w:hyperlink w:anchor="thm-power-sum">
        <w:r>
          <w:rPr>
            <w:rStyle w:val="Hyperlink"/>
          </w:rPr>
          <w:t xml:space="preserve">Theorem 28</w:t>
        </w:r>
      </w:hyperlink>
      <w:r>
        <w:t xml:space="preserve">,</w:t>
      </w:r>
      <w:r>
        <w:t xml:space="preserve"> </w:t>
      </w:r>
      <w:hyperlink w:anchor="thm-power-product">
        <w:r>
          <w:rPr>
            <w:rStyle w:val="Hyperlink"/>
          </w:rPr>
          <w:t xml:space="preserve">Theorem 29</w:t>
        </w:r>
      </w:hyperlink>
      <w:r>
        <w:t xml:space="preserve">,</w:t>
      </w:r>
      <w:r>
        <w:t xml:space="preserve"> </w:t>
      </w:r>
      <w:hyperlink w:anchor="thm-double-exp">
        <w:r>
          <w:rPr>
            <w:rStyle w:val="Hyperlink"/>
          </w:rPr>
          <w:t xml:space="preserve">Theorem 30</w:t>
        </w:r>
      </w:hyperlink>
      <w:r>
        <w:t xml:space="preserve">).</w:t>
      </w:r>
    </w:p>
    <w:bookmarkEnd w:id="278"/>
    <w:bookmarkStart w:id="279" w:name="rem-tarski-incomplete"/>
    <w:p>
      <w:pPr>
        <w:pStyle w:val="FirstParagraph"/>
      </w:pPr>
      <w:r>
        <w:rPr>
          <w:i/>
          <w:iCs/>
        </w:rPr>
        <w:t xml:space="preserve">Remark 21</w:t>
      </w:r>
      <w:r>
        <w:t xml:space="preserve"> (Tarski’s identities are not complete). </w:t>
      </w:r>
      <w:r>
        <w:t xml:space="preserve">Tarski asked whether every identity in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exponentiation and 1</w:t>
      </w:r>
      <w:r>
        <w:t xml:space="preserve"> </w:t>
      </w:r>
      <w:r>
        <w:t xml:space="preserve">that is true for all positive integers</w:t>
      </w:r>
      <w:r>
        <w:t xml:space="preserve"> </w:t>
      </w:r>
      <w:r>
        <w:t xml:space="preserve">can be derived from the eleven identities in</w:t>
      </w:r>
      <w:r>
        <w:t xml:space="preserve"> </w:t>
      </w:r>
      <w:hyperlink w:anchor="rem-tarski-identities">
        <w:r>
          <w:rPr>
            <w:rStyle w:val="Hyperlink"/>
          </w:rPr>
          <w:t xml:space="preserve">Remark 20</w:t>
        </w:r>
      </w:hyperlink>
      <w:r>
        <w:t xml:space="preserve">.</w:t>
      </w:r>
      <w:r>
        <w:t xml:space="preserve"> </w:t>
      </w:r>
      <w:r>
        <w:t xml:space="preserve">It cannot:</w:t>
      </w:r>
      <w:r>
        <w:t xml:space="preserve"> </w:t>
      </w:r>
      <w:r>
        <w:t xml:space="preserve">Wilkie found an identity that is true for all positive integers</w:t>
      </w:r>
      <w:r>
        <w:t xml:space="preserve"> </w:t>
      </w:r>
      <w:r>
        <w:t xml:space="preserve">but does not follow from them.</w:t>
      </w:r>
      <w:r>
        <w:t xml:space="preserve"> </w:t>
      </w:r>
      <w:r>
        <w:t xml:space="preserve">So this list is a useful core, not a complete rulebook.</w:t>
      </w:r>
    </w:p>
    <w:bookmarkEnd w:id="279"/>
    <w:bookmarkStart w:id="280" w:name="def-contour-line"/>
    <w:p>
      <w:pPr>
        <w:pStyle w:val="BodyText"/>
      </w:pPr>
      <w:r>
        <w:rPr>
          <w:b/>
          <w:bCs/>
        </w:rPr>
        <w:t xml:space="preserve">Definition 83 (Contour line)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two real variables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 number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contour line</w:t>
      </w:r>
      <w:r>
        <w:t xml:space="preserve"> </w:t>
      </w:r>
      <w:r>
        <w:t xml:space="preserve">[37]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height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set of points where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k</m:t>
              </m:r>
            </m:e>
          </m:d>
          <m:r>
            <m:t>​</m:t>
          </m:r>
        </m:oMath>
      </m:oMathPara>
    </w:p>
    <w:bookmarkEnd w:id="280"/>
    <w:bookmarkStart w:id="281" w:name="exm-contour-line"/>
    <w:p>
      <w:pPr>
        <w:pStyle w:val="FirstParagraph"/>
      </w:pPr>
      <w:r>
        <w:rPr>
          <w:b/>
          <w:bCs/>
        </w:rPr>
        <w:t xml:space="preserve">Example 62 (Contour lines of a bowl)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c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=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circle of radius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bookmarkEnd w:id="281"/>
    <w:bookmarkStart w:id="282" w:name="rem-contour-line-surface"/>
    <w:p>
      <w:pPr>
        <w:pStyle w:val="BodyText"/>
      </w:pPr>
      <w:r>
        <w:rPr>
          <w:i/>
          <w:iCs/>
        </w:rPr>
        <w:t xml:space="preserve">Remark 22</w:t>
      </w:r>
      <w:r>
        <w:t xml:space="preserve"> (Contour lines on a plot of a surface). </w:t>
      </w:r>
      <w:r>
        <w:t xml:space="preserve">On a plot of the surface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contour-line">
        <w:r>
          <w:rPr>
            <w:rStyle w:val="Hyperlink"/>
          </w:rPr>
          <w:t xml:space="preserve">contour line</w:t>
        </w:r>
      </w:hyperlink>
      <w:r>
        <w:t xml:space="preserve"> </w:t>
      </w:r>
      <w:r>
        <w:t xml:space="preserve">is the curve along which the surface has height</w:t>
      </w:r>
      <w:r>
        <w:t xml:space="preserve"> </w:t>
      </w:r>
      <m:oMath>
        <m:r>
          <m:t>k</m:t>
        </m:r>
      </m:oMath>
      <w:r>
        <w:t xml:space="preserve">.</w:t>
      </w:r>
    </w:p>
    <w:bookmarkEnd w:id="282"/>
    <w:bookmarkStart w:id="283" w:name="exr-exp-vs-mult"/>
    <w:p>
      <w:pPr>
        <w:pStyle w:val="BodyText"/>
      </w:pPr>
      <w:r>
        <w:rPr>
          <w:b/>
          <w:bCs/>
        </w:rPr>
        <w:t xml:space="preserve">Exercise 9 (Exponentiation versus multiplication)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when does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?</w:t>
      </w:r>
    </w:p>
    <w:bookmarkEnd w:id="283"/>
    <w:bookmarkStart w:id="284" w:name="sol-exp-vs-mult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We only count a pair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defined,</w:t>
      </w:r>
      <w:r>
        <w:t xml:space="preserve"> </w:t>
      </w:r>
      <w:r>
        <w:t xml:space="preserve">so 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we only consider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82</w:t>
        </w:r>
      </w:hyperlink>
      <w:r>
        <w:t xml:space="preserve">).</w:t>
      </w:r>
      <w:r>
        <w:t xml:space="preserve"> </w:t>
      </w:r>
      <w:r>
        <w:t xml:space="preserve">With that convention,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in each of the following cases:</w:t>
      </w:r>
    </w:p>
    <w:p>
      <w:pPr>
        <w:numPr>
          <w:ilvl w:val="0"/>
          <w:numId w:val="1052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for every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numPr>
          <w:ilvl w:val="0"/>
          <w:numId w:val="1052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since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fails, since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.)</w:t>
      </w:r>
    </w:p>
    <w:p>
      <w:pPr>
        <w:numPr>
          <w:ilvl w:val="0"/>
          <w:numId w:val="1052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dividing both sides of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taking logarithms then gives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52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52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cases 4 and 5 come from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as well: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even,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positive;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odd,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negative.</w:t>
      </w:r>
    </w:p>
    <w:p>
      <w:pPr>
        <w:pStyle w:val="BodyText"/>
      </w:pPr>
      <w:r>
        <w:t xml:space="preserve">See the red contours in</w:t>
      </w:r>
      <w:r>
        <w:t xml:space="preserve"> </w:t>
      </w:r>
      <w:hyperlink w:anchor="fig-double-exponential2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for a visualization of the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cases.</w:t>
      </w:r>
    </w:p>
    <w:bookmarkEnd w:id="284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5" w:name="fig-double-exponentia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Graph of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</m:oMath>
          </w:p>
          <w:bookmarkEnd w:id="285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6" w:name="fig-double-exponential2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</w:t>
            </w:r>
            <w:r>
              <w:t xml:space="preserve"> </w:t>
            </w:r>
            <w:r>
              <w:rPr>
                <w:b/>
                <w:bCs/>
              </w:rPr>
              <w:t xml:space="preserve">Graph of</w:t>
            </w:r>
            <w:r>
              <w:rPr>
                <w:b/>
                <w:bCs/>
              </w:rP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red</w:t>
            </w:r>
            <w:r>
              <w:t xml:space="preserve"> </w:t>
            </w:r>
            <w:hyperlink w:anchor="def-contour-line">
              <w:r>
                <w:rPr>
                  <w:rStyle w:val="Hyperlink"/>
                </w:rPr>
                <w:t xml:space="preserve">contour lines</w:t>
              </w:r>
            </w:hyperlink>
            <w:r>
              <w:t xml:space="preserve"> </w:t>
            </w:r>
            <w:r>
              <w:t xml:space="preserve">are at heights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the ones at height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show where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</w:p>
          <w:bookmarkEnd w:id="286"/>
        </w:tc>
      </w:tr>
    </w:tbl>
    <w:bookmarkStart w:id="287" w:name="thm-exp-vs-mult"/>
    <w:p>
      <w:pPr>
        <w:pStyle w:val="BodyText"/>
      </w:pPr>
      <w:r>
        <w:rPr>
          <w:b/>
          <w:bCs/>
        </w:rPr>
        <w:t xml:space="preserve">Theorem 31 (When exponentiation equals multiplication)</w:t>
      </w:r>
      <w:r>
        <w:t xml:space="preserve"> </w:t>
      </w:r>
      <w:r>
        <w:t xml:space="preserve">Let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</w:t>
      </w:r>
      <w:r>
        <w:t xml:space="preserve"> </w:t>
      </w:r>
      <w:r>
        <w:t xml:space="preserve">(for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only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allowed;</w:t>
      </w:r>
      <w:r>
        <w:t xml:space="preserve"> </w:t>
      </w:r>
      <w:hyperlink w:anchor="def-power-nonpositive-base">
        <w:r>
          <w:rPr>
            <w:rStyle w:val="Hyperlink"/>
          </w:rPr>
          <w:t xml:space="preserve">Definition 82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if and only if one of the following holds:</w:t>
      </w:r>
    </w:p>
    <w:p>
      <w:pPr>
        <w:pStyle w:val="Compact"/>
        <w:numPr>
          <w:ilvl w:val="0"/>
          <w:numId w:val="1053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53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53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53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53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bookmarkEnd w:id="2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xp-vs-mult">
        <w:r>
          <w:rPr>
            <w:rStyle w:val="Hyperlink"/>
          </w:rPr>
          <w:t xml:space="preserve">Exercise 9</w:t>
        </w:r>
      </w:hyperlink>
      <w:r>
        <w:t xml:space="preserve">, worked in</w:t>
      </w:r>
      <w:r>
        <w:t xml:space="preserve"> </w:t>
      </w:r>
      <w:hyperlink w:anchor="sol-exp-vs-mult">
        <w:r>
          <w:rPr>
            <w:rStyle w:val="Hyperlink"/>
          </w:rPr>
          <w:t xml:space="preserve">Solution 9</w:t>
        </w:r>
      </w:hyperlink>
      <w:r>
        <w:t xml:space="preserve">.</w:t>
      </w:r>
    </w:p>
    <w:bookmarkStart w:id="288" w:name="exr-double-exponential"/>
    <w:p>
      <w:pPr>
        <w:pStyle w:val="BodyText"/>
      </w:pPr>
      <w:r>
        <w:rPr>
          <w:b/>
          <w:bCs/>
        </w:rPr>
        <w:t xml:space="preserve">Exercise 10 (Repeated exponentiation)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,</m:t>
        </m:r>
        <m:r>
          <m:t> 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when does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?</w:t>
      </w:r>
    </w:p>
    <w:bookmarkEnd w:id="288"/>
    <w:bookmarkStart w:id="290" w:name="sol-double-exponential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Short answer: rarely (that’s all you need to know for this course).</w:t>
      </w:r>
    </w:p>
    <w:p>
      <w:pPr>
        <w:pStyle w:val="BodyText"/>
      </w:pPr>
      <w:r>
        <w:t xml:space="preserve">Long answer:</w:t>
      </w:r>
    </w:p>
    <w:p>
      <w:pPr>
        <w:pStyle w:val="BodyText"/>
      </w:pPr>
      <w:r>
        <w:t xml:space="preserve">Split on whether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the logarithm we use for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ouble-exp">
        <w:r>
          <w:rPr>
            <w:rStyle w:val="Hyperlink"/>
          </w:rPr>
          <w:t xml:space="preserve">Theorem 30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</m:oMath>
      <w:r>
        <w:t xml:space="preserve">,</w:t>
      </w:r>
      <w:r>
        <w:t xml:space="preserve"> </w:t>
      </w:r>
      <w:r>
        <w:t xml:space="preserve">so the question becomes when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(for pairs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defined).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 both sides are positive,</w:t>
      </w:r>
      <w:r>
        <w:t xml:space="preserve"> </w:t>
      </w:r>
      <w:r>
        <w:t xml:space="preserve">and we can take logarithms (</w:t>
      </w:r>
      <w:hyperlink w:anchor="thm-log-exp">
        <w:r>
          <w:rPr>
            <w:rStyle w:val="Hyperlink"/>
          </w:rPr>
          <w:t xml:space="preserve">Theorem 25</w:t>
        </w:r>
      </w:hyperlink>
      <w:r>
        <w:t xml:space="preserve">):</w:t>
      </w:r>
    </w:p>
    <w:p>
      <w:pPr>
        <w:pStyle w:val="BodyText"/>
      </w:pPr>
      <w:bookmarkStart w:id="289" w:name="eq-double-exp-log-scale"/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c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logarithms of both sides)</m:t>
              </m:r>
            </m:e>
            <m:e>
              <m:r>
                <m:t>b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power)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89"/>
    </w:p>
    <w:p>
      <w:pPr>
        <w:pStyle w:val="FirstParagraph"/>
      </w:pPr>
      <w:r>
        <w:t xml:space="preserve">The last line of</w:t>
      </w:r>
      <w:r>
        <w:t xml:space="preserve"> </w:t>
      </w:r>
      <w:hyperlink w:anchor="eq-double-exp-log-scal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holds exactly when</w:t>
      </w:r>
    </w:p>
    <w:p>
      <w:pPr>
        <w:pStyle w:val="Compact"/>
        <w:numPr>
          <w:ilvl w:val="0"/>
          <w:numId w:val="1054"/>
        </w:numPr>
      </w:pP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(so that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 or</w:t>
      </w:r>
    </w:p>
    <w:p>
      <w:pPr>
        <w:pStyle w:val="Compact"/>
        <w:numPr>
          <w:ilvl w:val="0"/>
          <w:numId w:val="1054"/>
        </w:numPr>
      </w:pP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(see</w:t>
      </w:r>
      <w:r>
        <w:t xml:space="preserve"> </w:t>
      </w:r>
      <w:hyperlink w:anchor="thm-exp-vs-mult">
        <w:r>
          <w:rPr>
            <w:rStyle w:val="Hyperlink"/>
          </w:rPr>
          <w:t xml:space="preserve">Theorem 31</w:t>
        </w:r>
      </w:hyperlink>
      <w:r>
        <w:t xml:space="preserve">).</w:t>
      </w:r>
    </w:p>
    <w:p>
      <w:pPr>
        <w:pStyle w:val="FirstParagraph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Here we cannot take logarithms, so we work from the values of powers of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82</w:t>
        </w:r>
      </w:hyperlink>
      <w:r>
        <w:t xml:space="preserve">),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55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0</m:t>
            </m:r>
          </m:e>
          <m:sup>
            <m:r>
              <m:t>b</m:t>
            </m:r>
          </m:sup>
        </m:sSup>
      </m:oMath>
      <w:r>
        <w:t xml:space="preserve"> </w:t>
      </w:r>
      <w:r>
        <w:t xml:space="preserve">is undefined, 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p>
      <w:pPr>
        <w:numPr>
          <w:ilvl w:val="0"/>
          <w:numId w:val="1055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0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0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0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two sides agree exactly 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55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the two sides agree,</w:t>
      </w:r>
      <w:r>
        <w:t xml:space="preserve"> </w:t>
      </w:r>
      <w:r>
        <w:t xml:space="preserve">and for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they do not.</w:t>
      </w:r>
    </w:p>
    <w:p>
      <w:pPr>
        <w:pStyle w:val="FirstParagraph"/>
      </w:pPr>
      <w:r>
        <w:t xml:space="preserve">So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In particular, 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two sides differ: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290"/>
    <w:bookmarkStart w:id="291" w:name="thm-double-exponential"/>
    <w:p>
      <w:pPr>
        <w:pStyle w:val="FirstParagraph"/>
      </w:pPr>
      <w:r>
        <w:rPr>
          <w:b/>
          <w:bCs/>
        </w:rPr>
        <w:t xml:space="preserve">Theorem 32 (When repeated exponentiation is not reordered)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, with both sides defined, if and only if</w:t>
      </w:r>
    </w:p>
    <w:p>
      <w:pPr>
        <w:pStyle w:val="Compact"/>
        <w:numPr>
          <w:ilvl w:val="0"/>
          <w:numId w:val="1056"/>
        </w:numPr>
      </w:pP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either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; or</w:t>
      </w:r>
    </w:p>
    <w:p>
      <w:pPr>
        <w:pStyle w:val="Compact"/>
        <w:numPr>
          <w:ilvl w:val="0"/>
          <w:numId w:val="1056"/>
        </w:numPr>
      </w:pP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2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ouble-exponential">
        <w:r>
          <w:rPr>
            <w:rStyle w:val="Hyperlink"/>
          </w:rPr>
          <w:t xml:space="preserve">Exercise 10</w:t>
        </w:r>
      </w:hyperlink>
      <w:r>
        <w:t xml:space="preserve">, worked in</w:t>
      </w:r>
      <w:r>
        <w:t xml:space="preserve"> </w:t>
      </w:r>
      <w:hyperlink w:anchor="sol-double-exponential">
        <w:r>
          <w:rPr>
            <w:rStyle w:val="Hyperlink"/>
          </w:rPr>
          <w:t xml:space="preserve">Solution 10</w:t>
        </w:r>
      </w:hyperlink>
      <w:r>
        <w:t xml:space="preserve">.</w:t>
      </w:r>
    </w:p>
    <w:bookmarkEnd w:id="292"/>
    <w:bookmarkStart w:id="315" w:name="sec-cosine-sine"/>
    <w:p>
      <w:pPr>
        <w:pStyle w:val="Heading2"/>
      </w:pPr>
      <w:r>
        <w:t xml:space="preserve">21 Cosine and sine</w:t>
      </w:r>
    </w:p>
    <w:bookmarkStart w:id="293" w:name="def-unit-circle"/>
    <w:p>
      <w:pPr>
        <w:pStyle w:val="FirstParagraph"/>
      </w:pPr>
      <w:r>
        <w:rPr>
          <w:b/>
          <w:bCs/>
        </w:rPr>
        <w:t xml:space="preserve">Definition 84 (Unit circle)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unit circle</w:t>
      </w:r>
      <w:r>
        <w:t xml:space="preserve"> </w:t>
      </w:r>
      <w:r>
        <w:t xml:space="preserve">[38]</w:t>
      </w:r>
      <w:r>
        <w:t xml:space="preserve"> </w:t>
      </w:r>
      <w:r>
        <w:t xml:space="preserve">is the set of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 plane with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93"/>
    <w:bookmarkStart w:id="294" w:name="exm-unit-circle"/>
    <w:p>
      <w:pPr>
        <w:pStyle w:val="BodyText"/>
      </w:pPr>
      <w:r>
        <w:rPr>
          <w:b/>
          <w:bCs/>
        </w:rPr>
        <w:t xml:space="preserve">Example 63 (Points on the unit circle)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57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on the unit circle, because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0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57"/>
        </w:numPr>
      </w:pP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on the unit circle, because</w:t>
      </w:r>
      <w:r>
        <w:t xml:space="preserve"> </w:t>
      </w:r>
      <m:oMath>
        <m:sSup>
          <m:e>
            <m:r>
              <m:t>0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57"/>
        </w:numPr>
      </w:pPr>
      <m:oMath>
        <m:r>
          <m:rPr>
            <m:sty m:val="p"/>
          </m:rPr>
          <m:t>(</m:t>
        </m:r>
        <m:f>
          <m:fPr>
            <m:type m:val="lin"/>
          </m:fPr>
          <m:num>
            <m:r>
              <m:t>3</m:t>
            </m:r>
          </m:num>
          <m:den>
            <m:r>
              <m:t>5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4</m:t>
            </m:r>
          </m:num>
          <m:den>
            <m:r>
              <m:t>5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is on the unit circle, because</w:t>
      </w:r>
      <w:r>
        <w:t xml:space="preserve"> </w:t>
      </w:r>
      <m:oMath>
        <m:f>
          <m:fPr>
            <m:type m:val="lin"/>
          </m:fPr>
          <m:num>
            <m:r>
              <m:t>9</m:t>
            </m:r>
          </m:num>
          <m:den>
            <m:r>
              <m:t>25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16</m:t>
            </m:r>
          </m:num>
          <m:den>
            <m:r>
              <m:t>25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57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on the unit circle, because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bookmarkEnd w:id="294"/>
    <w:bookmarkStart w:id="295" w:name="def-pi"/>
    <w:p>
      <w:pPr>
        <w:pStyle w:val="FirstParagraph"/>
      </w:pPr>
      <w:r>
        <w:rPr>
          <w:b/>
          <w:bCs/>
        </w:rPr>
        <w:t xml:space="preserve">Definition 85 (The number</w:t>
      </w:r>
      <w:r>
        <w:rPr>
          <w:b/>
          <w:bCs/>
        </w:rPr>
        <w:t xml:space="preserve"> </w:t>
      </w:r>
      <m:oMath>
        <m:r>
          <m:t>π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number</w:t>
      </w:r>
      <w:r>
        <w:t xml:space="preserve"> </w:t>
      </w:r>
      <m:oMath>
        <m:r>
          <m:t>π</m:t>
        </m:r>
        <m:r>
          <m:rPr>
            <m:sty m:val="p"/>
          </m:rPr>
          <m:t>≈</m:t>
        </m:r>
        <m:r>
          <m:t>3.14159</m:t>
        </m:r>
      </m:oMath>
      <w:r>
        <w:t xml:space="preserve"> </w:t>
      </w:r>
      <w:r>
        <w:t xml:space="preserve">[39]</w:t>
      </w:r>
      <w:r>
        <w:t xml:space="preserve"> </w:t>
      </w:r>
      <w:r>
        <w:t xml:space="preserve">is half of the circumference of the unit circle (</w:t>
      </w:r>
      <w:hyperlink w:anchor="def-unit-circle">
        <w:r>
          <w:rPr>
            <w:rStyle w:val="Hyperlink"/>
          </w:rPr>
          <w:t xml:space="preserve">Definition 84</w:t>
        </w:r>
      </w:hyperlink>
      <w:r>
        <w:t xml:space="preserve">).</w:t>
      </w:r>
    </w:p>
    <w:bookmarkEnd w:id="295"/>
    <w:bookmarkStart w:id="296" w:name="exm-pi"/>
    <w:p>
      <w:pPr>
        <w:pStyle w:val="BodyText"/>
      </w:pPr>
      <w:r>
        <w:rPr>
          <w:b/>
          <w:bCs/>
        </w:rPr>
        <w:t xml:space="preserve">Example 64 (Distances around the unit circle)</w:t>
      </w:r>
      <w:r>
        <w:t xml:space="preserve"> </w:t>
      </w:r>
      <w:r>
        <w:t xml:space="preserve">The whole unit circle has circumference</w:t>
      </w:r>
      <w:r>
        <w:t xml:space="preserve"> </w:t>
      </w:r>
      <m:oMath>
        <m:r>
          <m:t>2</m:t>
        </m:r>
        <m:r>
          <m:t>π</m:t>
        </m:r>
      </m:oMath>
      <w:r>
        <w:t xml:space="preserve">.</w:t>
      </w:r>
      <w:r>
        <w:t xml:space="preserve"> </w:t>
      </w:r>
      <w:r>
        <w:t xml:space="preserve">Moving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along the upper half of the circle covers a distance of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moving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covers a quarter of the circle, a distance of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296"/>
    <w:bookmarkStart w:id="297" w:name="def-angle-unit-circle"/>
    <w:p>
      <w:pPr>
        <w:pStyle w:val="BodyText"/>
      </w:pPr>
      <w:r>
        <w:rPr>
          <w:b/>
          <w:bCs/>
        </w:rPr>
        <w:t xml:space="preserve">Definition 86 (Angle on the unit circle)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angle</w:t>
      </w:r>
      <w:r>
        <w:t xml:space="preserve"> </w:t>
      </w:r>
      <w:r>
        <w:t xml:space="preserve">between two points of the</w:t>
      </w:r>
      <w:r>
        <w:t xml:space="preserve"> </w:t>
      </w:r>
      <w:hyperlink w:anchor="def-unit-circle">
        <w:r>
          <w:rPr>
            <w:rStyle w:val="Hyperlink"/>
          </w:rPr>
          <w:t xml:space="preserve">unit circle</w:t>
        </w:r>
      </w:hyperlink>
      <w:r>
        <w:t xml:space="preserve"> </w:t>
      </w:r>
      <w:r>
        <w:t xml:space="preserve">is how far apart they are along the circle, going the short way round.</w:t>
      </w:r>
      <w:r>
        <w:t xml:space="preserve"> </w:t>
      </w:r>
      <w:r>
        <w:t xml:space="preserve">Let the counterclockwise distance from the first point to the second be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the angle is</w:t>
      </w:r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s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t>π</m:t>
              </m:r>
              <m:r>
                <m:rPr>
                  <m:sty m:val="p"/>
                </m:rPr>
                <m:t>−</m:t>
              </m:r>
              <m:r>
                <m:t>s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words, the angle is the smaller of two distances from the first point to the second:</w:t>
      </w:r>
      <w:r>
        <w:t xml:space="preserve"> </w:t>
      </w:r>
      <w:r>
        <w:t xml:space="preserve">the counterclockwise one,</w:t>
      </w:r>
      <w:r>
        <w:t xml:space="preserve"> </w:t>
      </w:r>
      <m:oMath>
        <m:r>
          <m:t>s</m:t>
        </m:r>
      </m:oMath>
      <w:r>
        <w:t xml:space="preserve">, or the clockwise one,</w:t>
      </w:r>
      <w:r>
        <w:t xml:space="preserve"> </w:t>
      </w:r>
      <m:oMath>
        <m:r>
          <m:t>2</m:t>
        </m:r>
        <m:r>
          <m:t>π</m:t>
        </m:r>
        <m:r>
          <m:rPr>
            <m:sty m:val="p"/>
          </m:rPr>
          <m:t>−</m:t>
        </m:r>
        <m:r>
          <m:t>s</m:t>
        </m:r>
      </m:oMath>
      <w:r>
        <w:t xml:space="preserve">.</w:t>
      </w:r>
    </w:p>
    <w:bookmarkEnd w:id="297"/>
    <w:bookmarkStart w:id="298" w:name="exm-angle-unit-circle"/>
    <w:p>
      <w:pPr>
        <w:pStyle w:val="BodyText"/>
      </w:pPr>
      <w:r>
        <w:rPr>
          <w:b/>
          <w:bCs/>
        </w:rPr>
        <w:t xml:space="preserve">Example 65 (Three angles on the unit circle)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58"/>
        </w:numPr>
      </w:pPr>
      <w:r>
        <w:t xml:space="preserve">The points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a quarter of the circle apart, so their</w:t>
      </w:r>
      <w:r>
        <w:t xml:space="preserve"> </w:t>
      </w:r>
      <w:hyperlink w:anchor="def-angle-unit-circle">
        <w:r>
          <w:rPr>
            <w:rStyle w:val="Hyperlink"/>
          </w:rPr>
          <w:t xml:space="preserve">angle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58"/>
        </w:numPr>
      </w:pPr>
      <w:r>
        <w:t xml:space="preserve">The points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half of the circle apart, so their angle is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Compact"/>
        <w:numPr>
          <w:ilvl w:val="0"/>
          <w:numId w:val="1058"/>
        </w:numPr>
      </w:pP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apart from itself, so their angle is</w:t>
      </w:r>
      <w:r>
        <w:t xml:space="preserve"> </w:t>
      </w:r>
      <m:oMath>
        <m:r>
          <m:t>0</m:t>
        </m:r>
      </m:oMath>
      <w:r>
        <w:t xml:space="preserve">.</w:t>
      </w:r>
    </w:p>
    <w:bookmarkEnd w:id="298"/>
    <w:bookmarkStart w:id="299" w:name="def-radian"/>
    <w:p>
      <w:pPr>
        <w:pStyle w:val="FirstParagraph"/>
      </w:pPr>
      <w:r>
        <w:rPr>
          <w:b/>
          <w:bCs/>
        </w:rPr>
        <w:t xml:space="preserve">Definition 87 (Radian)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radian</w:t>
      </w:r>
      <w:r>
        <w:t xml:space="preserve"> </w:t>
      </w:r>
      <w:r>
        <w:t xml:space="preserve">is the</w:t>
      </w:r>
      <w:r>
        <w:t xml:space="preserve"> </w:t>
      </w:r>
      <w:hyperlink w:anchor="def-angle-unit-circle">
        <w:r>
          <w:rPr>
            <w:rStyle w:val="Hyperlink"/>
          </w:rPr>
          <w:t xml:space="preserve">angle on the unit circle</w:t>
        </w:r>
      </w:hyperlink>
      <w:r>
        <w:t xml:space="preserve"> </w:t>
      </w:r>
      <w:r>
        <w:t xml:space="preserve">between two points that are a distance of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apart along the circle.</w:t>
      </w:r>
      <w:r>
        <w:t xml:space="preserve"> </w:t>
      </w:r>
      <w:r>
        <w:t xml:space="preserve">An</w:t>
      </w:r>
      <w:r>
        <w:t xml:space="preserve"> </w:t>
      </w:r>
      <w:hyperlink w:anchor="def-angle-unit-circle">
        <w:r>
          <w:rPr>
            <w:rStyle w:val="Hyperlink"/>
          </w:rPr>
          <w:t xml:space="preserve">angle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radians.</w:t>
      </w:r>
    </w:p>
    <w:bookmarkEnd w:id="299"/>
    <w:bookmarkStart w:id="300" w:name="exm-radian"/>
    <w:p>
      <w:pPr>
        <w:pStyle w:val="BodyText"/>
      </w:pPr>
      <w:r>
        <w:rPr>
          <w:b/>
          <w:bCs/>
        </w:rPr>
        <w:t xml:space="preserve">Example 66 (Angles in radians)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59"/>
        </w:numPr>
      </w:pPr>
      <w:r>
        <w:t xml:space="preserve">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a quarter of the</w:t>
      </w:r>
      <w:r>
        <w:t xml:space="preserve"> </w:t>
      </w:r>
      <w:hyperlink w:anchor="def-unit-circle">
        <w:r>
          <w:rPr>
            <w:rStyle w:val="Hyperlink"/>
          </w:rPr>
          <w:t xml:space="preserve">unit circle</w:t>
        </w:r>
      </w:hyperlink>
      <w:r>
        <w:t xml:space="preserve"> </w:t>
      </w:r>
      <w:r>
        <w:t xml:space="preserve">apart,</w:t>
      </w:r>
      <w:r>
        <w:t xml:space="preserve"> </w:t>
      </w:r>
      <w:r>
        <w:t xml:space="preserve">so their</w:t>
      </w:r>
      <w:r>
        <w:t xml:space="preserve"> </w:t>
      </w:r>
      <w:hyperlink w:anchor="def-angle-unit-circle">
        <w:r>
          <w:rPr>
            <w:rStyle w:val="Hyperlink"/>
          </w:rPr>
          <w:t xml:space="preserve">angle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hyperlink w:anchor="def-radian">
        <w:r>
          <w:rPr>
            <w:rStyle w:val="Hyperlink"/>
          </w:rPr>
          <w:t xml:space="preserve">radians</w:t>
        </w:r>
      </w:hyperlink>
      <w:r>
        <w:t xml:space="preserve">.</w:t>
      </w:r>
    </w:p>
    <w:p>
      <w:pPr>
        <w:pStyle w:val="Compact"/>
        <w:numPr>
          <w:ilvl w:val="0"/>
          <w:numId w:val="1059"/>
        </w:numPr>
      </w:pPr>
      <w:r>
        <w:t xml:space="preserve">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half of the circle apart, so their angle is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radians.</w:t>
      </w:r>
    </w:p>
    <w:bookmarkEnd w:id="300"/>
    <w:bookmarkStart w:id="301" w:name="prp-angle-unit-circle-range"/>
    <w:p>
      <w:pPr>
        <w:pStyle w:val="FirstParagraph"/>
      </w:pPr>
      <w:r>
        <w:rPr>
          <w:b/>
          <w:bCs/>
        </w:rPr>
        <w:t xml:space="preserve">Proposition 1 (Range of an angle on the unit circle)</w:t>
      </w:r>
      <w:r>
        <w:t xml:space="preserve"> </w:t>
      </w:r>
      <w:r>
        <w:t xml:space="preserve">An</w:t>
      </w:r>
      <w:r>
        <w:t xml:space="preserve"> </w:t>
      </w:r>
      <w:hyperlink w:anchor="def-angle-unit-circle">
        <w:r>
          <w:rPr>
            <w:rStyle w:val="Hyperlink"/>
          </w:rPr>
          <w:t xml:space="preserve">angle</w:t>
        </w:r>
      </w:hyperlink>
      <w:r>
        <w:t xml:space="preserve"> </w:t>
      </w:r>
      <w:r>
        <w:t xml:space="preserve">between two points of the</w:t>
      </w:r>
      <w:r>
        <w:t xml:space="preserve"> </w:t>
      </w:r>
      <w:hyperlink w:anchor="def-unit-circle">
        <w:r>
          <w:rPr>
            <w:rStyle w:val="Hyperlink"/>
          </w:rPr>
          <w:t xml:space="preserve">unit circle</w:t>
        </w:r>
      </w:hyperlink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, at most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(</w:t>
      </w:r>
      <w:hyperlink w:anchor="def-pi">
        <w:r>
          <w:rPr>
            <w:rStyle w:val="Hyperlink"/>
          </w:rPr>
          <w:t xml:space="preserve">Definition 85</w:t>
        </w:r>
      </w:hyperlink>
      <w:r>
        <w:t xml:space="preserve">).</w:t>
      </w:r>
    </w:p>
    <w:bookmarkEnd w:id="30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whole circle has length</w:t>
      </w:r>
      <w:r>
        <w:t xml:space="preserve"> </w:t>
      </w:r>
      <m:oMath>
        <m:r>
          <m:t>2</m:t>
        </m:r>
        <m:r>
          <m:t>π</m:t>
        </m:r>
      </m:oMath>
      <w:r>
        <w:t xml:space="preserve"> </w:t>
      </w:r>
      <w:r>
        <w:t xml:space="preserve">(</w:t>
      </w:r>
      <w:hyperlink w:anchor="def-pi">
        <w:r>
          <w:rPr>
            <w:rStyle w:val="Hyperlink"/>
          </w:rPr>
          <w:t xml:space="preserve">Definition 85</w:t>
        </w:r>
      </w:hyperlink>
      <w:r>
        <w:t xml:space="preserve">).</w:t>
      </w:r>
      <w:r>
        <w:t xml:space="preserve"> </w:t>
      </w:r>
      <w:r>
        <w:t xml:space="preserve">Going the short way round covers at most half of the circle, which is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A distance along the circle is at least</w:t>
      </w:r>
      <w:r>
        <w:t xml:space="preserve"> </w:t>
      </w:r>
      <m:oMath>
        <m:r>
          <m:t>0</m:t>
        </m:r>
      </m:oMath>
      <w:r>
        <w:t xml:space="preserve">.</w:t>
      </w:r>
    </w:p>
    <w:bookmarkStart w:id="302" w:name="def-cosine-sine"/>
    <w:p>
      <w:pPr>
        <w:pStyle w:val="BodyText"/>
      </w:pPr>
      <w:r>
        <w:rPr>
          <w:b/>
          <w:bCs/>
        </w:rPr>
        <w:t xml:space="preserve">Definition 88 (Cosine)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θ</m:t>
        </m:r>
      </m:oMath>
      <w:r>
        <w:t xml:space="preserve">, start at 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of the unit circle (</w:t>
      </w:r>
      <w:hyperlink w:anchor="def-unit-circle">
        <w:r>
          <w:rPr>
            <w:rStyle w:val="Hyperlink"/>
          </w:rPr>
          <w:t xml:space="preserve">Definition 84</w:t>
        </w:r>
      </w:hyperlink>
      <w:r>
        <w:t xml:space="preserve">)</w:t>
      </w:r>
      <w:r>
        <w:t xml:space="preserve"> </w:t>
      </w:r>
      <w:r>
        <w:t xml:space="preserve">and move a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θ</m:t>
            </m:r>
          </m:e>
        </m:d>
        <m:r>
          <m:t>​</m:t>
        </m:r>
      </m:oMath>
      <w:r>
        <w:t xml:space="preserve"> </w:t>
      </w:r>
      <w:r>
        <w:t xml:space="preserve">along the circle,</w:t>
      </w:r>
      <w:r>
        <w:t xml:space="preserve"> </w:t>
      </w:r>
      <w:r>
        <w:t xml:space="preserve">counterclockwise if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clockwise if</w:t>
      </w:r>
      <w:r>
        <w:t xml:space="preserve"> </w:t>
      </w:r>
      <m:oMath>
        <m:r>
          <m:t>θ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The first coordinate of the point reached is the</w:t>
      </w:r>
      <w:r>
        <w:t xml:space="preserve"> </w:t>
      </w:r>
      <w:r>
        <w:rPr>
          <w:b/>
          <w:bCs/>
        </w:rPr>
        <w:t xml:space="preserve">cosine</w:t>
      </w:r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[40]</w:t>
      </w:r>
      <w:r>
        <w:t xml:space="preserve">, written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</m:oMath>
      <w:r>
        <w:t xml:space="preserve">.</w:t>
      </w:r>
    </w:p>
    <w:bookmarkEnd w:id="302"/>
    <w:bookmarkStart w:id="303" w:name="exm-cosine-sine"/>
    <w:p>
      <w:pPr>
        <w:pStyle w:val="BodyText"/>
      </w:pPr>
      <w:r>
        <w:rPr>
          <w:b/>
          <w:bCs/>
        </w:rPr>
        <w:t xml:space="preserve">Example 67 (Cosines of some angles)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60"/>
        </w:numPr>
      </w:pPr>
      <m:oMath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stays 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60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goes half way around the circle, 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60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goes a quarter of the way round, 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60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goes an eighth of the way round,</w:t>
      </w:r>
      <w:r>
        <w:t xml:space="preserve"> </w:t>
      </w:r>
      <w:r>
        <w:t xml:space="preserve">to the point of the circle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There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≈</m:t>
        </m:r>
        <m:r>
          <m:t>0.7071</m:t>
        </m:r>
      </m:oMath>
      <w:r>
        <w:t xml:space="preserve">.</w:t>
      </w:r>
    </w:p>
    <w:p>
      <w:pPr>
        <w:pStyle w:val="FirstParagraph"/>
      </w:pPr>
      <w:r>
        <w:t xml:space="preserve">Angles are also measured in</w:t>
      </w:r>
      <w:r>
        <w:t xml:space="preserve"> </w:t>
      </w:r>
      <w:r>
        <w:rPr>
          <w:i/>
          <w:iCs/>
        </w:rPr>
        <w:t xml:space="preserve">degrees</w:t>
      </w:r>
      <w:r>
        <w:t xml:space="preserve">, with a full turn of</w:t>
      </w:r>
      <w:r>
        <w:t xml:space="preserve"> </w:t>
      </w:r>
      <m:oMath>
        <m:r>
          <m:t>2</m:t>
        </m:r>
        <m:r>
          <m:t>π</m:t>
        </m:r>
      </m:oMath>
      <w:r>
        <w:t xml:space="preserve"> </w:t>
      </w:r>
      <w:r>
        <w:t xml:space="preserve">equal to</w:t>
      </w:r>
      <w:r>
        <w:t xml:space="preserve"> </w:t>
      </w:r>
      <m:oMath>
        <m:r>
          <m:t>360</m:t>
        </m:r>
      </m:oMath>
      <w:r>
        <w:t xml:space="preserve"> </w:t>
      </w:r>
      <w:r>
        <w:t xml:space="preserve">degrees,</w:t>
      </w:r>
      <w:r>
        <w:t xml:space="preserve"> </w:t>
      </w:r>
      <w:r>
        <w:t xml:space="preserve">so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 and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45</m:t>
        </m:r>
      </m:oMath>
      <w:r>
        <w:t xml:space="preserve"> </w:t>
      </w:r>
      <w:r>
        <w:t xml:space="preserve">degrees.</w:t>
      </w:r>
    </w:p>
    <w:bookmarkEnd w:id="303"/>
    <w:bookmarkStart w:id="304" w:name="def-sine"/>
    <w:p>
      <w:pPr>
        <w:pStyle w:val="BodyText"/>
      </w:pPr>
      <w:r>
        <w:rPr>
          <w:b/>
          <w:bCs/>
        </w:rPr>
        <w:t xml:space="preserve">Definition 89 (Sine)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θ</m:t>
        </m:r>
      </m:oMath>
      <w:r>
        <w:t xml:space="preserve">, the second coordinate of the point reached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by moving a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θ</m:t>
            </m:r>
          </m:e>
        </m:d>
        <m:r>
          <m:t>​</m:t>
        </m:r>
      </m:oMath>
      <w:r>
        <w:t xml:space="preserve"> </w:t>
      </w:r>
      <w:r>
        <w:t xml:space="preserve">along the unit circle (</w:t>
      </w:r>
      <w:hyperlink w:anchor="def-cosine-sine">
        <w:r>
          <w:rPr>
            <w:rStyle w:val="Hyperlink"/>
          </w:rPr>
          <w:t xml:space="preserve">Definition 88</w:t>
        </w:r>
      </w:hyperlink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sine</w:t>
      </w:r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[40]</w:t>
      </w:r>
      <w:r>
        <w:t xml:space="preserve">, written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</m:oMath>
      <w:r>
        <w:t xml:space="preserve">.</w:t>
      </w:r>
      <w:r>
        <w:t xml:space="preserve"> </w:t>
      </w:r>
      <w:r>
        <w:t xml:space="preserve">The sine is one of the trigonometric functions</w:t>
      </w:r>
      <w:r>
        <w:t xml:space="preserve"> </w:t>
      </w:r>
      <w:r>
        <w:t xml:space="preserve">[41]</w:t>
      </w:r>
      <w:r>
        <w:t xml:space="preserve">.</w:t>
      </w:r>
    </w:p>
    <w:bookmarkEnd w:id="304"/>
    <w:bookmarkStart w:id="305" w:name="exm-sine"/>
    <w:p>
      <w:pPr>
        <w:pStyle w:val="BodyText"/>
      </w:pPr>
      <w:r>
        <w:rPr>
          <w:b/>
          <w:bCs/>
        </w:rPr>
        <w:t xml:space="preserve">Example 68 (Sines of some angles)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61"/>
        </w:numPr>
      </w:pPr>
      <m:oMath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stays 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sin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61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goes half way around the circle, 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sin</m:t>
        </m:r>
        <m:r>
          <m:t>π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61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goes a quarter of the way round, 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61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reaches the point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 </w:t>
      </w:r>
      <w:r>
        <w:t xml:space="preserve">(</w:t>
      </w:r>
      <w:hyperlink w:anchor="exm-cosine-sine">
        <w:r>
          <w:rPr>
            <w:rStyle w:val="Hyperlink"/>
          </w:rPr>
          <w:t xml:space="preserve">Example 67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.</w:t>
      </w:r>
    </w:p>
    <w:bookmarkEnd w:id="305"/>
    <w:bookmarkStart w:id="306" w:name="thm-cosine-sine-identity"/>
    <w:p>
      <w:pPr>
        <w:pStyle w:val="FirstParagraph"/>
      </w:pPr>
      <w:r>
        <w:rPr>
          <w:b/>
          <w:bCs/>
        </w:rPr>
        <w:t xml:space="preserve">Theorem 33 (The Pythagorean identity)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[42]</w:t>
      </w:r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cos</m:t>
              </m:r>
            </m:e>
            <m:sup>
              <m:r>
                <m:t>2</m:t>
              </m:r>
            </m:sup>
          </m:sSup>
          <m:r>
            <m:t>θ</m:t>
          </m:r>
          <m:r>
            <m:rPr>
              <m:sty m:val="p"/>
            </m:rPr>
            <m:t>+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2</m:t>
              </m:r>
            </m:sup>
          </m:sSup>
          <m:r>
            <m:t>θ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30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lies on the unit circle (</w:t>
      </w:r>
      <w:hyperlink w:anchor="def-unit-circle">
        <w:r>
          <w:rPr>
            <w:rStyle w:val="Hyperlink"/>
          </w:rPr>
          <w:t xml:space="preserve">Definition 84</w:t>
        </w:r>
      </w:hyperlink>
      <w:r>
        <w:t xml:space="preserve">),</w:t>
      </w:r>
      <w:r>
        <w:t xml:space="preserve"> </w:t>
      </w:r>
      <w:r>
        <w:t xml:space="preserve">so its coordinates satisfy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311" w:name="exm-cosine-sine-unit-circle"/>
    <w:p>
      <w:pPr>
        <w:pStyle w:val="BodyText"/>
      </w:pPr>
      <w:r>
        <w:rPr>
          <w:b/>
          <w:bCs/>
        </w:rPr>
        <w:t xml:space="preserve">Example 69 (The unit circle and the angle</w:t>
      </w:r>
      <w:r>
        <w:rPr>
          <w:b/>
          <w:bCs/>
        </w:rPr>
        <w:t xml:space="preserve"> </w:t>
      </w:r>
      <m:oMath>
        <m:r>
          <m:t>π</m:t>
        </m:r>
        <m:r>
          <m:rPr>
            <m:sty m:val="p"/>
          </m:rPr>
          <m:t>/</m:t>
        </m:r>
        <m:r>
          <m:t>3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3</m:t>
        </m:r>
      </m:oMath>
      <w:r>
        <w:t xml:space="preserve">, one sixth of the way round the circle.</w:t>
      </w:r>
      <w:r>
        <w:t xml:space="preserve"> </w:t>
      </w:r>
      <w:hyperlink w:anchor="fig-cosine-sine-unit-circle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 the point reached,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, and its two coordinates.</w:t>
      </w:r>
      <w:r>
        <w:t xml:space="preserve"> </w:t>
      </w:r>
      <w:r>
        <w:t xml:space="preserve">The point is a vertex of a regular hexagon inscribed in the unit circle,</w:t>
      </w:r>
      <w:r>
        <w:t xml:space="preserve"> </w:t>
      </w:r>
      <w:r>
        <w:t xml:space="preserve">whose sides have the same length as its radius,</w:t>
      </w:r>
      <w:r>
        <w:t xml:space="preserve"> </w:t>
      </w:r>
      <w:r>
        <w:t xml:space="preserve">so the point is at distance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Writing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</m:e>
        </m:rad>
        <m:r>
          <m:rPr>
            <m:sty m:val="p"/>
          </m:rPr>
          <m:t>=</m:t>
        </m:r>
        <m:f>
          <m:fPr>
            <m:type m:val="lin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To three decimal places these are</w:t>
      </w:r>
      <w:r>
        <w:t xml:space="preserve"> </w:t>
      </w:r>
      <w:r>
        <w:t xml:space="preserve">0.5 and 0.866.</w:t>
      </w:r>
      <w:r>
        <w:t xml:space="preserve"> </w:t>
      </w:r>
      <w:r>
        <w:t xml:space="preserve">As</w:t>
      </w:r>
      <w:r>
        <w:t xml:space="preserve"> </w:t>
      </w:r>
      <w:hyperlink w:anchor="thm-cosine-sine-identity">
        <w:r>
          <w:rPr>
            <w:rStyle w:val="Hyperlink"/>
          </w:rPr>
          <w:t xml:space="preserve">Theorem 33</w:t>
        </w:r>
      </w:hyperlink>
      <w:r>
        <w:t xml:space="preserve"> </w:t>
      </w:r>
      <w:r>
        <w:t xml:space="preserve">says, the squared coordinates add to</w:t>
      </w:r>
      <w:r>
        <w:t xml:space="preserve"> </w:t>
      </w:r>
      <w:r>
        <w:t xml:space="preserve">1.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0" w:name="fig-cosine-sine-unit-circle"/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08" name="Picture"/>
                  <a:graphic>
                    <a:graphicData uri="http://schemas.openxmlformats.org/drawingml/2006/picture">
                      <pic:pic>
                        <pic:nvPicPr>
                          <pic:cNvPr descr="algebra_files/figure-docx/unnamed-chunk-3-1.png" id="30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The unit circle with the point at angle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/</m:t>
              </m:r>
              <m:r>
                <m:t>3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Its horizontal coordinate is the cosine and its vertical coordinate is the sine.</w:t>
            </w:r>
          </w:p>
          <w:bookmarkEnd w:id="310"/>
        </w:tc>
      </w:tr>
    </w:tbl>
    <w:bookmarkEnd w:id="311"/>
    <w:bookmarkStart w:id="312" w:name="thm-cosine-bijection"/>
    <w:p>
      <w:pPr>
        <w:pStyle w:val="BodyText"/>
      </w:pPr>
      <w:r>
        <w:rPr>
          <w:b/>
          <w:bCs/>
        </w:rPr>
        <w:t xml:space="preserve">Theorem 34 (Cosine takes each value from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exactly once between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π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function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decreasing, with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and takes each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once.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bookmarkEnd w:id="31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 the point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at distance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along the circle</w:t>
      </w:r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counterclockwise, so it lies on the upper half of the unit circle,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, which gives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Different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 </w:t>
      </w:r>
      <w:r>
        <w:t xml:space="preserve">are different distances along that half circle,</w:t>
      </w:r>
      <w:r>
        <w:t xml:space="preserve"> </w:t>
      </w:r>
      <w:r>
        <w:t xml:space="preserve">so they give different points.</w:t>
      </w:r>
      <w:r>
        <w:t xml:space="preserve"> </w:t>
      </w:r>
      <w:r>
        <w:t xml:space="preserve">Two different points of the upper half have different first coordinates,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</m:e>
        </m:rad>
      </m:oMath>
      <w:r>
        <w:t xml:space="preserve"> </w:t>
      </w:r>
      <w:r>
        <w:t xml:space="preserve">is determined by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is one-to-one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the first coordinate of the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 the upper half,</w:t>
      </w:r>
      <w:r>
        <w:t xml:space="preserve"> </w:t>
      </w:r>
      <w:r>
        <w:t xml:space="preserve">and the distance along the half circle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 that point is some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takes every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Finally, move along the upper half circle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increases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 first coordinate never takes the same value twice, so it never turns back.</w:t>
      </w:r>
      <w:r>
        <w:t xml:space="preserve"> </w:t>
      </w:r>
      <w:r>
        <w:t xml:space="preserve">It starts at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ends at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so it only decreases.</w:t>
      </w:r>
    </w:p>
    <w:bookmarkStart w:id="313" w:name="def-arccosine"/>
    <w:p>
      <w:pPr>
        <w:pStyle w:val="BodyText"/>
      </w:pPr>
      <w:r>
        <w:rPr>
          <w:b/>
          <w:bCs/>
        </w:rPr>
        <w:t xml:space="preserve">Definition 90 (Arccosine)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arccosine</w:t>
      </w:r>
      <w:r>
        <w:t xml:space="preserve"> </w:t>
      </w:r>
      <m:oMath>
        <m:r>
          <m:rPr>
            <m:sty m:val="p"/>
          </m:rPr>
          <m:t>arccos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 </w:t>
      </w:r>
      <w:r>
        <w:t xml:space="preserve">is the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 sends each</w:t>
      </w:r>
      <w:r>
        <w:t xml:space="preserve"> </w:t>
      </w:r>
      <w:hyperlink w:anchor="def-cosine-sine">
        <w:r>
          <w:rPr>
            <w:rStyle w:val="Hyperlink"/>
          </w:rPr>
          <w:t xml:space="preserve">cosine</w:t>
        </w:r>
      </w:hyperlink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to the one</w:t>
      </w:r>
      <w:r>
        <w:t xml:space="preserve"> </w:t>
      </w:r>
      <w:hyperlink r:id="rId15">
        <w:r>
          <w:rPr>
            <w:rStyle w:val="Hyperlink"/>
          </w:rPr>
          <w:t xml:space="preserve">real number</w:t>
        </w:r>
      </w:hyperlink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 </w:t>
      </w:r>
      <w:r>
        <w:t xml:space="preserve">whose cosine is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cosine-bijection">
        <w:r>
          <w:rPr>
            <w:rStyle w:val="Hyperlink"/>
          </w:rPr>
          <w:t xml:space="preserve">Theorem 34</w:t>
        </w:r>
      </w:hyperlink>
      <w:r>
        <w:t xml:space="preserve">, there is just one such</w:t>
      </w:r>
      <w:r>
        <w:t xml:space="preserve"> </w:t>
      </w:r>
      <m:oMath>
        <m:r>
          <m:t>θ</m:t>
        </m:r>
      </m:oMath>
      <w:r>
        <w:t xml:space="preserve">.</w:t>
      </w:r>
    </w:p>
    <w:bookmarkEnd w:id="313"/>
    <w:bookmarkStart w:id="314" w:name="exm-arccosine"/>
    <w:p>
      <w:pPr>
        <w:pStyle w:val="BodyText"/>
      </w:pPr>
      <w:r>
        <w:rPr>
          <w:b/>
          <w:bCs/>
        </w:rPr>
        <w:t xml:space="preserve">Example 70 (Three arccosines)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62"/>
        </w:numPr>
      </w:pPr>
      <w:r>
        <w:t xml:space="preserve">The</w:t>
      </w:r>
      <w:r>
        <w:t xml:space="preserve"> </w:t>
      </w:r>
      <w:hyperlink w:anchor="def-arccosine">
        <w:r>
          <w:rPr>
            <w:rStyle w:val="Hyperlink"/>
          </w:rPr>
          <w:t xml:space="preserve">arccosine</w:t>
        </w:r>
      </w:hyperlink>
      <w:r>
        <w:t xml:space="preserve"> </w:t>
      </w:r>
      <w:r>
        <w:t xml:space="preserve">of one is</w:t>
      </w:r>
      <w:r>
        <w:t xml:space="preserve"> </w:t>
      </w:r>
      <m:oMath>
        <m:r>
          <m:rPr>
            <m:sty m:val="p"/>
          </m:rPr>
          <m:t>arccos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 because the</w:t>
      </w:r>
      <w:r>
        <w:t xml:space="preserve"> </w:t>
      </w:r>
      <w:hyperlink w:anchor="def-cosine-sine">
        <w:r>
          <w:rPr>
            <w:rStyle w:val="Hyperlink"/>
          </w:rPr>
          <w:t xml:space="preserve">cosine</w:t>
        </w:r>
      </w:hyperlink>
      <w:r>
        <w:t xml:space="preserve"> </w:t>
      </w:r>
      <w:r>
        <w:t xml:space="preserve">of zero is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62"/>
        </w:numPr>
      </w:pPr>
      <w:r>
        <w:t xml:space="preserve">The arccosine of zero is</w:t>
      </w:r>
      <w:r>
        <w:t xml:space="preserve"> </w:t>
      </w:r>
      <m:oMath>
        <m:r>
          <m:rPr>
            <m:sty m:val="p"/>
          </m:rPr>
          <m:t>arccos</m:t>
        </m:r>
        <m:r>
          <m:t>0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, because the cosine of a quarter turn is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62"/>
        </w:numPr>
      </w:pPr>
      <w:r>
        <w:t xml:space="preserve">The arccosine of minus one is</w:t>
      </w:r>
      <w:r>
        <w:t xml:space="preserve"> </w:t>
      </w:r>
      <m:oMath>
        <m:r>
          <m:rPr>
            <m:sty m:val="p"/>
          </m:rPr>
          <m:t>arccos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 because the cosine of a half turn is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14"/>
    <w:bookmarkEnd w:id="315"/>
    <w:bookmarkStart w:id="337" w:name="sec-complex-numbers"/>
    <w:p>
      <w:pPr>
        <w:pStyle w:val="Heading2"/>
      </w:pPr>
      <w:r>
        <w:t xml:space="preserve">22 Complex numbers</w:t>
      </w:r>
    </w:p>
    <w:bookmarkStart w:id="316" w:name="def-imaginary-unit"/>
    <w:p>
      <w:pPr>
        <w:pStyle w:val="FirstParagraph"/>
      </w:pPr>
      <w:r>
        <w:rPr>
          <w:b/>
          <w:bCs/>
        </w:rPr>
        <w:t xml:space="preserve">Definition 91 (Imaginary unit)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imaginary unit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a number whose square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[43]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i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Apart from that one rule,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obeys the usual rules of arithmetic:</w:t>
      </w:r>
    </w:p>
    <w:p>
      <w:pPr>
        <w:pStyle w:val="Compact"/>
        <w:numPr>
          <w:ilvl w:val="0"/>
          <w:numId w:val="1063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w:anchor="def-commutative">
        <w:r>
          <w:rPr>
            <w:rStyle w:val="Hyperlink"/>
          </w:rPr>
          <w:t xml:space="preserve">commutative</w:t>
        </w:r>
      </w:hyperlink>
      <w:r>
        <w:t xml:space="preserve">;</w:t>
      </w:r>
    </w:p>
    <w:p>
      <w:pPr>
        <w:pStyle w:val="Compact"/>
        <w:numPr>
          <w:ilvl w:val="0"/>
          <w:numId w:val="1063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w:anchor="def-associative">
        <w:r>
          <w:rPr>
            <w:rStyle w:val="Hyperlink"/>
          </w:rPr>
          <w:t xml:space="preserve">associative</w:t>
        </w:r>
      </w:hyperlink>
      <w:r>
        <w:t xml:space="preserve">;</w:t>
      </w:r>
    </w:p>
    <w:p>
      <w:pPr>
        <w:pStyle w:val="Compact"/>
        <w:numPr>
          <w:ilvl w:val="0"/>
          <w:numId w:val="1063"/>
        </w:numPr>
      </w:pPr>
      <w:r>
        <w:t xml:space="preserve">multiplication</w:t>
      </w:r>
      <w:r>
        <w:t xml:space="preserve"> </w:t>
      </w:r>
      <w:hyperlink w:anchor="def-distributive">
        <w:r>
          <w:rPr>
            <w:rStyle w:val="Hyperlink"/>
          </w:rPr>
          <w:t xml:space="preserve">distributes</w:t>
        </w:r>
      </w:hyperlink>
      <w:r>
        <w:t xml:space="preserve"> </w:t>
      </w:r>
      <w:r>
        <w:t xml:space="preserve">over addition.</w:t>
      </w:r>
    </w:p>
    <w:bookmarkEnd w:id="316"/>
    <w:p>
      <w:pPr>
        <w:pStyle w:val="FirstParagraph"/>
      </w:pPr>
      <w:r>
        <w:t xml:space="preserve">Axler [44], Definition 1.1, p. 2</w:t>
      </w:r>
      <w:r>
        <w:t xml:space="preserve"> </w:t>
      </w:r>
      <w:r>
        <w:t xml:space="preserve">makes this idea rigorous:</w:t>
      </w:r>
      <w:r>
        <w:t xml:space="preserve"> </w:t>
      </w:r>
      <w:r>
        <w:t xml:space="preserve">it defines a complex number as an ordered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defines addition and multiplication of such pairs,</w:t>
      </w:r>
      <w:r>
        <w:t xml:space="preserve"> </w:t>
      </w:r>
      <w:r>
        <w:t xml:space="preserve">writes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1</m:t>
        </m:r>
        <m:r>
          <m:t>i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leaves it to the reader to verify that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317" w:name="exm-imaginary-unit-powers"/>
    <w:p>
      <w:pPr>
        <w:pStyle w:val="BodyText"/>
      </w:pPr>
      <w:r>
        <w:rPr>
          <w:b/>
          <w:bCs/>
        </w:rPr>
        <w:t xml:space="preserve">Example 71 (Powers of the imaginary unit)</w:t>
      </w:r>
      <w:r>
        <w:t xml:space="preserve"> </w:t>
      </w:r>
      <w:r>
        <w:t xml:space="preserve">The powers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repeat in a cycle of four: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power into two squares)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91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cycle starts again: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5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 the powers run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317"/>
    <w:bookmarkStart w:id="318" w:name="exm-no-real-imaginary-unit"/>
    <w:p>
      <w:pPr>
        <w:pStyle w:val="BodyText"/>
      </w:pPr>
      <w:r>
        <w:rPr>
          <w:b/>
          <w:bCs/>
        </w:rPr>
        <w:t xml:space="preserve">Example 72 (No real number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imaginary unit is not a real number,</w:t>
      </w:r>
      <w:r>
        <w:t xml:space="preserve"> </w:t>
      </w:r>
      <w:r>
        <w:t xml:space="preserve">because the square of every real number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Compact"/>
        <w:numPr>
          <w:ilvl w:val="0"/>
          <w:numId w:val="1064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nonnegative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64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For instance,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;</w:t>
      </w:r>
      <w:r>
        <w:t xml:space="preserve"> </w:t>
      </w:r>
      <w:r>
        <w:t xml:space="preserve">neither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 the equation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has no real solution,</w:t>
      </w:r>
      <w:r>
        <w:t xml:space="preserve"> </w:t>
      </w:r>
      <w:r>
        <w:t xml:space="preserve">and</w:t>
      </w:r>
      <w:r>
        <w:t xml:space="preserve"> </w:t>
      </w:r>
      <w:hyperlink w:anchor="def-imaginary-unit">
        <w:r>
          <w:rPr>
            <w:rStyle w:val="Hyperlink"/>
          </w:rPr>
          <w:t xml:space="preserve">Definition 91</w:t>
        </w:r>
      </w:hyperlink>
      <w:r>
        <w:t xml:space="preserve"> </w:t>
      </w:r>
      <w:r>
        <w:t xml:space="preserve">introduces a new number to solve it.</w:t>
      </w:r>
    </w:p>
    <w:bookmarkEnd w:id="318"/>
    <w:bookmarkStart w:id="319" w:name="thm-negative-imaginary-unit"/>
    <w:p>
      <w:pPr>
        <w:pStyle w:val="BodyText"/>
      </w:pPr>
      <w:r>
        <w:rPr>
          <w:b/>
          <w:bCs/>
        </w:rPr>
        <w:t xml:space="preserve">Theorem 35 (The number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also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i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3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because products commute and associate)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Definition 91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Start w:id="320" w:name="exm-negative-imaginary-unit"/>
    <w:p>
      <w:pPr>
        <w:pStyle w:val="FirstParagraph"/>
      </w:pPr>
      <w:r>
        <w:rPr>
          <w:b/>
          <w:bCs/>
        </w:rPr>
        <w:t xml:space="preserve">Example 73 (Squaring</w:t>
      </w:r>
      <w:r>
        <w:rPr>
          <w:b/>
          <w:bCs/>
        </w:rPr>
        <w:t xml:space="preserve"> </w:t>
      </w:r>
      <m:oMath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R)</w:t>
      </w:r>
      <w:r>
        <w:t xml:space="preserve"> </w:t>
      </w:r>
      <w:r>
        <w:t xml:space="preserve">R has the imaginary unit as</w:t>
      </w:r>
      <w:r>
        <w:t xml:space="preserve"> </w:t>
      </w:r>
      <w:r>
        <w:rPr>
          <w:rStyle w:val="VerbatimChar"/>
        </w:rPr>
        <w:t xml:space="preserve">1i</w:t>
      </w:r>
      <w:r>
        <w:t xml:space="preserve">.</w:t>
      </w:r>
      <w:r>
        <w:t xml:space="preserve"> </w:t>
      </w:r>
      <w:r>
        <w:t xml:space="preserve">The code below squares it and its negative.</w:t>
      </w:r>
    </w:p>
    <w:p>
      <w:pPr>
        <w:pStyle w:val="SourceCode"/>
      </w:pPr>
      <w:r>
        <w:rPr>
          <w:rStyle w:val="NormalTok"/>
        </w:rPr>
        <w:t xml:space="preserve">squares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 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minus_i =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squares</w:t>
      </w:r>
      <w:r>
        <w:br/>
      </w:r>
      <w:r>
        <w:rPr>
          <w:rStyle w:val="CommentTok"/>
        </w:rPr>
        <w:t xml:space="preserve">#&gt;       i minus_i </w:t>
      </w:r>
      <w:r>
        <w:br/>
      </w:r>
      <w:r>
        <w:rPr>
          <w:rStyle w:val="CommentTok"/>
        </w:rPr>
        <w:t xml:space="preserve">#&gt; -1+0i -1+0i</w:t>
      </w:r>
    </w:p>
    <w:p>
      <w:pPr>
        <w:pStyle w:val="FirstParagraph"/>
      </w:pPr>
      <w:r>
        <w:t xml:space="preserve">Both squares have real part -1</w:t>
      </w:r>
      <w:r>
        <w:t xml:space="preserve"> </w:t>
      </w:r>
      <w:r>
        <w:t xml:space="preserve">and imaginary part 0,</w:t>
      </w:r>
      <w:r>
        <w:t xml:space="preserve"> </w:t>
      </w:r>
      <w:r>
        <w:t xml:space="preserve">as</w:t>
      </w:r>
      <w:r>
        <w:t xml:space="preserve"> </w:t>
      </w:r>
      <w:hyperlink w:anchor="def-imaginary-unit">
        <w:r>
          <w:rPr>
            <w:rStyle w:val="Hyperlink"/>
          </w:rPr>
          <w:t xml:space="preserve">Definition 91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imaginary-unit">
        <w:r>
          <w:rPr>
            <w:rStyle w:val="Hyperlink"/>
          </w:rPr>
          <w:t xml:space="preserve">Theorem 35</w:t>
        </w:r>
      </w:hyperlink>
      <w:r>
        <w:t xml:space="preserve"> </w:t>
      </w:r>
      <w:r>
        <w:t xml:space="preserve">say.</w:t>
      </w:r>
    </w:p>
    <w:bookmarkEnd w:id="320"/>
    <w:bookmarkStart w:id="321" w:name="rem-imaginary-unit-choice"/>
    <w:p>
      <w:pPr>
        <w:pStyle w:val="BodyText"/>
      </w:pPr>
      <w:r>
        <w:rPr>
          <w:i/>
          <w:iCs/>
        </w:rPr>
        <w:t xml:space="preserve">Remark 23</w:t>
      </w:r>
      <w:r>
        <w:t xml:space="preserve"> (The rule does not tell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). </w:t>
      </w: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obeys the same rule as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thm-negative-imaginary-unit">
        <w:r>
          <w:rPr>
            <w:rStyle w:val="Hyperlink"/>
          </w:rPr>
          <w:t xml:space="preserve">Theorem 35</w:t>
        </w:r>
      </w:hyperlink>
      <w:r>
        <w:t xml:space="preserve">),</w:t>
      </w:r>
      <w:r>
        <w:t xml:space="preserve"> </w:t>
      </w:r>
      <w:r>
        <w:t xml:space="preserve">the rule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does not single one of them out.</w:t>
      </w:r>
      <w:r>
        <w:t xml:space="preserve"> </w:t>
      </w:r>
      <w:r>
        <w:t xml:space="preserve">The symbol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names one of these two square roots of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chosen once and for all.</w:t>
      </w:r>
    </w:p>
    <w:bookmarkEnd w:id="321"/>
    <w:bookmarkStart w:id="322" w:name="def-complex-number"/>
    <w:p>
      <w:pPr>
        <w:pStyle w:val="BodyText"/>
      </w:pPr>
      <w:r>
        <w:rPr>
          <w:b/>
          <w:bCs/>
        </w:rPr>
        <w:t xml:space="preserve">Definition 92 (Complex number)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number</w:t>
      </w:r>
      <w:r>
        <w:t xml:space="preserve"> </w:t>
      </w:r>
      <w:r>
        <w:t xml:space="preserve">[45]</w:t>
      </w:r>
      <w:r>
        <w:t xml:space="preserve"> </w:t>
      </w:r>
      <w:r>
        <w:t xml:space="preserve">is a number of the form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real numbers and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imaginary unit (</w:t>
      </w:r>
      <w:hyperlink w:anchor="def-imaginary-unit">
        <w:r>
          <w:rPr>
            <w:rStyle w:val="Hyperlink"/>
          </w:rPr>
          <w:t xml:space="preserve">Definition 91</w:t>
        </w:r>
      </w:hyperlink>
      <w:r>
        <w:t xml:space="preserve">).</w:t>
      </w:r>
      <w:r>
        <w:t xml:space="preserve"> </w:t>
      </w:r>
      <w:r>
        <w:t xml:space="preserve">The set of all complex numbers is</w:t>
      </w:r>
      <w:r>
        <w:t xml:space="preserve"> </w:t>
      </w:r>
      <m:oMath>
        <m:r>
          <m:rPr>
            <m:scr m:val="double-struck"/>
            <m:sty m:val="p"/>
          </m:rPr>
          <m:t>C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{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}</m:t>
        </m:r>
      </m:oMath>
      <w:r>
        <w:t xml:space="preserve">.</w:t>
      </w:r>
    </w:p>
    <w:bookmarkEnd w:id="322"/>
    <w:bookmarkStart w:id="323" w:name="def-real-part"/>
    <w:p>
      <w:pPr>
        <w:pStyle w:val="BodyText"/>
      </w:pPr>
      <w:r>
        <w:rPr>
          <w:b/>
          <w:bCs/>
        </w:rPr>
        <w:t xml:space="preserve">Definition 93 (Real part)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real part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92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a</m:t>
        </m:r>
      </m:oMath>
      <w:r>
        <w:t xml:space="preserve">.</w:t>
      </w:r>
    </w:p>
    <w:bookmarkEnd w:id="323"/>
    <w:bookmarkStart w:id="324" w:name="def-imaginary-part"/>
    <w:p>
      <w:pPr>
        <w:pStyle w:val="BodyText"/>
      </w:pPr>
      <w:r>
        <w:rPr>
          <w:b/>
          <w:bCs/>
        </w:rPr>
        <w:t xml:space="preserve">Definition 94 (Imaginary part)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imaginary part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92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b</m:t>
        </m:r>
      </m:oMath>
      <w:r>
        <w:t xml:space="preserve">.</w:t>
      </w:r>
    </w:p>
    <w:bookmarkEnd w:id="324"/>
    <w:bookmarkStart w:id="325" w:name="def-complex-equality"/>
    <w:p>
      <w:pPr>
        <w:pStyle w:val="BodyText"/>
      </w:pPr>
      <w:r>
        <w:rPr>
          <w:b/>
          <w:bCs/>
        </w:rPr>
        <w:t xml:space="preserve">Definition 95 (Equal complex numbers)</w:t>
      </w:r>
      <w:r>
        <w:t xml:space="preserve"> </w:t>
      </w:r>
      <w:r>
        <w:t xml:space="preserve">Two complex numbers (</w:t>
      </w:r>
      <w:hyperlink w:anchor="def-complex-number">
        <w:r>
          <w:rPr>
            <w:rStyle w:val="Hyperlink"/>
          </w:rPr>
          <w:t xml:space="preserve">Definition 92</w:t>
        </w:r>
      </w:hyperlink>
      <w:r>
        <w:t xml:space="preserve">) are</w:t>
      </w:r>
      <w:r>
        <w:t xml:space="preserve"> </w:t>
      </w:r>
      <w:r>
        <w:rPr>
          <w:b/>
          <w:bCs/>
        </w:rPr>
        <w:t xml:space="preserve">equal</w:t>
      </w:r>
      <w:r>
        <w:t xml:space="preserve"> </w:t>
      </w:r>
      <w:r>
        <w:t xml:space="preserve">exactly when their real parts (</w:t>
      </w:r>
      <w:hyperlink w:anchor="def-real-part">
        <w:r>
          <w:rPr>
            <w:rStyle w:val="Hyperlink"/>
          </w:rPr>
          <w:t xml:space="preserve">Definition 93</w:t>
        </w:r>
      </w:hyperlink>
      <w:r>
        <w:t xml:space="preserve">) are equal and their imaginary parts (</w:t>
      </w:r>
      <w:hyperlink w:anchor="def-imaginary-part">
        <w:r>
          <w:rPr>
            <w:rStyle w:val="Hyperlink"/>
          </w:rPr>
          <w:t xml:space="preserve">Definition 94</w:t>
        </w:r>
      </w:hyperlink>
      <w:r>
        <w:t xml:space="preserve">) are equal.</w:t>
      </w:r>
    </w:p>
    <w:bookmarkEnd w:id="325"/>
    <w:p>
      <w:pPr>
        <w:pStyle w:val="BodyText"/>
      </w:pPr>
      <w:r>
        <w:t xml:space="preserve">Axler [44], Definition 1.1, p. 2</w:t>
      </w:r>
      <w:r>
        <w:t xml:space="preserve"> </w:t>
      </w:r>
      <w:r>
        <w:t xml:space="preserve">defines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 </w:t>
      </w:r>
      <w:r>
        <w:t xml:space="preserve">as the set of ordered pairs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 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Axler [44], Definition 4.1, p. 120</w:t>
      </w:r>
      <w:r>
        <w:t xml:space="preserve"> </w:t>
      </w:r>
      <w:r>
        <w:t xml:space="preserve">defines the real and imaginary parts.</w:t>
      </w:r>
    </w:p>
    <w:bookmarkStart w:id="326" w:name="exm-complex-number"/>
    <w:p>
      <w:pPr>
        <w:pStyle w:val="BodyText"/>
      </w:pPr>
      <w:r>
        <w:rPr>
          <w:b/>
          <w:bCs/>
        </w:rPr>
        <w:t xml:space="preserve">Example 74 (Real and imaginary parts)</w:t>
      </w:r>
      <w:r>
        <w:t xml:space="preserve"> </w:t>
      </w:r>
      <w:r>
        <w:t xml:space="preserve">For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, the real part 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imaginary part 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</m:oMath>
      <w:r>
        <w:t xml:space="preserve">:</w:t>
      </w:r>
      <w:r>
        <w:t xml:space="preserve"> </w:t>
      </w:r>
      <w:r>
        <w:t xml:space="preserve">the imaginary part is the real number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, not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w:r>
        <w:t xml:space="preserve">The numbers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have the same real part,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different imaginary parts,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different complex numbers.</w:t>
      </w:r>
    </w:p>
    <w:p>
      <w:pPr>
        <w:pStyle w:val="BodyText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7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 real part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and imaginary part</w:t>
      </w:r>
      <w:r>
        <w:t xml:space="preserve"> </w:t>
      </w:r>
      <m:oMath>
        <m:r>
          <m:t>0</m:t>
        </m:r>
      </m:oMath>
      <w:r>
        <w:t xml:space="preserve">.</w:t>
      </w:r>
    </w:p>
    <w:bookmarkEnd w:id="326"/>
    <w:bookmarkStart w:id="327" w:name="thm-reals-in-complex"/>
    <w:p>
      <w:pPr>
        <w:pStyle w:val="BodyText"/>
      </w:pPr>
      <w:r>
        <w:rPr>
          <w:b/>
          <w:bCs/>
        </w:rPr>
        <w:t xml:space="preserve">Theorem 36 (Every real number is a complex number)</w:t>
      </w:r>
      <w:r>
        <w:t xml:space="preserve"> </w:t>
      </w:r>
      <w:r>
        <w:t xml:space="preserve">A complex number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 real number exactly when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 particular, every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Re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Im</m:t>
        </m:r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.</w:t>
      </w:r>
    </w:p>
    <w:bookmarkEnd w:id="32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Since</w:t>
      </w:r>
      <w:r>
        <w:t xml:space="preserve"> </w:t>
      </w:r>
      <m:oMath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 whose imaginary part 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real part of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, and by the equality rule in</w:t>
      </w:r>
      <w:r>
        <w:t xml:space="preserve"> </w:t>
      </w:r>
      <w:hyperlink w:anchor="def-complex-equality">
        <w:r>
          <w:rPr>
            <w:rStyle w:val="Hyperlink"/>
          </w:rPr>
          <w:t xml:space="preserve">Definition 95</w:t>
        </w:r>
      </w:hyperlink>
      <w:r>
        <w:t xml:space="preserve"> </w:t>
      </w:r>
      <w:r>
        <w:t xml:space="preserve">no other pair of real and imaginary parts gives the same number.</w:t>
      </w:r>
    </w:p>
    <w:p>
      <w:pPr>
        <w:pStyle w:val="BodyText"/>
      </w:pPr>
      <w:r>
        <w:t xml:space="preserve">Conversely, if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by the same calculation, so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real.</w:t>
      </w:r>
    </w:p>
    <w:bookmarkStart w:id="328" w:name="exm-reals-in-complex"/>
    <w:p>
      <w:pPr>
        <w:pStyle w:val="BodyText"/>
      </w:pPr>
      <w:r>
        <w:rPr>
          <w:b/>
          <w:bCs/>
        </w:rPr>
        <w:t xml:space="preserve">Example 75 (Which complex numbers are real)</w:t>
      </w:r>
      <w:r>
        <w:t xml:space="preserve"> </w:t>
      </w:r>
      <w:r>
        <w:t xml:space="preserve">R stores complex numbers as a real part and an imaginary part.</w:t>
      </w:r>
      <w:r>
        <w:t xml:space="preserve"> </w:t>
      </w:r>
      <w:r>
        <w:t xml:space="preserve">The code below converts 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to a complex number</w:t>
      </w:r>
      <w:r>
        <w:t xml:space="preserve"> </w:t>
      </w:r>
      <w:r>
        <w:t xml:space="preserve">and reads the parts of three complex numbers.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as.complex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i)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re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is_real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z        re    im is_real</w:t>
      </w:r>
      <w:r>
        <w:br/>
      </w:r>
      <w:r>
        <w:rPr>
          <w:rStyle w:val="CommentTok"/>
        </w:rPr>
        <w:t xml:space="preserve">#&gt;   &lt;cpl&gt; &lt;dbl&gt; &lt;dbl&gt; &lt;lgl&gt;  </w:t>
      </w:r>
      <w:r>
        <w:br/>
      </w:r>
      <w:r>
        <w:rPr>
          <w:rStyle w:val="CommentTok"/>
        </w:rPr>
        <w:t xml:space="preserve">#&gt; 1 7+0i      7     0 TRUE   </w:t>
      </w:r>
      <w:r>
        <w:br/>
      </w:r>
      <w:r>
        <w:rPr>
          <w:rStyle w:val="CommentTok"/>
        </w:rPr>
        <w:t xml:space="preserve">#&gt; 2 2-5i      2    -5 FALSE  </w:t>
      </w:r>
      <w:r>
        <w:br/>
      </w:r>
      <w:r>
        <w:rPr>
          <w:rStyle w:val="CommentTok"/>
        </w:rPr>
        <w:t xml:space="preserve">#&gt; 3 3+0i      3     0 TRUE</w:t>
      </w:r>
    </w:p>
    <w:p>
      <w:pPr>
        <w:pStyle w:val="FirstParagraph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becomes the complex number 7+0i,</w:t>
      </w:r>
      <w:r>
        <w:t xml:space="preserve"> </w:t>
      </w:r>
      <w:r>
        <w:t xml:space="preserve">with imaginary part 0.</w:t>
      </w:r>
      <w:r>
        <w:t xml:space="preserve"> </w:t>
      </w:r>
      <w:r>
        <w:t xml:space="preserve">Of the 3 numbers,</w:t>
      </w:r>
      <w:r>
        <w:t xml:space="preserve"> </w:t>
      </w:r>
      <w:r>
        <w:t xml:space="preserve">2 have imaginary part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reals-in-complex">
        <w:r>
          <w:rPr>
            <w:rStyle w:val="Hyperlink"/>
          </w:rPr>
          <w:t xml:space="preserve">Theorem 36</w:t>
        </w:r>
      </w:hyperlink>
      <w:r>
        <w:t xml:space="preserve"> </w:t>
      </w:r>
      <w:r>
        <w:t xml:space="preserve">these are the real ones.</w:t>
      </w:r>
      <w:r>
        <w:t xml:space="preserve"> </w:t>
      </w:r>
      <w:r>
        <w:t xml:space="preserve">The number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 </w:t>
      </w:r>
      <w:r>
        <w:t xml:space="preserve">is not real, because its imaginary part is -5.</w:t>
      </w:r>
    </w:p>
    <w:bookmarkEnd w:id="328"/>
    <w:bookmarkStart w:id="329" w:name="thm-complex-arithmetic"/>
    <w:p>
      <w:pPr>
        <w:pStyle w:val="BodyText"/>
      </w:pPr>
      <w:r>
        <w:rPr>
          <w:b/>
          <w:bCs/>
        </w:rPr>
        <w:t xml:space="preserve">Theorem 37 (Adding and multiplying complex numbers)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d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t>c</m:t>
          </m:r>
          <m:r>
            <m:rPr>
              <m:sty m:val="p"/>
            </m:rPr>
            <m:t>−</m:t>
          </m:r>
          <m:r>
            <m:t>b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a</m:t>
          </m:r>
          <m:r>
            <m:t>d</m:t>
          </m:r>
          <m:r>
            <m:rPr>
              <m:sty m:val="p"/>
            </m:rPr>
            <m:t>+</m:t>
          </m:r>
          <m:r>
            <m:t>b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3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Sum.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Product.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d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[44], Definition 1.1, p. 2</w:t>
      </w:r>
      <w:r>
        <w:t xml:space="preserve"> </w:t>
      </w:r>
      <w:r>
        <w:t xml:space="preserve">takes these two formulas as the definitions of addition and multiplication.</w:t>
      </w:r>
    </w:p>
    <w:bookmarkStart w:id="330" w:name="exm-complex-arithmetic"/>
    <w:p>
      <w:pPr>
        <w:pStyle w:val="BodyText"/>
      </w:pPr>
      <w:r>
        <w:rPr>
          <w:b/>
          <w:bCs/>
        </w:rPr>
        <w:t xml:space="preserve">Example 76 (Adding and multiplying two complex numbers)</w:t>
      </w:r>
      <w:r>
        <w:t xml:space="preserve"> </w:t>
      </w: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  <m:r>
          <m:t> 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i</m:t>
        </m:r>
      </m:oMath>
      <w:r>
        <w:t xml:space="preserve">.</w:t>
      </w:r>
      <w:r>
        <w:t xml:space="preserve"> </w:t>
      </w:r>
      <w:r>
        <w:t xml:space="preserve">Their sum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rPr>
                  <m:sty m:val="p"/>
                </m:rPr>
                <m:t>+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37</m:t>
              </m:r>
              <m:r>
                <m:rPr>
                  <m:nor/>
                  <m:sty m:val="p"/>
                </m:rPr>
                <m:t>,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and their product, multiplying out directly,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product formula in</w:t>
      </w:r>
      <w:r>
        <w:t xml:space="preserve"> </w:t>
      </w:r>
      <w:hyperlink w:anchor="thm-complex-arithmetic">
        <w:r>
          <w:rPr>
            <w:rStyle w:val="Hyperlink"/>
          </w:rPr>
          <w:t xml:space="preserve">Theorem 37</w:t>
        </w:r>
      </w:hyperlink>
      <w:r>
        <w:t xml:space="preserve"> </w:t>
      </w:r>
      <w:r>
        <w:t xml:space="preserve">gives the same answer: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30"/>
    <w:bookmarkStart w:id="331" w:name="def-complex-conjugate"/>
    <w:p>
      <w:pPr>
        <w:pStyle w:val="FirstParagraph"/>
      </w:pPr>
      <w:r>
        <w:rPr>
          <w:b/>
          <w:bCs/>
        </w:rPr>
        <w:t xml:space="preserve">Definition 96 (Complex conjugate)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complex conjugate</w:t>
      </w:r>
      <w:r>
        <w:t xml:space="preserve"> </w:t>
      </w:r>
      <w:r>
        <w:t xml:space="preserve">[46]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92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bar>
            <m:barPr>
              <m:pos m:val="top"/>
            </m:barPr>
            <m:e>
              <m:r>
                <m:t>z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−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331"/>
    <w:p>
      <w:pPr>
        <w:pStyle w:val="FirstParagraph"/>
      </w:pPr>
      <w:r>
        <w:t xml:space="preserve">Axler [44], Definition 4.2, p. 120</w:t>
      </w:r>
      <w:r>
        <w:t xml:space="preserve"> </w:t>
      </w:r>
      <w:r>
        <w:t xml:space="preserve">gives the same definition, as</w:t>
      </w:r>
      <w:r>
        <w:t xml:space="preserve"> </w:t>
      </w:r>
      <m:oMath>
        <m:bar>
          <m:barPr>
            <m:pos m:val="top"/>
          </m:barPr>
          <m:e>
            <m:r>
              <m:t>z</m:t>
            </m:r>
          </m:e>
        </m:bar>
        <m:r>
          <m:rPr>
            <m:sty m:val="p"/>
          </m:rPr>
          <m:t>=</m:t>
        </m:r>
        <m:r>
          <m:rPr>
            <m:sty m:val="p"/>
          </m:rPr>
          <m:t>Re</m:t>
        </m:r>
        <m:r>
          <m:t>z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)</m:t>
        </m:r>
        <m:r>
          <m:t> </m:t>
        </m:r>
        <m:r>
          <m:t>i</m:t>
        </m:r>
      </m:oMath>
      <w:r>
        <w:t xml:space="preserve">.</w:t>
      </w:r>
    </w:p>
    <w:bookmarkStart w:id="332" w:name="exm-complex-conjugate"/>
    <w:p>
      <w:pPr>
        <w:pStyle w:val="BodyText"/>
      </w:pPr>
      <w:r>
        <w:rPr>
          <w:b/>
          <w:bCs/>
        </w:rPr>
        <w:t xml:space="preserve">Example 77 (Complex conjugates)</w:t>
      </w:r>
      <w:r>
        <w:t xml:space="preserve"> </w:t>
      </w:r>
      <w:r>
        <w:t xml:space="preserve"> </w:t>
      </w:r>
    </w:p>
    <w:p>
      <w:pPr>
        <w:numPr>
          <w:ilvl w:val="0"/>
          <w:numId w:val="1065"/>
        </w:numPr>
      </w:pPr>
      <m:oMath>
        <m:bar>
          <m:barPr>
            <m:pos m:val="top"/>
          </m:bar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ba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4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t>5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 real number is its own complex conjugate.</w:t>
      </w:r>
      <w:r>
        <w:t xml:space="preserve"> </w:t>
      </w:r>
      <w:r>
        <w:t xml:space="preserve">A complex number with a nonzero imaginary part, such 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t xml:space="preserve">, is not.</w:t>
      </w:r>
    </w:p>
    <w:bookmarkEnd w:id="332"/>
    <w:bookmarkStart w:id="333" w:name="def-complex-modulus"/>
    <w:p>
      <w:pPr>
        <w:pStyle w:val="FirstParagraph"/>
      </w:pPr>
      <w:r>
        <w:rPr>
          <w:b/>
          <w:bCs/>
        </w:rPr>
        <w:t xml:space="preserve">Definition 97 (Absolute value (modulus) of a complex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, or</w:t>
      </w:r>
      <w:r>
        <w:t xml:space="preserve"> </w:t>
      </w:r>
      <w:r>
        <w:rPr>
          <w:b/>
          <w:bCs/>
        </w:rPr>
        <w:t xml:space="preserve">modulus</w:t>
      </w:r>
      <w:r>
        <w:t xml:space="preserve"> </w:t>
      </w:r>
      <w:r>
        <w:t xml:space="preserve">[45]</w:t>
      </w:r>
      <w:r>
        <w:t xml:space="preserve">, 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92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.</m:t>
          </m:r>
        </m:oMath>
      </m:oMathPara>
    </w:p>
    <w:bookmarkEnd w:id="333"/>
    <w:p>
      <w:pPr>
        <w:pStyle w:val="FirstParagraph"/>
      </w:pPr>
      <w:r>
        <w:t xml:space="preserve">Axler [44], Definition 4.2, p. 120</w:t>
      </w:r>
      <w:r>
        <w:t xml:space="preserve"> </w:t>
      </w:r>
      <w:r>
        <w:t xml:space="preserve">gives the same definition.</w:t>
      </w:r>
    </w:p>
    <w:bookmarkStart w:id="334" w:name="exm-complex-modulus"/>
    <w:p>
      <w:pPr>
        <w:pStyle w:val="BodyText"/>
      </w:pPr>
      <w:r>
        <w:rPr>
          <w:b/>
          <w:bCs/>
        </w:rPr>
        <w:t xml:space="preserve">Example 78 (Absolute values of complex numbers)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66"/>
        </w:numPr>
      </w:pP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the usual absolute value of</w:t>
      </w:r>
      <w:r>
        <w:t xml:space="preserve"> </w:t>
      </w:r>
      <m:oMath>
        <m:r>
          <m:t>a</m:t>
        </m:r>
      </m:oMath>
      <w:r>
        <w:t xml:space="preserve">;</w:t>
      </w:r>
      <w:r>
        <w:t xml:space="preserve"> </w:t>
      </w: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34"/>
    <w:bookmarkStart w:id="335" w:name="thm-conj-product"/>
    <w:p>
      <w:pPr>
        <w:pStyle w:val="FirstParagraph"/>
      </w:pPr>
      <w:r>
        <w:rPr>
          <w:b/>
          <w:bCs/>
        </w:rPr>
        <w:t xml:space="preserve">Theorem 38 (A complex number times its conjugate)</w:t>
      </w:r>
      <w:r>
        <w:t xml:space="preserve"> </w:t>
      </w:r>
      <w:r>
        <w:t xml:space="preserve">For every complex number</w:t>
      </w:r>
      <w:r>
        <w:t xml:space="preserve"> </w:t>
      </w:r>
      <m:oMath>
        <m:r>
          <m:t>z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t> </m:t>
          </m:r>
          <m:bar>
            <m:barPr>
              <m:pos m:val="top"/>
            </m:barPr>
            <m:e>
              <m:r>
                <m:t>z</m:t>
              </m:r>
            </m:e>
          </m:bar>
          <m:r>
            <m:rPr>
              <m:sty m:val="p"/>
            </m:rPr>
            <m:t>=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t>z</m:t>
        </m:r>
        <m:r>
          <m:t> </m:t>
        </m:r>
        <m:bar>
          <m:barPr>
            <m:pos m:val="top"/>
          </m:barPr>
          <m:e>
            <m:r>
              <m:t>z</m:t>
            </m:r>
          </m:e>
        </m:bar>
      </m:oMath>
      <w:r>
        <w:t xml:space="preserve"> </w:t>
      </w:r>
      <w:r>
        <w:t xml:space="preserve">is a nonnegative real number.</w:t>
      </w:r>
    </w:p>
    <w:bookmarkEnd w:id="33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real.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 </m:t>
              </m:r>
              <m:bar>
                <m:barPr>
                  <m:pos m:val="top"/>
                </m:barPr>
                <m:e>
                  <m:r>
                    <m:t>z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97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[44], result 4.4, p. 121</w:t>
      </w:r>
      <w:r>
        <w:t xml:space="preserve"> </w:t>
      </w:r>
      <w:r>
        <w:t xml:space="preserve">lists this identity among the properties of complex numbers.</w:t>
      </w:r>
    </w:p>
    <w:bookmarkStart w:id="336" w:name="exm-conj-product"/>
    <w:p>
      <w:pPr>
        <w:pStyle w:val="BodyText"/>
      </w:pPr>
      <w:r>
        <w:rPr>
          <w:b/>
          <w:bCs/>
        </w:rPr>
        <w:t xml:space="preserve">Example 79 (Multiplying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by its conjugate)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5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complex-modulus">
        <w:r>
          <w:rPr>
            <w:rStyle w:val="Hyperlink"/>
          </w:rPr>
          <w:t xml:space="preserve">Example 78</w:t>
        </w:r>
      </w:hyperlink>
      <w:r>
        <w:t xml:space="preserve">, as</w:t>
      </w:r>
      <w:r>
        <w:t xml:space="preserve"> </w:t>
      </w:r>
      <w:hyperlink w:anchor="thm-conj-product">
        <w:r>
          <w:rPr>
            <w:rStyle w:val="Hyperlink"/>
          </w:rPr>
          <w:t xml:space="preserve">Theorem 38</w:t>
        </w:r>
      </w:hyperlink>
      <w:r>
        <w:t xml:space="preserve"> </w:t>
      </w:r>
      <w:r>
        <w:t xml:space="preserve">says.</w:t>
      </w:r>
    </w:p>
    <w:bookmarkEnd w:id="336"/>
    <w:bookmarkEnd w:id="337"/>
    <w:bookmarkStart w:id="338" w:name="sec-further-reading"/>
    <w:p>
      <w:pPr>
        <w:pStyle w:val="Heading2"/>
      </w:pPr>
      <w:r>
        <w:t xml:space="preserve">23 Further reading</w:t>
      </w:r>
    </w:p>
    <w:p>
      <w:pPr>
        <w:pStyle w:val="Compact"/>
        <w:numPr>
          <w:ilvl w:val="0"/>
          <w:numId w:val="1067"/>
        </w:numPr>
      </w:pPr>
      <w:r>
        <w:t xml:space="preserve">Abramson et al.</w:t>
      </w:r>
      <w:r>
        <w:t xml:space="preserve"> </w:t>
      </w:r>
      <w:r>
        <w:t xml:space="preserve">[47]</w:t>
      </w:r>
      <w:r>
        <w:t xml:space="preserve"> </w:t>
      </w:r>
      <w:r>
        <w:t xml:space="preserve">is a free online textbook on algebra and trigonometry.</w:t>
      </w:r>
      <w:r>
        <w:t xml:space="preserve"> </w:t>
      </w:r>
      <w:r>
        <w:t xml:space="preserve">It covers equations, inequalities, polynomials, exponentials, logarithms, and trigonometry,</w:t>
      </w:r>
      <w:r>
        <w:t xml:space="preserve"> </w:t>
      </w:r>
      <w:r>
        <w:t xml:space="preserve">which overlap with the algebra in these notes.</w:t>
      </w:r>
    </w:p>
    <w:p>
      <w:pPr>
        <w:pStyle w:val="Compact"/>
        <w:numPr>
          <w:ilvl w:val="0"/>
          <w:numId w:val="1067"/>
        </w:numPr>
      </w:pPr>
      <w:r>
        <w:t xml:space="preserve">Rudin [16]</w:t>
      </w:r>
      <w:r>
        <w:t xml:space="preserve"> </w:t>
      </w:r>
      <w:r>
        <w:t xml:space="preserve">develops the real numbers, including the least upper bound property</w:t>
      </w:r>
      <w:r>
        <w:t xml:space="preserve"> </w:t>
      </w:r>
      <w:r>
        <w:t xml:space="preserve">behind the infimum and supremum.</w:t>
      </w:r>
    </w:p>
    <w:bookmarkEnd w:id="338"/>
    <w:bookmarkStart w:id="433" w:name="references"/>
    <w:p>
      <w:pPr>
        <w:pStyle w:val="Heading2"/>
      </w:pPr>
      <w:r>
        <w:t xml:space="preserve">References</w:t>
      </w:r>
    </w:p>
    <w:bookmarkStart w:id="432" w:name="refs"/>
    <w:bookmarkStart w:id="340" w:name="ref-wikipedia_transitive_relation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“Transitive relation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39">
        <w:r>
          <w:rPr>
            <w:rStyle w:val="Hyperlink"/>
          </w:rPr>
          <w:t xml:space="preserve">https://en.wikipedia.org/wiki/Transitive_relation</w:t>
        </w:r>
      </w:hyperlink>
    </w:p>
    <w:bookmarkEnd w:id="340"/>
    <w:bookmarkStart w:id="342" w:name="ref-wikipedia_identity_mathematics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“Identity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1">
        <w:r>
          <w:rPr>
            <w:rStyle w:val="Hyperlink"/>
          </w:rPr>
          <w:t xml:space="preserve">https://en.wikipedia.org/wiki/Identity_(mathematics)</w:t>
        </w:r>
      </w:hyperlink>
    </w:p>
    <w:bookmarkEnd w:id="342"/>
    <w:bookmarkStart w:id="344" w:name="ref-wikipedia_inequality_mathematic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“Inequality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3">
        <w:r>
          <w:rPr>
            <w:rStyle w:val="Hyperlink"/>
          </w:rPr>
          <w:t xml:space="preserve">https://en.wikipedia.org/wiki/Inequality_(mathematics)</w:t>
        </w:r>
      </w:hyperlink>
    </w:p>
    <w:bookmarkEnd w:id="344"/>
    <w:bookmarkStart w:id="346" w:name="ref-wikipedia_exponentia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“Exponentiation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5">
        <w:r>
          <w:rPr>
            <w:rStyle w:val="Hyperlink"/>
          </w:rPr>
          <w:t xml:space="preserve">https://en.wikipedia.org/wiki/Exponentiation</w:t>
        </w:r>
      </w:hyperlink>
    </w:p>
    <w:bookmarkEnd w:id="346"/>
    <w:bookmarkStart w:id="348" w:name="ref-wikipedia_square_root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“Square root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7">
        <w:r>
          <w:rPr>
            <w:rStyle w:val="Hyperlink"/>
          </w:rPr>
          <w:t xml:space="preserve">https://en.wikipedia.org/wiki/Square_root</w:t>
        </w:r>
      </w:hyperlink>
    </w:p>
    <w:bookmarkEnd w:id="348"/>
    <w:bookmarkStart w:id="350" w:name="ref-wikipedia_absolute_valu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“Absolute value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9">
        <w:r>
          <w:rPr>
            <w:rStyle w:val="Hyperlink"/>
          </w:rPr>
          <w:t xml:space="preserve">https://en.wikipedia.org/wiki/Absolute_value</w:t>
        </w:r>
      </w:hyperlink>
    </w:p>
    <w:bookmarkEnd w:id="350"/>
    <w:bookmarkStart w:id="352" w:name="ref-wikipedia_percentage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“Percentage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1">
        <w:r>
          <w:rPr>
            <w:rStyle w:val="Hyperlink"/>
          </w:rPr>
          <w:t xml:space="preserve">https://en.wikipedia.org/wiki/Percentage</w:t>
        </w:r>
      </w:hyperlink>
    </w:p>
    <w:bookmarkEnd w:id="352"/>
    <w:bookmarkStart w:id="354" w:name="ref-wikipedia_maxima_and_minima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“Maxima and minima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3">
        <w:r>
          <w:rPr>
            <w:rStyle w:val="Hyperlink"/>
          </w:rPr>
          <w:t xml:space="preserve">https://en.wikipedia.org/wiki/Maxima_and_minima</w:t>
        </w:r>
      </w:hyperlink>
    </w:p>
    <w:bookmarkEnd w:id="354"/>
    <w:bookmarkStart w:id="356" w:name="ref-wikipedia_arg_max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“Arg max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5">
        <w:r>
          <w:rPr>
            <w:rStyle w:val="Hyperlink"/>
          </w:rPr>
          <w:t xml:space="preserve">https://en.wikipedia.org/wiki/Arg_max</w:t>
        </w:r>
      </w:hyperlink>
    </w:p>
    <w:bookmarkEnd w:id="356"/>
    <w:bookmarkStart w:id="358" w:name="ref-wikipedia_line_segment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 segment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7">
        <w:r>
          <w:rPr>
            <w:rStyle w:val="Hyperlink"/>
          </w:rPr>
          <w:t xml:space="preserve">https://en.wikipedia.org/wiki/Line_segment</w:t>
        </w:r>
      </w:hyperlink>
    </w:p>
    <w:bookmarkEnd w:id="358"/>
    <w:bookmarkStart w:id="360" w:name="ref-wikipedia_chord_geometry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“Chord (geometry)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9">
        <w:r>
          <w:rPr>
            <w:rStyle w:val="Hyperlink"/>
          </w:rPr>
          <w:t xml:space="preserve">https://en.wikipedia.org/wiki/Chord_(geometry)</w:t>
        </w:r>
      </w:hyperlink>
    </w:p>
    <w:bookmarkEnd w:id="360"/>
    <w:bookmarkStart w:id="362" w:name="ref-wikipedia_convex_func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“Convex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61">
        <w:r>
          <w:rPr>
            <w:rStyle w:val="Hyperlink"/>
          </w:rPr>
          <w:t xml:space="preserve">https://en.wikipedia.org/wiki/Convex_function</w:t>
        </w:r>
      </w:hyperlink>
    </w:p>
    <w:bookmarkEnd w:id="362"/>
    <w:bookmarkStart w:id="364" w:name="ref-wikipedia_jensens_inequality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“Jensen’s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63">
        <w:r>
          <w:rPr>
            <w:rStyle w:val="Hyperlink"/>
          </w:rPr>
          <w:t xml:space="preserve">https://en.wikipedia.org/wiki/Jensen%27s_inequality</w:t>
        </w:r>
      </w:hyperlink>
    </w:p>
    <w:bookmarkEnd w:id="364"/>
    <w:bookmarkStart w:id="366" w:name="ref-wikipedia_upper_and_lower_bounds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“Upper and lower bounds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65">
        <w:r>
          <w:rPr>
            <w:rStyle w:val="Hyperlink"/>
          </w:rPr>
          <w:t xml:space="preserve">https://en.wikipedia.org/wiki/Upper_and_lower_bounds</w:t>
        </w:r>
      </w:hyperlink>
    </w:p>
    <w:bookmarkEnd w:id="366"/>
    <w:bookmarkStart w:id="368" w:name="ref-wikipedia_least_upper_bound_property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“Least-upper-bound property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67">
        <w:r>
          <w:rPr>
            <w:rStyle w:val="Hyperlink"/>
          </w:rPr>
          <w:t xml:space="preserve">https://en.wikipedia.org/wiki/Least-upper-bound_property</w:t>
        </w:r>
      </w:hyperlink>
    </w:p>
    <w:bookmarkEnd w:id="368"/>
    <w:bookmarkStart w:id="369" w:name="ref-rudin1976principles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W. Rudin,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, 3rd ed. in International series in pure and applied mathematics. New York: McGraw-Hill, 1976.</w:t>
      </w:r>
    </w:p>
    <w:bookmarkEnd w:id="369"/>
    <w:bookmarkStart w:id="371" w:name="ref-wikipedia_infimum_and_supremum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“Infimum and supremum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0">
        <w:r>
          <w:rPr>
            <w:rStyle w:val="Hyperlink"/>
          </w:rPr>
          <w:t xml:space="preserve">https://en.wikipedia.org/wiki/Infimum_and_supremum</w:t>
        </w:r>
      </w:hyperlink>
    </w:p>
    <w:bookmarkEnd w:id="371"/>
    <w:bookmarkStart w:id="373" w:name="ref-wikipedia_identity_element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“Identity element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2">
        <w:r>
          <w:rPr>
            <w:rStyle w:val="Hyperlink"/>
          </w:rPr>
          <w:t xml:space="preserve">https://en.wikipedia.org/wiki/Identity_element</w:t>
        </w:r>
      </w:hyperlink>
    </w:p>
    <w:bookmarkEnd w:id="373"/>
    <w:bookmarkStart w:id="375" w:name="ref-wikipedia_commutative_property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“Commutative property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4">
        <w:r>
          <w:rPr>
            <w:rStyle w:val="Hyperlink"/>
          </w:rPr>
          <w:t xml:space="preserve">https://en.wikipedia.org/wiki/Commutative_property</w:t>
        </w:r>
      </w:hyperlink>
    </w:p>
    <w:bookmarkEnd w:id="375"/>
    <w:bookmarkStart w:id="377" w:name="ref-wikipedia_associative_property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“Associative property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6">
        <w:r>
          <w:rPr>
            <w:rStyle w:val="Hyperlink"/>
          </w:rPr>
          <w:t xml:space="preserve">https://en.wikipedia.org/wiki/Associative_property</w:t>
        </w:r>
      </w:hyperlink>
    </w:p>
    <w:bookmarkEnd w:id="377"/>
    <w:bookmarkStart w:id="379" w:name="ref-wikipedia_distributive_property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“Distributive property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8">
        <w:r>
          <w:rPr>
            <w:rStyle w:val="Hyperlink"/>
          </w:rPr>
          <w:t xml:space="preserve">https://en.wikipedia.org/wiki/Distributive_property</w:t>
        </w:r>
      </w:hyperlink>
    </w:p>
    <w:bookmarkEnd w:id="379"/>
    <w:bookmarkStart w:id="381" w:name="ref-wikipedia_like_terms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 terms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80">
        <w:r>
          <w:rPr>
            <w:rStyle w:val="Hyperlink"/>
          </w:rPr>
          <w:t xml:space="preserve">https://en.wikipedia.org/wiki/Like_terms</w:t>
        </w:r>
      </w:hyperlink>
    </w:p>
    <w:bookmarkEnd w:id="381"/>
    <w:bookmarkStart w:id="383" w:name="ref-wikipedia_polynomial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“Polynomial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82">
        <w:r>
          <w:rPr>
            <w:rStyle w:val="Hyperlink"/>
          </w:rPr>
          <w:t xml:space="preserve">https://en.wikipedia.org/wiki/Polynomial</w:t>
        </w:r>
      </w:hyperlink>
    </w:p>
    <w:bookmarkEnd w:id="383"/>
    <w:bookmarkStart w:id="385" w:name="ref-wikipedia_quadratic_function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“Quadratic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84">
        <w:r>
          <w:rPr>
            <w:rStyle w:val="Hyperlink"/>
          </w:rPr>
          <w:t xml:space="preserve">https://en.wikipedia.org/wiki/Quadratic_function</w:t>
        </w:r>
      </w:hyperlink>
    </w:p>
    <w:bookmarkEnd w:id="385"/>
    <w:bookmarkStart w:id="387" w:name="ref-wikipedia_parabola"/>
    <w:p>
      <w:pPr>
        <w:pStyle w:val="Bibliography"/>
      </w:pPr>
      <w:r>
        <w:t xml:space="preserve">[25]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“Parabola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86">
        <w:r>
          <w:rPr>
            <w:rStyle w:val="Hyperlink"/>
          </w:rPr>
          <w:t xml:space="preserve">https://en.wikipedia.org/wiki/Parabola</w:t>
        </w:r>
      </w:hyperlink>
    </w:p>
    <w:bookmarkEnd w:id="387"/>
    <w:bookmarkStart w:id="389" w:name="ref-wikipedia_affine_transformation"/>
    <w:p>
      <w:pPr>
        <w:pStyle w:val="Bibliography"/>
      </w:pPr>
      <w:r>
        <w:t xml:space="preserve">[26]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“Affine transformation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88">
        <w:r>
          <w:rPr>
            <w:rStyle w:val="Hyperlink"/>
          </w:rPr>
          <w:t xml:space="preserve">https://en.wikipedia.org/wiki/Affine_transformation</w:t>
        </w:r>
      </w:hyperlink>
    </w:p>
    <w:bookmarkEnd w:id="389"/>
    <w:bookmarkStart w:id="391" w:name="ref-wikipedia_slope"/>
    <w:p>
      <w:pPr>
        <w:pStyle w:val="Bibliography"/>
      </w:pPr>
      <w:r>
        <w:t xml:space="preserve">[27]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“Slope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0">
        <w:r>
          <w:rPr>
            <w:rStyle w:val="Hyperlink"/>
          </w:rPr>
          <w:t xml:space="preserve">https://en.wikipedia.org/wiki/Slope</w:t>
        </w:r>
      </w:hyperlink>
    </w:p>
    <w:bookmarkEnd w:id="391"/>
    <w:bookmarkStart w:id="393" w:name="ref-wikipedia_linear_function"/>
    <w:p>
      <w:pPr>
        <w:pStyle w:val="Bibliography"/>
      </w:pPr>
      <w:r>
        <w:t xml:space="preserve">[28]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“Linear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2">
        <w:r>
          <w:rPr>
            <w:rStyle w:val="Hyperlink"/>
          </w:rPr>
          <w:t xml:space="preserve">https://en.wikipedia.org/wiki/Linear_function</w:t>
        </w:r>
      </w:hyperlink>
    </w:p>
    <w:bookmarkEnd w:id="393"/>
    <w:bookmarkStart w:id="395" w:name="ref-wikipedia_limit_of_a_sequence"/>
    <w:p>
      <w:pPr>
        <w:pStyle w:val="Bibliography"/>
      </w:pPr>
      <w:r>
        <w:t xml:space="preserve">[29]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“Limit of a sequence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4">
        <w:r>
          <w:rPr>
            <w:rStyle w:val="Hyperlink"/>
          </w:rPr>
          <w:t xml:space="preserve">https://en.wikipedia.org/wiki/Limit_of_a_sequence</w:t>
        </w:r>
      </w:hyperlink>
    </w:p>
    <w:bookmarkEnd w:id="395"/>
    <w:bookmarkStart w:id="397" w:name="ref-wikipedia_series_mathematics"/>
    <w:p>
      <w:pPr>
        <w:pStyle w:val="Bibliography"/>
      </w:pPr>
      <w:r>
        <w:t xml:space="preserve">[30]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“Series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6">
        <w:r>
          <w:rPr>
            <w:rStyle w:val="Hyperlink"/>
          </w:rPr>
          <w:t xml:space="preserve">https://en.wikipedia.org/wiki/Series_(mathematics)</w:t>
        </w:r>
      </w:hyperlink>
    </w:p>
    <w:bookmarkEnd w:id="397"/>
    <w:bookmarkStart w:id="399" w:name="X0550f6b86499719df0a5564f859fdf3dd90e1bc"/>
    <w:p>
      <w:pPr>
        <w:pStyle w:val="Bibliography"/>
      </w:pPr>
      <w:r>
        <w:t xml:space="preserve">[31]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“Monotone convergence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8">
        <w:r>
          <w:rPr>
            <w:rStyle w:val="Hyperlink"/>
          </w:rPr>
          <w:t xml:space="preserve">https://en.wikipedia.org/wiki/Monotone_convergence_theorem</w:t>
        </w:r>
      </w:hyperlink>
    </w:p>
    <w:bookmarkEnd w:id="399"/>
    <w:bookmarkStart w:id="401" w:name="ref-wikipedia_exponential_function"/>
    <w:p>
      <w:pPr>
        <w:pStyle w:val="Bibliography"/>
      </w:pPr>
      <w:r>
        <w:t xml:space="preserve">[32]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“Exponential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0">
        <w:r>
          <w:rPr>
            <w:rStyle w:val="Hyperlink"/>
          </w:rPr>
          <w:t xml:space="preserve">https://en.wikipedia.org/wiki/Exponential_function</w:t>
        </w:r>
      </w:hyperlink>
    </w:p>
    <w:bookmarkEnd w:id="401"/>
    <w:bookmarkStart w:id="403" w:name="ref-wikipedia_e_mathematical_constant"/>
    <w:p>
      <w:pPr>
        <w:pStyle w:val="Bibliography"/>
      </w:pPr>
      <w:r>
        <w:t xml:space="preserve">[33]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 (mathematical constant)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2">
        <w:r>
          <w:rPr>
            <w:rStyle w:val="Hyperlink"/>
          </w:rPr>
          <w:t xml:space="preserve">https://en.wikipedia.org/wiki/E_(mathematical_constant)</w:t>
        </w:r>
      </w:hyperlink>
    </w:p>
    <w:bookmarkEnd w:id="403"/>
    <w:bookmarkStart w:id="405" w:name="ref-wikipedia_natural_logarithm"/>
    <w:p>
      <w:pPr>
        <w:pStyle w:val="Bibliography"/>
      </w:pPr>
      <w:r>
        <w:t xml:space="preserve">[34]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“Natural logarithm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4">
        <w:r>
          <w:rPr>
            <w:rStyle w:val="Hyperlink"/>
          </w:rPr>
          <w:t xml:space="preserve">https://en.wikipedia.org/wiki/Natural_logarithm</w:t>
        </w:r>
      </w:hyperlink>
    </w:p>
    <w:bookmarkEnd w:id="405"/>
    <w:bookmarkStart w:id="407" w:name="ref-wikipedia_logarithm"/>
    <w:p>
      <w:pPr>
        <w:pStyle w:val="Bibliography"/>
      </w:pPr>
      <w:r>
        <w:t xml:space="preserve">[35]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“Logarithm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6">
        <w:r>
          <w:rPr>
            <w:rStyle w:val="Hyperlink"/>
          </w:rPr>
          <w:t xml:space="preserve">https://en.wikipedia.org/wiki/Logarithm</w:t>
        </w:r>
      </w:hyperlink>
    </w:p>
    <w:bookmarkEnd w:id="407"/>
    <w:bookmarkStart w:id="409" w:name="X5bbf2d245759a3fafc9c46669854129ba2658aa"/>
    <w:p>
      <w:pPr>
        <w:pStyle w:val="Bibliography"/>
      </w:pPr>
      <w:r>
        <w:t xml:space="preserve">[36]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“Tarski’s high school algebra problem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8">
        <w:r>
          <w:rPr>
            <w:rStyle w:val="Hyperlink"/>
          </w:rPr>
          <w:t xml:space="preserve">https://en.wikipedia.org/wiki/Tarski%27s_high_school_algebra_problem</w:t>
        </w:r>
      </w:hyperlink>
    </w:p>
    <w:bookmarkEnd w:id="409"/>
    <w:bookmarkStart w:id="411" w:name="ref-wikipedia_contour_line"/>
    <w:p>
      <w:pPr>
        <w:pStyle w:val="Bibliography"/>
      </w:pPr>
      <w:r>
        <w:t xml:space="preserve">[37]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“Contour line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0">
        <w:r>
          <w:rPr>
            <w:rStyle w:val="Hyperlink"/>
          </w:rPr>
          <w:t xml:space="preserve">https://en.wikipedia.org/wiki/Contour_line</w:t>
        </w:r>
      </w:hyperlink>
    </w:p>
    <w:bookmarkEnd w:id="411"/>
    <w:bookmarkStart w:id="413" w:name="ref-wikipedia_unit_circle"/>
    <w:p>
      <w:pPr>
        <w:pStyle w:val="Bibliography"/>
      </w:pPr>
      <w:r>
        <w:t xml:space="preserve">[38]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“Unit circle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2">
        <w:r>
          <w:rPr>
            <w:rStyle w:val="Hyperlink"/>
          </w:rPr>
          <w:t xml:space="preserve">https://en.wikipedia.org/wiki/Unit_circle</w:t>
        </w:r>
      </w:hyperlink>
    </w:p>
    <w:bookmarkEnd w:id="413"/>
    <w:bookmarkStart w:id="415" w:name="ref-wikipedia_pi"/>
    <w:p>
      <w:pPr>
        <w:pStyle w:val="Bibliography"/>
      </w:pPr>
      <w:r>
        <w:t xml:space="preserve">[39]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“Pi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4">
        <w:r>
          <w:rPr>
            <w:rStyle w:val="Hyperlink"/>
          </w:rPr>
          <w:t xml:space="preserve">https://en.wikipedia.org/wiki/Pi</w:t>
        </w:r>
      </w:hyperlink>
    </w:p>
    <w:bookmarkEnd w:id="415"/>
    <w:bookmarkStart w:id="417" w:name="ref-wikipedia_sine_and_cosine"/>
    <w:p>
      <w:pPr>
        <w:pStyle w:val="Bibliography"/>
      </w:pPr>
      <w:r>
        <w:t xml:space="preserve">[40]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“Sine and cosine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6">
        <w:r>
          <w:rPr>
            <w:rStyle w:val="Hyperlink"/>
          </w:rPr>
          <w:t xml:space="preserve">https://en.wikipedia.org/wiki/Sine_and_cosine</w:t>
        </w:r>
      </w:hyperlink>
    </w:p>
    <w:bookmarkEnd w:id="417"/>
    <w:bookmarkStart w:id="419" w:name="ref-wikipedia_trigonometric_functions"/>
    <w:p>
      <w:pPr>
        <w:pStyle w:val="Bibliography"/>
      </w:pPr>
      <w:r>
        <w:t xml:space="preserve">[41]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“Trigonometric functions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8">
        <w:r>
          <w:rPr>
            <w:rStyle w:val="Hyperlink"/>
          </w:rPr>
          <w:t xml:space="preserve">https://en.wikipedia.org/wiki/Trigonometric_functions</w:t>
        </w:r>
      </w:hyperlink>
    </w:p>
    <w:bookmarkEnd w:id="419"/>
    <w:bookmarkStart w:id="421" w:name="X5a2f2f32a394dfa9ade54906000e256a4416e3c"/>
    <w:p>
      <w:pPr>
        <w:pStyle w:val="Bibliography"/>
      </w:pPr>
      <w:r>
        <w:t xml:space="preserve">[42]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“Pythagorean trigonometric identity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20">
        <w:r>
          <w:rPr>
            <w:rStyle w:val="Hyperlink"/>
          </w:rPr>
          <w:t xml:space="preserve">https://en.wikipedia.org/wiki/Pythagorean_trigonometric_identity</w:t>
        </w:r>
      </w:hyperlink>
    </w:p>
    <w:bookmarkEnd w:id="421"/>
    <w:bookmarkStart w:id="423" w:name="ref-wikipedia_imaginary_unit"/>
    <w:p>
      <w:pPr>
        <w:pStyle w:val="Bibliography"/>
      </w:pPr>
      <w:r>
        <w:t xml:space="preserve">[43]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“Imaginary unit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22">
        <w:r>
          <w:rPr>
            <w:rStyle w:val="Hyperlink"/>
          </w:rPr>
          <w:t xml:space="preserve">https://en.wikipedia.org/wiki/Imaginary_unit</w:t>
        </w:r>
      </w:hyperlink>
    </w:p>
    <w:bookmarkEnd w:id="423"/>
    <w:bookmarkStart w:id="425" w:name="ref-axler2024linear"/>
    <w:p>
      <w:pPr>
        <w:pStyle w:val="Bibliography"/>
      </w:pPr>
      <w:r>
        <w:t xml:space="preserve">[44]</w:t>
      </w:r>
      <w:r>
        <w:t xml:space="preserve"> </w:t>
      </w:r>
      <w:r>
        <w:t xml:space="preserve">	</w:t>
      </w:r>
      <w:r>
        <w:t xml:space="preserve">S. Axler,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, 4th ed. in Undergraduate texts in mathematics. Springer, 2024. doi:</w:t>
      </w:r>
      <w:r>
        <w:t xml:space="preserve"> </w:t>
      </w:r>
      <w:hyperlink r:id="rId424">
        <w:r>
          <w:rPr>
            <w:rStyle w:val="Hyperlink"/>
          </w:rPr>
          <w:t xml:space="preserve">10.1007/978-3-031-41026-0</w:t>
        </w:r>
      </w:hyperlink>
      <w:r>
        <w:t xml:space="preserve">.</w:t>
      </w:r>
    </w:p>
    <w:bookmarkEnd w:id="425"/>
    <w:bookmarkStart w:id="427" w:name="ref-wikipedia_complex_number"/>
    <w:p>
      <w:pPr>
        <w:pStyle w:val="Bibliography"/>
      </w:pPr>
      <w:r>
        <w:t xml:space="preserve">[45]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“Complex number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26">
        <w:r>
          <w:rPr>
            <w:rStyle w:val="Hyperlink"/>
          </w:rPr>
          <w:t xml:space="preserve">https://en.wikipedia.org/wiki/Complex_number</w:t>
        </w:r>
      </w:hyperlink>
    </w:p>
    <w:bookmarkEnd w:id="427"/>
    <w:bookmarkStart w:id="429" w:name="ref-wikipedia_complex_conjugate"/>
    <w:p>
      <w:pPr>
        <w:pStyle w:val="Bibliography"/>
      </w:pPr>
      <w:r>
        <w:t xml:space="preserve">[46]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“Complex conjugate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28">
        <w:r>
          <w:rPr>
            <w:rStyle w:val="Hyperlink"/>
          </w:rPr>
          <w:t xml:space="preserve">https://en.wikipedia.org/wiki/Complex_conjugate</w:t>
        </w:r>
      </w:hyperlink>
    </w:p>
    <w:bookmarkEnd w:id="429"/>
    <w:bookmarkStart w:id="431" w:name="ref-abramson2021algebra"/>
    <w:p>
      <w:pPr>
        <w:pStyle w:val="Bibliography"/>
      </w:pPr>
      <w:r>
        <w:t xml:space="preserve">[47]</w:t>
      </w:r>
      <w:r>
        <w:t xml:space="preserve"> </w:t>
      </w:r>
      <w:r>
        <w:t xml:space="preserve">	</w:t>
      </w:r>
      <w:r>
        <w:t xml:space="preserve">J. Abramson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rPr>
          <w:i/>
          <w:iCs/>
        </w:rPr>
        <w:t xml:space="preserve">Algebra and trigonometry</w:t>
      </w:r>
      <w:r>
        <w:t xml:space="preserve">, 2nd ed. OpenStax, 2021. Available:</w:t>
      </w:r>
      <w:r>
        <w:t xml:space="preserve"> </w:t>
      </w:r>
      <w:hyperlink r:id="rId430">
        <w:r>
          <w:rPr>
            <w:rStyle w:val="Hyperlink"/>
          </w:rPr>
          <w:t xml:space="preserve">https://openstax.org/books/algebra-and-trigonometry-2e/pages/preface</w:t>
        </w:r>
      </w:hyperlink>
    </w:p>
    <w:bookmarkEnd w:id="431"/>
    <w:bookmarkEnd w:id="432"/>
    <w:bookmarkEnd w:id="4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1">
    <w:abstractNumId w:val="991"/>
  </w:num>
  <w:num w:numId="105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92" Type="http://schemas.openxmlformats.org/officeDocument/2006/relationships/image" Target="media/rId192.png"/><Relationship Id="rId307" Type="http://schemas.openxmlformats.org/officeDocument/2006/relationships/image" Target="media/rId307.png"/><Relationship Id="rId188" Type="http://schemas.openxmlformats.org/officeDocument/2006/relationships/hyperlink" Target="calculus-derivatives.html#def-limit" TargetMode="External"/><Relationship Id="rId199" Type="http://schemas.openxmlformats.org/officeDocument/2006/relationships/hyperlink" Target="calculus-integration.html#def-indefinite-integral" TargetMode="External"/><Relationship Id="rId183" Type="http://schemas.openxmlformats.org/officeDocument/2006/relationships/hyperlink" Target="calculus-integration.html#def-riemann-integral" TargetMode="External"/><Relationship Id="rId154" Type="http://schemas.openxmlformats.org/officeDocument/2006/relationships/hyperlink" Target="functions.qmd#def-finite-set" TargetMode="External"/><Relationship Id="rId52" Type="http://schemas.openxmlformats.org/officeDocument/2006/relationships/hyperlink" Target="functions.qmd#def-function" TargetMode="External"/><Relationship Id="rId79" Type="http://schemas.openxmlformats.org/officeDocument/2006/relationships/hyperlink" Target="functions.qmd#def-graph" TargetMode="External"/><Relationship Id="rId54" Type="http://schemas.openxmlformats.org/officeDocument/2006/relationships/hyperlink" Target="functions.qmd#def-image" TargetMode="External"/><Relationship Id="rId254" Type="http://schemas.openxmlformats.org/officeDocument/2006/relationships/hyperlink" Target="functions.qmd#def-inverse-function" TargetMode="External"/><Relationship Id="rId197" Type="http://schemas.openxmlformats.org/officeDocument/2006/relationships/hyperlink" Target="functions.qmd#def-range" TargetMode="External"/><Relationship Id="rId10" Type="http://schemas.openxmlformats.org/officeDocument/2006/relationships/hyperlink" Target="functions.qmd#def-relation" TargetMode="External"/><Relationship Id="rId231" Type="http://schemas.openxmlformats.org/officeDocument/2006/relationships/hyperlink" Target="functions.qmd#def-sequence" TargetMode="External"/><Relationship Id="rId424" Type="http://schemas.openxmlformats.org/officeDocument/2006/relationships/hyperlink" Target="https://doi.org/10.1007/978-3-031-41026-0" TargetMode="External"/><Relationship Id="rId349" Type="http://schemas.openxmlformats.org/officeDocument/2006/relationships/hyperlink" Target="https://en.wikipedia.org/wiki/Absolute_value" TargetMode="External"/><Relationship Id="rId388" Type="http://schemas.openxmlformats.org/officeDocument/2006/relationships/hyperlink" Target="https://en.wikipedia.org/wiki/Affine_transformation" TargetMode="External"/><Relationship Id="rId355" Type="http://schemas.openxmlformats.org/officeDocument/2006/relationships/hyperlink" Target="https://en.wikipedia.org/wiki/Arg_max" TargetMode="External"/><Relationship Id="rId376" Type="http://schemas.openxmlformats.org/officeDocument/2006/relationships/hyperlink" Target="https://en.wikipedia.org/wiki/Associative_property" TargetMode="External"/><Relationship Id="rId359" Type="http://schemas.openxmlformats.org/officeDocument/2006/relationships/hyperlink" Target="https://en.wikipedia.org/wiki/Chord_(geometry)" TargetMode="External"/><Relationship Id="rId374" Type="http://schemas.openxmlformats.org/officeDocument/2006/relationships/hyperlink" Target="https://en.wikipedia.org/wiki/Commutative_property" TargetMode="External"/><Relationship Id="rId428" Type="http://schemas.openxmlformats.org/officeDocument/2006/relationships/hyperlink" Target="https://en.wikipedia.org/wiki/Complex_conjugate" TargetMode="External"/><Relationship Id="rId426" Type="http://schemas.openxmlformats.org/officeDocument/2006/relationships/hyperlink" Target="https://en.wikipedia.org/wiki/Complex_number" TargetMode="External"/><Relationship Id="rId410" Type="http://schemas.openxmlformats.org/officeDocument/2006/relationships/hyperlink" Target="https://en.wikipedia.org/wiki/Contour_line" TargetMode="External"/><Relationship Id="rId361" Type="http://schemas.openxmlformats.org/officeDocument/2006/relationships/hyperlink" Target="https://en.wikipedia.org/wiki/Convex_function" TargetMode="External"/><Relationship Id="rId378" Type="http://schemas.openxmlformats.org/officeDocument/2006/relationships/hyperlink" Target="https://en.wikipedia.org/wiki/Distributive_property" TargetMode="External"/><Relationship Id="rId402" Type="http://schemas.openxmlformats.org/officeDocument/2006/relationships/hyperlink" Target="https://en.wikipedia.org/wiki/E_(mathematical_constant)" TargetMode="External"/><Relationship Id="rId9" Type="http://schemas.openxmlformats.org/officeDocument/2006/relationships/hyperlink" Target="https://en.wikipedia.org/wiki/Elementary_algebra" TargetMode="External"/><Relationship Id="rId400" Type="http://schemas.openxmlformats.org/officeDocument/2006/relationships/hyperlink" Target="https://en.wikipedia.org/wiki/Exponential_function" TargetMode="External"/><Relationship Id="rId345" Type="http://schemas.openxmlformats.org/officeDocument/2006/relationships/hyperlink" Target="https://en.wikipedia.org/wiki/Exponentiation" TargetMode="External"/><Relationship Id="rId341" Type="http://schemas.openxmlformats.org/officeDocument/2006/relationships/hyperlink" Target="https://en.wikipedia.org/wiki/Identity_(mathematics)" TargetMode="External"/><Relationship Id="rId372" Type="http://schemas.openxmlformats.org/officeDocument/2006/relationships/hyperlink" Target="https://en.wikipedia.org/wiki/Identity_element" TargetMode="External"/><Relationship Id="rId422" Type="http://schemas.openxmlformats.org/officeDocument/2006/relationships/hyperlink" Target="https://en.wikipedia.org/wiki/Imaginary_unit" TargetMode="External"/><Relationship Id="rId343" Type="http://schemas.openxmlformats.org/officeDocument/2006/relationships/hyperlink" Target="https://en.wikipedia.org/wiki/Inequality_(mathematics)" TargetMode="External"/><Relationship Id="rId370" Type="http://schemas.openxmlformats.org/officeDocument/2006/relationships/hyperlink" Target="https://en.wikipedia.org/wiki/Infimum_and_supremum" TargetMode="External"/><Relationship Id="rId363" Type="http://schemas.openxmlformats.org/officeDocument/2006/relationships/hyperlink" Target="https://en.wikipedia.org/wiki/Jensen%27s_inequality" TargetMode="External"/><Relationship Id="rId367" Type="http://schemas.openxmlformats.org/officeDocument/2006/relationships/hyperlink" Target="https://en.wikipedia.org/wiki/Least-upper-bound_property" TargetMode="External"/><Relationship Id="rId380" Type="http://schemas.openxmlformats.org/officeDocument/2006/relationships/hyperlink" Target="https://en.wikipedia.org/wiki/Like_terms" TargetMode="External"/><Relationship Id="rId394" Type="http://schemas.openxmlformats.org/officeDocument/2006/relationships/hyperlink" Target="https://en.wikipedia.org/wiki/Limit_of_a_sequence" TargetMode="External"/><Relationship Id="rId357" Type="http://schemas.openxmlformats.org/officeDocument/2006/relationships/hyperlink" Target="https://en.wikipedia.org/wiki/Line_segment" TargetMode="External"/><Relationship Id="rId392" Type="http://schemas.openxmlformats.org/officeDocument/2006/relationships/hyperlink" Target="https://en.wikipedia.org/wiki/Linear_function" TargetMode="External"/><Relationship Id="rId406" Type="http://schemas.openxmlformats.org/officeDocument/2006/relationships/hyperlink" Target="https://en.wikipedia.org/wiki/Logarithm" TargetMode="External"/><Relationship Id="rId353" Type="http://schemas.openxmlformats.org/officeDocument/2006/relationships/hyperlink" Target="https://en.wikipedia.org/wiki/Maxima_and_minima" TargetMode="External"/><Relationship Id="rId398" Type="http://schemas.openxmlformats.org/officeDocument/2006/relationships/hyperlink" Target="https://en.wikipedia.org/wiki/Monotone_convergence_theorem" TargetMode="External"/><Relationship Id="rId404" Type="http://schemas.openxmlformats.org/officeDocument/2006/relationships/hyperlink" Target="https://en.wikipedia.org/wiki/Natural_logarithm" TargetMode="External"/><Relationship Id="rId386" Type="http://schemas.openxmlformats.org/officeDocument/2006/relationships/hyperlink" Target="https://en.wikipedia.org/wiki/Parabola" TargetMode="External"/><Relationship Id="rId351" Type="http://schemas.openxmlformats.org/officeDocument/2006/relationships/hyperlink" Target="https://en.wikipedia.org/wiki/Percentage" TargetMode="External"/><Relationship Id="rId414" Type="http://schemas.openxmlformats.org/officeDocument/2006/relationships/hyperlink" Target="https://en.wikipedia.org/wiki/Pi" TargetMode="External"/><Relationship Id="rId382" Type="http://schemas.openxmlformats.org/officeDocument/2006/relationships/hyperlink" Target="https://en.wikipedia.org/wiki/Polynomial" TargetMode="External"/><Relationship Id="rId174" Type="http://schemas.openxmlformats.org/officeDocument/2006/relationships/hyperlink" Target="https://en.wikipedia.org/wiki/Population_proportion" TargetMode="External"/><Relationship Id="rId181" Type="http://schemas.openxmlformats.org/officeDocument/2006/relationships/hyperlink" Target="https://en.wikipedia.org/wiki/Population_proportion#Mathematical_definition" TargetMode="External"/><Relationship Id="rId175" Type="http://schemas.openxmlformats.org/officeDocument/2006/relationships/hyperlink" Target="https://en.wikipedia.org/wiki/Proportion_(mathematics)" TargetMode="External"/><Relationship Id="rId178" Type="http://schemas.openxmlformats.org/officeDocument/2006/relationships/hyperlink" Target="https://en.wikipedia.org/wiki/Proportionality_(mathematics)" TargetMode="External"/><Relationship Id="rId420" Type="http://schemas.openxmlformats.org/officeDocument/2006/relationships/hyperlink" Target="https://en.wikipedia.org/wiki/Pythagorean_trigonometric_identity" TargetMode="External"/><Relationship Id="rId384" Type="http://schemas.openxmlformats.org/officeDocument/2006/relationships/hyperlink" Target="https://en.wikipedia.org/wiki/Quadratic_function" TargetMode="External"/><Relationship Id="rId170" Type="http://schemas.openxmlformats.org/officeDocument/2006/relationships/hyperlink" Target="https://en.wikipedia.org/wiki/Rate_(mathematics)" TargetMode="External"/><Relationship Id="rId171" Type="http://schemas.openxmlformats.org/officeDocument/2006/relationships/hyperlink" Target="https://en.wikipedia.org/wiki/Ratio" TargetMode="External"/><Relationship Id="rId396" Type="http://schemas.openxmlformats.org/officeDocument/2006/relationships/hyperlink" Target="https://en.wikipedia.org/wiki/Series_(mathematics)" TargetMode="External"/><Relationship Id="rId416" Type="http://schemas.openxmlformats.org/officeDocument/2006/relationships/hyperlink" Target="https://en.wikipedia.org/wiki/Sine_and_cosine" TargetMode="External"/><Relationship Id="rId390" Type="http://schemas.openxmlformats.org/officeDocument/2006/relationships/hyperlink" Target="https://en.wikipedia.org/wiki/Slope" TargetMode="External"/><Relationship Id="rId347" Type="http://schemas.openxmlformats.org/officeDocument/2006/relationships/hyperlink" Target="https://en.wikipedia.org/wiki/Square_root" TargetMode="External"/><Relationship Id="rId408" Type="http://schemas.openxmlformats.org/officeDocument/2006/relationships/hyperlink" Target="https://en.wikipedia.org/wiki/Tarski%27s_high_school_algebra_problem" TargetMode="External"/><Relationship Id="rId339" Type="http://schemas.openxmlformats.org/officeDocument/2006/relationships/hyperlink" Target="https://en.wikipedia.org/wiki/Transitive_relation" TargetMode="External"/><Relationship Id="rId418" Type="http://schemas.openxmlformats.org/officeDocument/2006/relationships/hyperlink" Target="https://en.wikipedia.org/wiki/Trigonometric_functions" TargetMode="External"/><Relationship Id="rId412" Type="http://schemas.openxmlformats.org/officeDocument/2006/relationships/hyperlink" Target="https://en.wikipedia.org/wiki/Unit_circle" TargetMode="External"/><Relationship Id="rId365" Type="http://schemas.openxmlformats.org/officeDocument/2006/relationships/hyperlink" Target="https://en.wikipedia.org/wiki/Upper_and_lower_bounds" TargetMode="External"/><Relationship Id="rId196" Type="http://schemas.openxmlformats.org/officeDocument/2006/relationships/hyperlink" Target="https://morrison-lab.github.io/pds/random-variables.html#def-random-variable" TargetMode="External"/><Relationship Id="rId430" Type="http://schemas.openxmlformats.org/officeDocument/2006/relationships/hyperlink" Target="https://openstax.org/books/algebra-and-trigonometry-2e/pages/preface" TargetMode="External"/><Relationship Id="rId227" Type="http://schemas.openxmlformats.org/officeDocument/2006/relationships/hyperlink" Target="linear-algebra-matrices.html#def-linear-map" TargetMode="External"/><Relationship Id="rId228" Type="http://schemas.openxmlformats.org/officeDocument/2006/relationships/hyperlink" Target="linear-algebra-matrices.html#thm-linear-map-zero" TargetMode="External"/><Relationship Id="rId69" Type="http://schemas.openxmlformats.org/officeDocument/2006/relationships/hyperlink" Target="linear-algebra-vectors.html#def-euclidean-norm" TargetMode="External"/><Relationship Id="rId88" Type="http://schemas.openxmlformats.org/officeDocument/2006/relationships/hyperlink" Target="linear-algebra-vectors.qmd#def-mean" TargetMode="External"/><Relationship Id="rId33" Type="http://schemas.openxmlformats.org/officeDocument/2006/relationships/hyperlink" Target="number-systems.qmd#def-integers" TargetMode="External"/><Relationship Id="rId252" Type="http://schemas.openxmlformats.org/officeDocument/2006/relationships/hyperlink" Target="number-systems.qmd#def-irrational-numbers" TargetMode="External"/><Relationship Id="rId27" Type="http://schemas.openxmlformats.org/officeDocument/2006/relationships/hyperlink" Target="number-systems.qmd#def-natural-numbers" TargetMode="External"/><Relationship Id="rId15" Type="http://schemas.openxmlformats.org/officeDocument/2006/relationships/hyperlink" Target="number-systems.qmd#def-real-numbers" TargetMode="External"/><Relationship Id="rId90" Type="http://schemas.openxmlformats.org/officeDocument/2006/relationships/hyperlink" Target="optimization.qmd#def-concave" TargetMode="External"/><Relationship Id="rId71" Type="http://schemas.openxmlformats.org/officeDocument/2006/relationships/hyperlink" Target="proof-writing.qmd#def-converse" TargetMode="External"/><Relationship Id="rId57" Type="http://schemas.openxmlformats.org/officeDocument/2006/relationships/hyperlink" Target="sets.qmd#def-empty-set" TargetMode="External"/><Relationship Id="rId240" Type="http://schemas.openxmlformats.org/officeDocument/2006/relationships/hyperlink" Target="sets.qmd#def-extended-nonneg-reals" TargetMode="External"/><Relationship Id="rId48" Type="http://schemas.openxmlformats.org/officeDocument/2006/relationships/hyperlink" Target="sets.qmd#def-interval" TargetMode="External"/><Relationship Id="rId59" Type="http://schemas.openxmlformats.org/officeDocument/2006/relationships/hyperlink" Target="sets.qmd#def-set" TargetMode="External"/></Relationships>
</file>

<file path=word/_rels/footnotes.xml.rels><?xml version='1.0' encoding='UTF-8' standalone='yes'?>
<Relationships xmlns="http://schemas.openxmlformats.org/package/2006/relationships"><Relationship Id="rId188" Type="http://schemas.openxmlformats.org/officeDocument/2006/relationships/hyperlink" Target="calculus-derivatives.html#def-limit" TargetMode="External"/><Relationship Id="rId199" Type="http://schemas.openxmlformats.org/officeDocument/2006/relationships/hyperlink" Target="calculus-integration.html#def-indefinite-integral" TargetMode="External"/><Relationship Id="rId183" Type="http://schemas.openxmlformats.org/officeDocument/2006/relationships/hyperlink" Target="calculus-integration.html#def-riemann-integral" TargetMode="External"/><Relationship Id="rId154" Type="http://schemas.openxmlformats.org/officeDocument/2006/relationships/hyperlink" Target="functions.qmd#def-finite-set" TargetMode="External"/><Relationship Id="rId52" Type="http://schemas.openxmlformats.org/officeDocument/2006/relationships/hyperlink" Target="functions.qmd#def-function" TargetMode="External"/><Relationship Id="rId79" Type="http://schemas.openxmlformats.org/officeDocument/2006/relationships/hyperlink" Target="functions.qmd#def-graph" TargetMode="External"/><Relationship Id="rId54" Type="http://schemas.openxmlformats.org/officeDocument/2006/relationships/hyperlink" Target="functions.qmd#def-image" TargetMode="External"/><Relationship Id="rId254" Type="http://schemas.openxmlformats.org/officeDocument/2006/relationships/hyperlink" Target="functions.qmd#def-inverse-function" TargetMode="External"/><Relationship Id="rId197" Type="http://schemas.openxmlformats.org/officeDocument/2006/relationships/hyperlink" Target="functions.qmd#def-range" TargetMode="External"/><Relationship Id="rId10" Type="http://schemas.openxmlformats.org/officeDocument/2006/relationships/hyperlink" Target="functions.qmd#def-relation" TargetMode="External"/><Relationship Id="rId231" Type="http://schemas.openxmlformats.org/officeDocument/2006/relationships/hyperlink" Target="functions.qmd#def-sequence" TargetMode="External"/><Relationship Id="rId424" Type="http://schemas.openxmlformats.org/officeDocument/2006/relationships/hyperlink" Target="https://doi.org/10.1007/978-3-031-41026-0" TargetMode="External"/><Relationship Id="rId349" Type="http://schemas.openxmlformats.org/officeDocument/2006/relationships/hyperlink" Target="https://en.wikipedia.org/wiki/Absolute_value" TargetMode="External"/><Relationship Id="rId388" Type="http://schemas.openxmlformats.org/officeDocument/2006/relationships/hyperlink" Target="https://en.wikipedia.org/wiki/Affine_transformation" TargetMode="External"/><Relationship Id="rId355" Type="http://schemas.openxmlformats.org/officeDocument/2006/relationships/hyperlink" Target="https://en.wikipedia.org/wiki/Arg_max" TargetMode="External"/><Relationship Id="rId376" Type="http://schemas.openxmlformats.org/officeDocument/2006/relationships/hyperlink" Target="https://en.wikipedia.org/wiki/Associative_property" TargetMode="External"/><Relationship Id="rId359" Type="http://schemas.openxmlformats.org/officeDocument/2006/relationships/hyperlink" Target="https://en.wikipedia.org/wiki/Chord_(geometry)" TargetMode="External"/><Relationship Id="rId374" Type="http://schemas.openxmlformats.org/officeDocument/2006/relationships/hyperlink" Target="https://en.wikipedia.org/wiki/Commutative_property" TargetMode="External"/><Relationship Id="rId428" Type="http://schemas.openxmlformats.org/officeDocument/2006/relationships/hyperlink" Target="https://en.wikipedia.org/wiki/Complex_conjugate" TargetMode="External"/><Relationship Id="rId426" Type="http://schemas.openxmlformats.org/officeDocument/2006/relationships/hyperlink" Target="https://en.wikipedia.org/wiki/Complex_number" TargetMode="External"/><Relationship Id="rId410" Type="http://schemas.openxmlformats.org/officeDocument/2006/relationships/hyperlink" Target="https://en.wikipedia.org/wiki/Contour_line" TargetMode="External"/><Relationship Id="rId361" Type="http://schemas.openxmlformats.org/officeDocument/2006/relationships/hyperlink" Target="https://en.wikipedia.org/wiki/Convex_function" TargetMode="External"/><Relationship Id="rId378" Type="http://schemas.openxmlformats.org/officeDocument/2006/relationships/hyperlink" Target="https://en.wikipedia.org/wiki/Distributive_property" TargetMode="External"/><Relationship Id="rId402" Type="http://schemas.openxmlformats.org/officeDocument/2006/relationships/hyperlink" Target="https://en.wikipedia.org/wiki/E_(mathematical_constant)" TargetMode="External"/><Relationship Id="rId9" Type="http://schemas.openxmlformats.org/officeDocument/2006/relationships/hyperlink" Target="https://en.wikipedia.org/wiki/Elementary_algebra" TargetMode="External"/><Relationship Id="rId400" Type="http://schemas.openxmlformats.org/officeDocument/2006/relationships/hyperlink" Target="https://en.wikipedia.org/wiki/Exponential_function" TargetMode="External"/><Relationship Id="rId345" Type="http://schemas.openxmlformats.org/officeDocument/2006/relationships/hyperlink" Target="https://en.wikipedia.org/wiki/Exponentiation" TargetMode="External"/><Relationship Id="rId341" Type="http://schemas.openxmlformats.org/officeDocument/2006/relationships/hyperlink" Target="https://en.wikipedia.org/wiki/Identity_(mathematics)" TargetMode="External"/><Relationship Id="rId372" Type="http://schemas.openxmlformats.org/officeDocument/2006/relationships/hyperlink" Target="https://en.wikipedia.org/wiki/Identity_element" TargetMode="External"/><Relationship Id="rId422" Type="http://schemas.openxmlformats.org/officeDocument/2006/relationships/hyperlink" Target="https://en.wikipedia.org/wiki/Imaginary_unit" TargetMode="External"/><Relationship Id="rId343" Type="http://schemas.openxmlformats.org/officeDocument/2006/relationships/hyperlink" Target="https://en.wikipedia.org/wiki/Inequality_(mathematics)" TargetMode="External"/><Relationship Id="rId370" Type="http://schemas.openxmlformats.org/officeDocument/2006/relationships/hyperlink" Target="https://en.wikipedia.org/wiki/Infimum_and_supremum" TargetMode="External"/><Relationship Id="rId363" Type="http://schemas.openxmlformats.org/officeDocument/2006/relationships/hyperlink" Target="https://en.wikipedia.org/wiki/Jensen%27s_inequality" TargetMode="External"/><Relationship Id="rId367" Type="http://schemas.openxmlformats.org/officeDocument/2006/relationships/hyperlink" Target="https://en.wikipedia.org/wiki/Least-upper-bound_property" TargetMode="External"/><Relationship Id="rId380" Type="http://schemas.openxmlformats.org/officeDocument/2006/relationships/hyperlink" Target="https://en.wikipedia.org/wiki/Like_terms" TargetMode="External"/><Relationship Id="rId394" Type="http://schemas.openxmlformats.org/officeDocument/2006/relationships/hyperlink" Target="https://en.wikipedia.org/wiki/Limit_of_a_sequence" TargetMode="External"/><Relationship Id="rId357" Type="http://schemas.openxmlformats.org/officeDocument/2006/relationships/hyperlink" Target="https://en.wikipedia.org/wiki/Line_segment" TargetMode="External"/><Relationship Id="rId392" Type="http://schemas.openxmlformats.org/officeDocument/2006/relationships/hyperlink" Target="https://en.wikipedia.org/wiki/Linear_function" TargetMode="External"/><Relationship Id="rId406" Type="http://schemas.openxmlformats.org/officeDocument/2006/relationships/hyperlink" Target="https://en.wikipedia.org/wiki/Logarithm" TargetMode="External"/><Relationship Id="rId353" Type="http://schemas.openxmlformats.org/officeDocument/2006/relationships/hyperlink" Target="https://en.wikipedia.org/wiki/Maxima_and_minima" TargetMode="External"/><Relationship Id="rId398" Type="http://schemas.openxmlformats.org/officeDocument/2006/relationships/hyperlink" Target="https://en.wikipedia.org/wiki/Monotone_convergence_theorem" TargetMode="External"/><Relationship Id="rId404" Type="http://schemas.openxmlformats.org/officeDocument/2006/relationships/hyperlink" Target="https://en.wikipedia.org/wiki/Natural_logarithm" TargetMode="External"/><Relationship Id="rId386" Type="http://schemas.openxmlformats.org/officeDocument/2006/relationships/hyperlink" Target="https://en.wikipedia.org/wiki/Parabola" TargetMode="External"/><Relationship Id="rId351" Type="http://schemas.openxmlformats.org/officeDocument/2006/relationships/hyperlink" Target="https://en.wikipedia.org/wiki/Percentage" TargetMode="External"/><Relationship Id="rId414" Type="http://schemas.openxmlformats.org/officeDocument/2006/relationships/hyperlink" Target="https://en.wikipedia.org/wiki/Pi" TargetMode="External"/><Relationship Id="rId382" Type="http://schemas.openxmlformats.org/officeDocument/2006/relationships/hyperlink" Target="https://en.wikipedia.org/wiki/Polynomial" TargetMode="External"/><Relationship Id="rId174" Type="http://schemas.openxmlformats.org/officeDocument/2006/relationships/hyperlink" Target="https://en.wikipedia.org/wiki/Population_proportion" TargetMode="External"/><Relationship Id="rId181" Type="http://schemas.openxmlformats.org/officeDocument/2006/relationships/hyperlink" Target="https://en.wikipedia.org/wiki/Population_proportion#Mathematical_definition" TargetMode="External"/><Relationship Id="rId175" Type="http://schemas.openxmlformats.org/officeDocument/2006/relationships/hyperlink" Target="https://en.wikipedia.org/wiki/Proportion_(mathematics)" TargetMode="External"/><Relationship Id="rId178" Type="http://schemas.openxmlformats.org/officeDocument/2006/relationships/hyperlink" Target="https://en.wikipedia.org/wiki/Proportionality_(mathematics)" TargetMode="External"/><Relationship Id="rId420" Type="http://schemas.openxmlformats.org/officeDocument/2006/relationships/hyperlink" Target="https://en.wikipedia.org/wiki/Pythagorean_trigonometric_identity" TargetMode="External"/><Relationship Id="rId384" Type="http://schemas.openxmlformats.org/officeDocument/2006/relationships/hyperlink" Target="https://en.wikipedia.org/wiki/Quadratic_function" TargetMode="External"/><Relationship Id="rId170" Type="http://schemas.openxmlformats.org/officeDocument/2006/relationships/hyperlink" Target="https://en.wikipedia.org/wiki/Rate_(mathematics)" TargetMode="External"/><Relationship Id="rId171" Type="http://schemas.openxmlformats.org/officeDocument/2006/relationships/hyperlink" Target="https://en.wikipedia.org/wiki/Ratio" TargetMode="External"/><Relationship Id="rId396" Type="http://schemas.openxmlformats.org/officeDocument/2006/relationships/hyperlink" Target="https://en.wikipedia.org/wiki/Series_(mathematics)" TargetMode="External"/><Relationship Id="rId416" Type="http://schemas.openxmlformats.org/officeDocument/2006/relationships/hyperlink" Target="https://en.wikipedia.org/wiki/Sine_and_cosine" TargetMode="External"/><Relationship Id="rId390" Type="http://schemas.openxmlformats.org/officeDocument/2006/relationships/hyperlink" Target="https://en.wikipedia.org/wiki/Slope" TargetMode="External"/><Relationship Id="rId347" Type="http://schemas.openxmlformats.org/officeDocument/2006/relationships/hyperlink" Target="https://en.wikipedia.org/wiki/Square_root" TargetMode="External"/><Relationship Id="rId408" Type="http://schemas.openxmlformats.org/officeDocument/2006/relationships/hyperlink" Target="https://en.wikipedia.org/wiki/Tarski%27s_high_school_algebra_problem" TargetMode="External"/><Relationship Id="rId339" Type="http://schemas.openxmlformats.org/officeDocument/2006/relationships/hyperlink" Target="https://en.wikipedia.org/wiki/Transitive_relation" TargetMode="External"/><Relationship Id="rId418" Type="http://schemas.openxmlformats.org/officeDocument/2006/relationships/hyperlink" Target="https://en.wikipedia.org/wiki/Trigonometric_functions" TargetMode="External"/><Relationship Id="rId412" Type="http://schemas.openxmlformats.org/officeDocument/2006/relationships/hyperlink" Target="https://en.wikipedia.org/wiki/Unit_circle" TargetMode="External"/><Relationship Id="rId365" Type="http://schemas.openxmlformats.org/officeDocument/2006/relationships/hyperlink" Target="https://en.wikipedia.org/wiki/Upper_and_lower_bounds" TargetMode="External"/><Relationship Id="rId196" Type="http://schemas.openxmlformats.org/officeDocument/2006/relationships/hyperlink" Target="https://morrison-lab.github.io/pds/random-variables.html#def-random-variable" TargetMode="External"/><Relationship Id="rId430" Type="http://schemas.openxmlformats.org/officeDocument/2006/relationships/hyperlink" Target="https://openstax.org/books/algebra-and-trigonometry-2e/pages/preface" TargetMode="External"/><Relationship Id="rId227" Type="http://schemas.openxmlformats.org/officeDocument/2006/relationships/hyperlink" Target="linear-algebra-matrices.html#def-linear-map" TargetMode="External"/><Relationship Id="rId228" Type="http://schemas.openxmlformats.org/officeDocument/2006/relationships/hyperlink" Target="linear-algebra-matrices.html#thm-linear-map-zero" TargetMode="External"/><Relationship Id="rId69" Type="http://schemas.openxmlformats.org/officeDocument/2006/relationships/hyperlink" Target="linear-algebra-vectors.html#def-euclidean-norm" TargetMode="External"/><Relationship Id="rId88" Type="http://schemas.openxmlformats.org/officeDocument/2006/relationships/hyperlink" Target="linear-algebra-vectors.qmd#def-mean" TargetMode="External"/><Relationship Id="rId33" Type="http://schemas.openxmlformats.org/officeDocument/2006/relationships/hyperlink" Target="number-systems.qmd#def-integers" TargetMode="External"/><Relationship Id="rId252" Type="http://schemas.openxmlformats.org/officeDocument/2006/relationships/hyperlink" Target="number-systems.qmd#def-irrational-numbers" TargetMode="External"/><Relationship Id="rId27" Type="http://schemas.openxmlformats.org/officeDocument/2006/relationships/hyperlink" Target="number-systems.qmd#def-natural-numbers" TargetMode="External"/><Relationship Id="rId15" Type="http://schemas.openxmlformats.org/officeDocument/2006/relationships/hyperlink" Target="number-systems.qmd#def-real-numbers" TargetMode="External"/><Relationship Id="rId90" Type="http://schemas.openxmlformats.org/officeDocument/2006/relationships/hyperlink" Target="optimization.qmd#def-concave" TargetMode="External"/><Relationship Id="rId71" Type="http://schemas.openxmlformats.org/officeDocument/2006/relationships/hyperlink" Target="proof-writing.qmd#def-converse" TargetMode="External"/><Relationship Id="rId57" Type="http://schemas.openxmlformats.org/officeDocument/2006/relationships/hyperlink" Target="sets.qmd#def-empty-set" TargetMode="External"/><Relationship Id="rId240" Type="http://schemas.openxmlformats.org/officeDocument/2006/relationships/hyperlink" Target="sets.qmd#def-extended-nonneg-reals" TargetMode="External"/><Relationship Id="rId48" Type="http://schemas.openxmlformats.org/officeDocument/2006/relationships/hyperlink" Target="sets.qmd#def-interval" TargetMode="External"/><Relationship Id="rId59" Type="http://schemas.openxmlformats.org/officeDocument/2006/relationships/hyperlink" Target="sets.qmd#def-s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Algebra</dc:title>
  <dc:creator/>
  <cp:keywords/>
  <dcterms:created xsi:type="dcterms:W3CDTF">2026-10-19T20:46:40Z</dcterms:created>
  <dcterms:modified xsi:type="dcterms:W3CDTF">2026-10-19T20:46:40Z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13:31:04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