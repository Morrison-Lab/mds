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(Logical connective)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logical connective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[3]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builds a new proposition (</w:delText>
        </w:r>
      </w:del>
      <w:hyperlink w:anchor="def-proposition">
        <w:del w:id="1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from one or two propositions</w:delText>
        </w:r>
      </w:del>
      <w:del w:id="16" w:author="PR Preview" w:date="2026-01-01T00:00:00Z">
        <w:r>
          <w:delText xml:space="preserve"> </w:delText>
        </w:r>
      </w:del>
      <m:oMath>
        <m:r>
          <m:t>P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t>Q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with a truth value that depends only on the truth values of</w:delText>
        </w:r>
      </w:del>
      <w:del w:id="23" w:author="PR Preview" w:date="2026-01-01T00:00:00Z">
        <w:r>
          <w:delText xml:space="preserve"> </w:delText>
        </w:r>
      </w:del>
      <m:oMath>
        <m:r>
          <m:t>P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r>
          <m:t>Q</m:t>
        </m:r>
      </m:oMath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These notes use five, defined next: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not (</w:delText>
        </w:r>
      </w:del>
      <w:hyperlink w:anchor="def-not">
        <w:del w:id="3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3" w:author="PR Preview" w:date="2026-01-01T00:00:00Z">
        <w:r>
          <w:delText xml:space="preserve">), and (</w:delText>
        </w:r>
      </w:del>
      <w:hyperlink w:anchor="def-and">
        <w:del w:id="3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5" w:author="PR Preview" w:date="2026-01-01T00:00:00Z">
        <w:r>
          <w:delText xml:space="preserve">), or (</w:delText>
        </w:r>
      </w:del>
      <w:hyperlink w:anchor="def-or">
        <w:del w:id="3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7" w:author="PR Preview" w:date="2026-01-01T00:00:00Z">
        <w:r>
          <w:delText xml:space="preserve">),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implies (</w:delText>
        </w:r>
      </w:del>
      <w:hyperlink w:anchor="def-implies">
        <w:del w:id="4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1" w:author="PR Preview" w:date="2026-01-01T00:00:00Z">
        <w:r>
          <w:delText xml:space="preserve">), and if and only if (</w:delText>
        </w:r>
      </w:del>
      <w:hyperlink w:anchor="def-iff">
        <w:del w:id="4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3" w:author="PR Preview" w:date="2026-01-01T00:00:00Z">
        <w:r>
          <w:delText xml:space="preserve">).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3 (Logical connective)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logical connective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[3]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builds a new proposition (</w:t>
        </w:r>
      </w:ins>
      <w:hyperlink w:anchor="def-proposition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from one or two propositions</w:t>
        </w:r>
      </w:ins>
      <w:ins w:id="57" w:author="PR Preview" w:date="2026-01-01T00:00:00Z">
        <w:r>
          <w:t xml:space="preserve"> </w:t>
        </w:r>
      </w:ins>
      <m:oMath>
        <m:r>
          <m:t>P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t>Q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with a truth value that depends only on the truth values of</w:t>
        </w:r>
      </w:ins>
      <w:ins w:id="64" w:author="PR Preview" w:date="2026-01-01T00:00:00Z">
        <w:r>
          <w:t xml:space="preserve"> </w:t>
        </w:r>
      </w:ins>
      <m:oMath>
        <m:r>
          <m:t>P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</w:t>
        </w:r>
      </w:ins>
      <w:ins w:id="67" w:author="PR Preview" w:date="2026-01-01T00:00:00Z">
        <w:r>
          <w:t xml:space="preserve"> </w:t>
        </w:r>
      </w:ins>
      <m:oMath>
        <m:r>
          <m:t>Q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These notes use five, each defined next: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not, and, or, implies, and if and only if.</w:t>
        </w:r>
      </w:ins>
      <w:ins w:id="73" w:author="PR Preview" w:date="2026-01-01T00:00:00Z">
        <w:r>
          <w:t xml:space="preserve"> </w:t>
        </w:r>
      </w:ins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del w:id="74" w:author="PR Preview" w:date="2026-01-01T00:00:00Z">
        <w:r>
          <w:rPr>
            <w:b/>
            <w:bCs/>
          </w:rPr>
          <w:delText xml:space="preserve">Definition 9 (Quantifier)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quantifier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[9]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turns a predicate</w:delText>
        </w:r>
      </w:del>
      <w:del w:id="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(</w:delText>
        </w:r>
      </w:del>
      <w:hyperlink w:anchor="def-predicate">
        <w:del w:id="8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7" w:author="PR Preview" w:date="2026-01-01T00:00:00Z">
        <w:r>
          <w:delText xml:space="preserve">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about the elements</w:delText>
        </w:r>
      </w:del>
      <w:del w:id="90" w:author="PR Preview" w:date="2026-01-01T00:00:00Z">
        <w:r>
          <w:delText xml:space="preserve"> </w:delText>
        </w:r>
      </w:del>
      <m:oMath>
        <m:r>
          <m:t>x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of a set</w:delText>
        </w:r>
      </w:del>
      <w:del w:id="93" w:author="PR Preview" w:date="2026-01-01T00:00:00Z">
        <w:r>
          <w:delText xml:space="preserve"> </w:delText>
        </w:r>
      </w:del>
      <m:oMath>
        <m:r>
          <m:t>S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into a proposition (</w:delText>
        </w:r>
      </w:del>
      <w:hyperlink w:anchor="def-proposition">
        <w:del w:id="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7" w:author="PR Preview" w:date="2026-01-01T00:00:00Z">
        <w:r>
          <w:delText xml:space="preserve">).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There are two: the universal quantifier (</w:delText>
        </w:r>
      </w:del>
      <w:hyperlink w:anchor="def-universal-quantifier">
        <w:del w:id="10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01" w:author="PR Preview" w:date="2026-01-01T00:00:00Z">
        <w:r>
          <w:delText xml:space="preserve">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and the existential quantifier (</w:delText>
        </w:r>
      </w:del>
      <w:hyperlink w:anchor="def-existential-quantifier">
        <w:del w:id="104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5" w:author="PR Preview" w:date="2026-01-01T00:00:00Z">
        <w:r>
          <w:delText xml:space="preserve">).</w:delText>
        </w:r>
      </w:del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Definition 9 (Quantifier)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quantifier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[9]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turns a predicate</w:t>
        </w:r>
      </w:ins>
      <w:ins w:id="1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w:anchor="def-predicate">
        <w:ins w:id="11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9" w:author="PR Preview" w:date="2026-01-01T00:00:00Z">
        <w:r>
          <w:t xml:space="preserve">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about the elements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of a set</w:t>
        </w:r>
      </w:ins>
      <w:ins w:id="125" w:author="PR Preview" w:date="2026-01-01T00:00:00Z">
        <w:r>
          <w:t xml:space="preserve"> </w:t>
        </w:r>
      </w:ins>
      <m:oMath>
        <m:r>
          <m:t>S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into a proposition (</w:t>
        </w:r>
      </w:ins>
      <w:hyperlink w:anchor="def-proposition">
        <w:ins w:id="12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9" w:author="PR Preview" w:date="2026-01-01T00:00:00Z">
        <w:r>
          <w:t xml:space="preserve">).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There are two, each defined next: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 universal quantifier and the existential quantifier.</w:t>
        </w:r>
      </w:ins>
      <w:ins w:id="134" w:author="PR Preview" w:date="2026-01-01T00:00:00Z">
        <w:r>
          <w:t xml:space="preserve"> </w:t>
        </w:r>
      </w:ins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Definition 16 (Result)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result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a proposition (</w:delText>
        </w:r>
      </w:del>
      <w:hyperlink w:anchor="def-proposition">
        <w:del w:id="14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43" w:author="PR Preview" w:date="2026-01-01T00:00:00Z">
        <w:r>
          <w:delText xml:space="preserve">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that has a proof (</w:delText>
        </w:r>
      </w:del>
      <w:hyperlink w:anchor="def-proof">
        <w:del w:id="14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7" w:author="PR Preview" w:date="2026-01-01T00:00:00Z">
        <w:r>
          <w:delText xml:space="preserve">).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These notes label each result by its role: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as a theorem (</w:delText>
        </w:r>
      </w:del>
      <w:hyperlink w:anchor="def-theorem">
        <w:del w:id="15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53" w:author="PR Preview" w:date="2026-01-01T00:00:00Z">
        <w:r>
          <w:delText xml:space="preserve">), a lemma (</w:delText>
        </w:r>
      </w:del>
      <w:hyperlink w:anchor="def-lemma">
        <w:del w:id="154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55" w:author="PR Preview" w:date="2026-01-01T00:00:00Z">
        <w:r>
          <w:delText xml:space="preserve">), or a corollary (</w:delText>
        </w:r>
      </w:del>
      <w:hyperlink w:anchor="def-corollary">
        <w:del w:id="156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57" w:author="PR Preview" w:date="2026-01-01T00:00:00Z">
        <w:r>
          <w:delText xml:space="preserve">).</w:delText>
        </w:r>
      </w:del>
    </w:p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Definition 16 (Result)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result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 a proposition (</w:t>
        </w:r>
      </w:ins>
      <w:hyperlink w:anchor="def-proposition">
        <w:ins w:id="16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6" w:author="PR Preview" w:date="2026-01-01T00:00:00Z">
        <w:r>
          <w:t xml:space="preserve">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that has a proof (</w:t>
        </w:r>
      </w:ins>
      <w:hyperlink w:anchor="def-proof">
        <w:ins w:id="16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0" w:author="PR Preview" w:date="2026-01-01T00:00:00Z">
        <w:r>
          <w:t xml:space="preserve">).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These notes label each result by its role: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as a theorem, a lemma, or a corollary, each defined next.</w:t>
        </w:r>
      </w:ins>
      <w:ins w:id="175" w:author="PR Preview" w:date="2026-01-01T00:00:00Z">
        <w:r>
          <w:t xml:space="preserve"> </w:t>
        </w:r>
      </w:ins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2026-10-19T21:24:09Z</dcterms:created>
  <dcterms:modified xsi:type="dcterms:W3CDTF">2026-10-19T21:24:09Z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