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[39.93586102117057, -0.15784473335365445]  [9.471534667682135e-12, 6.662048690486699e-11]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[39.935861021170574, -0.1578447333536545]  [1.071498445526231e-11, 1.673470251262188e-10]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9.471535e-12 6.662049e-11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1.071498e-11 1.673470e-10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6.7e-11,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1.7e-10,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del w:id="535" w:author="PR Preview" w:date="2026-01-01T00:00:00Z">
        <w:r>
          <w:delText xml:space="preserve">The closed ball (</w:delText>
        </w:r>
      </w:del>
      <w:hyperlink r:id="rId10">
        <w:del w:id="536" w:author="PR Preview" w:date="2026-01-01T00:00:00Z">
          <w:r>
            <w:rPr>
              <w:rStyle w:val="Hyperlink"/>
            </w:rPr>
            <w:delText xml:space="preserve">ball</w:delText>
          </w:r>
        </w:del>
      </w:hyperlink>
      <w:del w:id="537" w:author="PR Preview" w:date="2026-01-01T00:00:00Z">
        <w:r>
          <w:delText xml:space="preserve">)</w:delText>
        </w:r>
      </w:del>
      <w:del w:id="53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is convex: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for</w:delText>
        </w:r>
      </w:del>
      <w:del w:id="5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and</w:delText>
        </w:r>
      </w:del>
      <w:del w:id="54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47" w:author="PR Preview" w:date="2026-01-01T00:00:00Z">
        <w:r>
          <w:delText xml:space="preserve">,</w:delText>
        </w:r>
      </w:del>
    </w:p>
    <w:p>
      <w:pPr>
        <w:numPr>
          <w:ilvl w:val="0"/>
          <w:numId w:val="1007"/>
        </w:numPr>
      </w:pPr>
      <w:ins w:id="548" w:author="PR Preview" w:date="2026-01-01T00:00:00Z">
        <w:r>
          <w:t xml:space="preserve">The closed ball (</w:t>
        </w:r>
      </w:ins>
      <w:hyperlink r:id="rId73">
        <w:ins w:id="549" w:author="PR Preview" w:date="2026-01-01T00:00:00Z">
          <w:r>
            <w:rPr>
              <w:rStyle w:val="Hyperlink"/>
            </w:rPr>
            <w:t xml:space="preserve">closed ball</w:t>
          </w:r>
        </w:ins>
      </w:hyperlink>
      <w:ins w:id="550" w:author="PR Preview" w:date="2026-01-01T00:00:00Z">
        <w:r>
          <w:t xml:space="preserve">)</w:t>
        </w:r>
      </w:ins>
      <w:ins w:id="55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is convex: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for</w:t>
        </w:r>
      </w:ins>
      <w:ins w:id="5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and</w:t>
        </w:r>
      </w:ins>
      <w:ins w:id="55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6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del w:id="561" w:author="PR Preview" w:date="2026-01-01T00:00:00Z">
        <w:r>
          <w:rPr>
            <w:b/>
            <w:bCs/>
          </w:rPr>
          <w:delText xml:space="preserve">Example 15 (Intersecting a ball with a half-plane)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The closed unit ball (</w:delText>
        </w:r>
      </w:del>
      <w:hyperlink r:id="rId10">
        <w:del w:id="564" w:author="PR Preview" w:date="2026-01-01T00:00:00Z">
          <w:r>
            <w:rPr>
              <w:rStyle w:val="Hyperlink"/>
            </w:rPr>
            <w:delText xml:space="preserve">ball</w:delText>
          </w:r>
        </w:del>
      </w:hyperlink>
      <w:del w:id="565" w:author="PR Preview" w:date="2026-01-01T00:00:00Z">
        <w:r>
          <w:delText xml:space="preserve">) in</w:delText>
        </w:r>
      </w:del>
      <w:del w:id="56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is convex (</w:delText>
        </w:r>
      </w:del>
      <w:hyperlink w:anchor="exm-convex-set">
        <w:del w:id="569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570" w:author="PR Preview" w:date="2026-01-01T00:00:00Z">
        <w:r>
          <w:delText xml:space="preserve">),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and so is the half-plane (</w:delText>
        </w:r>
      </w:del>
      <w:hyperlink w:anchor="def-half-space">
        <w:del w:id="57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574" w:author="PR Preview" w:date="2026-01-01T00:00:00Z">
        <w:r>
          <w:delText xml:space="preserve">)</w:delText>
        </w:r>
      </w:del>
      <w:del w:id="5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576" w:author="PR Preview" w:date="2026-01-01T00:00:00Z">
        <w:r>
          <w:delText xml:space="preserve">: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if</w:delText>
        </w:r>
      </w:del>
      <w:del w:id="57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and</w:delText>
        </w:r>
      </w:del>
      <w:del w:id="58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583" w:author="PR Preview" w:date="2026-01-01T00:00:00Z">
        <w:r>
          <w:delText xml:space="preserve">, then</w:delText>
        </w:r>
      </w:del>
      <w:del w:id="584" w:author="PR Preview" w:date="2026-01-01T00:00:00Z">
        <w:r>
          <w:delText xml:space="preserve"> </w:delText>
        </w:r>
      </w:del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for</w:delText>
        </w:r>
      </w:del>
      <w:del w:id="58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88" w:author="PR Preview" w:date="2026-01-01T00:00:00Z">
        <w:r>
          <w:delText xml:space="preserve">.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By</w:delText>
        </w:r>
      </w:del>
      <w:del w:id="591" w:author="PR Preview" w:date="2026-01-01T00:00:00Z">
        <w:r>
          <w:delText xml:space="preserve"> </w:delText>
        </w:r>
      </w:del>
      <w:hyperlink w:anchor="thm-convex-intersection">
        <w:del w:id="592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593" w:author="PR Preview" w:date="2026-01-01T00:00:00Z">
        <w:r>
          <w:delText xml:space="preserve">, the closed half-disk</w:delText>
        </w:r>
      </w:del>
      <w:del w:id="59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is convex.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A union need not be convex:</w:delText>
        </w:r>
      </w:del>
      <w:del w:id="59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and</w:delText>
        </w:r>
      </w:del>
      <w:del w:id="6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are convex,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but their union is the set of</w:delText>
        </w:r>
      </w:del>
      <w:del w:id="607" w:author="PR Preview" w:date="2026-01-01T00:00:00Z">
        <w:r>
          <w:delText xml:space="preserve"> </w:delText>
        </w:r>
      </w:del>
      <w:hyperlink w:anchor="exm-not-convex-set">
        <w:del w:id="608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609" w:author="PR Preview" w:date="2026-01-01T00:00:00Z">
        <w:r>
          <w:delText xml:space="preserve">.</w:delText>
        </w:r>
      </w:del>
    </w:p>
    <w:p>
      <w:pPr>
        <w:pStyle w:val="BodyText"/>
      </w:pPr>
      <w:del w:id="610" w:author="PR Preview" w:date="2026-01-01T00:00:00Z">
        <w:r>
          <w:rPr>
            <w:b/>
            <w:bCs/>
          </w:rPr>
          <w:delText xml:space="preserve">Definition 5 (Strictly convex and concave functions)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A function</w:delText>
        </w:r>
      </w:del>
      <w:del w:id="6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is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rPr>
            <w:b/>
            <w:bCs/>
          </w:rPr>
          <w:delText xml:space="preserve">strictly convex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if</w:delText>
        </w:r>
      </w:del>
      <w:del w:id="6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for all</w:delText>
        </w:r>
      </w:del>
      <w:del w:id="6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in</w:delText>
        </w:r>
      </w:del>
      <w:del w:id="62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and all</w:delText>
        </w:r>
      </w:del>
      <w:del w:id="62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30" w:author="PR Preview" w:date="2026-01-01T00:00:00Z">
        <w:r>
          <w:delText xml:space="preserve">.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It is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rPr>
            <w:b/>
            <w:bCs/>
          </w:rPr>
          <w:delText xml:space="preserve">concave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if</w:delText>
        </w:r>
      </w:del>
      <w:del w:id="63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is</w:delText>
        </w:r>
      </w:del>
      <w:del w:id="640" w:author="PR Preview" w:date="2026-01-01T00:00:00Z">
        <w:r>
          <w:delText xml:space="preserve"> </w:delText>
        </w:r>
      </w:del>
      <w:hyperlink r:id="rId84">
        <w:del w:id="641" w:author="PR Preview" w:date="2026-01-01T00:00:00Z">
          <w:r>
            <w:rPr>
              <w:rStyle w:val="Hyperlink"/>
            </w:rPr>
            <w:delText xml:space="preserve">convex</w:delText>
          </w:r>
        </w:del>
      </w:hyperlink>
      <w:del w:id="642" w:author="PR Preview" w:date="2026-01-01T00:00:00Z">
        <w:r>
          <w:delText xml:space="preserve">,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and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rPr>
            <w:b/>
            <w:bCs/>
          </w:rPr>
          <w:delText xml:space="preserve">strictly concave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if</w:delText>
        </w:r>
      </w:del>
      <w:del w:id="64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is strictly convex.</w:delText>
        </w:r>
      </w:del>
    </w:p>
    <w:p>
      <w:pPr>
        <w:pStyle w:val="BodyText"/>
      </w:pPr>
      <w:ins w:id="652" w:author="PR Preview" w:date="2026-01-01T00:00:00Z">
        <w:r>
          <w:rPr>
            <w:b/>
            <w:bCs/>
          </w:rPr>
          <w:t xml:space="preserve">Example 15 (Intersecting a ball with a half-plane)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The closed unit ball (</w:t>
        </w:r>
      </w:ins>
      <w:hyperlink r:id="rId81">
        <w:ins w:id="655" w:author="PR Preview" w:date="2026-01-01T00:00:00Z">
          <w:r>
            <w:rPr>
              <w:rStyle w:val="Hyperlink"/>
            </w:rPr>
            <w:t xml:space="preserve">unit ball</w:t>
          </w:r>
        </w:ins>
      </w:hyperlink>
      <w:ins w:id="656" w:author="PR Preview" w:date="2026-01-01T00:00:00Z">
        <w:r>
          <w:t xml:space="preserve">) in</w:t>
        </w:r>
      </w:ins>
      <w:ins w:id="65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is convex (</w:t>
        </w:r>
      </w:ins>
      <w:hyperlink w:anchor="exm-convex-set">
        <w:ins w:id="660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661" w:author="PR Preview" w:date="2026-01-01T00:00:00Z">
        <w:r>
          <w:t xml:space="preserve">),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and so is the half-plane (</w:t>
        </w:r>
      </w:ins>
      <w:hyperlink w:anchor="def-half-space">
        <w:ins w:id="66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65" w:author="PR Preview" w:date="2026-01-01T00:00:00Z">
        <w:r>
          <w:t xml:space="preserve">)</w:t>
        </w:r>
      </w:ins>
      <w:ins w:id="66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667" w:author="PR Preview" w:date="2026-01-01T00:00:00Z">
        <w:r>
          <w:t xml:space="preserve">: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if</w:t>
        </w:r>
      </w:ins>
      <w:ins w:id="67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</w:t>
        </w:r>
      </w:ins>
      <w:ins w:id="67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674" w:author="PR Preview" w:date="2026-01-01T00:00:00Z">
        <w:r>
          <w:t xml:space="preserve">, then</w:t>
        </w:r>
      </w:ins>
      <w:ins w:id="675" w:author="PR Preview" w:date="2026-01-01T00:00:00Z">
        <w:r>
          <w:t xml:space="preserve"> </w:t>
        </w:r>
      </w:ins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for</w:t>
        </w:r>
      </w:ins>
      <w:ins w:id="67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79" w:author="PR Preview" w:date="2026-01-01T00:00:00Z">
        <w:r>
          <w:t xml:space="preserve">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By</w:t>
        </w:r>
      </w:ins>
      <w:ins w:id="682" w:author="PR Preview" w:date="2026-01-01T00:00:00Z">
        <w:r>
          <w:t xml:space="preserve"> </w:t>
        </w:r>
      </w:ins>
      <w:hyperlink w:anchor="thm-convex-intersection">
        <w:ins w:id="683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684" w:author="PR Preview" w:date="2026-01-01T00:00:00Z">
        <w:r>
          <w:t xml:space="preserve">, the closed half-disk</w:t>
        </w:r>
      </w:ins>
      <w:ins w:id="68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is convex.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A union need not be convex:</w:t>
        </w:r>
      </w:ins>
      <w:ins w:id="69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and</w:t>
        </w:r>
      </w:ins>
      <w:ins w:id="69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are convex,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but their union is the set of</w:t>
        </w:r>
      </w:ins>
      <w:ins w:id="698" w:author="PR Preview" w:date="2026-01-01T00:00:00Z">
        <w:r>
          <w:t xml:space="preserve"> </w:t>
        </w:r>
      </w:ins>
      <w:hyperlink w:anchor="exm-not-convex-set">
        <w:ins w:id="699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700" w:author="PR Preview" w:date="2026-01-01T00:00:00Z">
        <w:r>
          <w:t xml:space="preserve">.</w:t>
        </w:r>
      </w:ins>
    </w:p>
    <w:bookmarkEnd w:id="82"/>
    <w:bookmarkStart w:id="83" w:name="def-strictly-convex"/>
    <w:p>
      <w:pPr>
        <w:pStyle w:val="BodyText"/>
      </w:pPr>
      <w:ins w:id="701" w:author="PR Preview" w:date="2026-01-01T00:00:00Z">
        <w:r>
          <w:rPr>
            <w:b/>
            <w:bCs/>
          </w:rPr>
          <w:t xml:space="preserve">Definition 5 (Strictly convex function)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A function</w:t>
        </w:r>
      </w:ins>
      <w:ins w:id="7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is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rPr>
            <w:b/>
            <w:bCs/>
          </w:rPr>
          <w:t xml:space="preserve">strictly convex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if</w:t>
        </w:r>
      </w:ins>
      <w:ins w:id="7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for all</w:t>
        </w:r>
      </w:ins>
      <w:ins w:id="7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in</w:t>
        </w:r>
      </w:ins>
      <w:ins w:id="71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and all</w:t>
        </w:r>
      </w:ins>
      <w:ins w:id="72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21" w:author="PR Preview" w:date="2026-01-01T00:00:00Z">
        <w:r>
          <w:t xml:space="preserve">.</w:t>
        </w:r>
      </w:ins>
    </w:p>
    <w:bookmarkEnd w:id="83"/>
    <w:bookmarkStart w:id="85" w:name="def-concave"/>
    <w:p>
      <w:pPr>
        <w:pStyle w:val="BodyText"/>
      </w:pPr>
      <w:ins w:id="722" w:author="PR Preview" w:date="2026-01-01T00:00:00Z">
        <w:r>
          <w:rPr>
            <w:b/>
            <w:bCs/>
          </w:rPr>
          <w:t xml:space="preserve">Definition 6 (Concave function)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 function</w:t>
        </w:r>
      </w:ins>
      <w:ins w:id="7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is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rPr>
            <w:b/>
            <w:bCs/>
          </w:rPr>
          <w:t xml:space="preserve">concave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if</w:t>
        </w:r>
      </w:ins>
      <w:ins w:id="73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is</w:t>
        </w:r>
      </w:ins>
      <w:ins w:id="735" w:author="PR Preview" w:date="2026-01-01T00:00:00Z">
        <w:r>
          <w:t xml:space="preserve"> </w:t>
        </w:r>
      </w:ins>
      <w:hyperlink r:id="rId84">
        <w:ins w:id="736" w:author="PR Preview" w:date="2026-01-01T00:00:00Z">
          <w:r>
            <w:rPr>
              <w:rStyle w:val="Hyperlink"/>
            </w:rPr>
            <w:t xml:space="preserve">convex</w:t>
          </w:r>
        </w:ins>
      </w:hyperlink>
      <w:ins w:id="737" w:author="PR Preview" w:date="2026-01-01T00:00:00Z">
        <w:r>
          <w:t xml:space="preserve">.</w:t>
        </w:r>
      </w:ins>
    </w:p>
    <w:bookmarkEnd w:id="85"/>
    <w:bookmarkStart w:id="86" w:name="def-strictly-concave"/>
    <w:p>
      <w:pPr>
        <w:pStyle w:val="BodyText"/>
      </w:pPr>
      <w:ins w:id="738" w:author="PR Preview" w:date="2026-01-01T00:00:00Z">
        <w:r>
          <w:rPr>
            <w:b/>
            <w:bCs/>
          </w:rPr>
          <w:t xml:space="preserve">Definition 7 (Strictly concave function)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A function</w:t>
        </w:r>
      </w:ins>
      <w:ins w:id="7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is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rPr>
            <w:b/>
            <w:bCs/>
          </w:rPr>
          <w:t xml:space="preserve">strictly concave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if</w:t>
        </w:r>
      </w:ins>
      <w:ins w:id="74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is strictly convex (</w:t>
        </w:r>
      </w:ins>
      <w:hyperlink w:anchor="def-strictly-convex">
        <w:ins w:id="75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752" w:author="PR Preview" w:date="2026-01-01T00:00:00Z">
        <w:r>
          <w:t xml:space="preserve">).</w:t>
        </w:r>
      </w:ins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del w:id="753" w:author="PR Preview" w:date="2026-01-01T00:00:00Z">
        <w:r>
          <w:rPr>
            <w:b/>
            <w:bCs/>
          </w:rPr>
          <w:delText xml:space="preserve">Definition 6 (Epigraph)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The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rPr>
            <w:b/>
            <w:bCs/>
          </w:rPr>
          <w:delText xml:space="preserve">epigraph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of</w:delText>
        </w:r>
      </w:del>
      <w:del w:id="7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is the set of points on or over its</w:delText>
        </w:r>
      </w:del>
      <w:del w:id="763" w:author="PR Preview" w:date="2026-01-01T00:00:00Z">
        <w:r>
          <w:delText xml:space="preserve"> </w:delText>
        </w:r>
      </w:del>
      <w:hyperlink r:id="rId90">
        <w:del w:id="764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765" w:author="PR Preview" w:date="2026-01-01T00:00:00Z">
        <w:r>
          <w:delText xml:space="preserve">,</w:delText>
        </w:r>
      </w:del>
    </w:p>
    <w:p>
      <w:pPr>
        <w:pStyle w:val="FirstParagraph"/>
      </w:pPr>
      <w:ins w:id="766" w:author="PR Preview" w:date="2026-01-01T00:00:00Z">
        <w:r>
          <w:rPr>
            <w:b/>
            <w:bCs/>
          </w:rPr>
          <w:t xml:space="preserve">Definition 8 (Epigraph)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The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rPr>
            <w:b/>
            <w:bCs/>
          </w:rPr>
          <w:t xml:space="preserve">epigraph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of</w:t>
        </w:r>
      </w:ins>
      <w:ins w:id="7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is the set of points on or over its</w:t>
        </w:r>
      </w:ins>
      <w:ins w:id="776" w:author="PR Preview" w:date="2026-01-01T00:00:00Z">
        <w:r>
          <w:t xml:space="preserve"> </w:t>
        </w:r>
      </w:ins>
      <w:hyperlink r:id="rId90">
        <w:ins w:id="777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77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del w:id="779" w:author="PR Preview" w:date="2026-01-01T00:00:00Z">
        <w:r>
          <w:rPr>
            <w:b/>
            <w:bCs/>
          </w:rPr>
          <w:delText xml:space="preserve">Theorem 8 (Convexity through the epigraph)</w:delText>
        </w:r>
      </w:del>
      <w:del w:id="7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is</w:delText>
        </w:r>
      </w:del>
      <w:del w:id="783" w:author="PR Preview" w:date="2026-01-01T00:00:00Z">
        <w:r>
          <w:delText xml:space="preserve"> </w:delText>
        </w:r>
      </w:del>
      <w:hyperlink r:id="rId84">
        <w:del w:id="784" w:author="PR Preview" w:date="2026-01-01T00:00:00Z">
          <w:r>
            <w:rPr>
              <w:rStyle w:val="Hyperlink"/>
            </w:rPr>
            <w:delText xml:space="preserve">convex</w:delText>
          </w:r>
        </w:del>
      </w:hyperlink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if and only if its epigraph (</w:delText>
        </w:r>
      </w:del>
      <w:hyperlink w:anchor="def-epigraph">
        <w:del w:id="78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788" w:author="PR Preview" w:date="2026-01-01T00:00:00Z">
        <w:r>
          <w:delText xml:space="preserve">) is convex (</w:delText>
        </w:r>
      </w:del>
      <w:hyperlink w:anchor="def-convex-set">
        <w:del w:id="789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790" w:author="PR Preview" w:date="2026-01-01T00:00:00Z">
        <w:r>
          <w:delText xml:space="preserve">).</w:delText>
        </w:r>
      </w:del>
    </w:p>
    <w:p>
      <w:pPr>
        <w:pStyle w:val="BodyText"/>
      </w:pPr>
      <w:ins w:id="791" w:author="PR Preview" w:date="2026-01-01T00:00:00Z">
        <w:r>
          <w:rPr>
            <w:b/>
            <w:bCs/>
          </w:rPr>
          <w:t xml:space="preserve">Theorem 8 (Convexity through the epigraph)</w:t>
        </w:r>
      </w:ins>
      <w:ins w:id="7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is</w:t>
        </w:r>
      </w:ins>
      <w:ins w:id="795" w:author="PR Preview" w:date="2026-01-01T00:00:00Z">
        <w:r>
          <w:t xml:space="preserve"> </w:t>
        </w:r>
      </w:ins>
      <w:hyperlink r:id="rId84">
        <w:ins w:id="796" w:author="PR Preview" w:date="2026-01-01T00:00:00Z">
          <w:r>
            <w:rPr>
              <w:rStyle w:val="Hyperlink"/>
            </w:rPr>
            <w:t xml:space="preserve">convex</w:t>
          </w:r>
        </w:ins>
      </w:hyperlink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if and only if its epigraph (</w:t>
        </w:r>
      </w:ins>
      <w:hyperlink w:anchor="def-epigraph">
        <w:ins w:id="79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00" w:author="PR Preview" w:date="2026-01-01T00:00:00Z">
        <w:r>
          <w:t xml:space="preserve">) is convex (</w:t>
        </w:r>
      </w:ins>
      <w:hyperlink w:anchor="def-convex-set">
        <w:ins w:id="80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802" w:author="PR Preview" w:date="2026-01-01T00:00:00Z">
        <w:r>
          <w:t xml:space="preserve">).</w:t>
        </w:r>
      </w:ins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803" w:author="PR Preview" w:date="2026-01-01T00:00:00Z">
        <w:r>
          <w:delText xml:space="preserve">and by</w:delText>
        </w:r>
      </w:del>
      <w:del w:id="804" w:author="PR Preview" w:date="2026-01-01T00:00:00Z">
        <w:r>
          <w:delText xml:space="preserve"> </w:delText>
        </w:r>
      </w:del>
      <w:hyperlink w:anchor="def-epigraph">
        <w:del w:id="80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that membership means</w:delText>
        </w:r>
      </w:del>
      <w:del w:id="80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809" w:author="PR Preview" w:date="2026-01-01T00:00:00Z">
        <w:r>
          <w:delText xml:space="preserve">.</w:delText>
        </w:r>
      </w:del>
    </w:p>
    <w:p>
      <w:pPr>
        <w:pStyle w:val="FirstParagraph"/>
      </w:pPr>
      <w:ins w:id="810" w:author="PR Preview" w:date="2026-01-01T00:00:00Z">
        <w:r>
          <w:t xml:space="preserve">and by</w:t>
        </w:r>
      </w:ins>
      <w:ins w:id="811" w:author="PR Preview" w:date="2026-01-01T00:00:00Z">
        <w:r>
          <w:t xml:space="preserve"> </w:t>
        </w:r>
      </w:ins>
      <w:hyperlink w:anchor="def-epigraph">
        <w:ins w:id="81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that membership means</w:t>
        </w:r>
      </w:ins>
      <w:ins w:id="8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81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del w:id="817" w:author="PR Preview" w:date="2026-01-01T00:00:00Z">
        <w:r>
          <w:rPr>
            <w:b/>
            <w:bCs/>
          </w:rPr>
          <w:delText xml:space="preserve">Definition 7 (Tangent plane)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Let</w:delText>
        </w:r>
      </w:del>
      <w:del w:id="8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have a gradient at</w:delText>
        </w:r>
      </w:del>
      <w:del w:id="8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(</w:delText>
        </w:r>
      </w:del>
      <w:hyperlink r:id="rId17">
        <w:del w:id="826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827" w:author="PR Preview" w:date="2026-01-01T00:00:00Z">
        <w:r>
          <w:delText xml:space="preserve">).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The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rPr>
            <w:b/>
            <w:bCs/>
          </w:rPr>
          <w:delText xml:space="preserve">tangent plane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to the</w:delText>
        </w:r>
      </w:del>
      <w:del w:id="834" w:author="PR Preview" w:date="2026-01-01T00:00:00Z">
        <w:r>
          <w:delText xml:space="preserve"> </w:delText>
        </w:r>
      </w:del>
      <w:hyperlink r:id="rId90">
        <w:del w:id="835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of</w:delText>
        </w:r>
      </w:del>
      <w:del w:id="838" w:author="PR Preview" w:date="2026-01-01T00:00:00Z">
        <w:r>
          <w:delText xml:space="preserve"> </w:delText>
        </w:r>
      </w:del>
      <m:oMath>
        <m:r>
          <m:t>f</m:t>
        </m:r>
      </m:oMath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at</w:delText>
        </w:r>
      </w:del>
      <w:del w:id="8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is the graph of the function</w:delText>
        </w:r>
      </w:del>
    </w:p>
    <w:p>
      <w:pPr>
        <w:pStyle w:val="FirstParagraph"/>
      </w:pPr>
      <w:ins w:id="844" w:author="PR Preview" w:date="2026-01-01T00:00:00Z">
        <w:r>
          <w:rPr>
            <w:b/>
            <w:bCs/>
          </w:rPr>
          <w:t xml:space="preserve">Definition 9 (Tangent plane)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Let</w:t>
        </w:r>
      </w:ins>
      <w:ins w:id="8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have a gradient at</w:t>
        </w:r>
      </w:ins>
      <w:ins w:id="8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(</w:t>
        </w:r>
      </w:ins>
      <w:hyperlink r:id="rId17">
        <w:ins w:id="853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854" w:author="PR Preview" w:date="2026-01-01T00:00:00Z">
        <w:r>
          <w:t xml:space="preserve">).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The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rPr>
            <w:b/>
            <w:bCs/>
          </w:rPr>
          <w:t xml:space="preserve">tangent plane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to the</w:t>
        </w:r>
      </w:ins>
      <w:ins w:id="861" w:author="PR Preview" w:date="2026-01-01T00:00:00Z">
        <w:r>
          <w:t xml:space="preserve"> </w:t>
        </w:r>
      </w:ins>
      <w:hyperlink r:id="rId90">
        <w:ins w:id="862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of</w:t>
        </w:r>
      </w:ins>
      <w:ins w:id="865" w:author="PR Preview" w:date="2026-01-01T00:00:00Z">
        <w:r>
          <w:t xml:space="preserve"> </w:t>
        </w:r>
      </w:ins>
      <m:oMath>
        <m:r>
          <m:t>f</m:t>
        </m:r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at</w:t>
        </w:r>
      </w:ins>
      <w:ins w:id="8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is the graph of the function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del w:id="871" w:author="PR Preview" w:date="2026-01-01T00:00:00Z">
        <w:r>
          <w:delText xml:space="preserve">every tangent plane (</w:delText>
        </w:r>
      </w:del>
      <w:hyperlink w:anchor="def-tangent-plane">
        <w:del w:id="872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873" w:author="PR Preview" w:date="2026-01-01T00:00:00Z">
        <w:r>
          <w:delText xml:space="preserve">) lies on or under the graph.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If the inequality is strict whenever</w:delText>
        </w:r>
      </w:del>
      <w:del w:id="87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del w:id="877" w:author="PR Preview" w:date="2026-01-01T00:00:00Z">
        <w:r>
          <w:delText xml:space="preserve">, then</w:delText>
        </w:r>
      </w:del>
      <w:del w:id="878" w:author="PR Preview" w:date="2026-01-01T00:00:00Z">
        <w:r>
          <w:delText xml:space="preserve"> </w:delText>
        </w:r>
      </w:del>
      <m:oMath>
        <m:r>
          <m:t>f</m:t>
        </m:r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is strictly convex (</w:delText>
        </w:r>
      </w:del>
      <w:hyperlink w:anchor="def-strictly-convex">
        <w:del w:id="881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882" w:author="PR Preview" w:date="2026-01-01T00:00:00Z">
        <w:r>
          <w:delText xml:space="preserve">).</w:delText>
        </w:r>
      </w:del>
    </w:p>
    <w:p>
      <w:pPr>
        <w:pStyle w:val="FirstParagraph"/>
      </w:pPr>
      <w:ins w:id="883" w:author="PR Preview" w:date="2026-01-01T00:00:00Z">
        <w:r>
          <w:t xml:space="preserve">every tangent plane (</w:t>
        </w:r>
      </w:ins>
      <w:hyperlink w:anchor="def-tangent-plane">
        <w:ins w:id="88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885" w:author="PR Preview" w:date="2026-01-01T00:00:00Z">
        <w:r>
          <w:t xml:space="preserve">) lies on or under the graph.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If the inequality is strict whenever</w:t>
        </w:r>
      </w:ins>
      <w:ins w:id="8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ins w:id="889" w:author="PR Preview" w:date="2026-01-01T00:00:00Z">
        <w:r>
          <w:t xml:space="preserve">, then</w:t>
        </w:r>
      </w:ins>
      <w:ins w:id="890" w:author="PR Preview" w:date="2026-01-01T00:00:00Z">
        <w:r>
          <w:t xml:space="preserve"> </w:t>
        </w:r>
      </w:ins>
      <m:oMath>
        <m:r>
          <m:t>f</m:t>
        </m:r>
      </m:oMath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is strictly convex (</w:t>
        </w:r>
      </w:ins>
      <w:hyperlink w:anchor="def-strictly-convex">
        <w:ins w:id="89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894" w:author="PR Preview" w:date="2026-01-01T00:00:00Z">
        <w:r>
          <w:t xml:space="preserve">).</w:t>
        </w:r>
      </w:ins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del w:id="895" w:author="PR Preview" w:date="2026-01-01T00:00:00Z">
        <w:r>
          <w:rPr>
            <w:b/>
            <w:bCs/>
          </w:rPr>
          <w:delText xml:space="preserve">Definition 8 (Feasible set and constraints)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In a problem that looks for a best point among some allowed points of</w:delText>
        </w:r>
      </w:del>
      <w:del w:id="89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99" w:author="PR Preview" w:date="2026-01-01T00:00:00Z">
        <w:r>
          <w:delText xml:space="preserve">,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the set</w:delText>
        </w:r>
      </w:del>
      <w:del w:id="9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of allowed points is the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rPr>
            <w:b/>
            <w:bCs/>
          </w:rPr>
          <w:delText xml:space="preserve">feasible set</w:delText>
        </w:r>
      </w:del>
      <w:del w:id="907" w:author="PR Preview" w:date="2026-01-01T00:00:00Z">
        <w:r>
          <w:delText xml:space="preserve">,</w:delText>
        </w:r>
      </w:del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and its points are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rPr>
            <w:b/>
            <w:bCs/>
          </w:rPr>
          <w:delText xml:space="preserve">feasible</w:delText>
        </w:r>
      </w:del>
      <w:del w:id="912" w:author="PR Preview" w:date="2026-01-01T00:00:00Z">
        <w:r>
          <w:delText xml:space="preserve">.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When</w:delText>
        </w:r>
      </w:del>
      <w:del w:id="915" w:author="PR Preview" w:date="2026-01-01T00:00:00Z">
        <w:r>
          <w:delText xml:space="preserve"> </w:delText>
        </w:r>
      </w:del>
      <m:oMath>
        <m:r>
          <m:t>F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is the set of points that satisfy some equations or inequalities,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those equations or inequalities are the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rPr>
            <w:b/>
            <w:bCs/>
          </w:rPr>
          <w:delText xml:space="preserve">constraints</w:delText>
        </w:r>
      </w:del>
      <w:del w:id="922" w:author="PR Preview" w:date="2026-01-01T00:00:00Z">
        <w:r>
          <w:delText xml:space="preserve">.</w:delText>
        </w:r>
      </w:del>
    </w:p>
    <w:p>
      <w:pPr>
        <w:pStyle w:val="FirstParagraph"/>
      </w:pPr>
      <w:ins w:id="923" w:author="PR Preview" w:date="2026-01-01T00:00:00Z">
        <w:r>
          <w:rPr>
            <w:b/>
            <w:bCs/>
          </w:rPr>
          <w:t xml:space="preserve">Definition 10 (Feasible set)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In a problem that looks for a best point among some allowed points of</w:t>
        </w:r>
      </w:ins>
      <w:ins w:id="92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27" w:author="PR Preview" w:date="2026-01-01T00:00:00Z">
        <w:r>
          <w:t xml:space="preserve">,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the set</w:t>
        </w:r>
      </w:ins>
      <w:ins w:id="9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of allowed points is the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rPr>
            <w:b/>
            <w:bCs/>
          </w:rPr>
          <w:t xml:space="preserve">feasible set</w:t>
        </w:r>
      </w:ins>
      <w:ins w:id="935" w:author="PR Preview" w:date="2026-01-01T00:00:00Z">
        <w:r>
          <w:t xml:space="preserve">,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and its points are feasible.</w:t>
        </w:r>
      </w:ins>
    </w:p>
    <w:bookmarkEnd w:id="113"/>
    <w:bookmarkStart w:id="114" w:name="def-constraints"/>
    <w:p>
      <w:pPr>
        <w:pStyle w:val="BodyText"/>
      </w:pPr>
      <w:ins w:id="938" w:author="PR Preview" w:date="2026-01-01T00:00:00Z">
        <w:r>
          <w:rPr>
            <w:b/>
            <w:bCs/>
          </w:rPr>
          <w:t xml:space="preserve">Definition 11 (Constraints)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When the feasible set</w:t>
        </w:r>
      </w:ins>
      <w:ins w:id="941" w:author="PR Preview" w:date="2026-01-01T00:00:00Z">
        <w:r>
          <w:t xml:space="preserve"> </w:t>
        </w:r>
      </w:ins>
      <m:oMath>
        <m:r>
          <m:t>F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(</w:t>
        </w:r>
      </w:ins>
      <w:hyperlink w:anchor="def-feasible-set">
        <w:ins w:id="94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45" w:author="PR Preview" w:date="2026-01-01T00:00:00Z">
        <w:r>
          <w:t xml:space="preserve">) is the set of points that satisfy some equations or inequalities,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those equations or inequalities are the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rPr>
            <w:b/>
            <w:bCs/>
          </w:rPr>
          <w:t xml:space="preserve">constraints</w:t>
        </w:r>
      </w:ins>
      <w:ins w:id="950" w:author="PR Preview" w:date="2026-01-01T00:00:00Z">
        <w:r>
          <w:t xml:space="preserve">.</w:t>
        </w:r>
      </w:ins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del w:id="951" w:author="PR Preview" w:date="2026-01-01T00:00:00Z">
        <w:r>
          <w:rPr>
            <w:b/>
            <w:bCs/>
          </w:rPr>
          <w:delText xml:space="preserve">Definition 9 (Objective function (objective) and minimization problem)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Let</w:delText>
        </w:r>
      </w:del>
      <w:del w:id="9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and let</w:delText>
        </w:r>
      </w:del>
      <w:del w:id="9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be a feasible set (</w:delText>
        </w:r>
      </w:del>
      <w:hyperlink w:anchor="def-feasible-set">
        <w:del w:id="96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961" w:author="PR Preview" w:date="2026-01-01T00:00:00Z">
        <w:r>
          <w:delText xml:space="preserve">).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In the problem of minimizing</w:delText>
        </w:r>
      </w:del>
      <w:del w:id="964" w:author="PR Preview" w:date="2026-01-01T00:00:00Z">
        <w:r>
          <w:delText xml:space="preserve"> </w:delText>
        </w:r>
      </w:del>
      <m:oMath>
        <m:r>
          <m:t>f</m:t>
        </m:r>
      </m:oMath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over</w:delText>
        </w:r>
      </w:del>
      <w:del w:id="967" w:author="PR Preview" w:date="2026-01-01T00:00:00Z">
        <w:r>
          <w:delText xml:space="preserve"> </w:delText>
        </w:r>
      </w:del>
      <m:oMath>
        <m:r>
          <m:t>F</m:t>
        </m:r>
      </m:oMath>
      <w:del w:id="968" w:author="PR Preview" w:date="2026-01-01T00:00:00Z">
        <w:r>
          <w:delText xml:space="preserve">,</w:delText>
        </w:r>
      </w:del>
      <w:del w:id="969" w:author="PR Preview" w:date="2026-01-01T00:00:00Z">
        <w:r>
          <w:delText xml:space="preserve"> </w:delText>
        </w:r>
      </w:del>
      <m:oMath>
        <m:r>
          <m:t>f</m:t>
        </m:r>
      </m:oMath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is the</w:delText>
        </w:r>
      </w:del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rPr>
            <w:b/>
            <w:bCs/>
          </w:rPr>
          <w:delText xml:space="preserve">objective function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(or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rPr>
            <w:b/>
            <w:bCs/>
          </w:rPr>
          <w:delText xml:space="preserve">objective</w:delText>
        </w:r>
      </w:del>
      <w:del w:id="978" w:author="PR Preview" w:date="2026-01-01T00:00:00Z">
        <w:r>
          <w:delText xml:space="preserve">).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A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rPr>
            <w:b/>
            <w:bCs/>
          </w:rPr>
          <w:delText xml:space="preserve">minimizer of</w:delText>
        </w:r>
      </w:del>
      <w:del w:id="983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984" w:author="PR Preview" w:date="2026-01-01T00:00:00Z">
        <w:r>
          <w:rPr>
            <w:b/>
            <w:bCs/>
          </w:rPr>
          <w:delText xml:space="preserve"> </w:delText>
        </w:r>
      </w:del>
      <w:del w:id="985" w:author="PR Preview" w:date="2026-01-01T00:00:00Z">
        <w:r>
          <w:rPr>
            <w:b/>
            <w:bCs/>
          </w:rPr>
          <w:delText xml:space="preserve">over</w:delText>
        </w:r>
      </w:del>
      <w:del w:id="986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is a feasible</w:delText>
        </w:r>
      </w:del>
      <w:del w:id="98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with</w:delText>
        </w:r>
      </w:del>
      <w:del w:id="9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for every feasible</w:delText>
        </w:r>
      </w:del>
      <w:del w:id="99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96" w:author="PR Preview" w:date="2026-01-01T00:00:00Z">
        <w:r>
          <w:delText xml:space="preserve">: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a</w:delText>
        </w:r>
      </w:del>
      <w:del w:id="999" w:author="PR Preview" w:date="2026-01-01T00:00:00Z">
        <w:r>
          <w:delText xml:space="preserve"> </w:delText>
        </w:r>
      </w:del>
      <w:hyperlink r:id="rId107">
        <w:del w:id="1000" w:author="PR Preview" w:date="2026-01-01T00:00:00Z">
          <w:r>
            <w:rPr>
              <w:rStyle w:val="Hyperlink"/>
            </w:rPr>
            <w:delText xml:space="preserve">global minimizer</w:delText>
          </w:r>
        </w:del>
      </w:hyperlink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of</w:delText>
        </w:r>
      </w:del>
      <w:del w:id="1003" w:author="PR Preview" w:date="2026-01-01T00:00:00Z">
        <w:r>
          <w:delText xml:space="preserve"> </w:delText>
        </w:r>
      </w:del>
      <m:oMath>
        <m:r>
          <m:t>f</m:t>
        </m:r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with its domain restricted to</w:delText>
        </w:r>
      </w:del>
      <w:del w:id="1006" w:author="PR Preview" w:date="2026-01-01T00:00:00Z">
        <w:r>
          <w:delText xml:space="preserve"> </w:delText>
        </w:r>
      </w:del>
      <m:oMath>
        <m:r>
          <m:t>F</m:t>
        </m:r>
      </m:oMath>
      <w:del w:id="1007" w:author="PR Preview" w:date="2026-01-01T00:00:00Z">
        <w:r>
          <w:delText xml:space="preserve">.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When</w:delText>
        </w:r>
      </w:del>
      <w:del w:id="1010" w:author="PR Preview" w:date="2026-01-01T00:00:00Z">
        <w:r>
          <w:delText xml:space="preserve"> </w:delText>
        </w:r>
      </w:del>
      <m:oMath>
        <m:r>
          <m:t>F</m:t>
        </m:r>
      </m:oMath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is given by constraints,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the problem is to minimize</w:delText>
        </w:r>
      </w:del>
      <w:del w:id="1015" w:author="PR Preview" w:date="2026-01-01T00:00:00Z">
        <w:r>
          <w:delText xml:space="preserve"> </w:delText>
        </w:r>
      </w:del>
      <m:oMath>
        <m:r>
          <m:t>f</m:t>
        </m:r>
      </m:oMath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rPr>
            <w:b/>
            <w:bCs/>
          </w:rPr>
          <w:delText xml:space="preserve">subject to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them.</w:delText>
        </w:r>
      </w:del>
    </w:p>
    <w:p>
      <w:pPr>
        <w:pStyle w:val="BodyText"/>
      </w:pPr>
      <w:ins w:id="1020" w:author="PR Preview" w:date="2026-01-01T00:00:00Z">
        <w:r>
          <w:rPr>
            <w:b/>
            <w:bCs/>
          </w:rPr>
          <w:t xml:space="preserve">Definition 12 (Objective function (objective))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Let</w:t>
        </w:r>
      </w:ins>
      <w:ins w:id="102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and let</w:t>
        </w:r>
      </w:ins>
      <w:ins w:id="10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be a feasible set (</w:t>
        </w:r>
      </w:ins>
      <w:hyperlink w:anchor="def-feasible-set">
        <w:ins w:id="102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030" w:author="PR Preview" w:date="2026-01-01T00:00:00Z">
        <w:r>
          <w:t xml:space="preserve">).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In the problem of minimizing</w:t>
        </w:r>
      </w:ins>
      <w:ins w:id="1033" w:author="PR Preview" w:date="2026-01-01T00:00:00Z">
        <w:r>
          <w:t xml:space="preserve"> </w:t>
        </w:r>
      </w:ins>
      <m:oMath>
        <m:r>
          <m:t>f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over</w:t>
        </w:r>
      </w:ins>
      <w:ins w:id="1036" w:author="PR Preview" w:date="2026-01-01T00:00:00Z">
        <w:r>
          <w:t xml:space="preserve"> </w:t>
        </w:r>
      </w:ins>
      <m:oMath>
        <m:r>
          <m:t>F</m:t>
        </m:r>
      </m:oMath>
      <w:ins w:id="1037" w:author="PR Preview" w:date="2026-01-01T00:00:00Z">
        <w:r>
          <w:t xml:space="preserve">,</w:t>
        </w:r>
      </w:ins>
      <w:ins w:id="1038" w:author="PR Preview" w:date="2026-01-01T00:00:00Z">
        <w:r>
          <w:t xml:space="preserve"> </w:t>
        </w:r>
      </w:ins>
      <m:oMath>
        <m:r>
          <m:t>f</m:t>
        </m:r>
      </m:oMath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is the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rPr>
            <w:b/>
            <w:bCs/>
          </w:rPr>
          <w:t xml:space="preserve">objective function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(or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rPr>
            <w:b/>
            <w:bCs/>
          </w:rPr>
          <w:t xml:space="preserve">objective</w:t>
        </w:r>
      </w:ins>
      <w:ins w:id="1047" w:author="PR Preview" w:date="2026-01-01T00:00:00Z">
        <w:r>
          <w:t xml:space="preserve">).</w:t>
        </w:r>
      </w:ins>
    </w:p>
    <w:bookmarkEnd w:id="116"/>
    <w:bookmarkStart w:id="117" w:name="def-minimizer-over-feasible-set"/>
    <w:p>
      <w:pPr>
        <w:pStyle w:val="BodyText"/>
      </w:pPr>
      <w:ins w:id="1048" w:author="PR Preview" w:date="2026-01-01T00:00:00Z">
        <w:r>
          <w:rPr>
            <w:b/>
            <w:bCs/>
          </w:rPr>
          <w:t xml:space="preserve">Definition 13 (Minimizer over a feasible set)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With</w:t>
        </w:r>
      </w:ins>
      <w:ins w:id="1051" w:author="PR Preview" w:date="2026-01-01T00:00:00Z">
        <w:r>
          <w:t xml:space="preserve"> </w:t>
        </w:r>
      </w:ins>
      <m:oMath>
        <m:r>
          <m:t>f</m:t>
        </m:r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and</w:t>
        </w:r>
      </w:ins>
      <w:ins w:id="1054" w:author="PR Preview" w:date="2026-01-01T00:00:00Z">
        <w:r>
          <w:t xml:space="preserve"> </w:t>
        </w:r>
      </w:ins>
      <m:oMath>
        <m:r>
          <m:t>F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as in</w:t>
        </w:r>
      </w:ins>
      <w:ins w:id="1057" w:author="PR Preview" w:date="2026-01-01T00:00:00Z">
        <w:r>
          <w:t xml:space="preserve"> </w:t>
        </w:r>
      </w:ins>
      <w:hyperlink w:anchor="def-objective-function">
        <w:ins w:id="1058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059" w:author="PR Preview" w:date="2026-01-01T00:00:00Z">
        <w:r>
          <w:t xml:space="preserve">,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a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rPr>
            <w:b/>
            <w:bCs/>
          </w:rPr>
          <w:t xml:space="preserve">minimizer of</w:t>
        </w:r>
      </w:ins>
      <w:ins w:id="1064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065" w:author="PR Preview" w:date="2026-01-01T00:00:00Z">
        <w:r>
          <w:rPr>
            <w:b/>
            <w:bCs/>
          </w:rPr>
          <w:t xml:space="preserve"> </w:t>
        </w:r>
      </w:ins>
      <w:ins w:id="1066" w:author="PR Preview" w:date="2026-01-01T00:00:00Z">
        <w:r>
          <w:rPr>
            <w:b/>
            <w:bCs/>
          </w:rPr>
          <w:t xml:space="preserve">over</w:t>
        </w:r>
      </w:ins>
      <w:ins w:id="1067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is a feasible</w:t>
        </w:r>
      </w:ins>
      <w:ins w:id="107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with</w:t>
        </w:r>
      </w:ins>
      <w:ins w:id="10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for every feasible</w:t>
        </w:r>
      </w:ins>
      <w:ins w:id="10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77" w:author="PR Preview" w:date="2026-01-01T00:00:00Z">
        <w:r>
          <w:t xml:space="preserve">: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a</w:t>
        </w:r>
      </w:ins>
      <w:ins w:id="1080" w:author="PR Preview" w:date="2026-01-01T00:00:00Z">
        <w:r>
          <w:t xml:space="preserve"> </w:t>
        </w:r>
      </w:ins>
      <w:hyperlink r:id="rId107">
        <w:ins w:id="1081" w:author="PR Preview" w:date="2026-01-01T00:00:00Z">
          <w:r>
            <w:rPr>
              <w:rStyle w:val="Hyperlink"/>
            </w:rPr>
            <w:t xml:space="preserve">global minimizer</w:t>
          </w:r>
        </w:ins>
      </w:hyperlink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of</w:t>
        </w:r>
      </w:ins>
      <w:ins w:id="1084" w:author="PR Preview" w:date="2026-01-01T00:00:00Z">
        <w:r>
          <w:t xml:space="preserve"> </w:t>
        </w:r>
      </w:ins>
      <m:oMath>
        <m:r>
          <m:t>f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with its domain restricted to</w:t>
        </w:r>
      </w:ins>
      <w:ins w:id="1087" w:author="PR Preview" w:date="2026-01-01T00:00:00Z">
        <w:r>
          <w:t xml:space="preserve"> </w:t>
        </w:r>
      </w:ins>
      <m:oMath>
        <m:r>
          <m:t>F</m:t>
        </m:r>
      </m:oMath>
      <w:ins w:id="1088" w:author="PR Preview" w:date="2026-01-01T00:00:00Z">
        <w:r>
          <w:t xml:space="preserve">.</w:t>
        </w:r>
      </w:ins>
    </w:p>
    <w:bookmarkEnd w:id="117"/>
    <w:bookmarkStart w:id="118" w:name="def-minimization-problem"/>
    <w:p>
      <w:pPr>
        <w:pStyle w:val="BodyText"/>
      </w:pPr>
      <w:ins w:id="1089" w:author="PR Preview" w:date="2026-01-01T00:00:00Z">
        <w:r>
          <w:rPr>
            <w:b/>
            <w:bCs/>
          </w:rPr>
          <w:t xml:space="preserve">Definition 14 (Minimization problem)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With</w:t>
        </w:r>
      </w:ins>
      <w:ins w:id="1092" w:author="PR Preview" w:date="2026-01-01T00:00:00Z">
        <w:r>
          <w:t xml:space="preserve"> </w:t>
        </w:r>
      </w:ins>
      <m:oMath>
        <m:r>
          <m:t>f</m:t>
        </m:r>
      </m:oMath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and</w:t>
        </w:r>
      </w:ins>
      <w:ins w:id="1095" w:author="PR Preview" w:date="2026-01-01T00:00:00Z">
        <w:r>
          <w:t xml:space="preserve"> </w:t>
        </w:r>
      </w:ins>
      <m:oMath>
        <m:r>
          <m:t>F</m:t>
        </m:r>
      </m:oMath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as in</w:t>
        </w:r>
      </w:ins>
      <w:ins w:id="1098" w:author="PR Preview" w:date="2026-01-01T00:00:00Z">
        <w:r>
          <w:t xml:space="preserve"> </w:t>
        </w:r>
      </w:ins>
      <w:hyperlink w:anchor="def-objective-function">
        <w:ins w:id="1099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100" w:author="PR Preview" w:date="2026-01-01T00:00:00Z">
        <w:r>
          <w:t xml:space="preserve">,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the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rPr>
            <w:b/>
            <w:bCs/>
          </w:rPr>
          <w:t xml:space="preserve">minimization problem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is to find a minimizer of</w:t>
        </w:r>
      </w:ins>
      <w:ins w:id="1107" w:author="PR Preview" w:date="2026-01-01T00:00:00Z">
        <w:r>
          <w:t xml:space="preserve"> </w:t>
        </w:r>
      </w:ins>
      <m:oMath>
        <m:r>
          <m:t>f</m:t>
        </m:r>
      </m:oMath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over</w:t>
        </w:r>
      </w:ins>
      <w:ins w:id="1110" w:author="PR Preview" w:date="2026-01-01T00:00:00Z">
        <w:r>
          <w:t xml:space="preserve"> </w:t>
        </w:r>
      </w:ins>
      <m:oMath>
        <m:r>
          <m:t>F</m:t>
        </m:r>
      </m:oMath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(</w:t>
        </w:r>
      </w:ins>
      <w:hyperlink w:anchor="def-minimizer-over-feasible-set">
        <w:ins w:id="1113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114" w:author="PR Preview" w:date="2026-01-01T00:00:00Z">
        <w:r>
          <w:t xml:space="preserve">).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When</w:t>
        </w:r>
      </w:ins>
      <w:ins w:id="1117" w:author="PR Preview" w:date="2026-01-01T00:00:00Z">
        <w:r>
          <w:t xml:space="preserve"> </w:t>
        </w:r>
      </w:ins>
      <m:oMath>
        <m:r>
          <m:t>F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is given by constraints (</w:t>
        </w:r>
      </w:ins>
      <w:hyperlink w:anchor="def-constraints">
        <w:ins w:id="112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121" w:author="PR Preview" w:date="2026-01-01T00:00:00Z">
        <w:r>
          <w:t xml:space="preserve">),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the problem is to minimize</w:t>
        </w:r>
      </w:ins>
      <w:ins w:id="1124" w:author="PR Preview" w:date="2026-01-01T00:00:00Z">
        <w:r>
          <w:t xml:space="preserve"> </w:t>
        </w:r>
      </w:ins>
      <m:oMath>
        <m:r>
          <m:t>f</m:t>
        </m:r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subject to them.</w:t>
        </w:r>
      </w:ins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del w:id="1127" w:author="PR Preview" w:date="2026-01-01T00:00:00Z">
        <w:r>
          <w:delText xml:space="preserve">Here the objective (</w:delText>
        </w:r>
      </w:del>
      <w:hyperlink w:anchor="def-minimization-problem">
        <w:del w:id="112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129" w:author="PR Preview" w:date="2026-01-01T00:00:00Z">
        <w:r>
          <w:delText xml:space="preserve">) is a quadratic</w:delText>
        </w:r>
      </w:del>
      <w:del w:id="1130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with</w:delText>
        </w:r>
      </w:del>
      <w:del w:id="113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positive definite,</w:delText>
        </w:r>
      </w:del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and the constraints (</w:delText>
        </w:r>
      </w:del>
      <w:hyperlink w:anchor="def-feasible-set">
        <w:del w:id="113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139" w:author="PR Preview" w:date="2026-01-01T00:00:00Z">
        <w:r>
          <w:delText xml:space="preserve">) are</w:delText>
        </w:r>
      </w:del>
      <w:del w:id="1140" w:author="PR Preview" w:date="2026-01-01T00:00:00Z">
        <w:r>
          <w:delText xml:space="preserve"> </w:delText>
        </w:r>
      </w:del>
      <m:oMath>
        <m:r>
          <m:t>m</m:t>
        </m:r>
      </m:oMath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linear equations</w:delText>
        </w:r>
      </w:del>
      <w:del w:id="114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1144" w:author="PR Preview" w:date="2026-01-01T00:00:00Z">
        <w:r>
          <w:delText xml:space="preserve">,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where</w:delText>
        </w:r>
      </w:del>
      <w:del w:id="11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is a</w:delText>
        </w:r>
      </w:del>
      <w:del w:id="115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matrix and</w:delText>
        </w:r>
      </w:del>
      <w:del w:id="11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154" w:author="PR Preview" w:date="2026-01-01T00:00:00Z">
        <w:r>
          <w:delText xml:space="preserve">.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The only stationary point of the objective alone (</w:delText>
        </w:r>
      </w:del>
      <w:hyperlink w:anchor="def-stationary-point">
        <w:del w:id="115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158" w:author="PR Preview" w:date="2026-01-01T00:00:00Z">
        <w:r>
          <w:delText xml:space="preserve">) is</w:delText>
        </w:r>
      </w:del>
      <w:del w:id="115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(its gradient is</w:delText>
        </w:r>
      </w:del>
      <w:del w:id="116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del w:id="1163" w:author="PR Preview" w:date="2026-01-01T00:00:00Z">
        <w:r>
          <w:delText xml:space="preserve">, and</w:delText>
        </w:r>
      </w:del>
      <w:del w:id="116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is invertible), which may not satisfy the constraints.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A Lagrange multiplier adds one unknown per constraint,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and the minimizer over the feasible set (</w:delText>
        </w:r>
      </w:del>
      <w:hyperlink w:anchor="def-feasible-set">
        <w:del w:id="117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172" w:author="PR Preview" w:date="2026-01-01T00:00:00Z">
        <w:r>
          <w:delText xml:space="preserve">) is then found among the stationary points of a new function of the extended set of unknowns.</w:delText>
        </w:r>
      </w:del>
    </w:p>
    <w:p>
      <w:pPr>
        <w:pStyle w:val="BodyText"/>
      </w:pPr>
      <w:del w:id="1173" w:author="PR Preview" w:date="2026-01-01T00:00:00Z">
        <w:r>
          <w:rPr>
            <w:b/>
            <w:bCs/>
          </w:rPr>
          <w:delText xml:space="preserve">Definition 10 (Lagrangian)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For the problem of minimizing</w:delText>
        </w:r>
      </w:del>
      <w:del w:id="11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over</w:delText>
        </w:r>
      </w:del>
      <w:del w:id="117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subject to</w:delText>
        </w:r>
      </w:del>
      <w:del w:id="118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1183" w:author="PR Preview" w:date="2026-01-01T00:00:00Z">
        <w:r>
          <w:delText xml:space="preserve">,</w:delText>
        </w:r>
      </w:del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with</w:delText>
        </w:r>
      </w:del>
      <w:del w:id="118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a</w:delText>
        </w:r>
      </w:del>
      <w:del w:id="118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matrix and</w:delText>
        </w:r>
      </w:del>
      <w:del w:id="119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193" w:author="PR Preview" w:date="2026-01-01T00:00:00Z">
        <w:r>
          <w:delText xml:space="preserve">,</w:delText>
        </w:r>
      </w:del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the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rPr>
            <w:b/>
            <w:bCs/>
          </w:rPr>
          <w:delText xml:space="preserve">Lagrangian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is the function of</w:delText>
        </w:r>
      </w:del>
      <w:del w:id="12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and</w:delText>
        </w:r>
      </w:del>
      <w:del w:id="120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204" w:author="PR Preview" w:date="2026-01-01T00:00:00Z">
        <w:r>
          <w:delText xml:space="preserve">and the entries of</w:delText>
        </w:r>
      </w:del>
      <w:del w:id="120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are the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rPr>
            <w:b/>
            <w:bCs/>
          </w:rPr>
          <w:delText xml:space="preserve">Lagrange multipliers</w:delText>
        </w:r>
      </w:del>
      <w:del w:id="1210" w:author="PR Preview" w:date="2026-01-01T00:00:00Z">
        <w:r>
          <w:delText xml:space="preserve">, one per constraint.</w:delText>
        </w:r>
      </w:del>
    </w:p>
    <w:p>
      <w:pPr>
        <w:pStyle w:val="BodyText"/>
      </w:pPr>
      <w:ins w:id="1211" w:author="PR Preview" w:date="2026-01-01T00:00:00Z">
        <w:r>
          <w:t xml:space="preserve">Here the objective (</w:t>
        </w:r>
      </w:ins>
      <w:hyperlink w:anchor="def-objective-function">
        <w:ins w:id="1212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213" w:author="PR Preview" w:date="2026-01-01T00:00:00Z">
        <w:r>
          <w:t xml:space="preserve">) is a quadratic</w:t>
        </w:r>
      </w:ins>
      <w:ins w:id="1214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with</w:t>
        </w:r>
      </w:ins>
      <w:ins w:id="1217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positive definite,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and the constraints (</w:t>
        </w:r>
      </w:ins>
      <w:hyperlink w:anchor="def-constraints">
        <w:ins w:id="122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223" w:author="PR Preview" w:date="2026-01-01T00:00:00Z">
        <w:r>
          <w:t xml:space="preserve">) are</w:t>
        </w:r>
      </w:ins>
      <w:ins w:id="1224" w:author="PR Preview" w:date="2026-01-01T00:00:00Z">
        <w:r>
          <w:t xml:space="preserve"> </w:t>
        </w:r>
      </w:ins>
      <m:oMath>
        <m:r>
          <m:t>m</m:t>
        </m:r>
      </m:oMath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linear equations</w:t>
        </w:r>
      </w:ins>
      <w:ins w:id="122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228" w:author="PR Preview" w:date="2026-01-01T00:00:00Z">
        <w:r>
          <w:t xml:space="preserve">,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where</w:t>
        </w:r>
      </w:ins>
      <w:ins w:id="12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is a</w:t>
        </w:r>
      </w:ins>
      <w:ins w:id="123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matrix and</w:t>
        </w:r>
      </w:ins>
      <w:ins w:id="12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238" w:author="PR Preview" w:date="2026-01-01T00:00:00Z">
        <w:r>
          <w:t xml:space="preserve">.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The only stationary point of the objective alone (</w:t>
        </w:r>
      </w:ins>
      <w:hyperlink w:anchor="def-stationary-point">
        <w:ins w:id="124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242" w:author="PR Preview" w:date="2026-01-01T00:00:00Z">
        <w:r>
          <w:t xml:space="preserve">) is</w:t>
        </w:r>
      </w:ins>
      <w:ins w:id="124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(its gradient is</w:t>
        </w:r>
      </w:ins>
      <w:ins w:id="124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ins w:id="1247" w:author="PR Preview" w:date="2026-01-01T00:00:00Z">
        <w:r>
          <w:t xml:space="preserve">, and</w:t>
        </w:r>
      </w:ins>
      <w:ins w:id="124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is invertible), which may not satisfy the constraints.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A Lagrange multiplier adds one unknown per constraint,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and the minimizer over the feasible set (</w:t>
        </w:r>
      </w:ins>
      <w:hyperlink w:anchor="def-feasible-set">
        <w:ins w:id="125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256" w:author="PR Preview" w:date="2026-01-01T00:00:00Z">
        <w:r>
          <w:t xml:space="preserve">) is then found among the stationary points of a new function of the extended set of unknowns.</w:t>
        </w:r>
      </w:ins>
    </w:p>
    <w:bookmarkStart w:id="120" w:name="def-lagrangian"/>
    <w:p>
      <w:pPr>
        <w:pStyle w:val="BodyText"/>
      </w:pPr>
      <w:ins w:id="1257" w:author="PR Preview" w:date="2026-01-01T00:00:00Z">
        <w:r>
          <w:rPr>
            <w:b/>
            <w:bCs/>
          </w:rPr>
          <w:t xml:space="preserve">Definition 15 (Lagrangian)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For the problem of minimizing</w:t>
        </w:r>
      </w:ins>
      <w:ins w:id="12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over</w:t>
        </w:r>
      </w:ins>
      <w:ins w:id="12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subject to</w:t>
        </w:r>
      </w:ins>
      <w:ins w:id="126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267" w:author="PR Preview" w:date="2026-01-01T00:00:00Z">
        <w:r>
          <w:t xml:space="preserve">,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with</w:t>
        </w:r>
      </w:ins>
      <w:ins w:id="12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a</w:t>
        </w:r>
      </w:ins>
      <w:ins w:id="12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matrix and</w:t>
        </w:r>
      </w:ins>
      <w:ins w:id="12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277" w:author="PR Preview" w:date="2026-01-01T00:00:00Z">
        <w:r>
          <w:t xml:space="preserve">,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the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rPr>
            <w:b/>
            <w:bCs/>
          </w:rPr>
          <w:t xml:space="preserve">Lagrangian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is the function of</w:t>
        </w:r>
      </w:ins>
      <w:ins w:id="12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and</w:t>
        </w:r>
      </w:ins>
      <w:ins w:id="12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ins w:id="1288" w:author="PR Preview" w:date="2026-01-01T00:00:00Z">
        <w:r>
          <w:rPr>
            <w:b/>
            <w:bCs/>
          </w:rPr>
          <w:t xml:space="preserve">Definition 16 (Lagrange multipliers)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In the Lagrangian</w:t>
        </w:r>
      </w:ins>
      <w:ins w:id="1291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(</w:t>
        </w:r>
      </w:ins>
      <w:hyperlink w:anchor="def-lagrangian">
        <w:ins w:id="129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295" w:author="PR Preview" w:date="2026-01-01T00:00:00Z">
        <w:r>
          <w:t xml:space="preserve">),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the entries of</w:t>
        </w:r>
      </w:ins>
      <w:ins w:id="12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are the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rPr>
            <w:b/>
            <w:bCs/>
          </w:rPr>
          <w:t xml:space="preserve">Lagrange multipliers</w:t>
        </w:r>
      </w:ins>
      <w:ins w:id="1303" w:author="PR Preview" w:date="2026-01-01T00:00:00Z">
        <w:r>
          <w:t xml:space="preserve">, one per constraint.</w:t>
        </w:r>
      </w:ins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del w:id="1304" w:author="PR Preview" w:date="2026-01-01T00:00:00Z">
        <w:r>
          <w:rPr>
            <w:b/>
            <w:bCs/>
          </w:rPr>
          <w:delText xml:space="preserve">Definition 11 (Sensitivity)</w:delText>
        </w:r>
      </w:del>
      <w:del w:id="1305" w:author="PR Preview" w:date="2026-01-01T00:00:00Z">
        <w:r>
          <w:delText xml:space="preserve"> </w:delText>
        </w:r>
      </w:del>
      <w:del w:id="1306" w:author="PR Preview" w:date="2026-01-01T00:00:00Z">
        <w:r>
          <w:delText xml:space="preserve">Suppose a minimization problem (</w:delText>
        </w:r>
      </w:del>
      <w:hyperlink w:anchor="def-minimization-problem">
        <w:del w:id="130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308" w:author="PR Preview" w:date="2026-01-01T00:00:00Z">
        <w:r>
          <w:delText xml:space="preserve">)</w:delText>
        </w:r>
      </w:del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depends on a vector</w:delText>
        </w:r>
      </w:del>
      <w:del w:id="13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312" w:author="PR Preview" w:date="2026-01-01T00:00:00Z">
        <w:r>
          <w:delText xml:space="preserve">,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and let</w:delText>
        </w:r>
      </w:del>
      <w:del w:id="131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be its minimum value, as a function of</w:delText>
        </w:r>
      </w:del>
      <w:del w:id="13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319" w:author="PR Preview" w:date="2026-01-01T00:00:00Z">
        <w:r>
          <w:delText xml:space="preserve">.</w:delText>
        </w:r>
      </w:del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When the gradient</w:delText>
        </w:r>
      </w:del>
      <w:del w:id="132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exists (</w:delText>
        </w:r>
      </w:del>
      <w:hyperlink r:id="rId17">
        <w:del w:id="1325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1326" w:author="PR Preview" w:date="2026-01-01T00:00:00Z">
        <w:r>
          <w:delText xml:space="preserve">),</w:delText>
        </w:r>
      </w:del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it is the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rPr>
            <w:b/>
            <w:bCs/>
          </w:rPr>
          <w:delText xml:space="preserve">sensitivity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of the minimum value to</w:delText>
        </w:r>
      </w:del>
      <w:del w:id="13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334" w:author="PR Preview" w:date="2026-01-01T00:00:00Z">
        <w:r>
          <w:delText xml:space="preserve">: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by</w:delText>
        </w:r>
      </w:del>
      <w:del w:id="1337" w:author="PR Preview" w:date="2026-01-01T00:00:00Z">
        <w:r>
          <w:delText xml:space="preserve"> </w:delText>
        </w:r>
      </w:del>
      <w:hyperlink r:id="rId134">
        <w:del w:id="1338" w:author="PR Preview" w:date="2026-01-01T00:00:00Z">
          <w:r>
            <w:rPr>
              <w:rStyle w:val="Hyperlink"/>
            </w:rPr>
            <w:delText xml:space="preserve">partial derivative</w:delText>
          </w:r>
        </w:del>
      </w:hyperlink>
      <w:del w:id="1339" w:author="PR Preview" w:date="2026-01-01T00:00:00Z">
        <w:r>
          <w:delText xml:space="preserve">, its entry</w:delText>
        </w:r>
      </w:del>
      <w:del w:id="1340" w:author="PR Preview" w:date="2026-01-01T00:00:00Z">
        <w:r>
          <w:delText xml:space="preserve"> </w:delText>
        </w:r>
      </w:del>
      <m:oMath>
        <m:r>
          <m:t>i</m:t>
        </m:r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is the limit,</w:delText>
        </w:r>
      </w:del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as a change in</w:delText>
        </w:r>
      </w:del>
      <w:del w:id="1345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alone shrinks to</w:delText>
        </w:r>
      </w:del>
      <w:del w:id="1348" w:author="PR Preview" w:date="2026-01-01T00:00:00Z">
        <w:r>
          <w:delText xml:space="preserve"> </w:delText>
        </w:r>
      </w:del>
      <m:oMath>
        <m:r>
          <m:t>0</m:t>
        </m:r>
      </m:oMath>
      <w:del w:id="1349" w:author="PR Preview" w:date="2026-01-01T00:00:00Z">
        <w:r>
          <w:delText xml:space="preserve">,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of the resulting change in the minimum value divided by the change in</w:delText>
        </w:r>
      </w:del>
      <w:del w:id="1352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1353" w:author="PR Preview" w:date="2026-01-01T00:00:00Z">
        <w:r>
          <w:delText xml:space="preserve">.</w:delText>
        </w:r>
      </w:del>
    </w:p>
    <w:p>
      <w:pPr>
        <w:pStyle w:val="BodyText"/>
      </w:pPr>
      <w:del w:id="1354" w:author="PR Preview" w:date="2026-01-01T00:00:00Z">
        <w:r>
          <w:rPr>
            <w:b/>
            <w:bCs/>
          </w:rPr>
          <w:delText xml:space="preserve">Example 30 (The sensitivity of a one-point problem)</w:delText>
        </w:r>
      </w:del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Minimize</w:delText>
        </w:r>
      </w:del>
      <w:del w:id="135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subject to</w:delText>
        </w:r>
      </w:del>
      <w:del w:id="136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b</m:t>
        </m:r>
      </m:oMath>
      <w:del w:id="1361" w:author="PR Preview" w:date="2026-01-01T00:00:00Z">
        <w:r>
          <w:delText xml:space="preserve">, for a number</w:delText>
        </w:r>
      </w:del>
      <w:del w:id="1362" w:author="PR Preview" w:date="2026-01-01T00:00:00Z">
        <w:r>
          <w:delText xml:space="preserve"> </w:delText>
        </w:r>
      </w:del>
      <m:oMath>
        <m:r>
          <m:t>b</m:t>
        </m:r>
      </m:oMath>
      <w:del w:id="1363" w:author="PR Preview" w:date="2026-01-01T00:00:00Z">
        <w:r>
          <w:delText xml:space="preserve">.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The feasible set (</w:delText>
        </w:r>
      </w:del>
      <w:hyperlink w:anchor="def-feasible-set">
        <w:del w:id="136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367" w:author="PR Preview" w:date="2026-01-01T00:00:00Z">
        <w:r>
          <w:delText xml:space="preserve">) is</w:delText>
        </w:r>
      </w:del>
      <w:del w:id="136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del w:id="1369" w:author="PR Preview" w:date="2026-01-01T00:00:00Z">
        <w:r>
          <w:delText xml:space="preserve">, so the minimum value is</w:delText>
        </w:r>
      </w:del>
      <w:del w:id="137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1371" w:author="PR Preview" w:date="2026-01-01T00:00:00Z">
        <w:r>
          <w:delText xml:space="preserve">,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and its sensitivity to</w:delText>
        </w:r>
      </w:del>
      <w:del w:id="1374" w:author="PR Preview" w:date="2026-01-01T00:00:00Z">
        <w:r>
          <w:delText xml:space="preserve"> </w:delText>
        </w:r>
      </w:del>
      <m:oMath>
        <m:r>
          <m:t>b</m:t>
        </m:r>
      </m:oMath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is</w:delText>
        </w:r>
      </w:del>
      <w:del w:id="137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del w:id="1378" w:author="PR Preview" w:date="2026-01-01T00:00:00Z">
        <w:r>
          <w:delText xml:space="preserve">.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At</w:delText>
        </w:r>
      </w:del>
      <w:del w:id="138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the sensitivity is</w:delText>
        </w:r>
      </w:del>
      <w:del w:id="1384" w:author="PR Preview" w:date="2026-01-01T00:00:00Z">
        <w:r>
          <w:delText xml:space="preserve"> </w:delText>
        </w:r>
      </w:del>
      <m:oMath>
        <m:r>
          <m:t>6</m:t>
        </m:r>
      </m:oMath>
      <w:del w:id="1385" w:author="PR Preview" w:date="2026-01-01T00:00:00Z">
        <w:r>
          <w:delText xml:space="preserve">: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moving</w:delText>
        </w:r>
      </w:del>
      <w:del w:id="1388" w:author="PR Preview" w:date="2026-01-01T00:00:00Z">
        <w:r>
          <w:delText xml:space="preserve"> </w:delText>
        </w:r>
      </w:del>
      <m:oMath>
        <m:r>
          <m:t>b</m:t>
        </m:r>
      </m:oMath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from</w:delText>
        </w:r>
      </w:del>
      <w:del w:id="1391" w:author="PR Preview" w:date="2026-01-01T00:00:00Z">
        <w:r>
          <w:delText xml:space="preserve"> </w:delText>
        </w:r>
      </w:del>
      <m:oMath>
        <m:r>
          <m:t>3</m:t>
        </m:r>
      </m:oMath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to</w:delText>
        </w:r>
      </w:del>
      <w:del w:id="1394" w:author="PR Preview" w:date="2026-01-01T00:00:00Z">
        <w:r>
          <w:delText xml:space="preserve"> </w:delText>
        </w:r>
      </w:del>
      <m:oMath>
        <m:r>
          <m:t>3.1</m:t>
        </m:r>
      </m:oMath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raises the minimum value from</w:delText>
        </w:r>
      </w:del>
      <w:del w:id="1397" w:author="PR Preview" w:date="2026-01-01T00:00:00Z">
        <w:r>
          <w:delText xml:space="preserve"> </w:delText>
        </w:r>
      </w:del>
      <m:oMath>
        <m:r>
          <m:t>9</m:t>
        </m:r>
      </m:oMath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to</w:delText>
        </w:r>
      </w:del>
      <w:del w:id="1400" w:author="PR Preview" w:date="2026-01-01T00:00:00Z">
        <w:r>
          <w:delText xml:space="preserve"> </w:delText>
        </w:r>
      </w:del>
      <m:oMath>
        <m:r>
          <m:t>9.61</m:t>
        </m:r>
      </m:oMath>
      <w:del w:id="1401" w:author="PR Preview" w:date="2026-01-01T00:00:00Z">
        <w:r>
          <w:delText xml:space="preserve">,</w:delText>
        </w:r>
      </w:del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an increase of</w:delText>
        </w:r>
      </w:del>
      <w:del w:id="1404" w:author="PR Preview" w:date="2026-01-01T00:00:00Z">
        <w:r>
          <w:delText xml:space="preserve"> </w:delText>
        </w:r>
      </w:del>
      <m:oMath>
        <m:r>
          <m:t>0.61</m:t>
        </m:r>
      </m:oMath>
      <w:del w:id="1405" w:author="PR Preview" w:date="2026-01-01T00:00:00Z">
        <w:r>
          <w:delText xml:space="preserve">, close to</w:delText>
        </w:r>
      </w:del>
      <w:del w:id="1406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del w:id="1407" w:author="PR Preview" w:date="2026-01-01T00:00:00Z">
        <w:r>
          <w:delText xml:space="preserve">.</w:delText>
        </w:r>
      </w:del>
    </w:p>
    <w:p>
      <w:pPr>
        <w:pStyle w:val="BodyText"/>
      </w:pPr>
      <w:del w:id="1408" w:author="PR Preview" w:date="2026-01-01T00:00:00Z">
        <w:r>
          <w:rPr>
            <w:b/>
            <w:bCs/>
          </w:rPr>
          <w:delText xml:space="preserve">Corollary 2 (The multiplier is the sensitivity of the minimum value)</w:delText>
        </w:r>
      </w:del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In</w:delText>
        </w:r>
      </w:del>
      <w:del w:id="1411" w:author="PR Preview" w:date="2026-01-01T00:00:00Z">
        <w:r>
          <w:delText xml:space="preserve"> </w:delText>
        </w:r>
      </w:del>
      <w:hyperlink w:anchor="thm-qp-equality">
        <w:del w:id="141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413" w:author="PR Preview" w:date="2026-01-01T00:00:00Z">
        <w:r>
          <w:delText xml:space="preserve">, write the minimum value as a function of</w:delText>
        </w:r>
      </w:del>
      <w:del w:id="141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415" w:author="PR Preview" w:date="2026-01-01T00:00:00Z">
        <w:r>
          <w:delText xml:space="preserve">,</w:delText>
        </w:r>
      </w:del>
      <w:del w:id="141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del w:id="1417" w:author="PR Preview" w:date="2026-01-01T00:00:00Z">
        <w:r>
          <w:delText xml:space="preserve">.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Its sensitivity to</w:delText>
        </w:r>
      </w:del>
      <w:del w:id="14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(</w:delText>
        </w:r>
      </w:del>
      <w:hyperlink w:anchor="def-sensitivity">
        <w:del w:id="1423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424" w:author="PR Preview" w:date="2026-01-01T00:00:00Z">
        <w:r>
          <w:delText xml:space="preserve">) is</w:delText>
        </w:r>
      </w:del>
    </w:p>
    <w:p>
      <w:pPr>
        <w:pStyle w:val="FirstParagraph"/>
      </w:pPr>
      <w:ins w:id="1425" w:author="PR Preview" w:date="2026-01-01T00:00:00Z">
        <w:r>
          <w:rPr>
            <w:b/>
            <w:bCs/>
          </w:rPr>
          <w:t xml:space="preserve">Definition 17 (Sensitivity)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Suppose a minimization problem (</w:t>
        </w:r>
      </w:ins>
      <w:hyperlink w:anchor="def-minimization-problem">
        <w:ins w:id="1428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429" w:author="PR Preview" w:date="2026-01-01T00:00:00Z">
        <w:r>
          <w:t xml:space="preserve">)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depends on a vector</w:t>
        </w:r>
      </w:ins>
      <w:ins w:id="14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433" w:author="PR Preview" w:date="2026-01-01T00:00:00Z">
        <w:r>
          <w:t xml:space="preserve">,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and let</w:t>
        </w:r>
      </w:ins>
      <w:ins w:id="143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be its minimum value, as a function of</w:t>
        </w:r>
      </w:ins>
      <w:ins w:id="14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440" w:author="PR Preview" w:date="2026-01-01T00:00:00Z">
        <w:r>
          <w:t xml:space="preserve">.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When the gradient</w:t>
        </w:r>
      </w:ins>
      <w:ins w:id="144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exists (</w:t>
        </w:r>
      </w:ins>
      <w:hyperlink r:id="rId17">
        <w:ins w:id="1446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1447" w:author="PR Preview" w:date="2026-01-01T00:00:00Z">
        <w:r>
          <w:t xml:space="preserve">),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it is the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rPr>
            <w:b/>
            <w:bCs/>
          </w:rPr>
          <w:t xml:space="preserve">sensitivity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of the minimum value to</w:t>
        </w:r>
      </w:ins>
      <w:ins w:id="14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455" w:author="PR Preview" w:date="2026-01-01T00:00:00Z">
        <w:r>
          <w:t xml:space="preserve">: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by</w:t>
        </w:r>
      </w:ins>
      <w:ins w:id="1458" w:author="PR Preview" w:date="2026-01-01T00:00:00Z">
        <w:r>
          <w:t xml:space="preserve"> </w:t>
        </w:r>
      </w:ins>
      <w:hyperlink r:id="rId134">
        <w:ins w:id="1459" w:author="PR Preview" w:date="2026-01-01T00:00:00Z">
          <w:r>
            <w:rPr>
              <w:rStyle w:val="Hyperlink"/>
            </w:rPr>
            <w:t xml:space="preserve">partial derivative</w:t>
          </w:r>
        </w:ins>
      </w:hyperlink>
      <w:ins w:id="1460" w:author="PR Preview" w:date="2026-01-01T00:00:00Z">
        <w:r>
          <w:t xml:space="preserve">, its entry</w:t>
        </w:r>
      </w:ins>
      <w:ins w:id="1461" w:author="PR Preview" w:date="2026-01-01T00:00:00Z">
        <w:r>
          <w:t xml:space="preserve"> </w:t>
        </w:r>
      </w:ins>
      <m:oMath>
        <m:r>
          <m:t>i</m:t>
        </m:r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is the limit,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as a change in</w:t>
        </w:r>
      </w:ins>
      <w:ins w:id="1466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alone shrinks to</w:t>
        </w:r>
      </w:ins>
      <w:ins w:id="1469" w:author="PR Preview" w:date="2026-01-01T00:00:00Z">
        <w:r>
          <w:t xml:space="preserve"> </w:t>
        </w:r>
      </w:ins>
      <m:oMath>
        <m:r>
          <m:t>0</m:t>
        </m:r>
      </m:oMath>
      <w:ins w:id="1470" w:author="PR Preview" w:date="2026-01-01T00:00:00Z">
        <w:r>
          <w:t xml:space="preserve">,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of the resulting change in the minimum value divided by the change in</w:t>
        </w:r>
      </w:ins>
      <w:ins w:id="1473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1474" w:author="PR Preview" w:date="2026-01-01T00:00:00Z">
        <w:r>
          <w:t xml:space="preserve">.</w:t>
        </w:r>
      </w:ins>
    </w:p>
    <w:bookmarkEnd w:id="135"/>
    <w:bookmarkStart w:id="136" w:name="exm-sensitivity"/>
    <w:p>
      <w:pPr>
        <w:pStyle w:val="BodyText"/>
      </w:pPr>
      <w:ins w:id="1475" w:author="PR Preview" w:date="2026-01-01T00:00:00Z">
        <w:r>
          <w:rPr>
            <w:b/>
            <w:bCs/>
          </w:rPr>
          <w:t xml:space="preserve">Example 30 (The sensitivity of a one-point problem)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Minimize</w:t>
        </w:r>
      </w:ins>
      <w:ins w:id="147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subject to</w:t>
        </w:r>
      </w:ins>
      <w:ins w:id="148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b</m:t>
        </m:r>
      </m:oMath>
      <w:ins w:id="1482" w:author="PR Preview" w:date="2026-01-01T00:00:00Z">
        <w:r>
          <w:t xml:space="preserve">, for a number</w:t>
        </w:r>
      </w:ins>
      <w:ins w:id="1483" w:author="PR Preview" w:date="2026-01-01T00:00:00Z">
        <w:r>
          <w:t xml:space="preserve"> </w:t>
        </w:r>
      </w:ins>
      <m:oMath>
        <m:r>
          <m:t>b</m:t>
        </m:r>
      </m:oMath>
      <w:ins w:id="1484" w:author="PR Preview" w:date="2026-01-01T00:00:00Z">
        <w:r>
          <w:t xml:space="preserve">.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The feasible set (</w:t>
        </w:r>
      </w:ins>
      <w:hyperlink w:anchor="def-feasible-set">
        <w:ins w:id="148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488" w:author="PR Preview" w:date="2026-01-01T00:00:00Z">
        <w:r>
          <w:t xml:space="preserve">) is</w:t>
        </w:r>
      </w:ins>
      <w:ins w:id="148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ins w:id="1490" w:author="PR Preview" w:date="2026-01-01T00:00:00Z">
        <w:r>
          <w:t xml:space="preserve">, so the minimum value is</w:t>
        </w:r>
      </w:ins>
      <w:ins w:id="149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1492" w:author="PR Preview" w:date="2026-01-01T00:00:00Z">
        <w:r>
          <w:t xml:space="preserve">,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and its sensitivity to</w:t>
        </w:r>
      </w:ins>
      <w:ins w:id="1495" w:author="PR Preview" w:date="2026-01-01T00:00:00Z">
        <w:r>
          <w:t xml:space="preserve"> </w:t>
        </w:r>
      </w:ins>
      <m:oMath>
        <m:r>
          <m:t>b</m:t>
        </m:r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is</w:t>
        </w:r>
      </w:ins>
      <w:ins w:id="149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ins w:id="1499" w:author="PR Preview" w:date="2026-01-01T00:00:00Z">
        <w:r>
          <w:t xml:space="preserve">.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At</w:t>
        </w:r>
      </w:ins>
      <w:ins w:id="150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the sensitivity is</w:t>
        </w:r>
      </w:ins>
      <w:ins w:id="1505" w:author="PR Preview" w:date="2026-01-01T00:00:00Z">
        <w:r>
          <w:t xml:space="preserve"> </w:t>
        </w:r>
      </w:ins>
      <m:oMath>
        <m:r>
          <m:t>6</m:t>
        </m:r>
      </m:oMath>
      <w:ins w:id="1506" w:author="PR Preview" w:date="2026-01-01T00:00:00Z">
        <w:r>
          <w:t xml:space="preserve">:</w:t>
        </w:r>
      </w:ins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moving</w:t>
        </w:r>
      </w:ins>
      <w:ins w:id="1509" w:author="PR Preview" w:date="2026-01-01T00:00:00Z">
        <w:r>
          <w:t xml:space="preserve"> </w:t>
        </w:r>
      </w:ins>
      <m:oMath>
        <m:r>
          <m:t>b</m:t>
        </m:r>
      </m:oMath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from</w:t>
        </w:r>
      </w:ins>
      <w:ins w:id="1512" w:author="PR Preview" w:date="2026-01-01T00:00:00Z">
        <w:r>
          <w:t xml:space="preserve"> </w:t>
        </w:r>
      </w:ins>
      <m:oMath>
        <m:r>
          <m:t>3</m:t>
        </m:r>
      </m:oMath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to</w:t>
        </w:r>
      </w:ins>
      <w:ins w:id="1515" w:author="PR Preview" w:date="2026-01-01T00:00:00Z">
        <w:r>
          <w:t xml:space="preserve"> </w:t>
        </w:r>
      </w:ins>
      <m:oMath>
        <m:r>
          <m:t>3.1</m:t>
        </m:r>
      </m:oMath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raises the minimum value from</w:t>
        </w:r>
      </w:ins>
      <w:ins w:id="1518" w:author="PR Preview" w:date="2026-01-01T00:00:00Z">
        <w:r>
          <w:t xml:space="preserve"> </w:t>
        </w:r>
      </w:ins>
      <m:oMath>
        <m:r>
          <m:t>9</m:t>
        </m:r>
      </m:oMath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to</w:t>
        </w:r>
      </w:ins>
      <w:ins w:id="1521" w:author="PR Preview" w:date="2026-01-01T00:00:00Z">
        <w:r>
          <w:t xml:space="preserve"> </w:t>
        </w:r>
      </w:ins>
      <m:oMath>
        <m:r>
          <m:t>9.61</m:t>
        </m:r>
      </m:oMath>
      <w:ins w:id="1522" w:author="PR Preview" w:date="2026-01-01T00:00:00Z">
        <w:r>
          <w:t xml:space="preserve">,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an increase of</w:t>
        </w:r>
      </w:ins>
      <w:ins w:id="1525" w:author="PR Preview" w:date="2026-01-01T00:00:00Z">
        <w:r>
          <w:t xml:space="preserve"> </w:t>
        </w:r>
      </w:ins>
      <m:oMath>
        <m:r>
          <m:t>0.61</m:t>
        </m:r>
      </m:oMath>
      <w:ins w:id="1526" w:author="PR Preview" w:date="2026-01-01T00:00:00Z">
        <w:r>
          <w:t xml:space="preserve">, close to</w:t>
        </w:r>
      </w:ins>
      <w:ins w:id="1527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ins w:id="1528" w:author="PR Preview" w:date="2026-01-01T00:00:00Z">
        <w:r>
          <w:t xml:space="preserve">.</w:t>
        </w:r>
      </w:ins>
    </w:p>
    <w:bookmarkEnd w:id="136"/>
    <w:bookmarkStart w:id="137" w:name="cor-qp-sensitivity"/>
    <w:p>
      <w:pPr>
        <w:pStyle w:val="BodyText"/>
      </w:pPr>
      <w:ins w:id="1529" w:author="PR Preview" w:date="2026-01-01T00:00:00Z">
        <w:r>
          <w:rPr>
            <w:b/>
            <w:bCs/>
          </w:rPr>
          <w:t xml:space="preserve">Corollary 2 (The multiplier is the sensitivity of the minimum value)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In</w:t>
        </w:r>
      </w:ins>
      <w:ins w:id="1532" w:author="PR Preview" w:date="2026-01-01T00:00:00Z">
        <w:r>
          <w:t xml:space="preserve"> </w:t>
        </w:r>
      </w:ins>
      <w:hyperlink w:anchor="thm-qp-equality">
        <w:ins w:id="153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534" w:author="PR Preview" w:date="2026-01-01T00:00:00Z">
        <w:r>
          <w:t xml:space="preserve">, write the minimum value as a function of</w:t>
        </w:r>
      </w:ins>
      <w:ins w:id="15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536" w:author="PR Preview" w:date="2026-01-01T00:00:00Z">
        <w:r>
          <w:t xml:space="preserve">,</w:t>
        </w:r>
      </w:ins>
      <w:ins w:id="153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1538" w:author="PR Preview" w:date="2026-01-01T00:00:00Z">
        <w:r>
          <w:t xml:space="preserve">.</w:t>
        </w:r>
      </w:ins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Its sensitivity to</w:t>
        </w:r>
      </w:ins>
      <w:ins w:id="15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(</w:t>
        </w:r>
      </w:ins>
      <w:hyperlink w:anchor="def-sensitivity">
        <w:ins w:id="154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545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del w:id="1546" w:author="PR Preview" w:date="2026-01-01T00:00:00Z">
        <w:r>
          <w:rPr>
            <w:b/>
            <w:bCs/>
          </w:rPr>
          <w:delText xml:space="preserve">Definition 12 (Iterative method, iterates and error)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An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rPr>
            <w:b/>
            <w:bCs/>
          </w:rPr>
          <w:delText xml:space="preserve">iterative method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starts from a point</w:delText>
        </w:r>
      </w:del>
      <w:del w:id="155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and computes</w:delText>
        </w:r>
      </w:del>
      <w:del w:id="155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from</w:delText>
        </w:r>
      </w:del>
      <w:del w:id="155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by a fixed rule, for</w:delText>
        </w:r>
      </w:del>
      <w:del w:id="156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563" w:author="PR Preview" w:date="2026-01-01T00:00:00Z">
        <w:r>
          <w:delText xml:space="preserve">;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the points</w:delText>
        </w:r>
      </w:del>
      <w:del w:id="156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are its</w:delText>
        </w:r>
      </w:del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rPr>
            <w:b/>
            <w:bCs/>
          </w:rPr>
          <w:delText xml:space="preserve">iterates</w:delText>
        </w:r>
      </w:del>
      <w:del w:id="1571" w:author="PR Preview" w:date="2026-01-01T00:00:00Z">
        <w:r>
          <w:delText xml:space="preserve">.</w:delText>
        </w:r>
      </w:del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For a point</w:delText>
        </w:r>
      </w:del>
      <w:del w:id="157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that the method is meant to reach,</w:delText>
        </w:r>
      </w:del>
      <w:del w:id="15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is the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rPr>
            <w:b/>
            <w:bCs/>
          </w:rPr>
          <w:delText xml:space="preserve">error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of the iterate</w:delText>
        </w:r>
      </w:del>
      <w:del w:id="158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585" w:author="PR Preview" w:date="2026-01-01T00:00:00Z">
        <w:r>
          <w:delText xml:space="preserve">.</w:delText>
        </w:r>
      </w:del>
    </w:p>
    <w:p>
      <w:pPr>
        <w:pStyle w:val="BodyText"/>
      </w:pPr>
      <w:del w:id="1586" w:author="PR Preview" w:date="2026-01-01T00:00:00Z">
        <w:r>
          <w:rPr>
            <w:b/>
            <w:bCs/>
          </w:rPr>
          <w:delText xml:space="preserve">Definition 13 (Iterates and convergence of a sequence of vectors)</w:delText>
        </w:r>
      </w:del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A</w:delText>
        </w:r>
      </w:del>
      <w:del w:id="1589" w:author="PR Preview" w:date="2026-01-01T00:00:00Z">
        <w:r>
          <w:delText xml:space="preserve"> </w:delText>
        </w:r>
      </w:del>
      <w:hyperlink r:id="rId145">
        <w:del w:id="1590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59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in</w:delText>
        </w:r>
      </w:del>
      <w:del w:id="159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rPr>
            <w:b/>
            <w:bCs/>
          </w:rPr>
          <w:delText xml:space="preserve">converges</w:delText>
        </w:r>
      </w:del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to</w:delText>
        </w:r>
      </w:del>
      <w:del w:id="159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delText xml:space="preserve">if the sequence of distances</w:delText>
        </w:r>
      </w:del>
      <w:del w:id="16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603" w:author="PR Preview" w:date="2026-01-01T00:00:00Z">
        <w:r>
          <w:delText xml:space="preserve"> </w:delText>
        </w:r>
      </w:del>
      <w:hyperlink r:id="rId11">
        <w:del w:id="1604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to</w:delText>
        </w:r>
      </w:del>
      <w:del w:id="1607" w:author="PR Preview" w:date="2026-01-01T00:00:00Z">
        <w:r>
          <w:delText xml:space="preserve"> </w:delText>
        </w:r>
      </w:del>
      <m:oMath>
        <m:r>
          <m:t>0</m:t>
        </m:r>
      </m:oMath>
      <w:del w:id="1608" w:author="PR Preview" w:date="2026-01-01T00:00:00Z">
        <w:r>
          <w:delText xml:space="preserve">.</w:delText>
        </w:r>
      </w:del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For</w:delText>
        </w:r>
      </w:del>
      <w:del w:id="16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612" w:author="PR Preview" w:date="2026-01-01T00:00:00Z">
        <w:r>
          <w:delText xml:space="preserve">,</w:delText>
        </w:r>
      </w:del>
      <w:del w:id="16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614" w:author="PR Preview" w:date="2026-01-01T00:00:00Z">
        <w:r>
          <w:delText xml:space="preserve">,</w:delText>
        </w:r>
      </w:del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and this is the convergence of a sequence of numbers to</w:delText>
        </w:r>
      </w:del>
      <w:del w:id="161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618" w:author="PR Preview" w:date="2026-01-01T00:00:00Z">
        <w:r>
          <w:delText xml:space="preserve">.</w:delText>
        </w:r>
      </w:del>
    </w:p>
    <w:p>
      <w:pPr>
        <w:pStyle w:val="FirstParagraph"/>
      </w:pPr>
      <w:ins w:id="1619" w:author="PR Preview" w:date="2026-01-01T00:00:00Z">
        <w:r>
          <w:rPr>
            <w:b/>
            <w:bCs/>
          </w:rPr>
          <w:t xml:space="preserve">Definition 18 (Iterative method)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An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rPr>
            <w:b/>
            <w:bCs/>
          </w:rPr>
          <w:t xml:space="preserve">iterative method</w:t>
        </w:r>
      </w:ins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starts from a point</w:t>
        </w:r>
      </w:ins>
      <w:ins w:id="162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and computes</w:t>
        </w:r>
      </w:ins>
      <w:ins w:id="162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from</w:t>
        </w:r>
      </w:ins>
      <w:ins w:id="1632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by a fixed rule, for</w:t>
        </w:r>
      </w:ins>
      <w:ins w:id="163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636" w:author="PR Preview" w:date="2026-01-01T00:00:00Z">
        <w:r>
          <w:t xml:space="preserve">.</w:t>
        </w:r>
      </w:ins>
    </w:p>
    <w:bookmarkEnd w:id="142"/>
    <w:bookmarkStart w:id="143" w:name="def-iterate"/>
    <w:p>
      <w:pPr>
        <w:pStyle w:val="BodyText"/>
      </w:pPr>
      <w:ins w:id="1637" w:author="PR Preview" w:date="2026-01-01T00:00:00Z">
        <w:r>
          <w:rPr>
            <w:b/>
            <w:bCs/>
          </w:rPr>
          <w:t xml:space="preserve">Definition 19 (Iterate)</w:t>
        </w:r>
      </w:ins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In an iterative method (</w:t>
        </w:r>
      </w:ins>
      <w:hyperlink w:anchor="def-iterative-method">
        <w:ins w:id="1640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641" w:author="PR Preview" w:date="2026-01-01T00:00:00Z">
        <w:r>
          <w:t xml:space="preserve">),</w:t>
        </w:r>
      </w:ins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the points</w:t>
        </w:r>
      </w:ins>
      <w:ins w:id="164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are its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rPr>
            <w:b/>
            <w:bCs/>
          </w:rPr>
          <w:t xml:space="preserve">iterates</w:t>
        </w:r>
      </w:ins>
      <w:ins w:id="1649" w:author="PR Preview" w:date="2026-01-01T00:00:00Z">
        <w:r>
          <w:t xml:space="preserve">.</w:t>
        </w:r>
      </w:ins>
    </w:p>
    <w:bookmarkEnd w:id="143"/>
    <w:bookmarkStart w:id="144" w:name="def-iterate-error"/>
    <w:p>
      <w:pPr>
        <w:pStyle w:val="BodyText"/>
      </w:pPr>
      <w:ins w:id="1650" w:author="PR Preview" w:date="2026-01-01T00:00:00Z">
        <w:r>
          <w:rPr>
            <w:b/>
            <w:bCs/>
          </w:rPr>
          <w:t xml:space="preserve">Definition 20 (Error of an iterate)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For a point</w:t>
        </w:r>
      </w:ins>
      <w:ins w:id="165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that an iterative method (</w:t>
        </w:r>
      </w:ins>
      <w:hyperlink w:anchor="def-iterative-method">
        <w:ins w:id="1656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657" w:author="PR Preview" w:date="2026-01-01T00:00:00Z">
        <w:r>
          <w:t xml:space="preserve">) is meant to reach,</w:t>
        </w:r>
      </w:ins>
      <w:ins w:id="165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is the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rPr>
            <w:b/>
            <w:bCs/>
          </w:rPr>
          <w:t xml:space="preserve">error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of the iterate</w:t>
        </w:r>
      </w:ins>
      <w:ins w:id="166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(</w:t>
        </w:r>
      </w:ins>
      <w:hyperlink w:anchor="def-iterate">
        <w:ins w:id="1668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669" w:author="PR Preview" w:date="2026-01-01T00:00:00Z">
        <w:r>
          <w:t xml:space="preserve">).</w:t>
        </w:r>
      </w:ins>
    </w:p>
    <w:bookmarkEnd w:id="144"/>
    <w:bookmarkStart w:id="147" w:name="def-vector-sequence-limit"/>
    <w:p>
      <w:pPr>
        <w:pStyle w:val="BodyText"/>
      </w:pPr>
      <w:ins w:id="1670" w:author="PR Preview" w:date="2026-01-01T00:00:00Z">
        <w:r>
          <w:rPr>
            <w:b/>
            <w:bCs/>
          </w:rPr>
          <w:t xml:space="preserve">Definition 21 (Convergence of a sequence of vectors)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A</w:t>
        </w:r>
      </w:ins>
      <w:ins w:id="1673" w:author="PR Preview" w:date="2026-01-01T00:00:00Z">
        <w:r>
          <w:t xml:space="preserve"> </w:t>
        </w:r>
      </w:ins>
      <w:hyperlink r:id="rId145">
        <w:ins w:id="1674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67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in</w:t>
        </w:r>
      </w:ins>
      <w:ins w:id="167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79" w:author="PR Preview" w:date="2026-01-01T00:00:00Z">
        <w:r>
          <w:t xml:space="preserve"> </w:t>
        </w:r>
      </w:ins>
      <w:ins w:id="1680" w:author="PR Preview" w:date="2026-01-01T00:00:00Z">
        <w:r>
          <w:rPr>
            <w:b/>
            <w:bCs/>
          </w:rPr>
          <w:t xml:space="preserve">converges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to</w:t>
        </w:r>
      </w:ins>
      <w:ins w:id="168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if the sequence of distances</w:t>
        </w:r>
      </w:ins>
      <w:ins w:id="168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1687" w:author="PR Preview" w:date="2026-01-01T00:00:00Z">
        <w:r>
          <w:t xml:space="preserve"> </w:t>
        </w:r>
      </w:ins>
      <w:hyperlink r:id="rId146">
        <w:ins w:id="1688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to</w:t>
        </w:r>
      </w:ins>
      <w:ins w:id="1691" w:author="PR Preview" w:date="2026-01-01T00:00:00Z">
        <w:r>
          <w:t xml:space="preserve"> </w:t>
        </w:r>
      </w:ins>
      <m:oMath>
        <m:r>
          <m:t>0</m:t>
        </m:r>
      </m:oMath>
      <w:ins w:id="1692" w:author="PR Preview" w:date="2026-01-01T00:00:00Z">
        <w:r>
          <w:t xml:space="preserve">.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For</w:t>
        </w:r>
      </w:ins>
      <w:ins w:id="169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696" w:author="PR Preview" w:date="2026-01-01T00:00:00Z">
        <w:r>
          <w:t xml:space="preserve">,</w:t>
        </w:r>
      </w:ins>
      <w:ins w:id="169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1698" w:author="PR Preview" w:date="2026-01-01T00:00:00Z">
        <w:r>
          <w:t xml:space="preserve">,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and this is the convergence of a sequence of numbers to</w:t>
        </w:r>
      </w:ins>
      <w:ins w:id="170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1702" w:author="PR Preview" w:date="2026-01-01T00:00:00Z">
        <w:r>
          <w:t xml:space="preserve">.</w:t>
        </w:r>
      </w:ins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del w:id="1703" w:author="PR Preview" w:date="2026-01-01T00:00:00Z">
        <w:r>
          <w:rPr>
            <w:b/>
            <w:bCs/>
          </w:rPr>
          <w:delText xml:space="preserve">Definition 14 (Newton’s method for minimization)</w:delText>
        </w:r>
      </w:del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Let</w:delText>
        </w:r>
      </w:del>
      <w:del w:id="17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707" w:author="PR Preview" w:date="2026-01-01T00:00:00Z">
        <w:r>
          <w:delText xml:space="preserve"> </w:delText>
        </w:r>
      </w:del>
      <w:del w:id="1708" w:author="PR Preview" w:date="2026-01-01T00:00:00Z">
        <w:r>
          <w:delText xml:space="preserve">have first and second partial derivatives,</w:delText>
        </w:r>
      </w:del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and let</w:delText>
        </w:r>
      </w:del>
      <w:del w:id="171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be a starting point.</w:delText>
        </w:r>
      </w:del>
      <w:del w:id="1714" w:author="PR Preview" w:date="2026-01-01T00:00:00Z">
        <w:r>
          <w:delText xml:space="preserve"> </w:delText>
        </w:r>
      </w:del>
      <w:del w:id="1715" w:author="PR Preview" w:date="2026-01-01T00:00:00Z">
        <w:r>
          <w:rPr>
            <w:b/>
            <w:bCs/>
          </w:rPr>
          <w:delText xml:space="preserve">Newton’s method</w:delText>
        </w:r>
      </w:del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delText xml:space="preserve">computes, for</w:delText>
        </w:r>
      </w:del>
      <w:del w:id="171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719" w:author="PR Preview" w:date="2026-01-01T00:00:00Z">
        <w:r>
          <w:delText xml:space="preserve">, as long as</w:delText>
        </w:r>
      </w:del>
      <w:del w:id="1720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is invertible,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723" w:author="PR Preview" w:date="2026-01-01T00:00:00Z">
        <w:r>
          <w:delText xml:space="preserve">The vector</w:delText>
        </w:r>
      </w:del>
      <w:del w:id="172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delText xml:space="preserve">is the</w:delText>
        </w:r>
      </w:del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rPr>
            <w:b/>
            <w:bCs/>
          </w:rPr>
          <w:delText xml:space="preserve">Newton step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at</w:delText>
        </w:r>
      </w:del>
      <w:del w:id="173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732" w:author="PR Preview" w:date="2026-01-01T00:00:00Z">
        <w:r>
          <w:delText xml:space="preserve">.</w:delText>
        </w:r>
      </w:del>
    </w:p>
    <w:p>
      <w:pPr>
        <w:pStyle w:val="BodyText"/>
      </w:pPr>
      <w:ins w:id="1733" w:author="PR Preview" w:date="2026-01-01T00:00:00Z">
        <w:r>
          <w:rPr>
            <w:b/>
            <w:bCs/>
          </w:rPr>
          <w:t xml:space="preserve">Definition 22 (Newton’s method for minimization)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Let</w:t>
        </w:r>
      </w:ins>
      <w:ins w:id="17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have first and second partial derivatives,</w:t>
        </w:r>
      </w:ins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and let</w:t>
        </w:r>
      </w:ins>
      <w:ins w:id="174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be a starting point.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rPr>
            <w:b/>
            <w:bCs/>
          </w:rPr>
          <w:t xml:space="preserve">Newton’s method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computes, for</w:t>
        </w:r>
      </w:ins>
      <w:ins w:id="174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749" w:author="PR Preview" w:date="2026-01-01T00:00:00Z">
        <w:r>
          <w:t xml:space="preserve">, as long as</w:t>
        </w:r>
      </w:ins>
      <w:ins w:id="1750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is invertible,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ins w:id="1753" w:author="PR Preview" w:date="2026-01-01T00:00:00Z">
        <w:r>
          <w:rPr>
            <w:b/>
            <w:bCs/>
          </w:rPr>
          <w:t xml:space="preserve">Definition 23 (Newton step)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In Newton’s method (</w:t>
        </w:r>
      </w:ins>
      <w:hyperlink w:anchor="def-newton-method">
        <w:ins w:id="175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757" w:author="PR Preview" w:date="2026-01-01T00:00:00Z">
        <w:r>
          <w:t xml:space="preserve">),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the vector</w:t>
        </w:r>
      </w:ins>
      <w:ins w:id="176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is the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rPr>
            <w:b/>
            <w:bCs/>
          </w:rPr>
          <w:t xml:space="preserve">Newton step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at</w:t>
        </w:r>
      </w:ins>
      <w:ins w:id="176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768" w:author="PR Preview" w:date="2026-01-01T00:00:00Z">
        <w:r>
          <w:t xml:space="preserve">.</w:t>
        </w:r>
      </w:ins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del w:id="1769" w:author="PR Preview" w:date="2026-01-01T00:00:00Z">
        <w:r>
          <w:delText xml:space="preserve">The iterates (</w:delText>
        </w:r>
      </w:del>
      <w:hyperlink w:anchor="def-iterative-method">
        <w:del w:id="1770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771" w:author="PR Preview" w:date="2026-01-01T00:00:00Z">
        <w:r>
          <w:delText xml:space="preserve">) approach</w:delText>
        </w:r>
      </w:del>
      <w:del w:id="1772" w:author="PR Preview" w:date="2026-01-01T00:00:00Z">
        <w:r>
          <w:delText xml:space="preserve"> </w:delText>
        </w:r>
      </w:del>
      <m:oMath>
        <m:r>
          <m:t>2</m:t>
        </m:r>
      </m:oMath>
      <w:del w:id="1773" w:author="PR Preview" w:date="2026-01-01T00:00:00Z">
        <w:r>
          <w:delText xml:space="preserve">, the local minimizer of</w:delText>
        </w:r>
      </w:del>
      <w:del w:id="1774" w:author="PR Preview" w:date="2026-01-01T00:00:00Z">
        <w:r>
          <w:delText xml:space="preserve"> </w:delText>
        </w:r>
      </w:del>
      <m:oMath>
        <m:r>
          <m:t>f</m:t>
        </m:r>
      </m:oMath>
      <w:del w:id="1775" w:author="PR Preview" w:date="2026-01-01T00:00:00Z">
        <w:r>
          <w:delText xml:space="preserve"> </w:delText>
        </w:r>
      </w:del>
      <w:del w:id="1776" w:author="PR Preview" w:date="2026-01-01T00:00:00Z">
        <w:r>
          <w:delText xml:space="preserve">(a stationary point, since</w:delText>
        </w:r>
      </w:del>
      <w:del w:id="177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778" w:author="PR Preview" w:date="2026-01-01T00:00:00Z">
        <w:r>
          <w:delText xml:space="preserve">, with</w:delText>
        </w:r>
      </w:del>
      <w:del w:id="177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del w:id="1780" w:author="PR Preview" w:date="2026-01-01T00:00:00Z">
        <w:r>
          <w:delText xml:space="preserve">;</w:delText>
        </w:r>
      </w:del>
      <w:del w:id="1781" w:author="PR Preview" w:date="2026-01-01T00:00:00Z">
        <w:r>
          <w:delText xml:space="preserve"> </w:delText>
        </w:r>
      </w:del>
      <w:hyperlink w:anchor="thm-second-order-condition">
        <w:del w:id="178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783" w:author="PR Preview" w:date="2026-01-01T00:00:00Z">
        <w:r>
          <w:delText xml:space="preserve">).</w:delText>
        </w:r>
      </w:del>
    </w:p>
    <w:p>
      <w:pPr>
        <w:pStyle w:val="BodyText"/>
      </w:pPr>
      <w:del w:id="1784" w:author="PR Preview" w:date="2026-01-01T00:00:00Z">
        <w:r>
          <w:rPr>
            <w:b/>
            <w:bCs/>
          </w:rPr>
          <w:delText xml:space="preserve">Definition 15 (Quadratic model (second-order Taylor polynomial))</w:delText>
        </w:r>
      </w:del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Let</w:delText>
        </w:r>
      </w:del>
      <w:del w:id="1787" w:author="PR Preview" w:date="2026-01-01T00:00:00Z">
        <w:r>
          <w:delText xml:space="preserve"> </w:delText>
        </w:r>
      </w:del>
      <m:oMath>
        <m:r>
          <m:t>f</m:t>
        </m:r>
      </m:oMath>
      <w:del w:id="1788" w:author="PR Preview" w:date="2026-01-01T00:00:00Z">
        <w:r>
          <w:delText xml:space="preserve"> </w:delText>
        </w:r>
      </w:del>
      <w:del w:id="1789" w:author="PR Preview" w:date="2026-01-01T00:00:00Z">
        <w:r>
          <w:delText xml:space="preserve">be as in</w:delText>
        </w:r>
      </w:del>
      <w:del w:id="1790" w:author="PR Preview" w:date="2026-01-01T00:00:00Z">
        <w:r>
          <w:delText xml:space="preserve"> </w:delText>
        </w:r>
      </w:del>
      <w:hyperlink w:anchor="def-newton-method">
        <w:del w:id="1791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792" w:author="PR Preview" w:date="2026-01-01T00:00:00Z">
        <w:r>
          <w:delText xml:space="preserve"> </w:delText>
        </w:r>
      </w:del>
      <w:del w:id="1793" w:author="PR Preview" w:date="2026-01-01T00:00:00Z">
        <w:r>
          <w:delText xml:space="preserve">and let</w:delText>
        </w:r>
      </w:del>
      <w:del w:id="17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be a point,</w:delText>
        </w:r>
      </w:del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with</w:delText>
        </w:r>
      </w:del>
      <w:del w:id="179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and</w:delText>
        </w:r>
      </w:del>
      <w:del w:id="1802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803" w:author="PR Preview" w:date="2026-01-01T00:00:00Z">
        <w:r>
          <w:delText xml:space="preserve">.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The</w:delText>
        </w:r>
      </w:del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rPr>
            <w:b/>
            <w:bCs/>
          </w:rPr>
          <w:delText xml:space="preserve">quadratic model</w:delText>
        </w:r>
      </w:del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of</w:delText>
        </w:r>
      </w:del>
      <w:del w:id="1810" w:author="PR Preview" w:date="2026-01-01T00:00:00Z">
        <w:r>
          <w:delText xml:space="preserve"> </w:delText>
        </w:r>
      </w:del>
      <m:oMath>
        <m:r>
          <m:t>f</m:t>
        </m:r>
      </m:oMath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at</w:delText>
        </w:r>
      </w:del>
      <w:del w:id="181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814" w:author="PR Preview" w:date="2026-01-01T00:00:00Z">
        <w:r>
          <w:delText xml:space="preserve"> </w:delText>
        </w:r>
      </w:del>
      <w:del w:id="1815" w:author="PR Preview" w:date="2026-01-01T00:00:00Z">
        <w:r>
          <w:delText xml:space="preserve">is the function of a step</w:delText>
        </w:r>
      </w:del>
      <w:del w:id="18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FirstParagraph"/>
      </w:pPr>
      <w:ins w:id="1817" w:author="PR Preview" w:date="2026-01-01T00:00:00Z">
        <w:r>
          <w:t xml:space="preserve">The iterates (</w:t>
        </w:r>
      </w:ins>
      <w:hyperlink w:anchor="def-iterate">
        <w:ins w:id="1818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819" w:author="PR Preview" w:date="2026-01-01T00:00:00Z">
        <w:r>
          <w:t xml:space="preserve">) approach</w:t>
        </w:r>
      </w:ins>
      <w:ins w:id="1820" w:author="PR Preview" w:date="2026-01-01T00:00:00Z">
        <w:r>
          <w:t xml:space="preserve"> </w:t>
        </w:r>
      </w:ins>
      <m:oMath>
        <m:r>
          <m:t>2</m:t>
        </m:r>
      </m:oMath>
      <w:ins w:id="1821" w:author="PR Preview" w:date="2026-01-01T00:00:00Z">
        <w:r>
          <w:t xml:space="preserve">, the local minimizer of</w:t>
        </w:r>
      </w:ins>
      <w:ins w:id="1822" w:author="PR Preview" w:date="2026-01-01T00:00:00Z">
        <w:r>
          <w:t xml:space="preserve"> </w:t>
        </w:r>
      </w:ins>
      <m:oMath>
        <m:r>
          <m:t>f</m:t>
        </m:r>
      </m:oMath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(a stationary point, since</w:t>
        </w:r>
      </w:ins>
      <w:ins w:id="182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826" w:author="PR Preview" w:date="2026-01-01T00:00:00Z">
        <w:r>
          <w:t xml:space="preserve">, with</w:t>
        </w:r>
      </w:ins>
      <w:ins w:id="182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ins w:id="1828" w:author="PR Preview" w:date="2026-01-01T00:00:00Z">
        <w:r>
          <w:t xml:space="preserve">;</w:t>
        </w:r>
      </w:ins>
      <w:ins w:id="1829" w:author="PR Preview" w:date="2026-01-01T00:00:00Z">
        <w:r>
          <w:t xml:space="preserve"> </w:t>
        </w:r>
      </w:ins>
      <w:hyperlink w:anchor="thm-second-order-condition">
        <w:ins w:id="183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831" w:author="PR Preview" w:date="2026-01-01T00:00:00Z">
        <w:r>
          <w:t xml:space="preserve">).</w:t>
        </w:r>
      </w:ins>
    </w:p>
    <w:bookmarkEnd w:id="151"/>
    <w:bookmarkStart w:id="152" w:name="def-quadratic-model"/>
    <w:p>
      <w:pPr>
        <w:pStyle w:val="BodyText"/>
      </w:pPr>
      <w:ins w:id="1832" w:author="PR Preview" w:date="2026-01-01T00:00:00Z">
        <w:r>
          <w:rPr>
            <w:b/>
            <w:bCs/>
          </w:rPr>
          <w:t xml:space="preserve">Definition 24 (Quadratic model (second-order Taylor polynomial))</w:t>
        </w:r>
      </w:ins>
      <w:ins w:id="1833" w:author="PR Preview" w:date="2026-01-01T00:00:00Z">
        <w:r>
          <w:t xml:space="preserve"> </w:t>
        </w:r>
      </w:ins>
      <w:ins w:id="1834" w:author="PR Preview" w:date="2026-01-01T00:00:00Z">
        <w:r>
          <w:t xml:space="preserve">Let</w:t>
        </w:r>
      </w:ins>
      <w:ins w:id="1835" w:author="PR Preview" w:date="2026-01-01T00:00:00Z">
        <w:r>
          <w:t xml:space="preserve"> </w:t>
        </w:r>
      </w:ins>
      <m:oMath>
        <m:r>
          <m:t>f</m:t>
        </m:r>
      </m:oMath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be as in</w:t>
        </w:r>
      </w:ins>
      <w:ins w:id="1838" w:author="PR Preview" w:date="2026-01-01T00:00:00Z">
        <w:r>
          <w:t xml:space="preserve"> </w:t>
        </w:r>
      </w:ins>
      <w:hyperlink w:anchor="def-newton-method">
        <w:ins w:id="183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and let</w:t>
        </w:r>
      </w:ins>
      <w:ins w:id="18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be a point,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with</w:t>
        </w:r>
      </w:ins>
      <w:ins w:id="18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and</w:t>
        </w:r>
      </w:ins>
      <w:ins w:id="1850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851" w:author="PR Preview" w:date="2026-01-01T00:00:00Z">
        <w:r>
          <w:t xml:space="preserve">.</w:t>
        </w:r>
      </w:ins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The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rPr>
            <w:b/>
            <w:bCs/>
          </w:rPr>
          <w:t xml:space="preserve">quadratic model</w:t>
        </w:r>
      </w:ins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of</w:t>
        </w:r>
      </w:ins>
      <w:ins w:id="1858" w:author="PR Preview" w:date="2026-01-01T00:00:00Z">
        <w:r>
          <w:t xml:space="preserve"> </w:t>
        </w:r>
      </w:ins>
      <m:oMath>
        <m:r>
          <m:t>f</m:t>
        </m:r>
      </m:oMath>
      <w:ins w:id="1859" w:author="PR Preview" w:date="2026-01-01T00:00:00Z">
        <w:r>
          <w:t xml:space="preserve"> </w:t>
        </w:r>
      </w:ins>
      <w:ins w:id="1860" w:author="PR Preview" w:date="2026-01-01T00:00:00Z">
        <w:r>
          <w:t xml:space="preserve">at</w:t>
        </w:r>
      </w:ins>
      <w:ins w:id="18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is the function of a step</w:t>
        </w:r>
      </w:ins>
      <w:ins w:id="18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del w:id="1865" w:author="PR Preview" w:date="2026-01-01T00:00:00Z">
        <w:r>
          <w:rPr>
            <w:i/>
            <w:iCs/>
          </w:rPr>
          <w:delText xml:space="preserve">Remark 3</w:delText>
        </w:r>
      </w:del>
      <w:del w:id="1866" w:author="PR Preview" w:date="2026-01-01T00:00:00Z">
        <w:r>
          <w:delText xml:space="preserve"> (The quadratic model and Taylor’s theorem). </w:delText>
        </w:r>
      </w:del>
      <w:del w:id="1867" w:author="PR Preview" w:date="2026-01-01T00:00:00Z">
        <w:r>
          <w:delText xml:space="preserve">When the second partial derivatives of</w:delText>
        </w:r>
      </w:del>
      <w:del w:id="1868" w:author="PR Preview" w:date="2026-01-01T00:00:00Z">
        <w:r>
          <w:delText xml:space="preserve"> </w:delText>
        </w:r>
      </w:del>
      <m:oMath>
        <m:r>
          <m:t>f</m:t>
        </m:r>
      </m:oMath>
      <w:del w:id="1869" w:author="PR Preview" w:date="2026-01-01T00:00:00Z">
        <w:r>
          <w:delText xml:space="preserve"> </w:delText>
        </w:r>
      </w:del>
      <w:del w:id="1870" w:author="PR Preview" w:date="2026-01-01T00:00:00Z">
        <w:r>
          <w:delText xml:space="preserve">are continuous,</w:delText>
        </w:r>
      </w:del>
      <w:del w:id="1871" w:author="PR Preview" w:date="2026-01-01T00:00:00Z">
        <w:r>
          <w:delText xml:space="preserve"> </w:delText>
        </w:r>
      </w:del>
      <w:hyperlink w:anchor="thm-taylor-mv">
        <w:del w:id="187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says that</w:delText>
        </w:r>
      </w:del>
      <w:del w:id="187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equals the expression for</w:delText>
        </w:r>
      </w:del>
      <w:del w:id="1878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in</w:delText>
        </w:r>
      </w:del>
      <w:del w:id="1881" w:author="PR Preview" w:date="2026-01-01T00:00:00Z">
        <w:r>
          <w:delText xml:space="preserve"> </w:delText>
        </w:r>
      </w:del>
      <w:hyperlink w:anchor="def-quadratic-model">
        <w:del w:id="188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with the Hessian evaluated at a point between</w:delText>
        </w:r>
      </w:del>
      <w:del w:id="188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and</w:delText>
        </w:r>
      </w:del>
      <w:del w:id="188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del w:id="1889" w:author="PR Preview" w:date="2026-01-01T00:00:00Z">
        <w:r>
          <w:delText xml:space="preserve">.</w:delText>
        </w:r>
      </w:del>
    </w:p>
    <w:p>
      <w:pPr>
        <w:pStyle w:val="BodyText"/>
      </w:pPr>
      <w:del w:id="1890" w:author="PR Preview" w:date="2026-01-01T00:00:00Z">
        <w:r>
          <w:rPr>
            <w:b/>
            <w:bCs/>
          </w:rPr>
          <w:delText xml:space="preserve">Theorem 12 (The Newton step minimizes the quadratic model)</w:delText>
        </w:r>
      </w:del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Let</w:delText>
        </w:r>
      </w:del>
      <w:del w:id="1893" w:author="PR Preview" w:date="2026-01-01T00:00:00Z">
        <w:r>
          <w:delText xml:space="preserve"> </w:delText>
        </w:r>
      </w:del>
      <m:oMath>
        <m:r>
          <m:t>q</m:t>
        </m:r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be the quadratic model of</w:delText>
        </w:r>
      </w:del>
      <w:del w:id="1896" w:author="PR Preview" w:date="2026-01-01T00:00:00Z">
        <w:r>
          <w:delText xml:space="preserve"> </w:delText>
        </w:r>
      </w:del>
      <m:oMath>
        <m:r>
          <m:t>f</m:t>
        </m:r>
      </m:oMath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at</w:delText>
        </w:r>
      </w:del>
      <w:del w:id="189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900" w:author="PR Preview" w:date="2026-01-01T00:00:00Z">
        <w:r>
          <w:delText xml:space="preserve"> </w:delText>
        </w:r>
      </w:del>
      <w:del w:id="1901" w:author="PR Preview" w:date="2026-01-01T00:00:00Z">
        <w:r>
          <w:delText xml:space="preserve">(</w:delText>
        </w:r>
      </w:del>
      <w:hyperlink w:anchor="def-quadratic-model">
        <w:del w:id="190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903" w:author="PR Preview" w:date="2026-01-01T00:00:00Z">
        <w:r>
          <w:delText xml:space="preserve">),</w:delText>
        </w:r>
      </w:del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delText xml:space="preserve">with</w:delText>
        </w:r>
      </w:del>
      <w:del w:id="1906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907" w:author="PR Preview" w:date="2026-01-01T00:00:00Z">
        <w:r>
          <w:delText xml:space="preserve"> </w:delText>
        </w:r>
      </w:del>
      <w:hyperlink r:id="rId64">
        <w:del w:id="1908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909" w:author="PR Preview" w:date="2026-01-01T00:00:00Z">
        <w:r>
          <w:delText xml:space="preserve">.</w:delText>
        </w:r>
      </w:del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Its unique minimizer is the Newton step</w:delText>
        </w:r>
      </w:del>
      <w:del w:id="191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del w:id="1913" w:author="PR Preview" w:date="2026-01-01T00:00:00Z">
        <w:r>
          <w:delText xml:space="preserve">.</w:delText>
        </w:r>
      </w:del>
    </w:p>
    <w:p>
      <w:pPr>
        <w:pStyle w:val="BodyText"/>
      </w:pPr>
      <w:ins w:id="1914" w:author="PR Preview" w:date="2026-01-01T00:00:00Z">
        <w:r>
          <w:rPr>
            <w:i/>
            <w:iCs/>
          </w:rPr>
          <w:t xml:space="preserve">Remark 3</w:t>
        </w:r>
      </w:ins>
      <w:ins w:id="1915" w:author="PR Preview" w:date="2026-01-01T00:00:00Z">
        <w:r>
          <w:t xml:space="preserve"> (The quadratic model and Taylor’s theorem). </w:t>
        </w:r>
      </w:ins>
      <w:ins w:id="1916" w:author="PR Preview" w:date="2026-01-01T00:00:00Z">
        <w:r>
          <w:t xml:space="preserve">When the second partial derivatives of</w:t>
        </w:r>
      </w:ins>
      <w:ins w:id="1917" w:author="PR Preview" w:date="2026-01-01T00:00:00Z">
        <w:r>
          <w:t xml:space="preserve"> </w:t>
        </w:r>
      </w:ins>
      <m:oMath>
        <m:r>
          <m:t>f</m:t>
        </m:r>
      </m:oMath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are continuous,</w:t>
        </w:r>
      </w:ins>
      <w:ins w:id="1920" w:author="PR Preview" w:date="2026-01-01T00:00:00Z">
        <w:r>
          <w:t xml:space="preserve"> </w:t>
        </w:r>
      </w:ins>
      <w:hyperlink w:anchor="thm-taylor-mv">
        <w:ins w:id="192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says that</w:t>
        </w:r>
      </w:ins>
      <w:ins w:id="19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equals the expression for</w:t>
        </w:r>
      </w:ins>
      <w:ins w:id="1927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in</w:t>
        </w:r>
      </w:ins>
      <w:ins w:id="1930" w:author="PR Preview" w:date="2026-01-01T00:00:00Z">
        <w:r>
          <w:t xml:space="preserve"> </w:t>
        </w:r>
      </w:ins>
      <w:hyperlink w:anchor="def-quadratic-model">
        <w:ins w:id="1931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with the Hessian evaluated at a point between</w:t>
        </w:r>
      </w:ins>
      <w:ins w:id="19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and</w:t>
        </w:r>
      </w:ins>
      <w:ins w:id="19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ins w:id="1938" w:author="PR Preview" w:date="2026-01-01T00:00:00Z">
        <w:r>
          <w:t xml:space="preserve">.</w:t>
        </w:r>
      </w:ins>
    </w:p>
    <w:bookmarkEnd w:id="154"/>
    <w:bookmarkStart w:id="155" w:name="thm-newton-model"/>
    <w:p>
      <w:pPr>
        <w:pStyle w:val="BodyText"/>
      </w:pPr>
      <w:ins w:id="1939" w:author="PR Preview" w:date="2026-01-01T00:00:00Z">
        <w:r>
          <w:rPr>
            <w:b/>
            <w:bCs/>
          </w:rPr>
          <w:t xml:space="preserve">Theorem 12 (The Newton step minimizes the quadratic model)</w:t>
        </w:r>
      </w:ins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Let</w:t>
        </w:r>
      </w:ins>
      <w:ins w:id="1942" w:author="PR Preview" w:date="2026-01-01T00:00:00Z">
        <w:r>
          <w:t xml:space="preserve"> </w:t>
        </w:r>
      </w:ins>
      <m:oMath>
        <m:r>
          <m:t>q</m:t>
        </m:r>
      </m:oMath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be the quadratic model of</w:t>
        </w:r>
      </w:ins>
      <w:ins w:id="1945" w:author="PR Preview" w:date="2026-01-01T00:00:00Z">
        <w:r>
          <w:t xml:space="preserve"> </w:t>
        </w:r>
      </w:ins>
      <m:oMath>
        <m:r>
          <m:t>f</m:t>
        </m:r>
      </m:oMath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at</w:t>
        </w:r>
      </w:ins>
      <w:ins w:id="19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949" w:author="PR Preview" w:date="2026-01-01T00:00:00Z">
        <w:r>
          <w:t xml:space="preserve"> </w:t>
        </w:r>
      </w:ins>
      <w:ins w:id="1950" w:author="PR Preview" w:date="2026-01-01T00:00:00Z">
        <w:r>
          <w:t xml:space="preserve">(</w:t>
        </w:r>
      </w:ins>
      <w:hyperlink w:anchor="def-quadratic-model">
        <w:ins w:id="1951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952" w:author="PR Preview" w:date="2026-01-01T00:00:00Z">
        <w:r>
          <w:t xml:space="preserve">),</w:t>
        </w:r>
      </w:ins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with</w:t>
        </w:r>
      </w:ins>
      <w:ins w:id="1955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956" w:author="PR Preview" w:date="2026-01-01T00:00:00Z">
        <w:r>
          <w:t xml:space="preserve"> </w:t>
        </w:r>
      </w:ins>
      <w:hyperlink r:id="rId64">
        <w:ins w:id="1957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1958" w:author="PR Preview" w:date="2026-01-01T00:00:00Z">
        <w:r>
          <w:t xml:space="preserve">.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Its unique minimizer is the Newton step</w:t>
        </w:r>
      </w:ins>
      <w:ins w:id="196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ins w:id="1962" w:author="PR Preview" w:date="2026-01-01T00:00:00Z">
        <w:r>
          <w:t xml:space="preserve">.</w:t>
        </w:r>
      </w:ins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del w:id="1963" w:author="PR Preview" w:date="2026-01-01T00:00:00Z">
        <w:r>
          <w:rPr>
            <w:b/>
            <w:bCs/>
          </w:rPr>
          <w:delText xml:space="preserve">Definition 16 (Quadratic convergence)</w:delText>
        </w:r>
      </w:del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A</w:delText>
        </w:r>
      </w:del>
      <w:del w:id="1966" w:author="PR Preview" w:date="2026-01-01T00:00:00Z">
        <w:r>
          <w:delText xml:space="preserve"> </w:delText>
        </w:r>
      </w:del>
      <w:hyperlink r:id="rId145">
        <w:del w:id="1967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96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969" w:author="PR Preview" w:date="2026-01-01T00:00:00Z">
        <w:r>
          <w:delText xml:space="preserve"> </w:delText>
        </w:r>
      </w:del>
      <w:del w:id="1970" w:author="PR Preview" w:date="2026-01-01T00:00:00Z">
        <w:r>
          <w:delText xml:space="preserve">in</w:delText>
        </w:r>
      </w:del>
      <w:del w:id="197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that converges (</w:delText>
        </w:r>
      </w:del>
      <w:hyperlink w:anchor="def-vector-sequence-limit">
        <w:del w:id="1974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975" w:author="PR Preview" w:date="2026-01-01T00:00:00Z">
        <w:r>
          <w:delText xml:space="preserve">) to</w:delText>
        </w:r>
      </w:del>
      <w:del w:id="197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rPr>
            <w:b/>
            <w:bCs/>
          </w:rPr>
          <w:delText xml:space="preserve">converges quadratically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if there is a constant</w:delText>
        </w:r>
      </w:del>
      <w:del w:id="1981" w:author="PR Preview" w:date="2026-01-01T00:00:00Z">
        <w:r>
          <w:delText xml:space="preserve"> </w:delText>
        </w:r>
      </w:del>
      <m:oMath>
        <m:r>
          <m:t>C</m:t>
        </m:r>
      </m:oMath>
      <w:del w:id="1982" w:author="PR Preview" w:date="2026-01-01T00:00:00Z">
        <w:r>
          <w:delText xml:space="preserve"> </w:delText>
        </w:r>
      </w:del>
      <w:del w:id="1983" w:author="PR Preview" w:date="2026-01-01T00:00:00Z">
        <w:r>
          <w:delText xml:space="preserve">with</w:delText>
        </w:r>
      </w:del>
    </w:p>
    <w:p>
      <w:pPr>
        <w:pStyle w:val="BodyText"/>
      </w:pPr>
      <w:ins w:id="1984" w:author="PR Preview" w:date="2026-01-01T00:00:00Z">
        <w:r>
          <w:rPr>
            <w:b/>
            <w:bCs/>
          </w:rPr>
          <w:t xml:space="preserve">Definition 25 (Quadratic convergence)</w:t>
        </w:r>
      </w:ins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A</w:t>
        </w:r>
      </w:ins>
      <w:ins w:id="1987" w:author="PR Preview" w:date="2026-01-01T00:00:00Z">
        <w:r>
          <w:t xml:space="preserve"> </w:t>
        </w:r>
      </w:ins>
      <w:hyperlink r:id="rId145">
        <w:ins w:id="1988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98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in</w:t>
        </w:r>
      </w:ins>
      <w:ins w:id="199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that converges (</w:t>
        </w:r>
      </w:ins>
      <w:hyperlink w:anchor="def-vector-sequence-limit">
        <w:ins w:id="1995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996" w:author="PR Preview" w:date="2026-01-01T00:00:00Z">
        <w:r>
          <w:t xml:space="preserve">) to</w:t>
        </w:r>
      </w:ins>
      <w:ins w:id="199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998" w:author="PR Preview" w:date="2026-01-01T00:00:00Z">
        <w:r>
          <w:t xml:space="preserve"> </w:t>
        </w:r>
      </w:ins>
      <w:ins w:id="1999" w:author="PR Preview" w:date="2026-01-01T00:00:00Z">
        <w:r>
          <w:rPr>
            <w:b/>
            <w:bCs/>
          </w:rPr>
          <w:t xml:space="preserve">converges quadratically</w:t>
        </w:r>
      </w:ins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if there is a constant</w:t>
        </w:r>
      </w:ins>
      <w:ins w:id="2002" w:author="PR Preview" w:date="2026-01-01T00:00:00Z">
        <w:r>
          <w:t xml:space="preserve"> </w:t>
        </w:r>
      </w:ins>
      <m:oMath>
        <m:r>
          <m:t>C</m:t>
        </m:r>
      </m:oMath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del w:id="2005" w:author="PR Preview" w:date="2026-01-01T00:00:00Z">
        <w:r>
          <w:delText xml:space="preserve">So near</w:delText>
        </w:r>
      </w:del>
      <w:del w:id="2006" w:author="PR Preview" w:date="2026-01-01T00:00:00Z">
        <w:r>
          <w:delText xml:space="preserve"> </w:delText>
        </w:r>
      </w:del>
      <m:oMath>
        <m:r>
          <m:t>2</m:t>
        </m:r>
      </m:oMath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the error is roughly squared and divided by</w:delText>
        </w:r>
      </w:del>
      <w:del w:id="2009" w:author="PR Preview" w:date="2026-01-01T00:00:00Z">
        <w:r>
          <w:delText xml:space="preserve"> </w:delText>
        </w:r>
      </w:del>
      <m:oMath>
        <m:r>
          <m:t>4</m:t>
        </m:r>
      </m:oMath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at each step:</w:delText>
        </w:r>
      </w:del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the errors are</w:delText>
        </w:r>
      </w:del>
      <w:del w:id="2014" w:author="PR Preview" w:date="2026-01-01T00:00:00Z">
        <w:r>
          <w:delText xml:space="preserve"> </w:delText>
        </w:r>
      </w:del>
      <m:oMath>
        <m:r>
          <m:t>0.05</m:t>
        </m:r>
      </m:oMath>
      <w:del w:id="2015" w:author="PR Preview" w:date="2026-01-01T00:00:00Z">
        <w:r>
          <w:delText xml:space="preserve">, then</w:delText>
        </w:r>
      </w:del>
      <w:del w:id="2016" w:author="PR Preview" w:date="2026-01-01T00:00:00Z">
        <w:r>
          <w:delText xml:space="preserve"> </w:delText>
        </w:r>
      </w:del>
      <m:oMath>
        <m:r>
          <m:t>0.00061</m:t>
        </m:r>
      </m:oMath>
      <w:del w:id="2017" w:author="PR Preview" w:date="2026-01-01T00:00:00Z">
        <w:r>
          <w:delText xml:space="preserve">, then</w:delText>
        </w:r>
      </w:del>
      <w:del w:id="2018" w:author="PR Preview" w:date="2026-01-01T00:00:00Z">
        <w:r>
          <w:delText xml:space="preserve"> </w:delText>
        </w:r>
      </w:del>
      <m:oMath>
        <m:r>
          <m:t>0.000000093</m:t>
        </m:r>
      </m:oMath>
      <w:del w:id="2019" w:author="PR Preview" w:date="2026-01-01T00:00:00Z">
        <w:r>
          <w:delText xml:space="preserve">,</w:delText>
        </w:r>
      </w:del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and</w:delText>
        </w:r>
      </w:del>
      <w:del w:id="2022" w:author="PR Preview" w:date="2026-01-01T00:00:00Z">
        <w:r>
          <w:delText xml:space="preserve"> </w:delText>
        </w:r>
      </w:del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del w:id="2023" w:author="PR Preview" w:date="2026-01-01T00:00:00Z">
        <w:r>
          <w:delText xml:space="preserve">.</w:delText>
        </w:r>
      </w:del>
      <w:del w:id="2024" w:author="PR Preview" w:date="2026-01-01T00:00:00Z">
        <w:r>
          <w:delText xml:space="preserve"> </w:delText>
        </w:r>
      </w:del>
      <w:del w:id="2025" w:author="PR Preview" w:date="2026-01-01T00:00:00Z">
        <w:r>
          <w:delText xml:space="preserve">The iterates converge quadratically (</w:delText>
        </w:r>
      </w:del>
      <w:hyperlink w:anchor="def-quadratic-convergence">
        <w:del w:id="2026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2027" w:author="PR Preview" w:date="2026-01-01T00:00:00Z">
        <w:r>
          <w:delText xml:space="preserve">):</w:delText>
        </w:r>
      </w:del>
      <w:del w:id="202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delText xml:space="preserve">works for every</w:delText>
        </w:r>
      </w:del>
      <w:del w:id="203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del w:id="2032" w:author="PR Preview" w:date="2026-01-01T00:00:00Z">
        <w:r>
          <w:delText xml:space="preserve">, since then</w:delText>
        </w:r>
      </w:del>
      <w:del w:id="2033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034" w:author="PR Preview" w:date="2026-01-01T00:00:00Z">
        <w:r>
          <w:delText xml:space="preserve">,</w:delText>
        </w:r>
      </w:del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and every iterate from</w:delText>
        </w:r>
      </w:del>
      <w:del w:id="2037" w:author="PR Preview" w:date="2026-01-01T00:00:00Z">
        <w:r>
          <w:delText xml:space="preserve"> </w:delText>
        </w:r>
      </w:del>
      <m:oMath>
        <m:r>
          <m:t>2.5</m:t>
        </m:r>
      </m:oMath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is at least</w:delText>
        </w:r>
      </w:del>
      <w:del w:id="2040" w:author="PR Preview" w:date="2026-01-01T00:00:00Z">
        <w:r>
          <w:delText xml:space="preserve"> </w:delText>
        </w:r>
      </w:del>
      <m:oMath>
        <m:r>
          <m:t>2</m:t>
        </m:r>
      </m:oMath>
      <w:del w:id="2041" w:author="PR Preview" w:date="2026-01-01T00:00:00Z">
        <w:r>
          <w:delText xml:space="preserve">, since the identity makes</w:delText>
        </w:r>
      </w:del>
      <w:del w:id="204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whenever</w:delText>
        </w:r>
      </w:del>
      <w:del w:id="204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del w:id="2046" w:author="PR Preview" w:date="2026-01-01T00:00:00Z">
        <w:r>
          <w:delText xml:space="preserve">.</w:delText>
        </w:r>
      </w:del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Zhou (2024)</w:delText>
        </w:r>
      </w:del>
      <w:del w:id="2049" w:author="PR Preview" w:date="2026-01-01T00:00:00Z">
        <w:r>
          <w:delText xml:space="preserve"> </w:delText>
        </w:r>
      </w:del>
      <w:del w:id="2050" w:author="PR Preview" w:date="2026-01-01T00:00:00Z">
        <w:r>
          <w:delText xml:space="preserve">states such a bound for Newton’s method in general;</w:delText>
        </w:r>
      </w:del>
      <w:del w:id="2051" w:author="PR Preview" w:date="2026-01-01T00:00:00Z">
        <w:r>
          <w:delText xml:space="preserve"> </w:delText>
        </w:r>
      </w:del>
      <w:del w:id="2052" w:author="PR Preview" w:date="2026-01-01T00:00:00Z">
        <w:r>
          <w:delText xml:space="preserve">it holds from starting points close enough to a minimizer where the Hessian is positive definite,</w:delText>
        </w:r>
      </w:del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when near that minimizer the Hessian changes by at most a constant times the distance moved,</w:delText>
        </w:r>
      </w:del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which these notes do not prove.</w:delText>
        </w:r>
      </w:del>
    </w:p>
    <w:p>
      <w:pPr>
        <w:pStyle w:val="FirstParagraph"/>
      </w:pPr>
      <w:ins w:id="2057" w:author="PR Preview" w:date="2026-01-01T00:00:00Z">
        <w:r>
          <w:t xml:space="preserve">So near</w:t>
        </w:r>
      </w:ins>
      <w:ins w:id="2058" w:author="PR Preview" w:date="2026-01-01T00:00:00Z">
        <w:r>
          <w:t xml:space="preserve"> </w:t>
        </w:r>
      </w:ins>
      <m:oMath>
        <m:r>
          <m:t>2</m:t>
        </m:r>
      </m:oMath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the error is roughly squared and divided by</w:t>
        </w:r>
      </w:ins>
      <w:ins w:id="2061" w:author="PR Preview" w:date="2026-01-01T00:00:00Z">
        <w:r>
          <w:t xml:space="preserve"> </w:t>
        </w:r>
      </w:ins>
      <m:oMath>
        <m:r>
          <m:t>4</m:t>
        </m:r>
      </m:oMath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at each step: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the errors are</w:t>
        </w:r>
      </w:ins>
      <w:ins w:id="2066" w:author="PR Preview" w:date="2026-01-01T00:00:00Z">
        <w:r>
          <w:t xml:space="preserve"> </w:t>
        </w:r>
      </w:ins>
      <m:oMath>
        <m:r>
          <m:t>0.05</m:t>
        </m:r>
      </m:oMath>
      <w:ins w:id="2067" w:author="PR Preview" w:date="2026-01-01T00:00:00Z">
        <w:r>
          <w:t xml:space="preserve">, then</w:t>
        </w:r>
      </w:ins>
      <w:ins w:id="2068" w:author="PR Preview" w:date="2026-01-01T00:00:00Z">
        <w:r>
          <w:t xml:space="preserve"> </w:t>
        </w:r>
      </w:ins>
      <m:oMath>
        <m:r>
          <m:t>0.00061</m:t>
        </m:r>
      </m:oMath>
      <w:ins w:id="2069" w:author="PR Preview" w:date="2026-01-01T00:00:00Z">
        <w:r>
          <w:t xml:space="preserve">, then</w:t>
        </w:r>
      </w:ins>
      <w:ins w:id="2070" w:author="PR Preview" w:date="2026-01-01T00:00:00Z">
        <w:r>
          <w:t xml:space="preserve"> </w:t>
        </w:r>
      </w:ins>
      <m:oMath>
        <m:r>
          <m:t>0.000000093</m:t>
        </m:r>
      </m:oMath>
      <w:ins w:id="2071" w:author="PR Preview" w:date="2026-01-01T00:00:00Z">
        <w:r>
          <w:t xml:space="preserve">,</w:t>
        </w:r>
      </w:ins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and</w:t>
        </w:r>
      </w:ins>
      <w:ins w:id="2074" w:author="PR Preview" w:date="2026-01-01T00:00:00Z">
        <w:r>
          <w:t xml:space="preserve"> </w:t>
        </w:r>
      </w:ins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ins w:id="2075" w:author="PR Preview" w:date="2026-01-01T00:00:00Z">
        <w:r>
          <w:t xml:space="preserve">.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The iterates converge quadratically (</w:t>
        </w:r>
      </w:ins>
      <w:hyperlink w:anchor="def-quadratic-convergence">
        <w:ins w:id="2078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2079" w:author="PR Preview" w:date="2026-01-01T00:00:00Z">
        <w:r>
          <w:t xml:space="preserve">):</w:t>
        </w:r>
      </w:ins>
      <w:ins w:id="208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works for every</w:t>
        </w:r>
      </w:ins>
      <w:ins w:id="208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ins w:id="2084" w:author="PR Preview" w:date="2026-01-01T00:00:00Z">
        <w:r>
          <w:t xml:space="preserve">, since then</w:t>
        </w:r>
      </w:ins>
      <w:ins w:id="2085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086" w:author="PR Preview" w:date="2026-01-01T00:00:00Z">
        <w:r>
          <w:t xml:space="preserve">,</w:t>
        </w:r>
      </w:ins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and every iterate from</w:t>
        </w:r>
      </w:ins>
      <w:ins w:id="2089" w:author="PR Preview" w:date="2026-01-01T00:00:00Z">
        <w:r>
          <w:t xml:space="preserve"> </w:t>
        </w:r>
      </w:ins>
      <m:oMath>
        <m:r>
          <m:t>2.5</m:t>
        </m:r>
      </m:oMath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is at least</w:t>
        </w:r>
      </w:ins>
      <w:ins w:id="2092" w:author="PR Preview" w:date="2026-01-01T00:00:00Z">
        <w:r>
          <w:t xml:space="preserve"> </w:t>
        </w:r>
      </w:ins>
      <m:oMath>
        <m:r>
          <m:t>2</m:t>
        </m:r>
      </m:oMath>
      <w:ins w:id="2093" w:author="PR Preview" w:date="2026-01-01T00:00:00Z">
        <w:r>
          <w:t xml:space="preserve">, since the identity makes</w:t>
        </w:r>
      </w:ins>
      <w:ins w:id="209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whenever</w:t>
        </w:r>
      </w:ins>
      <w:ins w:id="209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ins w:id="2098" w:author="PR Preview" w:date="2026-01-01T00:00:00Z">
        <w:r>
          <w:t xml:space="preserve">.</w:t>
        </w:r>
      </w:ins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Zhou (2024)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states such a bound for Newton’s method in general;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it holds from starting points close enough to a minimizer where the Hessian is positive definite,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when near that minimizer the Hessian changes by at most a constant times the distance moved,</w:t>
        </w:r>
      </w:ins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which these notes do not prove.</w:t>
        </w:r>
      </w:ins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del w:id="2109" w:author="PR Preview" w:date="2026-01-01T00:00:00Z">
        <w:r>
          <w:rPr>
            <w:b/>
            <w:bCs/>
          </w:rPr>
          <w:delText xml:space="preserve">Theorem 13 (Newton’s method minimizes a quadratic in one step)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Let</w:delText>
        </w:r>
      </w:del>
      <w:del w:id="211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113" w:author="PR Preview" w:date="2026-01-01T00:00:00Z">
        <w:r>
          <w:delText xml:space="preserve"> </w:delText>
        </w:r>
      </w:del>
      <w:del w:id="2114" w:author="PR Preview" w:date="2026-01-01T00:00:00Z">
        <w:r>
          <w:delText xml:space="preserve">be a</w:delText>
        </w:r>
      </w:del>
      <w:del w:id="211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116" w:author="PR Preview" w:date="2026-01-01T00:00:00Z">
        <w:r>
          <w:delText xml:space="preserve"> </w:delText>
        </w:r>
      </w:del>
      <w:hyperlink r:id="rId64">
        <w:del w:id="2117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2118" w:author="PR Preview" w:date="2026-01-01T00:00:00Z">
        <w:r>
          <w:delText xml:space="preserve"> </w:delText>
        </w:r>
      </w:del>
      <w:del w:id="2119" w:author="PR Preview" w:date="2026-01-01T00:00:00Z">
        <w:r>
          <w:delText xml:space="preserve">matrix,</w:delText>
        </w:r>
      </w:del>
      <w:del w:id="21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21" w:author="PR Preview" w:date="2026-01-01T00:00:00Z">
        <w:r>
          <w:delText xml:space="preserve">,</w:delText>
        </w:r>
      </w:del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and</w:delText>
        </w:r>
      </w:del>
      <w:del w:id="21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del w:id="2125" w:author="PR Preview" w:date="2026-01-01T00:00:00Z">
        <w:r>
          <w:delText xml:space="preserve">.</w:delText>
        </w:r>
      </w:del>
      <w:del w:id="2126" w:author="PR Preview" w:date="2026-01-01T00:00:00Z">
        <w:r>
          <w:delText xml:space="preserve"> </w:delText>
        </w:r>
      </w:del>
      <w:del w:id="2127" w:author="PR Preview" w:date="2026-01-01T00:00:00Z">
        <w:r>
          <w:delText xml:space="preserve">From any</w:delText>
        </w:r>
      </w:del>
      <w:del w:id="212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2129" w:author="PR Preview" w:date="2026-01-01T00:00:00Z">
        <w:r>
          <w:delText xml:space="preserve">, Newton’s method (</w:delText>
        </w:r>
      </w:del>
      <w:hyperlink w:anchor="def-newton-method">
        <w:del w:id="213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131" w:author="PR Preview" w:date="2026-01-01T00:00:00Z">
        <w:r>
          <w:delText xml:space="preserve">) gives</w:delText>
        </w:r>
      </w:del>
      <w:del w:id="213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del w:id="2133" w:author="PR Preview" w:date="2026-01-01T00:00:00Z">
        <w:r>
          <w:delText xml:space="preserve">,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the unique minimizer of</w:delText>
        </w:r>
      </w:del>
      <w:del w:id="2136" w:author="PR Preview" w:date="2026-01-01T00:00:00Z">
        <w:r>
          <w:delText xml:space="preserve"> </w:delText>
        </w:r>
      </w:del>
      <m:oMath>
        <m:r>
          <m:t>f</m:t>
        </m:r>
      </m:oMath>
      <w:del w:id="2137" w:author="PR Preview" w:date="2026-01-01T00:00:00Z">
        <w:r>
          <w:delText xml:space="preserve">.</w:delText>
        </w:r>
      </w:del>
    </w:p>
    <w:p>
      <w:pPr>
        <w:pStyle w:val="BodyText"/>
      </w:pPr>
      <w:ins w:id="2138" w:author="PR Preview" w:date="2026-01-01T00:00:00Z">
        <w:r>
          <w:rPr>
            <w:b/>
            <w:bCs/>
          </w:rPr>
          <w:t xml:space="preserve">Theorem 13 (Newton’s method minimizes a quadratic in one step)</w:t>
        </w:r>
      </w:ins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Let</w:t>
        </w:r>
      </w:ins>
      <w:ins w:id="214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be a</w:t>
        </w:r>
      </w:ins>
      <w:ins w:id="214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145" w:author="PR Preview" w:date="2026-01-01T00:00:00Z">
        <w:r>
          <w:t xml:space="preserve"> </w:t>
        </w:r>
      </w:ins>
      <w:hyperlink r:id="rId64">
        <w:ins w:id="2146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matrix,</w:t>
        </w:r>
      </w:ins>
      <w:ins w:id="21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150" w:author="PR Preview" w:date="2026-01-01T00:00:00Z">
        <w:r>
          <w:t xml:space="preserve">,</w:t>
        </w:r>
      </w:ins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and</w:t>
        </w:r>
      </w:ins>
      <w:ins w:id="21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ins w:id="2154" w:author="PR Preview" w:date="2026-01-01T00:00:00Z">
        <w:r>
          <w:t xml:space="preserve">.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From any</w:t>
        </w:r>
      </w:ins>
      <w:ins w:id="215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2158" w:author="PR Preview" w:date="2026-01-01T00:00:00Z">
        <w:r>
          <w:t xml:space="preserve">, Newton’s method (</w:t>
        </w:r>
      </w:ins>
      <w:hyperlink w:anchor="def-newton-method">
        <w:ins w:id="215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160" w:author="PR Preview" w:date="2026-01-01T00:00:00Z">
        <w:r>
          <w:t xml:space="preserve">) gives</w:t>
        </w:r>
      </w:ins>
      <w:ins w:id="216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ins w:id="2162" w:author="PR Preview" w:date="2026-01-01T00:00:00Z">
        <w:r>
          <w:t xml:space="preserve">,</w:t>
        </w:r>
      </w:ins>
      <w:ins w:id="2163" w:author="PR Preview" w:date="2026-01-01T00:00:00Z">
        <w:r>
          <w:t xml:space="preserve"> </w:t>
        </w:r>
      </w:ins>
      <w:ins w:id="2164" w:author="PR Preview" w:date="2026-01-01T00:00:00Z">
        <w:r>
          <w:t xml:space="preserve">the unique minimizer of</w:t>
        </w:r>
      </w:ins>
      <w:ins w:id="2165" w:author="PR Preview" w:date="2026-01-01T00:00:00Z">
        <w:r>
          <w:t xml:space="preserve"> </w:t>
        </w:r>
      </w:ins>
      <m:oMath>
        <m:r>
          <m:t>f</m:t>
        </m:r>
      </m:oMath>
      <w:ins w:id="2166" w:author="PR Preview" w:date="2026-01-01T00:00:00Z">
        <w:r>
          <w:t xml:space="preserve">.</w:t>
        </w:r>
      </w:ins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del w:id="2167" w:author="PR Preview" w:date="2026-01-01T00:00:00Z">
        <w:r>
          <w:rPr>
            <w:b/>
            <w:bCs/>
          </w:rPr>
          <w:delText xml:space="preserve">Definition 17 (Gradient descent)</w:delText>
        </w:r>
      </w:del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Let</w:delText>
        </w:r>
      </w:del>
      <w:del w:id="21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have first partial derivatives,</w:delText>
        </w:r>
      </w:del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let</w:delText>
        </w:r>
      </w:del>
      <w:del w:id="217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be a starting point,</w:delText>
        </w:r>
      </w:del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and let</w:delText>
        </w:r>
      </w:del>
      <w:del w:id="2180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181" w:author="PR Preview" w:date="2026-01-01T00:00:00Z">
        <w:r>
          <w:delText xml:space="preserve"> </w:delText>
        </w:r>
      </w:del>
      <w:del w:id="2182" w:author="PR Preview" w:date="2026-01-01T00:00:00Z">
        <w:r>
          <w:delText xml:space="preserve">be positive</w:delText>
        </w:r>
      </w:del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rPr>
            <w:b/>
            <w:bCs/>
          </w:rPr>
          <w:delText xml:space="preserve">step lengths</w:delText>
        </w:r>
      </w:del>
      <w:del w:id="2185" w:author="PR Preview" w:date="2026-01-01T00:00:00Z">
        <w:r>
          <w:delText xml:space="preserve">.</w:delText>
        </w:r>
      </w:del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rPr>
            <w:b/>
            <w:bCs/>
          </w:rPr>
          <w:delText xml:space="preserve">Gradient descent</w:delText>
        </w:r>
      </w:del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computes, for</w:delText>
        </w:r>
      </w:del>
      <w:del w:id="219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191" w:author="PR Preview" w:date="2026-01-01T00:00:00Z">
        <w:r>
          <w:delText xml:space="preserve">,</w:delText>
        </w:r>
      </w:del>
    </w:p>
    <w:p>
      <w:pPr>
        <w:pStyle w:val="BodyText"/>
      </w:pPr>
      <w:ins w:id="2192" w:author="PR Preview" w:date="2026-01-01T00:00:00Z">
        <w:r>
          <w:rPr>
            <w:b/>
            <w:bCs/>
          </w:rPr>
          <w:t xml:space="preserve">Definition 26 (Gradient descent)</w:t>
        </w:r>
      </w:ins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Let</w:t>
        </w:r>
      </w:ins>
      <w:ins w:id="21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have first partial derivatives,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let</w:t>
        </w:r>
      </w:ins>
      <w:ins w:id="220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be a starting point,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and let</w:t>
        </w:r>
      </w:ins>
      <w:ins w:id="2205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be positive</w:t>
        </w:r>
      </w:ins>
      <w:ins w:id="2208" w:author="PR Preview" w:date="2026-01-01T00:00:00Z">
        <w:r>
          <w:t xml:space="preserve"> </w:t>
        </w:r>
      </w:ins>
      <w:ins w:id="2209" w:author="PR Preview" w:date="2026-01-01T00:00:00Z">
        <w:r>
          <w:rPr>
            <w:b/>
            <w:bCs/>
          </w:rPr>
          <w:t xml:space="preserve">step lengths</w:t>
        </w:r>
      </w:ins>
      <w:ins w:id="2210" w:author="PR Preview" w:date="2026-01-01T00:00:00Z">
        <w:r>
          <w:t xml:space="preserve">.</w:t>
        </w:r>
      </w:ins>
      <w:ins w:id="2211" w:author="PR Preview" w:date="2026-01-01T00:00:00Z">
        <w:r>
          <w:t xml:space="preserve"> </w:t>
        </w:r>
      </w:ins>
      <w:ins w:id="2212" w:author="PR Preview" w:date="2026-01-01T00:00:00Z">
        <w:r>
          <w:rPr>
            <w:b/>
            <w:bCs/>
          </w:rPr>
          <w:t xml:space="preserve">Gradient descent</w:t>
        </w:r>
      </w:ins>
      <w:ins w:id="2213" w:author="PR Preview" w:date="2026-01-01T00:00:00Z">
        <w:r>
          <w:t xml:space="preserve"> </w:t>
        </w:r>
      </w:ins>
      <w:ins w:id="2214" w:author="PR Preview" w:date="2026-01-01T00:00:00Z">
        <w:r>
          <w:t xml:space="preserve">computes, for</w:t>
        </w:r>
      </w:ins>
      <w:ins w:id="221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21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del w:id="2217" w:author="PR Preview" w:date="2026-01-01T00:00:00Z">
        <w:r>
          <w:rPr>
            <w:i/>
            <w:iCs/>
          </w:rPr>
          <w:delText xml:space="preserve">Remark 4</w:delText>
        </w:r>
      </w:del>
      <w:del w:id="2218" w:author="PR Preview" w:date="2026-01-01T00:00:00Z">
        <w:r>
          <w:delText xml:space="preserve"> (Gradient descent as Newton’s method with a simpler Hessian). </w:delText>
        </w:r>
      </w:del>
      <w:del w:id="2219" w:author="PR Preview" w:date="2026-01-01T00:00:00Z">
        <w:r>
          <w:delText xml:space="preserve">Gradient descent (</w:delText>
        </w:r>
      </w:del>
      <w:hyperlink w:anchor="def-gradient-descent">
        <w:del w:id="2220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221" w:author="PR Preview" w:date="2026-01-01T00:00:00Z">
        <w:r>
          <w:delText xml:space="preserve">) is Newton’s method (</w:delText>
        </w:r>
      </w:del>
      <w:hyperlink w:anchor="def-newton-method">
        <w:del w:id="222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223" w:author="PR Preview" w:date="2026-01-01T00:00:00Z">
        <w:r>
          <w:delText xml:space="preserve">) with the Hessian replaced by</w:delText>
        </w:r>
      </w:del>
      <w:del w:id="2224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225" w:author="PR Preview" w:date="2026-01-01T00:00:00Z">
        <w:r>
          <w:delText xml:space="preserve">,</w:delText>
        </w:r>
      </w:del>
      <w:del w:id="2226" w:author="PR Preview" w:date="2026-01-01T00:00:00Z">
        <w:r>
          <w:delText xml:space="preserve"> </w:delText>
        </w:r>
      </w:del>
      <w:del w:id="2227" w:author="PR Preview" w:date="2026-01-01T00:00:00Z">
        <w:r>
          <w:delText xml:space="preserve">so it needs no second derivatives.</w:delText>
        </w:r>
      </w:del>
    </w:p>
    <w:p>
      <w:pPr>
        <w:pStyle w:val="BodyText"/>
      </w:pPr>
      <w:del w:id="2228" w:author="PR Preview" w:date="2026-01-01T00:00:00Z">
        <w:r>
          <w:rPr>
            <w:b/>
            <w:bCs/>
          </w:rPr>
          <w:delText xml:space="preserve">Definition 18 (Line search and exact line search)</w:delText>
        </w:r>
      </w:del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In gradient descent (</w:delText>
        </w:r>
      </w:del>
      <w:hyperlink w:anchor="def-gradient-descent">
        <w:del w:id="2231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232" w:author="PR Preview" w:date="2026-01-01T00:00:00Z">
        <w:r>
          <w:delText xml:space="preserve">),</w:delText>
        </w:r>
      </w:del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a</w:delText>
        </w:r>
      </w:del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rPr>
            <w:b/>
            <w:bCs/>
          </w:rPr>
          <w:delText xml:space="preserve">line search</w:delText>
        </w:r>
      </w:del>
      <w:del w:id="2237" w:author="PR Preview" w:date="2026-01-01T00:00:00Z">
        <w:r>
          <w:delText xml:space="preserve"> </w:delText>
        </w:r>
      </w:del>
      <w:del w:id="2238" w:author="PR Preview" w:date="2026-01-01T00:00:00Z">
        <w:r>
          <w:delText xml:space="preserve">is a rule that chooses the step length</w:delText>
        </w:r>
      </w:del>
      <w:del w:id="2239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by examining the values of</w:delText>
        </w:r>
      </w:del>
      <w:del w:id="2242" w:author="PR Preview" w:date="2026-01-01T00:00:00Z">
        <w:r>
          <w:delText xml:space="preserve"> </w:delText>
        </w:r>
      </w:del>
      <m:oMath>
        <m:r>
          <m:t>f</m:t>
        </m:r>
      </m:oMath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along the line</w:delText>
        </w:r>
      </w:del>
      <w:del w:id="22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2246" w:author="PR Preview" w:date="2026-01-01T00:00:00Z">
        <w:r>
          <w:delText xml:space="preserve">.</w:delText>
        </w:r>
      </w:del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rPr>
            <w:b/>
            <w:bCs/>
          </w:rPr>
          <w:delText xml:space="preserve">Exact line search</w:delText>
        </w:r>
      </w:del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is the line search that chooses</w:delText>
        </w:r>
      </w:del>
      <w:del w:id="2251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to minimize</w:delText>
        </w:r>
      </w:del>
      <w:del w:id="22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over</w:delText>
        </w:r>
      </w:del>
      <w:del w:id="225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2258" w:author="PR Preview" w:date="2026-01-01T00:00:00Z">
        <w:r>
          <w:delText xml:space="preserve">.</w:delText>
        </w:r>
      </w:del>
    </w:p>
    <w:p>
      <w:pPr>
        <w:pStyle w:val="FirstParagraph"/>
      </w:pPr>
      <w:ins w:id="2259" w:author="PR Preview" w:date="2026-01-01T00:00:00Z">
        <w:r>
          <w:rPr>
            <w:i/>
            <w:iCs/>
          </w:rPr>
          <w:t xml:space="preserve">Remark 4</w:t>
        </w:r>
      </w:ins>
      <w:ins w:id="2260" w:author="PR Preview" w:date="2026-01-01T00:00:00Z">
        <w:r>
          <w:t xml:space="preserve"> (Gradient descent as Newton’s method with a simpler Hessian). </w:t>
        </w:r>
      </w:ins>
      <w:ins w:id="2261" w:author="PR Preview" w:date="2026-01-01T00:00:00Z">
        <w:r>
          <w:t xml:space="preserve">Gradient descent (</w:t>
        </w:r>
      </w:ins>
      <w:hyperlink w:anchor="def-gradient-descent">
        <w:ins w:id="2262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2263" w:author="PR Preview" w:date="2026-01-01T00:00:00Z">
        <w:r>
          <w:t xml:space="preserve">) is Newton’s method (</w:t>
        </w:r>
      </w:ins>
      <w:hyperlink w:anchor="def-newton-method">
        <w:ins w:id="2264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265" w:author="PR Preview" w:date="2026-01-01T00:00:00Z">
        <w:r>
          <w:t xml:space="preserve">) with the Hessian replaced by</w:t>
        </w:r>
      </w:ins>
      <w:ins w:id="226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267" w:author="PR Preview" w:date="2026-01-01T00:00:00Z">
        <w:r>
          <w:t xml:space="preserve">,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so it needs no second derivatives.</w:t>
        </w:r>
      </w:ins>
    </w:p>
    <w:bookmarkEnd w:id="165"/>
    <w:bookmarkStart w:id="166" w:name="def-line-search"/>
    <w:p>
      <w:pPr>
        <w:pStyle w:val="BodyText"/>
      </w:pPr>
      <w:ins w:id="2270" w:author="PR Preview" w:date="2026-01-01T00:00:00Z">
        <w:r>
          <w:rPr>
            <w:b/>
            <w:bCs/>
          </w:rPr>
          <w:t xml:space="preserve">Definition 27 (Line search)</w:t>
        </w:r>
      </w:ins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In gradient descent (</w:t>
        </w:r>
      </w:ins>
      <w:hyperlink w:anchor="def-gradient-descent">
        <w:ins w:id="2273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2274" w:author="PR Preview" w:date="2026-01-01T00:00:00Z">
        <w:r>
          <w:t xml:space="preserve">),</w:t>
        </w:r>
      </w:ins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a</w:t>
        </w:r>
      </w:ins>
      <w:ins w:id="2277" w:author="PR Preview" w:date="2026-01-01T00:00:00Z">
        <w:r>
          <w:t xml:space="preserve"> </w:t>
        </w:r>
      </w:ins>
      <w:ins w:id="2278" w:author="PR Preview" w:date="2026-01-01T00:00:00Z">
        <w:r>
          <w:rPr>
            <w:b/>
            <w:bCs/>
          </w:rPr>
          <w:t xml:space="preserve">line search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is a rule that chooses the step length</w:t>
        </w:r>
      </w:ins>
      <w:ins w:id="2281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by examining the values of</w:t>
        </w:r>
      </w:ins>
      <w:ins w:id="2284" w:author="PR Preview" w:date="2026-01-01T00:00:00Z">
        <w:r>
          <w:t xml:space="preserve"> </w:t>
        </w:r>
      </w:ins>
      <m:oMath>
        <m:r>
          <m:t>f</m:t>
        </m:r>
      </m:oMath>
      <w:ins w:id="2285" w:author="PR Preview" w:date="2026-01-01T00:00:00Z">
        <w:r>
          <w:t xml:space="preserve"> </w:t>
        </w:r>
      </w:ins>
      <w:ins w:id="2286" w:author="PR Preview" w:date="2026-01-01T00:00:00Z">
        <w:r>
          <w:t xml:space="preserve">along the line</w:t>
        </w:r>
      </w:ins>
      <w:ins w:id="228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2288" w:author="PR Preview" w:date="2026-01-01T00:00:00Z">
        <w:r>
          <w:t xml:space="preserve">.</w:t>
        </w:r>
      </w:ins>
    </w:p>
    <w:bookmarkEnd w:id="166"/>
    <w:bookmarkStart w:id="167" w:name="def-exact-line-search"/>
    <w:p>
      <w:pPr>
        <w:pStyle w:val="BodyText"/>
      </w:pPr>
      <w:ins w:id="2289" w:author="PR Preview" w:date="2026-01-01T00:00:00Z">
        <w:r>
          <w:rPr>
            <w:b/>
            <w:bCs/>
          </w:rPr>
          <w:t xml:space="preserve">Definition 28 (Exact line search)</w:t>
        </w:r>
      </w:ins>
      <w:ins w:id="2290" w:author="PR Preview" w:date="2026-01-01T00:00:00Z">
        <w:r>
          <w:t xml:space="preserve"> </w:t>
        </w:r>
      </w:ins>
      <w:ins w:id="2291" w:author="PR Preview" w:date="2026-01-01T00:00:00Z">
        <w:r>
          <w:rPr>
            <w:b/>
            <w:bCs/>
          </w:rPr>
          <w:t xml:space="preserve">Exact line search</w:t>
        </w:r>
      </w:ins>
      <w:ins w:id="2292" w:author="PR Preview" w:date="2026-01-01T00:00:00Z">
        <w:r>
          <w:t xml:space="preserve"> </w:t>
        </w:r>
      </w:ins>
      <w:ins w:id="2293" w:author="PR Preview" w:date="2026-01-01T00:00:00Z">
        <w:r>
          <w:t xml:space="preserve">is the line search (</w:t>
        </w:r>
      </w:ins>
      <w:hyperlink w:anchor="def-line-search">
        <w:ins w:id="2294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2295" w:author="PR Preview" w:date="2026-01-01T00:00:00Z">
        <w:r>
          <w:t xml:space="preserve">) that chooses</w:t>
        </w:r>
      </w:ins>
      <w:ins w:id="2296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297" w:author="PR Preview" w:date="2026-01-01T00:00:00Z">
        <w:r>
          <w:t xml:space="preserve"> </w:t>
        </w:r>
      </w:ins>
      <w:ins w:id="2298" w:author="PR Preview" w:date="2026-01-01T00:00:00Z">
        <w:r>
          <w:t xml:space="preserve">to minimize</w:t>
        </w:r>
      </w:ins>
      <w:ins w:id="22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over</w:t>
        </w:r>
      </w:ins>
      <w:ins w:id="230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303" w:author="PR Preview" w:date="2026-01-01T00:00:00Z">
        <w:r>
          <w:t xml:space="preserve">.</w:t>
        </w:r>
      </w:ins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del w:id="2304" w:author="PR Preview" w:date="2026-01-01T00:00:00Z">
        <w:r>
          <w:rPr>
            <w:b/>
            <w:bCs/>
          </w:rPr>
          <w:delText xml:space="preserve">Definition 19 (Descent direction)</w:delText>
        </w:r>
      </w:del>
      <w:del w:id="2305" w:author="PR Preview" w:date="2026-01-01T00:00:00Z">
        <w:r>
          <w:delText xml:space="preserve"> </w:delText>
        </w:r>
      </w:del>
      <w:del w:id="2306" w:author="PR Preview" w:date="2026-01-01T00:00:00Z">
        <w:r>
          <w:delText xml:space="preserve">Let</w:delText>
        </w:r>
      </w:del>
      <w:del w:id="23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have a gradient</w:delText>
        </w:r>
      </w:del>
      <w:del w:id="231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at</w:delText>
        </w:r>
      </w:del>
      <w:del w:id="231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314" w:author="PR Preview" w:date="2026-01-01T00:00:00Z">
        <w:r>
          <w:delText xml:space="preserve">.</w:delText>
        </w:r>
      </w:del>
      <w:del w:id="2315" w:author="PR Preview" w:date="2026-01-01T00:00:00Z">
        <w:r>
          <w:delText xml:space="preserve"> </w:delText>
        </w:r>
      </w:del>
      <w:del w:id="2316" w:author="PR Preview" w:date="2026-01-01T00:00:00Z">
        <w:r>
          <w:delText xml:space="preserve">A direction</w:delText>
        </w:r>
      </w:del>
      <w:del w:id="231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d</m:t>
            </m:r>
          </m:e>
        </m:acc>
      </m:oMath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(</w:delText>
        </w:r>
      </w:del>
      <w:hyperlink r:id="rId169">
        <w:del w:id="2320" w:author="PR Preview" w:date="2026-01-01T00:00:00Z">
          <w:r>
            <w:rPr>
              <w:rStyle w:val="Hyperlink"/>
            </w:rPr>
            <w:delText xml:space="preserve">direction</w:delText>
          </w:r>
        </w:del>
      </w:hyperlink>
      <w:del w:id="2321" w:author="PR Preview" w:date="2026-01-01T00:00:00Z">
        <w:r>
          <w:delText xml:space="preserve">) is a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rPr>
            <w:b/>
            <w:bCs/>
          </w:rPr>
          <w:delText xml:space="preserve">descent direction</w:delText>
        </w:r>
      </w:del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for</w:delText>
        </w:r>
      </w:del>
      <w:del w:id="2326" w:author="PR Preview" w:date="2026-01-01T00:00:00Z">
        <w:r>
          <w:delText xml:space="preserve"> </w:delText>
        </w:r>
      </w:del>
      <m:oMath>
        <m:r>
          <m:t>f</m:t>
        </m:r>
      </m:oMath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at</w:delText>
        </w:r>
      </w:del>
      <w:del w:id="23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if</w:delText>
        </w:r>
      </w:del>
      <w:del w:id="23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del w:id="2333" w:author="PR Preview" w:date="2026-01-01T00:00:00Z">
        <w:r>
          <w:delText xml:space="preserve">.</w:delText>
        </w:r>
      </w:del>
      <w:del w:id="2334" w:author="PR Preview" w:date="2026-01-01T00:00:00Z">
        <w:r>
          <w:delText xml:space="preserve"> </w:delText>
        </w:r>
      </w:del>
      <w:del w:id="2335" w:author="PR Preview" w:date="2026-01-01T00:00:00Z">
        <w:r>
          <w:delText xml:space="preserve">When</w:delText>
        </w:r>
      </w:del>
      <w:del w:id="23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2337" w:author="PR Preview" w:date="2026-01-01T00:00:00Z">
        <w:r>
          <w:delText xml:space="preserve">,</w:delText>
        </w:r>
      </w:del>
      <w:del w:id="233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is a descent direction,</w:delText>
        </w:r>
      </w:del>
      <w:del w:id="2341" w:author="PR Preview" w:date="2026-01-01T00:00:00Z">
        <w:r>
          <w:delText xml:space="preserve"> </w:delText>
        </w:r>
      </w:del>
      <w:del w:id="2342" w:author="PR Preview" w:date="2026-01-01T00:00:00Z">
        <w:r>
          <w:delText xml:space="preserve">since</w:delText>
        </w:r>
      </w:del>
      <w:del w:id="23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del w:id="2344" w:author="PR Preview" w:date="2026-01-01T00:00:00Z">
        <w:r>
          <w:delText xml:space="preserve">.</w:delText>
        </w:r>
      </w:del>
    </w:p>
    <w:p>
      <w:pPr>
        <w:pStyle w:val="BodyText"/>
      </w:pPr>
      <w:ins w:id="2345" w:author="PR Preview" w:date="2026-01-01T00:00:00Z">
        <w:r>
          <w:rPr>
            <w:b/>
            <w:bCs/>
          </w:rPr>
          <w:t xml:space="preserve">Definition 29 (Descent direction)</w:t>
        </w:r>
      </w:ins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Let</w:t>
        </w:r>
      </w:ins>
      <w:ins w:id="23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have a gradient</w:t>
        </w:r>
      </w:ins>
      <w:ins w:id="23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at</w:t>
        </w:r>
      </w:ins>
      <w:ins w:id="23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355" w:author="PR Preview" w:date="2026-01-01T00:00:00Z">
        <w:r>
          <w:t xml:space="preserve">.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A direction</w:t>
        </w:r>
      </w:ins>
      <w:ins w:id="23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d</m:t>
            </m:r>
          </m:e>
        </m:acc>
      </m:oMath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(</w:t>
        </w:r>
      </w:ins>
      <w:hyperlink r:id="rId169">
        <w:ins w:id="2361" w:author="PR Preview" w:date="2026-01-01T00:00:00Z">
          <w:r>
            <w:rPr>
              <w:rStyle w:val="Hyperlink"/>
            </w:rPr>
            <w:t xml:space="preserve">direction</w:t>
          </w:r>
        </w:ins>
      </w:hyperlink>
      <w:ins w:id="2362" w:author="PR Preview" w:date="2026-01-01T00:00:00Z">
        <w:r>
          <w:t xml:space="preserve">) is a</w:t>
        </w:r>
      </w:ins>
      <w:ins w:id="2363" w:author="PR Preview" w:date="2026-01-01T00:00:00Z">
        <w:r>
          <w:t xml:space="preserve"> </w:t>
        </w:r>
      </w:ins>
      <w:ins w:id="2364" w:author="PR Preview" w:date="2026-01-01T00:00:00Z">
        <w:r>
          <w:rPr>
            <w:b/>
            <w:bCs/>
          </w:rPr>
          <w:t xml:space="preserve">descent direction</w:t>
        </w:r>
      </w:ins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for</w:t>
        </w:r>
      </w:ins>
      <w:ins w:id="2367" w:author="PR Preview" w:date="2026-01-01T00:00:00Z">
        <w:r>
          <w:t xml:space="preserve"> </w:t>
        </w:r>
      </w:ins>
      <m:oMath>
        <m:r>
          <m:t>f</m:t>
        </m:r>
      </m:oMath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at</w:t>
        </w:r>
      </w:ins>
      <w:ins w:id="23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if</w:t>
        </w:r>
      </w:ins>
      <w:ins w:id="23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ins w:id="2374" w:author="PR Preview" w:date="2026-01-01T00:00:00Z">
        <w:r>
          <w:t xml:space="preserve">.</w:t>
        </w:r>
      </w:ins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When</w:t>
        </w:r>
      </w:ins>
      <w:ins w:id="23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2378" w:author="PR Preview" w:date="2026-01-01T00:00:00Z">
        <w:r>
          <w:t xml:space="preserve">,</w:t>
        </w:r>
      </w:ins>
      <w:ins w:id="237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ins w:id="2380" w:author="PR Preview" w:date="2026-01-01T00:00:00Z">
        <w:r>
          <w:t xml:space="preserve"> </w:t>
        </w:r>
      </w:ins>
      <w:ins w:id="2381" w:author="PR Preview" w:date="2026-01-01T00:00:00Z">
        <w:r>
          <w:t xml:space="preserve">is a descent direction,</w:t>
        </w:r>
      </w:ins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since</w:t>
        </w:r>
      </w:ins>
      <w:ins w:id="23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ins w:id="2385" w:author="PR Preview" w:date="2026-01-01T00:00:00Z">
        <w:r>
          <w:t xml:space="preserve">.</w:t>
        </w:r>
      </w:ins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del w:id="2386" w:author="PR Preview" w:date="2026-01-01T00:00:00Z">
        <w:r>
          <w:rPr>
            <w:b/>
            <w:bCs/>
          </w:rPr>
          <w:delText xml:space="preserve">Theorem 14 (A short enough step downhill decreases the function)</w:delText>
        </w:r>
      </w:del>
      <w:del w:id="2387" w:author="PR Preview" w:date="2026-01-01T00:00:00Z">
        <w:r>
          <w:delText xml:space="preserve"> </w:delText>
        </w:r>
      </w:del>
      <w:del w:id="2388" w:author="PR Preview" w:date="2026-01-01T00:00:00Z">
        <w:r>
          <w:delText xml:space="preserve">Let</w:delText>
        </w:r>
      </w:del>
      <w:del w:id="238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have first partial derivatives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that are continuous on</w:delText>
        </w:r>
      </w:del>
      <w:del w:id="239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(</w:delText>
        </w:r>
      </w:del>
      <w:hyperlink r:id="rId46">
        <w:del w:id="2397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2398" w:author="PR Preview" w:date="2026-01-01T00:00:00Z">
        <w:r>
          <w:delText xml:space="preserve">),</w:delText>
        </w:r>
      </w:del>
      <w:del w:id="2399" w:author="PR Preview" w:date="2026-01-01T00:00:00Z">
        <w:r>
          <w:delText xml:space="preserve"> </w:delText>
        </w:r>
      </w:del>
      <w:del w:id="2400" w:author="PR Preview" w:date="2026-01-01T00:00:00Z">
        <w:r>
          <w:delText xml:space="preserve">and let</w:delText>
        </w:r>
      </w:del>
      <w:del w:id="24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402" w:author="PR Preview" w:date="2026-01-01T00:00:00Z">
        <w:r>
          <w:delText xml:space="preserve"> </w:delText>
        </w:r>
      </w:del>
      <w:del w:id="2403" w:author="PR Preview" w:date="2026-01-01T00:00:00Z">
        <w:r>
          <w:delText xml:space="preserve">be a point with</w:delText>
        </w:r>
      </w:del>
      <w:del w:id="24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2405" w:author="PR Preview" w:date="2026-01-01T00:00:00Z">
        <w:r>
          <w:delText xml:space="preserve">.</w:delText>
        </w:r>
      </w:del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Then there is an</w:delText>
        </w:r>
      </w:del>
      <w:del w:id="240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with</w:delText>
        </w:r>
      </w:del>
      <w:del w:id="241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for every</w:delText>
        </w:r>
      </w:del>
      <w:del w:id="241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del w:id="2415" w:author="PR Preview" w:date="2026-01-01T00:00:00Z">
        <w:r>
          <w:delText xml:space="preserve">:</w:delText>
        </w:r>
      </w:del>
      <w:del w:id="2416" w:author="PR Preview" w:date="2026-01-01T00:00:00Z">
        <w:r>
          <w:delText xml:space="preserve"> </w:delText>
        </w:r>
      </w:del>
      <w:del w:id="2417" w:author="PR Preview" w:date="2026-01-01T00:00:00Z">
        <w:r>
          <w:delText xml:space="preserve">a short enough step in the descent direction</w:delText>
        </w:r>
      </w:del>
      <w:del w:id="241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del w:id="2419" w:author="PR Preview" w:date="2026-01-01T00:00:00Z">
        <w:r>
          <w:delText xml:space="preserve"> </w:delText>
        </w:r>
      </w:del>
      <w:del w:id="2420" w:author="PR Preview" w:date="2026-01-01T00:00:00Z">
        <w:r>
          <w:delText xml:space="preserve">(</w:delText>
        </w:r>
      </w:del>
      <w:hyperlink w:anchor="def-descent-direction">
        <w:del w:id="2421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422" w:author="PR Preview" w:date="2026-01-01T00:00:00Z">
        <w:r>
          <w:delText xml:space="preserve">) decreases</w:delText>
        </w:r>
      </w:del>
      <w:del w:id="2423" w:author="PR Preview" w:date="2026-01-01T00:00:00Z">
        <w:r>
          <w:delText xml:space="preserve"> </w:delText>
        </w:r>
      </w:del>
      <m:oMath>
        <m:r>
          <m:t>f</m:t>
        </m:r>
      </m:oMath>
      <w:del w:id="2424" w:author="PR Preview" w:date="2026-01-01T00:00:00Z">
        <w:r>
          <w:delText xml:space="preserve">.</w:delText>
        </w:r>
      </w:del>
    </w:p>
    <w:p>
      <w:pPr>
        <w:pStyle w:val="FirstParagraph"/>
      </w:pPr>
      <w:ins w:id="2425" w:author="PR Preview" w:date="2026-01-01T00:00:00Z">
        <w:r>
          <w:rPr>
            <w:b/>
            <w:bCs/>
          </w:rPr>
          <w:t xml:space="preserve">Theorem 14 (A short enough step downhill decreases the function)</w:t>
        </w:r>
      </w:ins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Let</w:t>
        </w:r>
      </w:ins>
      <w:ins w:id="24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429" w:author="PR Preview" w:date="2026-01-01T00:00:00Z">
        <w:r>
          <w:t xml:space="preserve"> </w:t>
        </w:r>
      </w:ins>
      <w:ins w:id="2430" w:author="PR Preview" w:date="2026-01-01T00:00:00Z">
        <w:r>
          <w:t xml:space="preserve">have first partial derivatives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that are continuous on</w:t>
        </w:r>
      </w:ins>
      <w:ins w:id="243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434" w:author="PR Preview" w:date="2026-01-01T00:00:00Z">
        <w:r>
          <w:t xml:space="preserve"> </w:t>
        </w:r>
      </w:ins>
      <w:ins w:id="2435" w:author="PR Preview" w:date="2026-01-01T00:00:00Z">
        <w:r>
          <w:t xml:space="preserve">(</w:t>
        </w:r>
      </w:ins>
      <w:hyperlink r:id="rId40">
        <w:ins w:id="2436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2437" w:author="PR Preview" w:date="2026-01-01T00:00:00Z">
        <w:r>
          <w:t xml:space="preserve">),</w:t>
        </w:r>
      </w:ins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and let</w:t>
        </w:r>
      </w:ins>
      <w:ins w:id="24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be a point with</w:t>
        </w:r>
      </w:ins>
      <w:ins w:id="24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2444" w:author="PR Preview" w:date="2026-01-01T00:00:00Z">
        <w:r>
          <w:t xml:space="preserve">.</w:t>
        </w:r>
      </w:ins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Then there is an</w:t>
        </w:r>
      </w:ins>
      <w:ins w:id="244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with</w:t>
        </w:r>
      </w:ins>
      <w:ins w:id="24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for every</w:t>
        </w:r>
      </w:ins>
      <w:ins w:id="245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ins w:id="2454" w:author="PR Preview" w:date="2026-01-01T00:00:00Z">
        <w:r>
          <w:t xml:space="preserve">: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a short enough step in the descent direction</w:t>
        </w:r>
      </w:ins>
      <w:ins w:id="245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(</w:t>
        </w:r>
      </w:ins>
      <w:hyperlink w:anchor="def-descent-direction">
        <w:ins w:id="2460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461" w:author="PR Preview" w:date="2026-01-01T00:00:00Z">
        <w:r>
          <w:t xml:space="preserve">) decreases</w:t>
        </w:r>
      </w:ins>
      <w:ins w:id="2462" w:author="PR Preview" w:date="2026-01-01T00:00:00Z">
        <w:r>
          <w:t xml:space="preserve"> </w:t>
        </w:r>
      </w:ins>
      <m:oMath>
        <m:r>
          <m:t>f</m:t>
        </m:r>
      </m:oMath>
      <w:ins w:id="2463" w:author="PR Preview" w:date="2026-01-01T00:00:00Z">
        <w:r>
          <w:t xml:space="preserve">.</w:t>
        </w:r>
      </w:ins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del w:id="2464" w:author="PR Preview" w:date="2026-01-01T00:00:00Z">
        <w:r>
          <w:rPr>
            <w:b/>
            <w:bCs/>
          </w:rPr>
          <w:delText xml:space="preserve">Example 44 (Gradient descent zigzags)</w:delText>
        </w:r>
      </w:del>
      <w:del w:id="2465" w:author="PR Preview" w:date="2026-01-01T00:00:00Z">
        <w:r>
          <w:delText xml:space="preserve"> </w:delText>
        </w:r>
      </w:del>
      <w:del w:id="2466" w:author="PR Preview" w:date="2026-01-01T00:00:00Z">
        <w:r>
          <w:delText xml:space="preserve">Let</w:delText>
        </w:r>
      </w:del>
      <w:del w:id="24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with</w:delText>
        </w:r>
      </w:del>
      <w:del w:id="247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2471" w:author="PR Preview" w:date="2026-01-01T00:00:00Z">
        <w:r>
          <w:delText xml:space="preserve">,</w:delText>
        </w:r>
      </w:del>
      <w:del w:id="2472" w:author="PR Preview" w:date="2026-01-01T00:00:00Z">
        <w:r>
          <w:delText xml:space="preserve"> </w:delText>
        </w:r>
      </w:del>
      <w:del w:id="2473" w:author="PR Preview" w:date="2026-01-01T00:00:00Z">
        <w:r>
          <w:delText xml:space="preserve">so</w:delText>
        </w:r>
      </w:del>
      <w:del w:id="247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75" w:author="PR Preview" w:date="2026-01-01T00:00:00Z">
        <w:r>
          <w:delText xml:space="preserve"> </w:delText>
        </w:r>
      </w:del>
      <w:del w:id="2476" w:author="PR Preview" w:date="2026-01-01T00:00:00Z">
        <w:r>
          <w:delText xml:space="preserve">and one gradient step of length</w:delText>
        </w:r>
      </w:del>
      <w:del w:id="2477" w:author="PR Preview" w:date="2026-01-01T00:00:00Z">
        <w:r>
          <w:delText xml:space="preserve"> </w:delText>
        </w:r>
      </w:del>
      <m:oMath>
        <m:r>
          <m:t>s</m:t>
        </m:r>
      </m:oMath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delText xml:space="preserve">from</w:delText>
        </w:r>
      </w:del>
      <w:del w:id="248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481" w:author="PR Preview" w:date="2026-01-01T00:00:00Z">
        <w:r>
          <w:delText xml:space="preserve"> </w:delText>
        </w:r>
      </w:del>
      <w:del w:id="2482" w:author="PR Preview" w:date="2026-01-01T00:00:00Z">
        <w:r>
          <w:delText xml:space="preserve">gives</w:delText>
        </w:r>
      </w:del>
      <w:del w:id="248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84" w:author="PR Preview" w:date="2026-01-01T00:00:00Z">
        <w:r>
          <w:delText xml:space="preserve">.</w:delText>
        </w:r>
      </w:del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delText xml:space="preserve">For exact line search (</w:delText>
        </w:r>
      </w:del>
      <w:hyperlink w:anchor="def-line-search">
        <w:del w:id="2487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488" w:author="PR Preview" w:date="2026-01-01T00:00:00Z">
        <w:r>
          <w:delText xml:space="preserve">), let</w:delText>
        </w:r>
      </w:del>
      <w:del w:id="2489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at that point:</w:delText>
        </w:r>
      </w:del>
    </w:p>
    <w:p>
      <w:pPr>
        <w:pStyle w:val="BodyText"/>
      </w:pPr>
      <w:ins w:id="2492" w:author="PR Preview" w:date="2026-01-01T00:00:00Z">
        <w:r>
          <w:rPr>
            <w:b/>
            <w:bCs/>
          </w:rPr>
          <w:t xml:space="preserve">Example 44 (Gradient descent zigzags)</w:t>
        </w:r>
      </w:ins>
      <w:ins w:id="2493" w:author="PR Preview" w:date="2026-01-01T00:00:00Z">
        <w:r>
          <w:t xml:space="preserve"> </w:t>
        </w:r>
      </w:ins>
      <w:ins w:id="2494" w:author="PR Preview" w:date="2026-01-01T00:00:00Z">
        <w:r>
          <w:t xml:space="preserve">Let</w:t>
        </w:r>
      </w:ins>
      <w:ins w:id="24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with</w:t>
        </w:r>
      </w:ins>
      <w:ins w:id="249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2499" w:author="PR Preview" w:date="2026-01-01T00:00:00Z">
        <w:r>
          <w:t xml:space="preserve">,</w:t>
        </w:r>
      </w:ins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so</w:t>
        </w:r>
      </w:ins>
      <w:ins w:id="250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503" w:author="PR Preview" w:date="2026-01-01T00:00:00Z">
        <w:r>
          <w:t xml:space="preserve"> </w:t>
        </w:r>
      </w:ins>
      <w:ins w:id="2504" w:author="PR Preview" w:date="2026-01-01T00:00:00Z">
        <w:r>
          <w:t xml:space="preserve">and one gradient step of length</w:t>
        </w:r>
      </w:ins>
      <w:ins w:id="2505" w:author="PR Preview" w:date="2026-01-01T00:00:00Z">
        <w:r>
          <w:t xml:space="preserve"> </w:t>
        </w:r>
      </w:ins>
      <m:oMath>
        <m:r>
          <m:t>s</m:t>
        </m:r>
      </m:oMath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from</w:t>
        </w:r>
      </w:ins>
      <w:ins w:id="25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gives</w:t>
        </w:r>
      </w:ins>
      <w:ins w:id="251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512" w:author="PR Preview" w:date="2026-01-01T00:00:00Z">
        <w:r>
          <w:t xml:space="preserve">.</w:t>
        </w:r>
      </w:ins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For exact line search (</w:t>
        </w:r>
      </w:ins>
      <w:hyperlink w:anchor="def-exact-line-search">
        <w:ins w:id="2515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2516" w:author="PR Preview" w:date="2026-01-01T00:00:00Z">
        <w:r>
          <w:t xml:space="preserve">), let</w:t>
        </w:r>
      </w:ins>
      <w:ins w:id="2517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at that point: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Relationship Id="rId10" Type="http://schemas.openxmlformats.org/officeDocument/2006/relationships/hyperlink" Target="vector-calculus.qmd#def-ball" TargetMode="External"/><Relationship Id="rId11" Type="http://schemas.openxmlformats.org/officeDocument/2006/relationships/hyperlink" Target="algebra-exponentials.html#def-sequence-limit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2026-10-15T22:37:20Z</dcterms:created>
  <dcterms:modified xsi:type="dcterms:W3CDTF">2026-10-15T22:37:20Z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