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14:23:59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14:39:44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3" w:author="PR Preview" w:date="2026-01-01T00:00:00Z">
        <w:r>
          <w:delText xml:space="preserve">where</w:delText>
        </w:r>
      </w:del>
      <w:del w:id="4" w:author="PR Preview" w:date="2026-01-01T00:00:00Z">
        <w:r>
          <w:delText xml:space="preserve"> </w:delText>
        </w:r>
      </w:del>
      <m:oMath>
        <m:r>
          <m:t>a</m:t>
        </m:r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m:oMath>
        <m:r>
          <m:t>b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are real numbers and</w:delText>
        </w:r>
      </w:del>
      <w:del w:id="10" w:author="PR Preview" w:date="2026-01-01T00:00:00Z">
        <w:r>
          <w:delText xml:space="preserve"> </w:delText>
        </w:r>
      </w:del>
      <m:oMath>
        <m:r>
          <m:t>i</m:t>
        </m:r>
      </m:oMath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is the imaginary unit (</w:delText>
        </w:r>
      </w:del>
      <w:hyperlink w:anchor="def-imaginary-unit">
        <w:del w:id="13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14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03"/>
        </w:numPr>
      </w:pPr>
      <w:del w:id="15" w:author="PR Preview" w:date="2026-01-01T00:00:00Z">
        <w:r>
          <w:delText xml:space="preserve">The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rPr>
            <w:b/>
            <w:bCs/>
          </w:rPr>
          <w:delText xml:space="preserve">real part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</w:delText>
        </w:r>
      </w:del>
      <w:del w:id="20" w:author="PR Preview" w:date="2026-01-01T00:00:00Z">
        <w:r>
          <w:delText xml:space="preserve"> </w:delText>
        </w:r>
      </w:del>
      <m:oMath>
        <m:r>
          <m:t>z</m:t>
        </m:r>
      </m:oMath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is</w:delText>
        </w:r>
      </w:del>
      <w:del w:id="23" w:author="PR Preview" w:date="2026-01-01T00:00:00Z">
        <w:r>
          <w:delText xml:space="preserve"> </w:delText>
        </w:r>
      </w:del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del w:id="2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25" w:author="PR Preview" w:date="2026-01-01T00:00:00Z">
        <w:r>
          <w:delText xml:space="preserve">The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imaginary part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of</w:delText>
        </w:r>
      </w:del>
      <w:del w:id="30" w:author="PR Preview" w:date="2026-01-01T00:00:00Z">
        <w:r>
          <w:delText xml:space="preserve"> </w:delText>
        </w:r>
      </w:del>
      <m:oMath>
        <m:r>
          <m:t>z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is</w:delText>
        </w:r>
      </w:del>
      <w:del w:id="33" w:author="PR Preview" w:date="2026-01-01T00:00:00Z">
        <w:r>
          <w:delText xml:space="preserve"> </w:delText>
        </w:r>
      </w:del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del w:id="34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3"/>
        </w:numPr>
      </w:pPr>
      <w:del w:id="35" w:author="PR Preview" w:date="2026-01-01T00:00:00Z">
        <w:r>
          <w:delText xml:space="preserve">The set of all complex numbers is</w:delText>
        </w:r>
      </w:del>
      <w:del w:id="36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del w:id="37" w:author="PR Preview" w:date="2026-01-01T00:00:00Z">
        <w:r>
          <w:delText xml:space="preserve">.</w:delText>
        </w:r>
      </w:del>
    </w:p>
    <w:p>
      <w:pPr>
        <w:pStyle w:val="FirstParagraph"/>
      </w:pPr>
      <w:del w:id="38" w:author="PR Preview" w:date="2026-01-01T00:00:00Z">
        <w:r>
          <w:delText xml:space="preserve">Two complex numbers are equal exactly when their real parts are equal and their imaginary parts are equal.</w:delText>
        </w:r>
      </w:del>
    </w:p>
    <w:p>
      <w:pPr>
        <w:pStyle w:val="FirstParagraph"/>
      </w:pPr>
      <w:ins w:id="39" w:author="PR Preview" w:date="2026-01-01T00:00:00Z">
        <w:r>
          <w:t xml:space="preserve">where</w:t>
        </w:r>
      </w:ins>
      <w:ins w:id="40" w:author="PR Preview" w:date="2026-01-01T00:00:00Z">
        <w:r>
          <w:t xml:space="preserve"> </w:t>
        </w:r>
      </w:ins>
      <m:oMath>
        <m:r>
          <m:t>a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and</w:t>
        </w:r>
      </w:ins>
      <w:ins w:id="43" w:author="PR Preview" w:date="2026-01-01T00:00:00Z">
        <w:r>
          <w:t xml:space="preserve"> </w:t>
        </w:r>
      </w:ins>
      <m:oMath>
        <m:r>
          <m:t>b</m:t>
        </m:r>
      </m:oMath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are real numbers and</w:t>
        </w:r>
      </w:ins>
      <w:ins w:id="46" w:author="PR Preview" w:date="2026-01-01T00:00:00Z">
        <w:r>
          <w:t xml:space="preserve"> </w:t>
        </w:r>
      </w:ins>
      <m:oMath>
        <m:r>
          <m:t>i</m:t>
        </m:r>
      </m:oMath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is the imaginary unit (</w:t>
        </w:r>
      </w:ins>
      <w:hyperlink w:anchor="def-imaginary-unit">
        <w:ins w:id="4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0" w:author="PR Preview" w:date="2026-01-01T00:00:00Z">
        <w:r>
          <w:t xml:space="preserve">).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set of all complex numbers is</w:t>
        </w:r>
      </w:ins>
      <w:ins w:id="53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ins w:id="54" w:author="PR Preview" w:date="2026-01-01T00:00:00Z">
        <w:r>
          <w:t xml:space="preserve">.</w:t>
        </w:r>
      </w:ins>
    </w:p>
    <w:bookmarkEnd w:id="18"/>
    <w:bookmarkStart w:id="19" w:name="def-real-part"/>
    <w:p>
      <w:pPr>
        <w:pStyle w:val="BodyText"/>
      </w:pPr>
      <w:ins w:id="55" w:author="PR Preview" w:date="2026-01-01T00:00:00Z">
        <w:r>
          <w:rPr>
            <w:b/>
            <w:bCs/>
          </w:rPr>
          <w:t xml:space="preserve">Definition 3 (Real part)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The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rPr>
            <w:b/>
            <w:bCs/>
          </w:rPr>
          <w:t xml:space="preserve">real part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of a complex number</w:t>
        </w:r>
      </w:ins>
      <w:ins w:id="6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(</w:t>
        </w:r>
      </w:ins>
      <w:hyperlink w:anchor="def-complex-number">
        <w:ins w:id="65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66" w:author="PR Preview" w:date="2026-01-01T00:00:00Z">
        <w:r>
          <w:t xml:space="preserve">) is</w:t>
        </w:r>
      </w:ins>
      <w:ins w:id="67" w:author="PR Preview" w:date="2026-01-01T00:00:00Z">
        <w:r>
          <w:t xml:space="preserve"> </w:t>
        </w:r>
      </w:ins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ins w:id="68" w:author="PR Preview" w:date="2026-01-01T00:00:00Z">
        <w:r>
          <w:t xml:space="preserve">.</w:t>
        </w:r>
      </w:ins>
    </w:p>
    <w:bookmarkEnd w:id="19"/>
    <w:bookmarkStart w:id="20" w:name="def-imaginary-part"/>
    <w:p>
      <w:pPr>
        <w:pStyle w:val="BodyText"/>
      </w:pPr>
      <w:ins w:id="69" w:author="PR Preview" w:date="2026-01-01T00:00:00Z">
        <w:r>
          <w:rPr>
            <w:b/>
            <w:bCs/>
          </w:rPr>
          <w:t xml:space="preserve">Definition 4 (Imaginary part)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The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b/>
            <w:bCs/>
          </w:rPr>
          <w:t xml:space="preserve">imaginary part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of a complex number</w:t>
        </w:r>
      </w:ins>
      <w:ins w:id="76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(</w:t>
        </w:r>
      </w:ins>
      <w:hyperlink w:anchor="def-complex-number">
        <w:ins w:id="79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0" w:author="PR Preview" w:date="2026-01-01T00:00:00Z">
        <w:r>
          <w:t xml:space="preserve">) is</w:t>
        </w:r>
      </w:ins>
      <w:ins w:id="81" w:author="PR Preview" w:date="2026-01-01T00:00:00Z">
        <w:r>
          <w:t xml:space="preserve"> </w:t>
        </w:r>
      </w:ins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ins w:id="82" w:author="PR Preview" w:date="2026-01-01T00:00:00Z">
        <w:r>
          <w:t xml:space="preserve">.</w:t>
        </w:r>
      </w:ins>
    </w:p>
    <w:bookmarkEnd w:id="20"/>
    <w:bookmarkStart w:id="21" w:name="def-complex-equality"/>
    <w:p>
      <w:pPr>
        <w:pStyle w:val="BodyText"/>
      </w:pPr>
      <w:ins w:id="83" w:author="PR Preview" w:date="2026-01-01T00:00:00Z">
        <w:r>
          <w:rPr>
            <w:b/>
            <w:bCs/>
          </w:rPr>
          <w:t xml:space="preserve">Definition 5 (Equal complex numbers)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Two complex numbers (</w:t>
        </w:r>
      </w:ins>
      <w:hyperlink w:anchor="def-complex-number">
        <w:ins w:id="8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87" w:author="PR Preview" w:date="2026-01-01T00:00:00Z">
        <w:r>
          <w:t xml:space="preserve">) are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rPr>
            <w:b/>
            <w:bCs/>
          </w:rPr>
          <w:t xml:space="preserve">equal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exactly when their real parts (</w:t>
        </w:r>
      </w:ins>
      <w:hyperlink w:anchor="def-real-part">
        <w:ins w:id="92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93" w:author="PR Preview" w:date="2026-01-01T00:00:00Z">
        <w:r>
          <w:t xml:space="preserve">) are equal and their imaginary parts (</w:t>
        </w:r>
      </w:ins>
      <w:hyperlink w:anchor="def-imaginary-part">
        <w:ins w:id="9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95" w:author="PR Preview" w:date="2026-01-01T00:00:00Z">
        <w:r>
          <w:t xml:space="preserve">) are equal.</w:t>
        </w:r>
      </w:ins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96" w:author="PR Preview" w:date="2026-01-01T00:00:00Z">
        <w:r>
          <w:delText xml:space="preserve">so</w:delText>
        </w:r>
      </w:del>
      <w:del w:id="97" w:author="PR Preview" w:date="2026-01-01T00:00:00Z">
        <w:r>
          <w:delText xml:space="preserve"> </w:delText>
        </w:r>
      </w:del>
      <m:oMath>
        <m:r>
          <m:t>a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is the complex number</w:delText>
        </w:r>
      </w:del>
      <w:del w:id="100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01" w:author="PR Preview" w:date="2026-01-01T00:00:00Z">
        <w:r>
          <w:delText xml:space="preserve">, whose imaginary part is</w:delText>
        </w:r>
      </w:del>
      <w:del w:id="102" w:author="PR Preview" w:date="2026-01-01T00:00:00Z">
        <w:r>
          <w:delText xml:space="preserve"> </w:delText>
        </w:r>
      </w:del>
      <m:oMath>
        <m:r>
          <m:t>0</m:t>
        </m:r>
      </m:oMath>
      <w:del w:id="103" w:author="PR Preview" w:date="2026-01-01T00:00:00Z">
        <w:r>
          <w:delText xml:space="preserve">.</w:delText>
        </w:r>
      </w:del>
      <w:del w:id="104" w:author="PR Preview" w:date="2026-01-01T00:00:00Z">
        <w:r>
          <w:delText xml:space="preserve"> </w:delText>
        </w:r>
      </w:del>
      <w:del w:id="105" w:author="PR Preview" w:date="2026-01-01T00:00:00Z">
        <w:r>
          <w:delText xml:space="preserve">The real part of</w:delText>
        </w:r>
      </w:del>
      <w:del w:id="10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is</w:delText>
        </w:r>
      </w:del>
      <w:del w:id="109" w:author="PR Preview" w:date="2026-01-01T00:00:00Z">
        <w:r>
          <w:delText xml:space="preserve"> </w:delText>
        </w:r>
      </w:del>
      <m:oMath>
        <m:r>
          <m:t>a</m:t>
        </m:r>
      </m:oMath>
      <w:del w:id="110" w:author="PR Preview" w:date="2026-01-01T00:00:00Z">
        <w:r>
          <w:delText xml:space="preserve">, and by the equality rule in</w:delText>
        </w:r>
      </w:del>
      <w:del w:id="111" w:author="PR Preview" w:date="2026-01-01T00:00:00Z">
        <w:r>
          <w:delText xml:space="preserve"> </w:delText>
        </w:r>
      </w:del>
      <w:hyperlink w:anchor="def-complex-number">
        <w:del w:id="112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no other pair of real and imaginary parts gives the same number.</w:delText>
        </w:r>
      </w:del>
    </w:p>
    <w:p>
      <w:pPr>
        <w:pStyle w:val="FirstParagraph"/>
      </w:pPr>
      <w:ins w:id="115" w:author="PR Preview" w:date="2026-01-01T00:00:00Z">
        <w:r>
          <w:t xml:space="preserve">so</w:t>
        </w:r>
      </w:ins>
      <w:ins w:id="116" w:author="PR Preview" w:date="2026-01-01T00:00:00Z">
        <w:r>
          <w:t xml:space="preserve"> </w:t>
        </w:r>
      </w:ins>
      <m:oMath>
        <m:r>
          <m:t>a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is the complex number</w:t>
        </w:r>
      </w:ins>
      <w:ins w:id="119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120" w:author="PR Preview" w:date="2026-01-01T00:00:00Z">
        <w:r>
          <w:t xml:space="preserve">, whose imaginary part is</w:t>
        </w:r>
      </w:ins>
      <w:ins w:id="121" w:author="PR Preview" w:date="2026-01-01T00:00:00Z">
        <w:r>
          <w:t xml:space="preserve"> </w:t>
        </w:r>
      </w:ins>
      <m:oMath>
        <m:r>
          <m:t>0</m:t>
        </m:r>
      </m:oMath>
      <w:ins w:id="122" w:author="PR Preview" w:date="2026-01-01T00:00:00Z">
        <w:r>
          <w:t xml:space="preserve">.</w:t>
        </w:r>
      </w:ins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The real part of</w:t>
        </w:r>
      </w:ins>
      <w:ins w:id="12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</w:t>
        </w:r>
      </w:ins>
      <w:ins w:id="128" w:author="PR Preview" w:date="2026-01-01T00:00:00Z">
        <w:r>
          <w:t xml:space="preserve"> </w:t>
        </w:r>
      </w:ins>
      <m:oMath>
        <m:r>
          <m:t>a</m:t>
        </m:r>
      </m:oMath>
      <w:ins w:id="129" w:author="PR Preview" w:date="2026-01-01T00:00:00Z">
        <w:r>
          <w:t xml:space="preserve">, and by the equality rule in</w:t>
        </w:r>
      </w:ins>
      <w:ins w:id="130" w:author="PR Preview" w:date="2026-01-01T00:00:00Z">
        <w:r>
          <w:t xml:space="preserve"> </w:t>
        </w:r>
      </w:ins>
      <w:hyperlink w:anchor="def-complex-equality">
        <w:ins w:id="131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no other pair of real and imaginary parts gives the same number.</w:t>
        </w:r>
      </w:ins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del w:id="134" w:author="PR Preview" w:date="2026-01-01T00:00:00Z">
        <w:r>
          <w:rPr>
            <w:b/>
            <w:bCs/>
          </w:rPr>
          <w:delText xml:space="preserve">Definition 3 (Complex conjugate)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</w:delText>
        </w:r>
      </w:del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rPr>
            <w:b/>
            <w:bCs/>
          </w:rPr>
          <w:delText xml:space="preserve">complex conjugate</w:delText>
        </w:r>
      </w:del>
      <w:del w:id="139" w:author="PR Preview" w:date="2026-01-01T00:00:00Z">
        <w:r>
          <w:delText xml:space="preserve"> </w:delText>
        </w:r>
      </w:del>
      <w:del w:id="140" w:author="PR Preview" w:date="2026-01-01T00:00:00Z">
        <w:r>
          <w:delText xml:space="preserve">of a complex number</w:delText>
        </w:r>
      </w:del>
      <w:del w:id="141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(</w:delText>
        </w:r>
      </w:del>
      <w:hyperlink w:anchor="def-complex-number">
        <w:del w:id="144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45" w:author="PR Preview" w:date="2026-01-01T00:00:00Z">
        <w:r>
          <w:delText xml:space="preserve">) is</w:delText>
        </w:r>
      </w:del>
    </w:p>
    <w:p>
      <w:pPr>
        <w:pStyle w:val="FirstParagraph"/>
      </w:pPr>
      <w:ins w:id="146" w:author="PR Preview" w:date="2026-01-01T00:00:00Z">
        <w:r>
          <w:rPr>
            <w:b/>
            <w:bCs/>
          </w:rPr>
          <w:t xml:space="preserve">Definition 6 (Complex conjugate)</w:t>
        </w:r>
      </w:ins>
      <w:ins w:id="147" w:author="PR Preview" w:date="2026-01-01T00:00:00Z">
        <w:r>
          <w:t xml:space="preserve"> </w:t>
        </w:r>
      </w:ins>
      <w:ins w:id="148" w:author="PR Preview" w:date="2026-01-01T00:00:00Z">
        <w:r>
          <w:t xml:space="preserve">The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rPr>
            <w:b/>
            <w:bCs/>
          </w:rPr>
          <w:t xml:space="preserve">complex conjugate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of a complex number</w:t>
        </w:r>
      </w:ins>
      <w:ins w:id="15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(</w:t>
        </w:r>
      </w:ins>
      <w:hyperlink w:anchor="def-complex-number">
        <w:ins w:id="156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57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del w:id="158" w:author="PR Preview" w:date="2026-01-01T00:00:00Z">
        <w:r>
          <w:rPr>
            <w:b/>
            <w:bCs/>
          </w:rPr>
          <w:delText xml:space="preserve">Definition 4 (Absolute value (modulus) of a complex number)</w:delText>
        </w:r>
      </w:del>
      <w:del w:id="159" w:author="PR Preview" w:date="2026-01-01T00:00:00Z">
        <w:r>
          <w:delText xml:space="preserve"> </w:delText>
        </w:r>
      </w:del>
      <w:del w:id="160" w:author="PR Preview" w:date="2026-01-01T00:00:00Z">
        <w:r>
          <w:delText xml:space="preserve">The</w:delText>
        </w:r>
      </w:del>
      <w:del w:id="161" w:author="PR Preview" w:date="2026-01-01T00:00:00Z">
        <w:r>
          <w:delText xml:space="preserve"> </w:delText>
        </w:r>
      </w:del>
      <w:del w:id="162" w:author="PR Preview" w:date="2026-01-01T00:00:00Z">
        <w:r>
          <w:rPr>
            <w:b/>
            <w:bCs/>
          </w:rPr>
          <w:delText xml:space="preserve">absolute value</w:delText>
        </w:r>
      </w:del>
      <w:del w:id="163" w:author="PR Preview" w:date="2026-01-01T00:00:00Z">
        <w:r>
          <w:delText xml:space="preserve">, or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rPr>
            <w:b/>
            <w:bCs/>
          </w:rPr>
          <w:delText xml:space="preserve">modulus</w:delText>
        </w:r>
      </w:del>
      <w:del w:id="166" w:author="PR Preview" w:date="2026-01-01T00:00:00Z">
        <w:r>
          <w:delText xml:space="preserve">, of a complex number</w:delText>
        </w:r>
      </w:del>
      <w:del w:id="16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(</w:delText>
        </w:r>
      </w:del>
      <w:hyperlink w:anchor="def-complex-number">
        <w:del w:id="170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171" w:author="PR Preview" w:date="2026-01-01T00:00:00Z">
        <w:r>
          <w:delText xml:space="preserve">) is</w:delText>
        </w:r>
      </w:del>
    </w:p>
    <w:p>
      <w:pPr>
        <w:pStyle w:val="FirstParagraph"/>
      </w:pPr>
      <w:ins w:id="172" w:author="PR Preview" w:date="2026-01-01T00:00:00Z">
        <w:r>
          <w:rPr>
            <w:b/>
            <w:bCs/>
          </w:rPr>
          <w:t xml:space="preserve">Definition 7 (Absolute value (modulus) of a complex number)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The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rPr>
            <w:b/>
            <w:bCs/>
          </w:rPr>
          <w:t xml:space="preserve">absolute value</w:t>
        </w:r>
      </w:ins>
      <w:ins w:id="177" w:author="PR Preview" w:date="2026-01-01T00:00:00Z">
        <w:r>
          <w:t xml:space="preserve">, or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rPr>
            <w:b/>
            <w:bCs/>
          </w:rPr>
          <w:t xml:space="preserve">modulus</w:t>
        </w:r>
      </w:ins>
      <w:ins w:id="180" w:author="PR Preview" w:date="2026-01-01T00:00:00Z">
        <w:r>
          <w:t xml:space="preserve">, of a complex number</w:t>
        </w:r>
      </w:ins>
      <w:ins w:id="181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(</w:t>
        </w:r>
      </w:ins>
      <w:hyperlink w:anchor="def-complex-number">
        <w:ins w:id="184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85" w:author="PR Preview" w:date="2026-01-01T00:00:00Z">
        <w:r>
          <w:t xml:space="preserve">) is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2026-10-15T21:52:40Z</dcterms:created>
  <dcterms:modified xsi:type="dcterms:W3CDTF">2026-10-15T21:52:40Z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