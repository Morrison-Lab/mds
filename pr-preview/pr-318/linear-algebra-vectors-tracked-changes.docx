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(Real-valued (scalar-valued) and vector-valued functions)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r:id="rId19">
        <w:del w:id="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whose values are numbers,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real-valued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(also called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scalar-valued</w:delText>
        </w:r>
      </w:del>
      <w:del w:id="20" w:author="PR Preview" w:date="2026-01-01T00:00:00Z">
        <w:r>
          <w:delText xml:space="preserve">, since its values are</w:delText>
        </w:r>
      </w:del>
      <w:del w:id="21" w:author="PR Preview" w:date="2026-01-01T00:00:00Z">
        <w:r>
          <w:delText xml:space="preserve"> </w:delText>
        </w:r>
      </w:del>
      <w:hyperlink w:anchor="def-scalar">
        <w:del w:id="22" w:author="PR Preview" w:date="2026-01-01T00:00:00Z">
          <w:r>
            <w:rPr>
              <w:rStyle w:val="Hyperlink"/>
            </w:rPr>
            <w:delText xml:space="preserve">scalars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 function</w:delText>
        </w:r>
      </w:del>
      <w:del w:id="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whose values are vectors (</w:delText>
        </w:r>
      </w:del>
      <w:hyperlink w:anchor="def-real-coordinate-space">
        <w:del w:id="3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1" w:author="PR Preview" w:date="2026-01-01T00:00:00Z">
        <w:r>
          <w:delText xml:space="preserve">),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vector-valued</w:delText>
        </w:r>
      </w:del>
      <w:del w:id="36" w:author="PR Preview" w:date="2026-01-01T00:00:00Z">
        <w:r>
          <w:delText xml:space="preserve">.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4 (Real-valued (scalar-valued) function)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</w:t>
        </w:r>
      </w:ins>
      <w:ins w:id="40" w:author="PR Preview" w:date="2026-01-01T00:00:00Z">
        <w:r>
          <w:t xml:space="preserve"> </w:t>
        </w:r>
      </w:ins>
      <w:hyperlink r:id="rId19">
        <w:ins w:id="4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whose values are numbers,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real-valued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(also called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scalar-valued</w:t>
        </w:r>
      </w:ins>
      <w:ins w:id="54" w:author="PR Preview" w:date="2026-01-01T00:00:00Z">
        <w:r>
          <w:t xml:space="preserve">, since its values are</w:t>
        </w:r>
      </w:ins>
      <w:ins w:id="55" w:author="PR Preview" w:date="2026-01-01T00:00:00Z">
        <w:r>
          <w:t xml:space="preserve"> </w:t>
        </w:r>
      </w:ins>
      <w:hyperlink w:anchor="def-scalar">
        <w:ins w:id="56" w:author="PR Preview" w:date="2026-01-01T00:00:00Z">
          <w:r>
            <w:rPr>
              <w:rStyle w:val="Hyperlink"/>
            </w:rPr>
            <w:t xml:space="preserve">scalars</w:t>
          </w:r>
        </w:ins>
      </w:hyperlink>
      <w:ins w:id="57" w:author="PR Preview" w:date="2026-01-01T00:00:00Z">
        <w:r>
          <w:t xml:space="preserve">).</w:t>
        </w:r>
      </w:ins>
    </w:p>
    <w:bookmarkEnd w:id="20"/>
    <w:bookmarkStart w:id="21" w:name="def-vector-valued"/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Definition 5 (Vector-valued function)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function</w:t>
        </w:r>
      </w:ins>
      <w:ins w:id="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whose values are vectors (</w:t>
        </w:r>
      </w:ins>
      <w:hyperlink w:anchor="def-real-coordinate-space">
        <w:ins w:id="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6" w:author="PR Preview" w:date="2026-01-01T00:00:00Z">
        <w:r>
          <w:t xml:space="preserve">),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b/>
            <w:bCs/>
          </w:rPr>
          <w:t xml:space="preserve">vector-valued</w:t>
        </w:r>
      </w:ins>
      <w:ins w:id="71" w:author="PR Preview" w:date="2026-01-01T00:00:00Z">
        <w:r>
          <w:t xml:space="preserve">.</w:t>
        </w:r>
      </w:ins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5 (Transpose)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transpose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of a column vector</w:delText>
        </w:r>
      </w:del>
      <w:del w:id="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the row vector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with the same</w:delText>
        </w:r>
      </w:del>
      <w:del w:id="84" w:author="PR Preview" w:date="2026-01-01T00:00:00Z">
        <w:r>
          <w:delText xml:space="preserve"> </w:delText>
        </w:r>
      </w:del>
      <w:hyperlink r:id="rId23">
        <w:del w:id="8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of entries, written horizontally: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6 (Transpose)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transpose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 a column vector</w:t>
        </w:r>
      </w:ins>
      <w:ins w:id="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 row vector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with the same</w:t>
        </w:r>
      </w:ins>
      <w:ins w:id="100" w:author="PR Preview" w:date="2026-01-01T00:00:00Z">
        <w:r>
          <w:t xml:space="preserve"> </w:t>
        </w:r>
      </w:ins>
      <w:hyperlink r:id="rId23">
        <w:ins w:id="10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of entries, written horizontally: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del w:id="104" w:author="PR Preview" w:date="2026-01-01T00:00:00Z">
        <w:r>
          <w:rPr>
            <w:b/>
            <w:bCs/>
          </w:rPr>
          <w:delText xml:space="preserve">Definition 6 (Vector addition)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The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rPr>
            <w:b/>
            <w:bCs/>
          </w:rPr>
          <w:delText xml:space="preserve">sum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of two column vectors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the same length</w:delText>
        </w:r>
      </w:del>
      <w:del w:id="117" w:author="PR Preview" w:date="2026-01-01T00:00:00Z">
        <w:r>
          <w:delText xml:space="preserve"> </w:delText>
        </w:r>
      </w:del>
      <m:oMath>
        <m:r>
          <m:t>p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the column vector</w:delText>
        </w:r>
      </w:del>
      <w:del w:id="1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length</w:delText>
        </w:r>
      </w:del>
      <w:del w:id="123" w:author="PR Preview" w:date="2026-01-01T00:00:00Z">
        <w:r>
          <w:delText xml:space="preserve"> </w:delText>
        </w:r>
      </w:del>
      <m:oMath>
        <m:r>
          <m:t>p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obtained by adding entry by entry: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7 (Vector addition)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sum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 two column vectors</w:t>
        </w:r>
      </w:ins>
      <w:ins w:id="1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 the same length</w:t>
        </w:r>
      </w:ins>
      <w:ins w:id="139" w:author="PR Preview" w:date="2026-01-01T00:00:00Z">
        <w:r>
          <w:t xml:space="preserve"> </w:t>
        </w:r>
      </w:ins>
      <m:oMath>
        <m:r>
          <m:t>p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 the column vector</w:t>
        </w:r>
      </w:ins>
      <w:ins w:id="1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of length</w:t>
        </w:r>
      </w:ins>
      <w:ins w:id="145" w:author="PR Preview" w:date="2026-01-01T00:00:00Z">
        <w:r>
          <w:t xml:space="preserve"> </w:t>
        </w:r>
      </w:ins>
      <m:oMath>
        <m:r>
          <m:t>p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obtained by adding entry by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del w:id="148" w:author="PR Preview" w:date="2026-01-01T00:00:00Z">
        <w:r>
          <w:rPr>
            <w:b/>
            <w:bCs/>
          </w:rPr>
          <w:delText xml:space="preserve">Definition 7 (Dot product)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For any two real-valued vectors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and</w:delText>
        </w:r>
      </w:del>
      <w:del w:id="1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 the same length</w:delText>
        </w:r>
      </w:del>
      <w:del w:id="157" w:author="PR Preview" w:date="2026-01-01T00:00:00Z">
        <w:r>
          <w:delText xml:space="preserve"> </w:delText>
        </w:r>
      </w:del>
      <m:oMath>
        <m:r>
          <m:t>p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dot product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of</w:delText>
        </w:r>
      </w:del>
      <w:del w:id="1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is:</w:delText>
        </w:r>
      </w:del>
    </w:p>
    <w:p>
      <w:pPr>
        <w:pStyle w:val="FirstParagraph"/>
      </w:pPr>
      <w:ins w:id="171" w:author="PR Preview" w:date="2026-01-01T00:00:00Z">
        <w:r>
          <w:rPr>
            <w:b/>
            <w:bCs/>
          </w:rPr>
          <w:t xml:space="preserve">Definition 8 (Dot product)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 any two real-valued vectors</w:t>
        </w:r>
      </w:ins>
      <w:ins w:id="1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of the same length</w:t>
        </w:r>
      </w:ins>
      <w:ins w:id="180" w:author="PR Preview" w:date="2026-01-01T00:00:00Z">
        <w:r>
          <w:t xml:space="preserve"> </w:t>
        </w:r>
      </w:ins>
      <m:oMath>
        <m:r>
          <m:t>p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dot product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of</w:t>
        </w:r>
      </w:ins>
      <w:ins w:id="1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is:</w:t>
        </w:r>
      </w:ins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del w:id="194" w:author="PR Preview" w:date="2026-01-01T00:00:00Z">
        <w:r>
          <w:rPr>
            <w:b/>
            <w:bCs/>
          </w:rPr>
          <w:delText xml:space="preserve">Definition 8 (Linear combination)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linear combination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of the numbers</w:delText>
        </w:r>
      </w:del>
      <w:del w:id="20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with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rPr>
            <w:b/>
            <w:bCs/>
          </w:rPr>
          <w:delText xml:space="preserve">coefficients</w:delText>
        </w:r>
      </w:del>
      <w:del w:id="20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the weighted sum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Definition 9 (Linear combination)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b/>
            <w:bCs/>
          </w:rPr>
          <w:t xml:space="preserve">linear combination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 the numbers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with coefficients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def-lincom-coefficient">
        <w:ins w:id="22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3" w:author="PR Preview" w:date="2026-01-01T00:00:00Z">
        <w:r>
          <w:t xml:space="preserve">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Example 6 (A linear combination of two vectors)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linear combination of</w:delText>
        </w:r>
      </w:del>
      <w:del w:id="22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with coefficients</w:delText>
        </w:r>
      </w:del>
      <w:del w:id="235" w:author="PR Preview" w:date="2026-01-01T00:00:00Z">
        <w:r>
          <w:delText xml:space="preserve"> </w:delText>
        </w:r>
      </w:del>
      <m:oMath>
        <m:r>
          <m:t>2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3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is</w:delText>
        </w:r>
      </w:del>
      <w:del w:id="24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2" w:author="PR Preview" w:date="2026-01-01T00:00:00Z">
        <w:r>
          <w:delText xml:space="preserve">.</w:delText>
        </w:r>
      </w:del>
    </w:p>
    <w:p>
      <w:pPr>
        <w:pStyle w:val="BodyText"/>
      </w:pPr>
      <w:del w:id="243" w:author="PR Preview" w:date="2026-01-01T00:00:00Z">
        <w:r>
          <w:rPr>
            <w:i/>
            <w:iCs/>
          </w:rPr>
          <w:delText xml:space="preserve">Remark 3</w:delText>
        </w:r>
      </w:del>
      <w:del w:id="244" w:author="PR Preview" w:date="2026-01-01T00:00:00Z">
        <w:r>
          <w:delText xml:space="preserve"> (The dot product is a linear combination). </w:delText>
        </w:r>
      </w:del>
      <w:del w:id="245" w:author="PR Preview" w:date="2026-01-01T00:00:00Z">
        <w:r>
          <w:delText xml:space="preserve">The dot product</w:delText>
        </w:r>
      </w:del>
      <w:del w:id="2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a linear combination (</w:delText>
        </w:r>
      </w:del>
      <w:hyperlink w:anchor="def-linear-combination">
        <w:del w:id="24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50" w:author="PR Preview" w:date="2026-01-01T00:00:00Z">
        <w:r>
          <w:delText xml:space="preserve">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of the entries of</w:delText>
        </w:r>
      </w:del>
      <w:del w:id="2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254" w:author="PR Preview" w:date="2026-01-01T00:00:00Z">
        <w:r>
          <w:delText xml:space="preserve">, with coefficients</w:delText>
        </w:r>
      </w:del>
      <w:del w:id="2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In</w:delText>
        </w:r>
      </w:del>
      <w:del w:id="259" w:author="PR Preview" w:date="2026-01-01T00:00:00Z">
        <w:r>
          <w:delText xml:space="preserve"> </w:delText>
        </w:r>
      </w:del>
      <w:hyperlink w:anchor="exm-dot-product">
        <w:del w:id="26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the linear combination of</w:delText>
        </w:r>
      </w:del>
      <w:del w:id="265" w:author="PR Preview" w:date="2026-01-01T00:00:00Z">
        <w:r>
          <w:delText xml:space="preserve"> </w:delText>
        </w:r>
      </w:del>
      <m:oMath>
        <m:r>
          <m:t>4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m:oMath>
        <m:r>
          <m:t>5</m:t>
        </m:r>
      </m:oMath>
      <w:del w:id="268" w:author="PR Preview" w:date="2026-01-01T00:00:00Z">
        <w:r>
          <w:delText xml:space="preserve">, and</w:delText>
        </w:r>
      </w:del>
      <w:del w:id="269" w:author="PR Preview" w:date="2026-01-01T00:00:00Z">
        <w:r>
          <w:delText xml:space="preserve"> </w:delText>
        </w:r>
      </w:del>
      <m:oMath>
        <m:r>
          <m:t>6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with coefficients</w:delText>
        </w:r>
      </w:del>
      <w:del w:id="272" w:author="PR Preview" w:date="2026-01-01T00:00:00Z">
        <w:r>
          <w:delText xml:space="preserve"> </w:delText>
        </w:r>
      </w:del>
      <m:oMath>
        <m:r>
          <m:t>1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m:oMath>
        <m:r>
          <m:t>2</m:t>
        </m:r>
      </m:oMath>
      <w:del w:id="275" w:author="PR Preview" w:date="2026-01-01T00:00:00Z">
        <w:r>
          <w:delText xml:space="preserve">, and</w:delText>
        </w:r>
      </w:del>
      <w:del w:id="276" w:author="PR Preview" w:date="2026-01-01T00:00:00Z">
        <w:r>
          <w:delText xml:space="preserve"> </w:delText>
        </w:r>
      </w:del>
      <m:oMath>
        <m:r>
          <m:t>3</m:t>
        </m:r>
      </m:oMath>
      <w:del w:id="277" w:author="PR Preview" w:date="2026-01-01T00:00:00Z">
        <w:r>
          <w:delText xml:space="preserve">.</w:delText>
        </w:r>
      </w:del>
    </w:p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Definition 10 (Coefficients of a linear combination)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 numbers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in a linear combination (</w:t>
        </w:r>
      </w:ins>
      <w:hyperlink w:anchor="def-linear-combination">
        <w:ins w:id="28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85" w:author="PR Preview" w:date="2026-01-01T00:00:00Z">
        <w:r>
          <w:t xml:space="preserve">)</w:t>
        </w:r>
      </w:ins>
      <w:ins w:id="28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are its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rPr>
            <w:b/>
            <w:bCs/>
          </w:rPr>
          <w:t xml:space="preserve">coefficients</w:t>
        </w:r>
      </w:ins>
      <w:ins w:id="291" w:author="PR Preview" w:date="2026-01-01T00:00:00Z">
        <w:r>
          <w:t xml:space="preserve">.</w:t>
        </w:r>
      </w:ins>
    </w:p>
    <w:bookmarkEnd w:id="34"/>
    <w:bookmarkStart w:id="35" w:name="exm-lincom-coefficient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6 (Coefficients of a linear combination of numbers)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linear combination of the numbers</w:t>
        </w:r>
      </w:ins>
      <w:ins w:id="295" w:author="PR Preview" w:date="2026-01-01T00:00:00Z">
        <w:r>
          <w:t xml:space="preserve"> </w:t>
        </w:r>
      </w:ins>
      <m:oMath>
        <m:r>
          <m:t>4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</w:t>
        </w:r>
      </w:ins>
      <w:ins w:id="298" w:author="PR Preview" w:date="2026-01-01T00:00:00Z">
        <w:r>
          <w:t xml:space="preserve"> </w:t>
        </w:r>
      </w:ins>
      <m:oMath>
        <m:r>
          <m:t>5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with coefficients</w:t>
        </w:r>
      </w:ins>
      <w:ins w:id="301" w:author="PR Preview" w:date="2026-01-01T00:00:00Z">
        <w:r>
          <w:t xml:space="preserve"> </w:t>
        </w:r>
      </w:ins>
      <m:oMath>
        <m:r>
          <m:t>2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</w:t>
        </w:r>
      </w:ins>
      <w:ins w:id="304" w:author="PR Preview" w:date="2026-01-01T00:00:00Z">
        <w:r>
          <w:t xml:space="preserve"> </w:t>
        </w:r>
      </w:ins>
      <m:oMath>
        <m:r>
          <m:t>3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</w:t>
        </w:r>
      </w:ins>
      <w:ins w:id="30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ins w:id="308" w:author="PR Preview" w:date="2026-01-01T00:00:00Z">
        <w:r>
          <w:t xml:space="preserve">.</w:t>
        </w:r>
      </w:ins>
    </w:p>
    <w:bookmarkEnd w:id="35"/>
    <w:bookmarkStart w:id="36" w:name="exm-linear-combination-vectors"/>
    <w:p>
      <w:pPr>
        <w:pStyle w:val="BodyText"/>
      </w:pPr>
      <w:ins w:id="309" w:author="PR Preview" w:date="2026-01-01T00:00:00Z">
        <w:r>
          <w:rPr>
            <w:b/>
            <w:bCs/>
          </w:rPr>
          <w:t xml:space="preserve">Example 7 (A linear combination of two vectors)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 linear combination of</w:t>
        </w:r>
      </w:ins>
      <w:ins w:id="31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</w:t>
        </w:r>
      </w:ins>
      <w:ins w:id="31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with coefficients</w:t>
        </w:r>
      </w:ins>
      <w:ins w:id="318" w:author="PR Preview" w:date="2026-01-01T00:00:00Z">
        <w:r>
          <w:t xml:space="preserve"> </w:t>
        </w:r>
      </w:ins>
      <m:oMath>
        <m:r>
          <m:t>2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3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</w:t>
        </w:r>
      </w:ins>
      <w:ins w:id="32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25" w:author="PR Preview" w:date="2026-01-01T00:00:00Z">
        <w:r>
          <w:t xml:space="preserve">.</w:t>
        </w:r>
      </w:ins>
    </w:p>
    <w:bookmarkEnd w:id="36"/>
    <w:bookmarkStart w:id="38" w:name="rem-dot-product-lincom"/>
    <w:p>
      <w:pPr>
        <w:pStyle w:val="BodyText"/>
      </w:pPr>
      <w:ins w:id="326" w:author="PR Preview" w:date="2026-01-01T00:00:00Z">
        <w:r>
          <w:rPr>
            <w:i/>
            <w:iCs/>
          </w:rPr>
          <w:t xml:space="preserve">Remark 3</w:t>
        </w:r>
      </w:ins>
      <w:ins w:id="327" w:author="PR Preview" w:date="2026-01-01T00:00:00Z">
        <w:r>
          <w:t xml:space="preserve"> (The dot product is a linear combination). </w:t>
        </w:r>
      </w:ins>
      <w:ins w:id="328" w:author="PR Preview" w:date="2026-01-01T00:00:00Z">
        <w:r>
          <w:t xml:space="preserve">The dot product</w:t>
        </w:r>
      </w:ins>
      <w:ins w:id="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a linear combination (</w:t>
        </w:r>
      </w:ins>
      <w:hyperlink w:anchor="def-linear-combination">
        <w:ins w:id="33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33" w:author="PR Preview" w:date="2026-01-01T00:00:00Z">
        <w:r>
          <w:t xml:space="preserve">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of the entries of</w:t>
        </w:r>
      </w:ins>
      <w:ins w:id="3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37" w:author="PR Preview" w:date="2026-01-01T00:00:00Z">
        <w:r>
          <w:t xml:space="preserve">, with coefficients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339" w:author="PR Preview" w:date="2026-01-01T00:00:00Z">
        <w: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In</w:t>
        </w:r>
      </w:ins>
      <w:ins w:id="342" w:author="PR Preview" w:date="2026-01-01T00:00:00Z">
        <w:r>
          <w:t xml:space="preserve"> </w:t>
        </w:r>
      </w:ins>
      <w:hyperlink w:anchor="exm-dot-product">
        <w:ins w:id="34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the linear combination of</w:t>
        </w:r>
      </w:ins>
      <w:ins w:id="348" w:author="PR Preview" w:date="2026-01-01T00:00:00Z">
        <w:r>
          <w:t xml:space="preserve"> </w:t>
        </w:r>
      </w:ins>
      <m:oMath>
        <m:r>
          <m:t>4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m:oMath>
        <m:r>
          <m:t>5</m:t>
        </m:r>
      </m:oMath>
      <w:ins w:id="351" w:author="PR Preview" w:date="2026-01-01T00:00:00Z">
        <w:r>
          <w:t xml:space="preserve">, and</w:t>
        </w:r>
      </w:ins>
      <w:ins w:id="352" w:author="PR Preview" w:date="2026-01-01T00:00:00Z">
        <w:r>
          <w:t xml:space="preserve"> </w:t>
        </w:r>
      </w:ins>
      <m:oMath>
        <m:r>
          <m:t>6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with coefficients</w:t>
        </w:r>
      </w:ins>
      <w:ins w:id="355" w:author="PR Preview" w:date="2026-01-01T00:00:00Z">
        <w:r>
          <w:t xml:space="preserve"> </w:t>
        </w:r>
      </w:ins>
      <m:oMath>
        <m:r>
          <m:t>1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m:oMath>
        <m:r>
          <m:t>2</m:t>
        </m:r>
      </m:oMath>
      <w:ins w:id="358" w:author="PR Preview" w:date="2026-01-01T00:00:00Z">
        <w:r>
          <w:t xml:space="preserve">, and</w:t>
        </w:r>
      </w:ins>
      <w:ins w:id="359" w:author="PR Preview" w:date="2026-01-01T00:00:00Z">
        <w:r>
          <w:t xml:space="preserve"> </w:t>
        </w:r>
      </w:ins>
      <m:oMath>
        <m:r>
          <m:t>3</m:t>
        </m:r>
      </m:oMath>
      <w:ins w:id="36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Definition 9 (Zero vector)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b/>
            <w:bCs/>
          </w:rPr>
          <w:delText xml:space="preserve">zero vector</w:delText>
        </w:r>
      </w:del>
      <w:del w:id="3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length</w:delText>
        </w:r>
      </w:del>
      <w:del w:id="369" w:author="PR Preview" w:date="2026-01-01T00:00:00Z">
        <w:r>
          <w:delText xml:space="preserve"> </w:delText>
        </w:r>
      </w:del>
      <m:oMath>
        <m:r>
          <m:t>p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has all entries equal to zero:</w:delText>
        </w:r>
      </w:del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Definition 11 (Zero vector)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b/>
            <w:bCs/>
          </w:rPr>
          <w:t xml:space="preserve">zero vector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of length</w:t>
        </w:r>
      </w:ins>
      <w:ins w:id="380" w:author="PR Preview" w:date="2026-01-01T00:00:00Z">
        <w:r>
          <w:t xml:space="preserve"> </w:t>
        </w:r>
      </w:ins>
      <m:oMath>
        <m:r>
          <m:t>p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has all entries equal to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del w:id="383" w:author="PR Preview" w:date="2026-01-01T00:00:00Z">
        <w:r>
          <w:rPr>
            <w:i/>
            <w:iCs/>
          </w:rPr>
          <w:delText xml:space="preserve">Remark 4</w:delText>
        </w:r>
      </w:del>
      <w:del w:id="384" w:author="PR Preview" w:date="2026-01-01T00:00:00Z">
        <w:r>
          <w:delText xml:space="preserve"> (The zero vector is the additive identity). </w:delText>
        </w:r>
      </w:del>
      <w:del w:id="385" w:author="PR Preview" w:date="2026-01-01T00:00:00Z">
        <w:r>
          <w:delText xml:space="preserve">Adding the zero vector to a vector leaves it unchanged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(</w:delText>
        </w:r>
      </w:del>
      <w:hyperlink w:anchor="def-vector-addition">
        <w:del w:id="38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89" w:author="PR Preview" w:date="2026-01-01T00:00:00Z">
        <w:r>
          <w:delText xml:space="preserve">):</w:delText>
        </w:r>
      </w:del>
      <w:del w:id="3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for any vector</w:delText>
        </w:r>
      </w:del>
      <w:del w:id="3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of the same length,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so</w:delText>
        </w:r>
      </w:del>
      <w:del w:id="3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the</w:delText>
        </w:r>
      </w:del>
      <w:del w:id="401" w:author="PR Preview" w:date="2026-01-01T00:00:00Z">
        <w:r>
          <w:delText xml:space="preserve"> </w:delText>
        </w:r>
      </w:del>
      <w:hyperlink r:id="rId41">
        <w:del w:id="402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vector addition.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 example,</w:delText>
        </w:r>
      </w:del>
    </w:p>
    <w:p>
      <w:pPr>
        <w:pStyle w:val="FirstParagraph"/>
      </w:pPr>
      <w:ins w:id="407" w:author="PR Preview" w:date="2026-01-01T00:00:00Z">
        <w:r>
          <w:rPr>
            <w:i/>
            <w:iCs/>
          </w:rPr>
          <w:t xml:space="preserve">Remark 4</w:t>
        </w:r>
      </w:ins>
      <w:ins w:id="408" w:author="PR Preview" w:date="2026-01-01T00:00:00Z">
        <w:r>
          <w:t xml:space="preserve"> (The zero vector is the additive identity). </w:t>
        </w:r>
      </w:ins>
      <w:ins w:id="409" w:author="PR Preview" w:date="2026-01-01T00:00:00Z">
        <w:r>
          <w:t xml:space="preserve">Adding the zero vector to a vector leaves it unchanged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</w:t>
        </w:r>
      </w:ins>
      <w:hyperlink w:anchor="def-vector-addition">
        <w:ins w:id="4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3" w:author="PR Preview" w:date="2026-01-01T00:00:00Z">
        <w:r>
          <w:t xml:space="preserve">):</w:t>
        </w:r>
      </w:ins>
      <w:ins w:id="4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for any vector</w:t>
        </w:r>
      </w:ins>
      <w:ins w:id="4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 the same length,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so</w:t>
        </w:r>
      </w:ins>
      <w:ins w:id="4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is the</w:t>
        </w:r>
      </w:ins>
      <w:ins w:id="425" w:author="PR Preview" w:date="2026-01-01T00:00:00Z">
        <w:r>
          <w:t xml:space="preserve"> </w:t>
        </w:r>
      </w:ins>
      <w:hyperlink r:id="rId41">
        <w:ins w:id="426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for vector addition.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del w:id="431" w:author="PR Preview" w:date="2026-01-01T00:00:00Z">
        <w:r>
          <w:rPr>
            <w:b/>
            <w:bCs/>
          </w:rPr>
          <w:delText xml:space="preserve">Definition 10 (Mean (average, sample mean))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The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rPr>
            <w:b/>
            <w:bCs/>
          </w:rPr>
          <w:delText xml:space="preserve">mean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(or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rPr>
            <w:b/>
            <w:bCs/>
          </w:rPr>
          <w:delText xml:space="preserve">average</w:delText>
        </w:r>
      </w:del>
      <w:del w:id="440" w:author="PR Preview" w:date="2026-01-01T00:00:00Z">
        <w:r>
          <w:delText xml:space="preserve">) of</w:delText>
        </w:r>
      </w:del>
      <w:del w:id="441" w:author="PR Preview" w:date="2026-01-01T00:00:00Z">
        <w:r>
          <w:delText xml:space="preserve"> </w:delText>
        </w:r>
      </w:del>
      <m:oMath>
        <m:r>
          <m:t>n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numbers</w:delText>
        </w:r>
      </w:del>
      <w:del w:id="4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is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their</w:delText>
        </w:r>
      </w:del>
      <w:del w:id="449" w:author="PR Preview" w:date="2026-01-01T00:00:00Z">
        <w:r>
          <w:delText xml:space="preserve"> </w:delText>
        </w:r>
      </w:del>
      <w:hyperlink r:id="rId43">
        <w:del w:id="450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divided by how many there are:</w:delText>
        </w:r>
      </w:del>
    </w:p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Definition 12 (Mean (average, sample mean))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b/>
            <w:bCs/>
          </w:rPr>
          <w:t xml:space="preserve">mean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(or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rPr>
            <w:b/>
            <w:bCs/>
          </w:rPr>
          <w:t xml:space="preserve">average</w:t>
        </w:r>
      </w:ins>
      <w:ins w:id="462" w:author="PR Preview" w:date="2026-01-01T00:00:00Z">
        <w:r>
          <w:t xml:space="preserve">) of</w:t>
        </w:r>
      </w:ins>
      <w:ins w:id="463" w:author="PR Preview" w:date="2026-01-01T00:00:00Z">
        <w:r>
          <w:t xml:space="preserve"> </w:t>
        </w:r>
      </w:ins>
      <m:oMath>
        <m:r>
          <m:t>n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numbers</w:t>
        </w:r>
      </w:ins>
      <w:ins w:id="4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their</w:t>
        </w:r>
      </w:ins>
      <w:ins w:id="471" w:author="PR Preview" w:date="2026-01-01T00:00:00Z">
        <w:r>
          <w:t xml:space="preserve"> </w:t>
        </w:r>
      </w:ins>
      <w:hyperlink r:id="rId43">
        <w:ins w:id="472" w:author="PR Preview" w:date="2026-01-01T00:00:00Z">
          <w:r>
            <w:rPr>
              <w:rStyle w:val="Hyperlink"/>
            </w:rPr>
            <w:t xml:space="preserve">sum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divided by how many there are: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del w:id="475" w:author="PR Preview" w:date="2026-01-01T00:00:00Z">
        <w:r>
          <w:rPr>
            <w:b/>
            <w:bCs/>
          </w:rPr>
          <w:delText xml:space="preserve">Example 7 (The mean of three numbers)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For</w:delText>
        </w:r>
      </w:del>
      <w:del w:id="47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</w:delText>
        </w:r>
      </w:del>
      <w:del w:id="4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del w:id="484" w:author="PR Preview" w:date="2026-01-01T00:00:00Z">
        <w:r>
          <w:delText xml:space="preserve">:</w:delText>
        </w:r>
      </w:del>
    </w:p>
    <w:p>
      <w:pPr>
        <w:pStyle w:val="FirstParagraph"/>
      </w:pPr>
      <w:ins w:id="485" w:author="PR Preview" w:date="2026-01-01T00:00:00Z">
        <w:r>
          <w:rPr>
            <w:b/>
            <w:bCs/>
          </w:rPr>
          <w:t xml:space="preserve">Example 8 (The mean of three numbers)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For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ins w:id="4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del w:id="495" w:author="PR Preview" w:date="2026-01-01T00:00:00Z">
        <w:r>
          <w:rPr>
            <w:b/>
            <w:bCs/>
          </w:rPr>
          <w:delText xml:space="preserve">Definition 11 (Ones vector)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rPr>
            <w:b/>
            <w:bCs/>
          </w:rPr>
          <w:delText xml:space="preserve">ones vector</w:delText>
        </w:r>
      </w:del>
      <w:del w:id="5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of length</w:delText>
        </w:r>
      </w:del>
      <w:del w:id="503" w:author="PR Preview" w:date="2026-01-01T00:00:00Z">
        <w:r>
          <w:delText xml:space="preserve"> </w:delText>
        </w:r>
      </w:del>
      <m:oMath>
        <m:r>
          <m:t>p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has all entries equal to one:</w:delText>
        </w:r>
      </w:del>
    </w:p>
    <w:p>
      <w:pPr>
        <w:pStyle w:val="BodyText"/>
      </w:pPr>
      <w:ins w:id="506" w:author="PR Preview" w:date="2026-01-01T00:00:00Z">
        <w:r>
          <w:rPr>
            <w:b/>
            <w:bCs/>
          </w:rPr>
          <w:t xml:space="preserve">Definition 13 (Ones vector)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rPr>
            <w:b/>
            <w:bCs/>
          </w:rPr>
          <w:t xml:space="preserve">ones vector</w:t>
        </w:r>
      </w:ins>
      <w:ins w:id="5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of length</w:t>
        </w:r>
      </w:ins>
      <w:ins w:id="514" w:author="PR Preview" w:date="2026-01-01T00:00:00Z">
        <w:r>
          <w:t xml:space="preserve"> </w:t>
        </w:r>
      </w:ins>
      <m:oMath>
        <m:r>
          <m:t>p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has all entries equal to one: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del w:id="517" w:author="PR Preview" w:date="2026-01-01T00:00:00Z">
        <w:r>
          <w:rPr>
            <w:i/>
            <w:iCs/>
          </w:rPr>
          <w:delText xml:space="preserve">Remark 6</w:delText>
        </w:r>
      </w:del>
      <w:del w:id="518" w:author="PR Preview" w:date="2026-01-01T00:00:00Z">
        <w:r>
          <w:delText xml:space="preserve"> (The ones vector sums the entries). </w:delText>
        </w:r>
      </w:del>
      <w:del w:id="519" w:author="PR Preview" w:date="2026-01-01T00:00:00Z">
        <w:r>
          <w:delText xml:space="preserve">The dot product (</w:delText>
        </w:r>
      </w:del>
      <w:hyperlink w:anchor="def-dot-product">
        <w:del w:id="52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21" w:author="PR Preview" w:date="2026-01-01T00:00:00Z">
        <w:r>
          <w:delText xml:space="preserve">) of</w:delText>
        </w:r>
      </w:del>
      <w:del w:id="5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with</w:delText>
        </w:r>
      </w:del>
      <w:del w:id="5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the sum of the entries of</w:delText>
        </w:r>
      </w:del>
      <w:del w:id="5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29" w:author="PR Preview" w:date="2026-01-01T00:00:00Z">
        <w:r>
          <w:delText xml:space="preserve">:</w:delText>
        </w:r>
      </w:del>
    </w:p>
    <w:p>
      <w:pPr>
        <w:pStyle w:val="FirstParagraph"/>
      </w:pPr>
      <w:ins w:id="530" w:author="PR Preview" w:date="2026-01-01T00:00:00Z">
        <w:r>
          <w:rPr>
            <w:i/>
            <w:iCs/>
          </w:rPr>
          <w:t xml:space="preserve">Remark 6</w:t>
        </w:r>
      </w:ins>
      <w:ins w:id="531" w:author="PR Preview" w:date="2026-01-01T00:00:00Z">
        <w:r>
          <w:t xml:space="preserve"> (The ones vector sums the entries). </w:t>
        </w:r>
      </w:ins>
      <w:ins w:id="532" w:author="PR Preview" w:date="2026-01-01T00:00:00Z">
        <w:r>
          <w:t xml:space="preserve">The dot product (</w:t>
        </w:r>
      </w:ins>
      <w:hyperlink w:anchor="def-dot-product">
        <w:ins w:id="5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34" w:author="PR Preview" w:date="2026-01-01T00:00:00Z">
        <w:r>
          <w:t xml:space="preserve">) of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with</w:t>
        </w:r>
      </w:ins>
      <w:ins w:id="5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the sum of the entries of</w:t>
        </w:r>
      </w:ins>
      <w:ins w:id="5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12 (Indicator vector (standard basis vector))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The</w:delText>
        </w:r>
      </w:del>
      <w:del w:id="546" w:author="PR Preview" w:date="2026-01-01T00:00:00Z">
        <w:r>
          <w:delText xml:space="preserve"> </w:delText>
        </w:r>
      </w:del>
      <m:oMath>
        <m:r>
          <m:t>j</m:t>
        </m:r>
      </m:oMath>
      <w:del w:id="547" w:author="PR Preview" w:date="2026-01-01T00:00:00Z">
        <w:r>
          <w:delText xml:space="preserve">-th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rPr>
            <w:b/>
            <w:bCs/>
          </w:rPr>
          <w:delText xml:space="preserve">indicator vector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(or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standard basis vector</w:delText>
        </w:r>
      </w:del>
      <w:del w:id="554" w:author="PR Preview" w:date="2026-01-01T00:00:00Z">
        <w:r>
          <w:delText xml:space="preserve">)</w:delText>
        </w:r>
      </w:del>
      <w:del w:id="5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length</w:delText>
        </w:r>
      </w:del>
      <w:del w:id="558" w:author="PR Preview" w:date="2026-01-01T00:00:00Z">
        <w:r>
          <w:delText xml:space="preserve"> </w:delText>
        </w:r>
      </w:del>
      <m:oMath>
        <m:r>
          <m:t>p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has a</w:delText>
        </w:r>
      </w:del>
      <w:del w:id="561" w:author="PR Preview" w:date="2026-01-01T00:00:00Z">
        <w:r>
          <w:delText xml:space="preserve"> </w:delText>
        </w:r>
      </w:del>
      <m:oMath>
        <m:r>
          <m:t>1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in position</w:delText>
        </w:r>
      </w:del>
      <w:del w:id="564" w:author="PR Preview" w:date="2026-01-01T00:00:00Z">
        <w:r>
          <w:delText xml:space="preserve"> </w:delText>
        </w:r>
      </w:del>
      <m:oMath>
        <m:r>
          <m:t>j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and</w:delText>
        </w:r>
      </w:del>
      <w:del w:id="567" w:author="PR Preview" w:date="2026-01-01T00:00:00Z">
        <w:r>
          <w:delText xml:space="preserve"> </w:delText>
        </w:r>
      </w:del>
      <m:oMath>
        <m:r>
          <m:t>0</m:t>
        </m:r>
      </m:oMath>
      <w:del w:id="568" w:author="PR Preview" w:date="2026-01-01T00:00:00Z">
        <w:r>
          <w:delText xml:space="preserve">s elsewhere:</w:delText>
        </w:r>
      </w:del>
    </w:p>
    <w:p>
      <w:pPr>
        <w:pStyle w:val="BodyText"/>
      </w:pPr>
      <w:ins w:id="569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</w:t>
        </w:r>
      </w:ins>
      <w:ins w:id="572" w:author="PR Preview" w:date="2026-01-01T00:00:00Z">
        <w:r>
          <w:t xml:space="preserve"> </w:t>
        </w:r>
      </w:ins>
      <m:oMath>
        <m:r>
          <m:t>j</m:t>
        </m:r>
      </m:oMath>
      <w:ins w:id="573" w:author="PR Preview" w:date="2026-01-01T00:00:00Z">
        <w:r>
          <w:t xml:space="preserve">-th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rPr>
            <w:b/>
            <w:bCs/>
          </w:rPr>
          <w:t xml:space="preserve">indicator vector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(or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standard basis vector</w:t>
        </w:r>
      </w:ins>
      <w:ins w:id="580" w:author="PR Preview" w:date="2026-01-01T00:00:00Z">
        <w:r>
          <w:t xml:space="preserve">)</w:t>
        </w:r>
      </w:ins>
      <w:ins w:id="5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of length</w:t>
        </w:r>
      </w:ins>
      <w:ins w:id="584" w:author="PR Preview" w:date="2026-01-01T00:00:00Z">
        <w:r>
          <w:t xml:space="preserve"> </w:t>
        </w:r>
      </w:ins>
      <m:oMath>
        <m:r>
          <m:t>p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has a</w:t>
        </w:r>
      </w:ins>
      <w:ins w:id="587" w:author="PR Preview" w:date="2026-01-01T00:00:00Z">
        <w:r>
          <w:t xml:space="preserve"> </w:t>
        </w:r>
      </w:ins>
      <m:oMath>
        <m:r>
          <m:t>1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in position</w:t>
        </w:r>
      </w:ins>
      <w:ins w:id="590" w:author="PR Preview" w:date="2026-01-01T00:00:00Z">
        <w:r>
          <w:t xml:space="preserve"> </w:t>
        </w:r>
      </w:ins>
      <m:oMath>
        <m:r>
          <m:t>j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and</w:t>
        </w:r>
      </w:ins>
      <w:ins w:id="593" w:author="PR Preview" w:date="2026-01-01T00:00:00Z">
        <w:r>
          <w:t xml:space="preserve"> </w:t>
        </w:r>
      </w:ins>
      <m:oMath>
        <m:r>
          <m:t>0</m:t>
        </m:r>
      </m:oMath>
      <w:ins w:id="594" w:author="PR Preview" w:date="2026-01-01T00:00:00Z">
        <w:r>
          <w:t xml:space="preserve">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Every vector</w:delText>
        </w:r>
      </w:del>
      <w:del w:id="5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the linear combination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w:anchor="def-linear-combination">
        <w:del w:id="60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04" w:author="PR Preview" w:date="2026-01-01T00:00:00Z">
        <w:r>
          <w:delText xml:space="preserve">) of the indicator vectors</w:delText>
        </w:r>
      </w:del>
      <w:del w:id="6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(</w:delText>
        </w:r>
      </w:del>
      <w:hyperlink w:anchor="def-indicator-vector">
        <w:del w:id="60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09" w:author="PR Preview" w:date="2026-01-01T00:00:00Z">
        <w:r>
          <w:delText xml:space="preserve">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with coefficients</w:delText>
        </w:r>
      </w:del>
      <w:del w:id="6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613" w:author="PR Preview" w:date="2026-01-01T00:00:00Z">
        <w:r>
          <w:delText xml:space="preserve">:</w:delText>
        </w:r>
      </w:del>
    </w:p>
    <w:p>
      <w:pPr>
        <w:pStyle w:val="FirstParagraph"/>
      </w:pPr>
      <w:ins w:id="614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Every vector</w:t>
        </w:r>
      </w:ins>
      <w:ins w:id="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is the linear combination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(</w:t>
        </w:r>
      </w:ins>
      <w:hyperlink w:anchor="def-linear-combination">
        <w:ins w:id="62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3" w:author="PR Preview" w:date="2026-01-01T00:00:00Z">
        <w:r>
          <w:t xml:space="preserve">) of the indicator vectors</w:t>
        </w:r>
      </w:ins>
      <w:ins w:id="6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def-indicator-vector">
        <w:ins w:id="6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28" w:author="PR Preview" w:date="2026-01-01T00:00:00Z">
        <w:r>
          <w:t xml:space="preserve">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with coefficients</w:t>
        </w:r>
      </w:ins>
      <w:ins w:id="6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6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del w:id="633" w:author="PR Preview" w:date="2026-01-01T00:00:00Z">
        <w:r>
          <w:rPr>
            <w:b/>
            <w:bCs/>
          </w:rPr>
          <w:delText xml:space="preserve">Example 8 (Expanding a vector in indicator vectors)</w:delText>
        </w:r>
      </w:del>
    </w:p>
    <w:p>
      <w:pPr>
        <w:pStyle w:val="FirstParagraph"/>
      </w:pPr>
      <w:ins w:id="634" w:author="PR Preview" w:date="2026-01-01T00:00:00Z">
        <w:r>
          <w:rPr>
            <w:b/>
            <w:bCs/>
          </w:rPr>
          <w:t xml:space="preserve">Example 9 (Expanding a vector in indicator vectors)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del w:id="635" w:author="PR Preview" w:date="2026-01-01T00:00:00Z">
        <w:r>
          <w:rPr>
            <w:b/>
            <w:bCs/>
          </w:rPr>
          <w:delText xml:space="preserve">Definition 13 (Orthogonal vectors)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Two vectors</w:delText>
        </w:r>
      </w:del>
      <w:del w:id="6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and</w:delText>
        </w:r>
      </w:del>
      <w:del w:id="6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of the same length are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orthogonal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(written</w:delText>
        </w:r>
      </w:del>
      <w:del w:id="6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del w:id="649" w:author="PR Preview" w:date="2026-01-01T00:00:00Z">
        <w:r>
          <w:delText xml:space="preserve">) if their dot product (</w:delText>
        </w:r>
      </w:del>
      <w:hyperlink w:anchor="def-dot-product">
        <w:del w:id="65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51" w:author="PR Preview" w:date="2026-01-01T00:00:00Z">
        <w:r>
          <w:delText xml:space="preserve">) is zero:</w:delText>
        </w:r>
      </w:del>
    </w:p>
    <w:p>
      <w:pPr>
        <w:pStyle w:val="FirstParagraph"/>
      </w:pPr>
      <w:ins w:id="652" w:author="PR Preview" w:date="2026-01-01T00:00:00Z">
        <w:r>
          <w:rPr>
            <w:b/>
            <w:bCs/>
          </w:rPr>
          <w:t xml:space="preserve">Definition 15 (Orthogonal vectors)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Two vectors</w:t>
        </w:r>
      </w:ins>
      <w:ins w:id="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of the same length are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rPr>
            <w:b/>
            <w:bCs/>
          </w:rPr>
          <w:t xml:space="preserve">orthogonal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(written</w:t>
        </w:r>
      </w:ins>
      <w:ins w:id="6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666" w:author="PR Preview" w:date="2026-01-01T00:00:00Z">
        <w:r>
          <w:t xml:space="preserve">) if their dot product (</w:t>
        </w:r>
      </w:ins>
      <w:hyperlink w:anchor="def-dot-product">
        <w:ins w:id="6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8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del w:id="669" w:author="PR Preview" w:date="2026-01-01T00:00:00Z">
        <w:r>
          <w:rPr>
            <w:b/>
            <w:bCs/>
          </w:rPr>
          <w:delText xml:space="preserve">Example 9 (Vectors that are not orthogonal)</w:delText>
        </w:r>
      </w:del>
    </w:p>
    <w:p>
      <w:pPr>
        <w:pStyle w:val="BodyText"/>
      </w:pPr>
      <w:ins w:id="670" w:author="PR Preview" w:date="2026-01-01T00:00:00Z">
        <w:r>
          <w:rPr>
            <w:b/>
            <w:bCs/>
          </w:rPr>
          <w:t xml:space="preserve">Example 10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del w:id="671" w:author="PR Preview" w:date="2026-01-01T00:00:00Z">
        <w:r>
          <w:rPr>
            <w:b/>
            <w:bCs/>
          </w:rPr>
          <w:delText xml:space="preserve">Definition 14 (Euclidean norm (length,</w:delText>
        </w:r>
      </w:del>
      <w:del w:id="67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673" w:author="PR Preview" w:date="2026-01-01T00:00:00Z">
        <w:r>
          <w:rPr>
            <w:b/>
            <w:bCs/>
          </w:rPr>
          <w:delText xml:space="preserve"> </w:delText>
        </w:r>
      </w:del>
      <w:del w:id="674" w:author="PR Preview" w:date="2026-01-01T00:00:00Z">
        <w:r>
          <w:rPr>
            <w:b/>
            <w:bCs/>
          </w:rPr>
          <w:delText xml:space="preserve">norm))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rPr>
            <w:b/>
            <w:bCs/>
          </w:rPr>
          <w:delText xml:space="preserve">Euclidean norm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(or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rPr>
            <w:b/>
            <w:bCs/>
          </w:rPr>
          <w:delText xml:space="preserve">length</w:delText>
        </w:r>
      </w:del>
      <w:del w:id="683" w:author="PR Preview" w:date="2026-01-01T00:00:00Z">
        <w:r>
          <w:delText xml:space="preserve">, also called the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685" w:author="PR Preview" w:date="2026-01-01T00:00:00Z">
        <w:r>
          <w:rPr>
            <w:b/>
            <w:bCs/>
          </w:rPr>
          <w:delText xml:space="preserve"> </w:delText>
        </w:r>
      </w:del>
      <w:del w:id="686" w:author="PR Preview" w:date="2026-01-01T00:00:00Z">
        <w:r>
          <w:rPr>
            <w:b/>
            <w:bCs/>
          </w:rPr>
          <w:delText xml:space="preserve">norm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and written</w:delText>
        </w:r>
      </w:del>
      <w:del w:id="6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690" w:author="PR Preview" w:date="2026-01-01T00:00:00Z">
        <w:r>
          <w:delText xml:space="preserve">) of a vector</w:delText>
        </w:r>
      </w:del>
      <w:del w:id="6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of length</w:delText>
        </w:r>
      </w:del>
      <w:del w:id="694" w:author="PR Preview" w:date="2026-01-01T00:00:00Z">
        <w:r>
          <w:delText xml:space="preserve"> </w:delText>
        </w:r>
      </w:del>
      <m:oMath>
        <m:r>
          <m:t>p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</w:delText>
        </w:r>
      </w:del>
    </w:p>
    <w:p>
      <w:pPr>
        <w:pStyle w:val="BodyText"/>
      </w:pPr>
      <w:ins w:id="697" w:author="PR Preview" w:date="2026-01-01T00:00:00Z">
        <w:r>
          <w:rPr>
            <w:b/>
            <w:bCs/>
          </w:rPr>
          <w:t xml:space="preserve">Definition 16 (Euclidean norm (length,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699" w:author="PR Preview" w:date="2026-01-01T00:00:00Z">
        <w:r>
          <w:rPr>
            <w:b/>
            <w:bCs/>
          </w:rP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norm))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The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rPr>
            <w:b/>
            <w:bCs/>
          </w:rPr>
          <w:t xml:space="preserve">Euclidean norm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(or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b/>
            <w:bCs/>
          </w:rPr>
          <w:t xml:space="preserve">length</w:t>
        </w:r>
      </w:ins>
      <w:ins w:id="709" w:author="PR Preview" w:date="2026-01-01T00:00:00Z">
        <w:r>
          <w:t xml:space="preserve">, also called the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11" w:author="PR Preview" w:date="2026-01-01T00:00:00Z">
        <w:r>
          <w:rPr>
            <w:b/>
            <w:bCs/>
          </w:rPr>
          <w:t xml:space="preserve"> </w:t>
        </w:r>
      </w:ins>
      <w:ins w:id="712" w:author="PR Preview" w:date="2026-01-01T00:00:00Z">
        <w:r>
          <w:rPr>
            <w:b/>
            <w:bCs/>
          </w:rPr>
          <w:t xml:space="preserve">norm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 written</w:t>
        </w:r>
      </w:ins>
      <w:ins w:id="71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ins w:id="716" w:author="PR Preview" w:date="2026-01-01T00:00:00Z">
        <w:r>
          <w:t xml:space="preserve">) of a vector</w:t>
        </w:r>
      </w:ins>
      <w:ins w:id="7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of length</w:t>
        </w:r>
      </w:ins>
      <w:ins w:id="720" w:author="PR Preview" w:date="2026-01-01T00:00:00Z">
        <w:r>
          <w:t xml:space="preserve"> </w:t>
        </w:r>
      </w:ins>
      <m:oMath>
        <m:r>
          <m:t>p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</w:t>
        </w:r>
      </w:ins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del w:id="723" w:author="PR Preview" w:date="2026-01-01T00:00:00Z">
        <w:r>
          <w:rPr>
            <w:b/>
            <w:bCs/>
          </w:rPr>
          <w:delText xml:space="preserve">Example 10 (The length of a vector)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For</w:delText>
        </w:r>
      </w:del>
      <w:del w:id="7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27" w:author="PR Preview" w:date="2026-01-01T00:00:00Z">
        <w:r>
          <w:delText xml:space="preserve">:</w:delText>
        </w:r>
      </w:del>
    </w:p>
    <w:p>
      <w:pPr>
        <w:pStyle w:val="BodyText"/>
      </w:pPr>
      <w:ins w:id="728" w:author="PR Preview" w:date="2026-01-01T00:00:00Z">
        <w:r>
          <w:rPr>
            <w:b/>
            <w:bCs/>
          </w:rPr>
          <w:t xml:space="preserve">Example 11 (The length of a vector)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For</w:t>
        </w:r>
      </w:ins>
      <w:ins w:id="7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del w:id="733" w:author="PR Preview" w:date="2026-01-01T00:00:00Z">
        <w:r>
          <w:rPr>
            <w:b/>
            <w:bCs/>
          </w:rPr>
          <w:delText xml:space="preserve">Definition 15 (Unit vector)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rPr>
            <w:b/>
            <w:bCs/>
          </w:rPr>
          <w:delText xml:space="preserve">unit vector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a vector whose Euclidean norm (</w:delText>
        </w:r>
      </w:del>
      <w:hyperlink w:anchor="def-euclidean-norm">
        <w:del w:id="74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41" w:author="PR Preview" w:date="2026-01-01T00:00:00Z">
        <w:r>
          <w:delText xml:space="preserve">) is</w:delText>
        </w:r>
      </w:del>
      <w:del w:id="742" w:author="PR Preview" w:date="2026-01-01T00:00:00Z">
        <w:r>
          <w:delText xml:space="preserve"> </w:delText>
        </w:r>
      </w:del>
      <m:oMath>
        <m:r>
          <m:t>1</m:t>
        </m:r>
      </m:oMath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 unit vector is said to have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rPr>
            <w:i/>
            <w:iCs/>
          </w:rPr>
          <w:delText xml:space="preserve">unit length</w:delText>
        </w:r>
      </w:del>
      <w:del w:id="748" w:author="PR Preview" w:date="2026-01-01T00:00:00Z">
        <w:r>
          <w:delText xml:space="preserve">.</w:delText>
        </w:r>
      </w:del>
    </w:p>
    <w:p>
      <w:pPr>
        <w:pStyle w:val="BodyText"/>
      </w:pPr>
      <w:del w:id="749" w:author="PR Preview" w:date="2026-01-01T00:00:00Z">
        <w:r>
          <w:rPr>
            <w:b/>
            <w:bCs/>
          </w:rPr>
          <w:delText xml:space="preserve">Example 11 (A unit vector and a vector that is not one)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For</w:delText>
        </w:r>
      </w:del>
      <w:del w:id="7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753" w:author="PR Preview" w:date="2026-01-01T00:00:00Z">
        <w:r>
          <w:delText xml:space="preserve">: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Definition 17 (Unit vector)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unit vector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a vector whose Euclidean norm (</w:t>
        </w:r>
      </w:ins>
      <w:hyperlink w:anchor="def-euclidean-norm">
        <w:ins w:id="76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62" w:author="PR Preview" w:date="2026-01-01T00:00:00Z">
        <w:r>
          <w:t xml:space="preserve">) is</w:t>
        </w:r>
      </w:ins>
      <w:ins w:id="763" w:author="PR Preview" w:date="2026-01-01T00:00:00Z">
        <w:r>
          <w:t xml:space="preserve"> </w:t>
        </w:r>
      </w:ins>
      <m:oMath>
        <m:r>
          <m:t>1</m:t>
        </m:r>
      </m:oMath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 unit vector is said to have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i/>
            <w:iCs/>
          </w:rPr>
          <w:t xml:space="preserve">unit length</w:t>
        </w:r>
      </w:ins>
      <w:ins w:id="769" w:author="PR Preview" w:date="2026-01-01T00:00:00Z">
        <w:r>
          <w:t xml:space="preserve">.</w:t>
        </w:r>
      </w:ins>
    </w:p>
    <w:bookmarkEnd w:id="63"/>
    <w:bookmarkStart w:id="64" w:name="exm-unit-vector"/>
    <w:p>
      <w:pPr>
        <w:pStyle w:val="BodyText"/>
      </w:pPr>
      <w:ins w:id="770" w:author="PR Preview" w:date="2026-01-01T00:00:00Z">
        <w:r>
          <w:rPr>
            <w:b/>
            <w:bCs/>
          </w:rPr>
          <w:t xml:space="preserve">Example 12 (A unit vector and a vector that is not one)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For</w:t>
        </w:r>
      </w:ins>
      <w:ins w:id="7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Definition 16 (Euclidean distance)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rPr>
            <w:b/>
            <w:bCs/>
          </w:rPr>
          <w:delText xml:space="preserve">Euclidean distance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between two vectors</w:delText>
        </w:r>
      </w:del>
      <w:del w:id="7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and</w:delText>
        </w:r>
      </w:del>
      <w:del w:id="7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of length</w:delText>
        </w:r>
      </w:del>
      <w:del w:id="788" w:author="PR Preview" w:date="2026-01-01T00:00:00Z">
        <w:r>
          <w:delText xml:space="preserve"> </w:delText>
        </w:r>
      </w:del>
      <m:oMath>
        <m:r>
          <m:t>p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is the</w:delText>
        </w:r>
      </w:del>
      <w:del w:id="791" w:author="PR Preview" w:date="2026-01-01T00:00:00Z">
        <w:r>
          <w:delText xml:space="preserve"> </w:delText>
        </w:r>
      </w:del>
      <w:hyperlink w:anchor="def-euclidean-norm">
        <w:del w:id="792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of their difference:</w:delText>
        </w:r>
      </w:del>
    </w:p>
    <w:p>
      <w:pPr>
        <w:pStyle w:val="FirstParagraph"/>
      </w:pPr>
      <w:ins w:id="795" w:author="PR Preview" w:date="2026-01-01T00:00:00Z">
        <w:r>
          <w:rPr>
            <w:b/>
            <w:bCs/>
          </w:rPr>
          <w:t xml:space="preserve">Definition 18 (Euclidean distance)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b/>
            <w:bCs/>
          </w:rPr>
          <w:t xml:space="preserve">Euclidean distance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between two vectors</w:t>
        </w:r>
      </w:ins>
      <w:ins w:id="8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</w:t>
        </w:r>
      </w:ins>
      <w:ins w:id="8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of length</w:t>
        </w:r>
      </w:ins>
      <w:ins w:id="808" w:author="PR Preview" w:date="2026-01-01T00:00:00Z">
        <w:r>
          <w:t xml:space="preserve"> </w:t>
        </w:r>
      </w:ins>
      <m:oMath>
        <m:r>
          <m:t>p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is the</w:t>
        </w:r>
      </w:ins>
      <w:ins w:id="811" w:author="PR Preview" w:date="2026-01-01T00:00:00Z">
        <w:r>
          <w:t xml:space="preserve"> </w:t>
        </w:r>
      </w:ins>
      <w:hyperlink w:anchor="def-euclidean-norm">
        <w:ins w:id="812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of their difference:</w:t>
        </w:r>
      </w:ins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815" w:author="PR Preview" w:date="2026-01-01T00:00:00Z">
        <w:r>
          <w:delText xml:space="preserve">For example, the distance from</w:delText>
        </w:r>
      </w:del>
      <w:del w:id="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to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is</w:delText>
        </w:r>
      </w:del>
      <w:del w:id="8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as in</w:delText>
        </w:r>
      </w:del>
      <w:del w:id="826" w:author="PR Preview" w:date="2026-01-01T00:00:00Z">
        <w:r>
          <w:delText xml:space="preserve"> </w:delText>
        </w:r>
      </w:del>
      <w:hyperlink w:anchor="exm-euclidean-norm">
        <w:del w:id="82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28" w:author="PR Preview" w:date="2026-01-01T00:00:00Z">
        <w:r>
          <w:delText xml:space="preserve">.</w:delText>
        </w:r>
      </w:del>
    </w:p>
    <w:p>
      <w:pPr>
        <w:pStyle w:val="BodyText"/>
      </w:pPr>
      <w:del w:id="829" w:author="PR Preview" w:date="2026-01-01T00:00:00Z">
        <w:r>
          <w:rPr>
            <w:b/>
            <w:bCs/>
          </w:rPr>
          <w:delText xml:space="preserve">Definition 17 (Orthonormal vectors)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 set of vectors</w:delText>
        </w:r>
      </w:del>
      <w:del w:id="832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rPr>
            <w:b/>
            <w:bCs/>
          </w:rPr>
          <w:delText xml:space="preserve">orthonormal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if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the vectors are mutually orthogonal (</w:delText>
        </w:r>
      </w:del>
      <w:hyperlink w:anchor="def-orthogonal-vectors">
        <w:del w:id="8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842" w:author="PR Preview" w:date="2026-01-01T00:00:00Z">
        <w:r>
          <w:delText xml:space="preserve">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 each has norm</w:delText>
        </w:r>
      </w:del>
      <w:del w:id="845" w:author="PR Preview" w:date="2026-01-01T00:00:00Z">
        <w:r>
          <w:delText xml:space="preserve"> </w:delText>
        </w:r>
      </w:del>
      <m:oMath>
        <m:r>
          <m:t>1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(</w:delText>
        </w:r>
      </w:del>
      <w:hyperlink w:anchor="def-euclidean-norm">
        <w:del w:id="84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49" w:author="PR Preview" w:date="2026-01-01T00:00:00Z">
        <w:r>
          <w:delText xml:space="preserve">), that is,</w:delText>
        </w:r>
      </w:del>
      <w:del w:id="850" w:author="PR Preview" w:date="2026-01-01T00:00:00Z">
        <w:r>
          <w:delText xml:space="preserve"> </w:delText>
        </w:r>
      </w:del>
      <w:hyperlink w:anchor="def-unit-vector">
        <w:del w:id="851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852" w:author="PR Preview" w:date="2026-01-01T00:00:00Z">
        <w:r>
          <w:delText xml:space="preserve">:</w:delText>
        </w:r>
      </w:del>
    </w:p>
    <w:p>
      <w:pPr>
        <w:pStyle w:val="BodyText"/>
      </w:pPr>
      <w:ins w:id="853" w:author="PR Preview" w:date="2026-01-01T00:00:00Z">
        <w:r>
          <w:t xml:space="preserve">For example, the distance from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to</w:t>
        </w:r>
      </w:ins>
      <w:ins w:id="8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as in</w:t>
        </w:r>
      </w:ins>
      <w:ins w:id="864" w:author="PR Preview" w:date="2026-01-01T00:00:00Z">
        <w:r>
          <w:t xml:space="preserve"> </w:t>
        </w:r>
      </w:ins>
      <w:hyperlink w:anchor="exm-euclidean-norm">
        <w:ins w:id="86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66" w:author="PR Preview" w:date="2026-01-01T00:00:00Z">
        <w:r>
          <w:t xml:space="preserve">.</w:t>
        </w:r>
      </w:ins>
    </w:p>
    <w:bookmarkEnd w:id="69"/>
    <w:bookmarkStart w:id="70" w:name="def-orthonormal-vectors"/>
    <w:p>
      <w:pPr>
        <w:pStyle w:val="BodyText"/>
      </w:pPr>
      <w:ins w:id="867" w:author="PR Preview" w:date="2026-01-01T00:00:00Z">
        <w:r>
          <w:rPr>
            <w:b/>
            <w:bCs/>
          </w:rPr>
          <w:t xml:space="preserve">Definition 19 (Orthonormal vectors)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 set of vectors</w:t>
        </w:r>
      </w:ins>
      <w:ins w:id="870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b/>
            <w:bCs/>
          </w:rPr>
          <w:t xml:space="preserve">orthonormal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if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 vectors are mutually orthogonal (</w:t>
        </w:r>
      </w:ins>
      <w:hyperlink w:anchor="def-orthogonal-vectors">
        <w:ins w:id="87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80" w:author="PR Preview" w:date="2026-01-01T00:00:00Z">
        <w:r>
          <w:t xml:space="preserve">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 each has norm</w:t>
        </w:r>
      </w:ins>
      <w:ins w:id="883" w:author="PR Preview" w:date="2026-01-01T00:00:00Z">
        <w:r>
          <w:t xml:space="preserve"> </w:t>
        </w:r>
      </w:ins>
      <m:oMath>
        <m:r>
          <m:t>1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(</w:t>
        </w:r>
      </w:ins>
      <w:hyperlink w:anchor="def-euclidean-norm">
        <w:ins w:id="88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87" w:author="PR Preview" w:date="2026-01-01T00:00:00Z">
        <w:r>
          <w:t xml:space="preserve">), that is,</w:t>
        </w:r>
      </w:ins>
      <w:ins w:id="888" w:author="PR Preview" w:date="2026-01-01T00:00:00Z">
        <w:r>
          <w:t xml:space="preserve"> </w:t>
        </w:r>
      </w:ins>
      <w:hyperlink w:anchor="def-unit-vector">
        <w:ins w:id="889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8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del w:id="891" w:author="PR Preview" w:date="2026-01-01T00:00:00Z">
        <w:r>
          <w:rPr>
            <w:b/>
            <w:bCs/>
          </w:rPr>
          <w:delText xml:space="preserve">Example 12 (Indicator vectors are orthonormal)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The indicator vectors</w:delText>
        </w:r>
      </w:del>
      <w:del w:id="8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(</w:delText>
        </w:r>
      </w:del>
      <w:hyperlink w:anchor="def-indicator-vector">
        <w:del w:id="89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98" w:author="PR Preview" w:date="2026-01-01T00:00:00Z">
        <w:r>
          <w:delText xml:space="preserve">) form an orthonormal set.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By</w:delText>
        </w:r>
      </w:del>
      <w:del w:id="901" w:author="PR Preview" w:date="2026-01-01T00:00:00Z">
        <w:r>
          <w:delText xml:space="preserve"> </w:delText>
        </w:r>
      </w:del>
      <w:hyperlink w:anchor="thm-indicator-selection">
        <w:del w:id="90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 entry</w:delText>
        </w:r>
      </w:del>
      <w:del w:id="907" w:author="PR Preview" w:date="2026-01-01T00:00:00Z">
        <w:r>
          <w:delText xml:space="preserve"> </w:delText>
        </w:r>
      </w:del>
      <m:oMath>
        <m:r>
          <m:t>i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of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which is</w:delText>
        </w:r>
      </w:del>
      <w:del w:id="914" w:author="PR Preview" w:date="2026-01-01T00:00:00Z">
        <w:r>
          <w:delText xml:space="preserve"> </w:delText>
        </w:r>
      </w:del>
      <m:oMath>
        <m:r>
          <m:t>1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if</w:delText>
        </w:r>
      </w:del>
      <w:del w:id="9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and</w:delText>
        </w:r>
      </w:del>
      <w:del w:id="920" w:author="PR Preview" w:date="2026-01-01T00:00:00Z">
        <w:r>
          <w:delText xml:space="preserve"> </w:delText>
        </w:r>
      </w:del>
      <m:oMath>
        <m:r>
          <m:t>0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if</w:delText>
        </w:r>
      </w:del>
      <w:del w:id="9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For</w:delText>
        </w:r>
      </w:del>
      <w:del w:id="9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928" w:author="PR Preview" w:date="2026-01-01T00:00:00Z">
        <w:r>
          <w:delText xml:space="preserve">:</w:delText>
        </w:r>
      </w:del>
    </w:p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Example 13 (Indicator vectors are orthonormal)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 indicator vectors</w:t>
        </w:r>
      </w:ins>
      <w:ins w:id="9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(</w:t>
        </w:r>
      </w:ins>
      <w:hyperlink w:anchor="def-indicator-vector">
        <w:ins w:id="93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36" w:author="PR Preview" w:date="2026-01-01T00:00:00Z">
        <w:r>
          <w:t xml:space="preserve">) form an orthonormal set.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By</w:t>
        </w:r>
      </w:ins>
      <w:ins w:id="939" w:author="PR Preview" w:date="2026-01-01T00:00:00Z">
        <w:r>
          <w:t xml:space="preserve"> </w:t>
        </w:r>
      </w:ins>
      <w:hyperlink w:anchor="thm-indicator-selection">
        <w:ins w:id="9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entry</w:t>
        </w:r>
      </w:ins>
      <w:ins w:id="945" w:author="PR Preview" w:date="2026-01-01T00:00:00Z">
        <w:r>
          <w:t xml:space="preserve"> </w:t>
        </w:r>
      </w:ins>
      <m:oMath>
        <m:r>
          <m:t>i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of</w:t>
        </w:r>
      </w:ins>
      <w:ins w:id="9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which is</w:t>
        </w:r>
      </w:ins>
      <w:ins w:id="952" w:author="PR Preview" w:date="2026-01-01T00:00:00Z">
        <w:r>
          <w:t xml:space="preserve"> </w:t>
        </w:r>
      </w:ins>
      <m:oMath>
        <m:r>
          <m:t>1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if</w:t>
        </w:r>
      </w:ins>
      <w:ins w:id="9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and</w:t>
        </w:r>
      </w:ins>
      <w:ins w:id="958" w:author="PR Preview" w:date="2026-01-01T00:00:00Z">
        <w:r>
          <w:t xml:space="preserve"> </w:t>
        </w:r>
      </w:ins>
      <m:oMath>
        <m:r>
          <m:t>0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if</w:t>
        </w:r>
      </w:ins>
      <w:ins w:id="96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For</w:t>
        </w:r>
      </w:ins>
      <w:ins w:id="9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del w:id="967" w:author="PR Preview" w:date="2026-01-01T00:00:00Z">
        <w:r>
          <w:rPr>
            <w:b/>
            <w:bCs/>
          </w:rPr>
          <w:delText xml:space="preserve">Example 13 (Two ways to fail to be orthonormal)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 </w:delText>
        </w:r>
      </w:del>
    </w:p>
    <w:p>
      <w:pPr>
        <w:pStyle w:val="FirstParagraph"/>
      </w:pPr>
      <w:ins w:id="970" w:author="PR Preview" w:date="2026-01-01T00:00:00Z">
        <w:r>
          <w:rPr>
            <w:b/>
            <w:bCs/>
          </w:rPr>
          <w:t xml:space="preserve">Example 14 (Two ways to fail to be orthonormal)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2026-10-15T22:26:43Z</dcterms:created>
  <dcterms:modified xsi:type="dcterms:W3CDTF">2026-10-15T22:26:43Z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