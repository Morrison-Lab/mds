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16 (Eigenvalue and eigenvector)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matrix.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 real number</w:delText>
        </w:r>
      </w:del>
      <w:del w:id="14" w:author="PR Preview" w:date="2026-01-01T00:00:00Z">
        <w:r>
          <w:delText xml:space="preserve"> </w:delText>
        </w:r>
      </w:del>
      <m:oMath>
        <m:r>
          <m:t>λ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an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eigenvalue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of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if some real vector</w:delText>
        </w:r>
      </w:del>
      <w:del w:id="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of length</w:delText>
        </w:r>
      </w:del>
      <w:del w:id="27" w:author="PR Preview" w:date="2026-01-01T00:00:00Z">
        <w:r>
          <w:delText xml:space="preserve"> </w:delText>
        </w:r>
      </w:del>
      <m:oMath>
        <m:r>
          <m:t>p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30" w:author="PR Preview" w:date="2026-01-01T00:00:00Z">
        <w:r>
          <w:delText xml:space="preserve">Any such</w:delText>
        </w:r>
      </w:del>
      <w:del w:id="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an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eigenvector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for</w:delText>
        </w:r>
      </w:del>
      <w:del w:id="41" w:author="PR Preview" w:date="2026-01-01T00:00:00Z">
        <w:r>
          <w:delText xml:space="preserve"> </w:delText>
        </w:r>
      </w:del>
      <m:oMath>
        <m:r>
          <m:t>λ</m:t>
        </m:r>
      </m:oMath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Definition 16 (Eigenvalue)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Let</w:t>
        </w:r>
      </w:ins>
      <w:ins w:id="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be a</w:t>
        </w:r>
      </w:ins>
      <w:ins w:id="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matrix.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 real number</w:t>
        </w:r>
      </w:ins>
      <w:ins w:id="54" w:author="PR Preview" w:date="2026-01-01T00:00:00Z">
        <w:r>
          <w:t xml:space="preserve"> </w:t>
        </w:r>
      </w:ins>
      <m:oMath>
        <m:r>
          <m:t>λ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an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eigenvalue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</w:t>
        </w:r>
      </w:ins>
      <w:ins w:id="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if some real vector</w:t>
        </w:r>
      </w:ins>
      <w:ins w:id="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of length</w:t>
        </w:r>
      </w:ins>
      <w:ins w:id="67" w:author="PR Preview" w:date="2026-01-01T00:00:00Z">
        <w:r>
          <w:t xml:space="preserve"> </w:t>
        </w:r>
      </w:ins>
      <m:oMath>
        <m:r>
          <m:t>p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ins w:id="70" w:author="PR Preview" w:date="2026-01-01T00:00:00Z">
        <w:r>
          <w:rPr>
            <w:b/>
            <w:bCs/>
          </w:rPr>
          <w:t xml:space="preserve">Definition 17 (Eigenvector)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</w:t>
        </w:r>
      </w:ins>
      <w:ins w:id="73" w:author="PR Preview" w:date="2026-01-01T00:00:00Z">
        <w:r>
          <w:t xml:space="preserve"> </w:t>
        </w:r>
      </w:ins>
      <w:hyperlink w:anchor="def-eigenvalue">
        <w:ins w:id="7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5" w:author="PR Preview" w:date="2026-01-01T00:00:00Z">
        <w:r>
          <w:t xml:space="preserve">, any such</w:t>
        </w:r>
      </w:ins>
      <w:ins w:id="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an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eigenvector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of</w:t>
        </w:r>
      </w:ins>
      <w:ins w:id="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for</w:t>
        </w:r>
      </w:ins>
      <w:ins w:id="86" w:author="PR Preview" w:date="2026-01-01T00:00:00Z">
        <w:r>
          <w:t xml:space="preserve"> </w:t>
        </w:r>
      </w:ins>
      <m:oMath>
        <m:r>
          <m:t>λ</m:t>
        </m:r>
      </m:oMath>
      <w:ins w:id="87" w:author="PR Preview" w:date="2026-01-01T00:00:00Z">
        <w:r>
          <w:t xml:space="preserve">.</w:t>
        </w:r>
      </w:ins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del w:id="88" w:author="PR Preview" w:date="2026-01-01T00:00:00Z">
        <w:r>
          <w:rPr>
            <w:b/>
            <w:bCs/>
          </w:rPr>
          <w:delText xml:space="preserve">Definition 17 (Eigendecomposition (spectral decomposition))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Let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be a</w:delText>
        </w:r>
      </w:del>
      <w:del w:id="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symmetric matrix with real entries.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b/>
            <w:bCs/>
          </w:rPr>
          <w:delText xml:space="preserve">eigendecomposition</w:delText>
        </w:r>
      </w:del>
      <w:del w:id="101" w:author="PR Preview" w:date="2026-01-01T00:00:00Z">
        <w:r>
          <w:delText xml:space="preserve">, or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rPr>
            <w:b/>
            <w:bCs/>
          </w:rPr>
          <w:delText xml:space="preserve">spectral decomposition</w:delText>
        </w:r>
      </w:del>
      <w:del w:id="104" w:author="PR Preview" w:date="2026-01-01T00:00:00Z">
        <w:r>
          <w:delText xml:space="preserve">, of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is a factorization</w:delText>
        </w:r>
      </w:del>
    </w:p>
    <w:p>
      <w:pPr>
        <w:pStyle w:val="BodyText"/>
      </w:pPr>
      <w:ins w:id="108" w:author="PR Preview" w:date="2026-01-01T00:00:00Z">
        <w:r>
          <w:rPr>
            <w:b/>
            <w:bCs/>
          </w:rPr>
          <w:t xml:space="preserve">Definition 18 (Eigendecomposition (spectral decomposition))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Let</w:t>
        </w:r>
      </w:ins>
      <w:ins w:id="1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be a</w:t>
        </w:r>
      </w:ins>
      <w:ins w:id="1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symmetric matrix with real entries.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eigendecomposition</w:t>
        </w:r>
      </w:ins>
      <w:ins w:id="121" w:author="PR Preview" w:date="2026-01-01T00:00:00Z">
        <w:r>
          <w:t xml:space="preserve">, or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spectral decomposition</w:t>
        </w:r>
      </w:ins>
      <w:ins w:id="124" w:author="PR Preview" w:date="2026-01-01T00:00:00Z">
        <w:r>
          <w:t xml:space="preserve">, of</w:t>
        </w:r>
      </w:ins>
      <w:ins w:id="1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a factorization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del w:id="128" w:author="PR Preview" w:date="2026-01-01T00:00:00Z">
        <w:r>
          <w:rPr>
            <w:b/>
            <w:bCs/>
          </w:rPr>
          <w:delText xml:space="preserve">Definition 18 (Singular value decomposition and singular values)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Let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be an</w:delText>
        </w:r>
      </w:del>
      <w:del w:id="13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matrix with real entries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</w:delText>
        </w:r>
      </w:del>
      <w:del w:id="13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140" w:author="PR Preview" w:date="2026-01-01T00:00:00Z">
        <w:r>
          <w:delText xml:space="preserve">.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singular value decomposition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(SVD) of</w:delText>
        </w:r>
      </w:del>
      <w:del w:id="1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a factorization</w:delText>
        </w:r>
      </w:del>
      <w:del w:id="1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with</w:delText>
        </w:r>
      </w:del>
      <w:del w:id="15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and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as in</w:delText>
        </w:r>
      </w:del>
      <w:del w:id="161" w:author="PR Preview" w:date="2026-01-01T00:00:00Z">
        <w:r>
          <w:delText xml:space="preserve"> </w:delText>
        </w:r>
      </w:del>
      <w:hyperlink w:anchor="thm-svd">
        <w:del w:id="16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3" w:author="PR Preview" w:date="2026-01-01T00:00:00Z">
        <w:r>
          <w:delText xml:space="preserve">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The numbers</w:delText>
        </w:r>
      </w:del>
      <w:del w:id="166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on the diagonal of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are the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rPr>
            <w:b/>
            <w:bCs/>
          </w:rPr>
          <w:delText xml:space="preserve">singular values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of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7" w:author="PR Preview" w:date="2026-01-01T00:00:00Z">
        <w:r>
          <w:delText xml:space="preserve">.</w:delText>
        </w:r>
      </w:del>
    </w:p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Let</w:t>
        </w:r>
      </w:ins>
      <w:ins w:id="1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be an</w:t>
        </w:r>
      </w:ins>
      <w:ins w:id="1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matrix with real entries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rPr>
            <w:b/>
            <w:bCs/>
          </w:rPr>
          <w:t xml:space="preserve">singular value decomposition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(SVD) of</w:t>
        </w:r>
      </w:ins>
      <w:ins w:id="1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a factorization</w:t>
        </w:r>
      </w:ins>
      <w:ins w:id="2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with</w:t>
        </w:r>
      </w:ins>
      <w:ins w:id="20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</w:t>
        </w:r>
      </w:ins>
      <w:ins w:id="20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as in</w:t>
        </w:r>
      </w:ins>
      <w:ins w:id="211" w:author="PR Preview" w:date="2026-01-01T00:00:00Z">
        <w:r>
          <w:t xml:space="preserve"> </w:t>
        </w:r>
      </w:ins>
      <w:hyperlink w:anchor="thm-svd">
        <w:ins w:id="21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13" w:author="PR Preview" w:date="2026-01-01T00:00:00Z">
        <w:r>
          <w:t xml:space="preserve">.</w:t>
        </w:r>
      </w:ins>
    </w:p>
    <w:bookmarkEnd w:id="106"/>
    <w:bookmarkStart w:id="107" w:name="def-singular-values"/>
    <w:p>
      <w:pPr>
        <w:pStyle w:val="BodyText"/>
      </w:pPr>
      <w:ins w:id="214" w:author="PR Preview" w:date="2026-01-01T00:00:00Z">
        <w:r>
          <w:rPr>
            <w:b/>
            <w:bCs/>
          </w:rPr>
          <w:t xml:space="preserve">Definition 20 (Singular values)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 numbers</w:t>
        </w:r>
      </w:ins>
      <w:ins w:id="21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on the diagonal of</w:t>
        </w:r>
      </w:ins>
      <w:ins w:id="220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in a singular value decomposition of</w:t>
        </w:r>
      </w:ins>
      <w:ins w:id="2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(</w:t>
        </w:r>
      </w:ins>
      <w:hyperlink w:anchor="def-svd">
        <w:ins w:id="22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27" w:author="PR Preview" w:date="2026-01-01T00:00:00Z">
        <w:r>
          <w:t xml:space="preserve">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are the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singular values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of</w:t>
        </w:r>
      </w:ins>
      <w:ins w:id="2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5" w:author="PR Preview" w:date="2026-01-01T00:00:00Z">
        <w:r>
          <w:t xml:space="preserve">.</w:t>
        </w:r>
      </w:ins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del w:id="236" w:author="PR Preview" w:date="2026-01-01T00:00:00Z">
        <w:r>
          <w:delText xml:space="preserve">and</w:delText>
        </w:r>
      </w:del>
      <w:del w:id="23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gives an SVD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so by</w:delText>
        </w:r>
      </w:del>
      <w:del w:id="244" w:author="PR Preview" w:date="2026-01-01T00:00:00Z">
        <w:r>
          <w:delText xml:space="preserve"> </w:delText>
        </w:r>
      </w:del>
      <w:hyperlink w:anchor="def-svd">
        <w:del w:id="24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46" w:author="PR Preview" w:date="2026-01-01T00:00:00Z">
        <w:r>
          <w:delText xml:space="preserve">,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has one singular value,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del w:id="251" w:author="PR Preview" w:date="2026-01-01T00:00:00Z">
        <w:r>
          <w:delText xml:space="preserve">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R’s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rStyle w:val="VerbatimChar"/>
          </w:rPr>
          <w:delText xml:space="preserve">svd()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reports</w:delText>
        </w:r>
      </w:del>
      <w:del w:id="258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singular values for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62" w:author="PR Preview" w:date="2026-01-01T00:00:00Z">
        <w:r>
          <w:delText xml:space="preserve">:</w:delText>
        </w:r>
      </w:del>
      <w:del w:id="263" w:author="PR Preview" w:date="2026-01-01T00:00:00Z">
        <w:r>
          <w:delText xml:space="preserve"> </w:delText>
        </w:r>
      </w:del>
      <m:oMath>
        <m:r>
          <m:t>3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</w:delText>
        </w:r>
      </w:del>
      <w:del w:id="266" w:author="PR Preview" w:date="2026-01-01T00:00:00Z">
        <w:r>
          <w:delText xml:space="preserve"> </w:delText>
        </w:r>
      </w:del>
      <m:oMath>
        <m:r>
          <m:t>0</m:t>
        </m:r>
      </m:oMath>
      <w:del w:id="267" w:author="PR Preview" w:date="2026-01-01T00:00:00Z">
        <w:r>
          <w:delText xml:space="preserve">.</w:delText>
        </w:r>
      </w:del>
    </w:p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Theorem 13 (An SVD gives an eigendecomposition of</w:delText>
        </w:r>
      </w:del>
      <w:del w:id="26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70" w:author="PR Preview" w:date="2026-01-01T00:00:00Z">
        <w:r>
          <w:rPr>
            <w:b/>
            <w:bCs/>
          </w:rPr>
          <w:delText xml:space="preserve">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Let</w:delText>
        </w:r>
      </w:del>
      <w:del w:id="2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be a singular value decomposition (</w:delText>
        </w:r>
      </w:del>
      <w:hyperlink w:anchor="def-svd">
        <w:del w:id="27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77" w:author="PR Preview" w:date="2026-01-01T00:00:00Z">
        <w:r>
          <w:delText xml:space="preserve">) of an</w:delText>
        </w:r>
      </w:del>
      <w:del w:id="2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matrix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with singular values</w:delText>
        </w:r>
      </w:del>
      <w:del w:id="284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285" w:author="PR Preview" w:date="2026-01-01T00:00:00Z">
        <w:r>
          <w:delText xml:space="preserve">.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Then</w:delText>
        </w:r>
      </w:del>
      <w:del w:id="28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 symmetric (</w:delText>
        </w:r>
      </w:del>
      <w:hyperlink w:anchor="def-symmetric-matrix">
        <w:del w:id="29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2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del w:id="293" w:author="PR Preview" w:date="2026-01-01T00:00:00Z">
        <w:r>
          <w:delText xml:space="preserve">where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 the</w:delText>
        </w:r>
      </w:del>
      <w:del w:id="2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diagonal matrix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whose</w:delText>
        </w:r>
      </w:del>
      <w:del w:id="302" w:author="PR Preview" w:date="2026-01-01T00:00:00Z">
        <w:r>
          <w:delText xml:space="preserve"> </w:delText>
        </w:r>
      </w:del>
      <m:oMath>
        <m:r>
          <m:t>i</m:t>
        </m:r>
      </m:oMath>
      <w:del w:id="303" w:author="PR Preview" w:date="2026-01-01T00:00:00Z">
        <w:r>
          <w:delText xml:space="preserve">-th diagonal entry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</w:delText>
        </w:r>
      </w:del>
      <w:del w:id="307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for</w:delText>
        </w:r>
      </w:del>
      <w:del w:id="31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</w:delText>
        </w:r>
      </w:del>
      <w:del w:id="313" w:author="PR Preview" w:date="2026-01-01T00:00:00Z">
        <w:r>
          <w:delText xml:space="preserve"> </w:delText>
        </w:r>
      </w:del>
      <m:oMath>
        <m:r>
          <m:t>0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for</w:delText>
        </w:r>
      </w:del>
      <w:del w:id="31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r</m:t>
        </m:r>
      </m:oMath>
      <w:del w:id="317" w:author="PR Preview" w:date="2026-01-01T00:00:00Z">
        <w:r>
          <w:delText xml:space="preserve">.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So</w:delText>
        </w:r>
      </w:del>
      <w:del w:id="320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is an eigendecomposition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(</w:delText>
        </w:r>
      </w:del>
      <w:hyperlink w:anchor="def-eigendecomposition">
        <w:del w:id="32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26" w:author="PR Preview" w:date="2026-01-01T00:00:00Z">
        <w:r>
          <w:delText xml:space="preserve">) of</w:delText>
        </w:r>
      </w:del>
      <w:del w:id="32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328" w:author="PR Preview" w:date="2026-01-01T00:00:00Z">
        <w:r>
          <w:delText xml:space="preserve">: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column</w:delText>
        </w:r>
      </w:del>
      <w:del w:id="331" w:author="PR Preview" w:date="2026-01-01T00:00:00Z">
        <w:r>
          <w:delText xml:space="preserve"> </w:delText>
        </w:r>
      </w:del>
      <m:oMath>
        <m:r>
          <m:t>i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of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is an eigenvector of</w:delText>
        </w:r>
      </w:del>
      <w:del w:id="3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for the eigenvalue</w:delText>
        </w:r>
      </w:del>
      <w:del w:id="340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341" w:author="PR Preview" w:date="2026-01-01T00:00:00Z">
        <w:r>
          <w:delText xml:space="preserve">.</w:delText>
        </w:r>
      </w:del>
    </w:p>
    <w:p>
      <w:pPr>
        <w:pStyle w:val="FirstParagraph"/>
      </w:pPr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gives an SVD</w:t>
        </w:r>
      </w:ins>
      <w:ins w:id="34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so by</w:t>
        </w:r>
      </w:ins>
      <w:ins w:id="350" w:author="PR Preview" w:date="2026-01-01T00:00:00Z">
        <w:r>
          <w:t xml:space="preserve"> </w:t>
        </w:r>
      </w:ins>
      <w:hyperlink w:anchor="def-singular-values">
        <w:ins w:id="351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52" w:author="PR Preview" w:date="2026-01-01T00:00:00Z">
        <w:r>
          <w:t xml:space="preserve">,</w:t>
        </w:r>
      </w:ins>
      <w:ins w:id="35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has one singular value,</w:t>
        </w:r>
      </w:ins>
      <w:ins w:id="356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ins w:id="357" w:author="PR Preview" w:date="2026-01-01T00:00:00Z">
        <w:r>
          <w:t xml:space="preserve">.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R’s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rStyle w:val="VerbatimChar"/>
          </w:rPr>
          <w:t xml:space="preserve">svd()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reports</w:t>
        </w:r>
      </w:ins>
      <w:ins w:id="364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singular values for</w:t>
        </w:r>
      </w:ins>
      <w:ins w:id="36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68" w:author="PR Preview" w:date="2026-01-01T00:00:00Z">
        <w:r>
          <w:t xml:space="preserve">:</w:t>
        </w:r>
      </w:ins>
      <w:ins w:id="369" w:author="PR Preview" w:date="2026-01-01T00:00:00Z">
        <w:r>
          <w:t xml:space="preserve"> </w:t>
        </w:r>
      </w:ins>
      <m:oMath>
        <m:r>
          <m:t>3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and</w:t>
        </w:r>
      </w:ins>
      <w:ins w:id="372" w:author="PR Preview" w:date="2026-01-01T00:00:00Z">
        <w:r>
          <w:t xml:space="preserve"> </w:t>
        </w:r>
      </w:ins>
      <m:oMath>
        <m:r>
          <m:t>0</m:t>
        </m:r>
      </m:oMath>
      <w:ins w:id="373" w:author="PR Preview" w:date="2026-01-01T00:00:00Z">
        <w:r>
          <w:t xml:space="preserve">.</w:t>
        </w:r>
      </w:ins>
    </w:p>
    <w:bookmarkEnd w:id="110"/>
    <w:bookmarkStart w:id="111" w:name="thm-svd-evd"/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Theorem 13 (An SVD gives an eigendecomposition of</w:t>
        </w:r>
      </w:ins>
      <w:ins w:id="3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76" w:author="PR Preview" w:date="2026-01-01T00:00:00Z">
        <w:r>
          <w:rPr>
            <w:b/>
            <w:bCs/>
          </w:rPr>
          <w:t xml:space="preserve">)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Let</w:t>
        </w:r>
      </w:ins>
      <w:ins w:id="3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be a singular value decomposition (</w:t>
        </w:r>
      </w:ins>
      <w:hyperlink w:anchor="def-svd">
        <w:ins w:id="38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83" w:author="PR Preview" w:date="2026-01-01T00:00:00Z">
        <w:r>
          <w:t xml:space="preserve">) of an</w:t>
        </w:r>
      </w:ins>
      <w:ins w:id="3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matrix</w:t>
        </w:r>
      </w:ins>
      <w:ins w:id="3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with singular values</w:t>
        </w:r>
      </w:ins>
      <w:ins w:id="39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Then</w:t>
        </w:r>
      </w:ins>
      <w:ins w:id="3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symmetric (</w:t>
        </w:r>
      </w:ins>
      <w:hyperlink w:anchor="def-symmetric-matrix">
        <w:ins w:id="3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98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ins w:id="399" w:author="PR Preview" w:date="2026-01-01T00:00:00Z">
        <w:r>
          <w:t xml:space="preserve">where</w:t>
        </w:r>
      </w:ins>
      <w:ins w:id="400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is the</w:t>
        </w:r>
      </w:ins>
      <w:ins w:id="4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diagonal matrix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whose</w:t>
        </w:r>
      </w:ins>
      <w:ins w:id="408" w:author="PR Preview" w:date="2026-01-01T00:00:00Z">
        <w:r>
          <w:t xml:space="preserve"> </w:t>
        </w:r>
      </w:ins>
      <m:oMath>
        <m:r>
          <m:t>i</m:t>
        </m:r>
      </m:oMath>
      <w:ins w:id="409" w:author="PR Preview" w:date="2026-01-01T00:00:00Z">
        <w:r>
          <w:t xml:space="preserve">-th diagonal entry</w:t>
        </w:r>
      </w:ins>
      <w:ins w:id="41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is</w:t>
        </w:r>
      </w:ins>
      <w:ins w:id="413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for</w:t>
        </w:r>
      </w:ins>
      <w:ins w:id="4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and</w:t>
        </w:r>
      </w:ins>
      <w:ins w:id="419" w:author="PR Preview" w:date="2026-01-01T00:00:00Z">
        <w:r>
          <w:t xml:space="preserve"> </w:t>
        </w:r>
      </w:ins>
      <m:oMath>
        <m:r>
          <m:t>0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</w:t>
        </w:r>
      </w:ins>
      <w:ins w:id="42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r</m:t>
        </m:r>
      </m:oMath>
      <w:ins w:id="423" w:author="PR Preview" w:date="2026-01-01T00:00:00Z">
        <w:r>
          <w:t xml:space="preserve">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So</w:t>
        </w:r>
      </w:ins>
      <w:ins w:id="42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 an eigendecomposition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(</w:t>
        </w:r>
      </w:ins>
      <w:hyperlink w:anchor="def-eigendecomposition">
        <w:ins w:id="43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432" w:author="PR Preview" w:date="2026-01-01T00:00:00Z">
        <w:r>
          <w:t xml:space="preserve">) of</w:t>
        </w:r>
      </w:ins>
      <w:ins w:id="4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34" w:author="PR Preview" w:date="2026-01-01T00:00:00Z">
        <w:r>
          <w:t xml:space="preserve">: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column</w:t>
        </w:r>
      </w:ins>
      <w:ins w:id="437" w:author="PR Preview" w:date="2026-01-01T00:00:00Z">
        <w:r>
          <w:t xml:space="preserve"> </w:t>
        </w:r>
      </w:ins>
      <m:oMath>
        <m:r>
          <m:t>i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of</w:t>
        </w:r>
      </w:ins>
      <w:ins w:id="440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 an eigenvector of</w:t>
        </w:r>
      </w:ins>
      <w:ins w:id="44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for the eigenvalue</w:t>
        </w:r>
      </w:ins>
      <w:ins w:id="44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447" w:author="PR Preview" w:date="2026-01-01T00:00:00Z">
        <w:r>
          <w:t xml:space="preserve">.</w:t>
        </w:r>
      </w:ins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del w:id="448" w:author="PR Preview" w:date="2026-01-01T00:00:00Z">
        <w:r>
          <w:rPr>
            <w:b/>
            <w:bCs/>
          </w:rPr>
          <w:delText xml:space="preserve">Definition 19 (Positive semidefinite matrix)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</w:delText>
        </w:r>
      </w:del>
      <w:del w:id="4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matrix</w:delText>
        </w:r>
      </w:del>
      <w:del w:id="4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is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rPr>
            <w:b/>
            <w:bCs/>
          </w:rPr>
          <w:delText xml:space="preserve">positive semidefinite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if it satisfies both conditions:</w:delText>
        </w:r>
      </w:del>
    </w:p>
    <w:p>
      <w:pPr>
        <w:pStyle w:val="FirstParagraph"/>
      </w:pPr>
      <w:ins w:id="461" w:author="PR Preview" w:date="2026-01-01T00:00:00Z">
        <w:r>
          <w:rPr>
            <w:b/>
            <w:bCs/>
          </w:rPr>
          <w:t xml:space="preserve">Definition 21 (Positive semidefinite matrix)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</w:t>
        </w:r>
      </w:ins>
      <w:ins w:id="4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matrix</w:t>
        </w:r>
      </w:ins>
      <w:ins w:id="4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is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rPr>
            <w:b/>
            <w:bCs/>
          </w:rPr>
          <w:t xml:space="preserve">positive semidefinite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Definition 20 (Positive definite matrix)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</w:delText>
        </w:r>
      </w:del>
      <w:del w:id="4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matrix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rPr>
            <w:b/>
            <w:bCs/>
          </w:rPr>
          <w:delText xml:space="preserve">positive definite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if it satisfies both conditions:</w:delText>
        </w:r>
      </w:del>
    </w:p>
    <w:p>
      <w:pPr>
        <w:pStyle w:val="BodyText"/>
      </w:pPr>
      <w:ins w:id="487" w:author="PR Preview" w:date="2026-01-01T00:00:00Z">
        <w:r>
          <w:rPr>
            <w:b/>
            <w:bCs/>
          </w:rPr>
          <w:t xml:space="preserve">Definition 22 (Positive definite matrix)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</w:t>
        </w:r>
      </w:ins>
      <w:ins w:id="4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matrix</w:t>
        </w:r>
      </w:ins>
      <w:ins w:id="4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rPr>
            <w:b/>
            <w:bCs/>
          </w:rPr>
          <w:t xml:space="preserve">positive definite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del w:id="500" w:author="PR Preview" w:date="2026-01-01T00:00:00Z">
        <w:r>
          <w:rPr>
            <w:i/>
            <w:iCs/>
          </w:rPr>
          <w:delText xml:space="preserve">Remark 18</w:delText>
        </w:r>
      </w:del>
      <w:del w:id="501" w:author="PR Preview" w:date="2026-01-01T00:00:00Z">
        <w:r>
          <w:delText xml:space="preserve"> (Why the definition requires symmetry). </w:delText>
        </w:r>
      </w:del>
      <w:del w:id="502" w:author="PR Preview" w:date="2026-01-01T00:00:00Z">
        <w:r>
          <w:delText xml:space="preserve">A positive definite matrix is positive semidefinite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(</w:delText>
        </w:r>
      </w:del>
      <w:hyperlink w:anchor="def-positive-semidefinite">
        <w:del w:id="505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06" w:author="PR Preview" w:date="2026-01-01T00:00:00Z">
        <w:r>
          <w:delText xml:space="preserve">):</w:delText>
        </w:r>
      </w:del>
      <w:del w:id="50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for every</w:delText>
        </w:r>
      </w:del>
      <w:del w:id="5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511" w:author="PR Preview" w:date="2026-01-01T00:00:00Z">
        <w:r>
          <w:delText xml:space="preserve">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and</w:delText>
        </w:r>
      </w:del>
      <w:del w:id="51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del w:id="515" w:author="PR Preview" w:date="2026-01-01T00:00:00Z">
        <w:r>
          <w:delText xml:space="preserve">.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For example,</w:delText>
        </w:r>
      </w:del>
      <w:del w:id="51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in</w:delText>
        </w:r>
      </w:del>
      <w:del w:id="521" w:author="PR Preview" w:date="2026-01-01T00:00:00Z">
        <w:r>
          <w:delText xml:space="preserve"> </w:delText>
        </w:r>
      </w:del>
      <w:hyperlink w:anchor="exm-positive-definite">
        <w:del w:id="522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is both.</w:delText>
        </w:r>
      </w:del>
    </w:p>
    <w:p>
      <w:pPr>
        <w:pStyle w:val="FirstParagraph"/>
      </w:pPr>
      <w:ins w:id="525" w:author="PR Preview" w:date="2026-01-01T00:00:00Z">
        <w:r>
          <w:rPr>
            <w:i/>
            <w:iCs/>
          </w:rPr>
          <w:t xml:space="preserve">Remark 18</w:t>
        </w:r>
      </w:ins>
      <w:ins w:id="526" w:author="PR Preview" w:date="2026-01-01T00:00:00Z">
        <w:r>
          <w:t xml:space="preserve"> (Why the definition requires symmetry). </w:t>
        </w:r>
      </w:ins>
      <w:ins w:id="527" w:author="PR Preview" w:date="2026-01-01T00:00:00Z">
        <w:r>
          <w:t xml:space="preserve">A positive definite matrix is positive semidefinite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(</w:t>
        </w:r>
      </w:ins>
      <w:hyperlink w:anchor="def-positive-semidefinite">
        <w:ins w:id="53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31" w:author="PR Preview" w:date="2026-01-01T00:00:00Z">
        <w:r>
          <w:t xml:space="preserve">):</w:t>
        </w:r>
      </w:ins>
      <w:ins w:id="532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for every</w:t>
        </w:r>
      </w:ins>
      <w:ins w:id="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</w:t>
        </w:r>
      </w:ins>
      <w:ins w:id="53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ins w:id="540" w:author="PR Preview" w:date="2026-01-01T00:00:00Z">
        <w:r>
          <w:t xml:space="preserve">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For example,</w:t>
        </w:r>
      </w:ins>
      <w:ins w:id="54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in</w:t>
        </w:r>
      </w:ins>
      <w:ins w:id="546" w:author="PR Preview" w:date="2026-01-01T00:00:00Z">
        <w:r>
          <w:t xml:space="preserve"> </w:t>
        </w:r>
      </w:ins>
      <w:hyperlink w:anchor="exm-positive-definite">
        <w:ins w:id="547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is both.</w:t>
        </w:r>
      </w:ins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del w:id="550" w:author="PR Preview" w:date="2026-01-01T00:00:00Z">
        <w:r>
          <w:rPr>
            <w:b/>
            <w:bCs/>
          </w:rPr>
          <w:delText xml:space="preserve">Theorem 14 (Definiteness and eigenvalues)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Let</w:delText>
        </w:r>
      </w:del>
      <w:del w:id="5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be a</w:delText>
        </w:r>
      </w:del>
      <w:del w:id="5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symmetric matrix with real entries,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with eigendecomposition</w:delText>
        </w:r>
      </w:del>
      <w:del w:id="5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(</w:delText>
        </w:r>
      </w:del>
      <w:hyperlink w:anchor="def-eigendecomposition">
        <w:del w:id="56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565" w:author="PR Preview" w:date="2026-01-01T00:00:00Z">
        <w:r>
          <w:delText xml:space="preserve">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 eigenvalues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on the diagonal of</w:delText>
        </w:r>
      </w:del>
      <w:del w:id="571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is positive semidefinite (</w:delText>
        </w:r>
      </w:del>
      <w:hyperlink w:anchor="def-positive-semidefinite">
        <w:del w:id="57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78" w:author="PR Preview" w:date="2026-01-01T00:00:00Z">
        <w:r>
          <w:delText xml:space="preserve">)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if and only if every</w:delText>
        </w:r>
      </w:del>
      <w:del w:id="58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58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is positive definite (</w:delText>
        </w:r>
      </w:del>
      <w:hyperlink w:anchor="def-positive-definite">
        <w:del w:id="58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86" w:author="PR Preview" w:date="2026-01-01T00:00:00Z">
        <w:r>
          <w:delText xml:space="preserve">)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if and only if every</w:delText>
        </w:r>
      </w:del>
      <w:del w:id="58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590" w:author="PR Preview" w:date="2026-01-01T00:00:00Z">
        <w:r>
          <w:delText xml:space="preserve">.</w:delText>
        </w:r>
      </w:del>
    </w:p>
    <w:p>
      <w:pPr>
        <w:pStyle w:val="BodyText"/>
      </w:pPr>
      <w:ins w:id="591" w:author="PR Preview" w:date="2026-01-01T00:00:00Z">
        <w:r>
          <w:rPr>
            <w:b/>
            <w:bCs/>
          </w:rPr>
          <w:t xml:space="preserve">Theorem 14 (Definiteness and eigenvalues)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Let</w:t>
        </w:r>
      </w:ins>
      <w:ins w:id="5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be a</w:t>
        </w:r>
      </w:ins>
      <w:ins w:id="5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symmetric matrix with real entries,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with eigendecomposition</w:t>
        </w:r>
      </w:ins>
      <w:ins w:id="6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(</w:t>
        </w:r>
      </w:ins>
      <w:hyperlink w:anchor="def-eigendecomposition">
        <w:ins w:id="60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606" w:author="PR Preview" w:date="2026-01-01T00:00:00Z">
        <w:r>
          <w:t xml:space="preserve">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and eigenvalues</w:t>
        </w:r>
      </w:ins>
      <w:ins w:id="60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on the diagonal of</w:t>
        </w:r>
      </w:ins>
      <w:ins w:id="61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613" w:author="PR Preview" w:date="2026-01-01T00:00:00Z">
        <w:r>
          <w:t xml:space="preserve">.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positive semidefinite (</w:t>
        </w:r>
      </w:ins>
      <w:hyperlink w:anchor="def-positive-semidefinite">
        <w:ins w:id="61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619" w:author="PR Preview" w:date="2026-01-01T00:00:00Z">
        <w:r>
          <w:t xml:space="preserve">)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if and only if every</w:t>
        </w:r>
      </w:ins>
      <w:ins w:id="62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6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is positive definite (</w:t>
        </w:r>
      </w:ins>
      <w:hyperlink w:anchor="def-positive-definite">
        <w:ins w:id="62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27" w:author="PR Preview" w:date="2026-01-01T00:00:00Z">
        <w:r>
          <w:t xml:space="preserve">)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if and only if every</w:t>
        </w:r>
      </w:ins>
      <w:ins w:id="63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631" w:author="PR Preview" w:date="2026-01-01T00:00:00Z">
        <w:r>
          <w:t xml:space="preserve">.</w:t>
        </w:r>
      </w:ins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del w:id="632" w:author="PR Preview" w:date="2026-01-01T00:00:00Z">
        <w:r>
          <w:rPr>
            <w:b/>
            <w:bCs/>
          </w:rPr>
          <w:delText xml:space="preserve">Theorem 15 (A positive definite matrix has a positive definite inverse)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Let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be a</w:delText>
        </w:r>
      </w:del>
      <w:del w:id="6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positive definite matrix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(</w:delText>
        </w:r>
      </w:del>
      <w:hyperlink w:anchor="def-positive-definite">
        <w:del w:id="64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644" w:author="PR Preview" w:date="2026-01-01T00:00:00Z">
        <w:r>
          <w:delText xml:space="preserve">) with real entries,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with eigendecomposition</w:delText>
        </w:r>
      </w:del>
      <w:del w:id="6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(</w:delText>
        </w:r>
      </w:del>
      <w:hyperlink w:anchor="def-eigendecomposition">
        <w:del w:id="65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651" w:author="PR Preview" w:date="2026-01-01T00:00:00Z">
        <w:r>
          <w:delText xml:space="preserve">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and eigenvalues</w:delText>
        </w:r>
      </w:del>
      <w:del w:id="65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655" w:author="PR Preview" w:date="2026-01-01T00:00:00Z">
        <w:r>
          <w:delText xml:space="preserve">.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Then</w:delText>
        </w:r>
      </w:del>
      <w:del w:id="65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is invertible (</w:delText>
        </w:r>
      </w:del>
      <w:hyperlink w:anchor="def-invertible-matrix">
        <w:del w:id="66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662" w:author="PR Preview" w:date="2026-01-01T00:00:00Z">
        <w:r>
          <w:delText xml:space="preserve">),</w:delText>
        </w:r>
      </w:del>
    </w:p>
    <w:p>
      <w:pPr>
        <w:pStyle w:val="FirstParagraph"/>
      </w:pPr>
      <w:ins w:id="663" w:author="PR Preview" w:date="2026-01-01T00:00:00Z">
        <w:r>
          <w:rPr>
            <w:b/>
            <w:bCs/>
          </w:rPr>
          <w:t xml:space="preserve">Theorem 15 (A positive definite matrix has a positive definite inverse)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Let</w:t>
        </w:r>
      </w:ins>
      <w:ins w:id="6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be a</w:t>
        </w:r>
      </w:ins>
      <w:ins w:id="66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positive definite matrix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(</w:t>
        </w:r>
      </w:ins>
      <w:hyperlink w:anchor="def-positive-definite">
        <w:ins w:id="674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75" w:author="PR Preview" w:date="2026-01-01T00:00:00Z">
        <w:r>
          <w:t xml:space="preserve">) with real entries,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with eigendecomposition</w:t>
        </w:r>
      </w:ins>
      <w:ins w:id="6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(</w:t>
        </w:r>
      </w:ins>
      <w:hyperlink w:anchor="def-eigendecomposition">
        <w:ins w:id="68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682" w:author="PR Preview" w:date="2026-01-01T00:00:00Z">
        <w:r>
          <w:t xml:space="preserve">)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and eigenvalues</w:t>
        </w:r>
      </w:ins>
      <w:ins w:id="685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686" w:author="PR Preview" w:date="2026-01-01T00:00:00Z">
        <w:r>
          <w:t xml:space="preserve">.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Then</w:t>
        </w:r>
      </w:ins>
      <w:ins w:id="6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is invertible (</w:t>
        </w:r>
      </w:ins>
      <w:hyperlink w:anchor="def-invertible-matrix">
        <w:ins w:id="69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693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del w:id="694" w:author="PR Preview" w:date="2026-01-01T00:00:00Z">
        <w:r>
          <w:rPr>
            <w:b/>
            <w:bCs/>
          </w:rPr>
          <w:delText xml:space="preserve">Definition 21 (Paraboloid)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rPr>
            <w:b/>
            <w:bCs/>
          </w:rPr>
          <w:delText xml:space="preserve">paraboloid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in</w:delText>
        </w:r>
      </w:del>
      <w:del w:id="70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is the graph</w:delText>
        </w:r>
      </w:del>
      <w:del w:id="70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of a function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707" w:author="PR Preview" w:date="2026-01-01T00:00:00Z">
        <w:r>
          <w:delText xml:space="preserve">where</w:delText>
        </w:r>
      </w:del>
      <w:del w:id="70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is a nonzero symmetric</w:delText>
        </w:r>
      </w:del>
      <w:del w:id="7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matrix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(</w:delText>
        </w:r>
      </w:del>
      <w:hyperlink w:anchor="def-symmetric-matrix">
        <w:del w:id="71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17" w:author="PR Preview" w:date="2026-01-01T00:00:00Z">
        <w:r>
          <w:delText xml:space="preserve">),</w:delText>
        </w:r>
      </w:del>
      <w:del w:id="7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19" w:author="PR Preview" w:date="2026-01-01T00:00:00Z">
        <w:r>
          <w:delText xml:space="preserve">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and</w:delText>
        </w:r>
      </w:del>
      <w:del w:id="72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723" w:author="PR Preview" w:date="2026-01-01T00:00:00Z">
        <w:r>
          <w:delText xml:space="preserve">.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The first term is a quadratic form (</w:delText>
        </w:r>
      </w:del>
      <w:hyperlink w:anchor="def-quadratic-form">
        <w:del w:id="72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727" w:author="PR Preview" w:date="2026-01-01T00:00:00Z">
        <w:r>
          <w:delText xml:space="preserve">).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The paraboloid is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rPr>
            <w:b/>
            <w:bCs/>
          </w:rPr>
          <w:delText xml:space="preserve">elliptic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if</w:delText>
        </w:r>
      </w:del>
      <w:del w:id="73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is positive definite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(</w:delText>
        </w:r>
      </w:del>
      <w:hyperlink w:anchor="def-positive-definite">
        <w:del w:id="739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740" w:author="PR Preview" w:date="2026-01-01T00:00:00Z">
        <w:r>
          <w:delText xml:space="preserve">);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it is then a bowl that opens upward.</w:delText>
        </w:r>
      </w:del>
    </w:p>
    <w:p>
      <w:pPr>
        <w:pStyle w:val="FirstParagraph"/>
      </w:pPr>
      <w:ins w:id="743" w:author="PR Preview" w:date="2026-01-01T00:00:00Z">
        <w:r>
          <w:rPr>
            <w:b/>
            <w:bCs/>
          </w:rPr>
          <w:t xml:space="preserve">Definition 23 (Paraboloid)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A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rPr>
            <w:b/>
            <w:bCs/>
          </w:rPr>
          <w:t xml:space="preserve">paraboloid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in</w:t>
        </w:r>
      </w:ins>
      <w:ins w:id="75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is the graph</w:t>
        </w:r>
      </w:ins>
      <w:ins w:id="7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of a function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756" w:author="PR Preview" w:date="2026-01-01T00:00:00Z">
        <w:r>
          <w:t xml:space="preserve">where</w:t>
        </w:r>
      </w:ins>
      <w:ins w:id="75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is a nonzero symmetric</w:t>
        </w:r>
      </w:ins>
      <w:ins w:id="7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matrix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(</w:t>
        </w:r>
      </w:ins>
      <w:hyperlink w:anchor="def-symmetric-matrix">
        <w:ins w:id="76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66" w:author="PR Preview" w:date="2026-01-01T00:00:00Z">
        <w:r>
          <w:t xml:space="preserve">),</w:t>
        </w:r>
      </w:ins>
      <w:ins w:id="7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68" w:author="PR Preview" w:date="2026-01-01T00:00:00Z">
        <w:r>
          <w:t xml:space="preserve">,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and</w:t>
        </w:r>
      </w:ins>
      <w:ins w:id="77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72" w:author="PR Preview" w:date="2026-01-01T00:00:00Z">
        <w:r>
          <w:t xml:space="preserve">.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The first term is a quadratic form (</w:t>
        </w:r>
      </w:ins>
      <w:hyperlink w:anchor="def-quadratic-form">
        <w:ins w:id="77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76" w:author="PR Preview" w:date="2026-01-01T00:00:00Z">
        <w:r>
          <w:t xml:space="preserve">).</w:t>
        </w:r>
      </w:ins>
    </w:p>
    <w:bookmarkEnd w:id="127"/>
    <w:bookmarkStart w:id="128" w:name="def-elliptic-paraboloid"/>
    <w:p>
      <w:pPr>
        <w:pStyle w:val="BodyText"/>
      </w:pPr>
      <w:ins w:id="777" w:author="PR Preview" w:date="2026-01-01T00:00:00Z">
        <w:r>
          <w:rPr>
            <w:b/>
            <w:bCs/>
          </w:rPr>
          <w:t xml:space="preserve">Definition 24 (Elliptic paraboloid)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The paraboloid of</w:t>
        </w:r>
      </w:ins>
      <w:ins w:id="780" w:author="PR Preview" w:date="2026-01-01T00:00:00Z">
        <w:r>
          <w:t xml:space="preserve"> </w:t>
        </w:r>
      </w:ins>
      <w:hyperlink w:anchor="def-paraboloid">
        <w:ins w:id="78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is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rPr>
            <w:b/>
            <w:bCs/>
          </w:rPr>
          <w:t xml:space="preserve">elliptic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if</w:t>
        </w:r>
      </w:ins>
      <w:ins w:id="78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is positive definite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(</w:t>
        </w:r>
      </w:ins>
      <w:hyperlink w:anchor="def-positive-definite">
        <w:ins w:id="79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794" w:author="PR Preview" w:date="2026-01-01T00:00:00Z">
        <w:r>
          <w:t xml:space="preserve">);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it is then a bowl that opens upward.</w:t>
        </w:r>
      </w:ins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del w:id="797" w:author="PR Preview" w:date="2026-01-01T00:00:00Z">
        <w:r>
          <w:rPr>
            <w:b/>
            <w:bCs/>
          </w:rPr>
          <w:delText xml:space="preserve">Definition 22 (Matrix-induced inner product (</w:delText>
        </w:r>
      </w:del>
      <m:oMath>
        <m:r>
          <m:rPr>
            <m:sty m:val="bi"/>
          </m:rPr>
          <m:t>A</m:t>
        </m:r>
      </m:oMath>
      <w:del w:id="798" w:author="PR Preview" w:date="2026-01-01T00:00:00Z">
        <w:r>
          <w:rPr>
            <w:b/>
            <w:bCs/>
          </w:rPr>
          <w:delText xml:space="preserve">-inner product))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Let</w:delText>
        </w:r>
      </w:del>
      <w:del w:id="8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be a</w:delText>
        </w:r>
      </w:del>
      <w:del w:id="80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symmetric positive definite matrix (</w:delText>
        </w:r>
      </w:del>
      <w:hyperlink w:anchor="def-positive-definite">
        <w:del w:id="80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08" w:author="PR Preview" w:date="2026-01-01T00:00:00Z">
        <w:r>
          <w:delText xml:space="preserve">)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(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and</w:delText>
        </w:r>
      </w:del>
      <w:del w:id="81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for all nonzero</w:delText>
        </w:r>
      </w:del>
      <w:del w:id="8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17" w:author="PR Preview" w:date="2026-01-01T00:00:00Z">
        <w:r>
          <w:delText xml:space="preserve">).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The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rPr>
            <w:b/>
            <w:bCs/>
          </w:rPr>
          <w:delText xml:space="preserve">matrix-induced inner product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(or</w:delText>
        </w:r>
      </w:del>
      <w:del w:id="8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25" w:author="PR Preview" w:date="2026-01-01T00:00:00Z">
        <w:r>
          <w:rPr>
            <w:b/>
            <w:bCs/>
          </w:rPr>
          <w:delText xml:space="preserve">-inner product</w:delText>
        </w:r>
      </w:del>
      <w:del w:id="826" w:author="PR Preview" w:date="2026-01-01T00:00:00Z">
        <w:r>
          <w:delText xml:space="preserve">)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on</w:delText>
        </w:r>
      </w:del>
      <w:del w:id="82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is defined for all</w:delText>
        </w:r>
      </w:del>
      <w:del w:id="8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by</w:delText>
        </w:r>
      </w:del>
    </w:p>
    <w:p>
      <w:pPr>
        <w:pStyle w:val="BodyText"/>
      </w:pPr>
      <w:ins w:id="835" w:author="PR Preview" w:date="2026-01-01T00:00:00Z">
        <w:r>
          <w:rPr>
            <w:b/>
            <w:bCs/>
          </w:rPr>
          <w:t xml:space="preserve">Definition 25 (Matrix-induced inner product (</w:t>
        </w:r>
      </w:ins>
      <m:oMath>
        <m:r>
          <m:rPr>
            <m:sty m:val="bi"/>
          </m:rPr>
          <m:t>A</m:t>
        </m:r>
      </m:oMath>
      <w:ins w:id="836" w:author="PR Preview" w:date="2026-01-01T00:00:00Z">
        <w:r>
          <w:rPr>
            <w:b/>
            <w:bCs/>
          </w:rPr>
          <w:t xml:space="preserve">-inner product))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Let</w:t>
        </w:r>
      </w:ins>
      <w:ins w:id="8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be a</w:t>
        </w:r>
      </w:ins>
      <w:ins w:id="8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symmetric positive definite matrix (</w:t>
        </w:r>
      </w:ins>
      <w:hyperlink w:anchor="def-positive-definite">
        <w:ins w:id="84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846" w:author="PR Preview" w:date="2026-01-01T00:00:00Z">
        <w:r>
          <w:t xml:space="preserve">)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and</w:t>
        </w:r>
      </w:ins>
      <w:ins w:id="85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for all nonzero</w:t>
        </w:r>
      </w:ins>
      <w:ins w:id="8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5" w:author="PR Preview" w:date="2026-01-01T00:00:00Z">
        <w:r>
          <w:t xml:space="preserve">).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matrix-induced inner product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(or</w:t>
        </w:r>
      </w:ins>
      <w:ins w:id="8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63" w:author="PR Preview" w:date="2026-01-01T00:00:00Z">
        <w:r>
          <w:rPr>
            <w:b/>
            <w:bCs/>
          </w:rPr>
          <w:t xml:space="preserve">-inner product</w:t>
        </w:r>
      </w:ins>
      <w:ins w:id="864" w:author="PR Preview" w:date="2026-01-01T00:00:00Z">
        <w:r>
          <w:t xml:space="preserve">)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on</w:t>
        </w:r>
      </w:ins>
      <w:ins w:id="86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defined for all</w:t>
        </w:r>
      </w:ins>
      <w:ins w:id="8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by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del w:id="873" w:author="PR Preview" w:date="2026-01-01T00:00:00Z">
        <w:r>
          <w:delText xml:space="preserve">which is strictly positive because</w:delText>
        </w:r>
      </w:del>
      <w:del w:id="874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when</w:delText>
        </w:r>
      </w:del>
      <w:del w:id="8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878" w:author="PR Preview" w:date="2026-01-01T00:00:00Z">
        <w:r>
          <w:delText xml:space="preserve">.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Thus</w:delText>
        </w:r>
      </w:del>
      <w:del w:id="8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is positive definite (</w:delText>
        </w:r>
      </w:del>
      <w:hyperlink w:anchor="def-positive-definite">
        <w:del w:id="88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85" w:author="PR Preview" w:date="2026-01-01T00:00:00Z">
        <w:r>
          <w:delText xml:space="preserve">).</w:delText>
        </w:r>
      </w:del>
    </w:p>
    <w:p>
      <w:pPr>
        <w:pStyle w:val="FirstParagraph"/>
      </w:pPr>
      <w:ins w:id="886" w:author="PR Preview" w:date="2026-01-01T00:00:00Z">
        <w:r>
          <w:t xml:space="preserve">which is strictly positive because</w:t>
        </w:r>
      </w:ins>
      <w:ins w:id="88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when</w:t>
        </w:r>
      </w:ins>
      <w:ins w:id="8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891" w:author="PR Preview" w:date="2026-01-01T00:00:00Z">
        <w:r>
          <w:t xml:space="preserve">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Thus</w:t>
        </w:r>
      </w:ins>
      <w:ins w:id="8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 positive definite (</w:t>
        </w:r>
      </w:ins>
      <w:hyperlink w:anchor="def-positive-definite">
        <w:ins w:id="89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898" w:author="PR Preview" w:date="2026-01-01T00:00:00Z">
        <w:r>
          <w:t xml:space="preserve">).</w:t>
        </w:r>
      </w:ins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del w:id="899" w:author="PR Preview" w:date="2026-01-01T00:00:00Z">
        <w:r>
          <w:rPr>
            <w:b/>
            <w:bCs/>
          </w:rPr>
          <w:delText xml:space="preserve">positivity</w:delText>
        </w:r>
      </w:del>
      <w:del w:id="900" w:author="PR Preview" w:date="2026-01-01T00:00:00Z">
        <w:r>
          <w:delText xml:space="preserve">:</w:delText>
        </w:r>
      </w:del>
      <w:del w:id="901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for all</w:delText>
        </w:r>
      </w:del>
      <w:del w:id="9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05" w:author="PR Preview" w:date="2026-01-01T00:00:00Z">
        <w:r>
          <w:delText xml:space="preserve">,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because</w:delText>
        </w:r>
      </w:del>
      <w:del w:id="9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is positive definite (</w:delText>
        </w:r>
      </w:del>
      <w:hyperlink w:anchor="def-positive-definite">
        <w:del w:id="91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12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del w:id="913" w:author="PR Preview" w:date="2026-01-01T00:00:00Z">
        <w:r>
          <w:rPr>
            <w:b/>
            <w:bCs/>
          </w:rPr>
          <w:delText xml:space="preserve">definiteness</w:delText>
        </w:r>
      </w:del>
      <w:del w:id="914" w:author="PR Preview" w:date="2026-01-01T00:00:00Z">
        <w:r>
          <w:delText xml:space="preserve">:</w:delText>
        </w:r>
      </w:del>
      <w:del w:id="915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if and only if</w:delText>
        </w:r>
      </w:del>
      <w:del w:id="9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919" w:author="PR Preview" w:date="2026-01-01T00:00:00Z">
        <w:r>
          <w:delText xml:space="preserve">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by definition of a positive definite matrix (</w:delText>
        </w:r>
      </w:del>
      <w:hyperlink w:anchor="def-positive-definite">
        <w:del w:id="92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23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ins w:id="924" w:author="PR Preview" w:date="2026-01-01T00:00:00Z">
        <w:r>
          <w:rPr>
            <w:b/>
            <w:bCs/>
          </w:rPr>
          <w:t xml:space="preserve">positivity</w:t>
        </w:r>
      </w:ins>
      <w:ins w:id="925" w:author="PR Preview" w:date="2026-01-01T00:00:00Z">
        <w:r>
          <w:t xml:space="preserve">:</w:t>
        </w:r>
      </w:ins>
      <w:ins w:id="926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for all</w:t>
        </w:r>
      </w:ins>
      <w:ins w:id="9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because</w:t>
        </w:r>
      </w:ins>
      <w:ins w:id="9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is positive definite (</w:t>
        </w:r>
      </w:ins>
      <w:hyperlink w:anchor="def-positive-definite">
        <w:ins w:id="93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37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ins w:id="938" w:author="PR Preview" w:date="2026-01-01T00:00:00Z">
        <w:r>
          <w:rPr>
            <w:b/>
            <w:bCs/>
          </w:rPr>
          <w:t xml:space="preserve">definiteness</w:t>
        </w:r>
      </w:ins>
      <w:ins w:id="939" w:author="PR Preview" w:date="2026-01-01T00:00:00Z">
        <w:r>
          <w:t xml:space="preserve">:</w:t>
        </w:r>
      </w:ins>
      <w:ins w:id="940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if and only if</w:t>
        </w:r>
      </w:ins>
      <w:ins w:id="9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944" w:author="PR Preview" w:date="2026-01-01T00:00:00Z">
        <w:r>
          <w:t xml:space="preserve">,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by definition of a positive definite matrix (</w:t>
        </w:r>
      </w:ins>
      <w:hyperlink w:anchor="def-positive-definite">
        <w:ins w:id="94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48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949" w:author="PR Preview" w:date="2026-01-01T00:00:00Z">
        <w:r>
          <w:delText xml:space="preserve">so</w:delText>
        </w:r>
      </w:del>
      <w:del w:id="9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is symmetric (</w:delText>
        </w:r>
      </w:del>
      <w:hyperlink w:anchor="def-symmetric-matrix">
        <w:del w:id="95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954" w:author="PR Preview" w:date="2026-01-01T00:00:00Z">
        <w:r>
          <w:delText xml:space="preserve">).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For any</w:delText>
        </w:r>
      </w:del>
      <w:del w:id="9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958" w:author="PR Preview" w:date="2026-01-01T00:00:00Z">
        <w:r>
          <w:delText xml:space="preserve">,</w:delText>
        </w:r>
      </w:del>
      <w:del w:id="95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by positivity and definiteness of the inner product,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so</w:delText>
        </w:r>
      </w:del>
      <w:del w:id="9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is positive definite (</w:delText>
        </w:r>
      </w:del>
      <w:hyperlink w:anchor="def-positive-definite">
        <w:del w:id="96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68" w:author="PR Preview" w:date="2026-01-01T00:00:00Z">
        <w:r>
          <w:delText xml:space="preserve">).</w:delText>
        </w:r>
      </w:del>
    </w:p>
    <w:p>
      <w:pPr>
        <w:pStyle w:val="FirstParagraph"/>
      </w:pPr>
      <w:ins w:id="969" w:author="PR Preview" w:date="2026-01-01T00:00:00Z">
        <w:r>
          <w:t xml:space="preserve">so</w:t>
        </w:r>
      </w:ins>
      <w:ins w:id="9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is symmetric (</w:t>
        </w:r>
      </w:ins>
      <w:hyperlink w:anchor="def-symmetric-matrix">
        <w:ins w:id="97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74" w:author="PR Preview" w:date="2026-01-01T00:00:00Z">
        <w:r>
          <w:t xml:space="preserve">).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For any</w:t>
        </w:r>
      </w:ins>
      <w:ins w:id="9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978" w:author="PR Preview" w:date="2026-01-01T00:00:00Z">
        <w:r>
          <w:t xml:space="preserve">,</w:t>
        </w:r>
      </w:ins>
      <w:ins w:id="97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by positivity and definiteness of the inner product,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so</w:t>
        </w:r>
      </w:ins>
      <w:ins w:id="9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is positive definite (</w:t>
        </w:r>
      </w:ins>
      <w:hyperlink w:anchor="def-positive-definite">
        <w:ins w:id="98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88" w:author="PR Preview" w:date="2026-01-01T00:00:00Z">
        <w:r>
          <w:t xml:space="preserve">).</w:t>
        </w:r>
      </w:ins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del w:id="989" w:author="PR Preview" w:date="2026-01-01T00:00:00Z">
        <w:r>
          <w:rPr>
            <w:b/>
            <w:bCs/>
          </w:rPr>
          <w:delText xml:space="preserve">Corollary 2 (A positive definite matrix is a transpose product)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Let</w:delText>
        </w:r>
      </w:del>
      <w:del w:id="9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be a</w:delText>
        </w:r>
      </w:del>
      <w:del w:id="99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symmetric positive definite matrix (</w:delText>
        </w:r>
      </w:del>
      <w:hyperlink w:anchor="def-positive-definite">
        <w:del w:id="99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999" w:author="PR Preview" w:date="2026-01-01T00:00:00Z">
        <w:r>
          <w:delText xml:space="preserve">).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Then</w:delText>
        </w:r>
      </w:del>
      <w:del w:id="10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for some invertible</w:delText>
        </w:r>
      </w:del>
      <w:del w:id="10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matrix</w:delText>
        </w:r>
      </w:del>
      <w:del w:id="1008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1009" w:author="PR Preview" w:date="2026-01-01T00:00:00Z">
        <w:r>
          <w:delText xml:space="preserve">.</w:delText>
        </w:r>
      </w:del>
    </w:p>
    <w:p>
      <w:pPr>
        <w:pStyle w:val="BodyText"/>
      </w:pPr>
      <w:ins w:id="1010" w:author="PR Preview" w:date="2026-01-01T00:00:00Z">
        <w:r>
          <w:rPr>
            <w:b/>
            <w:bCs/>
          </w:rPr>
          <w:t xml:space="preserve">Corollary 2 (A positive definite matrix is a transpose product)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Let</w:t>
        </w:r>
      </w:ins>
      <w:ins w:id="10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be a</w:t>
        </w:r>
      </w:ins>
      <w:ins w:id="10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symmetric positive definite matrix (</w:t>
        </w:r>
      </w:ins>
      <w:hyperlink w:anchor="def-positive-definite">
        <w:ins w:id="101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020" w:author="PR Preview" w:date="2026-01-01T00:00:00Z">
        <w:r>
          <w:t xml:space="preserve">).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Then</w:t>
        </w:r>
      </w:ins>
      <w:ins w:id="10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for some invertible</w:t>
        </w:r>
      </w:ins>
      <w:ins w:id="1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matrix</w:t>
        </w:r>
      </w:ins>
      <w:ins w:id="1029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1030" w:author="PR Preview" w:date="2026-01-01T00:00:00Z">
        <w:r>
          <w:t xml:space="preserve">.</w:t>
        </w:r>
      </w:ins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del w:id="1031" w:author="PR Preview" w:date="2026-01-01T00:00:00Z">
        <w:r>
          <w:rPr>
            <w:b/>
            <w:bCs/>
          </w:rPr>
          <w:delText xml:space="preserve">Theorem 17 (A matrix-induced inner product is a dot product of transformed vectors)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Let</w:delText>
        </w:r>
      </w:del>
      <w:del w:id="10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be a</w:delText>
        </w:r>
      </w:del>
      <w:del w:id="10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symmetric positive definite matrix,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and let</w:delText>
        </w:r>
      </w:del>
      <w:del w:id="1042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be any</w:delText>
        </w:r>
      </w:del>
      <w:del w:id="104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matrix with</w:delText>
        </w:r>
      </w:del>
      <w:del w:id="10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049" w:author="PR Preview" w:date="2026-01-01T00:00:00Z">
        <w:r>
          <w:delText xml:space="preserve">.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Then for all</w:delText>
        </w:r>
      </w:del>
      <w:del w:id="10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53" w:author="PR Preview" w:date="2026-01-01T00:00:00Z">
        <w:r>
          <w:delText xml:space="preserve">, the</w:delText>
        </w:r>
      </w:del>
      <w:del w:id="10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55" w:author="PR Preview" w:date="2026-01-01T00:00:00Z">
        <w:r>
          <w:delText xml:space="preserve">-inner product (</w:delText>
        </w:r>
      </w:del>
      <w:hyperlink w:anchor="def-matrix-induced-inner-product">
        <w:del w:id="105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057" w:author="PR Preview" w:date="2026-01-01T00:00:00Z">
        <w:r>
          <w:delText xml:space="preserve">) satisfies</w:delText>
        </w:r>
      </w:del>
    </w:p>
    <w:p>
      <w:pPr>
        <w:pStyle w:val="BodyText"/>
      </w:pPr>
      <w:ins w:id="1058" w:author="PR Preview" w:date="2026-01-01T00:00:00Z">
        <w:r>
          <w:rPr>
            <w:b/>
            <w:bCs/>
          </w:rPr>
          <w:t xml:space="preserve">Theorem 17 (A matrix-induced inner product is a dot product of transformed vectors)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Let</w:t>
        </w:r>
      </w:ins>
      <w:ins w:id="10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be a</w:t>
        </w:r>
      </w:ins>
      <w:ins w:id="10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symmetric positive definite matrix,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and let</w:t>
        </w:r>
      </w:ins>
      <w:ins w:id="1069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be any</w:t>
        </w:r>
      </w:ins>
      <w:ins w:id="107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matrix with</w:t>
        </w:r>
      </w:ins>
      <w:ins w:id="10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076" w:author="PR Preview" w:date="2026-01-01T00:00:00Z">
        <w:r>
          <w:t xml:space="preserve">.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Then for all</w:t>
        </w:r>
      </w:ins>
      <w:ins w:id="10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80" w:author="PR Preview" w:date="2026-01-01T00:00:00Z">
        <w:r>
          <w:t xml:space="preserve">, the</w:t>
        </w:r>
      </w:ins>
      <w:ins w:id="10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2" w:author="PR Preview" w:date="2026-01-01T00:00:00Z">
        <w:r>
          <w:t xml:space="preserve">-inner product (</w:t>
        </w:r>
      </w:ins>
      <w:hyperlink w:anchor="def-matrix-induced-inner-product">
        <w:ins w:id="1083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084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1085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1086" w:author="PR Preview" w:date="2026-01-01T00:00:00Z">
        <w:r>
          <w:delText xml:space="preserve">: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If data features have a symmetric positive definite covariance matrix</w:delText>
        </w:r>
      </w:del>
      <w:del w:id="109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(</w:delText>
        </w:r>
      </w:del>
      <w:hyperlink w:anchor="def-positive-definite">
        <w:del w:id="109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095" w:author="PR Preview" w:date="2026-01-01T00:00:00Z">
        <w:r>
          <w:delText xml:space="preserve">),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the precision matrix</w:delText>
        </w:r>
      </w:del>
      <w:del w:id="10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(</w:delText>
        </w:r>
      </w:del>
      <w:hyperlink w:anchor="thm-pd-inverse">
        <w:del w:id="110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102" w:author="PR Preview" w:date="2026-01-01T00:00:00Z">
        <w:r>
          <w:delText xml:space="preserve">) defines the Mahalanobis inner product</w:delText>
        </w:r>
      </w:del>
      <w:del w:id="1103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104" w:author="PR Preview" w:date="2026-01-01T00:00:00Z">
        <w:r>
          <w:delText xml:space="preserve">.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The induced distance</w:delText>
        </w:r>
      </w:del>
      <w:del w:id="1107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measures statistical distance normalized by variance along each principal direction.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Factoring</w:delText>
        </w:r>
      </w:del>
      <w:del w:id="1112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(via Cholesky or spectral decomposition,</w:delText>
        </w:r>
      </w:del>
      <w:del w:id="1115" w:author="PR Preview" w:date="2026-01-01T00:00:00Z">
        <w:r>
          <w:delText xml:space="preserve"> </w:delText>
        </w:r>
      </w:del>
      <w:hyperlink w:anchor="cor-pd-transpose-product">
        <w:del w:id="1116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1117" w:author="PR Preview" w:date="2026-01-01T00:00:00Z">
        <w:r>
          <w:delText xml:space="preserve">),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this inner product is the Euclidean dot product of the whitened vectors</w:delText>
        </w:r>
      </w:del>
      <w:del w:id="1120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and</w:delText>
        </w:r>
      </w:del>
      <w:del w:id="1123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(</w:delText>
        </w:r>
      </w:del>
      <w:hyperlink w:anchor="thm-whitening-inner-product">
        <w:del w:id="112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127" w:author="PR Preview" w:date="2026-01-01T00:00:00Z">
        <w:r>
          <w:delText xml:space="preserve">).</w:delText>
        </w:r>
      </w:del>
    </w:p>
    <w:p>
      <w:pPr>
        <w:numPr>
          <w:ilvl w:val="0"/>
          <w:numId w:val="1010"/>
        </w:numPr>
      </w:pPr>
      <w:ins w:id="1128" w:author="PR Preview" w:date="2026-01-01T00:00:00Z">
        <w:r>
          <w:rPr>
            <w:b/>
            <w:bCs/>
          </w:rPr>
          <w:t xml:space="preserve">Mahalanobis metric and whitening</w:t>
        </w:r>
      </w:ins>
      <w:ins w:id="1129" w:author="PR Preview" w:date="2026-01-01T00:00:00Z">
        <w:r>
          <w:t xml:space="preserve">: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If data features have a symmetric positive definite covariance matrix</w:t>
        </w:r>
      </w:ins>
      <w:ins w:id="1134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(</w:t>
        </w:r>
      </w:ins>
      <w:hyperlink w:anchor="def-positive-definite">
        <w:ins w:id="113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38" w:author="PR Preview" w:date="2026-01-01T00:00:00Z">
        <w:r>
          <w:t xml:space="preserve">),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the precision matrix</w:t>
        </w:r>
      </w:ins>
      <w:ins w:id="11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(</w:t>
        </w:r>
      </w:ins>
      <w:hyperlink w:anchor="thm-pd-inverse">
        <w:ins w:id="114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145" w:author="PR Preview" w:date="2026-01-01T00:00:00Z">
        <w:r>
          <w:t xml:space="preserve">) defines the Mahalanobis inner product</w:t>
        </w:r>
      </w:ins>
      <w:ins w:id="1146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147" w:author="PR Preview" w:date="2026-01-01T00:00:00Z">
        <w:r>
          <w:t xml:space="preserve">.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The induced distance</w:t>
        </w:r>
      </w:ins>
      <w:ins w:id="1150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measures statistical distance normalized by variance along each principal direction.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Factoring</w:t>
        </w:r>
      </w:ins>
      <w:ins w:id="1155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(via Cholesky or spectral decomposition,</w:t>
        </w:r>
      </w:ins>
      <w:ins w:id="1158" w:author="PR Preview" w:date="2026-01-01T00:00:00Z">
        <w:r>
          <w:t xml:space="preserve"> </w:t>
        </w:r>
      </w:ins>
      <w:hyperlink w:anchor="cor-pd-transpose-product">
        <w:ins w:id="1159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160" w:author="PR Preview" w:date="2026-01-01T00:00:00Z">
        <w:r>
          <w:t xml:space="preserve">),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this inner product is the Euclidean dot product of the whitened vectors</w:t>
        </w:r>
      </w:ins>
      <w:ins w:id="1163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and</w:t>
        </w:r>
      </w:ins>
      <w:ins w:id="1166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(</w:t>
        </w:r>
      </w:ins>
      <w:hyperlink w:anchor="thm-whitening-inner-product">
        <w:ins w:id="116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170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del w:id="1171" w:author="PR Preview" w:date="2026-01-01T00:00:00Z">
        <w:r>
          <w:rPr>
            <w:b/>
            <w:bCs/>
          </w:rPr>
          <w:delText xml:space="preserve">Definition 23 (Determinant)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The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rPr>
            <w:b/>
            <w:bCs/>
          </w:rPr>
          <w:delText xml:space="preserve">determinant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of a</w:delText>
        </w:r>
      </w:del>
      <w:del w:id="11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matrix</w:delText>
        </w:r>
      </w:del>
      <w:del w:id="11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with entries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1185" w:author="PR Preview" w:date="2026-01-01T00:00:00Z">
        <w:r>
          <w:delText xml:space="preserve">,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written</w:delText>
        </w:r>
      </w:del>
      <w:del w:id="1188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or</w:delText>
        </w:r>
      </w:del>
      <w:del w:id="119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del w:id="1192" w:author="PR Preview" w:date="2026-01-01T00:00:00Z">
        <w:r>
          <w:delText xml:space="preserve">,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is the number defined recursively in</w:delText>
        </w:r>
      </w:del>
      <w:del w:id="1195" w:author="PR Preview" w:date="2026-01-01T00:00:00Z">
        <w:r>
          <w:delText xml:space="preserve"> </w:delText>
        </w:r>
      </w:del>
      <m:oMath>
        <m:r>
          <m:t>p</m:t>
        </m:r>
      </m:oMath>
      <w:del w:id="1196" w:author="PR Preview" w:date="2026-01-01T00:00:00Z">
        <w:r>
          <w:delText xml:space="preserve">:</w:delText>
        </w:r>
      </w:del>
    </w:p>
    <w:p>
      <w:pPr>
        <w:pStyle w:val="FirstParagraph"/>
      </w:pPr>
      <w:ins w:id="1197" w:author="PR Preview" w:date="2026-01-01T00:00:00Z">
        <w:r>
          <w:rPr>
            <w:b/>
            <w:bCs/>
          </w:rPr>
          <w:t xml:space="preserve">Definition 26 (Determinant)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The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rPr>
            <w:b/>
            <w:bCs/>
          </w:rPr>
          <w:t xml:space="preserve">determinant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of a</w:t>
        </w:r>
      </w:ins>
      <w:ins w:id="12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matrix</w:t>
        </w:r>
      </w:ins>
      <w:ins w:id="12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with entries</w:t>
        </w:r>
      </w:ins>
      <w:ins w:id="121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211" w:author="PR Preview" w:date="2026-01-01T00:00:00Z">
        <w:r>
          <w:t xml:space="preserve">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written</w:t>
        </w:r>
      </w:ins>
      <w:ins w:id="121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or</w:t>
        </w:r>
      </w:ins>
      <w:ins w:id="121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ins w:id="1218" w:author="PR Preview" w:date="2026-01-01T00:00:00Z">
        <w:r>
          <w:t xml:space="preserve">,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is the number defined recursively in</w:t>
        </w:r>
      </w:ins>
      <w:ins w:id="1221" w:author="PR Preview" w:date="2026-01-01T00:00:00Z">
        <w:r>
          <w:t xml:space="preserve"> </w:t>
        </w:r>
      </w:ins>
      <m:oMath>
        <m:r>
          <m:t>p</m:t>
        </m:r>
      </m:oMath>
      <w:ins w:id="122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del w:id="1223" w:author="PR Preview" w:date="2026-01-01T00:00:00Z">
        <w:r>
          <w:rPr>
            <w:i/>
            <w:iCs/>
          </w:rPr>
          <w:delText xml:space="preserve">Remark 20</w:delText>
        </w:r>
      </w:del>
      <w:del w:id="1224" w:author="PR Preview" w:date="2026-01-01T00:00:00Z">
        <w:r>
          <w:delText xml:space="preserve"> (Cofactor expansion). </w:delText>
        </w:r>
      </w:del>
      <w:del w:id="1225" w:author="PR Preview" w:date="2026-01-01T00:00:00Z">
        <w:r>
          <w:delText xml:space="preserve">The recursive formula in</w:delText>
        </w:r>
      </w:del>
      <w:del w:id="1226" w:author="PR Preview" w:date="2026-01-01T00:00:00Z">
        <w:r>
          <w:delText xml:space="preserve"> </w:delText>
        </w:r>
      </w:del>
      <w:hyperlink w:anchor="def-determinant">
        <w:del w:id="122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is the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rPr>
            <w:i/>
            <w:iCs/>
          </w:rPr>
          <w:delText xml:space="preserve">cofactor expansion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along the first row.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Other sources define the determinant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as a sum over all orderings of the columns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and derive this expansion from it;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the two definitions agree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(Banerjee and Roy 2014)</w:delText>
        </w:r>
      </w:del>
      <w:del w:id="1244" w:author="PR Preview" w:date="2026-01-01T00:00:00Z">
        <w:r>
          <w:delText xml:space="preserve">.</w:delText>
        </w:r>
      </w:del>
    </w:p>
    <w:p>
      <w:pPr>
        <w:pStyle w:val="FirstParagraph"/>
      </w:pPr>
      <w:ins w:id="1245" w:author="PR Preview" w:date="2026-01-01T00:00:00Z">
        <w:r>
          <w:rPr>
            <w:i/>
            <w:iCs/>
          </w:rPr>
          <w:t xml:space="preserve">Remark 20</w:t>
        </w:r>
      </w:ins>
      <w:ins w:id="1246" w:author="PR Preview" w:date="2026-01-01T00:00:00Z">
        <w:r>
          <w:t xml:space="preserve"> (Cofactor expansion). </w:t>
        </w:r>
      </w:ins>
      <w:ins w:id="1247" w:author="PR Preview" w:date="2026-01-01T00:00:00Z">
        <w:r>
          <w:t xml:space="preserve">The recursive formula in</w:t>
        </w:r>
      </w:ins>
      <w:ins w:id="1248" w:author="PR Preview" w:date="2026-01-01T00:00:00Z">
        <w:r>
          <w:t xml:space="preserve"> </w:t>
        </w:r>
      </w:ins>
      <w:hyperlink w:anchor="def-determinant">
        <w:ins w:id="1249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is the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rPr>
            <w:i/>
            <w:iCs/>
          </w:rPr>
          <w:t xml:space="preserve">cofactor expansion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along the first row.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Other sources define the determinant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as a sum over all orderings of the columns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and derive this expansion from it;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the two definitions agree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(Banerjee and Roy 2014)</w:t>
        </w:r>
      </w:ins>
      <w:ins w:id="1266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del w:id="1267" w:author="PR Preview" w:date="2026-01-01T00:00:00Z">
        <w:r>
          <w:rPr>
            <w:b/>
            <w:bCs/>
          </w:rPr>
          <w:delText xml:space="preserve">Theorem 18 (Determinant of a diagonal matrix)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The determinant (</w:delText>
        </w:r>
      </w:del>
      <w:hyperlink w:anchor="def-determinant">
        <w:del w:id="1270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271" w:author="PR Preview" w:date="2026-01-01T00:00:00Z">
        <w:r>
          <w:delText xml:space="preserve">) of a</w:delText>
        </w:r>
      </w:del>
      <w:del w:id="12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diagonal matrix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(</w:delText>
        </w:r>
      </w:del>
      <w:hyperlink w:anchor="def-diagonal-matrix">
        <w:del w:id="127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78" w:author="PR Preview" w:date="2026-01-01T00:00:00Z">
        <w:r>
          <w:delText xml:space="preserve">)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1281" w:author="PR Preview" w:date="2026-01-01T00:00:00Z">
        <w:r>
          <w:rPr>
            <w:b/>
            <w:bCs/>
          </w:rPr>
          <w:t xml:space="preserve">Theorem 18 (Determinant of a diagonal matrix)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The determinant (</w:t>
        </w:r>
      </w:ins>
      <w:hyperlink w:anchor="def-determinant">
        <w:ins w:id="1284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285" w:author="PR Preview" w:date="2026-01-01T00:00:00Z">
        <w:r>
          <w:t xml:space="preserve">) of a</w:t>
        </w:r>
      </w:ins>
      <w:ins w:id="1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diagonal matrix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(</w:t>
        </w:r>
      </w:ins>
      <w:hyperlink w:anchor="def-diagonal-matrix">
        <w:ins w:id="129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292" w:author="PR Preview" w:date="2026-01-01T00:00:00Z">
        <w:r>
          <w:t xml:space="preserve">)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del w:id="1295" w:author="PR Preview" w:date="2026-01-01T00:00:00Z">
        <w:r>
          <w:rPr>
            <w:b/>
            <w:bCs/>
          </w:rPr>
          <w:delText xml:space="preserve">Theorem 20 (The determinant of a symmetric matrix is the product of its eigenvalues)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Let</w:delText>
        </w:r>
      </w:del>
      <w:del w:id="12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be a</w:delText>
        </w:r>
      </w:del>
      <w:del w:id="130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symmetric matrix with real entries,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with eigendecomposition</w:delText>
        </w:r>
      </w:del>
      <w:del w:id="13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(</w:delText>
        </w:r>
      </w:del>
      <w:hyperlink w:anchor="def-eigendecomposition">
        <w:del w:id="130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310" w:author="PR Preview" w:date="2026-01-01T00:00:00Z">
        <w:r>
          <w:delText xml:space="preserve">)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and eigenvalues</w:delText>
        </w:r>
      </w:del>
      <w:del w:id="1313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on the diagonal of</w:delText>
        </w:r>
      </w:del>
      <w:del w:id="131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317" w:author="PR Preview" w:date="2026-01-01T00:00:00Z">
        <w:r>
          <w:delText xml:space="preserve">.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Then</w:delText>
        </w:r>
      </w:del>
    </w:p>
    <w:p>
      <w:pPr>
        <w:pStyle w:val="BodyText"/>
      </w:pPr>
      <w:ins w:id="1320" w:author="PR Preview" w:date="2026-01-01T00:00:00Z">
        <w:r>
          <w:rPr>
            <w:b/>
            <w:bCs/>
          </w:rPr>
          <w:t xml:space="preserve">Theorem 20 (The determinant of a symmetric matrix is the product of its eigenvalues)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Let</w:t>
        </w:r>
      </w:ins>
      <w:ins w:id="13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be a</w:t>
        </w:r>
      </w:ins>
      <w:ins w:id="13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symmetric matrix with real entries,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with eigendecomposition</w:t>
        </w:r>
      </w:ins>
      <w:ins w:id="13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(</w:t>
        </w:r>
      </w:ins>
      <w:hyperlink w:anchor="def-eigendecomposition">
        <w:ins w:id="133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335" w:author="PR Preview" w:date="2026-01-01T00:00:00Z">
        <w:r>
          <w:t xml:space="preserve">)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and eigenvalues</w:t>
        </w:r>
      </w:ins>
      <w:ins w:id="133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on the diagonal of</w:t>
        </w:r>
      </w:ins>
      <w:ins w:id="1341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342" w:author="PR Preview" w:date="2026-01-01T00:00:00Z">
        <w:r>
          <w:t xml:space="preserve">.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del w:id="1345" w:author="PR Preview" w:date="2026-01-01T00:00:00Z">
        <w:r>
          <w:rPr>
            <w:b/>
            <w:bCs/>
          </w:rPr>
          <w:delText xml:space="preserve">Corollary 3 (A positive definite matrix has a positive determinant)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If</w:delText>
        </w:r>
      </w:del>
      <w:del w:id="13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is positive definite (</w:delText>
        </w:r>
      </w:del>
      <w:hyperlink w:anchor="def-positive-definite">
        <w:del w:id="135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352" w:author="PR Preview" w:date="2026-01-01T00:00:00Z">
        <w:r>
          <w:delText xml:space="preserve">),</w:delText>
        </w:r>
      </w:del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then</w:delText>
        </w:r>
      </w:del>
      <w:del w:id="1355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356" w:author="PR Preview" w:date="2026-01-01T00:00:00Z">
        <w:r>
          <w:delText xml:space="preserve">.</w:delText>
        </w:r>
      </w:del>
    </w:p>
    <w:p>
      <w:pPr>
        <w:pStyle w:val="BodyText"/>
      </w:pPr>
      <w:ins w:id="1357" w:author="PR Preview" w:date="2026-01-01T00:00:00Z">
        <w:r>
          <w:rPr>
            <w:b/>
            <w:bCs/>
          </w:rPr>
          <w:t xml:space="preserve">Corollary 3 (A positive definite matrix has a positive determinant)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If</w:t>
        </w:r>
      </w:ins>
      <w:ins w:id="13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is positive definite (</w:t>
        </w:r>
      </w:ins>
      <w:hyperlink w:anchor="def-positive-definite">
        <w:ins w:id="136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364" w:author="PR Preview" w:date="2026-01-01T00:00:00Z">
        <w:r>
          <w:t xml:space="preserve">),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then</w:t>
        </w:r>
      </w:ins>
      <w:ins w:id="136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368" w:author="PR Preview" w:date="2026-01-01T00:00:00Z">
        <w:r>
          <w:t xml:space="preserve">.</w:t>
        </w:r>
      </w:ins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2026-10-15T22:23:18Z</dcterms:created>
  <dcterms:modified xsi:type="dcterms:W3CDTF">2026-10-15T22:23:18Z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