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14:23:59 (PDT)</w:delText>
        </w:r>
      </w:del>
    </w:p>
    <w:p>
      <w:pPr>
        <w:pStyle w:val="Date"/>
      </w:pPr>
      <w:ins w:id="2" w:author="PR Preview" w:date="2026-01-01T00:00:00Z">
        <w:r>
          <w:t xml:space="preserve">Last modified: 2026-10-15 14:39:44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2026-10-15T22:30:30Z</dcterms:created>
  <dcterms:modified xsi:type="dcterms:W3CDTF">2026-10-15T22:30:30Z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14:39:44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