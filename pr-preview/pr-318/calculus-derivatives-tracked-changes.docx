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Derivatives and Taylor Series</w:t>
      </w:r>
    </w:p>
    <w:p>
      <w:pPr>
        <w:pStyle w:val="Date"/>
      </w:pPr>
      <w:del w:id="1" w:author="PR Preview" w:date="2026-01-01T00:00:00Z">
        <w:r>
          <w:delText xml:space="preserve">Last modified: 2026-10-15 14:23:59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14:39:44 (PDT)</w:t>
        </w:r>
      </w:ins>
    </w:p>
    <w:bookmarkStart w:id="202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del w:id="3" w:author="PR Preview" w:date="2026-01-01T00:00:00Z">
        <w:r>
          <w:rPr>
            <w:b/>
            <w:bCs/>
          </w:rPr>
          <w:delText xml:space="preserve">Definition 2 (One-sided limits)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Let</w:delText>
        </w:r>
      </w:del>
      <w:del w:id="6" w:author="PR Preview" w:date="2026-01-01T00:00:00Z">
        <w:r>
          <w:delText xml:space="preserve"> </w:delText>
        </w:r>
      </w:del>
      <m:oMath>
        <m:r>
          <m:t>f</m:t>
        </m:r>
      </m:oMath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be a function and</w:delText>
        </w:r>
      </w:del>
      <w:del w:id="9" w:author="PR Preview" w:date="2026-01-01T00:00:00Z">
        <w:r>
          <w:delText xml:space="preserve"> </w:delText>
        </w:r>
      </w:del>
      <m:oMath>
        <m:r>
          <m:t>L</m:t>
        </m:r>
      </m:oMath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a real number.</w:delText>
        </w:r>
      </w:del>
    </w:p>
    <w:p>
      <w:pPr>
        <w:pStyle w:val="Compact"/>
        <w:numPr>
          <w:ilvl w:val="0"/>
          <w:numId w:val="1001"/>
        </w:numPr>
      </w:pPr>
      <w:del w:id="12" w:author="PR Preview" w:date="2026-01-01T00:00:00Z">
        <w:r>
          <w:delText xml:space="preserve">The</w:delText>
        </w:r>
      </w:del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rPr>
            <w:b/>
            <w:bCs/>
          </w:rPr>
          <w:delText xml:space="preserve">right-hand limit</w:delText>
        </w:r>
      </w:del>
      <w:del w:id="15" w:author="PR Preview" w:date="2026-01-01T00:00:00Z">
        <w:r>
          <w:delText xml:space="preserve"> </w:delText>
        </w:r>
      </w:del>
      <w:del w:id="16" w:author="PR Preview" w:date="2026-01-01T00:00:00Z">
        <w:r>
          <w:delText xml:space="preserve">of</w:delText>
        </w:r>
      </w:del>
      <w:del w:id="17" w:author="PR Preview" w:date="2026-01-01T00:00:00Z">
        <w:r>
          <w:delText xml:space="preserve"> </w:delText>
        </w:r>
      </w:del>
      <m:oMath>
        <m:r>
          <m:t>f</m:t>
        </m:r>
      </m:oMath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delText xml:space="preserve">at</w:delText>
        </w:r>
      </w:del>
      <w:del w:id="20" w:author="PR Preview" w:date="2026-01-01T00:00:00Z">
        <w:r>
          <w:delText xml:space="preserve"> </w:delText>
        </w:r>
      </w:del>
      <m:oMath>
        <m:r>
          <m:t>c</m:t>
        </m:r>
      </m:oMath>
      <w:del w:id="21" w:author="PR Preview" w:date="2026-01-01T00:00:00Z">
        <w:r>
          <w:delText xml:space="preserve"> </w:delText>
        </w:r>
      </w:del>
      <w:del w:id="22" w:author="PR Preview" w:date="2026-01-01T00:00:00Z">
        <w:r>
          <w:delText xml:space="preserve">is</w:delText>
        </w:r>
      </w:del>
      <w:del w:id="23" w:author="PR Preview" w:date="2026-01-01T00:00:00Z">
        <w:r>
          <w:delText xml:space="preserve"> </w:delText>
        </w:r>
      </w:del>
      <m:oMath>
        <m:r>
          <m:t>L</m:t>
        </m:r>
      </m:oMath>
      <w:del w:id="24" w:author="PR Preview" w:date="2026-01-01T00:00:00Z">
        <w:r>
          <w:delText xml:space="preserve">,</w:delText>
        </w:r>
      </w:del>
      <w:del w:id="25" w:author="PR Preview" w:date="2026-01-01T00:00:00Z">
        <w:r>
          <w:delText xml:space="preserve"> </w:delText>
        </w:r>
      </w:del>
      <w:del w:id="26" w:author="PR Preview" w:date="2026-01-01T00:00:00Z">
        <w:r>
          <w:delText xml:space="preserve">written</w:delText>
        </w:r>
      </w:del>
      <w:del w:id="27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del w:id="28" w:author="PR Preview" w:date="2026-01-01T00:00:00Z">
        <w:r>
          <w:delText xml:space="preserve">,</w:delText>
        </w:r>
      </w:del>
      <w:del w:id="29" w:author="PR Preview" w:date="2026-01-01T00:00:00Z">
        <w:r>
          <w:delText xml:space="preserve"> </w:delText>
        </w:r>
      </w:del>
      <w:del w:id="30" w:author="PR Preview" w:date="2026-01-01T00:00:00Z">
        <w:r>
          <w:delText xml:space="preserve">if for every</w:delText>
        </w:r>
      </w:del>
      <w:del w:id="31" w:author="PR Preview" w:date="2026-01-01T00:00:00Z">
        <w:r>
          <w:delText xml:space="preserve"> </w:delText>
        </w:r>
      </w:del>
      <m:oMath>
        <m:r>
          <m:t>ε</m:t>
        </m:r>
        <m:r>
          <m:rPr>
            <m:sty m:val="p"/>
          </m:rPr>
          <m:t>&gt;</m:t>
        </m:r>
        <m:r>
          <m:t>0</m:t>
        </m:r>
      </m:oMath>
      <w:del w:id="32" w:author="PR Preview" w:date="2026-01-01T00:00:00Z">
        <w:r>
          <w:delText xml:space="preserve"> </w:delText>
        </w:r>
      </w:del>
      <w:del w:id="33" w:author="PR Preview" w:date="2026-01-01T00:00:00Z">
        <w:r>
          <w:delText xml:space="preserve">there is a</w:delText>
        </w:r>
      </w:del>
      <w:del w:id="34" w:author="PR Preview" w:date="2026-01-01T00:00:00Z">
        <w:r>
          <w:delText xml:space="preserve"> </w:delText>
        </w:r>
      </w:del>
      <m:oMath>
        <m:r>
          <m:t>δ</m:t>
        </m:r>
        <m:r>
          <m:rPr>
            <m:sty m:val="p"/>
          </m:rPr>
          <m:t>&gt;</m:t>
        </m:r>
        <m:r>
          <m:t>0</m:t>
        </m:r>
      </m:oMath>
      <w:del w:id="35" w:author="PR Preview" w:date="2026-01-01T00:00:00Z">
        <w:r>
          <w:delText xml:space="preserve"> </w:delText>
        </w:r>
      </w:del>
      <w:del w:id="36" w:author="PR Preview" w:date="2026-01-01T00:00:00Z">
        <w:r>
          <w:delText xml:space="preserve">such that</w:delText>
        </w:r>
      </w:del>
      <w:del w:id="37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del w:id="38" w:author="PR Preview" w:date="2026-01-01T00:00:00Z">
        <w:r>
          <w:delText xml:space="preserve"> </w:delText>
        </w:r>
      </w:del>
      <w:del w:id="39" w:author="PR Preview" w:date="2026-01-01T00:00:00Z">
        <w:r>
          <w:delText xml:space="preserve">for every</w:delText>
        </w:r>
      </w:del>
      <w:del w:id="40" w:author="PR Preview" w:date="2026-01-01T00:00:00Z">
        <w:r>
          <w:delText xml:space="preserve"> </w:delText>
        </w:r>
      </w:del>
      <m:oMath>
        <m:r>
          <m:t>x</m:t>
        </m:r>
      </m:oMath>
      <w:del w:id="41" w:author="PR Preview" w:date="2026-01-01T00:00:00Z">
        <w:r>
          <w:delText xml:space="preserve"> </w:delText>
        </w:r>
      </w:del>
      <w:del w:id="42" w:author="PR Preview" w:date="2026-01-01T00:00:00Z">
        <w:r>
          <w:delText xml:space="preserve">with</w:delText>
        </w:r>
      </w:del>
      <w:del w:id="43" w:author="PR Preview" w:date="2026-01-01T00:00:00Z">
        <w:r>
          <w:delText xml:space="preserve"> </w:delText>
        </w:r>
      </w:del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del w:id="44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01"/>
        </w:numPr>
      </w:pPr>
      <w:del w:id="45" w:author="PR Preview" w:date="2026-01-01T00:00:00Z">
        <w:r>
          <w:delText xml:space="preserve">The</w:delText>
        </w:r>
      </w:del>
      <w:del w:id="46" w:author="PR Preview" w:date="2026-01-01T00:00:00Z">
        <w:r>
          <w:delText xml:space="preserve"> </w:delText>
        </w:r>
      </w:del>
      <w:del w:id="47" w:author="PR Preview" w:date="2026-01-01T00:00:00Z">
        <w:r>
          <w:rPr>
            <w:b/>
            <w:bCs/>
          </w:rPr>
          <w:delText xml:space="preserve">left-hand limit</w:delText>
        </w:r>
      </w:del>
      <w:del w:id="48" w:author="PR Preview" w:date="2026-01-01T00:00:00Z">
        <w:r>
          <w:delText xml:space="preserve"> </w:delText>
        </w:r>
      </w:del>
      <w:del w:id="49" w:author="PR Preview" w:date="2026-01-01T00:00:00Z">
        <w:r>
          <w:delText xml:space="preserve">of</w:delText>
        </w:r>
      </w:del>
      <w:del w:id="50" w:author="PR Preview" w:date="2026-01-01T00:00:00Z">
        <w:r>
          <w:delText xml:space="preserve"> </w:delText>
        </w:r>
      </w:del>
      <m:oMath>
        <m:r>
          <m:t>f</m:t>
        </m:r>
      </m:oMath>
      <w:del w:id="51" w:author="PR Preview" w:date="2026-01-01T00:00:00Z">
        <w:r>
          <w:delText xml:space="preserve"> </w:delText>
        </w:r>
      </w:del>
      <w:del w:id="52" w:author="PR Preview" w:date="2026-01-01T00:00:00Z">
        <w:r>
          <w:delText xml:space="preserve">at</w:delText>
        </w:r>
      </w:del>
      <w:del w:id="53" w:author="PR Preview" w:date="2026-01-01T00:00:00Z">
        <w:r>
          <w:delText xml:space="preserve"> </w:delText>
        </w:r>
      </w:del>
      <m:oMath>
        <m:r>
          <m:t>c</m:t>
        </m:r>
      </m:oMath>
      <w:del w:id="54" w:author="PR Preview" w:date="2026-01-01T00:00:00Z">
        <w:r>
          <w:delText xml:space="preserve"> </w:delText>
        </w:r>
      </w:del>
      <w:del w:id="55" w:author="PR Preview" w:date="2026-01-01T00:00:00Z">
        <w:r>
          <w:delText xml:space="preserve">is</w:delText>
        </w:r>
      </w:del>
      <w:del w:id="56" w:author="PR Preview" w:date="2026-01-01T00:00:00Z">
        <w:r>
          <w:delText xml:space="preserve"> </w:delText>
        </w:r>
      </w:del>
      <m:oMath>
        <m:r>
          <m:t>L</m:t>
        </m:r>
      </m:oMath>
      <w:del w:id="57" w:author="PR Preview" w:date="2026-01-01T00:00:00Z">
        <w:r>
          <w:delText xml:space="preserve">,</w:delText>
        </w:r>
      </w:del>
      <w:del w:id="58" w:author="PR Preview" w:date="2026-01-01T00:00:00Z">
        <w:r>
          <w:delText xml:space="preserve"> </w:delText>
        </w:r>
      </w:del>
      <w:del w:id="59" w:author="PR Preview" w:date="2026-01-01T00:00:00Z">
        <w:r>
          <w:delText xml:space="preserve">written</w:delText>
        </w:r>
      </w:del>
      <w:del w:id="60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del w:id="61" w:author="PR Preview" w:date="2026-01-01T00:00:00Z">
        <w:r>
          <w:delText xml:space="preserve">,</w:delText>
        </w:r>
      </w:del>
      <w:del w:id="62" w:author="PR Preview" w:date="2026-01-01T00:00:00Z">
        <w:r>
          <w:delText xml:space="preserve"> </w:delText>
        </w:r>
      </w:del>
      <w:del w:id="63" w:author="PR Preview" w:date="2026-01-01T00:00:00Z">
        <w:r>
          <w:delText xml:space="preserve">if for every</w:delText>
        </w:r>
      </w:del>
      <w:del w:id="64" w:author="PR Preview" w:date="2026-01-01T00:00:00Z">
        <w:r>
          <w:delText xml:space="preserve"> </w:delText>
        </w:r>
      </w:del>
      <m:oMath>
        <m:r>
          <m:t>ε</m:t>
        </m:r>
        <m:r>
          <m:rPr>
            <m:sty m:val="p"/>
          </m:rPr>
          <m:t>&gt;</m:t>
        </m:r>
        <m:r>
          <m:t>0</m:t>
        </m:r>
      </m:oMath>
      <w:del w:id="65" w:author="PR Preview" w:date="2026-01-01T00:00:00Z">
        <w:r>
          <w:delText xml:space="preserve"> </w:delText>
        </w:r>
      </w:del>
      <w:del w:id="66" w:author="PR Preview" w:date="2026-01-01T00:00:00Z">
        <w:r>
          <w:delText xml:space="preserve">there is a</w:delText>
        </w:r>
      </w:del>
      <w:del w:id="67" w:author="PR Preview" w:date="2026-01-01T00:00:00Z">
        <w:r>
          <w:delText xml:space="preserve"> </w:delText>
        </w:r>
      </w:del>
      <m:oMath>
        <m:r>
          <m:t>δ</m:t>
        </m:r>
        <m:r>
          <m:rPr>
            <m:sty m:val="p"/>
          </m:rPr>
          <m:t>&gt;</m:t>
        </m:r>
        <m:r>
          <m:t>0</m:t>
        </m:r>
      </m:oMath>
      <w:del w:id="68" w:author="PR Preview" w:date="2026-01-01T00:00:00Z">
        <w:r>
          <w:delText xml:space="preserve"> </w:delText>
        </w:r>
      </w:del>
      <w:del w:id="69" w:author="PR Preview" w:date="2026-01-01T00:00:00Z">
        <w:r>
          <w:delText xml:space="preserve">such that</w:delText>
        </w:r>
      </w:del>
      <w:del w:id="70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del w:id="71" w:author="PR Preview" w:date="2026-01-01T00:00:00Z">
        <w:r>
          <w:delText xml:space="preserve"> </w:delText>
        </w:r>
      </w:del>
      <w:del w:id="72" w:author="PR Preview" w:date="2026-01-01T00:00:00Z">
        <w:r>
          <w:delText xml:space="preserve">for every</w:delText>
        </w:r>
      </w:del>
      <w:del w:id="73" w:author="PR Preview" w:date="2026-01-01T00:00:00Z">
        <w:r>
          <w:delText xml:space="preserve"> </w:delText>
        </w:r>
      </w:del>
      <m:oMath>
        <m:r>
          <m:t>x</m:t>
        </m:r>
      </m:oMath>
      <w:del w:id="74" w:author="PR Preview" w:date="2026-01-01T00:00:00Z">
        <w:r>
          <w:delText xml:space="preserve"> </w:delText>
        </w:r>
      </w:del>
      <w:del w:id="75" w:author="PR Preview" w:date="2026-01-01T00:00:00Z">
        <w:r>
          <w:delText xml:space="preserve">with</w:delText>
        </w:r>
      </w:del>
      <w:del w:id="76" w:author="PR Preview" w:date="2026-01-01T00:00:00Z">
        <w:r>
          <w:delText xml:space="preserve"> </w:delText>
        </w:r>
      </w:del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del w:id="77" w:author="PR Preview" w:date="2026-01-01T00:00:00Z">
        <w:r>
          <w:delText xml:space="preserve">.</w:delText>
        </w:r>
      </w:del>
    </w:p>
    <w:p>
      <w:pPr>
        <w:pStyle w:val="FirstParagraph"/>
      </w:pPr>
      <w:del w:id="78" w:author="PR Preview" w:date="2026-01-01T00:00:00Z">
        <w:r>
          <w:delText xml:space="preserve">These are the</w:delText>
        </w:r>
      </w:del>
      <w:del w:id="79" w:author="PR Preview" w:date="2026-01-01T00:00:00Z">
        <w:r>
          <w:delText xml:space="preserve"> </w:delText>
        </w:r>
      </w:del>
      <w:del w:id="80" w:author="PR Preview" w:date="2026-01-01T00:00:00Z">
        <w:r>
          <w:rPr>
            <w:b/>
            <w:bCs/>
          </w:rPr>
          <w:delText xml:space="preserve">one-sided limits</w:delText>
        </w:r>
      </w:del>
      <w:del w:id="81" w:author="PR Preview" w:date="2026-01-01T00:00:00Z">
        <w:r>
          <w:delText xml:space="preserve"> </w:delText>
        </w:r>
      </w:del>
      <w:del w:id="82" w:author="PR Preview" w:date="2026-01-01T00:00:00Z">
        <w:r>
          <w:delText xml:space="preserve">of</w:delText>
        </w:r>
      </w:del>
      <w:del w:id="83" w:author="PR Preview" w:date="2026-01-01T00:00:00Z">
        <w:r>
          <w:delText xml:space="preserve"> </w:delText>
        </w:r>
      </w:del>
      <m:oMath>
        <m:r>
          <m:t>f</m:t>
        </m:r>
      </m:oMath>
      <w:del w:id="84" w:author="PR Preview" w:date="2026-01-01T00:00:00Z">
        <w:r>
          <w:delText xml:space="preserve"> </w:delText>
        </w:r>
      </w:del>
      <w:del w:id="85" w:author="PR Preview" w:date="2026-01-01T00:00:00Z">
        <w:r>
          <w:delText xml:space="preserve">at</w:delText>
        </w:r>
      </w:del>
      <w:del w:id="86" w:author="PR Preview" w:date="2026-01-01T00:00:00Z">
        <w:r>
          <w:delText xml:space="preserve"> </w:delText>
        </w:r>
      </w:del>
      <m:oMath>
        <m:r>
          <m:t>c</m:t>
        </m:r>
      </m:oMath>
      <w:del w:id="87" w:author="PR Preview" w:date="2026-01-01T00:00:00Z">
        <w:r>
          <w:delText xml:space="preserve">.</w:delText>
        </w:r>
      </w:del>
    </w:p>
    <w:p>
      <w:pPr>
        <w:pStyle w:val="FirstParagraph"/>
      </w:pPr>
      <w:ins w:id="88" w:author="PR Preview" w:date="2026-01-01T00:00:00Z">
        <w:r>
          <w:rPr>
            <w:b/>
            <w:bCs/>
          </w:rPr>
          <w:t xml:space="preserve">Definition 2 (Right-hand limit)</w:t>
        </w:r>
      </w:ins>
      <w:ins w:id="89" w:author="PR Preview" w:date="2026-01-01T00:00:00Z">
        <w:r>
          <w:t xml:space="preserve"> </w:t>
        </w:r>
      </w:ins>
      <w:ins w:id="90" w:author="PR Preview" w:date="2026-01-01T00:00:00Z">
        <w:r>
          <w:t xml:space="preserve">Let</w:t>
        </w:r>
      </w:ins>
      <w:ins w:id="91" w:author="PR Preview" w:date="2026-01-01T00:00:00Z">
        <w:r>
          <w:t xml:space="preserve"> </w:t>
        </w:r>
      </w:ins>
      <m:oMath>
        <m:r>
          <m:t>f</m:t>
        </m:r>
      </m:oMath>
      <w:ins w:id="92" w:author="PR Preview" w:date="2026-01-01T00:00:00Z">
        <w:r>
          <w:t xml:space="preserve"> </w:t>
        </w:r>
      </w:ins>
      <w:ins w:id="93" w:author="PR Preview" w:date="2026-01-01T00:00:00Z">
        <w:r>
          <w:t xml:space="preserve">be a function and</w:t>
        </w:r>
      </w:ins>
      <w:ins w:id="94" w:author="PR Preview" w:date="2026-01-01T00:00:00Z">
        <w:r>
          <w:t xml:space="preserve"> </w:t>
        </w:r>
      </w:ins>
      <m:oMath>
        <m:r>
          <m:t>L</m:t>
        </m:r>
      </m:oMath>
      <w:ins w:id="95" w:author="PR Preview" w:date="2026-01-01T00:00:00Z">
        <w:r>
          <w:t xml:space="preserve"> </w:t>
        </w:r>
      </w:ins>
      <w:ins w:id="96" w:author="PR Preview" w:date="2026-01-01T00:00:00Z">
        <w:r>
          <w:t xml:space="preserve">a real number.</w:t>
        </w:r>
      </w:ins>
      <w:ins w:id="97" w:author="PR Preview" w:date="2026-01-01T00:00:00Z">
        <w:r>
          <w:t xml:space="preserve"> </w:t>
        </w:r>
      </w:ins>
      <w:ins w:id="98" w:author="PR Preview" w:date="2026-01-01T00:00:00Z">
        <w:r>
          <w:t xml:space="preserve">The</w:t>
        </w:r>
      </w:ins>
      <w:ins w:id="99" w:author="PR Preview" w:date="2026-01-01T00:00:00Z">
        <w:r>
          <w:t xml:space="preserve"> </w:t>
        </w:r>
      </w:ins>
      <w:ins w:id="100" w:author="PR Preview" w:date="2026-01-01T00:00:00Z">
        <w:r>
          <w:rPr>
            <w:b/>
            <w:bCs/>
          </w:rPr>
          <w:t xml:space="preserve">right-hand limit</w:t>
        </w:r>
      </w:ins>
      <w:ins w:id="101" w:author="PR Preview" w:date="2026-01-01T00:00:00Z">
        <w:r>
          <w:t xml:space="preserve"> </w:t>
        </w:r>
      </w:ins>
      <w:ins w:id="102" w:author="PR Preview" w:date="2026-01-01T00:00:00Z">
        <w:r>
          <w:t xml:space="preserve">of</w:t>
        </w:r>
      </w:ins>
      <w:ins w:id="103" w:author="PR Preview" w:date="2026-01-01T00:00:00Z">
        <w:r>
          <w:t xml:space="preserve"> </w:t>
        </w:r>
      </w:ins>
      <m:oMath>
        <m:r>
          <m:t>f</m:t>
        </m:r>
      </m:oMath>
      <w:ins w:id="104" w:author="PR Preview" w:date="2026-01-01T00:00:00Z">
        <w:r>
          <w:t xml:space="preserve"> </w:t>
        </w:r>
      </w:ins>
      <w:ins w:id="105" w:author="PR Preview" w:date="2026-01-01T00:00:00Z">
        <w:r>
          <w:t xml:space="preserve">at</w:t>
        </w:r>
      </w:ins>
      <w:ins w:id="106" w:author="PR Preview" w:date="2026-01-01T00:00:00Z">
        <w:r>
          <w:t xml:space="preserve"> </w:t>
        </w:r>
      </w:ins>
      <m:oMath>
        <m:r>
          <m:t>c</m:t>
        </m:r>
      </m:oMath>
      <w:ins w:id="107" w:author="PR Preview" w:date="2026-01-01T00:00:00Z">
        <w:r>
          <w:t xml:space="preserve"> </w:t>
        </w:r>
      </w:ins>
      <w:ins w:id="108" w:author="PR Preview" w:date="2026-01-01T00:00:00Z">
        <w:r>
          <w:t xml:space="preserve">is</w:t>
        </w:r>
      </w:ins>
      <w:ins w:id="109" w:author="PR Preview" w:date="2026-01-01T00:00:00Z">
        <w:r>
          <w:t xml:space="preserve"> </w:t>
        </w:r>
      </w:ins>
      <m:oMath>
        <m:r>
          <m:t>L</m:t>
        </m:r>
      </m:oMath>
      <w:ins w:id="110" w:author="PR Preview" w:date="2026-01-01T00:00:00Z">
        <w:r>
          <w:t xml:space="preserve">,</w:t>
        </w:r>
      </w:ins>
      <w:ins w:id="111" w:author="PR Preview" w:date="2026-01-01T00:00:00Z">
        <w:r>
          <w:t xml:space="preserve"> </w:t>
        </w:r>
      </w:ins>
      <w:ins w:id="112" w:author="PR Preview" w:date="2026-01-01T00:00:00Z">
        <w:r>
          <w:t xml:space="preserve">written</w:t>
        </w:r>
      </w:ins>
      <w:ins w:id="113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ins w:id="114" w:author="PR Preview" w:date="2026-01-01T00:00:00Z">
        <w:r>
          <w:t xml:space="preserve">,</w:t>
        </w:r>
      </w:ins>
      <w:ins w:id="115" w:author="PR Preview" w:date="2026-01-01T00:00:00Z">
        <w:r>
          <w:t xml:space="preserve"> </w:t>
        </w:r>
      </w:ins>
      <w:ins w:id="116" w:author="PR Preview" w:date="2026-01-01T00:00:00Z">
        <w:r>
          <w:t xml:space="preserve">if for every</w:t>
        </w:r>
      </w:ins>
      <w:ins w:id="117" w:author="PR Preview" w:date="2026-01-01T00:00:00Z">
        <w:r>
          <w:t xml:space="preserve"> </w:t>
        </w:r>
      </w:ins>
      <m:oMath>
        <m:r>
          <m:t>ε</m:t>
        </m:r>
        <m:r>
          <m:rPr>
            <m:sty m:val="p"/>
          </m:rPr>
          <m:t>&gt;</m:t>
        </m:r>
        <m:r>
          <m:t>0</m:t>
        </m:r>
      </m:oMath>
      <w:ins w:id="118" w:author="PR Preview" w:date="2026-01-01T00:00:00Z">
        <w:r>
          <w:t xml:space="preserve"> </w:t>
        </w:r>
      </w:ins>
      <w:ins w:id="119" w:author="PR Preview" w:date="2026-01-01T00:00:00Z">
        <w:r>
          <w:t xml:space="preserve">there is a</w:t>
        </w:r>
      </w:ins>
      <w:ins w:id="120" w:author="PR Preview" w:date="2026-01-01T00:00:00Z">
        <w:r>
          <w:t xml:space="preserve"> </w:t>
        </w:r>
      </w:ins>
      <m:oMath>
        <m:r>
          <m:t>δ</m:t>
        </m:r>
        <m:r>
          <m:rPr>
            <m:sty m:val="p"/>
          </m:rPr>
          <m:t>&gt;</m:t>
        </m:r>
        <m:r>
          <m:t>0</m:t>
        </m:r>
      </m:oMath>
      <w:ins w:id="121" w:author="PR Preview" w:date="2026-01-01T00:00:00Z">
        <w:r>
          <w:t xml:space="preserve"> </w:t>
        </w:r>
      </w:ins>
      <w:ins w:id="122" w:author="PR Preview" w:date="2026-01-01T00:00:00Z">
        <w:r>
          <w:t xml:space="preserve">such that</w:t>
        </w:r>
      </w:ins>
      <w:ins w:id="123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ins w:id="124" w:author="PR Preview" w:date="2026-01-01T00:00:00Z">
        <w:r>
          <w:t xml:space="preserve"> </w:t>
        </w:r>
      </w:ins>
      <w:ins w:id="125" w:author="PR Preview" w:date="2026-01-01T00:00:00Z">
        <w:r>
          <w:t xml:space="preserve">for every</w:t>
        </w:r>
      </w:ins>
      <w:ins w:id="126" w:author="PR Preview" w:date="2026-01-01T00:00:00Z">
        <w:r>
          <w:t xml:space="preserve"> </w:t>
        </w:r>
      </w:ins>
      <m:oMath>
        <m:r>
          <m:t>x</m:t>
        </m:r>
      </m:oMath>
      <w:ins w:id="127" w:author="PR Preview" w:date="2026-01-01T00:00:00Z">
        <w:r>
          <w:t xml:space="preserve"> </w:t>
        </w:r>
      </w:ins>
      <w:ins w:id="128" w:author="PR Preview" w:date="2026-01-01T00:00:00Z">
        <w:r>
          <w:t xml:space="preserve">with</w:t>
        </w:r>
      </w:ins>
      <w:ins w:id="129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ins w:id="130" w:author="PR Preview" w:date="2026-01-01T00:00:00Z">
        <w:r>
          <w:t xml:space="preserve">.</w:t>
        </w:r>
      </w:ins>
    </w:p>
    <w:bookmarkEnd w:id="16"/>
    <w:bookmarkStart w:id="17" w:name="def-left-hand-limit"/>
    <w:p>
      <w:pPr>
        <w:pStyle w:val="BodyText"/>
      </w:pPr>
      <w:ins w:id="131" w:author="PR Preview" w:date="2026-01-01T00:00:00Z">
        <w:r>
          <w:rPr>
            <w:b/>
            <w:bCs/>
          </w:rPr>
          <w:t xml:space="preserve">Definition 3 (Left-hand limit)</w:t>
        </w:r>
      </w:ins>
      <w:ins w:id="132" w:author="PR Preview" w:date="2026-01-01T00:00:00Z">
        <w:r>
          <w:t xml:space="preserve"> </w:t>
        </w:r>
      </w:ins>
      <w:ins w:id="133" w:author="PR Preview" w:date="2026-01-01T00:00:00Z">
        <w:r>
          <w:t xml:space="preserve">Let</w:t>
        </w:r>
      </w:ins>
      <w:ins w:id="134" w:author="PR Preview" w:date="2026-01-01T00:00:00Z">
        <w:r>
          <w:t xml:space="preserve"> </w:t>
        </w:r>
      </w:ins>
      <m:oMath>
        <m:r>
          <m:t>f</m:t>
        </m:r>
      </m:oMath>
      <w:ins w:id="135" w:author="PR Preview" w:date="2026-01-01T00:00:00Z">
        <w:r>
          <w:t xml:space="preserve"> </w:t>
        </w:r>
      </w:ins>
      <w:ins w:id="136" w:author="PR Preview" w:date="2026-01-01T00:00:00Z">
        <w:r>
          <w:t xml:space="preserve">be a function and</w:t>
        </w:r>
      </w:ins>
      <w:ins w:id="137" w:author="PR Preview" w:date="2026-01-01T00:00:00Z">
        <w:r>
          <w:t xml:space="preserve"> </w:t>
        </w:r>
      </w:ins>
      <m:oMath>
        <m:r>
          <m:t>L</m:t>
        </m:r>
      </m:oMath>
      <w:ins w:id="138" w:author="PR Preview" w:date="2026-01-01T00:00:00Z">
        <w:r>
          <w:t xml:space="preserve"> </w:t>
        </w:r>
      </w:ins>
      <w:ins w:id="139" w:author="PR Preview" w:date="2026-01-01T00:00:00Z">
        <w:r>
          <w:t xml:space="preserve">a real number.</w:t>
        </w:r>
      </w:ins>
      <w:ins w:id="140" w:author="PR Preview" w:date="2026-01-01T00:00:00Z">
        <w:r>
          <w:t xml:space="preserve"> </w:t>
        </w:r>
      </w:ins>
      <w:ins w:id="141" w:author="PR Preview" w:date="2026-01-01T00:00:00Z">
        <w:r>
          <w:t xml:space="preserve">The</w:t>
        </w:r>
      </w:ins>
      <w:ins w:id="142" w:author="PR Preview" w:date="2026-01-01T00:00:00Z">
        <w:r>
          <w:t xml:space="preserve"> </w:t>
        </w:r>
      </w:ins>
      <w:ins w:id="143" w:author="PR Preview" w:date="2026-01-01T00:00:00Z">
        <w:r>
          <w:rPr>
            <w:b/>
            <w:bCs/>
          </w:rPr>
          <w:t xml:space="preserve">left-hand limit</w:t>
        </w:r>
      </w:ins>
      <w:ins w:id="144" w:author="PR Preview" w:date="2026-01-01T00:00:00Z">
        <w:r>
          <w:t xml:space="preserve"> </w:t>
        </w:r>
      </w:ins>
      <w:ins w:id="145" w:author="PR Preview" w:date="2026-01-01T00:00:00Z">
        <w:r>
          <w:t xml:space="preserve">of</w:t>
        </w:r>
      </w:ins>
      <w:ins w:id="146" w:author="PR Preview" w:date="2026-01-01T00:00:00Z">
        <w:r>
          <w:t xml:space="preserve"> </w:t>
        </w:r>
      </w:ins>
      <m:oMath>
        <m:r>
          <m:t>f</m:t>
        </m:r>
      </m:oMath>
      <w:ins w:id="147" w:author="PR Preview" w:date="2026-01-01T00:00:00Z">
        <w:r>
          <w:t xml:space="preserve"> </w:t>
        </w:r>
      </w:ins>
      <w:ins w:id="148" w:author="PR Preview" w:date="2026-01-01T00:00:00Z">
        <w:r>
          <w:t xml:space="preserve">at</w:t>
        </w:r>
      </w:ins>
      <w:ins w:id="149" w:author="PR Preview" w:date="2026-01-01T00:00:00Z">
        <w:r>
          <w:t xml:space="preserve"> </w:t>
        </w:r>
      </w:ins>
      <m:oMath>
        <m:r>
          <m:t>c</m:t>
        </m:r>
      </m:oMath>
      <w:ins w:id="150" w:author="PR Preview" w:date="2026-01-01T00:00:00Z">
        <w:r>
          <w:t xml:space="preserve"> </w:t>
        </w:r>
      </w:ins>
      <w:ins w:id="151" w:author="PR Preview" w:date="2026-01-01T00:00:00Z">
        <w:r>
          <w:t xml:space="preserve">is</w:t>
        </w:r>
      </w:ins>
      <w:ins w:id="152" w:author="PR Preview" w:date="2026-01-01T00:00:00Z">
        <w:r>
          <w:t xml:space="preserve"> </w:t>
        </w:r>
      </w:ins>
      <m:oMath>
        <m:r>
          <m:t>L</m:t>
        </m:r>
      </m:oMath>
      <w:ins w:id="153" w:author="PR Preview" w:date="2026-01-01T00:00:00Z">
        <w:r>
          <w:t xml:space="preserve">,</w:t>
        </w:r>
      </w:ins>
      <w:ins w:id="154" w:author="PR Preview" w:date="2026-01-01T00:00:00Z">
        <w:r>
          <w:t xml:space="preserve"> </w:t>
        </w:r>
      </w:ins>
      <w:ins w:id="155" w:author="PR Preview" w:date="2026-01-01T00:00:00Z">
        <w:r>
          <w:t xml:space="preserve">written</w:t>
        </w:r>
      </w:ins>
      <w:ins w:id="156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ins w:id="157" w:author="PR Preview" w:date="2026-01-01T00:00:00Z">
        <w:r>
          <w:t xml:space="preserve">,</w:t>
        </w:r>
      </w:ins>
      <w:ins w:id="158" w:author="PR Preview" w:date="2026-01-01T00:00:00Z">
        <w:r>
          <w:t xml:space="preserve"> </w:t>
        </w:r>
      </w:ins>
      <w:ins w:id="159" w:author="PR Preview" w:date="2026-01-01T00:00:00Z">
        <w:r>
          <w:t xml:space="preserve">if for every</w:t>
        </w:r>
      </w:ins>
      <w:ins w:id="160" w:author="PR Preview" w:date="2026-01-01T00:00:00Z">
        <w:r>
          <w:t xml:space="preserve"> </w:t>
        </w:r>
      </w:ins>
      <m:oMath>
        <m:r>
          <m:t>ε</m:t>
        </m:r>
        <m:r>
          <m:rPr>
            <m:sty m:val="p"/>
          </m:rPr>
          <m:t>&gt;</m:t>
        </m:r>
        <m:r>
          <m:t>0</m:t>
        </m:r>
      </m:oMath>
      <w:ins w:id="161" w:author="PR Preview" w:date="2026-01-01T00:00:00Z">
        <w:r>
          <w:t xml:space="preserve"> </w:t>
        </w:r>
      </w:ins>
      <w:ins w:id="162" w:author="PR Preview" w:date="2026-01-01T00:00:00Z">
        <w:r>
          <w:t xml:space="preserve">there is a</w:t>
        </w:r>
      </w:ins>
      <w:ins w:id="163" w:author="PR Preview" w:date="2026-01-01T00:00:00Z">
        <w:r>
          <w:t xml:space="preserve"> </w:t>
        </w:r>
      </w:ins>
      <m:oMath>
        <m:r>
          <m:t>δ</m:t>
        </m:r>
        <m:r>
          <m:rPr>
            <m:sty m:val="p"/>
          </m:rPr>
          <m:t>&gt;</m:t>
        </m:r>
        <m:r>
          <m:t>0</m:t>
        </m:r>
      </m:oMath>
      <w:ins w:id="164" w:author="PR Preview" w:date="2026-01-01T00:00:00Z">
        <w:r>
          <w:t xml:space="preserve"> </w:t>
        </w:r>
      </w:ins>
      <w:ins w:id="165" w:author="PR Preview" w:date="2026-01-01T00:00:00Z">
        <w:r>
          <w:t xml:space="preserve">such that</w:t>
        </w:r>
      </w:ins>
      <w:ins w:id="166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ins w:id="167" w:author="PR Preview" w:date="2026-01-01T00:00:00Z">
        <w:r>
          <w:t xml:space="preserve"> </w:t>
        </w:r>
      </w:ins>
      <w:ins w:id="168" w:author="PR Preview" w:date="2026-01-01T00:00:00Z">
        <w:r>
          <w:t xml:space="preserve">for every</w:t>
        </w:r>
      </w:ins>
      <w:ins w:id="169" w:author="PR Preview" w:date="2026-01-01T00:00:00Z">
        <w:r>
          <w:t xml:space="preserve"> </w:t>
        </w:r>
      </w:ins>
      <m:oMath>
        <m:r>
          <m:t>x</m:t>
        </m:r>
      </m:oMath>
      <w:ins w:id="170" w:author="PR Preview" w:date="2026-01-01T00:00:00Z">
        <w:r>
          <w:t xml:space="preserve"> </w:t>
        </w:r>
      </w:ins>
      <w:ins w:id="171" w:author="PR Preview" w:date="2026-01-01T00:00:00Z">
        <w:r>
          <w:t xml:space="preserve">with</w:t>
        </w:r>
      </w:ins>
      <w:ins w:id="172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ins w:id="173" w:author="PR Preview" w:date="2026-01-01T00:00:00Z">
        <w:r>
          <w:t xml:space="preserve">.</w:t>
        </w:r>
      </w:ins>
    </w:p>
    <w:bookmarkEnd w:id="17"/>
    <w:bookmarkStart w:id="18" w:name="def-one-sided-limit"/>
    <w:p>
      <w:pPr>
        <w:pStyle w:val="BodyText"/>
      </w:pPr>
      <w:ins w:id="174" w:author="PR Preview" w:date="2026-01-01T00:00:00Z">
        <w:r>
          <w:rPr>
            <w:b/>
            <w:bCs/>
          </w:rPr>
          <w:t xml:space="preserve">Definition 4 (One-sided limits)</w:t>
        </w:r>
      </w:ins>
      <w:ins w:id="175" w:author="PR Preview" w:date="2026-01-01T00:00:00Z">
        <w:r>
          <w:t xml:space="preserve"> </w:t>
        </w:r>
      </w:ins>
      <w:ins w:id="176" w:author="PR Preview" w:date="2026-01-01T00:00:00Z">
        <w:r>
          <w:t xml:space="preserve">Let</w:t>
        </w:r>
      </w:ins>
      <w:ins w:id="177" w:author="PR Preview" w:date="2026-01-01T00:00:00Z">
        <w:r>
          <w:t xml:space="preserve"> </w:t>
        </w:r>
      </w:ins>
      <m:oMath>
        <m:r>
          <m:t>f</m:t>
        </m:r>
      </m:oMath>
      <w:ins w:id="178" w:author="PR Preview" w:date="2026-01-01T00:00:00Z">
        <w:r>
          <w:t xml:space="preserve"> </w:t>
        </w:r>
      </w:ins>
      <w:ins w:id="179" w:author="PR Preview" w:date="2026-01-01T00:00:00Z">
        <w:r>
          <w:t xml:space="preserve">be a function.</w:t>
        </w:r>
      </w:ins>
      <w:ins w:id="180" w:author="PR Preview" w:date="2026-01-01T00:00:00Z">
        <w:r>
          <w:t xml:space="preserve"> </w:t>
        </w:r>
      </w:ins>
      <w:ins w:id="181" w:author="PR Preview" w:date="2026-01-01T00:00:00Z">
        <w:r>
          <w:t xml:space="preserve">The right-hand limit (</w:t>
        </w:r>
      </w:ins>
      <w:hyperlink w:anchor="def-right-hand-limit">
        <w:ins w:id="182" w:author="PR Preview" w:date="2026-01-01T00:00:00Z">
          <w:r>
            <w:rPr>
              <w:rStyle w:val="Hyperlink"/>
            </w:rPr>
            <w:t xml:space="preserve">Definition 2</w:t>
          </w:r>
        </w:ins>
      </w:hyperlink>
      <w:ins w:id="183" w:author="PR Preview" w:date="2026-01-01T00:00:00Z">
        <w:r>
          <w:t xml:space="preserve">) and the left-hand limit (</w:t>
        </w:r>
      </w:ins>
      <w:hyperlink w:anchor="def-left-hand-limit">
        <w:ins w:id="184" w:author="PR Preview" w:date="2026-01-01T00:00:00Z">
          <w:r>
            <w:rPr>
              <w:rStyle w:val="Hyperlink"/>
            </w:rPr>
            <w:t xml:space="preserve">Definition 3</w:t>
          </w:r>
        </w:ins>
      </w:hyperlink>
      <w:ins w:id="185" w:author="PR Preview" w:date="2026-01-01T00:00:00Z">
        <w:r>
          <w:t xml:space="preserve">) of</w:t>
        </w:r>
      </w:ins>
      <w:ins w:id="186" w:author="PR Preview" w:date="2026-01-01T00:00:00Z">
        <w:r>
          <w:t xml:space="preserve"> </w:t>
        </w:r>
      </w:ins>
      <m:oMath>
        <m:r>
          <m:t>f</m:t>
        </m:r>
      </m:oMath>
      <w:ins w:id="187" w:author="PR Preview" w:date="2026-01-01T00:00:00Z">
        <w:r>
          <w:t xml:space="preserve"> </w:t>
        </w:r>
      </w:ins>
      <w:ins w:id="188" w:author="PR Preview" w:date="2026-01-01T00:00:00Z">
        <w:r>
          <w:t xml:space="preserve">at</w:t>
        </w:r>
      </w:ins>
      <w:ins w:id="189" w:author="PR Preview" w:date="2026-01-01T00:00:00Z">
        <w:r>
          <w:t xml:space="preserve"> </w:t>
        </w:r>
      </w:ins>
      <m:oMath>
        <m:r>
          <m:t>c</m:t>
        </m:r>
      </m:oMath>
      <w:ins w:id="190" w:author="PR Preview" w:date="2026-01-01T00:00:00Z">
        <w:r>
          <w:t xml:space="preserve"> </w:t>
        </w:r>
      </w:ins>
      <w:ins w:id="191" w:author="PR Preview" w:date="2026-01-01T00:00:00Z">
        <w:r>
          <w:t xml:space="preserve">are the</w:t>
        </w:r>
      </w:ins>
      <w:ins w:id="192" w:author="PR Preview" w:date="2026-01-01T00:00:00Z">
        <w:r>
          <w:t xml:space="preserve"> </w:t>
        </w:r>
      </w:ins>
      <w:ins w:id="193" w:author="PR Preview" w:date="2026-01-01T00:00:00Z">
        <w:r>
          <w:rPr>
            <w:b/>
            <w:bCs/>
          </w:rPr>
          <w:t xml:space="preserve">one-sided limits</w:t>
        </w:r>
      </w:ins>
      <w:ins w:id="194" w:author="PR Preview" w:date="2026-01-01T00:00:00Z">
        <w:r>
          <w:t xml:space="preserve"> </w:t>
        </w:r>
      </w:ins>
      <w:ins w:id="195" w:author="PR Preview" w:date="2026-01-01T00:00:00Z">
        <w:r>
          <w:t xml:space="preserve">of</w:t>
        </w:r>
      </w:ins>
      <w:ins w:id="196" w:author="PR Preview" w:date="2026-01-01T00:00:00Z">
        <w:r>
          <w:t xml:space="preserve"> </w:t>
        </w:r>
      </w:ins>
      <m:oMath>
        <m:r>
          <m:t>f</m:t>
        </m:r>
      </m:oMath>
      <w:ins w:id="197" w:author="PR Preview" w:date="2026-01-01T00:00:00Z">
        <w:r>
          <w:t xml:space="preserve"> </w:t>
        </w:r>
      </w:ins>
      <w:ins w:id="198" w:author="PR Preview" w:date="2026-01-01T00:00:00Z">
        <w:r>
          <w:t xml:space="preserve">at</w:t>
        </w:r>
      </w:ins>
      <w:ins w:id="199" w:author="PR Preview" w:date="2026-01-01T00:00:00Z">
        <w:r>
          <w:t xml:space="preserve"> </w:t>
        </w:r>
      </w:ins>
      <m:oMath>
        <m:r>
          <m:t>c</m:t>
        </m:r>
      </m:oMath>
      <w:ins w:id="200" w:author="PR Preview" w:date="2026-01-01T00:00:00Z">
        <w:r>
          <w:t xml:space="preserve">.</w:t>
        </w:r>
      </w:ins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del w:id="201" w:author="PR Preview" w:date="2026-01-01T00:00:00Z">
        <w:r>
          <w:rPr>
            <w:i/>
            <w:iCs/>
          </w:rPr>
          <w:delText xml:space="preserve">Remark 1</w:delText>
        </w:r>
      </w:del>
      <w:del w:id="202" w:author="PR Preview" w:date="2026-01-01T00:00:00Z">
        <w:r>
          <w:delText xml:space="preserve"> (A limit exists exactly when both one-sided limits exist and are equal). </w:delText>
        </w:r>
      </w:del>
      <w:del w:id="203" w:author="PR Preview" w:date="2026-01-01T00:00:00Z">
        <w:r>
          <w:delText xml:space="preserve">The limit</w:delText>
        </w:r>
      </w:del>
      <w:del w:id="204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205" w:author="PR Preview" w:date="2026-01-01T00:00:00Z">
        <w:r>
          <w:delText xml:space="preserve"> </w:delText>
        </w:r>
      </w:del>
      <w:del w:id="206" w:author="PR Preview" w:date="2026-01-01T00:00:00Z">
        <w:r>
          <w:delText xml:space="preserve">(</w:delText>
        </w:r>
      </w:del>
      <w:hyperlink w:anchor="def-limit">
        <w:del w:id="207" w:author="PR Preview" w:date="2026-01-01T00:00:00Z">
          <w:r>
            <w:rPr>
              <w:rStyle w:val="Hyperlink"/>
            </w:rPr>
            <w:delText xml:space="preserve">Definition 1</w:delText>
          </w:r>
        </w:del>
      </w:hyperlink>
      <w:del w:id="208" w:author="PR Preview" w:date="2026-01-01T00:00:00Z">
        <w:r>
          <w:delText xml:space="preserve">) exists</w:delText>
        </w:r>
      </w:del>
      <w:del w:id="209" w:author="PR Preview" w:date="2026-01-01T00:00:00Z">
        <w:r>
          <w:delText xml:space="preserve"> </w:delText>
        </w:r>
      </w:del>
      <w:del w:id="210" w:author="PR Preview" w:date="2026-01-01T00:00:00Z">
        <w:r>
          <w:delText xml:space="preserve">exactly when both one-sided limits (</w:delText>
        </w:r>
      </w:del>
      <w:hyperlink w:anchor="def-one-sided-limit">
        <w:del w:id="211" w:author="PR Preview" w:date="2026-01-01T00:00:00Z">
          <w:r>
            <w:rPr>
              <w:rStyle w:val="Hyperlink"/>
            </w:rPr>
            <w:delText xml:space="preserve">Definition 2</w:delText>
          </w:r>
        </w:del>
      </w:hyperlink>
      <w:del w:id="212" w:author="PR Preview" w:date="2026-01-01T00:00:00Z">
        <w:r>
          <w:delText xml:space="preserve">) exist and are equal,</w:delText>
        </w:r>
      </w:del>
      <w:del w:id="213" w:author="PR Preview" w:date="2026-01-01T00:00:00Z">
        <w:r>
          <w:delText xml:space="preserve"> </w:delText>
        </w:r>
      </w:del>
      <w:del w:id="214" w:author="PR Preview" w:date="2026-01-01T00:00:00Z">
        <w:r>
          <w:delText xml:space="preserve">and then all three are equal.</w:delText>
        </w:r>
      </w:del>
    </w:p>
    <w:p>
      <w:pPr>
        <w:pStyle w:val="FirstParagraph"/>
      </w:pPr>
      <w:del w:id="215" w:author="PR Preview" w:date="2026-01-01T00:00:00Z">
        <w:r>
          <w:rPr>
            <w:b/>
            <w:bCs/>
          </w:rPr>
          <w:delText xml:space="preserve">Definition 3 (Difference quotient)</w:delText>
        </w:r>
      </w:del>
      <w:del w:id="216" w:author="PR Preview" w:date="2026-01-01T00:00:00Z">
        <w:r>
          <w:delText xml:space="preserve"> </w:delText>
        </w:r>
      </w:del>
      <w:del w:id="217" w:author="PR Preview" w:date="2026-01-01T00:00:00Z">
        <w:r>
          <w:delText xml:space="preserve">Let</w:delText>
        </w:r>
      </w:del>
      <w:del w:id="218" w:author="PR Preview" w:date="2026-01-01T00:00:00Z">
        <w:r>
          <w:delText xml:space="preserve"> </w:delText>
        </w:r>
      </w:del>
      <m:oMath>
        <m:r>
          <m:t>f</m:t>
        </m:r>
      </m:oMath>
      <w:del w:id="219" w:author="PR Preview" w:date="2026-01-01T00:00:00Z">
        <w:r>
          <w:delText xml:space="preserve"> </w:delText>
        </w:r>
      </w:del>
      <w:del w:id="220" w:author="PR Preview" w:date="2026-01-01T00:00:00Z">
        <w:r>
          <w:delText xml:space="preserve">be a real-valued function of one variable, defined at</w:delText>
        </w:r>
      </w:del>
      <w:del w:id="221" w:author="PR Preview" w:date="2026-01-01T00:00:00Z">
        <w:r>
          <w:delText xml:space="preserve"> </w:delText>
        </w:r>
      </w:del>
      <m:oMath>
        <m:r>
          <m:t>c</m:t>
        </m:r>
      </m:oMath>
      <w:del w:id="222" w:author="PR Preview" w:date="2026-01-01T00:00:00Z">
        <w:r>
          <w:delText xml:space="preserve"> </w:delText>
        </w:r>
      </w:del>
      <w:del w:id="223" w:author="PR Preview" w:date="2026-01-01T00:00:00Z">
        <w:r>
          <w:delText xml:space="preserve">and at</w:delText>
        </w:r>
      </w:del>
      <w:del w:id="224" w:author="PR Preview" w:date="2026-01-01T00:00:00Z">
        <w:r>
          <w:delText xml:space="preserve"> </w:delText>
        </w:r>
      </w:del>
      <m:oMath>
        <m:r>
          <m:t>c</m:t>
        </m:r>
        <m:r>
          <m:rPr>
            <m:sty m:val="p"/>
          </m:rPr>
          <m:t>+</m:t>
        </m:r>
        <m:r>
          <m:t>h</m:t>
        </m:r>
      </m:oMath>
      <w:del w:id="225" w:author="PR Preview" w:date="2026-01-01T00:00:00Z">
        <w:r>
          <w:delText xml:space="preserve">, with</w:delText>
        </w:r>
      </w:del>
      <w:del w:id="226" w:author="PR Preview" w:date="2026-01-01T00:00:00Z">
        <w:r>
          <w:delText xml:space="preserve"> </w:delText>
        </w:r>
      </w:del>
      <m:oMath>
        <m:r>
          <m:t>h</m:t>
        </m:r>
        <m:r>
          <m:rPr>
            <m:sty m:val="p"/>
          </m:rPr>
          <m:t>≠</m:t>
        </m:r>
        <m:r>
          <m:t>0</m:t>
        </m:r>
      </m:oMath>
      <w:del w:id="227" w:author="PR Preview" w:date="2026-01-01T00:00:00Z">
        <w:r>
          <w:delText xml:space="preserve">.</w:delText>
        </w:r>
      </w:del>
      <w:del w:id="228" w:author="PR Preview" w:date="2026-01-01T00:00:00Z">
        <w:r>
          <w:delText xml:space="preserve"> </w:delText>
        </w:r>
      </w:del>
      <w:del w:id="229" w:author="PR Preview" w:date="2026-01-01T00:00:00Z">
        <w:r>
          <w:delText xml:space="preserve">The</w:delText>
        </w:r>
      </w:del>
      <w:del w:id="230" w:author="PR Preview" w:date="2026-01-01T00:00:00Z">
        <w:r>
          <w:delText xml:space="preserve"> </w:delText>
        </w:r>
      </w:del>
      <w:del w:id="231" w:author="PR Preview" w:date="2026-01-01T00:00:00Z">
        <w:r>
          <w:rPr>
            <w:b/>
            <w:bCs/>
          </w:rPr>
          <w:delText xml:space="preserve">difference quotient</w:delText>
        </w:r>
      </w:del>
      <w:del w:id="232" w:author="PR Preview" w:date="2026-01-01T00:00:00Z">
        <w:r>
          <w:delText xml:space="preserve"> </w:delText>
        </w:r>
      </w:del>
      <w:del w:id="233" w:author="PR Preview" w:date="2026-01-01T00:00:00Z">
        <w:r>
          <w:delText xml:space="preserve">of</w:delText>
        </w:r>
      </w:del>
      <w:del w:id="234" w:author="PR Preview" w:date="2026-01-01T00:00:00Z">
        <w:r>
          <w:delText xml:space="preserve"> </w:delText>
        </w:r>
      </w:del>
      <m:oMath>
        <m:r>
          <m:t>f</m:t>
        </m:r>
      </m:oMath>
      <w:del w:id="235" w:author="PR Preview" w:date="2026-01-01T00:00:00Z">
        <w:r>
          <w:delText xml:space="preserve"> </w:delText>
        </w:r>
      </w:del>
      <w:del w:id="236" w:author="PR Preview" w:date="2026-01-01T00:00:00Z">
        <w:r>
          <w:delText xml:space="preserve">at</w:delText>
        </w:r>
      </w:del>
      <w:del w:id="237" w:author="PR Preview" w:date="2026-01-01T00:00:00Z">
        <w:r>
          <w:delText xml:space="preserve"> </w:delText>
        </w:r>
      </w:del>
      <m:oMath>
        <m:r>
          <m:t>c</m:t>
        </m:r>
      </m:oMath>
      <w:del w:id="238" w:author="PR Preview" w:date="2026-01-01T00:00:00Z">
        <w:r>
          <w:delText xml:space="preserve"> </w:delText>
        </w:r>
      </w:del>
      <w:del w:id="239" w:author="PR Preview" w:date="2026-01-01T00:00:00Z">
        <w:r>
          <w:delText xml:space="preserve">with increment</w:delText>
        </w:r>
      </w:del>
      <w:del w:id="240" w:author="PR Preview" w:date="2026-01-01T00:00:00Z">
        <w:r>
          <w:delText xml:space="preserve"> </w:delText>
        </w:r>
      </w:del>
      <m:oMath>
        <m:r>
          <m:t>h</m:t>
        </m:r>
      </m:oMath>
      <w:del w:id="241" w:author="PR Preview" w:date="2026-01-01T00:00:00Z">
        <w:r>
          <w:delText xml:space="preserve"> </w:delText>
        </w:r>
      </w:del>
      <w:del w:id="242" w:author="PR Preview" w:date="2026-01-01T00:00:00Z">
        <w:r>
          <w:delText xml:space="preserve">is</w:delText>
        </w:r>
      </w:del>
    </w:p>
    <w:p>
      <w:pPr>
        <w:pStyle w:val="BodyText"/>
      </w:pPr>
      <w:ins w:id="243" w:author="PR Preview" w:date="2026-01-01T00:00:00Z">
        <w:r>
          <w:rPr>
            <w:i/>
            <w:iCs/>
          </w:rPr>
          <w:t xml:space="preserve">Remark 1</w:t>
        </w:r>
      </w:ins>
      <w:ins w:id="244" w:author="PR Preview" w:date="2026-01-01T00:00:00Z">
        <w:r>
          <w:t xml:space="preserve"> (A limit exists exactly when both one-sided limits exist and are equal). </w:t>
        </w:r>
      </w:ins>
      <w:ins w:id="245" w:author="PR Preview" w:date="2026-01-01T00:00:00Z">
        <w:r>
          <w:t xml:space="preserve">The limit</w:t>
        </w:r>
      </w:ins>
      <w:ins w:id="246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247" w:author="PR Preview" w:date="2026-01-01T00:00:00Z">
        <w:r>
          <w:t xml:space="preserve"> </w:t>
        </w:r>
      </w:ins>
      <w:ins w:id="248" w:author="PR Preview" w:date="2026-01-01T00:00:00Z">
        <w:r>
          <w:t xml:space="preserve">(</w:t>
        </w:r>
      </w:ins>
      <w:hyperlink w:anchor="def-limit">
        <w:ins w:id="249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250" w:author="PR Preview" w:date="2026-01-01T00:00:00Z">
        <w:r>
          <w:t xml:space="preserve">) exists</w:t>
        </w:r>
      </w:ins>
      <w:ins w:id="251" w:author="PR Preview" w:date="2026-01-01T00:00:00Z">
        <w:r>
          <w:t xml:space="preserve"> </w:t>
        </w:r>
      </w:ins>
      <w:ins w:id="252" w:author="PR Preview" w:date="2026-01-01T00:00:00Z">
        <w:r>
          <w:t xml:space="preserve">exactly when both one-sided limits (</w:t>
        </w:r>
      </w:ins>
      <w:hyperlink w:anchor="def-one-sided-limit">
        <w:ins w:id="253" w:author="PR Preview" w:date="2026-01-01T00:00:00Z">
          <w:r>
            <w:rPr>
              <w:rStyle w:val="Hyperlink"/>
            </w:rPr>
            <w:t xml:space="preserve">Definition 4</w:t>
          </w:r>
        </w:ins>
      </w:hyperlink>
      <w:ins w:id="254" w:author="PR Preview" w:date="2026-01-01T00:00:00Z">
        <w:r>
          <w:t xml:space="preserve">) exist and are equal,</w:t>
        </w:r>
      </w:ins>
      <w:ins w:id="255" w:author="PR Preview" w:date="2026-01-01T00:00:00Z">
        <w:r>
          <w:t xml:space="preserve"> </w:t>
        </w:r>
      </w:ins>
      <w:ins w:id="256" w:author="PR Preview" w:date="2026-01-01T00:00:00Z">
        <w:r>
          <w:t xml:space="preserve">and then all three are equal.</w:t>
        </w:r>
      </w:ins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ins w:id="257" w:author="PR Preview" w:date="2026-01-01T00:00:00Z">
        <w:r>
          <w:rPr>
            <w:b/>
            <w:bCs/>
          </w:rPr>
          <w:t xml:space="preserve">Definition 5 (Difference quotient)</w:t>
        </w:r>
      </w:ins>
      <w:ins w:id="258" w:author="PR Preview" w:date="2026-01-01T00:00:00Z">
        <w:r>
          <w:t xml:space="preserve"> </w:t>
        </w:r>
      </w:ins>
      <w:ins w:id="259" w:author="PR Preview" w:date="2026-01-01T00:00:00Z">
        <w:r>
          <w:t xml:space="preserve">Let</w:t>
        </w:r>
      </w:ins>
      <w:ins w:id="260" w:author="PR Preview" w:date="2026-01-01T00:00:00Z">
        <w:r>
          <w:t xml:space="preserve"> </w:t>
        </w:r>
      </w:ins>
      <m:oMath>
        <m:r>
          <m:t>f</m:t>
        </m:r>
      </m:oMath>
      <w:ins w:id="261" w:author="PR Preview" w:date="2026-01-01T00:00:00Z">
        <w:r>
          <w:t xml:space="preserve"> </w:t>
        </w:r>
      </w:ins>
      <w:ins w:id="262" w:author="PR Preview" w:date="2026-01-01T00:00:00Z">
        <w:r>
          <w:t xml:space="preserve">be a real-valued function of one variable, defined at</w:t>
        </w:r>
      </w:ins>
      <w:ins w:id="263" w:author="PR Preview" w:date="2026-01-01T00:00:00Z">
        <w:r>
          <w:t xml:space="preserve"> </w:t>
        </w:r>
      </w:ins>
      <m:oMath>
        <m:r>
          <m:t>c</m:t>
        </m:r>
      </m:oMath>
      <w:ins w:id="264" w:author="PR Preview" w:date="2026-01-01T00:00:00Z">
        <w:r>
          <w:t xml:space="preserve"> </w:t>
        </w:r>
      </w:ins>
      <w:ins w:id="265" w:author="PR Preview" w:date="2026-01-01T00:00:00Z">
        <w:r>
          <w:t xml:space="preserve">and at</w:t>
        </w:r>
      </w:ins>
      <w:ins w:id="266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+</m:t>
        </m:r>
        <m:r>
          <m:t>h</m:t>
        </m:r>
      </m:oMath>
      <w:ins w:id="267" w:author="PR Preview" w:date="2026-01-01T00:00:00Z">
        <w:r>
          <w:t xml:space="preserve">, with</w:t>
        </w:r>
      </w:ins>
      <w:ins w:id="268" w:author="PR Preview" w:date="2026-01-01T00:00:00Z">
        <w:r>
          <w:t xml:space="preserve"> </w:t>
        </w:r>
      </w:ins>
      <m:oMath>
        <m:r>
          <m:t>h</m:t>
        </m:r>
        <m:r>
          <m:rPr>
            <m:sty m:val="p"/>
          </m:rPr>
          <m:t>≠</m:t>
        </m:r>
        <m:r>
          <m:t>0</m:t>
        </m:r>
      </m:oMath>
      <w:ins w:id="269" w:author="PR Preview" w:date="2026-01-01T00:00:00Z">
        <w:r>
          <w:t xml:space="preserve">.</w:t>
        </w:r>
      </w:ins>
      <w:ins w:id="270" w:author="PR Preview" w:date="2026-01-01T00:00:00Z">
        <w:r>
          <w:t xml:space="preserve"> </w:t>
        </w:r>
      </w:ins>
      <w:ins w:id="271" w:author="PR Preview" w:date="2026-01-01T00:00:00Z">
        <w:r>
          <w:t xml:space="preserve">The</w:t>
        </w:r>
      </w:ins>
      <w:ins w:id="272" w:author="PR Preview" w:date="2026-01-01T00:00:00Z">
        <w:r>
          <w:t xml:space="preserve"> </w:t>
        </w:r>
      </w:ins>
      <w:ins w:id="273" w:author="PR Preview" w:date="2026-01-01T00:00:00Z">
        <w:r>
          <w:rPr>
            <w:b/>
            <w:bCs/>
          </w:rPr>
          <w:t xml:space="preserve">difference quotient</w:t>
        </w:r>
      </w:ins>
      <w:ins w:id="274" w:author="PR Preview" w:date="2026-01-01T00:00:00Z">
        <w:r>
          <w:t xml:space="preserve"> </w:t>
        </w:r>
      </w:ins>
      <w:ins w:id="275" w:author="PR Preview" w:date="2026-01-01T00:00:00Z">
        <w:r>
          <w:t xml:space="preserve">of</w:t>
        </w:r>
      </w:ins>
      <w:ins w:id="276" w:author="PR Preview" w:date="2026-01-01T00:00:00Z">
        <w:r>
          <w:t xml:space="preserve"> </w:t>
        </w:r>
      </w:ins>
      <m:oMath>
        <m:r>
          <m:t>f</m:t>
        </m:r>
      </m:oMath>
      <w:ins w:id="277" w:author="PR Preview" w:date="2026-01-01T00:00:00Z">
        <w:r>
          <w:t xml:space="preserve"> </w:t>
        </w:r>
      </w:ins>
      <w:ins w:id="278" w:author="PR Preview" w:date="2026-01-01T00:00:00Z">
        <w:r>
          <w:t xml:space="preserve">at</w:t>
        </w:r>
      </w:ins>
      <w:ins w:id="279" w:author="PR Preview" w:date="2026-01-01T00:00:00Z">
        <w:r>
          <w:t xml:space="preserve"> </w:t>
        </w:r>
      </w:ins>
      <m:oMath>
        <m:r>
          <m:t>c</m:t>
        </m:r>
      </m:oMath>
      <w:ins w:id="280" w:author="PR Preview" w:date="2026-01-01T00:00:00Z">
        <w:r>
          <w:t xml:space="preserve"> </w:t>
        </w:r>
      </w:ins>
      <w:ins w:id="281" w:author="PR Preview" w:date="2026-01-01T00:00:00Z">
        <w:r>
          <w:t xml:space="preserve">with increment</w:t>
        </w:r>
      </w:ins>
      <w:ins w:id="282" w:author="PR Preview" w:date="2026-01-01T00:00:00Z">
        <w:r>
          <w:t xml:space="preserve"> </w:t>
        </w:r>
      </w:ins>
      <m:oMath>
        <m:r>
          <m:t>h</m:t>
        </m:r>
      </m:oMath>
      <w:ins w:id="283" w:author="PR Preview" w:date="2026-01-01T00:00:00Z">
        <w:r>
          <w:t xml:space="preserve"> </w:t>
        </w:r>
      </w:ins>
      <w:ins w:id="284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del w:id="285" w:author="PR Preview" w:date="2026-01-01T00:00:00Z">
        <w:r>
          <w:rPr>
            <w:b/>
            <w:bCs/>
          </w:rPr>
          <w:delText xml:space="preserve">Definition 4 (Differentiable function)</w:delText>
        </w:r>
      </w:del>
      <w:del w:id="286" w:author="PR Preview" w:date="2026-01-01T00:00:00Z">
        <w:r>
          <w:delText xml:space="preserve"> </w:delText>
        </w:r>
      </w:del>
      <w:del w:id="287" w:author="PR Preview" w:date="2026-01-01T00:00:00Z">
        <w:r>
          <w:delText xml:space="preserve">A function</w:delText>
        </w:r>
      </w:del>
      <w:del w:id="288" w:author="PR Preview" w:date="2026-01-01T00:00:00Z">
        <w:r>
          <w:delText xml:space="preserve"> </w:delText>
        </w:r>
      </w:del>
      <m:oMath>
        <m:r>
          <m:t>f</m:t>
        </m:r>
      </m:oMath>
      <w:del w:id="289" w:author="PR Preview" w:date="2026-01-01T00:00:00Z">
        <w:r>
          <w:delText xml:space="preserve"> </w:delText>
        </w:r>
      </w:del>
      <w:del w:id="290" w:author="PR Preview" w:date="2026-01-01T00:00:00Z">
        <w:r>
          <w:delText xml:space="preserve">is</w:delText>
        </w:r>
      </w:del>
      <w:del w:id="291" w:author="PR Preview" w:date="2026-01-01T00:00:00Z">
        <w:r>
          <w:delText xml:space="preserve"> </w:delText>
        </w:r>
      </w:del>
      <w:del w:id="292" w:author="PR Preview" w:date="2026-01-01T00:00:00Z">
        <w:r>
          <w:rPr>
            <w:b/>
            <w:bCs/>
          </w:rPr>
          <w:delText xml:space="preserve">differentiable at</w:delText>
        </w:r>
      </w:del>
      <w:del w:id="293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c</m:t>
        </m:r>
      </m:oMath>
      <w:del w:id="294" w:author="PR Preview" w:date="2026-01-01T00:00:00Z">
        <w:r>
          <w:delText xml:space="preserve"> </w:delText>
        </w:r>
      </w:del>
      <w:del w:id="295" w:author="PR Preview" w:date="2026-01-01T00:00:00Z">
        <w:r>
          <w:delText xml:space="preserve">if the limit (</w:delText>
        </w:r>
      </w:del>
      <w:hyperlink w:anchor="def-limit">
        <w:del w:id="296" w:author="PR Preview" w:date="2026-01-01T00:00:00Z">
          <w:r>
            <w:rPr>
              <w:rStyle w:val="Hyperlink"/>
            </w:rPr>
            <w:delText xml:space="preserve">Definition 1</w:delText>
          </w:r>
        </w:del>
      </w:hyperlink>
      <w:del w:id="297" w:author="PR Preview" w:date="2026-01-01T00:00:00Z">
        <w:r>
          <w:delText xml:space="preserve">) of the difference quotient (</w:delText>
        </w:r>
      </w:del>
      <w:hyperlink w:anchor="def-difference-quotient">
        <w:del w:id="298" w:author="PR Preview" w:date="2026-01-01T00:00:00Z">
          <w:r>
            <w:rPr>
              <w:rStyle w:val="Hyperlink"/>
            </w:rPr>
            <w:delText xml:space="preserve">Definition 3</w:delText>
          </w:r>
        </w:del>
      </w:hyperlink>
      <w:del w:id="299" w:author="PR Preview" w:date="2026-01-01T00:00:00Z">
        <w:r>
          <w:delText xml:space="preserve">) as</w:delText>
        </w:r>
      </w:del>
      <w:del w:id="300" w:author="PR Preview" w:date="2026-01-01T00:00:00Z">
        <w:r>
          <w:delText xml:space="preserve"> </w:delText>
        </w:r>
      </w:del>
      <m:oMath>
        <m:r>
          <m:t>h</m:t>
        </m:r>
        <m:r>
          <m:rPr>
            <m:sty m:val="p"/>
          </m:rPr>
          <m:t>→</m:t>
        </m:r>
        <m:r>
          <m:t>0</m:t>
        </m:r>
      </m:oMath>
      <w:del w:id="301" w:author="PR Preview" w:date="2026-01-01T00:00:00Z">
        <w:r>
          <w:delText xml:space="preserve">,</w:delText>
        </w:r>
      </w:del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del w:id="302" w:author="PR Preview" w:date="2026-01-01T00:00:00Z">
        <w:r>
          <w:delText xml:space="preserve">exists and is finite.</w:delText>
        </w:r>
      </w:del>
      <w:del w:id="303" w:author="PR Preview" w:date="2026-01-01T00:00:00Z">
        <w:r>
          <w:delText xml:space="preserve"> </w:delText>
        </w:r>
      </w:del>
      <w:del w:id="304" w:author="PR Preview" w:date="2026-01-01T00:00:00Z">
        <w:r>
          <w:delText xml:space="preserve">The number</w:delText>
        </w:r>
      </w:del>
      <w:del w:id="305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del w:id="306" w:author="PR Preview" w:date="2026-01-01T00:00:00Z">
        <w:r>
          <w:delText xml:space="preserve"> </w:delText>
        </w:r>
      </w:del>
      <w:del w:id="307" w:author="PR Preview" w:date="2026-01-01T00:00:00Z">
        <w:r>
          <w:delText xml:space="preserve">is the derivative of</w:delText>
        </w:r>
      </w:del>
      <w:del w:id="308" w:author="PR Preview" w:date="2026-01-01T00:00:00Z">
        <w:r>
          <w:delText xml:space="preserve"> </w:delText>
        </w:r>
      </w:del>
      <m:oMath>
        <m:r>
          <m:t>f</m:t>
        </m:r>
      </m:oMath>
      <w:del w:id="309" w:author="PR Preview" w:date="2026-01-01T00:00:00Z">
        <w:r>
          <w:delText xml:space="preserve"> </w:delText>
        </w:r>
      </w:del>
      <w:del w:id="310" w:author="PR Preview" w:date="2026-01-01T00:00:00Z">
        <w:r>
          <w:delText xml:space="preserve">at</w:delText>
        </w:r>
      </w:del>
      <w:del w:id="311" w:author="PR Preview" w:date="2026-01-01T00:00:00Z">
        <w:r>
          <w:delText xml:space="preserve"> </w:delText>
        </w:r>
      </w:del>
      <m:oMath>
        <m:r>
          <m:t>c</m:t>
        </m:r>
      </m:oMath>
      <w:del w:id="312" w:author="PR Preview" w:date="2026-01-01T00:00:00Z">
        <w:r>
          <w:delText xml:space="preserve"> </w:delText>
        </w:r>
      </w:del>
      <w:del w:id="313" w:author="PR Preview" w:date="2026-01-01T00:00:00Z">
        <w:r>
          <w:delText xml:space="preserve">(</w:delText>
        </w:r>
      </w:del>
      <w:hyperlink w:anchor="def-derivative">
        <w:del w:id="314" w:author="PR Preview" w:date="2026-01-01T00:00:00Z">
          <w:r>
            <w:rPr>
              <w:rStyle w:val="Hyperlink"/>
            </w:rPr>
            <w:delText xml:space="preserve">Definition 5</w:delText>
          </w:r>
        </w:del>
      </w:hyperlink>
      <w:del w:id="315" w:author="PR Preview" w:date="2026-01-01T00:00:00Z">
        <w:r>
          <w:delText xml:space="preserve">).</w:delText>
        </w:r>
      </w:del>
    </w:p>
    <w:p>
      <w:pPr>
        <w:pStyle w:val="FirstParagraph"/>
      </w:pPr>
      <w:ins w:id="316" w:author="PR Preview" w:date="2026-01-01T00:00:00Z">
        <w:r>
          <w:rPr>
            <w:b/>
            <w:bCs/>
          </w:rPr>
          <w:t xml:space="preserve">Definition 6 (Differentiable function)</w:t>
        </w:r>
      </w:ins>
      <w:ins w:id="317" w:author="PR Preview" w:date="2026-01-01T00:00:00Z">
        <w:r>
          <w:t xml:space="preserve"> </w:t>
        </w:r>
      </w:ins>
      <w:ins w:id="318" w:author="PR Preview" w:date="2026-01-01T00:00:00Z">
        <w:r>
          <w:t xml:space="preserve">A function</w:t>
        </w:r>
      </w:ins>
      <w:ins w:id="319" w:author="PR Preview" w:date="2026-01-01T00:00:00Z">
        <w:r>
          <w:t xml:space="preserve"> </w:t>
        </w:r>
      </w:ins>
      <m:oMath>
        <m:r>
          <m:t>f</m:t>
        </m:r>
      </m:oMath>
      <w:ins w:id="320" w:author="PR Preview" w:date="2026-01-01T00:00:00Z">
        <w:r>
          <w:t xml:space="preserve"> </w:t>
        </w:r>
      </w:ins>
      <w:ins w:id="321" w:author="PR Preview" w:date="2026-01-01T00:00:00Z">
        <w:r>
          <w:t xml:space="preserve">is</w:t>
        </w:r>
      </w:ins>
      <w:ins w:id="322" w:author="PR Preview" w:date="2026-01-01T00:00:00Z">
        <w:r>
          <w:t xml:space="preserve"> </w:t>
        </w:r>
      </w:ins>
      <w:ins w:id="323" w:author="PR Preview" w:date="2026-01-01T00:00:00Z">
        <w:r>
          <w:rPr>
            <w:b/>
            <w:bCs/>
          </w:rPr>
          <w:t xml:space="preserve">differentiable at</w:t>
        </w:r>
      </w:ins>
      <w:ins w:id="324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c</m:t>
        </m:r>
      </m:oMath>
      <w:ins w:id="325" w:author="PR Preview" w:date="2026-01-01T00:00:00Z">
        <w:r>
          <w:t xml:space="preserve"> </w:t>
        </w:r>
      </w:ins>
      <w:ins w:id="326" w:author="PR Preview" w:date="2026-01-01T00:00:00Z">
        <w:r>
          <w:t xml:space="preserve">if the limit (</w:t>
        </w:r>
      </w:ins>
      <w:hyperlink w:anchor="def-limit">
        <w:ins w:id="327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328" w:author="PR Preview" w:date="2026-01-01T00:00:00Z">
        <w:r>
          <w:t xml:space="preserve">) of the difference quotient (</w:t>
        </w:r>
      </w:ins>
      <w:hyperlink w:anchor="def-difference-quotient">
        <w:ins w:id="329" w:author="PR Preview" w:date="2026-01-01T00:00:00Z">
          <w:r>
            <w:rPr>
              <w:rStyle w:val="Hyperlink"/>
            </w:rPr>
            <w:t xml:space="preserve">Definition 5</w:t>
          </w:r>
        </w:ins>
      </w:hyperlink>
      <w:ins w:id="330" w:author="PR Preview" w:date="2026-01-01T00:00:00Z">
        <w:r>
          <w:t xml:space="preserve">) as</w:t>
        </w:r>
      </w:ins>
      <w:ins w:id="331" w:author="PR Preview" w:date="2026-01-01T00:00:00Z">
        <w:r>
          <w:t xml:space="preserve"> </w:t>
        </w:r>
      </w:ins>
      <m:oMath>
        <m:r>
          <m:t>h</m:t>
        </m:r>
        <m:r>
          <m:rPr>
            <m:sty m:val="p"/>
          </m:rPr>
          <m:t>→</m:t>
        </m:r>
        <m:r>
          <m:t>0</m:t>
        </m:r>
      </m:oMath>
      <w:ins w:id="332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ins w:id="333" w:author="PR Preview" w:date="2026-01-01T00:00:00Z">
        <w:r>
          <w:t xml:space="preserve">exists and is finite.</w:t>
        </w:r>
      </w:ins>
      <w:ins w:id="334" w:author="PR Preview" w:date="2026-01-01T00:00:00Z">
        <w:r>
          <w:t xml:space="preserve"> </w:t>
        </w:r>
      </w:ins>
      <w:ins w:id="335" w:author="PR Preview" w:date="2026-01-01T00:00:00Z">
        <w:r>
          <w:t xml:space="preserve">The number</w:t>
        </w:r>
      </w:ins>
      <w:ins w:id="336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ins w:id="337" w:author="PR Preview" w:date="2026-01-01T00:00:00Z">
        <w:r>
          <w:t xml:space="preserve"> </w:t>
        </w:r>
      </w:ins>
      <w:ins w:id="338" w:author="PR Preview" w:date="2026-01-01T00:00:00Z">
        <w:r>
          <w:t xml:space="preserve">is the derivative of</w:t>
        </w:r>
      </w:ins>
      <w:ins w:id="339" w:author="PR Preview" w:date="2026-01-01T00:00:00Z">
        <w:r>
          <w:t xml:space="preserve"> </w:t>
        </w:r>
      </w:ins>
      <m:oMath>
        <m:r>
          <m:t>f</m:t>
        </m:r>
      </m:oMath>
      <w:ins w:id="340" w:author="PR Preview" w:date="2026-01-01T00:00:00Z">
        <w:r>
          <w:t xml:space="preserve"> </w:t>
        </w:r>
      </w:ins>
      <w:ins w:id="341" w:author="PR Preview" w:date="2026-01-01T00:00:00Z">
        <w:r>
          <w:t xml:space="preserve">at</w:t>
        </w:r>
      </w:ins>
      <w:ins w:id="342" w:author="PR Preview" w:date="2026-01-01T00:00:00Z">
        <w:r>
          <w:t xml:space="preserve"> </w:t>
        </w:r>
      </w:ins>
      <m:oMath>
        <m:r>
          <m:t>c</m:t>
        </m:r>
      </m:oMath>
      <w:ins w:id="343" w:author="PR Preview" w:date="2026-01-01T00:00:00Z">
        <w:r>
          <w:t xml:space="preserve"> </w:t>
        </w:r>
      </w:ins>
      <w:ins w:id="344" w:author="PR Preview" w:date="2026-01-01T00:00:00Z">
        <w:r>
          <w:t xml:space="preserve">(</w:t>
        </w:r>
      </w:ins>
      <w:hyperlink w:anchor="def-derivative">
        <w:ins w:id="345" w:author="PR Preview" w:date="2026-01-01T00:00:00Z">
          <w:r>
            <w:rPr>
              <w:rStyle w:val="Hyperlink"/>
            </w:rPr>
            <w:t xml:space="preserve">Definition 7</w:t>
          </w:r>
        </w:ins>
      </w:hyperlink>
      <w:ins w:id="346" w:author="PR Preview" w:date="2026-01-01T00:00:00Z">
        <w:r>
          <w:t xml:space="preserve">).</w:t>
        </w:r>
      </w:ins>
    </w:p>
    <w:p>
      <w:pPr>
        <w:pStyle w:val="BodyText"/>
      </w:pPr>
      <w:r>
        <w:t xml:space="preserve">(Larson and Edwards 2018, sec. 2.1, p. 100)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del w:id="347" w:author="PR Preview" w:date="2026-01-01T00:00:00Z">
        <w:r>
          <w:rPr>
            <w:b/>
            <w:bCs/>
          </w:rPr>
          <w:delText xml:space="preserve">Definition 5 (Derivative)</w:delText>
        </w:r>
      </w:del>
      <w:del w:id="348" w:author="PR Preview" w:date="2026-01-01T00:00:00Z">
        <w:r>
          <w:delText xml:space="preserve"> </w:delText>
        </w:r>
      </w:del>
      <w:del w:id="349" w:author="PR Preview" w:date="2026-01-01T00:00:00Z">
        <w:r>
          <w:delText xml:space="preserve">If</w:delText>
        </w:r>
      </w:del>
      <w:del w:id="350" w:author="PR Preview" w:date="2026-01-01T00:00:00Z">
        <w:r>
          <w:delText xml:space="preserve"> </w:delText>
        </w:r>
      </w:del>
      <m:oMath>
        <m:r>
          <m:t>f</m:t>
        </m:r>
      </m:oMath>
      <w:del w:id="351" w:author="PR Preview" w:date="2026-01-01T00:00:00Z">
        <w:r>
          <w:delText xml:space="preserve"> </w:delText>
        </w:r>
      </w:del>
      <w:del w:id="352" w:author="PR Preview" w:date="2026-01-01T00:00:00Z">
        <w:r>
          <w:delText xml:space="preserve">is differentiable at</w:delText>
        </w:r>
      </w:del>
      <w:del w:id="353" w:author="PR Preview" w:date="2026-01-01T00:00:00Z">
        <w:r>
          <w:delText xml:space="preserve"> </w:delText>
        </w:r>
      </w:del>
      <m:oMath>
        <m:r>
          <m:t>c</m:t>
        </m:r>
      </m:oMath>
      <w:del w:id="354" w:author="PR Preview" w:date="2026-01-01T00:00:00Z">
        <w:r>
          <w:delText xml:space="preserve"> </w:delText>
        </w:r>
      </w:del>
      <w:del w:id="355" w:author="PR Preview" w:date="2026-01-01T00:00:00Z">
        <w:r>
          <w:delText xml:space="preserve">(</w:delText>
        </w:r>
      </w:del>
      <w:hyperlink w:anchor="def-differentiable">
        <w:del w:id="356" w:author="PR Preview" w:date="2026-01-01T00:00:00Z">
          <w:r>
            <w:rPr>
              <w:rStyle w:val="Hyperlink"/>
            </w:rPr>
            <w:delText xml:space="preserve">Definition 4</w:delText>
          </w:r>
        </w:del>
      </w:hyperlink>
      <w:del w:id="357" w:author="PR Preview" w:date="2026-01-01T00:00:00Z">
        <w:r>
          <w:delText xml:space="preserve">),</w:delText>
        </w:r>
      </w:del>
      <w:del w:id="358" w:author="PR Preview" w:date="2026-01-01T00:00:00Z">
        <w:r>
          <w:delText xml:space="preserve"> </w:delText>
        </w:r>
      </w:del>
      <w:del w:id="359" w:author="PR Preview" w:date="2026-01-01T00:00:00Z">
        <w:r>
          <w:delText xml:space="preserve">the number</w:delText>
        </w:r>
      </w:del>
      <w:del w:id="360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del w:id="361" w:author="PR Preview" w:date="2026-01-01T00:00:00Z">
        <w:r>
          <w:delText xml:space="preserve"> </w:delText>
        </w:r>
      </w:del>
      <w:del w:id="362" w:author="PR Preview" w:date="2026-01-01T00:00:00Z">
        <w:r>
          <w:delText xml:space="preserve">is the</w:delText>
        </w:r>
      </w:del>
      <w:del w:id="363" w:author="PR Preview" w:date="2026-01-01T00:00:00Z">
        <w:r>
          <w:delText xml:space="preserve"> </w:delText>
        </w:r>
      </w:del>
      <w:del w:id="364" w:author="PR Preview" w:date="2026-01-01T00:00:00Z">
        <w:r>
          <w:rPr>
            <w:b/>
            <w:bCs/>
          </w:rPr>
          <w:delText xml:space="preserve">derivative</w:delText>
        </w:r>
      </w:del>
      <w:del w:id="365" w:author="PR Preview" w:date="2026-01-01T00:00:00Z">
        <w:r>
          <w:delText xml:space="preserve"> </w:delText>
        </w:r>
      </w:del>
      <w:del w:id="366" w:author="PR Preview" w:date="2026-01-01T00:00:00Z">
        <w:r>
          <w:delText xml:space="preserve">of</w:delText>
        </w:r>
      </w:del>
      <w:del w:id="367" w:author="PR Preview" w:date="2026-01-01T00:00:00Z">
        <w:r>
          <w:delText xml:space="preserve"> </w:delText>
        </w:r>
      </w:del>
      <m:oMath>
        <m:r>
          <m:t>f</m:t>
        </m:r>
      </m:oMath>
      <w:del w:id="368" w:author="PR Preview" w:date="2026-01-01T00:00:00Z">
        <w:r>
          <w:delText xml:space="preserve"> </w:delText>
        </w:r>
      </w:del>
      <w:del w:id="369" w:author="PR Preview" w:date="2026-01-01T00:00:00Z">
        <w:r>
          <w:delText xml:space="preserve">at</w:delText>
        </w:r>
      </w:del>
      <w:del w:id="370" w:author="PR Preview" w:date="2026-01-01T00:00:00Z">
        <w:r>
          <w:delText xml:space="preserve"> </w:delText>
        </w:r>
      </w:del>
      <m:oMath>
        <m:r>
          <m:t>c</m:t>
        </m:r>
      </m:oMath>
      <w:del w:id="371" w:author="PR Preview" w:date="2026-01-01T00:00:00Z">
        <w:r>
          <w:delText xml:space="preserve">.</w:delText>
        </w:r>
      </w:del>
      <w:del w:id="372" w:author="PR Preview" w:date="2026-01-01T00:00:00Z">
        <w:r>
          <w:delText xml:space="preserve"> </w:delText>
        </w:r>
      </w:del>
      <w:del w:id="373" w:author="PR Preview" w:date="2026-01-01T00:00:00Z">
        <w:r>
          <w:delText xml:space="preserve">The</w:delText>
        </w:r>
      </w:del>
      <w:del w:id="374" w:author="PR Preview" w:date="2026-01-01T00:00:00Z">
        <w:r>
          <w:delText xml:space="preserve"> </w:delText>
        </w:r>
      </w:del>
      <w:del w:id="375" w:author="PR Preview" w:date="2026-01-01T00:00:00Z">
        <w:r>
          <w:rPr>
            <w:b/>
            <w:bCs/>
          </w:rPr>
          <w:delText xml:space="preserve">derivative</w:delText>
        </w:r>
      </w:del>
      <w:del w:id="376" w:author="PR Preview" w:date="2026-01-01T00:00:00Z">
        <w:r>
          <w:delText xml:space="preserve"> </w:delText>
        </w:r>
      </w:del>
      <w:del w:id="377" w:author="PR Preview" w:date="2026-01-01T00:00:00Z">
        <w:r>
          <w:delText xml:space="preserve">of</w:delText>
        </w:r>
      </w:del>
      <w:del w:id="378" w:author="PR Preview" w:date="2026-01-01T00:00:00Z">
        <w:r>
          <w:delText xml:space="preserve"> </w:delText>
        </w:r>
      </w:del>
      <m:oMath>
        <m:r>
          <m:t>f</m:t>
        </m:r>
      </m:oMath>
      <w:del w:id="379" w:author="PR Preview" w:date="2026-01-01T00:00:00Z">
        <w:r>
          <w:delText xml:space="preserve"> </w:delText>
        </w:r>
      </w:del>
      <w:del w:id="380" w:author="PR Preview" w:date="2026-01-01T00:00:00Z">
        <w:r>
          <w:delText xml:space="preserve">is the function</w:delText>
        </w:r>
      </w:del>
      <w:del w:id="381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del w:id="382" w:author="PR Preview" w:date="2026-01-01T00:00:00Z">
        <w:r>
          <w:delText xml:space="preserve"> </w:delText>
        </w:r>
      </w:del>
      <w:del w:id="383" w:author="PR Preview" w:date="2026-01-01T00:00:00Z">
        <w:r>
          <w:delText xml:space="preserve">whose value at each</w:delText>
        </w:r>
      </w:del>
      <w:del w:id="384" w:author="PR Preview" w:date="2026-01-01T00:00:00Z">
        <w:r>
          <w:delText xml:space="preserve"> </w:delText>
        </w:r>
      </w:del>
      <m:oMath>
        <m:r>
          <m:t>x</m:t>
        </m:r>
      </m:oMath>
      <w:del w:id="385" w:author="PR Preview" w:date="2026-01-01T00:00:00Z">
        <w:r>
          <w:delText xml:space="preserve"> </w:delText>
        </w:r>
      </w:del>
      <w:del w:id="386" w:author="PR Preview" w:date="2026-01-01T00:00:00Z">
        <w:r>
          <w:delText xml:space="preserve">where</w:delText>
        </w:r>
      </w:del>
      <w:del w:id="387" w:author="PR Preview" w:date="2026-01-01T00:00:00Z">
        <w:r>
          <w:delText xml:space="preserve"> </w:delText>
        </w:r>
      </w:del>
      <m:oMath>
        <m:r>
          <m:t>f</m:t>
        </m:r>
      </m:oMath>
      <w:del w:id="388" w:author="PR Preview" w:date="2026-01-01T00:00:00Z">
        <w:r>
          <w:delText xml:space="preserve"> </w:delText>
        </w:r>
      </w:del>
      <w:del w:id="389" w:author="PR Preview" w:date="2026-01-01T00:00:00Z">
        <w:r>
          <w:delText xml:space="preserve">is differentiable is</w:delText>
        </w:r>
      </w:del>
      <w:del w:id="390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391" w:author="PR Preview" w:date="2026-01-01T00:00:00Z">
        <w:r>
          <w:delText xml:space="preserve">.</w:delText>
        </w:r>
      </w:del>
      <w:del w:id="392" w:author="PR Preview" w:date="2026-01-01T00:00:00Z">
        <w:r>
          <w:delText xml:space="preserve"> </w:delText>
        </w:r>
      </w:del>
      <w:del w:id="393" w:author="PR Preview" w:date="2026-01-01T00:00:00Z">
        <w:r>
          <w:delText xml:space="preserve">Writing the derivative with a prime, as</w:delText>
        </w:r>
      </w:del>
      <w:del w:id="394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del w:id="395" w:author="PR Preview" w:date="2026-01-01T00:00:00Z">
        <w:r>
          <w:delText xml:space="preserve"> </w:delText>
        </w:r>
      </w:del>
      <w:del w:id="396" w:author="PR Preview" w:date="2026-01-01T00:00:00Z">
        <w:r>
          <w:delText xml:space="preserve">or</w:delText>
        </w:r>
      </w:del>
      <w:del w:id="397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398" w:author="PR Preview" w:date="2026-01-01T00:00:00Z">
        <w:r>
          <w:delText xml:space="preserve">, is</w:delText>
        </w:r>
      </w:del>
      <w:del w:id="399" w:author="PR Preview" w:date="2026-01-01T00:00:00Z">
        <w:r>
          <w:delText xml:space="preserve"> </w:delText>
        </w:r>
      </w:del>
      <w:del w:id="400" w:author="PR Preview" w:date="2026-01-01T00:00:00Z">
        <w:r>
          <w:rPr>
            <w:b/>
            <w:bCs/>
          </w:rPr>
          <w:delText xml:space="preserve">Lagrange’s notation</w:delText>
        </w:r>
      </w:del>
      <w:del w:id="401" w:author="PR Preview" w:date="2026-01-01T00:00:00Z">
        <w:r>
          <w:delText xml:space="preserve">.</w:delText>
        </w:r>
      </w:del>
      <w:del w:id="402" w:author="PR Preview" w:date="2026-01-01T00:00:00Z">
        <w:r>
          <w:delText xml:space="preserve"> </w:delText>
        </w:r>
      </w:del>
      <w:del w:id="403" w:author="PR Preview" w:date="2026-01-01T00:00:00Z">
        <w:r>
          <w:delText xml:space="preserve">The derivative of</w:delText>
        </w:r>
      </w:del>
      <w:del w:id="404" w:author="PR Preview" w:date="2026-01-01T00:00:00Z">
        <w:r>
          <w:delText xml:space="preserve"> </w:delText>
        </w:r>
      </w:del>
      <m:oMath>
        <m:r>
          <m:t>f</m:t>
        </m:r>
      </m:oMath>
      <w:del w:id="405" w:author="PR Preview" w:date="2026-01-01T00:00:00Z">
        <w:r>
          <w:delText xml:space="preserve"> </w:delText>
        </w:r>
      </w:del>
      <w:del w:id="406" w:author="PR Preview" w:date="2026-01-01T00:00:00Z">
        <w:r>
          <w:delText xml:space="preserve">is also written</w:delText>
        </w:r>
      </w:del>
      <w:del w:id="407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del w:id="408" w:author="PR Preview" w:date="2026-01-01T00:00:00Z">
        <w:r>
          <w:delText xml:space="preserve"> </w:delText>
        </w:r>
      </w:del>
      <w:del w:id="409" w:author="PR Preview" w:date="2026-01-01T00:00:00Z">
        <w:r>
          <w:delText xml:space="preserve">or</w:delText>
        </w:r>
      </w:del>
      <w:del w:id="410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411" w:author="PR Preview" w:date="2026-01-01T00:00:00Z">
        <w:r>
          <w:delText xml:space="preserve">,</w:delText>
        </w:r>
      </w:del>
      <w:del w:id="412" w:author="PR Preview" w:date="2026-01-01T00:00:00Z">
        <w:r>
          <w:delText xml:space="preserve"> </w:delText>
        </w:r>
      </w:del>
      <w:del w:id="413" w:author="PR Preview" w:date="2026-01-01T00:00:00Z">
        <w:r>
          <w:delText xml:space="preserve">which is</w:delText>
        </w:r>
      </w:del>
      <w:del w:id="414" w:author="PR Preview" w:date="2026-01-01T00:00:00Z">
        <w:r>
          <w:delText xml:space="preserve"> </w:delText>
        </w:r>
      </w:del>
      <w:del w:id="415" w:author="PR Preview" w:date="2026-01-01T00:00:00Z">
        <w:r>
          <w:rPr>
            <w:b/>
            <w:bCs/>
          </w:rPr>
          <w:delText xml:space="preserve">Leibniz notation</w:delText>
        </w:r>
      </w:del>
      <w:del w:id="416" w:author="PR Preview" w:date="2026-01-01T00:00:00Z">
        <w:r>
          <w:delText xml:space="preserve">.</w:delText>
        </w:r>
      </w:del>
    </w:p>
    <w:p>
      <w:pPr>
        <w:pStyle w:val="FirstParagraph"/>
      </w:pPr>
      <w:ins w:id="417" w:author="PR Preview" w:date="2026-01-01T00:00:00Z">
        <w:r>
          <w:rPr>
            <w:b/>
            <w:bCs/>
          </w:rPr>
          <w:t xml:space="preserve">Definition 7 (Derivative)</w:t>
        </w:r>
      </w:ins>
      <w:ins w:id="418" w:author="PR Preview" w:date="2026-01-01T00:00:00Z">
        <w:r>
          <w:t xml:space="preserve"> </w:t>
        </w:r>
      </w:ins>
      <w:ins w:id="419" w:author="PR Preview" w:date="2026-01-01T00:00:00Z">
        <w:r>
          <w:t xml:space="preserve">If</w:t>
        </w:r>
      </w:ins>
      <w:ins w:id="420" w:author="PR Preview" w:date="2026-01-01T00:00:00Z">
        <w:r>
          <w:t xml:space="preserve"> </w:t>
        </w:r>
      </w:ins>
      <m:oMath>
        <m:r>
          <m:t>f</m:t>
        </m:r>
      </m:oMath>
      <w:ins w:id="421" w:author="PR Preview" w:date="2026-01-01T00:00:00Z">
        <w:r>
          <w:t xml:space="preserve"> </w:t>
        </w:r>
      </w:ins>
      <w:ins w:id="422" w:author="PR Preview" w:date="2026-01-01T00:00:00Z">
        <w:r>
          <w:t xml:space="preserve">is differentiable at</w:t>
        </w:r>
      </w:ins>
      <w:ins w:id="423" w:author="PR Preview" w:date="2026-01-01T00:00:00Z">
        <w:r>
          <w:t xml:space="preserve"> </w:t>
        </w:r>
      </w:ins>
      <m:oMath>
        <m:r>
          <m:t>c</m:t>
        </m:r>
      </m:oMath>
      <w:ins w:id="424" w:author="PR Preview" w:date="2026-01-01T00:00:00Z">
        <w:r>
          <w:t xml:space="preserve"> </w:t>
        </w:r>
      </w:ins>
      <w:ins w:id="425" w:author="PR Preview" w:date="2026-01-01T00:00:00Z">
        <w:r>
          <w:t xml:space="preserve">(</w:t>
        </w:r>
      </w:ins>
      <w:hyperlink w:anchor="def-differentiable">
        <w:ins w:id="426" w:author="PR Preview" w:date="2026-01-01T00:00:00Z">
          <w:r>
            <w:rPr>
              <w:rStyle w:val="Hyperlink"/>
            </w:rPr>
            <w:t xml:space="preserve">Definition 6</w:t>
          </w:r>
        </w:ins>
      </w:hyperlink>
      <w:ins w:id="427" w:author="PR Preview" w:date="2026-01-01T00:00:00Z">
        <w:r>
          <w:t xml:space="preserve">),</w:t>
        </w:r>
      </w:ins>
      <w:ins w:id="428" w:author="PR Preview" w:date="2026-01-01T00:00:00Z">
        <w:r>
          <w:t xml:space="preserve"> </w:t>
        </w:r>
      </w:ins>
      <w:ins w:id="429" w:author="PR Preview" w:date="2026-01-01T00:00:00Z">
        <w:r>
          <w:t xml:space="preserve">the number</w:t>
        </w:r>
      </w:ins>
      <w:ins w:id="430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ins w:id="431" w:author="PR Preview" w:date="2026-01-01T00:00:00Z">
        <w:r>
          <w:t xml:space="preserve"> </w:t>
        </w:r>
      </w:ins>
      <w:ins w:id="432" w:author="PR Preview" w:date="2026-01-01T00:00:00Z">
        <w:r>
          <w:t xml:space="preserve">is the</w:t>
        </w:r>
      </w:ins>
      <w:ins w:id="433" w:author="PR Preview" w:date="2026-01-01T00:00:00Z">
        <w:r>
          <w:t xml:space="preserve"> </w:t>
        </w:r>
      </w:ins>
      <w:ins w:id="434" w:author="PR Preview" w:date="2026-01-01T00:00:00Z">
        <w:r>
          <w:rPr>
            <w:b/>
            <w:bCs/>
          </w:rPr>
          <w:t xml:space="preserve">derivative</w:t>
        </w:r>
      </w:ins>
      <w:ins w:id="435" w:author="PR Preview" w:date="2026-01-01T00:00:00Z">
        <w:r>
          <w:t xml:space="preserve"> </w:t>
        </w:r>
      </w:ins>
      <w:ins w:id="436" w:author="PR Preview" w:date="2026-01-01T00:00:00Z">
        <w:r>
          <w:t xml:space="preserve">of</w:t>
        </w:r>
      </w:ins>
      <w:ins w:id="437" w:author="PR Preview" w:date="2026-01-01T00:00:00Z">
        <w:r>
          <w:t xml:space="preserve"> </w:t>
        </w:r>
      </w:ins>
      <m:oMath>
        <m:r>
          <m:t>f</m:t>
        </m:r>
      </m:oMath>
      <w:ins w:id="438" w:author="PR Preview" w:date="2026-01-01T00:00:00Z">
        <w:r>
          <w:t xml:space="preserve"> </w:t>
        </w:r>
      </w:ins>
      <w:ins w:id="439" w:author="PR Preview" w:date="2026-01-01T00:00:00Z">
        <w:r>
          <w:t xml:space="preserve">at</w:t>
        </w:r>
      </w:ins>
      <w:ins w:id="440" w:author="PR Preview" w:date="2026-01-01T00:00:00Z">
        <w:r>
          <w:t xml:space="preserve"> </w:t>
        </w:r>
      </w:ins>
      <m:oMath>
        <m:r>
          <m:t>c</m:t>
        </m:r>
      </m:oMath>
      <w:ins w:id="441" w:author="PR Preview" w:date="2026-01-01T00:00:00Z">
        <w:r>
          <w:t xml:space="preserve">.</w:t>
        </w:r>
      </w:ins>
      <w:ins w:id="442" w:author="PR Preview" w:date="2026-01-01T00:00:00Z">
        <w:r>
          <w:t xml:space="preserve"> </w:t>
        </w:r>
      </w:ins>
      <w:ins w:id="443" w:author="PR Preview" w:date="2026-01-01T00:00:00Z">
        <w:r>
          <w:t xml:space="preserve">The</w:t>
        </w:r>
      </w:ins>
      <w:ins w:id="444" w:author="PR Preview" w:date="2026-01-01T00:00:00Z">
        <w:r>
          <w:t xml:space="preserve"> </w:t>
        </w:r>
      </w:ins>
      <w:ins w:id="445" w:author="PR Preview" w:date="2026-01-01T00:00:00Z">
        <w:r>
          <w:rPr>
            <w:b/>
            <w:bCs/>
          </w:rPr>
          <w:t xml:space="preserve">derivative</w:t>
        </w:r>
      </w:ins>
      <w:ins w:id="446" w:author="PR Preview" w:date="2026-01-01T00:00:00Z">
        <w:r>
          <w:t xml:space="preserve"> </w:t>
        </w:r>
      </w:ins>
      <w:ins w:id="447" w:author="PR Preview" w:date="2026-01-01T00:00:00Z">
        <w:r>
          <w:t xml:space="preserve">of</w:t>
        </w:r>
      </w:ins>
      <w:ins w:id="448" w:author="PR Preview" w:date="2026-01-01T00:00:00Z">
        <w:r>
          <w:t xml:space="preserve"> </w:t>
        </w:r>
      </w:ins>
      <m:oMath>
        <m:r>
          <m:t>f</m:t>
        </m:r>
      </m:oMath>
      <w:ins w:id="449" w:author="PR Preview" w:date="2026-01-01T00:00:00Z">
        <w:r>
          <w:t xml:space="preserve"> </w:t>
        </w:r>
      </w:ins>
      <w:ins w:id="450" w:author="PR Preview" w:date="2026-01-01T00:00:00Z">
        <w:r>
          <w:t xml:space="preserve">is the function</w:t>
        </w:r>
      </w:ins>
      <w:ins w:id="451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ins w:id="452" w:author="PR Preview" w:date="2026-01-01T00:00:00Z">
        <w:r>
          <w:t xml:space="preserve"> </w:t>
        </w:r>
      </w:ins>
      <w:ins w:id="453" w:author="PR Preview" w:date="2026-01-01T00:00:00Z">
        <w:r>
          <w:t xml:space="preserve">whose value at each</w:t>
        </w:r>
      </w:ins>
      <w:ins w:id="454" w:author="PR Preview" w:date="2026-01-01T00:00:00Z">
        <w:r>
          <w:t xml:space="preserve"> </w:t>
        </w:r>
      </w:ins>
      <m:oMath>
        <m:r>
          <m:t>x</m:t>
        </m:r>
      </m:oMath>
      <w:ins w:id="455" w:author="PR Preview" w:date="2026-01-01T00:00:00Z">
        <w:r>
          <w:t xml:space="preserve"> </w:t>
        </w:r>
      </w:ins>
      <w:ins w:id="456" w:author="PR Preview" w:date="2026-01-01T00:00:00Z">
        <w:r>
          <w:t xml:space="preserve">where</w:t>
        </w:r>
      </w:ins>
      <w:ins w:id="457" w:author="PR Preview" w:date="2026-01-01T00:00:00Z">
        <w:r>
          <w:t xml:space="preserve"> </w:t>
        </w:r>
      </w:ins>
      <m:oMath>
        <m:r>
          <m:t>f</m:t>
        </m:r>
      </m:oMath>
      <w:ins w:id="458" w:author="PR Preview" w:date="2026-01-01T00:00:00Z">
        <w:r>
          <w:t xml:space="preserve"> </w:t>
        </w:r>
      </w:ins>
      <w:ins w:id="459" w:author="PR Preview" w:date="2026-01-01T00:00:00Z">
        <w:r>
          <w:t xml:space="preserve">is differentiable is</w:t>
        </w:r>
      </w:ins>
      <w:ins w:id="460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461" w:author="PR Preview" w:date="2026-01-01T00:00:00Z">
        <w:r>
          <w:t xml:space="preserve">.</w:t>
        </w:r>
      </w:ins>
    </w:p>
    <w:bookmarkEnd w:id="34"/>
    <w:bookmarkStart w:id="35" w:name="def-lagrange-notation"/>
    <w:p>
      <w:pPr>
        <w:pStyle w:val="BodyText"/>
      </w:pPr>
      <w:ins w:id="462" w:author="PR Preview" w:date="2026-01-01T00:00:00Z">
        <w:r>
          <w:rPr>
            <w:b/>
            <w:bCs/>
          </w:rPr>
          <w:t xml:space="preserve">Definition 8 (Lagrange’s notation)</w:t>
        </w:r>
      </w:ins>
      <w:ins w:id="463" w:author="PR Preview" w:date="2026-01-01T00:00:00Z">
        <w:r>
          <w:t xml:space="preserve"> </w:t>
        </w:r>
      </w:ins>
      <w:ins w:id="464" w:author="PR Preview" w:date="2026-01-01T00:00:00Z">
        <w:r>
          <w:t xml:space="preserve">Writing the derivative (</w:t>
        </w:r>
      </w:ins>
      <w:hyperlink w:anchor="def-derivative">
        <w:ins w:id="465" w:author="PR Preview" w:date="2026-01-01T00:00:00Z">
          <w:r>
            <w:rPr>
              <w:rStyle w:val="Hyperlink"/>
            </w:rPr>
            <w:t xml:space="preserve">Definition 7</w:t>
          </w:r>
        </w:ins>
      </w:hyperlink>
      <w:ins w:id="466" w:author="PR Preview" w:date="2026-01-01T00:00:00Z">
        <w:r>
          <w:t xml:space="preserve">) with a prime, as</w:t>
        </w:r>
      </w:ins>
      <w:ins w:id="467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ins w:id="468" w:author="PR Preview" w:date="2026-01-01T00:00:00Z">
        <w:r>
          <w:t xml:space="preserve"> </w:t>
        </w:r>
      </w:ins>
      <w:ins w:id="469" w:author="PR Preview" w:date="2026-01-01T00:00:00Z">
        <w:r>
          <w:t xml:space="preserve">or</w:t>
        </w:r>
      </w:ins>
      <w:ins w:id="470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471" w:author="PR Preview" w:date="2026-01-01T00:00:00Z">
        <w:r>
          <w:t xml:space="preserve">, is</w:t>
        </w:r>
      </w:ins>
      <w:ins w:id="472" w:author="PR Preview" w:date="2026-01-01T00:00:00Z">
        <w:r>
          <w:t xml:space="preserve"> </w:t>
        </w:r>
      </w:ins>
      <w:ins w:id="473" w:author="PR Preview" w:date="2026-01-01T00:00:00Z">
        <w:r>
          <w:rPr>
            <w:b/>
            <w:bCs/>
          </w:rPr>
          <w:t xml:space="preserve">Lagrange’s notation</w:t>
        </w:r>
      </w:ins>
      <w:ins w:id="474" w:author="PR Preview" w:date="2026-01-01T00:00:00Z">
        <w:r>
          <w:t xml:space="preserve">.</w:t>
        </w:r>
      </w:ins>
    </w:p>
    <w:bookmarkEnd w:id="35"/>
    <w:bookmarkStart w:id="36" w:name="def-leibniz-notation"/>
    <w:p>
      <w:pPr>
        <w:pStyle w:val="BodyText"/>
      </w:pPr>
      <w:ins w:id="475" w:author="PR Preview" w:date="2026-01-01T00:00:00Z">
        <w:r>
          <w:rPr>
            <w:b/>
            <w:bCs/>
          </w:rPr>
          <w:t xml:space="preserve">Definition 9 (Leibniz notation)</w:t>
        </w:r>
      </w:ins>
      <w:ins w:id="476" w:author="PR Preview" w:date="2026-01-01T00:00:00Z">
        <w:r>
          <w:t xml:space="preserve"> </w:t>
        </w:r>
      </w:ins>
      <w:ins w:id="477" w:author="PR Preview" w:date="2026-01-01T00:00:00Z">
        <w:r>
          <w:t xml:space="preserve">The derivative of</w:t>
        </w:r>
      </w:ins>
      <w:ins w:id="478" w:author="PR Preview" w:date="2026-01-01T00:00:00Z">
        <w:r>
          <w:t xml:space="preserve"> </w:t>
        </w:r>
      </w:ins>
      <m:oMath>
        <m:r>
          <m:t>f</m:t>
        </m:r>
      </m:oMath>
      <w:ins w:id="479" w:author="PR Preview" w:date="2026-01-01T00:00:00Z">
        <w:r>
          <w:t xml:space="preserve"> </w:t>
        </w:r>
      </w:ins>
      <w:ins w:id="480" w:author="PR Preview" w:date="2026-01-01T00:00:00Z">
        <w:r>
          <w:t xml:space="preserve">(</w:t>
        </w:r>
      </w:ins>
      <w:hyperlink w:anchor="def-derivative">
        <w:ins w:id="481" w:author="PR Preview" w:date="2026-01-01T00:00:00Z">
          <w:r>
            <w:rPr>
              <w:rStyle w:val="Hyperlink"/>
            </w:rPr>
            <w:t xml:space="preserve">Definition 7</w:t>
          </w:r>
        </w:ins>
      </w:hyperlink>
      <w:ins w:id="482" w:author="PR Preview" w:date="2026-01-01T00:00:00Z">
        <w:r>
          <w:t xml:space="preserve">) is also written</w:t>
        </w:r>
      </w:ins>
      <w:ins w:id="483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ins w:id="484" w:author="PR Preview" w:date="2026-01-01T00:00:00Z">
        <w:r>
          <w:t xml:space="preserve"> </w:t>
        </w:r>
      </w:ins>
      <w:ins w:id="485" w:author="PR Preview" w:date="2026-01-01T00:00:00Z">
        <w:r>
          <w:t xml:space="preserve">or</w:t>
        </w:r>
      </w:ins>
      <w:ins w:id="486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487" w:author="PR Preview" w:date="2026-01-01T00:00:00Z">
        <w:r>
          <w:t xml:space="preserve">,</w:t>
        </w:r>
      </w:ins>
      <w:ins w:id="488" w:author="PR Preview" w:date="2026-01-01T00:00:00Z">
        <w:r>
          <w:t xml:space="preserve"> </w:t>
        </w:r>
      </w:ins>
      <w:ins w:id="489" w:author="PR Preview" w:date="2026-01-01T00:00:00Z">
        <w:r>
          <w:t xml:space="preserve">which is</w:t>
        </w:r>
      </w:ins>
      <w:ins w:id="490" w:author="PR Preview" w:date="2026-01-01T00:00:00Z">
        <w:r>
          <w:t xml:space="preserve"> </w:t>
        </w:r>
      </w:ins>
      <w:ins w:id="491" w:author="PR Preview" w:date="2026-01-01T00:00:00Z">
        <w:r>
          <w:rPr>
            <w:b/>
            <w:bCs/>
          </w:rPr>
          <w:t xml:space="preserve">Leibniz notation</w:t>
        </w:r>
      </w:ins>
      <w:ins w:id="492" w:author="PR Preview" w:date="2026-01-01T00:00:00Z">
        <w:r>
          <w:t xml:space="preserve">.</w:t>
        </w:r>
      </w:ins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del w:id="493" w:author="PR Preview" w:date="2026-01-01T00:00:00Z">
        <w:r>
          <w:rPr>
            <w:b/>
            <w:bCs/>
          </w:rPr>
          <w:delText xml:space="preserve">Definition 6 (One-sided derivatives)</w:delText>
        </w:r>
      </w:del>
      <w:del w:id="494" w:author="PR Preview" w:date="2026-01-01T00:00:00Z">
        <w:r>
          <w:delText xml:space="preserve"> </w:delText>
        </w:r>
      </w:del>
      <w:del w:id="495" w:author="PR Preview" w:date="2026-01-01T00:00:00Z">
        <w:r>
          <w:delText xml:space="preserve">Let</w:delText>
        </w:r>
      </w:del>
      <w:del w:id="496" w:author="PR Preview" w:date="2026-01-01T00:00:00Z">
        <w:r>
          <w:delText xml:space="preserve"> </w:delText>
        </w:r>
      </w:del>
      <m:oMath>
        <m:r>
          <m:t>f</m:t>
        </m:r>
      </m:oMath>
      <w:del w:id="497" w:author="PR Preview" w:date="2026-01-01T00:00:00Z">
        <w:r>
          <w:delText xml:space="preserve"> </w:delText>
        </w:r>
      </w:del>
      <w:del w:id="498" w:author="PR Preview" w:date="2026-01-01T00:00:00Z">
        <w:r>
          <w:delText xml:space="preserve">be a function defined at</w:delText>
        </w:r>
      </w:del>
      <w:del w:id="499" w:author="PR Preview" w:date="2026-01-01T00:00:00Z">
        <w:r>
          <w:delText xml:space="preserve"> </w:delText>
        </w:r>
      </w:del>
      <m:oMath>
        <m:r>
          <m:t>c</m:t>
        </m:r>
      </m:oMath>
      <w:del w:id="500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05"/>
        </w:numPr>
      </w:pPr>
      <w:del w:id="501" w:author="PR Preview" w:date="2026-01-01T00:00:00Z">
        <w:r>
          <w:delText xml:space="preserve">The</w:delText>
        </w:r>
      </w:del>
      <w:del w:id="502" w:author="PR Preview" w:date="2026-01-01T00:00:00Z">
        <w:r>
          <w:delText xml:space="preserve"> </w:delText>
        </w:r>
      </w:del>
      <w:del w:id="503" w:author="PR Preview" w:date="2026-01-01T00:00:00Z">
        <w:r>
          <w:rPr>
            <w:b/>
            <w:bCs/>
          </w:rPr>
          <w:delText xml:space="preserve">right-hand derivative</w:delText>
        </w:r>
      </w:del>
      <w:del w:id="504" w:author="PR Preview" w:date="2026-01-01T00:00:00Z">
        <w:r>
          <w:delText xml:space="preserve"> </w:delText>
        </w:r>
      </w:del>
      <w:del w:id="505" w:author="PR Preview" w:date="2026-01-01T00:00:00Z">
        <w:r>
          <w:delText xml:space="preserve">of</w:delText>
        </w:r>
      </w:del>
      <w:del w:id="506" w:author="PR Preview" w:date="2026-01-01T00:00:00Z">
        <w:r>
          <w:delText xml:space="preserve"> </w:delText>
        </w:r>
      </w:del>
      <m:oMath>
        <m:r>
          <m:t>f</m:t>
        </m:r>
      </m:oMath>
      <w:del w:id="507" w:author="PR Preview" w:date="2026-01-01T00:00:00Z">
        <w:r>
          <w:delText xml:space="preserve"> </w:delText>
        </w:r>
      </w:del>
      <w:del w:id="508" w:author="PR Preview" w:date="2026-01-01T00:00:00Z">
        <w:r>
          <w:delText xml:space="preserve">at</w:delText>
        </w:r>
      </w:del>
      <w:del w:id="509" w:author="PR Preview" w:date="2026-01-01T00:00:00Z">
        <w:r>
          <w:delText xml:space="preserve"> </w:delText>
        </w:r>
      </w:del>
      <m:oMath>
        <m:r>
          <m:t>c</m:t>
        </m:r>
      </m:oMath>
      <w:del w:id="510" w:author="PR Preview" w:date="2026-01-01T00:00:00Z">
        <w:r>
          <w:delText xml:space="preserve"> </w:delText>
        </w:r>
      </w:del>
      <w:del w:id="511" w:author="PR Preview" w:date="2026-01-01T00:00:00Z">
        <w:r>
          <w:delText xml:space="preserve">is the right-hand limit (</w:delText>
        </w:r>
      </w:del>
      <w:hyperlink w:anchor="def-one-sided-limit">
        <w:del w:id="512" w:author="PR Preview" w:date="2026-01-01T00:00:00Z">
          <w:r>
            <w:rPr>
              <w:rStyle w:val="Hyperlink"/>
            </w:rPr>
            <w:delText xml:space="preserve">Definition 2</w:delText>
          </w:r>
        </w:del>
      </w:hyperlink>
      <w:del w:id="513" w:author="PR Preview" w:date="2026-01-01T00:00:00Z">
        <w:r>
          <w:delText xml:space="preserve">)</w:delText>
        </w:r>
      </w:del>
      <w:del w:id="514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del w:id="515" w:author="PR Preview" w:date="2026-01-01T00:00:00Z">
        <w:r>
          <w:delText xml:space="preserve"> </w:delText>
        </w:r>
      </w:del>
      <w:del w:id="516" w:author="PR Preview" w:date="2026-01-01T00:00:00Z">
        <w:r>
          <w:delText xml:space="preserve">of the difference quotient (</w:delText>
        </w:r>
      </w:del>
      <w:hyperlink w:anchor="def-difference-quotient">
        <w:del w:id="517" w:author="PR Preview" w:date="2026-01-01T00:00:00Z">
          <w:r>
            <w:rPr>
              <w:rStyle w:val="Hyperlink"/>
            </w:rPr>
            <w:delText xml:space="preserve">Definition 3</w:delText>
          </w:r>
        </w:del>
      </w:hyperlink>
      <w:del w:id="518" w:author="PR Preview" w:date="2026-01-01T00:00:00Z">
        <w:r>
          <w:delText xml:space="preserve">),</w:delText>
        </w:r>
      </w:del>
      <w:del w:id="519" w:author="PR Preview" w:date="2026-01-01T00:00:00Z">
        <w:r>
          <w:delText xml:space="preserve"> </w:delText>
        </w:r>
      </w:del>
      <w:del w:id="520" w:author="PR Preview" w:date="2026-01-01T00:00:00Z">
        <w:r>
          <w:delText xml:space="preserve">when that limit exists and is finite.</w:delText>
        </w:r>
      </w:del>
    </w:p>
    <w:p>
      <w:pPr>
        <w:pStyle w:val="Compact"/>
        <w:numPr>
          <w:ilvl w:val="0"/>
          <w:numId w:val="1005"/>
        </w:numPr>
      </w:pPr>
      <w:del w:id="521" w:author="PR Preview" w:date="2026-01-01T00:00:00Z">
        <w:r>
          <w:delText xml:space="preserve">The</w:delText>
        </w:r>
      </w:del>
      <w:del w:id="522" w:author="PR Preview" w:date="2026-01-01T00:00:00Z">
        <w:r>
          <w:delText xml:space="preserve"> </w:delText>
        </w:r>
      </w:del>
      <w:del w:id="523" w:author="PR Preview" w:date="2026-01-01T00:00:00Z">
        <w:r>
          <w:rPr>
            <w:b/>
            <w:bCs/>
          </w:rPr>
          <w:delText xml:space="preserve">left-hand derivative</w:delText>
        </w:r>
      </w:del>
      <w:del w:id="524" w:author="PR Preview" w:date="2026-01-01T00:00:00Z">
        <w:r>
          <w:delText xml:space="preserve"> </w:delText>
        </w:r>
      </w:del>
      <w:del w:id="525" w:author="PR Preview" w:date="2026-01-01T00:00:00Z">
        <w:r>
          <w:delText xml:space="preserve">of</w:delText>
        </w:r>
      </w:del>
      <w:del w:id="526" w:author="PR Preview" w:date="2026-01-01T00:00:00Z">
        <w:r>
          <w:delText xml:space="preserve"> </w:delText>
        </w:r>
      </w:del>
      <m:oMath>
        <m:r>
          <m:t>f</m:t>
        </m:r>
      </m:oMath>
      <w:del w:id="527" w:author="PR Preview" w:date="2026-01-01T00:00:00Z">
        <w:r>
          <w:delText xml:space="preserve"> </w:delText>
        </w:r>
      </w:del>
      <w:del w:id="528" w:author="PR Preview" w:date="2026-01-01T00:00:00Z">
        <w:r>
          <w:delText xml:space="preserve">at</w:delText>
        </w:r>
      </w:del>
      <w:del w:id="529" w:author="PR Preview" w:date="2026-01-01T00:00:00Z">
        <w:r>
          <w:delText xml:space="preserve"> </w:delText>
        </w:r>
      </w:del>
      <m:oMath>
        <m:r>
          <m:t>c</m:t>
        </m:r>
      </m:oMath>
      <w:del w:id="530" w:author="PR Preview" w:date="2026-01-01T00:00:00Z">
        <w:r>
          <w:delText xml:space="preserve"> </w:delText>
        </w:r>
      </w:del>
      <w:del w:id="531" w:author="PR Preview" w:date="2026-01-01T00:00:00Z">
        <w:r>
          <w:delText xml:space="preserve">is the left-hand limit</w:delText>
        </w:r>
      </w:del>
      <w:del w:id="532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del w:id="533" w:author="PR Preview" w:date="2026-01-01T00:00:00Z">
        <w:r>
          <w:delText xml:space="preserve">,</w:delText>
        </w:r>
      </w:del>
      <w:del w:id="534" w:author="PR Preview" w:date="2026-01-01T00:00:00Z">
        <w:r>
          <w:delText xml:space="preserve"> </w:delText>
        </w:r>
      </w:del>
      <w:del w:id="535" w:author="PR Preview" w:date="2026-01-01T00:00:00Z">
        <w:r>
          <w:delText xml:space="preserve">when that limit exists and is finite.</w:delText>
        </w:r>
      </w:del>
    </w:p>
    <w:p>
      <w:pPr>
        <w:pStyle w:val="FirstParagraph"/>
      </w:pPr>
      <w:del w:id="536" w:author="PR Preview" w:date="2026-01-01T00:00:00Z">
        <w:r>
          <w:delText xml:space="preserve">These are the</w:delText>
        </w:r>
      </w:del>
      <w:del w:id="537" w:author="PR Preview" w:date="2026-01-01T00:00:00Z">
        <w:r>
          <w:delText xml:space="preserve"> </w:delText>
        </w:r>
      </w:del>
      <w:del w:id="538" w:author="PR Preview" w:date="2026-01-01T00:00:00Z">
        <w:r>
          <w:rPr>
            <w:b/>
            <w:bCs/>
          </w:rPr>
          <w:delText xml:space="preserve">one-sided derivatives</w:delText>
        </w:r>
      </w:del>
      <w:del w:id="539" w:author="PR Preview" w:date="2026-01-01T00:00:00Z">
        <w:r>
          <w:delText xml:space="preserve"> </w:delText>
        </w:r>
      </w:del>
      <w:del w:id="540" w:author="PR Preview" w:date="2026-01-01T00:00:00Z">
        <w:r>
          <w:delText xml:space="preserve">of</w:delText>
        </w:r>
      </w:del>
      <w:del w:id="541" w:author="PR Preview" w:date="2026-01-01T00:00:00Z">
        <w:r>
          <w:delText xml:space="preserve"> </w:delText>
        </w:r>
      </w:del>
      <m:oMath>
        <m:r>
          <m:t>f</m:t>
        </m:r>
      </m:oMath>
      <w:del w:id="542" w:author="PR Preview" w:date="2026-01-01T00:00:00Z">
        <w:r>
          <w:delText xml:space="preserve"> </w:delText>
        </w:r>
      </w:del>
      <w:del w:id="543" w:author="PR Preview" w:date="2026-01-01T00:00:00Z">
        <w:r>
          <w:delText xml:space="preserve">at</w:delText>
        </w:r>
      </w:del>
      <w:del w:id="544" w:author="PR Preview" w:date="2026-01-01T00:00:00Z">
        <w:r>
          <w:delText xml:space="preserve"> </w:delText>
        </w:r>
      </w:del>
      <m:oMath>
        <m:r>
          <m:t>c</m:t>
        </m:r>
      </m:oMath>
      <w:del w:id="545" w:author="PR Preview" w:date="2026-01-01T00:00:00Z">
        <w:r>
          <w:delText xml:space="preserve">.</w:delText>
        </w:r>
      </w:del>
    </w:p>
    <w:p>
      <w:pPr>
        <w:pStyle w:val="BodyText"/>
      </w:pPr>
      <w:ins w:id="546" w:author="PR Preview" w:date="2026-01-01T00:00:00Z">
        <w:r>
          <w:rPr>
            <w:b/>
            <w:bCs/>
          </w:rPr>
          <w:t xml:space="preserve">Definition 10 (Right-hand derivative)</w:t>
        </w:r>
      </w:ins>
      <w:ins w:id="547" w:author="PR Preview" w:date="2026-01-01T00:00:00Z">
        <w:r>
          <w:t xml:space="preserve"> </w:t>
        </w:r>
      </w:ins>
      <w:ins w:id="548" w:author="PR Preview" w:date="2026-01-01T00:00:00Z">
        <w:r>
          <w:t xml:space="preserve">Let</w:t>
        </w:r>
      </w:ins>
      <w:ins w:id="549" w:author="PR Preview" w:date="2026-01-01T00:00:00Z">
        <w:r>
          <w:t xml:space="preserve"> </w:t>
        </w:r>
      </w:ins>
      <m:oMath>
        <m:r>
          <m:t>f</m:t>
        </m:r>
      </m:oMath>
      <w:ins w:id="550" w:author="PR Preview" w:date="2026-01-01T00:00:00Z">
        <w:r>
          <w:t xml:space="preserve"> </w:t>
        </w:r>
      </w:ins>
      <w:ins w:id="551" w:author="PR Preview" w:date="2026-01-01T00:00:00Z">
        <w:r>
          <w:t xml:space="preserve">be a function defined at</w:t>
        </w:r>
      </w:ins>
      <w:ins w:id="552" w:author="PR Preview" w:date="2026-01-01T00:00:00Z">
        <w:r>
          <w:t xml:space="preserve"> </w:t>
        </w:r>
      </w:ins>
      <m:oMath>
        <m:r>
          <m:t>c</m:t>
        </m:r>
      </m:oMath>
      <w:ins w:id="553" w:author="PR Preview" w:date="2026-01-01T00:00:00Z">
        <w:r>
          <w:t xml:space="preserve">.</w:t>
        </w:r>
      </w:ins>
      <w:ins w:id="554" w:author="PR Preview" w:date="2026-01-01T00:00:00Z">
        <w:r>
          <w:t xml:space="preserve"> </w:t>
        </w:r>
      </w:ins>
      <w:ins w:id="555" w:author="PR Preview" w:date="2026-01-01T00:00:00Z">
        <w:r>
          <w:t xml:space="preserve">The</w:t>
        </w:r>
      </w:ins>
      <w:ins w:id="556" w:author="PR Preview" w:date="2026-01-01T00:00:00Z">
        <w:r>
          <w:t xml:space="preserve"> </w:t>
        </w:r>
      </w:ins>
      <w:ins w:id="557" w:author="PR Preview" w:date="2026-01-01T00:00:00Z">
        <w:r>
          <w:rPr>
            <w:b/>
            <w:bCs/>
          </w:rPr>
          <w:t xml:space="preserve">right-hand derivative</w:t>
        </w:r>
      </w:ins>
      <w:ins w:id="558" w:author="PR Preview" w:date="2026-01-01T00:00:00Z">
        <w:r>
          <w:t xml:space="preserve"> </w:t>
        </w:r>
      </w:ins>
      <w:ins w:id="559" w:author="PR Preview" w:date="2026-01-01T00:00:00Z">
        <w:r>
          <w:t xml:space="preserve">of</w:t>
        </w:r>
      </w:ins>
      <w:ins w:id="560" w:author="PR Preview" w:date="2026-01-01T00:00:00Z">
        <w:r>
          <w:t xml:space="preserve"> </w:t>
        </w:r>
      </w:ins>
      <m:oMath>
        <m:r>
          <m:t>f</m:t>
        </m:r>
      </m:oMath>
      <w:ins w:id="561" w:author="PR Preview" w:date="2026-01-01T00:00:00Z">
        <w:r>
          <w:t xml:space="preserve"> </w:t>
        </w:r>
      </w:ins>
      <w:ins w:id="562" w:author="PR Preview" w:date="2026-01-01T00:00:00Z">
        <w:r>
          <w:t xml:space="preserve">at</w:t>
        </w:r>
      </w:ins>
      <w:ins w:id="563" w:author="PR Preview" w:date="2026-01-01T00:00:00Z">
        <w:r>
          <w:t xml:space="preserve"> </w:t>
        </w:r>
      </w:ins>
      <m:oMath>
        <m:r>
          <m:t>c</m:t>
        </m:r>
      </m:oMath>
      <w:ins w:id="564" w:author="PR Preview" w:date="2026-01-01T00:00:00Z">
        <w:r>
          <w:t xml:space="preserve"> </w:t>
        </w:r>
      </w:ins>
      <w:ins w:id="565" w:author="PR Preview" w:date="2026-01-01T00:00:00Z">
        <w:r>
          <w:t xml:space="preserve">is the right-hand limit (</w:t>
        </w:r>
      </w:ins>
      <w:hyperlink w:anchor="def-right-hand-limit">
        <w:ins w:id="566" w:author="PR Preview" w:date="2026-01-01T00:00:00Z">
          <w:r>
            <w:rPr>
              <w:rStyle w:val="Hyperlink"/>
            </w:rPr>
            <w:t xml:space="preserve">Definition 2</w:t>
          </w:r>
        </w:ins>
      </w:hyperlink>
      <w:ins w:id="567" w:author="PR Preview" w:date="2026-01-01T00:00:00Z">
        <w:r>
          <w:t xml:space="preserve">)</w:t>
        </w:r>
      </w:ins>
      <w:ins w:id="568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ins w:id="569" w:author="PR Preview" w:date="2026-01-01T00:00:00Z">
        <w:r>
          <w:t xml:space="preserve"> </w:t>
        </w:r>
      </w:ins>
      <w:ins w:id="570" w:author="PR Preview" w:date="2026-01-01T00:00:00Z">
        <w:r>
          <w:t xml:space="preserve">of the difference quotient (</w:t>
        </w:r>
      </w:ins>
      <w:hyperlink w:anchor="def-difference-quotient">
        <w:ins w:id="571" w:author="PR Preview" w:date="2026-01-01T00:00:00Z">
          <w:r>
            <w:rPr>
              <w:rStyle w:val="Hyperlink"/>
            </w:rPr>
            <w:t xml:space="preserve">Definition 5</w:t>
          </w:r>
        </w:ins>
      </w:hyperlink>
      <w:ins w:id="572" w:author="PR Preview" w:date="2026-01-01T00:00:00Z">
        <w:r>
          <w:t xml:space="preserve">),</w:t>
        </w:r>
      </w:ins>
      <w:ins w:id="573" w:author="PR Preview" w:date="2026-01-01T00:00:00Z">
        <w:r>
          <w:t xml:space="preserve"> </w:t>
        </w:r>
      </w:ins>
      <w:ins w:id="574" w:author="PR Preview" w:date="2026-01-01T00:00:00Z">
        <w:r>
          <w:t xml:space="preserve">when that limit exists and is finite.</w:t>
        </w:r>
      </w:ins>
    </w:p>
    <w:bookmarkEnd w:id="38"/>
    <w:bookmarkStart w:id="39" w:name="def-left-hand-derivative"/>
    <w:p>
      <w:pPr>
        <w:pStyle w:val="BodyText"/>
      </w:pPr>
      <w:ins w:id="575" w:author="PR Preview" w:date="2026-01-01T00:00:00Z">
        <w:r>
          <w:rPr>
            <w:b/>
            <w:bCs/>
          </w:rPr>
          <w:t xml:space="preserve">Definition 11 (Left-hand derivative)</w:t>
        </w:r>
      </w:ins>
      <w:ins w:id="576" w:author="PR Preview" w:date="2026-01-01T00:00:00Z">
        <w:r>
          <w:t xml:space="preserve"> </w:t>
        </w:r>
      </w:ins>
      <w:ins w:id="577" w:author="PR Preview" w:date="2026-01-01T00:00:00Z">
        <w:r>
          <w:t xml:space="preserve">Let</w:t>
        </w:r>
      </w:ins>
      <w:ins w:id="578" w:author="PR Preview" w:date="2026-01-01T00:00:00Z">
        <w:r>
          <w:t xml:space="preserve"> </w:t>
        </w:r>
      </w:ins>
      <m:oMath>
        <m:r>
          <m:t>f</m:t>
        </m:r>
      </m:oMath>
      <w:ins w:id="579" w:author="PR Preview" w:date="2026-01-01T00:00:00Z">
        <w:r>
          <w:t xml:space="preserve"> </w:t>
        </w:r>
      </w:ins>
      <w:ins w:id="580" w:author="PR Preview" w:date="2026-01-01T00:00:00Z">
        <w:r>
          <w:t xml:space="preserve">be a function defined at</w:t>
        </w:r>
      </w:ins>
      <w:ins w:id="581" w:author="PR Preview" w:date="2026-01-01T00:00:00Z">
        <w:r>
          <w:t xml:space="preserve"> </w:t>
        </w:r>
      </w:ins>
      <m:oMath>
        <m:r>
          <m:t>c</m:t>
        </m:r>
      </m:oMath>
      <w:ins w:id="582" w:author="PR Preview" w:date="2026-01-01T00:00:00Z">
        <w:r>
          <w:t xml:space="preserve">.</w:t>
        </w:r>
      </w:ins>
      <w:ins w:id="583" w:author="PR Preview" w:date="2026-01-01T00:00:00Z">
        <w:r>
          <w:t xml:space="preserve"> </w:t>
        </w:r>
      </w:ins>
      <w:ins w:id="584" w:author="PR Preview" w:date="2026-01-01T00:00:00Z">
        <w:r>
          <w:t xml:space="preserve">The</w:t>
        </w:r>
      </w:ins>
      <w:ins w:id="585" w:author="PR Preview" w:date="2026-01-01T00:00:00Z">
        <w:r>
          <w:t xml:space="preserve"> </w:t>
        </w:r>
      </w:ins>
      <w:ins w:id="586" w:author="PR Preview" w:date="2026-01-01T00:00:00Z">
        <w:r>
          <w:rPr>
            <w:b/>
            <w:bCs/>
          </w:rPr>
          <w:t xml:space="preserve">left-hand derivative</w:t>
        </w:r>
      </w:ins>
      <w:ins w:id="587" w:author="PR Preview" w:date="2026-01-01T00:00:00Z">
        <w:r>
          <w:t xml:space="preserve"> </w:t>
        </w:r>
      </w:ins>
      <w:ins w:id="588" w:author="PR Preview" w:date="2026-01-01T00:00:00Z">
        <w:r>
          <w:t xml:space="preserve">of</w:t>
        </w:r>
      </w:ins>
      <w:ins w:id="589" w:author="PR Preview" w:date="2026-01-01T00:00:00Z">
        <w:r>
          <w:t xml:space="preserve"> </w:t>
        </w:r>
      </w:ins>
      <m:oMath>
        <m:r>
          <m:t>f</m:t>
        </m:r>
      </m:oMath>
      <w:ins w:id="590" w:author="PR Preview" w:date="2026-01-01T00:00:00Z">
        <w:r>
          <w:t xml:space="preserve"> </w:t>
        </w:r>
      </w:ins>
      <w:ins w:id="591" w:author="PR Preview" w:date="2026-01-01T00:00:00Z">
        <w:r>
          <w:t xml:space="preserve">at</w:t>
        </w:r>
      </w:ins>
      <w:ins w:id="592" w:author="PR Preview" w:date="2026-01-01T00:00:00Z">
        <w:r>
          <w:t xml:space="preserve"> </w:t>
        </w:r>
      </w:ins>
      <m:oMath>
        <m:r>
          <m:t>c</m:t>
        </m:r>
      </m:oMath>
      <w:ins w:id="593" w:author="PR Preview" w:date="2026-01-01T00:00:00Z">
        <w:r>
          <w:t xml:space="preserve"> </w:t>
        </w:r>
      </w:ins>
      <w:ins w:id="594" w:author="PR Preview" w:date="2026-01-01T00:00:00Z">
        <w:r>
          <w:t xml:space="preserve">is the left-hand limit (</w:t>
        </w:r>
      </w:ins>
      <w:hyperlink w:anchor="def-left-hand-limit">
        <w:ins w:id="595" w:author="PR Preview" w:date="2026-01-01T00:00:00Z">
          <w:r>
            <w:rPr>
              <w:rStyle w:val="Hyperlink"/>
            </w:rPr>
            <w:t xml:space="preserve">Definition 3</w:t>
          </w:r>
        </w:ins>
      </w:hyperlink>
      <w:ins w:id="596" w:author="PR Preview" w:date="2026-01-01T00:00:00Z">
        <w:r>
          <w:t xml:space="preserve">)</w:t>
        </w:r>
      </w:ins>
      <w:ins w:id="597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ins w:id="598" w:author="PR Preview" w:date="2026-01-01T00:00:00Z">
        <w:r>
          <w:t xml:space="preserve">,</w:t>
        </w:r>
      </w:ins>
      <w:ins w:id="599" w:author="PR Preview" w:date="2026-01-01T00:00:00Z">
        <w:r>
          <w:t xml:space="preserve"> </w:t>
        </w:r>
      </w:ins>
      <w:ins w:id="600" w:author="PR Preview" w:date="2026-01-01T00:00:00Z">
        <w:r>
          <w:t xml:space="preserve">when that limit exists and is finite.</w:t>
        </w:r>
      </w:ins>
    </w:p>
    <w:bookmarkEnd w:id="39"/>
    <w:bookmarkStart w:id="40" w:name="def-one-sided-derivative"/>
    <w:p>
      <w:pPr>
        <w:pStyle w:val="BodyText"/>
      </w:pPr>
      <w:ins w:id="601" w:author="PR Preview" w:date="2026-01-01T00:00:00Z">
        <w:r>
          <w:rPr>
            <w:b/>
            <w:bCs/>
          </w:rPr>
          <w:t xml:space="preserve">Definition 12 (One-sided derivatives)</w:t>
        </w:r>
      </w:ins>
      <w:ins w:id="602" w:author="PR Preview" w:date="2026-01-01T00:00:00Z">
        <w:r>
          <w:t xml:space="preserve"> </w:t>
        </w:r>
      </w:ins>
      <w:ins w:id="603" w:author="PR Preview" w:date="2026-01-01T00:00:00Z">
        <w:r>
          <w:t xml:space="preserve">Let</w:t>
        </w:r>
      </w:ins>
      <w:ins w:id="604" w:author="PR Preview" w:date="2026-01-01T00:00:00Z">
        <w:r>
          <w:t xml:space="preserve"> </w:t>
        </w:r>
      </w:ins>
      <m:oMath>
        <m:r>
          <m:t>f</m:t>
        </m:r>
      </m:oMath>
      <w:ins w:id="605" w:author="PR Preview" w:date="2026-01-01T00:00:00Z">
        <w:r>
          <w:t xml:space="preserve"> </w:t>
        </w:r>
      </w:ins>
      <w:ins w:id="606" w:author="PR Preview" w:date="2026-01-01T00:00:00Z">
        <w:r>
          <w:t xml:space="preserve">be a function defined at</w:t>
        </w:r>
      </w:ins>
      <w:ins w:id="607" w:author="PR Preview" w:date="2026-01-01T00:00:00Z">
        <w:r>
          <w:t xml:space="preserve"> </w:t>
        </w:r>
      </w:ins>
      <m:oMath>
        <m:r>
          <m:t>c</m:t>
        </m:r>
      </m:oMath>
      <w:ins w:id="608" w:author="PR Preview" w:date="2026-01-01T00:00:00Z">
        <w:r>
          <w:t xml:space="preserve">.</w:t>
        </w:r>
      </w:ins>
      <w:ins w:id="609" w:author="PR Preview" w:date="2026-01-01T00:00:00Z">
        <w:r>
          <w:t xml:space="preserve"> </w:t>
        </w:r>
      </w:ins>
      <w:ins w:id="610" w:author="PR Preview" w:date="2026-01-01T00:00:00Z">
        <w:r>
          <w:t xml:space="preserve">The right-hand derivative (</w:t>
        </w:r>
      </w:ins>
      <w:hyperlink w:anchor="def-right-hand-derivative">
        <w:ins w:id="611" w:author="PR Preview" w:date="2026-01-01T00:00:00Z">
          <w:r>
            <w:rPr>
              <w:rStyle w:val="Hyperlink"/>
            </w:rPr>
            <w:t xml:space="preserve">Definition 10</w:t>
          </w:r>
        </w:ins>
      </w:hyperlink>
      <w:ins w:id="612" w:author="PR Preview" w:date="2026-01-01T00:00:00Z">
        <w:r>
          <w:t xml:space="preserve">) and the left-hand derivative (</w:t>
        </w:r>
      </w:ins>
      <w:hyperlink w:anchor="def-left-hand-derivative">
        <w:ins w:id="613" w:author="PR Preview" w:date="2026-01-01T00:00:00Z">
          <w:r>
            <w:rPr>
              <w:rStyle w:val="Hyperlink"/>
            </w:rPr>
            <w:t xml:space="preserve">Definition 11</w:t>
          </w:r>
        </w:ins>
      </w:hyperlink>
      <w:ins w:id="614" w:author="PR Preview" w:date="2026-01-01T00:00:00Z">
        <w:r>
          <w:t xml:space="preserve">) of</w:t>
        </w:r>
      </w:ins>
      <w:ins w:id="615" w:author="PR Preview" w:date="2026-01-01T00:00:00Z">
        <w:r>
          <w:t xml:space="preserve"> </w:t>
        </w:r>
      </w:ins>
      <m:oMath>
        <m:r>
          <m:t>f</m:t>
        </m:r>
      </m:oMath>
      <w:ins w:id="616" w:author="PR Preview" w:date="2026-01-01T00:00:00Z">
        <w:r>
          <w:t xml:space="preserve"> </w:t>
        </w:r>
      </w:ins>
      <w:ins w:id="617" w:author="PR Preview" w:date="2026-01-01T00:00:00Z">
        <w:r>
          <w:t xml:space="preserve">at</w:t>
        </w:r>
      </w:ins>
      <w:ins w:id="618" w:author="PR Preview" w:date="2026-01-01T00:00:00Z">
        <w:r>
          <w:t xml:space="preserve"> </w:t>
        </w:r>
      </w:ins>
      <m:oMath>
        <m:r>
          <m:t>c</m:t>
        </m:r>
      </m:oMath>
      <w:ins w:id="619" w:author="PR Preview" w:date="2026-01-01T00:00:00Z">
        <w:r>
          <w:t xml:space="preserve"> </w:t>
        </w:r>
      </w:ins>
      <w:ins w:id="620" w:author="PR Preview" w:date="2026-01-01T00:00:00Z">
        <w:r>
          <w:t xml:space="preserve">are the</w:t>
        </w:r>
      </w:ins>
      <w:ins w:id="621" w:author="PR Preview" w:date="2026-01-01T00:00:00Z">
        <w:r>
          <w:t xml:space="preserve"> </w:t>
        </w:r>
      </w:ins>
      <w:ins w:id="622" w:author="PR Preview" w:date="2026-01-01T00:00:00Z">
        <w:r>
          <w:rPr>
            <w:b/>
            <w:bCs/>
          </w:rPr>
          <w:t xml:space="preserve">one-sided derivatives</w:t>
        </w:r>
      </w:ins>
      <w:ins w:id="623" w:author="PR Preview" w:date="2026-01-01T00:00:00Z">
        <w:r>
          <w:t xml:space="preserve"> </w:t>
        </w:r>
      </w:ins>
      <w:ins w:id="624" w:author="PR Preview" w:date="2026-01-01T00:00:00Z">
        <w:r>
          <w:t xml:space="preserve">of</w:t>
        </w:r>
      </w:ins>
      <w:ins w:id="625" w:author="PR Preview" w:date="2026-01-01T00:00:00Z">
        <w:r>
          <w:t xml:space="preserve"> </w:t>
        </w:r>
      </w:ins>
      <m:oMath>
        <m:r>
          <m:t>f</m:t>
        </m:r>
      </m:oMath>
      <w:ins w:id="626" w:author="PR Preview" w:date="2026-01-01T00:00:00Z">
        <w:r>
          <w:t xml:space="preserve"> </w:t>
        </w:r>
      </w:ins>
      <w:ins w:id="627" w:author="PR Preview" w:date="2026-01-01T00:00:00Z">
        <w:r>
          <w:t xml:space="preserve">at</w:t>
        </w:r>
      </w:ins>
      <w:ins w:id="628" w:author="PR Preview" w:date="2026-01-01T00:00:00Z">
        <w:r>
          <w:t xml:space="preserve"> </w:t>
        </w:r>
      </w:ins>
      <m:oMath>
        <m:r>
          <m:t>c</m:t>
        </m:r>
      </m:oMath>
      <w:ins w:id="629" w:author="PR Preview" w:date="2026-01-01T00:00:00Z">
        <w:r>
          <w:t xml:space="preserve">.</w:t>
        </w:r>
      </w:ins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del w:id="630" w:author="PR Preview" w:date="2026-01-01T00:00:00Z">
        <w:r>
          <w:rPr>
            <w:b/>
            <w:bCs/>
          </w:rPr>
          <w:delText xml:space="preserve">Definition 7 (Second derivative)</w:delText>
        </w:r>
      </w:del>
      <w:del w:id="631" w:author="PR Preview" w:date="2026-01-01T00:00:00Z">
        <w:r>
          <w:delText xml:space="preserve"> </w:delText>
        </w:r>
      </w:del>
      <w:del w:id="632" w:author="PR Preview" w:date="2026-01-01T00:00:00Z">
        <w:r>
          <w:delText xml:space="preserve">Let</w:delText>
        </w:r>
      </w:del>
      <w:del w:id="633" w:author="PR Preview" w:date="2026-01-01T00:00:00Z">
        <w:r>
          <w:delText xml:space="preserve"> </w:delText>
        </w:r>
      </w:del>
      <m:oMath>
        <m:r>
          <m:t>f</m:t>
        </m:r>
      </m:oMath>
      <w:del w:id="634" w:author="PR Preview" w:date="2026-01-01T00:00:00Z">
        <w:r>
          <w:delText xml:space="preserve"> </w:delText>
        </w:r>
      </w:del>
      <w:del w:id="635" w:author="PR Preview" w:date="2026-01-01T00:00:00Z">
        <w:r>
          <w:delText xml:space="preserve">be a real-valued function of one variable</w:delText>
        </w:r>
      </w:del>
      <w:del w:id="636" w:author="PR Preview" w:date="2026-01-01T00:00:00Z">
        <w:r>
          <w:delText xml:space="preserve"> </w:delText>
        </w:r>
      </w:del>
      <w:del w:id="637" w:author="PR Preview" w:date="2026-01-01T00:00:00Z">
        <w:r>
          <w:delText xml:space="preserve">whose derivative</w:delText>
        </w:r>
      </w:del>
      <w:del w:id="638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del w:id="639" w:author="PR Preview" w:date="2026-01-01T00:00:00Z">
        <w:r>
          <w:delText xml:space="preserve"> </w:delText>
        </w:r>
      </w:del>
      <w:del w:id="640" w:author="PR Preview" w:date="2026-01-01T00:00:00Z">
        <w:r>
          <w:delText xml:space="preserve">(</w:delText>
        </w:r>
      </w:del>
      <w:hyperlink w:anchor="def-derivative">
        <w:del w:id="641" w:author="PR Preview" w:date="2026-01-01T00:00:00Z">
          <w:r>
            <w:rPr>
              <w:rStyle w:val="Hyperlink"/>
            </w:rPr>
            <w:delText xml:space="preserve">Definition 5</w:delText>
          </w:r>
        </w:del>
      </w:hyperlink>
      <w:del w:id="642" w:author="PR Preview" w:date="2026-01-01T00:00:00Z">
        <w:r>
          <w:delText xml:space="preserve">) exists</w:delText>
        </w:r>
      </w:del>
      <w:del w:id="643" w:author="PR Preview" w:date="2026-01-01T00:00:00Z">
        <w:r>
          <w:delText xml:space="preserve"> </w:delText>
        </w:r>
      </w:del>
      <w:del w:id="644" w:author="PR Preview" w:date="2026-01-01T00:00:00Z">
        <w:r>
          <w:delText xml:space="preserve">at every point of an</w:delText>
        </w:r>
      </w:del>
      <w:del w:id="645" w:author="PR Preview" w:date="2026-01-01T00:00:00Z">
        <w:r>
          <w:delText xml:space="preserve"> </w:delText>
        </w:r>
      </w:del>
      <w:hyperlink r:id="rId13">
        <w:del w:id="646" w:author="PR Preview" w:date="2026-01-01T00:00:00Z">
          <w:r>
            <w:rPr>
              <w:rStyle w:val="Hyperlink"/>
            </w:rPr>
            <w:delText xml:space="preserve">open interval</w:delText>
          </w:r>
        </w:del>
      </w:hyperlink>
      <w:del w:id="647" w:author="PR Preview" w:date="2026-01-01T00:00:00Z">
        <w:r>
          <w:delText xml:space="preserve"> </w:delText>
        </w:r>
      </w:del>
      <w:del w:id="648" w:author="PR Preview" w:date="2026-01-01T00:00:00Z">
        <w:r>
          <w:delText xml:space="preserve">containing</w:delText>
        </w:r>
      </w:del>
      <w:del w:id="649" w:author="PR Preview" w:date="2026-01-01T00:00:00Z">
        <w:r>
          <w:delText xml:space="preserve"> </w:delText>
        </w:r>
      </w:del>
      <m:oMath>
        <m:r>
          <m:t>c</m:t>
        </m:r>
      </m:oMath>
      <w:del w:id="650" w:author="PR Preview" w:date="2026-01-01T00:00:00Z">
        <w:r>
          <w:delText xml:space="preserve">.</w:delText>
        </w:r>
      </w:del>
      <w:del w:id="651" w:author="PR Preview" w:date="2026-01-01T00:00:00Z">
        <w:r>
          <w:delText xml:space="preserve"> </w:delText>
        </w:r>
      </w:del>
      <w:del w:id="652" w:author="PR Preview" w:date="2026-01-01T00:00:00Z">
        <w:r>
          <w:delText xml:space="preserve">If</w:delText>
        </w:r>
      </w:del>
      <w:del w:id="653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del w:id="654" w:author="PR Preview" w:date="2026-01-01T00:00:00Z">
        <w:r>
          <w:delText xml:space="preserve"> </w:delText>
        </w:r>
      </w:del>
      <w:del w:id="655" w:author="PR Preview" w:date="2026-01-01T00:00:00Z">
        <w:r>
          <w:delText xml:space="preserve">is differentiable (</w:delText>
        </w:r>
      </w:del>
      <w:hyperlink w:anchor="def-differentiable">
        <w:del w:id="656" w:author="PR Preview" w:date="2026-01-01T00:00:00Z">
          <w:r>
            <w:rPr>
              <w:rStyle w:val="Hyperlink"/>
            </w:rPr>
            <w:delText xml:space="preserve">Definition 4</w:delText>
          </w:r>
        </w:del>
      </w:hyperlink>
      <w:del w:id="657" w:author="PR Preview" w:date="2026-01-01T00:00:00Z">
        <w:r>
          <w:delText xml:space="preserve">) at</w:delText>
        </w:r>
      </w:del>
      <w:del w:id="658" w:author="PR Preview" w:date="2026-01-01T00:00:00Z">
        <w:r>
          <w:delText xml:space="preserve"> </w:delText>
        </w:r>
      </w:del>
      <m:oMath>
        <m:r>
          <m:t>c</m:t>
        </m:r>
      </m:oMath>
      <w:del w:id="659" w:author="PR Preview" w:date="2026-01-01T00:00:00Z">
        <w:r>
          <w:delText xml:space="preserve">,</w:delText>
        </w:r>
      </w:del>
      <w:del w:id="660" w:author="PR Preview" w:date="2026-01-01T00:00:00Z">
        <w:r>
          <w:delText xml:space="preserve"> </w:delText>
        </w:r>
      </w:del>
      <w:del w:id="661" w:author="PR Preview" w:date="2026-01-01T00:00:00Z">
        <w:r>
          <w:delText xml:space="preserve">its derivative there, written</w:delText>
        </w:r>
      </w:del>
      <w:del w:id="662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del w:id="663" w:author="PR Preview" w:date="2026-01-01T00:00:00Z">
        <w:r>
          <w:delText xml:space="preserve"> </w:delText>
        </w:r>
      </w:del>
      <w:del w:id="664" w:author="PR Preview" w:date="2026-01-01T00:00:00Z">
        <w:r>
          <w:delText xml:space="preserve">or</w:delText>
        </w:r>
      </w:del>
      <w:del w:id="665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del w:id="666" w:author="PR Preview" w:date="2026-01-01T00:00:00Z">
        <w:r>
          <w:delText xml:space="preserve">,</w:delText>
        </w:r>
      </w:del>
      <w:del w:id="667" w:author="PR Preview" w:date="2026-01-01T00:00:00Z">
        <w:r>
          <w:delText xml:space="preserve"> </w:delText>
        </w:r>
      </w:del>
      <w:del w:id="668" w:author="PR Preview" w:date="2026-01-01T00:00:00Z">
        <w:r>
          <w:delText xml:space="preserve">is the</w:delText>
        </w:r>
      </w:del>
      <w:del w:id="669" w:author="PR Preview" w:date="2026-01-01T00:00:00Z">
        <w:r>
          <w:delText xml:space="preserve"> </w:delText>
        </w:r>
      </w:del>
      <w:del w:id="670" w:author="PR Preview" w:date="2026-01-01T00:00:00Z">
        <w:r>
          <w:rPr>
            <w:b/>
            <w:bCs/>
          </w:rPr>
          <w:delText xml:space="preserve">second derivative</w:delText>
        </w:r>
      </w:del>
      <w:del w:id="671" w:author="PR Preview" w:date="2026-01-01T00:00:00Z">
        <w:r>
          <w:delText xml:space="preserve"> </w:delText>
        </w:r>
      </w:del>
      <w:del w:id="672" w:author="PR Preview" w:date="2026-01-01T00:00:00Z">
        <w:r>
          <w:delText xml:space="preserve">of</w:delText>
        </w:r>
      </w:del>
      <w:del w:id="673" w:author="PR Preview" w:date="2026-01-01T00:00:00Z">
        <w:r>
          <w:delText xml:space="preserve"> </w:delText>
        </w:r>
      </w:del>
      <m:oMath>
        <m:r>
          <m:t>f</m:t>
        </m:r>
      </m:oMath>
      <w:del w:id="674" w:author="PR Preview" w:date="2026-01-01T00:00:00Z">
        <w:r>
          <w:delText xml:space="preserve"> </w:delText>
        </w:r>
      </w:del>
      <w:del w:id="675" w:author="PR Preview" w:date="2026-01-01T00:00:00Z">
        <w:r>
          <w:delText xml:space="preserve">at</w:delText>
        </w:r>
      </w:del>
      <w:del w:id="676" w:author="PR Preview" w:date="2026-01-01T00:00:00Z">
        <w:r>
          <w:delText xml:space="preserve"> </w:delText>
        </w:r>
      </w:del>
      <m:oMath>
        <m:r>
          <m:t>c</m:t>
        </m:r>
      </m:oMath>
      <w:del w:id="677" w:author="PR Preview" w:date="2026-01-01T00:00:00Z">
        <w:r>
          <w:delText xml:space="preserve">.</w:delText>
        </w:r>
      </w:del>
    </w:p>
    <w:p>
      <w:pPr>
        <w:pStyle w:val="BodyText"/>
      </w:pPr>
      <w:ins w:id="678" w:author="PR Preview" w:date="2026-01-01T00:00:00Z">
        <w:r>
          <w:rPr>
            <w:b/>
            <w:bCs/>
          </w:rPr>
          <w:t xml:space="preserve">Definition 13 (Second derivative)</w:t>
        </w:r>
      </w:ins>
      <w:ins w:id="679" w:author="PR Preview" w:date="2026-01-01T00:00:00Z">
        <w:r>
          <w:t xml:space="preserve"> </w:t>
        </w:r>
      </w:ins>
      <w:ins w:id="680" w:author="PR Preview" w:date="2026-01-01T00:00:00Z">
        <w:r>
          <w:t xml:space="preserve">Let</w:t>
        </w:r>
      </w:ins>
      <w:ins w:id="681" w:author="PR Preview" w:date="2026-01-01T00:00:00Z">
        <w:r>
          <w:t xml:space="preserve"> </w:t>
        </w:r>
      </w:ins>
      <m:oMath>
        <m:r>
          <m:t>f</m:t>
        </m:r>
      </m:oMath>
      <w:ins w:id="682" w:author="PR Preview" w:date="2026-01-01T00:00:00Z">
        <w:r>
          <w:t xml:space="preserve"> </w:t>
        </w:r>
      </w:ins>
      <w:ins w:id="683" w:author="PR Preview" w:date="2026-01-01T00:00:00Z">
        <w:r>
          <w:t xml:space="preserve">be a real-valued function of one variable</w:t>
        </w:r>
      </w:ins>
      <w:ins w:id="684" w:author="PR Preview" w:date="2026-01-01T00:00:00Z">
        <w:r>
          <w:t xml:space="preserve"> </w:t>
        </w:r>
      </w:ins>
      <w:ins w:id="685" w:author="PR Preview" w:date="2026-01-01T00:00:00Z">
        <w:r>
          <w:t xml:space="preserve">whose derivative</w:t>
        </w:r>
      </w:ins>
      <w:ins w:id="686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ins w:id="687" w:author="PR Preview" w:date="2026-01-01T00:00:00Z">
        <w:r>
          <w:t xml:space="preserve"> </w:t>
        </w:r>
      </w:ins>
      <w:ins w:id="688" w:author="PR Preview" w:date="2026-01-01T00:00:00Z">
        <w:r>
          <w:t xml:space="preserve">(</w:t>
        </w:r>
      </w:ins>
      <w:hyperlink w:anchor="def-derivative">
        <w:ins w:id="689" w:author="PR Preview" w:date="2026-01-01T00:00:00Z">
          <w:r>
            <w:rPr>
              <w:rStyle w:val="Hyperlink"/>
            </w:rPr>
            <w:t xml:space="preserve">Definition 7</w:t>
          </w:r>
        </w:ins>
      </w:hyperlink>
      <w:ins w:id="690" w:author="PR Preview" w:date="2026-01-01T00:00:00Z">
        <w:r>
          <w:t xml:space="preserve">) exists</w:t>
        </w:r>
      </w:ins>
      <w:ins w:id="691" w:author="PR Preview" w:date="2026-01-01T00:00:00Z">
        <w:r>
          <w:t xml:space="preserve"> </w:t>
        </w:r>
      </w:ins>
      <w:ins w:id="692" w:author="PR Preview" w:date="2026-01-01T00:00:00Z">
        <w:r>
          <w:t xml:space="preserve">at every point of an</w:t>
        </w:r>
      </w:ins>
      <w:ins w:id="693" w:author="PR Preview" w:date="2026-01-01T00:00:00Z">
        <w:r>
          <w:t xml:space="preserve"> </w:t>
        </w:r>
      </w:ins>
      <w:hyperlink r:id="rId10">
        <w:ins w:id="694" w:author="PR Preview" w:date="2026-01-01T00:00:00Z">
          <w:r>
            <w:rPr>
              <w:rStyle w:val="Hyperlink"/>
            </w:rPr>
            <w:t xml:space="preserve">open interval</w:t>
          </w:r>
        </w:ins>
      </w:hyperlink>
      <w:ins w:id="695" w:author="PR Preview" w:date="2026-01-01T00:00:00Z">
        <w:r>
          <w:t xml:space="preserve"> </w:t>
        </w:r>
      </w:ins>
      <w:ins w:id="696" w:author="PR Preview" w:date="2026-01-01T00:00:00Z">
        <w:r>
          <w:t xml:space="preserve">containing</w:t>
        </w:r>
      </w:ins>
      <w:ins w:id="697" w:author="PR Preview" w:date="2026-01-01T00:00:00Z">
        <w:r>
          <w:t xml:space="preserve"> </w:t>
        </w:r>
      </w:ins>
      <m:oMath>
        <m:r>
          <m:t>c</m:t>
        </m:r>
      </m:oMath>
      <w:ins w:id="698" w:author="PR Preview" w:date="2026-01-01T00:00:00Z">
        <w:r>
          <w:t xml:space="preserve">.</w:t>
        </w:r>
      </w:ins>
      <w:ins w:id="699" w:author="PR Preview" w:date="2026-01-01T00:00:00Z">
        <w:r>
          <w:t xml:space="preserve"> </w:t>
        </w:r>
      </w:ins>
      <w:ins w:id="700" w:author="PR Preview" w:date="2026-01-01T00:00:00Z">
        <w:r>
          <w:t xml:space="preserve">If</w:t>
        </w:r>
      </w:ins>
      <w:ins w:id="701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ins w:id="702" w:author="PR Preview" w:date="2026-01-01T00:00:00Z">
        <w:r>
          <w:t xml:space="preserve"> </w:t>
        </w:r>
      </w:ins>
      <w:ins w:id="703" w:author="PR Preview" w:date="2026-01-01T00:00:00Z">
        <w:r>
          <w:t xml:space="preserve">is differentiable (</w:t>
        </w:r>
      </w:ins>
      <w:hyperlink w:anchor="def-differentiable">
        <w:ins w:id="704" w:author="PR Preview" w:date="2026-01-01T00:00:00Z">
          <w:r>
            <w:rPr>
              <w:rStyle w:val="Hyperlink"/>
            </w:rPr>
            <w:t xml:space="preserve">Definition 6</w:t>
          </w:r>
        </w:ins>
      </w:hyperlink>
      <w:ins w:id="705" w:author="PR Preview" w:date="2026-01-01T00:00:00Z">
        <w:r>
          <w:t xml:space="preserve">) at</w:t>
        </w:r>
      </w:ins>
      <w:ins w:id="706" w:author="PR Preview" w:date="2026-01-01T00:00:00Z">
        <w:r>
          <w:t xml:space="preserve"> </w:t>
        </w:r>
      </w:ins>
      <m:oMath>
        <m:r>
          <m:t>c</m:t>
        </m:r>
      </m:oMath>
      <w:ins w:id="707" w:author="PR Preview" w:date="2026-01-01T00:00:00Z">
        <w:r>
          <w:t xml:space="preserve">,</w:t>
        </w:r>
      </w:ins>
      <w:ins w:id="708" w:author="PR Preview" w:date="2026-01-01T00:00:00Z">
        <w:r>
          <w:t xml:space="preserve"> </w:t>
        </w:r>
      </w:ins>
      <w:ins w:id="709" w:author="PR Preview" w:date="2026-01-01T00:00:00Z">
        <w:r>
          <w:t xml:space="preserve">its derivative there, written</w:t>
        </w:r>
      </w:ins>
      <w:ins w:id="710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ins w:id="711" w:author="PR Preview" w:date="2026-01-01T00:00:00Z">
        <w:r>
          <w:t xml:space="preserve"> </w:t>
        </w:r>
      </w:ins>
      <w:ins w:id="712" w:author="PR Preview" w:date="2026-01-01T00:00:00Z">
        <w:r>
          <w:t xml:space="preserve">or</w:t>
        </w:r>
      </w:ins>
      <w:ins w:id="713" w:author="PR Preview" w:date="2026-01-01T00:00:00Z">
        <w:r>
          <w:t xml:space="preserve"> </w:t>
        </w:r>
      </w:ins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ins w:id="714" w:author="PR Preview" w:date="2026-01-01T00:00:00Z">
        <w:r>
          <w:t xml:space="preserve">,</w:t>
        </w:r>
      </w:ins>
      <w:ins w:id="715" w:author="PR Preview" w:date="2026-01-01T00:00:00Z">
        <w:r>
          <w:t xml:space="preserve"> </w:t>
        </w:r>
      </w:ins>
      <w:ins w:id="716" w:author="PR Preview" w:date="2026-01-01T00:00:00Z">
        <w:r>
          <w:t xml:space="preserve">is the</w:t>
        </w:r>
      </w:ins>
      <w:ins w:id="717" w:author="PR Preview" w:date="2026-01-01T00:00:00Z">
        <w:r>
          <w:t xml:space="preserve"> </w:t>
        </w:r>
      </w:ins>
      <w:ins w:id="718" w:author="PR Preview" w:date="2026-01-01T00:00:00Z">
        <w:r>
          <w:rPr>
            <w:b/>
            <w:bCs/>
          </w:rPr>
          <w:t xml:space="preserve">second derivative</w:t>
        </w:r>
      </w:ins>
      <w:ins w:id="719" w:author="PR Preview" w:date="2026-01-01T00:00:00Z">
        <w:r>
          <w:t xml:space="preserve"> </w:t>
        </w:r>
      </w:ins>
      <w:ins w:id="720" w:author="PR Preview" w:date="2026-01-01T00:00:00Z">
        <w:r>
          <w:t xml:space="preserve">of</w:t>
        </w:r>
      </w:ins>
      <w:ins w:id="721" w:author="PR Preview" w:date="2026-01-01T00:00:00Z">
        <w:r>
          <w:t xml:space="preserve"> </w:t>
        </w:r>
      </w:ins>
      <m:oMath>
        <m:r>
          <m:t>f</m:t>
        </m:r>
      </m:oMath>
      <w:ins w:id="722" w:author="PR Preview" w:date="2026-01-01T00:00:00Z">
        <w:r>
          <w:t xml:space="preserve"> </w:t>
        </w:r>
      </w:ins>
      <w:ins w:id="723" w:author="PR Preview" w:date="2026-01-01T00:00:00Z">
        <w:r>
          <w:t xml:space="preserve">at</w:t>
        </w:r>
      </w:ins>
      <w:ins w:id="724" w:author="PR Preview" w:date="2026-01-01T00:00:00Z">
        <w:r>
          <w:t xml:space="preserve"> </w:t>
        </w:r>
      </w:ins>
      <m:oMath>
        <m:r>
          <m:t>c</m:t>
        </m:r>
      </m:oMath>
      <w:ins w:id="725" w:author="PR Preview" w:date="2026-01-01T00:00:00Z">
        <w:r>
          <w:t xml:space="preserve">.</w:t>
        </w:r>
      </w:ins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del w:id="726" w:author="PR Preview" w:date="2026-01-01T00:00:00Z">
        <w:r>
          <w:delText xml:space="preserve">or in Lagrange’s notation (</w:delText>
        </w:r>
      </w:del>
      <w:hyperlink w:anchor="def-derivative">
        <w:del w:id="727" w:author="PR Preview" w:date="2026-01-01T00:00:00Z">
          <w:r>
            <w:rPr>
              <w:rStyle w:val="Hyperlink"/>
            </w:rPr>
            <w:delText xml:space="preserve">Definition 5</w:delText>
          </w:r>
        </w:del>
      </w:hyperlink>
      <w:del w:id="728" w:author="PR Preview" w:date="2026-01-01T00:00:00Z">
        <w:r>
          <w:delText xml:space="preserve">),</w:delText>
        </w:r>
      </w:del>
      <w:del w:id="729" w:author="PR Preview" w:date="2026-01-01T00:00:00Z">
        <w:r>
          <w:delText xml:space="preserve"> </w:delText>
        </w:r>
      </w:del>
      <w:del w:id="730" w:author="PR Preview" w:date="2026-01-01T00:00:00Z">
        <w:r>
          <w:delText xml:space="preserve">if</w:delText>
        </w:r>
      </w:del>
      <w:del w:id="731" w:author="PR Preview" w:date="2026-01-01T00:00:00Z">
        <w:r>
          <w:delText xml:space="preserve"> </w:delText>
        </w:r>
      </w:del>
      <m:oMath>
        <m:r>
          <m:t>g</m:t>
        </m:r>
      </m:oMath>
      <w:del w:id="732" w:author="PR Preview" w:date="2026-01-01T00:00:00Z">
        <w:r>
          <w:delText xml:space="preserve"> </w:delText>
        </w:r>
      </w:del>
      <w:del w:id="733" w:author="PR Preview" w:date="2026-01-01T00:00:00Z">
        <w:r>
          <w:delText xml:space="preserve">is differentiable at</w:delText>
        </w:r>
      </w:del>
      <w:del w:id="734" w:author="PR Preview" w:date="2026-01-01T00:00:00Z">
        <w:r>
          <w:delText xml:space="preserve"> </w:delText>
        </w:r>
      </w:del>
      <m:oMath>
        <m:r>
          <m:t>x</m:t>
        </m:r>
      </m:oMath>
      <w:del w:id="735" w:author="PR Preview" w:date="2026-01-01T00:00:00Z">
        <w:r>
          <w:delText xml:space="preserve"> </w:delText>
        </w:r>
      </w:del>
      <w:del w:id="736" w:author="PR Preview" w:date="2026-01-01T00:00:00Z">
        <w:r>
          <w:delText xml:space="preserve">and</w:delText>
        </w:r>
      </w:del>
      <w:del w:id="737" w:author="PR Preview" w:date="2026-01-01T00:00:00Z">
        <w:r>
          <w:delText xml:space="preserve"> </w:delText>
        </w:r>
      </w:del>
      <m:oMath>
        <m:r>
          <m:t>f</m:t>
        </m:r>
      </m:oMath>
      <w:del w:id="738" w:author="PR Preview" w:date="2026-01-01T00:00:00Z">
        <w:r>
          <w:delText xml:space="preserve"> </w:delText>
        </w:r>
      </w:del>
      <w:del w:id="739" w:author="PR Preview" w:date="2026-01-01T00:00:00Z">
        <w:r>
          <w:delText xml:space="preserve">is differentiable at</w:delText>
        </w:r>
      </w:del>
      <w:del w:id="740" w:author="PR Preview" w:date="2026-01-01T00:00:00Z">
        <w:r>
          <w:delText xml:space="preserve"> </w:delText>
        </w:r>
      </w:del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741" w:author="PR Preview" w:date="2026-01-01T00:00:00Z">
        <w:r>
          <w:delText xml:space="preserve">,</w:delText>
        </w:r>
      </w:del>
      <w:del w:id="742" w:author="PR Preview" w:date="2026-01-01T00:00:00Z">
        <w:r>
          <w:delText xml:space="preserve"> </w:delText>
        </w:r>
      </w:del>
      <w:del w:id="743" w:author="PR Preview" w:date="2026-01-01T00:00:00Z">
        <w:r>
          <w:delText xml:space="preserve">then for the</w:delText>
        </w:r>
      </w:del>
      <w:del w:id="744" w:author="PR Preview" w:date="2026-01-01T00:00:00Z">
        <w:r>
          <w:delText xml:space="preserve"> </w:delText>
        </w:r>
      </w:del>
      <w:hyperlink r:id="rId87">
        <w:del w:id="745" w:author="PR Preview" w:date="2026-01-01T00:00:00Z">
          <w:r>
            <w:rPr>
              <w:rStyle w:val="Hyperlink"/>
            </w:rPr>
            <w:delText xml:space="preserve">composition</w:delText>
          </w:r>
        </w:del>
      </w:hyperlink>
      <w:del w:id="746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∘</m:t>
        </m:r>
        <m:r>
          <m:t>g</m:t>
        </m:r>
      </m:oMath>
      <w:del w:id="747" w:author="PR Preview" w:date="2026-01-01T00:00:00Z">
        <w:r>
          <w:delText xml:space="preserve">,</w:delText>
        </w:r>
      </w:del>
      <w:del w:id="748" w:author="PR Preview" w:date="2026-01-01T00:00:00Z">
        <w:r>
          <w:delText xml:space="preserve"> </w:delText>
        </w:r>
      </w:del>
      <w:del w:id="749" w:author="PR Preview" w:date="2026-01-01T00:00:00Z">
        <w:r>
          <w:delText xml:space="preserve">with inner function</w:delText>
        </w:r>
      </w:del>
      <w:del w:id="750" w:author="PR Preview" w:date="2026-01-01T00:00:00Z">
        <w:r>
          <w:delText xml:space="preserve"> </w:delText>
        </w:r>
      </w:del>
      <m:oMath>
        <m:r>
          <m:t>g</m:t>
        </m:r>
      </m:oMath>
      <w:del w:id="751" w:author="PR Preview" w:date="2026-01-01T00:00:00Z">
        <w:r>
          <w:delText xml:space="preserve"> </w:delText>
        </w:r>
      </w:del>
      <w:del w:id="752" w:author="PR Preview" w:date="2026-01-01T00:00:00Z">
        <w:r>
          <w:delText xml:space="preserve">and outer function</w:delText>
        </w:r>
      </w:del>
      <w:del w:id="753" w:author="PR Preview" w:date="2026-01-01T00:00:00Z">
        <w:r>
          <w:delText xml:space="preserve"> </w:delText>
        </w:r>
      </w:del>
      <m:oMath>
        <m:r>
          <m:t>f</m:t>
        </m:r>
      </m:oMath>
      <w:del w:id="754" w:author="PR Preview" w:date="2026-01-01T00:00:00Z">
        <w:r>
          <w:delText xml:space="preserve">:</w:delText>
        </w:r>
      </w:del>
    </w:p>
    <w:p>
      <w:pPr>
        <w:pStyle w:val="FirstParagraph"/>
      </w:pPr>
      <w:ins w:id="755" w:author="PR Preview" w:date="2026-01-01T00:00:00Z">
        <w:r>
          <w:t xml:space="preserve">or in Lagrange’s notation (</w:t>
        </w:r>
      </w:ins>
      <w:hyperlink w:anchor="def-derivative">
        <w:ins w:id="756" w:author="PR Preview" w:date="2026-01-01T00:00:00Z">
          <w:r>
            <w:rPr>
              <w:rStyle w:val="Hyperlink"/>
            </w:rPr>
            <w:t xml:space="preserve">Definition 7</w:t>
          </w:r>
        </w:ins>
      </w:hyperlink>
      <w:ins w:id="757" w:author="PR Preview" w:date="2026-01-01T00:00:00Z">
        <w:r>
          <w:t xml:space="preserve">),</w:t>
        </w:r>
      </w:ins>
      <w:ins w:id="758" w:author="PR Preview" w:date="2026-01-01T00:00:00Z">
        <w:r>
          <w:t xml:space="preserve"> </w:t>
        </w:r>
      </w:ins>
      <w:ins w:id="759" w:author="PR Preview" w:date="2026-01-01T00:00:00Z">
        <w:r>
          <w:t xml:space="preserve">if</w:t>
        </w:r>
      </w:ins>
      <w:ins w:id="760" w:author="PR Preview" w:date="2026-01-01T00:00:00Z">
        <w:r>
          <w:t xml:space="preserve"> </w:t>
        </w:r>
      </w:ins>
      <m:oMath>
        <m:r>
          <m:t>g</m:t>
        </m:r>
      </m:oMath>
      <w:ins w:id="761" w:author="PR Preview" w:date="2026-01-01T00:00:00Z">
        <w:r>
          <w:t xml:space="preserve"> </w:t>
        </w:r>
      </w:ins>
      <w:ins w:id="762" w:author="PR Preview" w:date="2026-01-01T00:00:00Z">
        <w:r>
          <w:t xml:space="preserve">is differentiable at</w:t>
        </w:r>
      </w:ins>
      <w:ins w:id="763" w:author="PR Preview" w:date="2026-01-01T00:00:00Z">
        <w:r>
          <w:t xml:space="preserve"> </w:t>
        </w:r>
      </w:ins>
      <m:oMath>
        <m:r>
          <m:t>x</m:t>
        </m:r>
      </m:oMath>
      <w:ins w:id="764" w:author="PR Preview" w:date="2026-01-01T00:00:00Z">
        <w:r>
          <w:t xml:space="preserve"> </w:t>
        </w:r>
      </w:ins>
      <w:ins w:id="765" w:author="PR Preview" w:date="2026-01-01T00:00:00Z">
        <w:r>
          <w:t xml:space="preserve">and</w:t>
        </w:r>
      </w:ins>
      <w:ins w:id="766" w:author="PR Preview" w:date="2026-01-01T00:00:00Z">
        <w:r>
          <w:t xml:space="preserve"> </w:t>
        </w:r>
      </w:ins>
      <m:oMath>
        <m:r>
          <m:t>f</m:t>
        </m:r>
      </m:oMath>
      <w:ins w:id="767" w:author="PR Preview" w:date="2026-01-01T00:00:00Z">
        <w:r>
          <w:t xml:space="preserve"> </w:t>
        </w:r>
      </w:ins>
      <w:ins w:id="768" w:author="PR Preview" w:date="2026-01-01T00:00:00Z">
        <w:r>
          <w:t xml:space="preserve">is differentiable at</w:t>
        </w:r>
      </w:ins>
      <w:ins w:id="769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770" w:author="PR Preview" w:date="2026-01-01T00:00:00Z">
        <w:r>
          <w:t xml:space="preserve">,</w:t>
        </w:r>
      </w:ins>
      <w:ins w:id="771" w:author="PR Preview" w:date="2026-01-01T00:00:00Z">
        <w:r>
          <w:t xml:space="preserve"> </w:t>
        </w:r>
      </w:ins>
      <w:ins w:id="772" w:author="PR Preview" w:date="2026-01-01T00:00:00Z">
        <w:r>
          <w:t xml:space="preserve">then for the</w:t>
        </w:r>
      </w:ins>
      <w:ins w:id="773" w:author="PR Preview" w:date="2026-01-01T00:00:00Z">
        <w:r>
          <w:t xml:space="preserve"> </w:t>
        </w:r>
      </w:ins>
      <w:hyperlink r:id="rId87">
        <w:ins w:id="774" w:author="PR Preview" w:date="2026-01-01T00:00:00Z">
          <w:r>
            <w:rPr>
              <w:rStyle w:val="Hyperlink"/>
            </w:rPr>
            <w:t xml:space="preserve">composition</w:t>
          </w:r>
        </w:ins>
      </w:hyperlink>
      <w:ins w:id="775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∘</m:t>
        </m:r>
        <m:r>
          <m:t>g</m:t>
        </m:r>
      </m:oMath>
      <w:ins w:id="776" w:author="PR Preview" w:date="2026-01-01T00:00:00Z">
        <w:r>
          <w:t xml:space="preserve">,</w:t>
        </w:r>
      </w:ins>
      <w:ins w:id="777" w:author="PR Preview" w:date="2026-01-01T00:00:00Z">
        <w:r>
          <w:t xml:space="preserve"> </w:t>
        </w:r>
      </w:ins>
      <w:ins w:id="778" w:author="PR Preview" w:date="2026-01-01T00:00:00Z">
        <w:r>
          <w:t xml:space="preserve">with inner function</w:t>
        </w:r>
      </w:ins>
      <w:ins w:id="779" w:author="PR Preview" w:date="2026-01-01T00:00:00Z">
        <w:r>
          <w:t xml:space="preserve"> </w:t>
        </w:r>
      </w:ins>
      <m:oMath>
        <m:r>
          <m:t>g</m:t>
        </m:r>
      </m:oMath>
      <w:ins w:id="780" w:author="PR Preview" w:date="2026-01-01T00:00:00Z">
        <w:r>
          <w:t xml:space="preserve"> </w:t>
        </w:r>
      </w:ins>
      <w:ins w:id="781" w:author="PR Preview" w:date="2026-01-01T00:00:00Z">
        <w:r>
          <w:t xml:space="preserve">and outer function</w:t>
        </w:r>
      </w:ins>
      <w:ins w:id="782" w:author="PR Preview" w:date="2026-01-01T00:00:00Z">
        <w:r>
          <w:t xml:space="preserve"> </w:t>
        </w:r>
      </w:ins>
      <m:oMath>
        <m:r>
          <m:t>f</m:t>
        </m:r>
      </m:oMath>
      <w:ins w:id="783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ins w:id="784" w:author="PR Preview" w:date="2026-01-01T00:00:00Z">
        <w:r>
          <w:rPr>
            <w:b/>
            <w:bCs/>
          </w:rPr>
          <w:t xml:space="preserve">Theorem 11 (Derivative of the standard Gaussian kernel)</w:t>
        </w:r>
      </w:ins>
      <w:ins w:id="785" w:author="PR Preview" w:date="2026-01-01T00:00:00Z">
        <w:r>
          <w:t xml:space="preserve"> </w:t>
        </w:r>
      </w:ins>
      <w:ins w:id="786" w:author="PR Preview" w:date="2026-01-01T00:00:00Z">
        <w:r>
          <w:t xml:space="preserve">For</w:t>
        </w:r>
      </w:ins>
      <w:ins w:id="787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ins w:id="788" w:author="PR Preview" w:date="2026-01-01T00:00:00Z">
        <w:r>
          <w:t xml:space="preserve"> </w:t>
        </w:r>
      </w:ins>
      <w:ins w:id="789" w:author="PR Preview" w:date="2026-01-01T00:00:00Z">
        <w:r>
          <w:t xml:space="preserve">and every</w:t>
        </w:r>
      </w:ins>
      <w:ins w:id="790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ins w:id="791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ins w:id="792" w:author="PR Preview" w:date="2026-01-01T00:00:00Z">
        <w:r>
          <w:rPr>
            <w:i/>
            <w:iCs/>
          </w:rPr>
          <w:t xml:space="preserve">Proof</w:t>
        </w:r>
      </w:ins>
      <w:ins w:id="793" w:author="PR Preview" w:date="2026-01-01T00:00:00Z">
        <w:r>
          <w:t xml:space="preserve">. </w:t>
        </w:r>
      </w:ins>
      <w:ins w:id="794" w:author="PR Preview" w:date="2026-01-01T00:00:00Z">
        <w:r>
          <w:t xml:space="preserve">This is the solution to</w:t>
        </w:r>
      </w:ins>
      <w:ins w:id="795" w:author="PR Preview" w:date="2026-01-01T00:00:00Z">
        <w:r>
          <w:t xml:space="preserve"> </w:t>
        </w:r>
      </w:ins>
      <w:hyperlink w:anchor="exr-miller-deriv-gaussian-kernel">
        <w:ins w:id="796" w:author="PR Preview" w:date="2026-01-01T00:00:00Z">
          <w:r>
            <w:rPr>
              <w:rStyle w:val="Hyperlink"/>
            </w:rPr>
            <w:t xml:space="preserve">Exercise 7</w:t>
          </w:r>
        </w:ins>
      </w:hyperlink>
      <w:ins w:id="797" w:author="PR Preview" w:date="2026-01-01T00:00:00Z">
        <w:r>
          <w:t xml:space="preserve">, worked in</w:t>
        </w:r>
      </w:ins>
      <w:ins w:id="798" w:author="PR Preview" w:date="2026-01-01T00:00:00Z">
        <w:r>
          <w:t xml:space="preserve"> </w:t>
        </w:r>
      </w:ins>
      <w:hyperlink w:anchor="sol-miller-deriv-gaussian-kernel">
        <w:ins w:id="799" w:author="PR Preview" w:date="2026-01-01T00:00:00Z">
          <w:r>
            <w:rPr>
              <w:rStyle w:val="Hyperlink"/>
            </w:rPr>
            <w:t xml:space="preserve">Solution 7</w:t>
          </w:r>
        </w:ins>
      </w:hyperlink>
      <w:ins w:id="800" w:author="PR Preview" w:date="2026-01-01T00:00:00Z">
        <w:r>
          <w:t xml:space="preserve">.</w:t>
        </w:r>
      </w:ins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del w:id="801" w:author="PR Preview" w:date="2026-01-01T00:00:00Z">
        <w:r>
          <w:rPr>
            <w:i/>
            <w:iCs/>
          </w:rPr>
          <w:delText xml:space="preserve">Solution 8</w:delText>
        </w:r>
      </w:del>
      <w:del w:id="802" w:author="PR Preview" w:date="2026-01-01T00:00:00Z">
        <w:r>
          <w:delText xml:space="preserve">. </w:delText>
        </w:r>
      </w:del>
      <w:del w:id="803" w:author="PR Preview" w:date="2026-01-01T00:00:00Z">
        <w:r>
          <w:delText xml:space="preserve">From</w:delText>
        </w:r>
      </w:del>
      <w:del w:id="804" w:author="PR Preview" w:date="2026-01-01T00:00:00Z">
        <w:r>
          <w:delText xml:space="preserve"> </w:delText>
        </w:r>
      </w:del>
      <w:hyperlink w:anchor="exr-miller-deriv-gaussian-kernel">
        <w:del w:id="805" w:author="PR Preview" w:date="2026-01-01T00:00:00Z">
          <w:r>
            <w:rPr>
              <w:rStyle w:val="Hyperlink"/>
            </w:rPr>
            <w:delText xml:space="preserve">Exercise 7</w:delText>
          </w:r>
        </w:del>
      </w:hyperlink>
      <w:del w:id="806" w:author="PR Preview" w:date="2026-01-01T00:00:00Z">
        <w:r>
          <w:delText xml:space="preserve">, the first derivative is</w:delText>
        </w:r>
      </w:del>
      <w:del w:id="807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del w:id="808" w:author="PR Preview" w:date="2026-01-01T00:00:00Z">
        <w:r>
          <w:delText xml:space="preserve">. Apply the product rule (</w:delText>
        </w:r>
      </w:del>
      <w:hyperlink w:anchor="thm-product-rule">
        <w:del w:id="809" w:author="PR Preview" w:date="2026-01-01T00:00:00Z">
          <w:r>
            <w:rPr>
              <w:rStyle w:val="Hyperlink"/>
            </w:rPr>
            <w:delText xml:space="preserve">Theorem 8</w:delText>
          </w:r>
        </w:del>
      </w:hyperlink>
      <w:del w:id="810" w:author="PR Preview" w:date="2026-01-01T00:00:00Z">
        <w:r>
          <w:delText xml:space="preserve">) to</w:delText>
        </w:r>
      </w:del>
      <w:del w:id="811" w:author="PR Preview" w:date="2026-01-01T00:00:00Z">
        <w:r>
          <w:delText xml:space="preserve"> </w:delText>
        </w:r>
      </w:del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del w:id="812" w:author="PR Preview" w:date="2026-01-01T00:00:00Z">
        <w:r>
          <w:delText xml:space="preserve"> </w:delText>
        </w:r>
      </w:del>
      <w:del w:id="813" w:author="PR Preview" w:date="2026-01-01T00:00:00Z">
        <w:r>
          <w:delText xml:space="preserve">and</w:delText>
        </w:r>
      </w:del>
      <w:del w:id="814" w:author="PR Preview" w:date="2026-01-01T00:00:00Z">
        <w:r>
          <w:delText xml:space="preserve"> </w:delText>
        </w:r>
      </w:del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del w:id="815" w:author="PR Preview" w:date="2026-01-01T00:00:00Z">
        <w:r>
          <w:delText xml:space="preserve">:</w:delText>
        </w:r>
      </w:del>
    </w:p>
    <w:p>
      <w:pPr>
        <w:pStyle w:val="FirstParagraph"/>
      </w:pPr>
      <w:ins w:id="816" w:author="PR Preview" w:date="2026-01-01T00:00:00Z">
        <w:r>
          <w:rPr>
            <w:i/>
            <w:iCs/>
          </w:rPr>
          <w:t xml:space="preserve">Solution 8</w:t>
        </w:r>
      </w:ins>
      <w:ins w:id="817" w:author="PR Preview" w:date="2026-01-01T00:00:00Z">
        <w:r>
          <w:t xml:space="preserve">. </w:t>
        </w:r>
      </w:ins>
      <w:ins w:id="818" w:author="PR Preview" w:date="2026-01-01T00:00:00Z">
        <w:r>
          <w:t xml:space="preserve">From</w:t>
        </w:r>
      </w:ins>
      <w:ins w:id="819" w:author="PR Preview" w:date="2026-01-01T00:00:00Z">
        <w:r>
          <w:t xml:space="preserve"> </w:t>
        </w:r>
      </w:ins>
      <w:hyperlink w:anchor="thm-deriv-gaussian-kernel">
        <w:ins w:id="820" w:author="PR Preview" w:date="2026-01-01T00:00:00Z">
          <w:r>
            <w:rPr>
              <w:rStyle w:val="Hyperlink"/>
            </w:rPr>
            <w:t xml:space="preserve">Theorem 11</w:t>
          </w:r>
        </w:ins>
      </w:hyperlink>
      <w:ins w:id="821" w:author="PR Preview" w:date="2026-01-01T00:00:00Z">
        <w:r>
          <w:t xml:space="preserve">, the first derivative is</w:t>
        </w:r>
      </w:ins>
      <w:ins w:id="822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ins w:id="823" w:author="PR Preview" w:date="2026-01-01T00:00:00Z">
        <w:r>
          <w:t xml:space="preserve">. Apply the product rule (</w:t>
        </w:r>
      </w:ins>
      <w:hyperlink w:anchor="thm-product-rule">
        <w:ins w:id="824" w:author="PR Preview" w:date="2026-01-01T00:00:00Z">
          <w:r>
            <w:rPr>
              <w:rStyle w:val="Hyperlink"/>
            </w:rPr>
            <w:t xml:space="preserve">Theorem 8</w:t>
          </w:r>
        </w:ins>
      </w:hyperlink>
      <w:ins w:id="825" w:author="PR Preview" w:date="2026-01-01T00:00:00Z">
        <w:r>
          <w:t xml:space="preserve">) to</w:t>
        </w:r>
      </w:ins>
      <w:ins w:id="826" w:author="PR Preview" w:date="2026-01-01T00:00:00Z">
        <w:r>
          <w:t xml:space="preserve"> </w:t>
        </w:r>
      </w:ins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ins w:id="827" w:author="PR Preview" w:date="2026-01-01T00:00:00Z">
        <w:r>
          <w:t xml:space="preserve"> </w:t>
        </w:r>
      </w:ins>
      <w:ins w:id="828" w:author="PR Preview" w:date="2026-01-01T00:00:00Z">
        <w:r>
          <w:t xml:space="preserve">and</w:t>
        </w:r>
      </w:ins>
      <w:ins w:id="829" w:author="PR Preview" w:date="2026-01-01T00:00:00Z">
        <w:r>
          <w:t xml:space="preserve"> </w:t>
        </w:r>
      </w:ins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ins w:id="830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ins w:id="831" w:author="PR Preview" w:date="2026-01-01T00:00:00Z">
        <w:r>
          <w:rPr>
            <w:b/>
            <w:bCs/>
          </w:rPr>
          <w:t xml:space="preserve">Theorem 12 (Second derivative of the standard Gaussian kernel)</w:t>
        </w:r>
      </w:ins>
      <w:ins w:id="832" w:author="PR Preview" w:date="2026-01-01T00:00:00Z">
        <w:r>
          <w:t xml:space="preserve"> </w:t>
        </w:r>
      </w:ins>
      <w:ins w:id="833" w:author="PR Preview" w:date="2026-01-01T00:00:00Z">
        <w:r>
          <w:t xml:space="preserve">For</w:t>
        </w:r>
      </w:ins>
      <w:ins w:id="834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ins w:id="835" w:author="PR Preview" w:date="2026-01-01T00:00:00Z">
        <w:r>
          <w:t xml:space="preserve"> </w:t>
        </w:r>
      </w:ins>
      <w:ins w:id="836" w:author="PR Preview" w:date="2026-01-01T00:00:00Z">
        <w:r>
          <w:t xml:space="preserve">and every</w:t>
        </w:r>
      </w:ins>
      <w:ins w:id="837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ins w:id="838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ins w:id="839" w:author="PR Preview" w:date="2026-01-01T00:00:00Z">
        <w:r>
          <w:rPr>
            <w:i/>
            <w:iCs/>
          </w:rPr>
          <w:t xml:space="preserve">Proof</w:t>
        </w:r>
      </w:ins>
      <w:ins w:id="840" w:author="PR Preview" w:date="2026-01-01T00:00:00Z">
        <w:r>
          <w:t xml:space="preserve">. </w:t>
        </w:r>
      </w:ins>
      <w:ins w:id="841" w:author="PR Preview" w:date="2026-01-01T00:00:00Z">
        <w:r>
          <w:t xml:space="preserve">This is the solution to</w:t>
        </w:r>
      </w:ins>
      <w:ins w:id="842" w:author="PR Preview" w:date="2026-01-01T00:00:00Z">
        <w:r>
          <w:t xml:space="preserve"> </w:t>
        </w:r>
      </w:ins>
      <w:hyperlink w:anchor="exr-miller-deriv-second-gaussian-kernel">
        <w:ins w:id="843" w:author="PR Preview" w:date="2026-01-01T00:00:00Z">
          <w:r>
            <w:rPr>
              <w:rStyle w:val="Hyperlink"/>
            </w:rPr>
            <w:t xml:space="preserve">Exercise 8</w:t>
          </w:r>
        </w:ins>
      </w:hyperlink>
      <w:ins w:id="844" w:author="PR Preview" w:date="2026-01-01T00:00:00Z">
        <w:r>
          <w:t xml:space="preserve">, worked in</w:t>
        </w:r>
      </w:ins>
      <w:ins w:id="845" w:author="PR Preview" w:date="2026-01-01T00:00:00Z">
        <w:r>
          <w:t xml:space="preserve"> </w:t>
        </w:r>
      </w:ins>
      <w:hyperlink w:anchor="sol-miller-deriv-second-gaussian-kernel">
        <w:ins w:id="846" w:author="PR Preview" w:date="2026-01-01T00:00:00Z">
          <w:r>
            <w:rPr>
              <w:rStyle w:val="Hyperlink"/>
            </w:rPr>
            <w:t xml:space="preserve">Solution 8</w:t>
          </w:r>
        </w:ins>
      </w:hyperlink>
      <w:ins w:id="847" w:author="PR Preview" w:date="2026-01-01T00:00:00Z">
        <w:r>
          <w:t xml:space="preserve">.</w:t>
        </w:r>
      </w:ins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19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del w:id="848" w:author="PR Preview" w:date="2026-01-01T00:00:00Z">
        <w:r>
          <w:rPr>
            <w:b/>
            <w:bCs/>
          </w:rPr>
          <w:delText xml:space="preserve">Definition 8 (Profile of a function)</w:delText>
        </w:r>
      </w:del>
      <w:del w:id="849" w:author="PR Preview" w:date="2026-01-01T00:00:00Z">
        <w:r>
          <w:delText xml:space="preserve"> </w:delText>
        </w:r>
      </w:del>
      <w:del w:id="850" w:author="PR Preview" w:date="2026-01-01T00:00:00Z">
        <w:r>
          <w:delText xml:space="preserve">The</w:delText>
        </w:r>
      </w:del>
      <w:del w:id="851" w:author="PR Preview" w:date="2026-01-01T00:00:00Z">
        <w:r>
          <w:delText xml:space="preserve"> </w:delText>
        </w:r>
      </w:del>
      <w:del w:id="852" w:author="PR Preview" w:date="2026-01-01T00:00:00Z">
        <w:r>
          <w:rPr>
            <w:b/>
            <w:bCs/>
          </w:rPr>
          <w:delText xml:space="preserve">profile</w:delText>
        </w:r>
      </w:del>
      <w:del w:id="853" w:author="PR Preview" w:date="2026-01-01T00:00:00Z">
        <w:r>
          <w:delText xml:space="preserve"> </w:delText>
        </w:r>
      </w:del>
      <w:del w:id="854" w:author="PR Preview" w:date="2026-01-01T00:00:00Z">
        <w:r>
          <w:delText xml:space="preserve">of a function</w:delText>
        </w:r>
      </w:del>
      <w:del w:id="855" w:author="PR Preview" w:date="2026-01-01T00:00:00Z">
        <w:r>
          <w:delText xml:space="preserve"> </w:delText>
        </w:r>
      </w:del>
      <m:oMath>
        <m:r>
          <m:t>f</m:t>
        </m:r>
      </m:oMath>
      <w:del w:id="856" w:author="PR Preview" w:date="2026-01-01T00:00:00Z">
        <w:r>
          <w:delText xml:space="preserve"> </w:delText>
        </w:r>
      </w:del>
      <w:del w:id="857" w:author="PR Preview" w:date="2026-01-01T00:00:00Z">
        <w:r>
          <w:delText xml:space="preserve">of a real variable</w:delText>
        </w:r>
      </w:del>
      <w:del w:id="858" w:author="PR Preview" w:date="2026-01-01T00:00:00Z">
        <w:r>
          <w:delText xml:space="preserve"> </w:delText>
        </w:r>
      </w:del>
      <w:del w:id="859" w:author="PR Preview" w:date="2026-01-01T00:00:00Z">
        <w:r>
          <w:delText xml:space="preserve">is the list of related functions and values to work out</w:delText>
        </w:r>
      </w:del>
      <w:del w:id="860" w:author="PR Preview" w:date="2026-01-01T00:00:00Z">
        <w:r>
          <w:delText xml:space="preserve"> </w:delText>
        </w:r>
      </w:del>
      <w:del w:id="861" w:author="PR Preview" w:date="2026-01-01T00:00:00Z">
        <w:r>
          <w:delText xml:space="preserve">when meeting</w:delText>
        </w:r>
      </w:del>
      <w:del w:id="862" w:author="PR Preview" w:date="2026-01-01T00:00:00Z">
        <w:r>
          <w:delText xml:space="preserve"> </w:delText>
        </w:r>
      </w:del>
      <m:oMath>
        <m:r>
          <m:t>f</m:t>
        </m:r>
      </m:oMath>
      <w:del w:id="863" w:author="PR Preview" w:date="2026-01-01T00:00:00Z">
        <w:r>
          <w:delText xml:space="preserve"> </w:delText>
        </w:r>
      </w:del>
      <w:del w:id="864" w:author="PR Preview" w:date="2026-01-01T00:00:00Z">
        <w:r>
          <w:delText xml:space="preserve">for the first time:</w:delText>
        </w:r>
      </w:del>
    </w:p>
    <w:p>
      <w:pPr>
        <w:pStyle w:val="FirstParagraph"/>
      </w:pPr>
      <w:ins w:id="865" w:author="PR Preview" w:date="2026-01-01T00:00:00Z">
        <w:r>
          <w:rPr>
            <w:b/>
            <w:bCs/>
          </w:rPr>
          <w:t xml:space="preserve">Definition 14 (Logarithmic derivative)</w:t>
        </w:r>
      </w:ins>
      <w:ins w:id="866" w:author="PR Preview" w:date="2026-01-01T00:00:00Z">
        <w:r>
          <w:t xml:space="preserve"> </w:t>
        </w:r>
      </w:ins>
      <w:ins w:id="867" w:author="PR Preview" w:date="2026-01-01T00:00:00Z">
        <w:r>
          <w:t xml:space="preserve">The</w:t>
        </w:r>
      </w:ins>
      <w:ins w:id="868" w:author="PR Preview" w:date="2026-01-01T00:00:00Z">
        <w:r>
          <w:t xml:space="preserve"> </w:t>
        </w:r>
      </w:ins>
      <w:ins w:id="869" w:author="PR Preview" w:date="2026-01-01T00:00:00Z">
        <w:r>
          <w:rPr>
            <w:b/>
            <w:bCs/>
          </w:rPr>
          <w:t xml:space="preserve">logarithmic derivative</w:t>
        </w:r>
      </w:ins>
      <w:ins w:id="870" w:author="PR Preview" w:date="2026-01-01T00:00:00Z">
        <w:r>
          <w:t xml:space="preserve"> </w:t>
        </w:r>
      </w:ins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ins w:id="871" w:author="PR Preview" w:date="2026-01-01T00:00:00Z">
        <w:r>
          <w:t xml:space="preserve"> </w:t>
        </w:r>
      </w:ins>
      <w:ins w:id="872" w:author="PR Preview" w:date="2026-01-01T00:00:00Z">
        <w:r>
          <w:t xml:space="preserve">of a function</w:t>
        </w:r>
      </w:ins>
      <w:ins w:id="873" w:author="PR Preview" w:date="2026-01-01T00:00:00Z">
        <w:r>
          <w:t xml:space="preserve"> </w:t>
        </w:r>
      </w:ins>
      <m:oMath>
        <m:r>
          <m:t>f</m:t>
        </m:r>
      </m:oMath>
      <w:ins w:id="874" w:author="PR Preview" w:date="2026-01-01T00:00:00Z">
        <w:r>
          <w:t xml:space="preserve"> </w:t>
        </w:r>
      </w:ins>
      <w:ins w:id="875" w:author="PR Preview" w:date="2026-01-01T00:00:00Z">
        <w:r>
          <w:t xml:space="preserve">of a real variable</w:t>
        </w:r>
      </w:ins>
      <w:ins w:id="876" w:author="PR Preview" w:date="2026-01-01T00:00:00Z">
        <w:r>
          <w:t xml:space="preserve"> </w:t>
        </w:r>
      </w:ins>
      <w:ins w:id="877" w:author="PR Preview" w:date="2026-01-01T00:00:00Z">
        <w:r>
          <w:t xml:space="preserve">equals</w:t>
        </w:r>
      </w:ins>
      <w:ins w:id="878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ins w:id="879" w:author="PR Preview" w:date="2026-01-01T00:00:00Z">
        <w:r>
          <w:t xml:space="preserve"> </w:t>
        </w:r>
      </w:ins>
      <w:ins w:id="880" w:author="PR Preview" w:date="2026-01-01T00:00:00Z">
        <w:r>
          <w:t xml:space="preserve">by</w:t>
        </w:r>
      </w:ins>
      <w:ins w:id="881" w:author="PR Preview" w:date="2026-01-01T00:00:00Z">
        <w:r>
          <w:t xml:space="preserve"> </w:t>
        </w:r>
      </w:ins>
      <w:hyperlink w:anchor="cor-deriv-log-chain">
        <w:ins w:id="882" w:author="PR Preview" w:date="2026-01-01T00:00:00Z">
          <w:r>
            <w:rPr>
              <w:rStyle w:val="Hyperlink"/>
            </w:rPr>
            <w:t xml:space="preserve">Corollary 1</w:t>
          </w:r>
        </w:ins>
      </w:hyperlink>
      <w:ins w:id="883" w:author="PR Preview" w:date="2026-01-01T00:00:00Z">
        <w:r>
          <w:t xml:space="preserve"> </w:t>
        </w:r>
      </w:ins>
      <w:ins w:id="884" w:author="PR Preview" w:date="2026-01-01T00:00:00Z">
        <w:r>
          <w:t xml:space="preserve">and measures the rate of change of</w:t>
        </w:r>
      </w:ins>
      <w:ins w:id="885" w:author="PR Preview" w:date="2026-01-01T00:00:00Z">
        <w:r>
          <w:t xml:space="preserve"> </w:t>
        </w:r>
      </w:ins>
      <m:oMath>
        <m:r>
          <m:t>f</m:t>
        </m:r>
      </m:oMath>
      <w:ins w:id="886" w:author="PR Preview" w:date="2026-01-01T00:00:00Z">
        <w:r>
          <w:t xml:space="preserve"> </w:t>
        </w:r>
      </w:ins>
      <w:ins w:id="887" w:author="PR Preview" w:date="2026-01-01T00:00:00Z">
        <w:r>
          <w:t xml:space="preserve">relative to its size;</w:t>
        </w:r>
      </w:ins>
      <w:ins w:id="888" w:author="PR Preview" w:date="2026-01-01T00:00:00Z">
        <w:r>
          <w:t xml:space="preserve"> </w:t>
        </w:r>
      </w:ins>
      <w:ins w:id="889" w:author="PR Preview" w:date="2026-01-01T00:00:00Z">
        <w:r>
          <w:t xml:space="preserve">it needs</w:t>
        </w:r>
      </w:ins>
      <w:ins w:id="890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ins w:id="891" w:author="PR Preview" w:date="2026-01-01T00:00:00Z">
        <w:r>
          <w:t xml:space="preserve">,</w:t>
        </w:r>
      </w:ins>
      <w:ins w:id="892" w:author="PR Preview" w:date="2026-01-01T00:00:00Z">
        <w:r>
          <w:t xml:space="preserve"> </w:t>
        </w:r>
      </w:ins>
      <w:ins w:id="893" w:author="PR Preview" w:date="2026-01-01T00:00:00Z">
        <w:r>
          <w:t xml:space="preserve">and for</w:t>
        </w:r>
      </w:ins>
      <w:ins w:id="894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ins w:id="895" w:author="PR Preview" w:date="2026-01-01T00:00:00Z">
        <w:r>
          <w:t xml:space="preserve"> </w:t>
        </w:r>
      </w:ins>
      <w:ins w:id="896" w:author="PR Preview" w:date="2026-01-01T00:00:00Z">
        <w:r>
          <w:t xml:space="preserve">the same expression is the derivative of</w:t>
        </w:r>
      </w:ins>
      <w:ins w:id="897" w:author="PR Preview" w:date="2026-01-01T00:00:00Z">
        <w:r>
          <w:t xml:space="preserve"> </w:t>
        </w:r>
      </w:ins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ins w:id="898" w:author="PR Preview" w:date="2026-01-01T00:00:00Z">
        <w:r>
          <w:t xml:space="preserve">.</w:t>
        </w:r>
      </w:ins>
    </w:p>
    <w:bookmarkEnd w:id="110"/>
    <w:bookmarkStart w:id="113" w:name="def-function-profile"/>
    <w:p>
      <w:pPr>
        <w:pStyle w:val="BodyText"/>
      </w:pPr>
      <w:ins w:id="899" w:author="PR Preview" w:date="2026-01-01T00:00:00Z">
        <w:r>
          <w:rPr>
            <w:b/>
            <w:bCs/>
          </w:rPr>
          <w:t xml:space="preserve">Definition 15 (Profile of a function)</w:t>
        </w:r>
      </w:ins>
      <w:ins w:id="900" w:author="PR Preview" w:date="2026-01-01T00:00:00Z">
        <w:r>
          <w:t xml:space="preserve"> </w:t>
        </w:r>
      </w:ins>
      <w:ins w:id="901" w:author="PR Preview" w:date="2026-01-01T00:00:00Z">
        <w:r>
          <w:t xml:space="preserve">The</w:t>
        </w:r>
      </w:ins>
      <w:ins w:id="902" w:author="PR Preview" w:date="2026-01-01T00:00:00Z">
        <w:r>
          <w:t xml:space="preserve"> </w:t>
        </w:r>
      </w:ins>
      <w:ins w:id="903" w:author="PR Preview" w:date="2026-01-01T00:00:00Z">
        <w:r>
          <w:rPr>
            <w:b/>
            <w:bCs/>
          </w:rPr>
          <w:t xml:space="preserve">profile</w:t>
        </w:r>
      </w:ins>
      <w:ins w:id="904" w:author="PR Preview" w:date="2026-01-01T00:00:00Z">
        <w:r>
          <w:t xml:space="preserve"> </w:t>
        </w:r>
      </w:ins>
      <w:ins w:id="905" w:author="PR Preview" w:date="2026-01-01T00:00:00Z">
        <w:r>
          <w:t xml:space="preserve">of a function</w:t>
        </w:r>
      </w:ins>
      <w:ins w:id="906" w:author="PR Preview" w:date="2026-01-01T00:00:00Z">
        <w:r>
          <w:t xml:space="preserve"> </w:t>
        </w:r>
      </w:ins>
      <m:oMath>
        <m:r>
          <m:t>f</m:t>
        </m:r>
      </m:oMath>
      <w:ins w:id="907" w:author="PR Preview" w:date="2026-01-01T00:00:00Z">
        <w:r>
          <w:t xml:space="preserve"> </w:t>
        </w:r>
      </w:ins>
      <w:ins w:id="908" w:author="PR Preview" w:date="2026-01-01T00:00:00Z">
        <w:r>
          <w:t xml:space="preserve">of a real variable</w:t>
        </w:r>
      </w:ins>
      <w:ins w:id="909" w:author="PR Preview" w:date="2026-01-01T00:00:00Z">
        <w:r>
          <w:t xml:space="preserve"> </w:t>
        </w:r>
      </w:ins>
      <w:ins w:id="910" w:author="PR Preview" w:date="2026-01-01T00:00:00Z">
        <w:r>
          <w:t xml:space="preserve">is the list of related functions and values to work out</w:t>
        </w:r>
      </w:ins>
      <w:ins w:id="911" w:author="PR Preview" w:date="2026-01-01T00:00:00Z">
        <w:r>
          <w:t xml:space="preserve"> </w:t>
        </w:r>
      </w:ins>
      <w:ins w:id="912" w:author="PR Preview" w:date="2026-01-01T00:00:00Z">
        <w:r>
          <w:t xml:space="preserve">when meeting</w:t>
        </w:r>
      </w:ins>
      <w:ins w:id="913" w:author="PR Preview" w:date="2026-01-01T00:00:00Z">
        <w:r>
          <w:t xml:space="preserve"> </w:t>
        </w:r>
      </w:ins>
      <m:oMath>
        <m:r>
          <m:t>f</m:t>
        </m:r>
      </m:oMath>
      <w:ins w:id="914" w:author="PR Preview" w:date="2026-01-01T00:00:00Z">
        <w:r>
          <w:t xml:space="preserve"> </w:t>
        </w:r>
      </w:ins>
      <w:ins w:id="915" w:author="PR Preview" w:date="2026-01-01T00:00:00Z">
        <w:r>
          <w:t xml:space="preserve">for the first time:</w:t>
        </w:r>
      </w:ins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4"/>
        </w:numPr>
      </w:pPr>
      <w:del w:id="916" w:author="PR Preview" w:date="2026-01-01T00:00:00Z">
        <w:r>
          <w:delText xml:space="preserve">the</w:delText>
        </w:r>
      </w:del>
      <w:del w:id="917" w:author="PR Preview" w:date="2026-01-01T00:00:00Z">
        <w:r>
          <w:delText xml:space="preserve"> </w:delText>
        </w:r>
      </w:del>
      <w:del w:id="918" w:author="PR Preview" w:date="2026-01-01T00:00:00Z">
        <w:r>
          <w:rPr>
            <w:b/>
            <w:bCs/>
          </w:rPr>
          <w:delText xml:space="preserve">logarithmic derivative</w:delText>
        </w:r>
      </w:del>
      <w:del w:id="919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del w:id="920" w:author="PR Preview" w:date="2026-01-01T00:00:00Z">
        <w:r>
          <w:delText xml:space="preserve">,</w:delText>
        </w:r>
      </w:del>
      <w:del w:id="921" w:author="PR Preview" w:date="2026-01-01T00:00:00Z">
        <w:r>
          <w:delText xml:space="preserve"> </w:delText>
        </w:r>
      </w:del>
      <w:del w:id="922" w:author="PR Preview" w:date="2026-01-01T00:00:00Z">
        <w:r>
          <w:delText xml:space="preserve">which equals</w:delText>
        </w:r>
      </w:del>
      <w:del w:id="923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del w:id="924" w:author="PR Preview" w:date="2026-01-01T00:00:00Z">
        <w:r>
          <w:delText xml:space="preserve"> </w:delText>
        </w:r>
      </w:del>
      <w:del w:id="925" w:author="PR Preview" w:date="2026-01-01T00:00:00Z">
        <w:r>
          <w:delText xml:space="preserve">by</w:delText>
        </w:r>
      </w:del>
      <w:del w:id="926" w:author="PR Preview" w:date="2026-01-01T00:00:00Z">
        <w:r>
          <w:delText xml:space="preserve"> </w:delText>
        </w:r>
      </w:del>
      <w:hyperlink w:anchor="cor-deriv-log-chain">
        <w:del w:id="927" w:author="PR Preview" w:date="2026-01-01T00:00:00Z">
          <w:r>
            <w:rPr>
              <w:rStyle w:val="Hyperlink"/>
            </w:rPr>
            <w:delText xml:space="preserve">Corollary 1</w:delText>
          </w:r>
        </w:del>
      </w:hyperlink>
      <w:del w:id="928" w:author="PR Preview" w:date="2026-01-01T00:00:00Z">
        <w:r>
          <w:delText xml:space="preserve"> </w:delText>
        </w:r>
      </w:del>
      <w:del w:id="929" w:author="PR Preview" w:date="2026-01-01T00:00:00Z">
        <w:r>
          <w:delText xml:space="preserve">and measures the rate of change of</w:delText>
        </w:r>
      </w:del>
      <w:del w:id="930" w:author="PR Preview" w:date="2026-01-01T00:00:00Z">
        <w:r>
          <w:delText xml:space="preserve"> </w:delText>
        </w:r>
      </w:del>
      <m:oMath>
        <m:r>
          <m:t>f</m:t>
        </m:r>
      </m:oMath>
      <w:del w:id="931" w:author="PR Preview" w:date="2026-01-01T00:00:00Z">
        <w:r>
          <w:delText xml:space="preserve"> </w:delText>
        </w:r>
      </w:del>
      <w:del w:id="932" w:author="PR Preview" w:date="2026-01-01T00:00:00Z">
        <w:r>
          <w:delText xml:space="preserve">relative to its size;</w:delText>
        </w:r>
      </w:del>
      <w:del w:id="933" w:author="PR Preview" w:date="2026-01-01T00:00:00Z">
        <w:r>
          <w:delText xml:space="preserve"> </w:delText>
        </w:r>
      </w:del>
      <w:del w:id="934" w:author="PR Preview" w:date="2026-01-01T00:00:00Z">
        <w:r>
          <w:delText xml:space="preserve">it needs</w:delText>
        </w:r>
      </w:del>
      <w:del w:id="935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del w:id="936" w:author="PR Preview" w:date="2026-01-01T00:00:00Z">
        <w:r>
          <w:delText xml:space="preserve">,</w:delText>
        </w:r>
      </w:del>
      <w:del w:id="937" w:author="PR Preview" w:date="2026-01-01T00:00:00Z">
        <w:r>
          <w:delText xml:space="preserve"> </w:delText>
        </w:r>
      </w:del>
      <w:del w:id="938" w:author="PR Preview" w:date="2026-01-01T00:00:00Z">
        <w:r>
          <w:delText xml:space="preserve">and for</w:delText>
        </w:r>
      </w:del>
      <w:del w:id="939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del w:id="940" w:author="PR Preview" w:date="2026-01-01T00:00:00Z">
        <w:r>
          <w:delText xml:space="preserve"> </w:delText>
        </w:r>
      </w:del>
      <w:del w:id="941" w:author="PR Preview" w:date="2026-01-01T00:00:00Z">
        <w:r>
          <w:delText xml:space="preserve">the same expression is the derivative of</w:delText>
        </w:r>
      </w:del>
      <w:del w:id="942" w:author="PR Preview" w:date="2026-01-01T00:00:00Z">
        <w:r>
          <w:delText xml:space="preserve"> </w:delText>
        </w:r>
      </w:del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del w:id="943" w:author="PR Preview" w:date="2026-01-01T00:00:00Z">
        <w:r>
          <w:delText xml:space="preserve">;</w:delText>
        </w:r>
      </w:del>
    </w:p>
    <w:p>
      <w:pPr>
        <w:pStyle w:val="Compact"/>
        <w:numPr>
          <w:ilvl w:val="0"/>
          <w:numId w:val="1012"/>
        </w:numPr>
      </w:pPr>
      <w:ins w:id="944" w:author="PR Preview" w:date="2026-01-01T00:00:00Z">
        <w:r>
          <w:t xml:space="preserve">the</w:t>
        </w:r>
      </w:ins>
      <w:ins w:id="945" w:author="PR Preview" w:date="2026-01-01T00:00:00Z">
        <w:r>
          <w:t xml:space="preserve"> </w:t>
        </w:r>
      </w:ins>
      <w:hyperlink w:anchor="def-logarithmic-derivative">
        <w:ins w:id="946" w:author="PR Preview" w:date="2026-01-01T00:00:00Z">
          <w:r>
            <w:rPr>
              <w:rStyle w:val="Hyperlink"/>
            </w:rPr>
            <w:t xml:space="preserve">logarithmic derivative</w:t>
          </w:r>
        </w:ins>
      </w:hyperlink>
      <w:ins w:id="947" w:author="PR Preview" w:date="2026-01-01T00:00:00Z">
        <w:r>
          <w:t xml:space="preserve"> </w:t>
        </w:r>
      </w:ins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ins w:id="948" w:author="PR Preview" w:date="2026-01-01T00:00:00Z">
        <w:r>
          <w:t xml:space="preserve">;</w:t>
        </w:r>
      </w:ins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 range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2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3"/>
    <w:bookmarkStart w:id="118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949" w:author="PR Preview" w:date="2026-01-01T00:00:00Z">
        <w:r>
          <w:delText xml:space="preserve">The profile in</w:delText>
        </w:r>
      </w:del>
      <w:del w:id="950" w:author="PR Preview" w:date="2026-01-01T00:00:00Z">
        <w:r>
          <w:delText xml:space="preserve"> </w:delText>
        </w:r>
      </w:del>
      <w:hyperlink w:anchor="def-function-profile">
        <w:del w:id="951" w:author="PR Preview" w:date="2026-01-01T00:00:00Z">
          <w:r>
            <w:rPr>
              <w:rStyle w:val="Hyperlink"/>
            </w:rPr>
            <w:delText xml:space="preserve">Definition 8</w:delText>
          </w:r>
        </w:del>
      </w:hyperlink>
      <w:del w:id="952" w:author="PR Preview" w:date="2026-01-01T00:00:00Z">
        <w:r>
          <w:delText xml:space="preserve"> </w:delText>
        </w:r>
      </w:del>
      <w:del w:id="953" w:author="PR Preview" w:date="2026-01-01T00:00:00Z">
        <w:r>
          <w:delText xml:space="preserve">of</w:delText>
        </w:r>
      </w:del>
      <w:del w:id="954" w:author="PR Preview" w:date="2026-01-01T00:00:00Z">
        <w:r>
          <w:delText xml:space="preserve"> </w:delText>
        </w:r>
      </w:del>
      <m:oMath>
        <m:r>
          <m:t>f</m:t>
        </m:r>
      </m:oMath>
      <w:del w:id="955" w:author="PR Preview" w:date="2026-01-01T00:00:00Z">
        <w:r>
          <w:delText xml:space="preserve"> </w:delText>
        </w:r>
      </w:del>
      <w:del w:id="956" w:author="PR Preview" w:date="2026-01-01T00:00:00Z">
        <w:r>
          <w:delText xml:space="preserve">is as follows.</w:delText>
        </w:r>
      </w:del>
      <w:del w:id="957" w:author="PR Preview" w:date="2026-01-01T00:00:00Z">
        <w:r>
          <w:delText xml:space="preserve"> </w:delText>
        </w:r>
      </w:del>
      <w:del w:id="958" w:author="PR Preview" w:date="2026-01-01T00:00:00Z">
        <w:r>
          <w:delText xml:space="preserve">Write</w:delText>
        </w:r>
      </w:del>
      <w:del w:id="959" w:author="PR Preview" w:date="2026-01-01T00:00:00Z">
        <w:r>
          <w:delText xml:space="preserve"> </w:delText>
        </w:r>
      </w:del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del w:id="960" w:author="PR Preview" w:date="2026-01-01T00:00:00Z">
        <w:r>
          <w:delText xml:space="preserve">, so that</w:delText>
        </w:r>
      </w:del>
      <w:del w:id="961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del w:id="962" w:author="PR Preview" w:date="2026-01-01T00:00:00Z">
        <w:r>
          <w:delText xml:space="preserve"> </w:delText>
        </w:r>
      </w:del>
      <w:del w:id="963" w:author="PR Preview" w:date="2026-01-01T00:00:00Z">
        <w:r>
          <w:delText xml:space="preserve">and</w:delText>
        </w:r>
      </w:del>
      <w:del w:id="964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del w:id="965" w:author="PR Preview" w:date="2026-01-01T00:00:00Z">
        <w:r>
          <w:delText xml:space="preserve">.</w:delText>
        </w:r>
      </w:del>
    </w:p>
    <w:p>
      <w:pPr>
        <w:pStyle w:val="FirstParagraph"/>
      </w:pPr>
      <w:ins w:id="966" w:author="PR Preview" w:date="2026-01-01T00:00:00Z">
        <w:r>
          <w:t xml:space="preserve">The profile in</w:t>
        </w:r>
      </w:ins>
      <w:ins w:id="967" w:author="PR Preview" w:date="2026-01-01T00:00:00Z">
        <w:r>
          <w:t xml:space="preserve"> </w:t>
        </w:r>
      </w:ins>
      <w:hyperlink w:anchor="def-function-profile">
        <w:ins w:id="968" w:author="PR Preview" w:date="2026-01-01T00:00:00Z">
          <w:r>
            <w:rPr>
              <w:rStyle w:val="Hyperlink"/>
            </w:rPr>
            <w:t xml:space="preserve">Definition 15</w:t>
          </w:r>
        </w:ins>
      </w:hyperlink>
      <w:ins w:id="969" w:author="PR Preview" w:date="2026-01-01T00:00:00Z">
        <w:r>
          <w:t xml:space="preserve"> </w:t>
        </w:r>
      </w:ins>
      <w:ins w:id="970" w:author="PR Preview" w:date="2026-01-01T00:00:00Z">
        <w:r>
          <w:t xml:space="preserve">of</w:t>
        </w:r>
      </w:ins>
      <w:ins w:id="971" w:author="PR Preview" w:date="2026-01-01T00:00:00Z">
        <w:r>
          <w:t xml:space="preserve"> </w:t>
        </w:r>
      </w:ins>
      <m:oMath>
        <m:r>
          <m:t>f</m:t>
        </m:r>
      </m:oMath>
      <w:ins w:id="972" w:author="PR Preview" w:date="2026-01-01T00:00:00Z">
        <w:r>
          <w:t xml:space="preserve"> </w:t>
        </w:r>
      </w:ins>
      <w:ins w:id="973" w:author="PR Preview" w:date="2026-01-01T00:00:00Z">
        <w:r>
          <w:t xml:space="preserve">is as follows.</w:t>
        </w:r>
      </w:ins>
      <w:ins w:id="974" w:author="PR Preview" w:date="2026-01-01T00:00:00Z">
        <w:r>
          <w:t xml:space="preserve"> </w:t>
        </w:r>
      </w:ins>
      <w:ins w:id="975" w:author="PR Preview" w:date="2026-01-01T00:00:00Z">
        <w:r>
          <w:t xml:space="preserve">Write</w:t>
        </w:r>
      </w:ins>
      <w:ins w:id="976" w:author="PR Preview" w:date="2026-01-01T00:00:00Z">
        <w:r>
          <w:t xml:space="preserve"> </w:t>
        </w:r>
      </w:ins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ins w:id="977" w:author="PR Preview" w:date="2026-01-01T00:00:00Z">
        <w:r>
          <w:t xml:space="preserve">, so that</w:t>
        </w:r>
      </w:ins>
      <w:ins w:id="978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ins w:id="979" w:author="PR Preview" w:date="2026-01-01T00:00:00Z">
        <w:r>
          <w:t xml:space="preserve"> </w:t>
        </w:r>
      </w:ins>
      <w:ins w:id="980" w:author="PR Preview" w:date="2026-01-01T00:00:00Z">
        <w:r>
          <w:t xml:space="preserve">and</w:t>
        </w:r>
      </w:ins>
      <w:ins w:id="981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ins w:id="982" w:author="PR Preview" w:date="2026-01-01T00:00:00Z">
        <w:r>
          <w:t xml:space="preserve">.</w:t>
        </w:r>
      </w:ins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calculus-derivatives_files/figure-docx/fig-function-profile-logistic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7"/>
        </w:tc>
      </w:tr>
    </w:tbl>
    <w:bookmarkEnd w:id="118"/>
    <w:bookmarkEnd w:id="119"/>
    <w:bookmarkStart w:id="124" w:name="sec-tangent-lines"/>
    <w:p>
      <w:pPr>
        <w:pStyle w:val="Heading3"/>
      </w:pPr>
      <w:r>
        <w:t xml:space="preserve">1.4 Tangent lines</w:t>
      </w:r>
    </w:p>
    <w:bookmarkStart w:id="122" w:name="def-tangent-line"/>
    <w:p>
      <w:pPr>
        <w:pStyle w:val="FirstParagraph"/>
      </w:pPr>
      <w:del w:id="983" w:author="PR Preview" w:date="2026-01-01T00:00:00Z">
        <w:r>
          <w:rPr>
            <w:b/>
            <w:bCs/>
          </w:rPr>
          <w:delText xml:space="preserve">Definition 9 (Tangent line)</w:delText>
        </w:r>
      </w:del>
      <w:del w:id="984" w:author="PR Preview" w:date="2026-01-01T00:00:00Z">
        <w:r>
          <w:delText xml:space="preserve"> </w:delText>
        </w:r>
      </w:del>
      <w:del w:id="985" w:author="PR Preview" w:date="2026-01-01T00:00:00Z">
        <w:r>
          <w:delText xml:space="preserve">Let</w:delText>
        </w:r>
      </w:del>
      <w:del w:id="986" w:author="PR Preview" w:date="2026-01-01T00:00:00Z">
        <w:r>
          <w:delText xml:space="preserve"> </w:delText>
        </w:r>
      </w:del>
      <m:oMath>
        <m:r>
          <m:t>f</m:t>
        </m:r>
      </m:oMath>
      <w:del w:id="987" w:author="PR Preview" w:date="2026-01-01T00:00:00Z">
        <w:r>
          <w:delText xml:space="preserve"> </w:delText>
        </w:r>
      </w:del>
      <w:del w:id="988" w:author="PR Preview" w:date="2026-01-01T00:00:00Z">
        <w:r>
          <w:delText xml:space="preserve">be differentiable at</w:delText>
        </w:r>
      </w:del>
      <w:del w:id="989" w:author="PR Preview" w:date="2026-01-01T00:00:00Z">
        <w:r>
          <w:delText xml:space="preserve"> </w:delText>
        </w:r>
      </w:del>
      <m:oMath>
        <m:r>
          <m:t>c</m:t>
        </m:r>
      </m:oMath>
      <w:del w:id="990" w:author="PR Preview" w:date="2026-01-01T00:00:00Z">
        <w:r>
          <w:delText xml:space="preserve"> </w:delText>
        </w:r>
      </w:del>
      <w:del w:id="991" w:author="PR Preview" w:date="2026-01-01T00:00:00Z">
        <w:r>
          <w:delText xml:space="preserve">(</w:delText>
        </w:r>
      </w:del>
      <w:hyperlink w:anchor="def-differentiable">
        <w:del w:id="992" w:author="PR Preview" w:date="2026-01-01T00:00:00Z">
          <w:r>
            <w:rPr>
              <w:rStyle w:val="Hyperlink"/>
            </w:rPr>
            <w:delText xml:space="preserve">Definition 4</w:delText>
          </w:r>
        </w:del>
      </w:hyperlink>
      <w:del w:id="993" w:author="PR Preview" w:date="2026-01-01T00:00:00Z">
        <w:r>
          <w:delText xml:space="preserve">).</w:delText>
        </w:r>
      </w:del>
      <w:del w:id="994" w:author="PR Preview" w:date="2026-01-01T00:00:00Z">
        <w:r>
          <w:delText xml:space="preserve"> </w:delText>
        </w:r>
      </w:del>
      <w:del w:id="995" w:author="PR Preview" w:date="2026-01-01T00:00:00Z">
        <w:r>
          <w:delText xml:space="preserve">The</w:delText>
        </w:r>
      </w:del>
      <w:del w:id="996" w:author="PR Preview" w:date="2026-01-01T00:00:00Z">
        <w:r>
          <w:delText xml:space="preserve"> </w:delText>
        </w:r>
      </w:del>
      <w:del w:id="997" w:author="PR Preview" w:date="2026-01-01T00:00:00Z">
        <w:r>
          <w:rPr>
            <w:b/>
            <w:bCs/>
          </w:rPr>
          <w:delText xml:space="preserve">tangent line</w:delText>
        </w:r>
      </w:del>
      <w:del w:id="998" w:author="PR Preview" w:date="2026-01-01T00:00:00Z">
        <w:r>
          <w:delText xml:space="preserve"> </w:delText>
        </w:r>
      </w:del>
      <w:del w:id="999" w:author="PR Preview" w:date="2026-01-01T00:00:00Z">
        <w:r>
          <w:delText xml:space="preserve">to the</w:delText>
        </w:r>
      </w:del>
      <w:del w:id="1000" w:author="PR Preview" w:date="2026-01-01T00:00:00Z">
        <w:r>
          <w:delText xml:space="preserve"> </w:delText>
        </w:r>
      </w:del>
      <w:hyperlink r:id="rId120">
        <w:del w:id="1001" w:author="PR Preview" w:date="2026-01-01T00:00:00Z">
          <w:r>
            <w:rPr>
              <w:rStyle w:val="Hyperlink"/>
            </w:rPr>
            <w:delText xml:space="preserve">graph</w:delText>
          </w:r>
        </w:del>
      </w:hyperlink>
      <w:del w:id="1002" w:author="PR Preview" w:date="2026-01-01T00:00:00Z">
        <w:r>
          <w:delText xml:space="preserve"> </w:delText>
        </w:r>
      </w:del>
      <w:del w:id="1003" w:author="PR Preview" w:date="2026-01-01T00:00:00Z">
        <w:r>
          <w:delText xml:space="preserve">of</w:delText>
        </w:r>
      </w:del>
      <w:del w:id="1004" w:author="PR Preview" w:date="2026-01-01T00:00:00Z">
        <w:r>
          <w:delText xml:space="preserve"> </w:delText>
        </w:r>
      </w:del>
      <m:oMath>
        <m:r>
          <m:t>f</m:t>
        </m:r>
      </m:oMath>
      <w:del w:id="1005" w:author="PR Preview" w:date="2026-01-01T00:00:00Z">
        <w:r>
          <w:delText xml:space="preserve"> </w:delText>
        </w:r>
      </w:del>
      <w:del w:id="1006" w:author="PR Preview" w:date="2026-01-01T00:00:00Z">
        <w:r>
          <w:delText xml:space="preserve">at</w:delText>
        </w:r>
      </w:del>
      <w:del w:id="1007" w:author="PR Preview" w:date="2026-01-01T00:00:00Z">
        <w:r>
          <w:delText xml:space="preserve"> </w:delText>
        </w:r>
      </w:del>
      <m:oMath>
        <m:r>
          <m:t>c</m:t>
        </m:r>
      </m:oMath>
      <w:del w:id="1008" w:author="PR Preview" w:date="2026-01-01T00:00:00Z">
        <w:r>
          <w:delText xml:space="preserve"> </w:delText>
        </w:r>
      </w:del>
      <w:del w:id="1009" w:author="PR Preview" w:date="2026-01-01T00:00:00Z">
        <w:r>
          <w:delText xml:space="preserve">is the graph of the</w:delText>
        </w:r>
      </w:del>
      <w:del w:id="1010" w:author="PR Preview" w:date="2026-01-01T00:00:00Z">
        <w:r>
          <w:delText xml:space="preserve"> </w:delText>
        </w:r>
      </w:del>
      <w:hyperlink r:id="rId121">
        <w:del w:id="1011" w:author="PR Preview" w:date="2026-01-01T00:00:00Z">
          <w:r>
            <w:rPr>
              <w:rStyle w:val="Hyperlink"/>
            </w:rPr>
            <w:delText xml:space="preserve">affine function</w:delText>
          </w:r>
        </w:del>
      </w:hyperlink>
    </w:p>
    <w:p>
      <w:pPr>
        <w:pStyle w:val="FirstParagraph"/>
      </w:pPr>
      <w:ins w:id="1012" w:author="PR Preview" w:date="2026-01-01T00:00:00Z">
        <w:r>
          <w:rPr>
            <w:b/>
            <w:bCs/>
          </w:rPr>
          <w:t xml:space="preserve">Definition 16 (Tangent line)</w:t>
        </w:r>
      </w:ins>
      <w:ins w:id="1013" w:author="PR Preview" w:date="2026-01-01T00:00:00Z">
        <w:r>
          <w:t xml:space="preserve"> </w:t>
        </w:r>
      </w:ins>
      <w:ins w:id="1014" w:author="PR Preview" w:date="2026-01-01T00:00:00Z">
        <w:r>
          <w:t xml:space="preserve">Let</w:t>
        </w:r>
      </w:ins>
      <w:ins w:id="1015" w:author="PR Preview" w:date="2026-01-01T00:00:00Z">
        <w:r>
          <w:t xml:space="preserve"> </w:t>
        </w:r>
      </w:ins>
      <m:oMath>
        <m:r>
          <m:t>f</m:t>
        </m:r>
      </m:oMath>
      <w:ins w:id="1016" w:author="PR Preview" w:date="2026-01-01T00:00:00Z">
        <w:r>
          <w:t xml:space="preserve"> </w:t>
        </w:r>
      </w:ins>
      <w:ins w:id="1017" w:author="PR Preview" w:date="2026-01-01T00:00:00Z">
        <w:r>
          <w:t xml:space="preserve">be differentiable at</w:t>
        </w:r>
      </w:ins>
      <w:ins w:id="1018" w:author="PR Preview" w:date="2026-01-01T00:00:00Z">
        <w:r>
          <w:t xml:space="preserve"> </w:t>
        </w:r>
      </w:ins>
      <m:oMath>
        <m:r>
          <m:t>c</m:t>
        </m:r>
      </m:oMath>
      <w:ins w:id="1019" w:author="PR Preview" w:date="2026-01-01T00:00:00Z">
        <w:r>
          <w:t xml:space="preserve"> </w:t>
        </w:r>
      </w:ins>
      <w:ins w:id="1020" w:author="PR Preview" w:date="2026-01-01T00:00:00Z">
        <w:r>
          <w:t xml:space="preserve">(</w:t>
        </w:r>
      </w:ins>
      <w:hyperlink w:anchor="def-differentiable">
        <w:ins w:id="1021" w:author="PR Preview" w:date="2026-01-01T00:00:00Z">
          <w:r>
            <w:rPr>
              <w:rStyle w:val="Hyperlink"/>
            </w:rPr>
            <w:t xml:space="preserve">Definition 6</w:t>
          </w:r>
        </w:ins>
      </w:hyperlink>
      <w:ins w:id="1022" w:author="PR Preview" w:date="2026-01-01T00:00:00Z">
        <w:r>
          <w:t xml:space="preserve">).</w:t>
        </w:r>
      </w:ins>
      <w:ins w:id="1023" w:author="PR Preview" w:date="2026-01-01T00:00:00Z">
        <w:r>
          <w:t xml:space="preserve"> </w:t>
        </w:r>
      </w:ins>
      <w:ins w:id="1024" w:author="PR Preview" w:date="2026-01-01T00:00:00Z">
        <w:r>
          <w:t xml:space="preserve">The</w:t>
        </w:r>
      </w:ins>
      <w:ins w:id="1025" w:author="PR Preview" w:date="2026-01-01T00:00:00Z">
        <w:r>
          <w:t xml:space="preserve"> </w:t>
        </w:r>
      </w:ins>
      <w:ins w:id="1026" w:author="PR Preview" w:date="2026-01-01T00:00:00Z">
        <w:r>
          <w:rPr>
            <w:b/>
            <w:bCs/>
          </w:rPr>
          <w:t xml:space="preserve">tangent line</w:t>
        </w:r>
      </w:ins>
      <w:ins w:id="1027" w:author="PR Preview" w:date="2026-01-01T00:00:00Z">
        <w:r>
          <w:t xml:space="preserve"> </w:t>
        </w:r>
      </w:ins>
      <w:ins w:id="1028" w:author="PR Preview" w:date="2026-01-01T00:00:00Z">
        <w:r>
          <w:t xml:space="preserve">to the</w:t>
        </w:r>
      </w:ins>
      <w:ins w:id="1029" w:author="PR Preview" w:date="2026-01-01T00:00:00Z">
        <w:r>
          <w:t xml:space="preserve"> </w:t>
        </w:r>
      </w:ins>
      <w:hyperlink r:id="rId120">
        <w:ins w:id="1030" w:author="PR Preview" w:date="2026-01-01T00:00:00Z">
          <w:r>
            <w:rPr>
              <w:rStyle w:val="Hyperlink"/>
            </w:rPr>
            <w:t xml:space="preserve">graph</w:t>
          </w:r>
        </w:ins>
      </w:hyperlink>
      <w:ins w:id="1031" w:author="PR Preview" w:date="2026-01-01T00:00:00Z">
        <w:r>
          <w:t xml:space="preserve"> </w:t>
        </w:r>
      </w:ins>
      <w:ins w:id="1032" w:author="PR Preview" w:date="2026-01-01T00:00:00Z">
        <w:r>
          <w:t xml:space="preserve">of</w:t>
        </w:r>
      </w:ins>
      <w:ins w:id="1033" w:author="PR Preview" w:date="2026-01-01T00:00:00Z">
        <w:r>
          <w:t xml:space="preserve"> </w:t>
        </w:r>
      </w:ins>
      <m:oMath>
        <m:r>
          <m:t>f</m:t>
        </m:r>
      </m:oMath>
      <w:ins w:id="1034" w:author="PR Preview" w:date="2026-01-01T00:00:00Z">
        <w:r>
          <w:t xml:space="preserve"> </w:t>
        </w:r>
      </w:ins>
      <w:ins w:id="1035" w:author="PR Preview" w:date="2026-01-01T00:00:00Z">
        <w:r>
          <w:t xml:space="preserve">at</w:t>
        </w:r>
      </w:ins>
      <w:ins w:id="1036" w:author="PR Preview" w:date="2026-01-01T00:00:00Z">
        <w:r>
          <w:t xml:space="preserve"> </w:t>
        </w:r>
      </w:ins>
      <m:oMath>
        <m:r>
          <m:t>c</m:t>
        </m:r>
      </m:oMath>
      <w:ins w:id="1037" w:author="PR Preview" w:date="2026-01-01T00:00:00Z">
        <w:r>
          <w:t xml:space="preserve"> </w:t>
        </w:r>
      </w:ins>
      <w:ins w:id="1038" w:author="PR Preview" w:date="2026-01-01T00:00:00Z">
        <w:r>
          <w:t xml:space="preserve">is the graph of the</w:t>
        </w:r>
      </w:ins>
      <w:ins w:id="1039" w:author="PR Preview" w:date="2026-01-01T00:00:00Z">
        <w:r>
          <w:t xml:space="preserve"> </w:t>
        </w:r>
      </w:ins>
      <w:hyperlink r:id="rId121">
        <w:ins w:id="1040" w:author="PR Preview" w:date="2026-01-01T00:00:00Z">
          <w:r>
            <w:rPr>
              <w:rStyle w:val="Hyperlink"/>
            </w:rPr>
            <w:t xml:space="preserve">affine function</w:t>
          </w:r>
        </w:ins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2"/>
    <w:bookmarkStart w:id="123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3"/>
    <w:bookmarkEnd w:id="124"/>
    <w:bookmarkStart w:id="133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5"/>
    </w:p>
    <w:bookmarkStart w:id="126" w:name="def-linear-approximation"/>
    <w:p>
      <w:pPr>
        <w:pStyle w:val="FirstParagraph"/>
      </w:pPr>
      <w:del w:id="1041" w:author="PR Preview" w:date="2026-01-01T00:00:00Z">
        <w:r>
          <w:rPr>
            <w:b/>
            <w:bCs/>
          </w:rPr>
          <w:delText xml:space="preserve">Definition 10 (Linear approximation (first-order Taylor approximation))</w:delText>
        </w:r>
      </w:del>
      <w:del w:id="1042" w:author="PR Preview" w:date="2026-01-01T00:00:00Z">
        <w:r>
          <w:delText xml:space="preserve"> </w:delText>
        </w:r>
      </w:del>
      <w:del w:id="1043" w:author="PR Preview" w:date="2026-01-01T00:00:00Z">
        <w:r>
          <w:delText xml:space="preserve">For a function</w:delText>
        </w:r>
      </w:del>
      <w:del w:id="1044" w:author="PR Preview" w:date="2026-01-01T00:00:00Z">
        <w:r>
          <w:delText xml:space="preserve"> </w:delText>
        </w:r>
      </w:del>
      <m:oMath>
        <m:r>
          <m:t>f</m:t>
        </m:r>
      </m:oMath>
      <w:del w:id="1045" w:author="PR Preview" w:date="2026-01-01T00:00:00Z">
        <w:r>
          <w:delText xml:space="preserve"> </w:delText>
        </w:r>
      </w:del>
      <w:del w:id="1046" w:author="PR Preview" w:date="2026-01-01T00:00:00Z">
        <w:r>
          <w:delText xml:space="preserve">that is differentiable at</w:delText>
        </w:r>
      </w:del>
      <w:del w:id="1047" w:author="PR Preview" w:date="2026-01-01T00:00:00Z">
        <w:r>
          <w:delText xml:space="preserve"> </w:delText>
        </w:r>
      </w:del>
      <m:oMath>
        <m:r>
          <m:t>w</m:t>
        </m:r>
      </m:oMath>
      <w:del w:id="1048" w:author="PR Preview" w:date="2026-01-01T00:00:00Z">
        <w:r>
          <w:delText xml:space="preserve">,</w:delText>
        </w:r>
      </w:del>
      <w:del w:id="1049" w:author="PR Preview" w:date="2026-01-01T00:00:00Z">
        <w:r>
          <w:delText xml:space="preserve"> </w:delText>
        </w:r>
      </w:del>
      <w:del w:id="1050" w:author="PR Preview" w:date="2026-01-01T00:00:00Z">
        <w:r>
          <w:delText xml:space="preserve">the</w:delText>
        </w:r>
      </w:del>
      <w:del w:id="1051" w:author="PR Preview" w:date="2026-01-01T00:00:00Z">
        <w:r>
          <w:delText xml:space="preserve"> </w:delText>
        </w:r>
      </w:del>
      <w:del w:id="1052" w:author="PR Preview" w:date="2026-01-01T00:00:00Z">
        <w:r>
          <w:rPr>
            <w:b/>
            <w:bCs/>
          </w:rPr>
          <w:delText xml:space="preserve">linear approximation</w:delText>
        </w:r>
      </w:del>
      <w:del w:id="1053" w:author="PR Preview" w:date="2026-01-01T00:00:00Z">
        <w:r>
          <w:delText xml:space="preserve"> </w:delText>
        </w:r>
      </w:del>
      <w:del w:id="1054" w:author="PR Preview" w:date="2026-01-01T00:00:00Z">
        <w:r>
          <w:delText xml:space="preserve">of</w:delText>
        </w:r>
      </w:del>
      <w:del w:id="1055" w:author="PR Preview" w:date="2026-01-01T00:00:00Z">
        <w:r>
          <w:delText xml:space="preserve"> </w:delText>
        </w:r>
      </w:del>
      <m:oMath>
        <m:r>
          <m:t>f</m:t>
        </m:r>
      </m:oMath>
      <w:del w:id="1056" w:author="PR Preview" w:date="2026-01-01T00:00:00Z">
        <w:r>
          <w:delText xml:space="preserve"> </w:delText>
        </w:r>
      </w:del>
      <w:del w:id="1057" w:author="PR Preview" w:date="2026-01-01T00:00:00Z">
        <w:r>
          <w:delText xml:space="preserve">at</w:delText>
        </w:r>
      </w:del>
      <w:del w:id="1058" w:author="PR Preview" w:date="2026-01-01T00:00:00Z">
        <w:r>
          <w:delText xml:space="preserve"> </w:delText>
        </w:r>
      </w:del>
      <m:oMath>
        <m:r>
          <m:t>w</m:t>
        </m:r>
      </m:oMath>
      <w:del w:id="1059" w:author="PR Preview" w:date="2026-01-01T00:00:00Z">
        <w:r>
          <w:delText xml:space="preserve"> </w:delText>
        </w:r>
      </w:del>
      <w:del w:id="1060" w:author="PR Preview" w:date="2026-01-01T00:00:00Z">
        <w:r>
          <w:delText xml:space="preserve">(also called the</w:delText>
        </w:r>
      </w:del>
      <w:del w:id="1061" w:author="PR Preview" w:date="2026-01-01T00:00:00Z">
        <w:r>
          <w:delText xml:space="preserve"> </w:delText>
        </w:r>
      </w:del>
      <w:del w:id="1062" w:author="PR Preview" w:date="2026-01-01T00:00:00Z">
        <w:r>
          <w:rPr>
            <w:b/>
            <w:bCs/>
          </w:rPr>
          <w:delText xml:space="preserve">first-order Taylor approximation</w:delText>
        </w:r>
      </w:del>
      <w:del w:id="1063" w:author="PR Preview" w:date="2026-01-01T00:00:00Z">
        <w:r>
          <w:delText xml:space="preserve">)</w:delText>
        </w:r>
      </w:del>
      <w:del w:id="1064" w:author="PR Preview" w:date="2026-01-01T00:00:00Z">
        <w:r>
          <w:delText xml:space="preserve"> </w:delText>
        </w:r>
      </w:del>
      <w:del w:id="1065" w:author="PR Preview" w:date="2026-01-01T00:00:00Z">
        <w:r>
          <w:delText xml:space="preserve">is the function of the step</w:delText>
        </w:r>
      </w:del>
      <w:del w:id="1066" w:author="PR Preview" w:date="2026-01-01T00:00:00Z">
        <w:r>
          <w:delText xml:space="preserve"> </w:delText>
        </w:r>
      </w:del>
      <m:oMath>
        <m:r>
          <m:t>ε</m:t>
        </m:r>
      </m:oMath>
    </w:p>
    <w:p>
      <w:pPr>
        <w:pStyle w:val="FirstParagraph"/>
      </w:pPr>
      <w:ins w:id="1067" w:author="PR Preview" w:date="2026-01-01T00:00:00Z">
        <w:r>
          <w:rPr>
            <w:b/>
            <w:bCs/>
          </w:rPr>
          <w:t xml:space="preserve">Definition 17 (Linear approximation (first-order Taylor approximation))</w:t>
        </w:r>
      </w:ins>
      <w:ins w:id="1068" w:author="PR Preview" w:date="2026-01-01T00:00:00Z">
        <w:r>
          <w:t xml:space="preserve"> </w:t>
        </w:r>
      </w:ins>
      <w:ins w:id="1069" w:author="PR Preview" w:date="2026-01-01T00:00:00Z">
        <w:r>
          <w:t xml:space="preserve">For a function</w:t>
        </w:r>
      </w:ins>
      <w:ins w:id="1070" w:author="PR Preview" w:date="2026-01-01T00:00:00Z">
        <w:r>
          <w:t xml:space="preserve"> </w:t>
        </w:r>
      </w:ins>
      <m:oMath>
        <m:r>
          <m:t>f</m:t>
        </m:r>
      </m:oMath>
      <w:ins w:id="1071" w:author="PR Preview" w:date="2026-01-01T00:00:00Z">
        <w:r>
          <w:t xml:space="preserve"> </w:t>
        </w:r>
      </w:ins>
      <w:ins w:id="1072" w:author="PR Preview" w:date="2026-01-01T00:00:00Z">
        <w:r>
          <w:t xml:space="preserve">that is differentiable at</w:t>
        </w:r>
      </w:ins>
      <w:ins w:id="1073" w:author="PR Preview" w:date="2026-01-01T00:00:00Z">
        <w:r>
          <w:t xml:space="preserve"> </w:t>
        </w:r>
      </w:ins>
      <m:oMath>
        <m:r>
          <m:t>w</m:t>
        </m:r>
      </m:oMath>
      <w:ins w:id="1074" w:author="PR Preview" w:date="2026-01-01T00:00:00Z">
        <w:r>
          <w:t xml:space="preserve">,</w:t>
        </w:r>
      </w:ins>
      <w:ins w:id="1075" w:author="PR Preview" w:date="2026-01-01T00:00:00Z">
        <w:r>
          <w:t xml:space="preserve"> </w:t>
        </w:r>
      </w:ins>
      <w:ins w:id="1076" w:author="PR Preview" w:date="2026-01-01T00:00:00Z">
        <w:r>
          <w:t xml:space="preserve">the</w:t>
        </w:r>
      </w:ins>
      <w:ins w:id="1077" w:author="PR Preview" w:date="2026-01-01T00:00:00Z">
        <w:r>
          <w:t xml:space="preserve"> </w:t>
        </w:r>
      </w:ins>
      <w:ins w:id="1078" w:author="PR Preview" w:date="2026-01-01T00:00:00Z">
        <w:r>
          <w:rPr>
            <w:b/>
            <w:bCs/>
          </w:rPr>
          <w:t xml:space="preserve">linear approximation</w:t>
        </w:r>
      </w:ins>
      <w:ins w:id="1079" w:author="PR Preview" w:date="2026-01-01T00:00:00Z">
        <w:r>
          <w:t xml:space="preserve"> </w:t>
        </w:r>
      </w:ins>
      <w:ins w:id="1080" w:author="PR Preview" w:date="2026-01-01T00:00:00Z">
        <w:r>
          <w:t xml:space="preserve">of</w:t>
        </w:r>
      </w:ins>
      <w:ins w:id="1081" w:author="PR Preview" w:date="2026-01-01T00:00:00Z">
        <w:r>
          <w:t xml:space="preserve"> </w:t>
        </w:r>
      </w:ins>
      <m:oMath>
        <m:r>
          <m:t>f</m:t>
        </m:r>
      </m:oMath>
      <w:ins w:id="1082" w:author="PR Preview" w:date="2026-01-01T00:00:00Z">
        <w:r>
          <w:t xml:space="preserve"> </w:t>
        </w:r>
      </w:ins>
      <w:ins w:id="1083" w:author="PR Preview" w:date="2026-01-01T00:00:00Z">
        <w:r>
          <w:t xml:space="preserve">at</w:t>
        </w:r>
      </w:ins>
      <w:ins w:id="1084" w:author="PR Preview" w:date="2026-01-01T00:00:00Z">
        <w:r>
          <w:t xml:space="preserve"> </w:t>
        </w:r>
      </w:ins>
      <m:oMath>
        <m:r>
          <m:t>w</m:t>
        </m:r>
      </m:oMath>
      <w:ins w:id="1085" w:author="PR Preview" w:date="2026-01-01T00:00:00Z">
        <w:r>
          <w:t xml:space="preserve"> </w:t>
        </w:r>
      </w:ins>
      <w:ins w:id="1086" w:author="PR Preview" w:date="2026-01-01T00:00:00Z">
        <w:r>
          <w:t xml:space="preserve">(also called the</w:t>
        </w:r>
      </w:ins>
      <w:ins w:id="1087" w:author="PR Preview" w:date="2026-01-01T00:00:00Z">
        <w:r>
          <w:t xml:space="preserve"> </w:t>
        </w:r>
      </w:ins>
      <w:ins w:id="1088" w:author="PR Preview" w:date="2026-01-01T00:00:00Z">
        <w:r>
          <w:rPr>
            <w:b/>
            <w:bCs/>
          </w:rPr>
          <w:t xml:space="preserve">first-order Taylor approximation</w:t>
        </w:r>
      </w:ins>
      <w:ins w:id="1089" w:author="PR Preview" w:date="2026-01-01T00:00:00Z">
        <w:r>
          <w:t xml:space="preserve">)</w:t>
        </w:r>
      </w:ins>
      <w:ins w:id="1090" w:author="PR Preview" w:date="2026-01-01T00:00:00Z">
        <w:r>
          <w:t xml:space="preserve"> </w:t>
        </w:r>
      </w:ins>
      <w:ins w:id="1091" w:author="PR Preview" w:date="2026-01-01T00:00:00Z">
        <w:r>
          <w:t xml:space="preserve">is the function of the step</w:t>
        </w:r>
      </w:ins>
      <w:ins w:id="1092" w:author="PR Preview" w:date="2026-01-01T00:00:00Z">
        <w:r>
          <w:t xml:space="preserve"> </w:t>
        </w:r>
      </w:ins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6"/>
    <w:bookmarkStart w:id="129" w:name="rem-linear-approx-affine"/>
    <w:p>
      <w:pPr>
        <w:pStyle w:val="BodyText"/>
      </w:pPr>
      <w:del w:id="1093" w:author="PR Preview" w:date="2026-01-01T00:00:00Z">
        <w:r>
          <w:rPr>
            <w:i/>
            <w:iCs/>
          </w:rPr>
          <w:delText xml:space="preserve">Remark 2</w:delText>
        </w:r>
      </w:del>
      <w:del w:id="1094" w:author="PR Preview" w:date="2026-01-01T00:00:00Z">
        <w:r>
          <w:delText xml:space="preserve"> (The</w:delText>
        </w:r>
      </w:del>
      <w:del w:id="1095" w:author="PR Preview" w:date="2026-01-01T00:00:00Z">
        <w:r>
          <w:delText xml:space="preserve"> </w:delText>
        </w:r>
      </w:del>
      <w:del w:id="1096" w:author="PR Preview" w:date="2026-01-01T00:00:00Z">
        <w:r>
          <w:delText xml:space="preserve">“linear”</w:delText>
        </w:r>
      </w:del>
      <w:del w:id="1097" w:author="PR Preview" w:date="2026-01-01T00:00:00Z">
        <w:r>
          <w:delText xml:space="preserve"> </w:delText>
        </w:r>
      </w:del>
      <w:del w:id="1098" w:author="PR Preview" w:date="2026-01-01T00:00:00Z">
        <w:r>
          <w:delText xml:space="preserve">approximation is affine). </w:delText>
        </w:r>
      </w:del>
      <w:del w:id="1099" w:author="PR Preview" w:date="2026-01-01T00:00:00Z">
        <w:r>
          <w:delText xml:space="preserve">The linear approximation</w:delText>
        </w:r>
      </w:del>
      <w:del w:id="1100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del w:id="1101" w:author="PR Preview" w:date="2026-01-01T00:00:00Z">
        <w:r>
          <w:delText xml:space="preserve"> </w:delText>
        </w:r>
      </w:del>
      <w:del w:id="1102" w:author="PR Preview" w:date="2026-01-01T00:00:00Z">
        <w:r>
          <w:delText xml:space="preserve">(</w:delText>
        </w:r>
      </w:del>
      <w:hyperlink w:anchor="def-linear-approximation">
        <w:del w:id="1103" w:author="PR Preview" w:date="2026-01-01T00:00:00Z">
          <w:r>
            <w:rPr>
              <w:rStyle w:val="Hyperlink"/>
            </w:rPr>
            <w:delText xml:space="preserve">Definition 10</w:delText>
          </w:r>
        </w:del>
      </w:hyperlink>
      <w:del w:id="1104" w:author="PR Preview" w:date="2026-01-01T00:00:00Z">
        <w:r>
          <w:delText xml:space="preserve">)</w:delText>
        </w:r>
      </w:del>
      <w:del w:id="1105" w:author="PR Preview" w:date="2026-01-01T00:00:00Z">
        <w:r>
          <w:delText xml:space="preserve"> </w:delText>
        </w:r>
      </w:del>
      <w:del w:id="1106" w:author="PR Preview" w:date="2026-01-01T00:00:00Z">
        <w:r>
          <w:delText xml:space="preserve">is an</w:delText>
        </w:r>
      </w:del>
      <w:del w:id="1107" w:author="PR Preview" w:date="2026-01-01T00:00:00Z">
        <w:r>
          <w:delText xml:space="preserve"> </w:delText>
        </w:r>
      </w:del>
      <w:hyperlink r:id="rId121">
        <w:del w:id="1108" w:author="PR Preview" w:date="2026-01-01T00:00:00Z">
          <w:r>
            <w:rPr>
              <w:rStyle w:val="Hyperlink"/>
            </w:rPr>
            <w:delText xml:space="preserve">affine function</w:delText>
          </w:r>
        </w:del>
      </w:hyperlink>
      <w:del w:id="1109" w:author="PR Preview" w:date="2026-01-01T00:00:00Z">
        <w:r>
          <w:delText xml:space="preserve"> </w:delText>
        </w:r>
      </w:del>
      <w:del w:id="1110" w:author="PR Preview" w:date="2026-01-01T00:00:00Z">
        <w:r>
          <w:delText xml:space="preserve">of the step</w:delText>
        </w:r>
      </w:del>
      <w:del w:id="1111" w:author="PR Preview" w:date="2026-01-01T00:00:00Z">
        <w:r>
          <w:delText xml:space="preserve"> </w:delText>
        </w:r>
      </w:del>
      <m:oMath>
        <m:r>
          <m:t>ε</m:t>
        </m:r>
      </m:oMath>
      <w:del w:id="1112" w:author="PR Preview" w:date="2026-01-01T00:00:00Z">
        <w:r>
          <w:delText xml:space="preserve">:</w:delText>
        </w:r>
      </w:del>
      <w:del w:id="1113" w:author="PR Preview" w:date="2026-01-01T00:00:00Z">
        <w:r>
          <w:delText xml:space="preserve"> </w:delText>
        </w:r>
      </w:del>
      <w:del w:id="1114" w:author="PR Preview" w:date="2026-01-01T00:00:00Z">
        <w:r>
          <w:delText xml:space="preserve">its slope is</w:delText>
        </w:r>
      </w:del>
      <w:del w:id="1115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del w:id="1116" w:author="PR Preview" w:date="2026-01-01T00:00:00Z">
        <w:r>
          <w:delText xml:space="preserve"> </w:delText>
        </w:r>
      </w:del>
      <w:del w:id="1117" w:author="PR Preview" w:date="2026-01-01T00:00:00Z">
        <w:r>
          <w:delText xml:space="preserve">and its intercept is</w:delText>
        </w:r>
      </w:del>
      <w:del w:id="1118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del w:id="1119" w:author="PR Preview" w:date="2026-01-01T00:00:00Z">
        <w:r>
          <w:delText xml:space="preserve">.</w:delText>
        </w:r>
      </w:del>
      <w:del w:id="1120" w:author="PR Preview" w:date="2026-01-01T00:00:00Z">
        <w:r>
          <w:delText xml:space="preserve"> </w:delText>
        </w:r>
      </w:del>
      <w:del w:id="1121" w:author="PR Preview" w:date="2026-01-01T00:00:00Z">
        <w:r>
          <w:delText xml:space="preserve">It is</w:delText>
        </w:r>
      </w:del>
      <w:del w:id="1122" w:author="PR Preview" w:date="2026-01-01T00:00:00Z">
        <w:r>
          <w:delText xml:space="preserve"> </w:delText>
        </w:r>
      </w:del>
      <w:hyperlink r:id="rId127">
        <w:del w:id="1123" w:author="PR Preview" w:date="2026-01-01T00:00:00Z">
          <w:r>
            <w:rPr>
              <w:rStyle w:val="Hyperlink"/>
            </w:rPr>
            <w:delText xml:space="preserve">linear</w:delText>
          </w:r>
        </w:del>
      </w:hyperlink>
      <w:del w:id="1124" w:author="PR Preview" w:date="2026-01-01T00:00:00Z">
        <w:r>
          <w:delText xml:space="preserve"> </w:delText>
        </w:r>
      </w:del>
      <w:del w:id="1125" w:author="PR Preview" w:date="2026-01-01T00:00:00Z">
        <w:r>
          <w:delText xml:space="preserve">in</w:delText>
        </w:r>
      </w:del>
      <w:del w:id="1126" w:author="PR Preview" w:date="2026-01-01T00:00:00Z">
        <w:r>
          <w:delText xml:space="preserve"> </w:delText>
        </w:r>
      </w:del>
      <m:oMath>
        <m:r>
          <m:t>ε</m:t>
        </m:r>
      </m:oMath>
      <w:del w:id="1127" w:author="PR Preview" w:date="2026-01-01T00:00:00Z">
        <w:r>
          <w:delText xml:space="preserve"> </w:delText>
        </w:r>
      </w:del>
      <w:del w:id="1128" w:author="PR Preview" w:date="2026-01-01T00:00:00Z">
        <w:r>
          <w:delText xml:space="preserve">only when</w:delText>
        </w:r>
      </w:del>
      <w:del w:id="1129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1130" w:author="PR Preview" w:date="2026-01-01T00:00:00Z">
        <w:r>
          <w:delText xml:space="preserve">.</w:delText>
        </w:r>
      </w:del>
      <w:del w:id="1131" w:author="PR Preview" w:date="2026-01-01T00:00:00Z">
        <w:r>
          <w:delText xml:space="preserve"> </w:delText>
        </w:r>
      </w:del>
      <w:del w:id="1132" w:author="PR Preview" w:date="2026-01-01T00:00:00Z">
        <w:r>
          <w:delText xml:space="preserve">The name</w:delText>
        </w:r>
      </w:del>
      <w:del w:id="1133" w:author="PR Preview" w:date="2026-01-01T00:00:00Z">
        <w:r>
          <w:delText xml:space="preserve"> </w:delText>
        </w:r>
      </w:del>
      <w:del w:id="1134" w:author="PR Preview" w:date="2026-01-01T00:00:00Z">
        <w:r>
          <w:delText xml:space="preserve">“linear approximation”</w:delText>
        </w:r>
      </w:del>
      <w:del w:id="1135" w:author="PR Preview" w:date="2026-01-01T00:00:00Z">
        <w:r>
          <w:delText xml:space="preserve"> </w:delText>
        </w:r>
      </w:del>
      <w:del w:id="1136" w:author="PR Preview" w:date="2026-01-01T00:00:00Z">
        <w:r>
          <w:delText xml:space="preserve">uses</w:delText>
        </w:r>
      </w:del>
      <w:del w:id="1137" w:author="PR Preview" w:date="2026-01-01T00:00:00Z">
        <w:r>
          <w:delText xml:space="preserve"> </w:delText>
        </w:r>
      </w:del>
      <w:del w:id="1138" w:author="PR Preview" w:date="2026-01-01T00:00:00Z">
        <w:r>
          <w:delText xml:space="preserve">“linear”</w:delText>
        </w:r>
      </w:del>
      <w:del w:id="1139" w:author="PR Preview" w:date="2026-01-01T00:00:00Z">
        <w:r>
          <w:delText xml:space="preserve"> </w:delText>
        </w:r>
      </w:del>
      <w:del w:id="1140" w:author="PR Preview" w:date="2026-01-01T00:00:00Z">
        <w:r>
          <w:delText xml:space="preserve">in the looser sense of elementary algebra</w:delText>
        </w:r>
      </w:del>
      <w:del w:id="1141" w:author="PR Preview" w:date="2026-01-01T00:00:00Z">
        <w:r>
          <w:delText xml:space="preserve"> </w:delText>
        </w:r>
      </w:del>
      <w:del w:id="1142" w:author="PR Preview" w:date="2026-01-01T00:00:00Z">
        <w:r>
          <w:delText xml:space="preserve">(</w:delText>
        </w:r>
      </w:del>
      <w:hyperlink r:id="rId128">
        <w:del w:id="1143" w:author="PR Preview" w:date="2026-01-01T00:00:00Z">
          <w:r>
            <w:rPr>
              <w:rStyle w:val="Hyperlink"/>
            </w:rPr>
            <w:delText xml:space="preserve">remark</w:delText>
          </w:r>
        </w:del>
      </w:hyperlink>
      <w:del w:id="1144" w:author="PR Preview" w:date="2026-01-01T00:00:00Z">
        <w:r>
          <w:delText xml:space="preserve">).</w:delText>
        </w:r>
      </w:del>
      <w:del w:id="1145" w:author="PR Preview" w:date="2026-01-01T00:00:00Z">
        <w:r>
          <w:delText xml:space="preserve"> </w:delText>
        </w:r>
      </w:del>
      <w:del w:id="1146" w:author="PR Preview" w:date="2026-01-01T00:00:00Z">
        <w:r>
          <w:delText xml:space="preserve">Boyd and Vandenberghe (2018)</w:delText>
        </w:r>
      </w:del>
      <w:del w:id="1147" w:author="PR Preview" w:date="2026-01-01T00:00:00Z">
        <w:r>
          <w:delText xml:space="preserve">, section 2.2, treats the first-order Taylor approximation</w:delText>
        </w:r>
      </w:del>
      <w:del w:id="1148" w:author="PR Preview" w:date="2026-01-01T00:00:00Z">
        <w:r>
          <w:delText xml:space="preserve"> </w:delText>
        </w:r>
      </w:del>
      <w:del w:id="1149" w:author="PR Preview" w:date="2026-01-01T00:00:00Z">
        <w:r>
          <w:delText xml:space="preserve">as an affine function for functions of several variables as well.</w:delText>
        </w:r>
      </w:del>
    </w:p>
    <w:p>
      <w:pPr>
        <w:pStyle w:val="BodyText"/>
      </w:pPr>
      <w:ins w:id="1150" w:author="PR Preview" w:date="2026-01-01T00:00:00Z">
        <w:r>
          <w:rPr>
            <w:i/>
            <w:iCs/>
          </w:rPr>
          <w:t xml:space="preserve">Remark 2</w:t>
        </w:r>
      </w:ins>
      <w:ins w:id="1151" w:author="PR Preview" w:date="2026-01-01T00:00:00Z">
        <w:r>
          <w:t xml:space="preserve"> (The</w:t>
        </w:r>
      </w:ins>
      <w:ins w:id="1152" w:author="PR Preview" w:date="2026-01-01T00:00:00Z">
        <w:r>
          <w:t xml:space="preserve"> </w:t>
        </w:r>
      </w:ins>
      <w:ins w:id="1153" w:author="PR Preview" w:date="2026-01-01T00:00:00Z">
        <w:r>
          <w:t xml:space="preserve">“linear”</w:t>
        </w:r>
      </w:ins>
      <w:ins w:id="1154" w:author="PR Preview" w:date="2026-01-01T00:00:00Z">
        <w:r>
          <w:t xml:space="preserve"> </w:t>
        </w:r>
      </w:ins>
      <w:ins w:id="1155" w:author="PR Preview" w:date="2026-01-01T00:00:00Z">
        <w:r>
          <w:t xml:space="preserve">approximation is affine). </w:t>
        </w:r>
      </w:ins>
      <w:ins w:id="1156" w:author="PR Preview" w:date="2026-01-01T00:00:00Z">
        <w:r>
          <w:t xml:space="preserve">The linear approximation</w:t>
        </w:r>
      </w:ins>
      <w:ins w:id="1157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ins w:id="1158" w:author="PR Preview" w:date="2026-01-01T00:00:00Z">
        <w:r>
          <w:t xml:space="preserve"> </w:t>
        </w:r>
      </w:ins>
      <w:ins w:id="1159" w:author="PR Preview" w:date="2026-01-01T00:00:00Z">
        <w:r>
          <w:t xml:space="preserve">(</w:t>
        </w:r>
      </w:ins>
      <w:hyperlink w:anchor="def-linear-approximation">
        <w:ins w:id="1160" w:author="PR Preview" w:date="2026-01-01T00:00:00Z">
          <w:r>
            <w:rPr>
              <w:rStyle w:val="Hyperlink"/>
            </w:rPr>
            <w:t xml:space="preserve">Definition 17</w:t>
          </w:r>
        </w:ins>
      </w:hyperlink>
      <w:ins w:id="1161" w:author="PR Preview" w:date="2026-01-01T00:00:00Z">
        <w:r>
          <w:t xml:space="preserve">)</w:t>
        </w:r>
      </w:ins>
      <w:ins w:id="1162" w:author="PR Preview" w:date="2026-01-01T00:00:00Z">
        <w:r>
          <w:t xml:space="preserve"> </w:t>
        </w:r>
      </w:ins>
      <w:ins w:id="1163" w:author="PR Preview" w:date="2026-01-01T00:00:00Z">
        <w:r>
          <w:t xml:space="preserve">is an</w:t>
        </w:r>
      </w:ins>
      <w:ins w:id="1164" w:author="PR Preview" w:date="2026-01-01T00:00:00Z">
        <w:r>
          <w:t xml:space="preserve"> </w:t>
        </w:r>
      </w:ins>
      <w:hyperlink r:id="rId121">
        <w:ins w:id="1165" w:author="PR Preview" w:date="2026-01-01T00:00:00Z">
          <w:r>
            <w:rPr>
              <w:rStyle w:val="Hyperlink"/>
            </w:rPr>
            <w:t xml:space="preserve">affine function</w:t>
          </w:r>
        </w:ins>
      </w:hyperlink>
      <w:ins w:id="1166" w:author="PR Preview" w:date="2026-01-01T00:00:00Z">
        <w:r>
          <w:t xml:space="preserve"> </w:t>
        </w:r>
      </w:ins>
      <w:ins w:id="1167" w:author="PR Preview" w:date="2026-01-01T00:00:00Z">
        <w:r>
          <w:t xml:space="preserve">of the step</w:t>
        </w:r>
      </w:ins>
      <w:ins w:id="1168" w:author="PR Preview" w:date="2026-01-01T00:00:00Z">
        <w:r>
          <w:t xml:space="preserve"> </w:t>
        </w:r>
      </w:ins>
      <m:oMath>
        <m:r>
          <m:t>ε</m:t>
        </m:r>
      </m:oMath>
      <w:ins w:id="1169" w:author="PR Preview" w:date="2026-01-01T00:00:00Z">
        <w:r>
          <w:t xml:space="preserve">:</w:t>
        </w:r>
      </w:ins>
      <w:ins w:id="1170" w:author="PR Preview" w:date="2026-01-01T00:00:00Z">
        <w:r>
          <w:t xml:space="preserve"> </w:t>
        </w:r>
      </w:ins>
      <w:ins w:id="1171" w:author="PR Preview" w:date="2026-01-01T00:00:00Z">
        <w:r>
          <w:t xml:space="preserve">its slope is</w:t>
        </w:r>
      </w:ins>
      <w:ins w:id="1172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ins w:id="1173" w:author="PR Preview" w:date="2026-01-01T00:00:00Z">
        <w:r>
          <w:t xml:space="preserve"> </w:t>
        </w:r>
      </w:ins>
      <w:ins w:id="1174" w:author="PR Preview" w:date="2026-01-01T00:00:00Z">
        <w:r>
          <w:t xml:space="preserve">and its intercept is</w:t>
        </w:r>
      </w:ins>
      <w:ins w:id="1175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ins w:id="1176" w:author="PR Preview" w:date="2026-01-01T00:00:00Z">
        <w:r>
          <w:t xml:space="preserve">.</w:t>
        </w:r>
      </w:ins>
      <w:ins w:id="1177" w:author="PR Preview" w:date="2026-01-01T00:00:00Z">
        <w:r>
          <w:t xml:space="preserve"> </w:t>
        </w:r>
      </w:ins>
      <w:ins w:id="1178" w:author="PR Preview" w:date="2026-01-01T00:00:00Z">
        <w:r>
          <w:t xml:space="preserve">It is</w:t>
        </w:r>
      </w:ins>
      <w:ins w:id="1179" w:author="PR Preview" w:date="2026-01-01T00:00:00Z">
        <w:r>
          <w:t xml:space="preserve"> </w:t>
        </w:r>
      </w:ins>
      <w:hyperlink r:id="rId127">
        <w:ins w:id="1180" w:author="PR Preview" w:date="2026-01-01T00:00:00Z">
          <w:r>
            <w:rPr>
              <w:rStyle w:val="Hyperlink"/>
            </w:rPr>
            <w:t xml:space="preserve">linear</w:t>
          </w:r>
        </w:ins>
      </w:hyperlink>
      <w:ins w:id="1181" w:author="PR Preview" w:date="2026-01-01T00:00:00Z">
        <w:r>
          <w:t xml:space="preserve"> </w:t>
        </w:r>
      </w:ins>
      <w:ins w:id="1182" w:author="PR Preview" w:date="2026-01-01T00:00:00Z">
        <w:r>
          <w:t xml:space="preserve">in</w:t>
        </w:r>
      </w:ins>
      <w:ins w:id="1183" w:author="PR Preview" w:date="2026-01-01T00:00:00Z">
        <w:r>
          <w:t xml:space="preserve"> </w:t>
        </w:r>
      </w:ins>
      <m:oMath>
        <m:r>
          <m:t>ε</m:t>
        </m:r>
      </m:oMath>
      <w:ins w:id="1184" w:author="PR Preview" w:date="2026-01-01T00:00:00Z">
        <w:r>
          <w:t xml:space="preserve"> </w:t>
        </w:r>
      </w:ins>
      <w:ins w:id="1185" w:author="PR Preview" w:date="2026-01-01T00:00:00Z">
        <w:r>
          <w:t xml:space="preserve">only when</w:t>
        </w:r>
      </w:ins>
      <w:ins w:id="1186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1187" w:author="PR Preview" w:date="2026-01-01T00:00:00Z">
        <w:r>
          <w:t xml:space="preserve">.</w:t>
        </w:r>
      </w:ins>
      <w:ins w:id="1188" w:author="PR Preview" w:date="2026-01-01T00:00:00Z">
        <w:r>
          <w:t xml:space="preserve"> </w:t>
        </w:r>
      </w:ins>
      <w:ins w:id="1189" w:author="PR Preview" w:date="2026-01-01T00:00:00Z">
        <w:r>
          <w:t xml:space="preserve">The name</w:t>
        </w:r>
      </w:ins>
      <w:ins w:id="1190" w:author="PR Preview" w:date="2026-01-01T00:00:00Z">
        <w:r>
          <w:t xml:space="preserve"> </w:t>
        </w:r>
      </w:ins>
      <w:ins w:id="1191" w:author="PR Preview" w:date="2026-01-01T00:00:00Z">
        <w:r>
          <w:t xml:space="preserve">“linear approximation”</w:t>
        </w:r>
      </w:ins>
      <w:ins w:id="1192" w:author="PR Preview" w:date="2026-01-01T00:00:00Z">
        <w:r>
          <w:t xml:space="preserve"> </w:t>
        </w:r>
      </w:ins>
      <w:ins w:id="1193" w:author="PR Preview" w:date="2026-01-01T00:00:00Z">
        <w:r>
          <w:t xml:space="preserve">uses</w:t>
        </w:r>
      </w:ins>
      <w:ins w:id="1194" w:author="PR Preview" w:date="2026-01-01T00:00:00Z">
        <w:r>
          <w:t xml:space="preserve"> </w:t>
        </w:r>
      </w:ins>
      <w:ins w:id="1195" w:author="PR Preview" w:date="2026-01-01T00:00:00Z">
        <w:r>
          <w:t xml:space="preserve">“linear”</w:t>
        </w:r>
      </w:ins>
      <w:ins w:id="1196" w:author="PR Preview" w:date="2026-01-01T00:00:00Z">
        <w:r>
          <w:t xml:space="preserve"> </w:t>
        </w:r>
      </w:ins>
      <w:ins w:id="1197" w:author="PR Preview" w:date="2026-01-01T00:00:00Z">
        <w:r>
          <w:t xml:space="preserve">in the looser sense of elementary algebra</w:t>
        </w:r>
      </w:ins>
      <w:ins w:id="1198" w:author="PR Preview" w:date="2026-01-01T00:00:00Z">
        <w:r>
          <w:t xml:space="preserve"> </w:t>
        </w:r>
      </w:ins>
      <w:ins w:id="1199" w:author="PR Preview" w:date="2026-01-01T00:00:00Z">
        <w:r>
          <w:t xml:space="preserve">(</w:t>
        </w:r>
      </w:ins>
      <w:hyperlink r:id="rId128">
        <w:ins w:id="1200" w:author="PR Preview" w:date="2026-01-01T00:00:00Z">
          <w:r>
            <w:rPr>
              <w:rStyle w:val="Hyperlink"/>
            </w:rPr>
            <w:t xml:space="preserve">remark</w:t>
          </w:r>
        </w:ins>
      </w:hyperlink>
      <w:ins w:id="1201" w:author="PR Preview" w:date="2026-01-01T00:00:00Z">
        <w:r>
          <w:t xml:space="preserve">).</w:t>
        </w:r>
      </w:ins>
      <w:ins w:id="1202" w:author="PR Preview" w:date="2026-01-01T00:00:00Z">
        <w:r>
          <w:t xml:space="preserve"> </w:t>
        </w:r>
      </w:ins>
      <w:ins w:id="1203" w:author="PR Preview" w:date="2026-01-01T00:00:00Z">
        <w:r>
          <w:t xml:space="preserve">Boyd and Vandenberghe (2018)</w:t>
        </w:r>
      </w:ins>
      <w:ins w:id="1204" w:author="PR Preview" w:date="2026-01-01T00:00:00Z">
        <w:r>
          <w:t xml:space="preserve">, section 2.2, treats the first-order Taylor approximation</w:t>
        </w:r>
      </w:ins>
      <w:ins w:id="1205" w:author="PR Preview" w:date="2026-01-01T00:00:00Z">
        <w:r>
          <w:t xml:space="preserve"> </w:t>
        </w:r>
      </w:ins>
      <w:ins w:id="1206" w:author="PR Preview" w:date="2026-01-01T00:00:00Z">
        <w:r>
          <w:t xml:space="preserve">as an affine function for functions of several variables as well.</w:t>
        </w:r>
      </w:ins>
    </w:p>
    <w:bookmarkEnd w:id="12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0"/>
        </w:tc>
      </w:tr>
    </w:tbl>
    <w:bookmarkStart w:id="13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1"/>
    <w:bookmarkStart w:id="13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2"/>
    <w:bookmarkEnd w:id="133"/>
    <w:bookmarkStart w:id="149" w:name="sec-critical-points"/>
    <w:p>
      <w:pPr>
        <w:pStyle w:val="Heading3"/>
      </w:pPr>
      <w:r>
        <w:t xml:space="preserve">1.6 Critical points and optimization</w:t>
      </w:r>
    </w:p>
    <w:bookmarkStart w:id="134" w:name="def-flat-point"/>
    <w:p>
      <w:pPr>
        <w:pStyle w:val="FirstParagraph"/>
      </w:pPr>
      <w:del w:id="1207" w:author="PR Preview" w:date="2026-01-01T00:00:00Z">
        <w:r>
          <w:rPr>
            <w:b/>
            <w:bCs/>
          </w:rPr>
          <w:delText xml:space="preserve">Definition 11 (Flat point (stationary point))</w:delText>
        </w:r>
      </w:del>
      <w:del w:id="1208" w:author="PR Preview" w:date="2026-01-01T00:00:00Z">
        <w:r>
          <w:delText xml:space="preserve"> </w:delText>
        </w:r>
      </w:del>
      <w:del w:id="1209" w:author="PR Preview" w:date="2026-01-01T00:00:00Z">
        <w:r>
          <w:delText xml:space="preserve">Let</w:delText>
        </w:r>
      </w:del>
      <w:del w:id="1210" w:author="PR Preview" w:date="2026-01-01T00:00:00Z">
        <w:r>
          <w:delText xml:space="preserve"> </w:delText>
        </w:r>
      </w:del>
      <m:oMath>
        <m:r>
          <m:t>f</m:t>
        </m:r>
      </m:oMath>
      <w:del w:id="1211" w:author="PR Preview" w:date="2026-01-01T00:00:00Z">
        <w:r>
          <w:delText xml:space="preserve"> </w:delText>
        </w:r>
      </w:del>
      <w:del w:id="1212" w:author="PR Preview" w:date="2026-01-01T00:00:00Z">
        <w:r>
          <w:delText xml:space="preserve">be differentiable at</w:delText>
        </w:r>
      </w:del>
      <w:del w:id="1213" w:author="PR Preview" w:date="2026-01-01T00:00:00Z">
        <w:r>
          <w:delText xml:space="preserve"> </w:delText>
        </w:r>
      </w:del>
      <m:oMath>
        <m:r>
          <m:t>c</m:t>
        </m:r>
      </m:oMath>
      <w:del w:id="1214" w:author="PR Preview" w:date="2026-01-01T00:00:00Z">
        <w:r>
          <w:delText xml:space="preserve"> </w:delText>
        </w:r>
      </w:del>
      <w:del w:id="1215" w:author="PR Preview" w:date="2026-01-01T00:00:00Z">
        <w:r>
          <w:delText xml:space="preserve">(</w:delText>
        </w:r>
      </w:del>
      <w:hyperlink w:anchor="def-differentiable">
        <w:del w:id="1216" w:author="PR Preview" w:date="2026-01-01T00:00:00Z">
          <w:r>
            <w:rPr>
              <w:rStyle w:val="Hyperlink"/>
            </w:rPr>
            <w:delText xml:space="preserve">Definition 4</w:delText>
          </w:r>
        </w:del>
      </w:hyperlink>
      <w:del w:id="1217" w:author="PR Preview" w:date="2026-01-01T00:00:00Z">
        <w:r>
          <w:delText xml:space="preserve">).</w:delText>
        </w:r>
      </w:del>
      <w:del w:id="1218" w:author="PR Preview" w:date="2026-01-01T00:00:00Z">
        <w:r>
          <w:delText xml:space="preserve"> </w:delText>
        </w:r>
      </w:del>
      <w:del w:id="1219" w:author="PR Preview" w:date="2026-01-01T00:00:00Z">
        <w:r>
          <w:delText xml:space="preserve">If</w:delText>
        </w:r>
      </w:del>
      <w:del w:id="1220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1221" w:author="PR Preview" w:date="2026-01-01T00:00:00Z">
        <w:r>
          <w:delText xml:space="preserve">, then</w:delText>
        </w:r>
      </w:del>
      <w:del w:id="1222" w:author="PR Preview" w:date="2026-01-01T00:00:00Z">
        <w:r>
          <w:delText xml:space="preserve"> </w:delText>
        </w:r>
      </w:del>
      <m:oMath>
        <m:r>
          <m:t>c</m:t>
        </m:r>
      </m:oMath>
      <w:del w:id="1223" w:author="PR Preview" w:date="2026-01-01T00:00:00Z">
        <w:r>
          <w:delText xml:space="preserve"> </w:delText>
        </w:r>
      </w:del>
      <w:del w:id="1224" w:author="PR Preview" w:date="2026-01-01T00:00:00Z">
        <w:r>
          <w:delText xml:space="preserve">is a</w:delText>
        </w:r>
      </w:del>
      <w:del w:id="1225" w:author="PR Preview" w:date="2026-01-01T00:00:00Z">
        <w:r>
          <w:delText xml:space="preserve"> </w:delText>
        </w:r>
      </w:del>
      <w:del w:id="1226" w:author="PR Preview" w:date="2026-01-01T00:00:00Z">
        <w:r>
          <w:rPr>
            <w:b/>
            <w:bCs/>
          </w:rPr>
          <w:delText xml:space="preserve">flat point</w:delText>
        </w:r>
      </w:del>
      <w:del w:id="1227" w:author="PR Preview" w:date="2026-01-01T00:00:00Z">
        <w:r>
          <w:delText xml:space="preserve"> </w:delText>
        </w:r>
      </w:del>
      <w:del w:id="1228" w:author="PR Preview" w:date="2026-01-01T00:00:00Z">
        <w:r>
          <w:delText xml:space="preserve">of</w:delText>
        </w:r>
      </w:del>
      <w:del w:id="1229" w:author="PR Preview" w:date="2026-01-01T00:00:00Z">
        <w:r>
          <w:delText xml:space="preserve"> </w:delText>
        </w:r>
      </w:del>
      <m:oMath>
        <m:r>
          <m:t>f</m:t>
        </m:r>
      </m:oMath>
      <w:del w:id="1230" w:author="PR Preview" w:date="2026-01-01T00:00:00Z">
        <w:r>
          <w:delText xml:space="preserve"> </w:delText>
        </w:r>
      </w:del>
      <w:del w:id="1231" w:author="PR Preview" w:date="2026-01-01T00:00:00Z">
        <w:r>
          <w:delText xml:space="preserve">(also called a</w:delText>
        </w:r>
      </w:del>
      <w:del w:id="1232" w:author="PR Preview" w:date="2026-01-01T00:00:00Z">
        <w:r>
          <w:delText xml:space="preserve"> </w:delText>
        </w:r>
      </w:del>
      <w:del w:id="1233" w:author="PR Preview" w:date="2026-01-01T00:00:00Z">
        <w:r>
          <w:rPr>
            <w:b/>
            <w:bCs/>
          </w:rPr>
          <w:delText xml:space="preserve">stationary point</w:delText>
        </w:r>
      </w:del>
      <w:del w:id="1234" w:author="PR Preview" w:date="2026-01-01T00:00:00Z">
        <w:r>
          <w:delText xml:space="preserve">).</w:delText>
        </w:r>
      </w:del>
    </w:p>
    <w:p>
      <w:pPr>
        <w:pStyle w:val="FirstParagraph"/>
      </w:pPr>
      <w:ins w:id="1235" w:author="PR Preview" w:date="2026-01-01T00:00:00Z">
        <w:r>
          <w:rPr>
            <w:b/>
            <w:bCs/>
          </w:rPr>
          <w:t xml:space="preserve">Definition 18 (Flat point (stationary point))</w:t>
        </w:r>
      </w:ins>
      <w:ins w:id="1236" w:author="PR Preview" w:date="2026-01-01T00:00:00Z">
        <w:r>
          <w:t xml:space="preserve"> </w:t>
        </w:r>
      </w:ins>
      <w:ins w:id="1237" w:author="PR Preview" w:date="2026-01-01T00:00:00Z">
        <w:r>
          <w:t xml:space="preserve">Let</w:t>
        </w:r>
      </w:ins>
      <w:ins w:id="1238" w:author="PR Preview" w:date="2026-01-01T00:00:00Z">
        <w:r>
          <w:t xml:space="preserve"> </w:t>
        </w:r>
      </w:ins>
      <m:oMath>
        <m:r>
          <m:t>f</m:t>
        </m:r>
      </m:oMath>
      <w:ins w:id="1239" w:author="PR Preview" w:date="2026-01-01T00:00:00Z">
        <w:r>
          <w:t xml:space="preserve"> </w:t>
        </w:r>
      </w:ins>
      <w:ins w:id="1240" w:author="PR Preview" w:date="2026-01-01T00:00:00Z">
        <w:r>
          <w:t xml:space="preserve">be differentiable at</w:t>
        </w:r>
      </w:ins>
      <w:ins w:id="1241" w:author="PR Preview" w:date="2026-01-01T00:00:00Z">
        <w:r>
          <w:t xml:space="preserve"> </w:t>
        </w:r>
      </w:ins>
      <m:oMath>
        <m:r>
          <m:t>c</m:t>
        </m:r>
      </m:oMath>
      <w:ins w:id="1242" w:author="PR Preview" w:date="2026-01-01T00:00:00Z">
        <w:r>
          <w:t xml:space="preserve"> </w:t>
        </w:r>
      </w:ins>
      <w:ins w:id="1243" w:author="PR Preview" w:date="2026-01-01T00:00:00Z">
        <w:r>
          <w:t xml:space="preserve">(</w:t>
        </w:r>
      </w:ins>
      <w:hyperlink w:anchor="def-differentiable">
        <w:ins w:id="1244" w:author="PR Preview" w:date="2026-01-01T00:00:00Z">
          <w:r>
            <w:rPr>
              <w:rStyle w:val="Hyperlink"/>
            </w:rPr>
            <w:t xml:space="preserve">Definition 6</w:t>
          </w:r>
        </w:ins>
      </w:hyperlink>
      <w:ins w:id="1245" w:author="PR Preview" w:date="2026-01-01T00:00:00Z">
        <w:r>
          <w:t xml:space="preserve">).</w:t>
        </w:r>
      </w:ins>
      <w:ins w:id="1246" w:author="PR Preview" w:date="2026-01-01T00:00:00Z">
        <w:r>
          <w:t xml:space="preserve"> </w:t>
        </w:r>
      </w:ins>
      <w:ins w:id="1247" w:author="PR Preview" w:date="2026-01-01T00:00:00Z">
        <w:r>
          <w:t xml:space="preserve">If</w:t>
        </w:r>
      </w:ins>
      <w:ins w:id="1248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1249" w:author="PR Preview" w:date="2026-01-01T00:00:00Z">
        <w:r>
          <w:t xml:space="preserve">, then</w:t>
        </w:r>
      </w:ins>
      <w:ins w:id="1250" w:author="PR Preview" w:date="2026-01-01T00:00:00Z">
        <w:r>
          <w:t xml:space="preserve"> </w:t>
        </w:r>
      </w:ins>
      <m:oMath>
        <m:r>
          <m:t>c</m:t>
        </m:r>
      </m:oMath>
      <w:ins w:id="1251" w:author="PR Preview" w:date="2026-01-01T00:00:00Z">
        <w:r>
          <w:t xml:space="preserve"> </w:t>
        </w:r>
      </w:ins>
      <w:ins w:id="1252" w:author="PR Preview" w:date="2026-01-01T00:00:00Z">
        <w:r>
          <w:t xml:space="preserve">is a</w:t>
        </w:r>
      </w:ins>
      <w:ins w:id="1253" w:author="PR Preview" w:date="2026-01-01T00:00:00Z">
        <w:r>
          <w:t xml:space="preserve"> </w:t>
        </w:r>
      </w:ins>
      <w:ins w:id="1254" w:author="PR Preview" w:date="2026-01-01T00:00:00Z">
        <w:r>
          <w:rPr>
            <w:b/>
            <w:bCs/>
          </w:rPr>
          <w:t xml:space="preserve">flat point</w:t>
        </w:r>
      </w:ins>
      <w:ins w:id="1255" w:author="PR Preview" w:date="2026-01-01T00:00:00Z">
        <w:r>
          <w:t xml:space="preserve"> </w:t>
        </w:r>
      </w:ins>
      <w:ins w:id="1256" w:author="PR Preview" w:date="2026-01-01T00:00:00Z">
        <w:r>
          <w:t xml:space="preserve">of</w:t>
        </w:r>
      </w:ins>
      <w:ins w:id="1257" w:author="PR Preview" w:date="2026-01-01T00:00:00Z">
        <w:r>
          <w:t xml:space="preserve"> </w:t>
        </w:r>
      </w:ins>
      <m:oMath>
        <m:r>
          <m:t>f</m:t>
        </m:r>
      </m:oMath>
      <w:ins w:id="1258" w:author="PR Preview" w:date="2026-01-01T00:00:00Z">
        <w:r>
          <w:t xml:space="preserve"> </w:t>
        </w:r>
      </w:ins>
      <w:ins w:id="1259" w:author="PR Preview" w:date="2026-01-01T00:00:00Z">
        <w:r>
          <w:t xml:space="preserve">(also called a</w:t>
        </w:r>
      </w:ins>
      <w:ins w:id="1260" w:author="PR Preview" w:date="2026-01-01T00:00:00Z">
        <w:r>
          <w:t xml:space="preserve"> </w:t>
        </w:r>
      </w:ins>
      <w:ins w:id="1261" w:author="PR Preview" w:date="2026-01-01T00:00:00Z">
        <w:r>
          <w:rPr>
            <w:b/>
            <w:bCs/>
          </w:rPr>
          <w:t xml:space="preserve">stationary point</w:t>
        </w:r>
      </w:ins>
      <w:ins w:id="1262" w:author="PR Preview" w:date="2026-01-01T00:00:00Z">
        <w:r>
          <w:t xml:space="preserve">).</w:t>
        </w:r>
      </w:ins>
    </w:p>
    <w:bookmarkEnd w:id="134"/>
    <w:bookmarkStart w:id="137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7"/>
    <w:bookmarkStart w:id="13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8"/>
    <w:bookmarkStart w:id="14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3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0"/>
    <w:bookmarkStart w:id="141" w:name="def-critical-point"/>
    <w:p>
      <w:pPr>
        <w:pStyle w:val="BodyText"/>
      </w:pPr>
      <w:del w:id="1263" w:author="PR Preview" w:date="2026-01-01T00:00:00Z">
        <w:r>
          <w:rPr>
            <w:b/>
            <w:bCs/>
          </w:rPr>
          <w:delText xml:space="preserve">Definition 12 (Critical point)</w:delText>
        </w:r>
      </w:del>
      <w:del w:id="1264" w:author="PR Preview" w:date="2026-01-01T00:00:00Z">
        <w:r>
          <w:delText xml:space="preserve"> </w:delText>
        </w:r>
      </w:del>
      <w:del w:id="1265" w:author="PR Preview" w:date="2026-01-01T00:00:00Z">
        <w:r>
          <w:delText xml:space="preserve">Let</w:delText>
        </w:r>
      </w:del>
      <w:del w:id="1266" w:author="PR Preview" w:date="2026-01-01T00:00:00Z">
        <w:r>
          <w:delText xml:space="preserve"> </w:delText>
        </w:r>
      </w:del>
      <m:oMath>
        <m:r>
          <m:t>f</m:t>
        </m:r>
      </m:oMath>
      <w:del w:id="1267" w:author="PR Preview" w:date="2026-01-01T00:00:00Z">
        <w:r>
          <w:delText xml:space="preserve"> </w:delText>
        </w:r>
      </w:del>
      <w:del w:id="1268" w:author="PR Preview" w:date="2026-01-01T00:00:00Z">
        <w:r>
          <w:delText xml:space="preserve">be a function defined on an</w:delText>
        </w:r>
      </w:del>
      <w:del w:id="1269" w:author="PR Preview" w:date="2026-01-01T00:00:00Z">
        <w:r>
          <w:delText xml:space="preserve"> </w:delText>
        </w:r>
      </w:del>
      <w:hyperlink r:id="rId13">
        <w:del w:id="1270" w:author="PR Preview" w:date="2026-01-01T00:00:00Z">
          <w:r>
            <w:rPr>
              <w:rStyle w:val="Hyperlink"/>
            </w:rPr>
            <w:delText xml:space="preserve">open interval</w:delText>
          </w:r>
        </w:del>
      </w:hyperlink>
      <w:del w:id="1271" w:author="PR Preview" w:date="2026-01-01T00:00:00Z">
        <w:r>
          <w:delText xml:space="preserve"> </w:delText>
        </w:r>
      </w:del>
      <w:del w:id="1272" w:author="PR Preview" w:date="2026-01-01T00:00:00Z">
        <w:r>
          <w:delText xml:space="preserve">containing</w:delText>
        </w:r>
      </w:del>
      <w:del w:id="1273" w:author="PR Preview" w:date="2026-01-01T00:00:00Z">
        <w:r>
          <w:delText xml:space="preserve"> </w:delText>
        </w:r>
      </w:del>
      <m:oMath>
        <m:r>
          <m:t>c</m:t>
        </m:r>
      </m:oMath>
      <w:del w:id="1274" w:author="PR Preview" w:date="2026-01-01T00:00:00Z">
        <w:r>
          <w:delText xml:space="preserve">.</w:delText>
        </w:r>
      </w:del>
      <w:del w:id="1275" w:author="PR Preview" w:date="2026-01-01T00:00:00Z">
        <w:r>
          <w:delText xml:space="preserve"> </w:delText>
        </w:r>
      </w:del>
      <w:del w:id="1276" w:author="PR Preview" w:date="2026-01-01T00:00:00Z">
        <w:r>
          <w:delText xml:space="preserve">The point</w:delText>
        </w:r>
      </w:del>
      <w:del w:id="1277" w:author="PR Preview" w:date="2026-01-01T00:00:00Z">
        <w:r>
          <w:delText xml:space="preserve"> </w:delText>
        </w:r>
      </w:del>
      <m:oMath>
        <m:r>
          <m:t>c</m:t>
        </m:r>
      </m:oMath>
      <w:del w:id="1278" w:author="PR Preview" w:date="2026-01-01T00:00:00Z">
        <w:r>
          <w:delText xml:space="preserve"> </w:delText>
        </w:r>
      </w:del>
      <w:del w:id="1279" w:author="PR Preview" w:date="2026-01-01T00:00:00Z">
        <w:r>
          <w:delText xml:space="preserve">is a</w:delText>
        </w:r>
      </w:del>
      <w:del w:id="1280" w:author="PR Preview" w:date="2026-01-01T00:00:00Z">
        <w:r>
          <w:delText xml:space="preserve"> </w:delText>
        </w:r>
      </w:del>
      <w:del w:id="1281" w:author="PR Preview" w:date="2026-01-01T00:00:00Z">
        <w:r>
          <w:rPr>
            <w:b/>
            <w:bCs/>
          </w:rPr>
          <w:delText xml:space="preserve">critical point</w:delText>
        </w:r>
      </w:del>
      <w:del w:id="1282" w:author="PR Preview" w:date="2026-01-01T00:00:00Z">
        <w:r>
          <w:delText xml:space="preserve"> </w:delText>
        </w:r>
      </w:del>
      <w:del w:id="1283" w:author="PR Preview" w:date="2026-01-01T00:00:00Z">
        <w:r>
          <w:delText xml:space="preserve">of</w:delText>
        </w:r>
      </w:del>
      <w:del w:id="1284" w:author="PR Preview" w:date="2026-01-01T00:00:00Z">
        <w:r>
          <w:delText xml:space="preserve"> </w:delText>
        </w:r>
      </w:del>
      <m:oMath>
        <m:r>
          <m:t>f</m:t>
        </m:r>
      </m:oMath>
      <w:del w:id="1285" w:author="PR Preview" w:date="2026-01-01T00:00:00Z">
        <w:r>
          <w:delText xml:space="preserve"> </w:delText>
        </w:r>
      </w:del>
      <w:del w:id="1286" w:author="PR Preview" w:date="2026-01-01T00:00:00Z">
        <w:r>
          <w:delText xml:space="preserve">if either</w:delText>
        </w:r>
      </w:del>
      <w:del w:id="1287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1288" w:author="PR Preview" w:date="2026-01-01T00:00:00Z">
        <w:r>
          <w:delText xml:space="preserve"> </w:delText>
        </w:r>
      </w:del>
      <w:del w:id="1289" w:author="PR Preview" w:date="2026-01-01T00:00:00Z">
        <w:r>
          <w:delText xml:space="preserve">or</w:delText>
        </w:r>
      </w:del>
      <w:del w:id="1290" w:author="PR Preview" w:date="2026-01-01T00:00:00Z">
        <w:r>
          <w:delText xml:space="preserve"> </w:delText>
        </w:r>
      </w:del>
      <m:oMath>
        <m:r>
          <m:t>f</m:t>
        </m:r>
      </m:oMath>
      <w:del w:id="1291" w:author="PR Preview" w:date="2026-01-01T00:00:00Z">
        <w:r>
          <w:delText xml:space="preserve"> </w:delText>
        </w:r>
      </w:del>
      <w:del w:id="1292" w:author="PR Preview" w:date="2026-01-01T00:00:00Z">
        <w:r>
          <w:delText xml:space="preserve">is not differentiable at</w:delText>
        </w:r>
      </w:del>
      <w:del w:id="1293" w:author="PR Preview" w:date="2026-01-01T00:00:00Z">
        <w:r>
          <w:delText xml:space="preserve"> </w:delText>
        </w:r>
      </w:del>
      <m:oMath>
        <m:r>
          <m:t>c</m:t>
        </m:r>
      </m:oMath>
      <w:del w:id="1294" w:author="PR Preview" w:date="2026-01-01T00:00:00Z">
        <w:r>
          <w:delText xml:space="preserve"> </w:delText>
        </w:r>
      </w:del>
      <w:del w:id="1295" w:author="PR Preview" w:date="2026-01-01T00:00:00Z">
        <w:r>
          <w:delText xml:space="preserve">(</w:delText>
        </w:r>
      </w:del>
      <w:hyperlink w:anchor="def-differentiable">
        <w:del w:id="1296" w:author="PR Preview" w:date="2026-01-01T00:00:00Z">
          <w:r>
            <w:rPr>
              <w:rStyle w:val="Hyperlink"/>
            </w:rPr>
            <w:delText xml:space="preserve">Definition 4</w:delText>
          </w:r>
        </w:del>
      </w:hyperlink>
      <w:del w:id="1297" w:author="PR Preview" w:date="2026-01-01T00:00:00Z">
        <w:r>
          <w:delText xml:space="preserve">).</w:delText>
        </w:r>
      </w:del>
    </w:p>
    <w:p>
      <w:pPr>
        <w:pStyle w:val="BodyText"/>
      </w:pPr>
      <w:ins w:id="1298" w:author="PR Preview" w:date="2026-01-01T00:00:00Z">
        <w:r>
          <w:rPr>
            <w:b/>
            <w:bCs/>
          </w:rPr>
          <w:t xml:space="preserve">Definition 19 (Critical point)</w:t>
        </w:r>
      </w:ins>
      <w:ins w:id="1299" w:author="PR Preview" w:date="2026-01-01T00:00:00Z">
        <w:r>
          <w:t xml:space="preserve"> </w:t>
        </w:r>
      </w:ins>
      <w:ins w:id="1300" w:author="PR Preview" w:date="2026-01-01T00:00:00Z">
        <w:r>
          <w:t xml:space="preserve">Let</w:t>
        </w:r>
      </w:ins>
      <w:ins w:id="1301" w:author="PR Preview" w:date="2026-01-01T00:00:00Z">
        <w:r>
          <w:t xml:space="preserve"> </w:t>
        </w:r>
      </w:ins>
      <m:oMath>
        <m:r>
          <m:t>f</m:t>
        </m:r>
      </m:oMath>
      <w:ins w:id="1302" w:author="PR Preview" w:date="2026-01-01T00:00:00Z">
        <w:r>
          <w:t xml:space="preserve"> </w:t>
        </w:r>
      </w:ins>
      <w:ins w:id="1303" w:author="PR Preview" w:date="2026-01-01T00:00:00Z">
        <w:r>
          <w:t xml:space="preserve">be a function defined on an</w:t>
        </w:r>
      </w:ins>
      <w:ins w:id="1304" w:author="PR Preview" w:date="2026-01-01T00:00:00Z">
        <w:r>
          <w:t xml:space="preserve"> </w:t>
        </w:r>
      </w:ins>
      <w:hyperlink r:id="rId10">
        <w:ins w:id="1305" w:author="PR Preview" w:date="2026-01-01T00:00:00Z">
          <w:r>
            <w:rPr>
              <w:rStyle w:val="Hyperlink"/>
            </w:rPr>
            <w:t xml:space="preserve">open interval</w:t>
          </w:r>
        </w:ins>
      </w:hyperlink>
      <w:ins w:id="1306" w:author="PR Preview" w:date="2026-01-01T00:00:00Z">
        <w:r>
          <w:t xml:space="preserve"> </w:t>
        </w:r>
      </w:ins>
      <w:ins w:id="1307" w:author="PR Preview" w:date="2026-01-01T00:00:00Z">
        <w:r>
          <w:t xml:space="preserve">containing</w:t>
        </w:r>
      </w:ins>
      <w:ins w:id="1308" w:author="PR Preview" w:date="2026-01-01T00:00:00Z">
        <w:r>
          <w:t xml:space="preserve"> </w:t>
        </w:r>
      </w:ins>
      <m:oMath>
        <m:r>
          <m:t>c</m:t>
        </m:r>
      </m:oMath>
      <w:ins w:id="1309" w:author="PR Preview" w:date="2026-01-01T00:00:00Z">
        <w:r>
          <w:t xml:space="preserve">.</w:t>
        </w:r>
      </w:ins>
      <w:ins w:id="1310" w:author="PR Preview" w:date="2026-01-01T00:00:00Z">
        <w:r>
          <w:t xml:space="preserve"> </w:t>
        </w:r>
      </w:ins>
      <w:ins w:id="1311" w:author="PR Preview" w:date="2026-01-01T00:00:00Z">
        <w:r>
          <w:t xml:space="preserve">The point</w:t>
        </w:r>
      </w:ins>
      <w:ins w:id="1312" w:author="PR Preview" w:date="2026-01-01T00:00:00Z">
        <w:r>
          <w:t xml:space="preserve"> </w:t>
        </w:r>
      </w:ins>
      <m:oMath>
        <m:r>
          <m:t>c</m:t>
        </m:r>
      </m:oMath>
      <w:ins w:id="1313" w:author="PR Preview" w:date="2026-01-01T00:00:00Z">
        <w:r>
          <w:t xml:space="preserve"> </w:t>
        </w:r>
      </w:ins>
      <w:ins w:id="1314" w:author="PR Preview" w:date="2026-01-01T00:00:00Z">
        <w:r>
          <w:t xml:space="preserve">is a</w:t>
        </w:r>
      </w:ins>
      <w:ins w:id="1315" w:author="PR Preview" w:date="2026-01-01T00:00:00Z">
        <w:r>
          <w:t xml:space="preserve"> </w:t>
        </w:r>
      </w:ins>
      <w:ins w:id="1316" w:author="PR Preview" w:date="2026-01-01T00:00:00Z">
        <w:r>
          <w:rPr>
            <w:b/>
            <w:bCs/>
          </w:rPr>
          <w:t xml:space="preserve">critical point</w:t>
        </w:r>
      </w:ins>
      <w:ins w:id="1317" w:author="PR Preview" w:date="2026-01-01T00:00:00Z">
        <w:r>
          <w:t xml:space="preserve"> </w:t>
        </w:r>
      </w:ins>
      <w:ins w:id="1318" w:author="PR Preview" w:date="2026-01-01T00:00:00Z">
        <w:r>
          <w:t xml:space="preserve">of</w:t>
        </w:r>
      </w:ins>
      <w:ins w:id="1319" w:author="PR Preview" w:date="2026-01-01T00:00:00Z">
        <w:r>
          <w:t xml:space="preserve"> </w:t>
        </w:r>
      </w:ins>
      <m:oMath>
        <m:r>
          <m:t>f</m:t>
        </m:r>
      </m:oMath>
      <w:ins w:id="1320" w:author="PR Preview" w:date="2026-01-01T00:00:00Z">
        <w:r>
          <w:t xml:space="preserve"> </w:t>
        </w:r>
      </w:ins>
      <w:ins w:id="1321" w:author="PR Preview" w:date="2026-01-01T00:00:00Z">
        <w:r>
          <w:t xml:space="preserve">if either</w:t>
        </w:r>
      </w:ins>
      <w:ins w:id="1322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1323" w:author="PR Preview" w:date="2026-01-01T00:00:00Z">
        <w:r>
          <w:t xml:space="preserve"> </w:t>
        </w:r>
      </w:ins>
      <w:ins w:id="1324" w:author="PR Preview" w:date="2026-01-01T00:00:00Z">
        <w:r>
          <w:t xml:space="preserve">or</w:t>
        </w:r>
      </w:ins>
      <w:ins w:id="1325" w:author="PR Preview" w:date="2026-01-01T00:00:00Z">
        <w:r>
          <w:t xml:space="preserve"> </w:t>
        </w:r>
      </w:ins>
      <m:oMath>
        <m:r>
          <m:t>f</m:t>
        </m:r>
      </m:oMath>
      <w:ins w:id="1326" w:author="PR Preview" w:date="2026-01-01T00:00:00Z">
        <w:r>
          <w:t xml:space="preserve"> </w:t>
        </w:r>
      </w:ins>
      <w:ins w:id="1327" w:author="PR Preview" w:date="2026-01-01T00:00:00Z">
        <w:r>
          <w:t xml:space="preserve">is not differentiable at</w:t>
        </w:r>
      </w:ins>
      <w:ins w:id="1328" w:author="PR Preview" w:date="2026-01-01T00:00:00Z">
        <w:r>
          <w:t xml:space="preserve"> </w:t>
        </w:r>
      </w:ins>
      <m:oMath>
        <m:r>
          <m:t>c</m:t>
        </m:r>
      </m:oMath>
      <w:ins w:id="1329" w:author="PR Preview" w:date="2026-01-01T00:00:00Z">
        <w:r>
          <w:t xml:space="preserve"> </w:t>
        </w:r>
      </w:ins>
      <w:ins w:id="1330" w:author="PR Preview" w:date="2026-01-01T00:00:00Z">
        <w:r>
          <w:t xml:space="preserve">(</w:t>
        </w:r>
      </w:ins>
      <w:hyperlink w:anchor="def-differentiable">
        <w:ins w:id="1331" w:author="PR Preview" w:date="2026-01-01T00:00:00Z">
          <w:r>
            <w:rPr>
              <w:rStyle w:val="Hyperlink"/>
            </w:rPr>
            <w:t xml:space="preserve">Definition 6</w:t>
          </w:r>
        </w:ins>
      </w:hyperlink>
      <w:ins w:id="1332" w:author="PR Preview" w:date="2026-01-01T00:00:00Z">
        <w:r>
          <w:t xml:space="preserve">).</w:t>
        </w:r>
      </w:ins>
    </w:p>
    <w:bookmarkEnd w:id="141"/>
    <w:bookmarkStart w:id="142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del w:id="1333" w:author="PR Preview" w:date="2026-01-01T00:00:00Z">
        <w:r>
          <w:delText xml:space="preserve"> </w:delText>
        </w:r>
      </w:del>
      <w:del w:id="1334" w:author="PR Preview" w:date="2026-01-01T00:00:00Z">
        <w:r>
          <w:delText xml:space="preserve">has no derivative at</w:delText>
        </w:r>
      </w:del>
      <w:del w:id="1335" w:author="PR Preview" w:date="2026-01-01T00:00:00Z">
        <w:r>
          <w:delText xml:space="preserve"> </w:delText>
        </w:r>
      </w:del>
      <m:oMath>
        <m:r>
          <m:t>w</m:t>
        </m:r>
        <m:r>
          <m:rPr>
            <m:sty m:val="p"/>
          </m:rPr>
          <m:t>=</m:t>
        </m:r>
        <m:r>
          <m:t>0</m:t>
        </m:r>
      </m:oMath>
      <w:del w:id="1336" w:author="PR Preview" w:date="2026-01-01T00:00:00Z">
        <w:r>
          <w:delText xml:space="preserve">:</w:delText>
        </w:r>
      </w:del>
      <w:del w:id="1337" w:author="PR Preview" w:date="2026-01-01T00:00:00Z">
        <w:r>
          <w:delText xml:space="preserve"> </w:delText>
        </w:r>
      </w:del>
      <w:del w:id="1338" w:author="PR Preview" w:date="2026-01-01T00:00:00Z">
        <w:r>
          <w:delText xml:space="preserve">its one-sided derivatives there are</w:delText>
        </w:r>
      </w:del>
      <w:del w:id="1339" w:author="PR Preview" w:date="2026-01-01T00:00:00Z">
        <w:r>
          <w:delText xml:space="preserve"> </w:delText>
        </w:r>
      </w:del>
      <m:oMath>
        <m:r>
          <m:t>1</m:t>
        </m:r>
      </m:oMath>
      <w:del w:id="1340" w:author="PR Preview" w:date="2026-01-01T00:00:00Z">
        <w:r>
          <w:delText xml:space="preserve"> </w:delText>
        </w:r>
      </w:del>
      <w:del w:id="1341" w:author="PR Preview" w:date="2026-01-01T00:00:00Z">
        <w:r>
          <w:delText xml:space="preserve">and</w:delText>
        </w:r>
      </w:del>
      <w:del w:id="1342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1</m:t>
        </m:r>
      </m:oMath>
      <w:del w:id="1343" w:author="PR Preview" w:date="2026-01-01T00:00:00Z">
        <w:r>
          <w:delText xml:space="preserve"> </w:delText>
        </w:r>
      </w:del>
      <w:del w:id="1344" w:author="PR Preview" w:date="2026-01-01T00:00:00Z">
        <w:r>
          <w:delText xml:space="preserve">(</w:delText>
        </w:r>
      </w:del>
      <w:hyperlink w:anchor="exm-one-sided-derivative">
        <w:del w:id="1345" w:author="PR Preview" w:date="2026-01-01T00:00:00Z">
          <w:r>
            <w:rPr>
              <w:rStyle w:val="Hyperlink"/>
            </w:rPr>
            <w:delText xml:space="preserve">Example 6</w:delText>
          </w:r>
        </w:del>
      </w:hyperlink>
      <w:del w:id="1346" w:author="PR Preview" w:date="2026-01-01T00:00:00Z">
        <w:r>
          <w:delText xml:space="preserve">),</w:delText>
        </w:r>
      </w:del>
      <w:del w:id="1347" w:author="PR Preview" w:date="2026-01-01T00:00:00Z">
        <w:r>
          <w:delText xml:space="preserve"> </w:delText>
        </w:r>
      </w:del>
      <w:del w:id="1348" w:author="PR Preview" w:date="2026-01-01T00:00:00Z">
        <w:r>
          <w:delText xml:space="preserve">so the difference quotient</w:delText>
        </w:r>
      </w:del>
      <w:del w:id="1349" w:author="PR Preview" w:date="2026-01-01T00:00:00Z">
        <w:r>
          <w:delText xml:space="preserve"> </w:delText>
        </w:r>
      </w:del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del w:id="1350" w:author="PR Preview" w:date="2026-01-01T00:00:00Z">
        <w:r>
          <w:delText xml:space="preserve"> </w:delText>
        </w:r>
      </w:del>
      <w:del w:id="1351" w:author="PR Preview" w:date="2026-01-01T00:00:00Z">
        <w:r>
          <w:delText xml:space="preserve">has no limit as</w:delText>
        </w:r>
      </w:del>
      <w:del w:id="1352" w:author="PR Preview" w:date="2026-01-01T00:00:00Z">
        <w:r>
          <w:delText xml:space="preserve"> </w:delText>
        </w:r>
      </w:del>
      <m:oMath>
        <m:r>
          <m:t>h</m:t>
        </m:r>
        <m:r>
          <m:rPr>
            <m:sty m:val="p"/>
          </m:rPr>
          <m:t>→</m:t>
        </m:r>
        <m:r>
          <m:t>0</m:t>
        </m:r>
      </m:oMath>
      <w:del w:id="1353" w:author="PR Preview" w:date="2026-01-01T00:00:00Z">
        <w:r>
          <w:delText xml:space="preserve"> </w:delText>
        </w:r>
      </w:del>
      <w:del w:id="1354" w:author="PR Preview" w:date="2026-01-01T00:00:00Z">
        <w:r>
          <w:delText xml:space="preserve">(</w:delText>
        </w:r>
      </w:del>
      <w:hyperlink w:anchor="def-one-sided-limit">
        <w:del w:id="1355" w:author="PR Preview" w:date="2026-01-01T00:00:00Z">
          <w:r>
            <w:rPr>
              <w:rStyle w:val="Hyperlink"/>
            </w:rPr>
            <w:delText xml:space="preserve">Definition 2</w:delText>
          </w:r>
        </w:del>
      </w:hyperlink>
      <w:del w:id="1356" w:author="PR Preview" w:date="2026-01-01T00:00:00Z">
        <w:r>
          <w:delText xml:space="preserve">).</w:delText>
        </w:r>
      </w:del>
      <w:del w:id="1357" w:author="PR Preview" w:date="2026-01-01T00:00:00Z">
        <w:r>
          <w:delText xml:space="preserve"> </w:delText>
        </w:r>
      </w:del>
      <w:del w:id="1358" w:author="PR Preview" w:date="2026-01-01T00:00:00Z">
        <w:r>
          <w:delText xml:space="preserve">So</w:delText>
        </w:r>
      </w:del>
      <w:del w:id="1359" w:author="PR Preview" w:date="2026-01-01T00:00:00Z">
        <w:r>
          <w:delText xml:space="preserve"> </w:delText>
        </w:r>
      </w:del>
      <m:oMath>
        <m:r>
          <m:t>0</m:t>
        </m:r>
      </m:oMath>
      <w:del w:id="1360" w:author="PR Preview" w:date="2026-01-01T00:00:00Z">
        <w:r>
          <w:delText xml:space="preserve"> </w:delText>
        </w:r>
      </w:del>
      <w:del w:id="1361" w:author="PR Preview" w:date="2026-01-01T00:00:00Z">
        <w:r>
          <w:delText xml:space="preserve">is a critical point of</w:delText>
        </w:r>
      </w:del>
      <w:del w:id="1362" w:author="PR Preview" w:date="2026-01-01T00:00:00Z">
        <w:r>
          <w:delText xml:space="preserve"> </w:delText>
        </w:r>
      </w:del>
      <m:oMath>
        <m:r>
          <m:t>g</m:t>
        </m:r>
      </m:oMath>
      <w:del w:id="1363" w:author="PR Preview" w:date="2026-01-01T00:00:00Z">
        <w:r>
          <w:delText xml:space="preserve"> </w:delText>
        </w:r>
      </w:del>
      <w:del w:id="1364" w:author="PR Preview" w:date="2026-01-01T00:00:00Z">
        <w:r>
          <w:delText xml:space="preserve">but not a flat point.</w:delText>
        </w:r>
      </w:del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ins w:id="1365" w:author="PR Preview" w:date="2026-01-01T00:00:00Z">
        <w:r>
          <w:t xml:space="preserve"> </w:t>
        </w:r>
      </w:ins>
      <w:ins w:id="1366" w:author="PR Preview" w:date="2026-01-01T00:00:00Z">
        <w:r>
          <w:t xml:space="preserve">has no derivative at</w:t>
        </w:r>
      </w:ins>
      <w:ins w:id="1367" w:author="PR Preview" w:date="2026-01-01T00:00:00Z">
        <w:r>
          <w:t xml:space="preserve"> </w:t>
        </w:r>
      </w:ins>
      <m:oMath>
        <m:r>
          <m:t>w</m:t>
        </m:r>
        <m:r>
          <m:rPr>
            <m:sty m:val="p"/>
          </m:rPr>
          <m:t>=</m:t>
        </m:r>
        <m:r>
          <m:t>0</m:t>
        </m:r>
      </m:oMath>
      <w:ins w:id="1368" w:author="PR Preview" w:date="2026-01-01T00:00:00Z">
        <w:r>
          <w:t xml:space="preserve">:</w:t>
        </w:r>
      </w:ins>
      <w:ins w:id="1369" w:author="PR Preview" w:date="2026-01-01T00:00:00Z">
        <w:r>
          <w:t xml:space="preserve"> </w:t>
        </w:r>
      </w:ins>
      <w:ins w:id="1370" w:author="PR Preview" w:date="2026-01-01T00:00:00Z">
        <w:r>
          <w:t xml:space="preserve">its one-sided derivatives there are</w:t>
        </w:r>
      </w:ins>
      <w:ins w:id="1371" w:author="PR Preview" w:date="2026-01-01T00:00:00Z">
        <w:r>
          <w:t xml:space="preserve"> </w:t>
        </w:r>
      </w:ins>
      <m:oMath>
        <m:r>
          <m:t>1</m:t>
        </m:r>
      </m:oMath>
      <w:ins w:id="1372" w:author="PR Preview" w:date="2026-01-01T00:00:00Z">
        <w:r>
          <w:t xml:space="preserve"> </w:t>
        </w:r>
      </w:ins>
      <w:ins w:id="1373" w:author="PR Preview" w:date="2026-01-01T00:00:00Z">
        <w:r>
          <w:t xml:space="preserve">and</w:t>
        </w:r>
      </w:ins>
      <w:ins w:id="1374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1</m:t>
        </m:r>
      </m:oMath>
      <w:ins w:id="1375" w:author="PR Preview" w:date="2026-01-01T00:00:00Z">
        <w:r>
          <w:t xml:space="preserve"> </w:t>
        </w:r>
      </w:ins>
      <w:ins w:id="1376" w:author="PR Preview" w:date="2026-01-01T00:00:00Z">
        <w:r>
          <w:t xml:space="preserve">(</w:t>
        </w:r>
      </w:ins>
      <w:hyperlink w:anchor="exm-one-sided-derivative">
        <w:ins w:id="1377" w:author="PR Preview" w:date="2026-01-01T00:00:00Z">
          <w:r>
            <w:rPr>
              <w:rStyle w:val="Hyperlink"/>
            </w:rPr>
            <w:t xml:space="preserve">Example 6</w:t>
          </w:r>
        </w:ins>
      </w:hyperlink>
      <w:ins w:id="1378" w:author="PR Preview" w:date="2026-01-01T00:00:00Z">
        <w:r>
          <w:t xml:space="preserve">),</w:t>
        </w:r>
      </w:ins>
      <w:ins w:id="1379" w:author="PR Preview" w:date="2026-01-01T00:00:00Z">
        <w:r>
          <w:t xml:space="preserve"> </w:t>
        </w:r>
      </w:ins>
      <w:ins w:id="1380" w:author="PR Preview" w:date="2026-01-01T00:00:00Z">
        <w:r>
          <w:t xml:space="preserve">so the difference quotient</w:t>
        </w:r>
      </w:ins>
      <w:ins w:id="1381" w:author="PR Preview" w:date="2026-01-01T00:00:00Z">
        <w:r>
          <w:t xml:space="preserve"> </w:t>
        </w:r>
      </w:ins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ins w:id="1382" w:author="PR Preview" w:date="2026-01-01T00:00:00Z">
        <w:r>
          <w:t xml:space="preserve"> </w:t>
        </w:r>
      </w:ins>
      <w:ins w:id="1383" w:author="PR Preview" w:date="2026-01-01T00:00:00Z">
        <w:r>
          <w:t xml:space="preserve">has no limit as</w:t>
        </w:r>
      </w:ins>
      <w:ins w:id="1384" w:author="PR Preview" w:date="2026-01-01T00:00:00Z">
        <w:r>
          <w:t xml:space="preserve"> </w:t>
        </w:r>
      </w:ins>
      <m:oMath>
        <m:r>
          <m:t>h</m:t>
        </m:r>
        <m:r>
          <m:rPr>
            <m:sty m:val="p"/>
          </m:rPr>
          <m:t>→</m:t>
        </m:r>
        <m:r>
          <m:t>0</m:t>
        </m:r>
      </m:oMath>
      <w:ins w:id="1385" w:author="PR Preview" w:date="2026-01-01T00:00:00Z">
        <w:r>
          <w:t xml:space="preserve"> </w:t>
        </w:r>
      </w:ins>
      <w:ins w:id="1386" w:author="PR Preview" w:date="2026-01-01T00:00:00Z">
        <w:r>
          <w:t xml:space="preserve">(</w:t>
        </w:r>
      </w:ins>
      <w:hyperlink w:anchor="def-one-sided-limit">
        <w:ins w:id="1387" w:author="PR Preview" w:date="2026-01-01T00:00:00Z">
          <w:r>
            <w:rPr>
              <w:rStyle w:val="Hyperlink"/>
            </w:rPr>
            <w:t xml:space="preserve">Definition 4</w:t>
          </w:r>
        </w:ins>
      </w:hyperlink>
      <w:ins w:id="1388" w:author="PR Preview" w:date="2026-01-01T00:00:00Z">
        <w:r>
          <w:t xml:space="preserve">).</w:t>
        </w:r>
      </w:ins>
      <w:ins w:id="1389" w:author="PR Preview" w:date="2026-01-01T00:00:00Z">
        <w:r>
          <w:t xml:space="preserve"> </w:t>
        </w:r>
      </w:ins>
      <w:ins w:id="1390" w:author="PR Preview" w:date="2026-01-01T00:00:00Z">
        <w:r>
          <w:t xml:space="preserve">So</w:t>
        </w:r>
      </w:ins>
      <w:ins w:id="1391" w:author="PR Preview" w:date="2026-01-01T00:00:00Z">
        <w:r>
          <w:t xml:space="preserve"> </w:t>
        </w:r>
      </w:ins>
      <m:oMath>
        <m:r>
          <m:t>0</m:t>
        </m:r>
      </m:oMath>
      <w:ins w:id="1392" w:author="PR Preview" w:date="2026-01-01T00:00:00Z">
        <w:r>
          <w:t xml:space="preserve"> </w:t>
        </w:r>
      </w:ins>
      <w:ins w:id="1393" w:author="PR Preview" w:date="2026-01-01T00:00:00Z">
        <w:r>
          <w:t xml:space="preserve">is a critical point of</w:t>
        </w:r>
      </w:ins>
      <w:ins w:id="1394" w:author="PR Preview" w:date="2026-01-01T00:00:00Z">
        <w:r>
          <w:t xml:space="preserve"> </w:t>
        </w:r>
      </w:ins>
      <m:oMath>
        <m:r>
          <m:t>g</m:t>
        </m:r>
      </m:oMath>
      <w:ins w:id="1395" w:author="PR Preview" w:date="2026-01-01T00:00:00Z">
        <w:r>
          <w:t xml:space="preserve"> </w:t>
        </w:r>
      </w:ins>
      <w:ins w:id="1396" w:author="PR Preview" w:date="2026-01-01T00:00:00Z">
        <w:r>
          <w:t xml:space="preserve">but not a flat point.</w:t>
        </w:r>
      </w:ins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2"/>
    <w:bookmarkStart w:id="143" w:name="thm-flat-point-critical"/>
    <w:p>
      <w:pPr>
        <w:pStyle w:val="FirstParagraph"/>
      </w:pPr>
      <w:del w:id="1397" w:author="PR Preview" w:date="2026-01-01T00:00:00Z">
        <w:r>
          <w:rPr>
            <w:b/>
            <w:bCs/>
          </w:rPr>
          <w:delText xml:space="preserve">Theorem 11 (Every flat point is a critical point)</w:delText>
        </w:r>
      </w:del>
      <w:del w:id="1398" w:author="PR Preview" w:date="2026-01-01T00:00:00Z">
        <w:r>
          <w:delText xml:space="preserve"> </w:delText>
        </w:r>
      </w:del>
      <w:del w:id="1399" w:author="PR Preview" w:date="2026-01-01T00:00:00Z">
        <w:r>
          <w:delText xml:space="preserve">If</w:delText>
        </w:r>
      </w:del>
      <w:del w:id="1400" w:author="PR Preview" w:date="2026-01-01T00:00:00Z">
        <w:r>
          <w:delText xml:space="preserve"> </w:delText>
        </w:r>
      </w:del>
      <m:oMath>
        <m:r>
          <m:t>c</m:t>
        </m:r>
      </m:oMath>
      <w:del w:id="1401" w:author="PR Preview" w:date="2026-01-01T00:00:00Z">
        <w:r>
          <w:delText xml:space="preserve"> </w:delText>
        </w:r>
      </w:del>
      <w:del w:id="1402" w:author="PR Preview" w:date="2026-01-01T00:00:00Z">
        <w:r>
          <w:delText xml:space="preserve">is a flat point of</w:delText>
        </w:r>
      </w:del>
      <w:del w:id="1403" w:author="PR Preview" w:date="2026-01-01T00:00:00Z">
        <w:r>
          <w:delText xml:space="preserve"> </w:delText>
        </w:r>
      </w:del>
      <m:oMath>
        <m:r>
          <m:t>f</m:t>
        </m:r>
      </m:oMath>
      <w:del w:id="1404" w:author="PR Preview" w:date="2026-01-01T00:00:00Z">
        <w:r>
          <w:delText xml:space="preserve"> </w:delText>
        </w:r>
      </w:del>
      <w:del w:id="1405" w:author="PR Preview" w:date="2026-01-01T00:00:00Z">
        <w:r>
          <w:delText xml:space="preserve">(</w:delText>
        </w:r>
      </w:del>
      <w:hyperlink w:anchor="def-flat-point">
        <w:del w:id="1406" w:author="PR Preview" w:date="2026-01-01T00:00:00Z">
          <w:r>
            <w:rPr>
              <w:rStyle w:val="Hyperlink"/>
            </w:rPr>
            <w:delText xml:space="preserve">Definition 11</w:delText>
          </w:r>
        </w:del>
      </w:hyperlink>
      <w:del w:id="1407" w:author="PR Preview" w:date="2026-01-01T00:00:00Z">
        <w:r>
          <w:delText xml:space="preserve">), then</w:delText>
        </w:r>
      </w:del>
      <w:del w:id="1408" w:author="PR Preview" w:date="2026-01-01T00:00:00Z">
        <w:r>
          <w:delText xml:space="preserve"> </w:delText>
        </w:r>
      </w:del>
      <m:oMath>
        <m:r>
          <m:t>c</m:t>
        </m:r>
      </m:oMath>
      <w:del w:id="1409" w:author="PR Preview" w:date="2026-01-01T00:00:00Z">
        <w:r>
          <w:delText xml:space="preserve"> </w:delText>
        </w:r>
      </w:del>
      <w:del w:id="1410" w:author="PR Preview" w:date="2026-01-01T00:00:00Z">
        <w:r>
          <w:delText xml:space="preserve">is a critical point of</w:delText>
        </w:r>
      </w:del>
      <w:del w:id="1411" w:author="PR Preview" w:date="2026-01-01T00:00:00Z">
        <w:r>
          <w:delText xml:space="preserve"> </w:delText>
        </w:r>
      </w:del>
      <m:oMath>
        <m:r>
          <m:t>f</m:t>
        </m:r>
      </m:oMath>
      <w:del w:id="1412" w:author="PR Preview" w:date="2026-01-01T00:00:00Z">
        <w:r>
          <w:delText xml:space="preserve"> </w:delText>
        </w:r>
      </w:del>
      <w:del w:id="1413" w:author="PR Preview" w:date="2026-01-01T00:00:00Z">
        <w:r>
          <w:delText xml:space="preserve">(</w:delText>
        </w:r>
      </w:del>
      <w:hyperlink w:anchor="def-critical-point">
        <w:del w:id="1414" w:author="PR Preview" w:date="2026-01-01T00:00:00Z">
          <w:r>
            <w:rPr>
              <w:rStyle w:val="Hyperlink"/>
            </w:rPr>
            <w:delText xml:space="preserve">Definition 12</w:delText>
          </w:r>
        </w:del>
      </w:hyperlink>
      <w:del w:id="1415" w:author="PR Preview" w:date="2026-01-01T00:00:00Z">
        <w:r>
          <w:delText xml:space="preserve">).</w:delText>
        </w:r>
      </w:del>
    </w:p>
    <w:p>
      <w:pPr>
        <w:pStyle w:val="BodyText"/>
      </w:pPr>
      <w:del w:id="1416" w:author="PR Preview" w:date="2026-01-01T00:00:00Z">
        <w:r>
          <w:rPr>
            <w:i/>
            <w:iCs/>
          </w:rPr>
          <w:delText xml:space="preserve">Proof</w:delText>
        </w:r>
      </w:del>
      <w:del w:id="1417" w:author="PR Preview" w:date="2026-01-01T00:00:00Z">
        <w:r>
          <w:delText xml:space="preserve">. </w:delText>
        </w:r>
      </w:del>
      <w:del w:id="1418" w:author="PR Preview" w:date="2026-01-01T00:00:00Z">
        <w:r>
          <w:delText xml:space="preserve">A flat point</w:delText>
        </w:r>
      </w:del>
      <w:del w:id="1419" w:author="PR Preview" w:date="2026-01-01T00:00:00Z">
        <w:r>
          <w:delText xml:space="preserve"> </w:delText>
        </w:r>
      </w:del>
      <m:oMath>
        <m:r>
          <m:t>c</m:t>
        </m:r>
      </m:oMath>
      <w:del w:id="1420" w:author="PR Preview" w:date="2026-01-01T00:00:00Z">
        <w:r>
          <w:delText xml:space="preserve"> </w:delText>
        </w:r>
      </w:del>
      <w:del w:id="1421" w:author="PR Preview" w:date="2026-01-01T00:00:00Z">
        <w:r>
          <w:delText xml:space="preserve">has</w:delText>
        </w:r>
      </w:del>
      <w:del w:id="1422" w:author="PR Preview" w:date="2026-01-01T00:00:00Z">
        <w:r>
          <w:delText xml:space="preserve"> </w:delText>
        </w:r>
      </w:del>
      <m:oMath>
        <m:r>
          <m:t>f</m:t>
        </m:r>
      </m:oMath>
      <w:del w:id="1423" w:author="PR Preview" w:date="2026-01-01T00:00:00Z">
        <w:r>
          <w:delText xml:space="preserve"> </w:delText>
        </w:r>
      </w:del>
      <w:del w:id="1424" w:author="PR Preview" w:date="2026-01-01T00:00:00Z">
        <w:r>
          <w:delText xml:space="preserve">differentiable at</w:delText>
        </w:r>
      </w:del>
      <w:del w:id="1425" w:author="PR Preview" w:date="2026-01-01T00:00:00Z">
        <w:r>
          <w:delText xml:space="preserve"> </w:delText>
        </w:r>
      </w:del>
      <m:oMath>
        <m:r>
          <m:t>c</m:t>
        </m:r>
      </m:oMath>
      <w:del w:id="1426" w:author="PR Preview" w:date="2026-01-01T00:00:00Z">
        <w:r>
          <w:delText xml:space="preserve"> </w:delText>
        </w:r>
      </w:del>
      <w:del w:id="1427" w:author="PR Preview" w:date="2026-01-01T00:00:00Z">
        <w:r>
          <w:delText xml:space="preserve">and</w:delText>
        </w:r>
      </w:del>
      <w:del w:id="1428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1429" w:author="PR Preview" w:date="2026-01-01T00:00:00Z">
        <w:r>
          <w:delText xml:space="preserve">.</w:delText>
        </w:r>
      </w:del>
      <w:del w:id="1430" w:author="PR Preview" w:date="2026-01-01T00:00:00Z">
        <w:r>
          <w:delText xml:space="preserve"> </w:delText>
        </w:r>
      </w:del>
      <w:del w:id="1431" w:author="PR Preview" w:date="2026-01-01T00:00:00Z">
        <w:r>
          <w:delText xml:space="preserve">The condition</w:delText>
        </w:r>
      </w:del>
      <w:del w:id="1432" w:author="PR Preview" w:date="2026-01-01T00:00:00Z">
        <w:r>
          <w:delText xml:space="preserve"> </w:delText>
        </w:r>
      </w:del>
      <w:del w:id="1433" w:author="PR Preview" w:date="2026-01-01T00:00:00Z">
        <w:r>
          <w:delText xml:space="preserve">“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1434" w:author="PR Preview" w:date="2026-01-01T00:00:00Z">
        <w:r>
          <w:delText xml:space="preserve">”</w:delText>
        </w:r>
      </w:del>
      <w:del w:id="1435" w:author="PR Preview" w:date="2026-01-01T00:00:00Z">
        <w:r>
          <w:delText xml:space="preserve"> </w:delText>
        </w:r>
      </w:del>
      <w:del w:id="1436" w:author="PR Preview" w:date="2026-01-01T00:00:00Z">
        <w:r>
          <w:delText xml:space="preserve">is the first alternative in</w:delText>
        </w:r>
      </w:del>
      <w:del w:id="1437" w:author="PR Preview" w:date="2026-01-01T00:00:00Z">
        <w:r>
          <w:delText xml:space="preserve"> </w:delText>
        </w:r>
      </w:del>
      <w:hyperlink w:anchor="def-critical-point">
        <w:del w:id="1438" w:author="PR Preview" w:date="2026-01-01T00:00:00Z">
          <w:r>
            <w:rPr>
              <w:rStyle w:val="Hyperlink"/>
            </w:rPr>
            <w:delText xml:space="preserve">Definition 12</w:delText>
          </w:r>
        </w:del>
      </w:hyperlink>
      <w:del w:id="1439" w:author="PR Preview" w:date="2026-01-01T00:00:00Z">
        <w:r>
          <w:delText xml:space="preserve">,</w:delText>
        </w:r>
      </w:del>
      <w:del w:id="1440" w:author="PR Preview" w:date="2026-01-01T00:00:00Z">
        <w:r>
          <w:delText xml:space="preserve"> </w:delText>
        </w:r>
      </w:del>
      <w:del w:id="1441" w:author="PR Preview" w:date="2026-01-01T00:00:00Z">
        <w:r>
          <w:delText xml:space="preserve">so</w:delText>
        </w:r>
      </w:del>
      <w:del w:id="1442" w:author="PR Preview" w:date="2026-01-01T00:00:00Z">
        <w:r>
          <w:delText xml:space="preserve"> </w:delText>
        </w:r>
      </w:del>
      <m:oMath>
        <m:r>
          <m:t>c</m:t>
        </m:r>
      </m:oMath>
      <w:del w:id="1443" w:author="PR Preview" w:date="2026-01-01T00:00:00Z">
        <w:r>
          <w:delText xml:space="preserve"> </w:delText>
        </w:r>
      </w:del>
      <w:del w:id="1444" w:author="PR Preview" w:date="2026-01-01T00:00:00Z">
        <w:r>
          <w:delText xml:space="preserve">is a critical point.</w:delText>
        </w:r>
      </w:del>
    </w:p>
    <w:p>
      <w:pPr>
        <w:pStyle w:val="FirstParagraph"/>
      </w:pPr>
      <w:ins w:id="1445" w:author="PR Preview" w:date="2026-01-01T00:00:00Z">
        <w:r>
          <w:rPr>
            <w:b/>
            <w:bCs/>
          </w:rPr>
          <w:t xml:space="preserve">Theorem 13 (Every flat point is a critical point)</w:t>
        </w:r>
      </w:ins>
      <w:ins w:id="1446" w:author="PR Preview" w:date="2026-01-01T00:00:00Z">
        <w:r>
          <w:t xml:space="preserve"> </w:t>
        </w:r>
      </w:ins>
      <w:ins w:id="1447" w:author="PR Preview" w:date="2026-01-01T00:00:00Z">
        <w:r>
          <w:t xml:space="preserve">If</w:t>
        </w:r>
      </w:ins>
      <w:ins w:id="1448" w:author="PR Preview" w:date="2026-01-01T00:00:00Z">
        <w:r>
          <w:t xml:space="preserve"> </w:t>
        </w:r>
      </w:ins>
      <m:oMath>
        <m:r>
          <m:t>c</m:t>
        </m:r>
      </m:oMath>
      <w:ins w:id="1449" w:author="PR Preview" w:date="2026-01-01T00:00:00Z">
        <w:r>
          <w:t xml:space="preserve"> </w:t>
        </w:r>
      </w:ins>
      <w:ins w:id="1450" w:author="PR Preview" w:date="2026-01-01T00:00:00Z">
        <w:r>
          <w:t xml:space="preserve">is a flat point of</w:t>
        </w:r>
      </w:ins>
      <w:ins w:id="1451" w:author="PR Preview" w:date="2026-01-01T00:00:00Z">
        <w:r>
          <w:t xml:space="preserve"> </w:t>
        </w:r>
      </w:ins>
      <m:oMath>
        <m:r>
          <m:t>f</m:t>
        </m:r>
      </m:oMath>
      <w:ins w:id="1452" w:author="PR Preview" w:date="2026-01-01T00:00:00Z">
        <w:r>
          <w:t xml:space="preserve"> </w:t>
        </w:r>
      </w:ins>
      <w:ins w:id="1453" w:author="PR Preview" w:date="2026-01-01T00:00:00Z">
        <w:r>
          <w:t xml:space="preserve">(</w:t>
        </w:r>
      </w:ins>
      <w:hyperlink w:anchor="def-flat-point">
        <w:ins w:id="1454" w:author="PR Preview" w:date="2026-01-01T00:00:00Z">
          <w:r>
            <w:rPr>
              <w:rStyle w:val="Hyperlink"/>
            </w:rPr>
            <w:t xml:space="preserve">Definition 18</w:t>
          </w:r>
        </w:ins>
      </w:hyperlink>
      <w:ins w:id="1455" w:author="PR Preview" w:date="2026-01-01T00:00:00Z">
        <w:r>
          <w:t xml:space="preserve">), then</w:t>
        </w:r>
      </w:ins>
      <w:ins w:id="1456" w:author="PR Preview" w:date="2026-01-01T00:00:00Z">
        <w:r>
          <w:t xml:space="preserve"> </w:t>
        </w:r>
      </w:ins>
      <m:oMath>
        <m:r>
          <m:t>c</m:t>
        </m:r>
      </m:oMath>
      <w:ins w:id="1457" w:author="PR Preview" w:date="2026-01-01T00:00:00Z">
        <w:r>
          <w:t xml:space="preserve"> </w:t>
        </w:r>
      </w:ins>
      <w:ins w:id="1458" w:author="PR Preview" w:date="2026-01-01T00:00:00Z">
        <w:r>
          <w:t xml:space="preserve">is a critical point of</w:t>
        </w:r>
      </w:ins>
      <w:ins w:id="1459" w:author="PR Preview" w:date="2026-01-01T00:00:00Z">
        <w:r>
          <w:t xml:space="preserve"> </w:t>
        </w:r>
      </w:ins>
      <m:oMath>
        <m:r>
          <m:t>f</m:t>
        </m:r>
      </m:oMath>
      <w:ins w:id="1460" w:author="PR Preview" w:date="2026-01-01T00:00:00Z">
        <w:r>
          <w:t xml:space="preserve"> </w:t>
        </w:r>
      </w:ins>
      <w:ins w:id="1461" w:author="PR Preview" w:date="2026-01-01T00:00:00Z">
        <w:r>
          <w:t xml:space="preserve">(</w:t>
        </w:r>
      </w:ins>
      <w:hyperlink w:anchor="def-critical-point">
        <w:ins w:id="1462" w:author="PR Preview" w:date="2026-01-01T00:00:00Z">
          <w:r>
            <w:rPr>
              <w:rStyle w:val="Hyperlink"/>
            </w:rPr>
            <w:t xml:space="preserve">Definition 19</w:t>
          </w:r>
        </w:ins>
      </w:hyperlink>
      <w:ins w:id="1463" w:author="PR Preview" w:date="2026-01-01T00:00:00Z">
        <w:r>
          <w:t xml:space="preserve">).</w:t>
        </w:r>
      </w:ins>
    </w:p>
    <w:bookmarkEnd w:id="143"/>
    <w:p>
      <w:pPr>
        <w:pStyle w:val="BodyText"/>
      </w:pPr>
      <w:ins w:id="1464" w:author="PR Preview" w:date="2026-01-01T00:00:00Z">
        <w:r>
          <w:rPr>
            <w:i/>
            <w:iCs/>
          </w:rPr>
          <w:t xml:space="preserve">Proof</w:t>
        </w:r>
      </w:ins>
      <w:ins w:id="1465" w:author="PR Preview" w:date="2026-01-01T00:00:00Z">
        <w:r>
          <w:t xml:space="preserve">. </w:t>
        </w:r>
      </w:ins>
      <w:ins w:id="1466" w:author="PR Preview" w:date="2026-01-01T00:00:00Z">
        <w:r>
          <w:t xml:space="preserve">A flat point</w:t>
        </w:r>
      </w:ins>
      <w:ins w:id="1467" w:author="PR Preview" w:date="2026-01-01T00:00:00Z">
        <w:r>
          <w:t xml:space="preserve"> </w:t>
        </w:r>
      </w:ins>
      <m:oMath>
        <m:r>
          <m:t>c</m:t>
        </m:r>
      </m:oMath>
      <w:ins w:id="1468" w:author="PR Preview" w:date="2026-01-01T00:00:00Z">
        <w:r>
          <w:t xml:space="preserve"> </w:t>
        </w:r>
      </w:ins>
      <w:ins w:id="1469" w:author="PR Preview" w:date="2026-01-01T00:00:00Z">
        <w:r>
          <w:t xml:space="preserve">has</w:t>
        </w:r>
      </w:ins>
      <w:ins w:id="1470" w:author="PR Preview" w:date="2026-01-01T00:00:00Z">
        <w:r>
          <w:t xml:space="preserve"> </w:t>
        </w:r>
      </w:ins>
      <m:oMath>
        <m:r>
          <m:t>f</m:t>
        </m:r>
      </m:oMath>
      <w:ins w:id="1471" w:author="PR Preview" w:date="2026-01-01T00:00:00Z">
        <w:r>
          <w:t xml:space="preserve"> </w:t>
        </w:r>
      </w:ins>
      <w:ins w:id="1472" w:author="PR Preview" w:date="2026-01-01T00:00:00Z">
        <w:r>
          <w:t xml:space="preserve">differentiable at</w:t>
        </w:r>
      </w:ins>
      <w:ins w:id="1473" w:author="PR Preview" w:date="2026-01-01T00:00:00Z">
        <w:r>
          <w:t xml:space="preserve"> </w:t>
        </w:r>
      </w:ins>
      <m:oMath>
        <m:r>
          <m:t>c</m:t>
        </m:r>
      </m:oMath>
      <w:ins w:id="1474" w:author="PR Preview" w:date="2026-01-01T00:00:00Z">
        <w:r>
          <w:t xml:space="preserve"> </w:t>
        </w:r>
      </w:ins>
      <w:ins w:id="1475" w:author="PR Preview" w:date="2026-01-01T00:00:00Z">
        <w:r>
          <w:t xml:space="preserve">and</w:t>
        </w:r>
      </w:ins>
      <w:ins w:id="1476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1477" w:author="PR Preview" w:date="2026-01-01T00:00:00Z">
        <w:r>
          <w:t xml:space="preserve">.</w:t>
        </w:r>
      </w:ins>
      <w:ins w:id="1478" w:author="PR Preview" w:date="2026-01-01T00:00:00Z">
        <w:r>
          <w:t xml:space="preserve"> </w:t>
        </w:r>
      </w:ins>
      <w:ins w:id="1479" w:author="PR Preview" w:date="2026-01-01T00:00:00Z">
        <w:r>
          <w:t xml:space="preserve">The condition</w:t>
        </w:r>
      </w:ins>
      <w:ins w:id="1480" w:author="PR Preview" w:date="2026-01-01T00:00:00Z">
        <w:r>
          <w:t xml:space="preserve"> </w:t>
        </w:r>
      </w:ins>
      <w:ins w:id="1481" w:author="PR Preview" w:date="2026-01-01T00:00:00Z">
        <w:r>
          <w:t xml:space="preserve">“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1482" w:author="PR Preview" w:date="2026-01-01T00:00:00Z">
        <w:r>
          <w:t xml:space="preserve">”</w:t>
        </w:r>
      </w:ins>
      <w:ins w:id="1483" w:author="PR Preview" w:date="2026-01-01T00:00:00Z">
        <w:r>
          <w:t xml:space="preserve"> </w:t>
        </w:r>
      </w:ins>
      <w:ins w:id="1484" w:author="PR Preview" w:date="2026-01-01T00:00:00Z">
        <w:r>
          <w:t xml:space="preserve">is the first alternative in</w:t>
        </w:r>
      </w:ins>
      <w:ins w:id="1485" w:author="PR Preview" w:date="2026-01-01T00:00:00Z">
        <w:r>
          <w:t xml:space="preserve"> </w:t>
        </w:r>
      </w:ins>
      <w:hyperlink w:anchor="def-critical-point">
        <w:ins w:id="1486" w:author="PR Preview" w:date="2026-01-01T00:00:00Z">
          <w:r>
            <w:rPr>
              <w:rStyle w:val="Hyperlink"/>
            </w:rPr>
            <w:t xml:space="preserve">Definition 19</w:t>
          </w:r>
        </w:ins>
      </w:hyperlink>
      <w:ins w:id="1487" w:author="PR Preview" w:date="2026-01-01T00:00:00Z">
        <w:r>
          <w:t xml:space="preserve">,</w:t>
        </w:r>
      </w:ins>
      <w:ins w:id="1488" w:author="PR Preview" w:date="2026-01-01T00:00:00Z">
        <w:r>
          <w:t xml:space="preserve"> </w:t>
        </w:r>
      </w:ins>
      <w:ins w:id="1489" w:author="PR Preview" w:date="2026-01-01T00:00:00Z">
        <w:r>
          <w:t xml:space="preserve">so</w:t>
        </w:r>
      </w:ins>
      <w:ins w:id="1490" w:author="PR Preview" w:date="2026-01-01T00:00:00Z">
        <w:r>
          <w:t xml:space="preserve"> </w:t>
        </w:r>
      </w:ins>
      <m:oMath>
        <m:r>
          <m:t>c</m:t>
        </m:r>
      </m:oMath>
      <w:ins w:id="1491" w:author="PR Preview" w:date="2026-01-01T00:00:00Z">
        <w:r>
          <w:t xml:space="preserve"> </w:t>
        </w:r>
      </w:ins>
      <w:ins w:id="1492" w:author="PR Preview" w:date="2026-01-01T00:00:00Z">
        <w:r>
          <w:t xml:space="preserve">is a critical point.</w:t>
        </w:r>
      </w:ins>
    </w:p>
    <w:bookmarkStart w:id="144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del w:id="1493" w:author="PR Preview" w:date="2026-01-01T00:00:00Z">
        <w:r>
          <w:delText xml:space="preserve">The derivative is</w:delText>
        </w:r>
      </w:del>
      <w:del w:id="1494" w:author="PR Preview" w:date="2026-01-01T00:00:00Z">
        <w:r>
          <w:delText xml:space="preserve"> </w:delText>
        </w:r>
      </w:del>
      <m:oMath>
        <m:r>
          <m:t>0</m:t>
        </m:r>
      </m:oMath>
      <w:del w:id="1495" w:author="PR Preview" w:date="2026-01-01T00:00:00Z">
        <w:r>
          <w:delText xml:space="preserve"> </w:delText>
        </w:r>
      </w:del>
      <w:del w:id="1496" w:author="PR Preview" w:date="2026-01-01T00:00:00Z">
        <w:r>
          <w:delText xml:space="preserve">at 2 of the 5 points,</w:delText>
        </w:r>
      </w:del>
      <w:del w:id="1497" w:author="PR Preview" w:date="2026-01-01T00:00:00Z">
        <w:r>
          <w:delText xml:space="preserve"> </w:delText>
        </w:r>
      </w:del>
      <w:del w:id="1498" w:author="PR Preview" w:date="2026-01-01T00:00:00Z">
        <w:r>
          <w:delText xml:space="preserve">namely</w:delText>
        </w:r>
      </w:del>
      <w:del w:id="1499" w:author="PR Preview" w:date="2026-01-01T00:00:00Z">
        <w:r>
          <w:delText xml:space="preserve"> </w:delText>
        </w:r>
      </w:del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del w:id="1500" w:author="PR Preview" w:date="2026-01-01T00:00:00Z">
        <w:r>
          <w:delText xml:space="preserve"> </w:delText>
        </w:r>
      </w:del>
      <w:del w:id="1501" w:author="PR Preview" w:date="2026-01-01T00:00:00Z">
        <w:r>
          <w:delText xml:space="preserve">and</w:delText>
        </w:r>
      </w:del>
      <w:del w:id="1502" w:author="PR Preview" w:date="2026-01-01T00:00:00Z">
        <w:r>
          <w:delText xml:space="preserve"> </w:delText>
        </w:r>
      </w:del>
      <m:oMath>
        <m:r>
          <m:t>w</m:t>
        </m:r>
        <m:r>
          <m:rPr>
            <m:sty m:val="p"/>
          </m:rPr>
          <m:t>=</m:t>
        </m:r>
        <m:r>
          <m:t>1</m:t>
        </m:r>
      </m:oMath>
      <w:del w:id="1503" w:author="PR Preview" w:date="2026-01-01T00:00:00Z">
        <w:r>
          <w:delText xml:space="preserve">.</w:delText>
        </w:r>
      </w:del>
      <w:del w:id="1504" w:author="PR Preview" w:date="2026-01-01T00:00:00Z">
        <w:r>
          <w:delText xml:space="preserve"> </w:delText>
        </w:r>
      </w:del>
      <w:del w:id="1505" w:author="PR Preview" w:date="2026-01-01T00:00:00Z">
        <w:r>
          <w:delText xml:space="preserve">These are flat points of</w:delText>
        </w:r>
      </w:del>
      <w:del w:id="1506" w:author="PR Preview" w:date="2026-01-01T00:00:00Z">
        <w:r>
          <w:delText xml:space="preserve"> </w:delText>
        </w:r>
      </w:del>
      <m:oMath>
        <m:r>
          <m:t>f</m:t>
        </m:r>
      </m:oMath>
      <w:del w:id="1507" w:author="PR Preview" w:date="2026-01-01T00:00:00Z">
        <w:r>
          <w:delText xml:space="preserve">, so by</w:delText>
        </w:r>
      </w:del>
      <w:del w:id="1508" w:author="PR Preview" w:date="2026-01-01T00:00:00Z">
        <w:r>
          <w:delText xml:space="preserve"> </w:delText>
        </w:r>
      </w:del>
      <w:hyperlink w:anchor="thm-flat-point-critical">
        <w:del w:id="1509" w:author="PR Preview" w:date="2026-01-01T00:00:00Z">
          <w:r>
            <w:rPr>
              <w:rStyle w:val="Hyperlink"/>
            </w:rPr>
            <w:delText xml:space="preserve">Theorem 11</w:delText>
          </w:r>
        </w:del>
      </w:hyperlink>
      <w:del w:id="1510" w:author="PR Preview" w:date="2026-01-01T00:00:00Z">
        <w:r>
          <w:delText xml:space="preserve"> </w:delText>
        </w:r>
      </w:del>
      <w:del w:id="1511" w:author="PR Preview" w:date="2026-01-01T00:00:00Z">
        <w:r>
          <w:delText xml:space="preserve">they are critical points.</w:delText>
        </w:r>
      </w:del>
      <w:del w:id="1512" w:author="PR Preview" w:date="2026-01-01T00:00:00Z">
        <w:r>
          <w:delText xml:space="preserve"> </w:delText>
        </w:r>
      </w:del>
      <w:del w:id="1513" w:author="PR Preview" w:date="2026-01-01T00:00:00Z">
        <w:r>
          <w:delText xml:space="preserve">The difference quotients of</w:delText>
        </w:r>
      </w:del>
      <w:del w:id="1514" w:author="PR Preview" w:date="2026-01-01T00:00:00Z">
        <w:r>
          <w:delText xml:space="preserve"> </w:delText>
        </w:r>
      </w:del>
      <m:oMath>
        <m:r>
          <m:t>g</m:t>
        </m:r>
      </m:oMath>
      <w:del w:id="1515" w:author="PR Preview" w:date="2026-01-01T00:00:00Z">
        <w:r>
          <w:delText xml:space="preserve"> </w:delText>
        </w:r>
      </w:del>
      <w:del w:id="1516" w:author="PR Preview" w:date="2026-01-01T00:00:00Z">
        <w:r>
          <w:delText xml:space="preserve">at</w:delText>
        </w:r>
      </w:del>
      <w:del w:id="1517" w:author="PR Preview" w:date="2026-01-01T00:00:00Z">
        <w:r>
          <w:delText xml:space="preserve"> </w:delText>
        </w:r>
      </w:del>
      <m:oMath>
        <m:r>
          <m:t>0</m:t>
        </m:r>
      </m:oMath>
      <w:del w:id="1518" w:author="PR Preview" w:date="2026-01-01T00:00:00Z">
        <w:r>
          <w:delText xml:space="preserve"> </w:delText>
        </w:r>
      </w:del>
      <w:del w:id="1519" w:author="PR Preview" w:date="2026-01-01T00:00:00Z">
        <w:r>
          <w:delText xml:space="preserve">are -1 from the left and 1 from the right,</w:delText>
        </w:r>
      </w:del>
      <w:del w:id="1520" w:author="PR Preview" w:date="2026-01-01T00:00:00Z">
        <w:r>
          <w:delText xml:space="preserve"> </w:delText>
        </w:r>
      </w:del>
      <w:del w:id="1521" w:author="PR Preview" w:date="2026-01-01T00:00:00Z">
        <w:r>
          <w:delText xml:space="preserve">so</w:delText>
        </w:r>
      </w:del>
      <w:del w:id="1522" w:author="PR Preview" w:date="2026-01-01T00:00:00Z">
        <w:r>
          <w:delText xml:space="preserve"> </w:delText>
        </w:r>
      </w:del>
      <m:oMath>
        <m:r>
          <m:t>g</m:t>
        </m:r>
      </m:oMath>
      <w:del w:id="1523" w:author="PR Preview" w:date="2026-01-01T00:00:00Z">
        <w:r>
          <w:delText xml:space="preserve"> </w:delText>
        </w:r>
      </w:del>
      <w:del w:id="1524" w:author="PR Preview" w:date="2026-01-01T00:00:00Z">
        <w:r>
          <w:delText xml:space="preserve">has no derivative at</w:delText>
        </w:r>
      </w:del>
      <w:del w:id="1525" w:author="PR Preview" w:date="2026-01-01T00:00:00Z">
        <w:r>
          <w:delText xml:space="preserve"> </w:delText>
        </w:r>
      </w:del>
      <m:oMath>
        <m:r>
          <m:t>0</m:t>
        </m:r>
      </m:oMath>
      <w:del w:id="1526" w:author="PR Preview" w:date="2026-01-01T00:00:00Z">
        <w:r>
          <w:delText xml:space="preserve">.</w:delText>
        </w:r>
      </w:del>
      <w:del w:id="1527" w:author="PR Preview" w:date="2026-01-01T00:00:00Z">
        <w:r>
          <w:delText xml:space="preserve"> </w:delText>
        </w:r>
      </w:del>
      <w:del w:id="1528" w:author="PR Preview" w:date="2026-01-01T00:00:00Z">
        <w:r>
          <w:delText xml:space="preserve">Thus</w:delText>
        </w:r>
      </w:del>
      <w:del w:id="1529" w:author="PR Preview" w:date="2026-01-01T00:00:00Z">
        <w:r>
          <w:delText xml:space="preserve"> </w:delText>
        </w:r>
      </w:del>
      <m:oMath>
        <m:r>
          <m:t>0</m:t>
        </m:r>
      </m:oMath>
      <w:del w:id="1530" w:author="PR Preview" w:date="2026-01-01T00:00:00Z">
        <w:r>
          <w:delText xml:space="preserve"> </w:delText>
        </w:r>
      </w:del>
      <w:del w:id="1531" w:author="PR Preview" w:date="2026-01-01T00:00:00Z">
        <w:r>
          <w:delText xml:space="preserve">is a critical point of</w:delText>
        </w:r>
      </w:del>
      <w:del w:id="1532" w:author="PR Preview" w:date="2026-01-01T00:00:00Z">
        <w:r>
          <w:delText xml:space="preserve"> </w:delText>
        </w:r>
      </w:del>
      <m:oMath>
        <m:r>
          <m:t>g</m:t>
        </m:r>
      </m:oMath>
      <w:del w:id="1533" w:author="PR Preview" w:date="2026-01-01T00:00:00Z">
        <w:r>
          <w:delText xml:space="preserve"> </w:delText>
        </w:r>
      </w:del>
      <w:del w:id="1534" w:author="PR Preview" w:date="2026-01-01T00:00:00Z">
        <w:r>
          <w:delText xml:space="preserve">(</w:delText>
        </w:r>
      </w:del>
      <w:hyperlink w:anchor="def-critical-point">
        <w:del w:id="1535" w:author="PR Preview" w:date="2026-01-01T00:00:00Z">
          <w:r>
            <w:rPr>
              <w:rStyle w:val="Hyperlink"/>
            </w:rPr>
            <w:delText xml:space="preserve">Definition 12</w:delText>
          </w:r>
        </w:del>
      </w:hyperlink>
      <w:del w:id="1536" w:author="PR Preview" w:date="2026-01-01T00:00:00Z">
        <w:r>
          <w:delText xml:space="preserve">), but not a flat point.</w:delText>
        </w:r>
      </w:del>
    </w:p>
    <w:p>
      <w:pPr>
        <w:pStyle w:val="FirstParagraph"/>
      </w:pPr>
      <w:ins w:id="1537" w:author="PR Preview" w:date="2026-01-01T00:00:00Z">
        <w:r>
          <w:t xml:space="preserve">The derivative is</w:t>
        </w:r>
      </w:ins>
      <w:ins w:id="1538" w:author="PR Preview" w:date="2026-01-01T00:00:00Z">
        <w:r>
          <w:t xml:space="preserve"> </w:t>
        </w:r>
      </w:ins>
      <m:oMath>
        <m:r>
          <m:t>0</m:t>
        </m:r>
      </m:oMath>
      <w:ins w:id="1539" w:author="PR Preview" w:date="2026-01-01T00:00:00Z">
        <w:r>
          <w:t xml:space="preserve"> </w:t>
        </w:r>
      </w:ins>
      <w:ins w:id="1540" w:author="PR Preview" w:date="2026-01-01T00:00:00Z">
        <w:r>
          <w:t xml:space="preserve">at 2 of the 5 points,</w:t>
        </w:r>
      </w:ins>
      <w:ins w:id="1541" w:author="PR Preview" w:date="2026-01-01T00:00:00Z">
        <w:r>
          <w:t xml:space="preserve"> </w:t>
        </w:r>
      </w:ins>
      <w:ins w:id="1542" w:author="PR Preview" w:date="2026-01-01T00:00:00Z">
        <w:r>
          <w:t xml:space="preserve">namely</w:t>
        </w:r>
      </w:ins>
      <w:ins w:id="1543" w:author="PR Preview" w:date="2026-01-01T00:00:00Z">
        <w:r>
          <w:t xml:space="preserve"> </w:t>
        </w:r>
      </w:ins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ins w:id="1544" w:author="PR Preview" w:date="2026-01-01T00:00:00Z">
        <w:r>
          <w:t xml:space="preserve"> </w:t>
        </w:r>
      </w:ins>
      <w:ins w:id="1545" w:author="PR Preview" w:date="2026-01-01T00:00:00Z">
        <w:r>
          <w:t xml:space="preserve">and</w:t>
        </w:r>
      </w:ins>
      <w:ins w:id="1546" w:author="PR Preview" w:date="2026-01-01T00:00:00Z">
        <w:r>
          <w:t xml:space="preserve"> </w:t>
        </w:r>
      </w:ins>
      <m:oMath>
        <m:r>
          <m:t>w</m:t>
        </m:r>
        <m:r>
          <m:rPr>
            <m:sty m:val="p"/>
          </m:rPr>
          <m:t>=</m:t>
        </m:r>
        <m:r>
          <m:t>1</m:t>
        </m:r>
      </m:oMath>
      <w:ins w:id="1547" w:author="PR Preview" w:date="2026-01-01T00:00:00Z">
        <w:r>
          <w:t xml:space="preserve">.</w:t>
        </w:r>
      </w:ins>
      <w:ins w:id="1548" w:author="PR Preview" w:date="2026-01-01T00:00:00Z">
        <w:r>
          <w:t xml:space="preserve"> </w:t>
        </w:r>
      </w:ins>
      <w:ins w:id="1549" w:author="PR Preview" w:date="2026-01-01T00:00:00Z">
        <w:r>
          <w:t xml:space="preserve">These are flat points of</w:t>
        </w:r>
      </w:ins>
      <w:ins w:id="1550" w:author="PR Preview" w:date="2026-01-01T00:00:00Z">
        <w:r>
          <w:t xml:space="preserve"> </w:t>
        </w:r>
      </w:ins>
      <m:oMath>
        <m:r>
          <m:t>f</m:t>
        </m:r>
      </m:oMath>
      <w:ins w:id="1551" w:author="PR Preview" w:date="2026-01-01T00:00:00Z">
        <w:r>
          <w:t xml:space="preserve">, so by</w:t>
        </w:r>
      </w:ins>
      <w:ins w:id="1552" w:author="PR Preview" w:date="2026-01-01T00:00:00Z">
        <w:r>
          <w:t xml:space="preserve"> </w:t>
        </w:r>
      </w:ins>
      <w:hyperlink w:anchor="thm-flat-point-critical">
        <w:ins w:id="1553" w:author="PR Preview" w:date="2026-01-01T00:00:00Z">
          <w:r>
            <w:rPr>
              <w:rStyle w:val="Hyperlink"/>
            </w:rPr>
            <w:t xml:space="preserve">Theorem 13</w:t>
          </w:r>
        </w:ins>
      </w:hyperlink>
      <w:ins w:id="1554" w:author="PR Preview" w:date="2026-01-01T00:00:00Z">
        <w:r>
          <w:t xml:space="preserve"> </w:t>
        </w:r>
      </w:ins>
      <w:ins w:id="1555" w:author="PR Preview" w:date="2026-01-01T00:00:00Z">
        <w:r>
          <w:t xml:space="preserve">they are critical points.</w:t>
        </w:r>
      </w:ins>
      <w:ins w:id="1556" w:author="PR Preview" w:date="2026-01-01T00:00:00Z">
        <w:r>
          <w:t xml:space="preserve"> </w:t>
        </w:r>
      </w:ins>
      <w:ins w:id="1557" w:author="PR Preview" w:date="2026-01-01T00:00:00Z">
        <w:r>
          <w:t xml:space="preserve">The difference quotients of</w:t>
        </w:r>
      </w:ins>
      <w:ins w:id="1558" w:author="PR Preview" w:date="2026-01-01T00:00:00Z">
        <w:r>
          <w:t xml:space="preserve"> </w:t>
        </w:r>
      </w:ins>
      <m:oMath>
        <m:r>
          <m:t>g</m:t>
        </m:r>
      </m:oMath>
      <w:ins w:id="1559" w:author="PR Preview" w:date="2026-01-01T00:00:00Z">
        <w:r>
          <w:t xml:space="preserve"> </w:t>
        </w:r>
      </w:ins>
      <w:ins w:id="1560" w:author="PR Preview" w:date="2026-01-01T00:00:00Z">
        <w:r>
          <w:t xml:space="preserve">at</w:t>
        </w:r>
      </w:ins>
      <w:ins w:id="1561" w:author="PR Preview" w:date="2026-01-01T00:00:00Z">
        <w:r>
          <w:t xml:space="preserve"> </w:t>
        </w:r>
      </w:ins>
      <m:oMath>
        <m:r>
          <m:t>0</m:t>
        </m:r>
      </m:oMath>
      <w:ins w:id="1562" w:author="PR Preview" w:date="2026-01-01T00:00:00Z">
        <w:r>
          <w:t xml:space="preserve"> </w:t>
        </w:r>
      </w:ins>
      <w:ins w:id="1563" w:author="PR Preview" w:date="2026-01-01T00:00:00Z">
        <w:r>
          <w:t xml:space="preserve">are -1 from the left and 1 from the right,</w:t>
        </w:r>
      </w:ins>
      <w:ins w:id="1564" w:author="PR Preview" w:date="2026-01-01T00:00:00Z">
        <w:r>
          <w:t xml:space="preserve"> </w:t>
        </w:r>
      </w:ins>
      <w:ins w:id="1565" w:author="PR Preview" w:date="2026-01-01T00:00:00Z">
        <w:r>
          <w:t xml:space="preserve">so</w:t>
        </w:r>
      </w:ins>
      <w:ins w:id="1566" w:author="PR Preview" w:date="2026-01-01T00:00:00Z">
        <w:r>
          <w:t xml:space="preserve"> </w:t>
        </w:r>
      </w:ins>
      <m:oMath>
        <m:r>
          <m:t>g</m:t>
        </m:r>
      </m:oMath>
      <w:ins w:id="1567" w:author="PR Preview" w:date="2026-01-01T00:00:00Z">
        <w:r>
          <w:t xml:space="preserve"> </w:t>
        </w:r>
      </w:ins>
      <w:ins w:id="1568" w:author="PR Preview" w:date="2026-01-01T00:00:00Z">
        <w:r>
          <w:t xml:space="preserve">has no derivative at</w:t>
        </w:r>
      </w:ins>
      <w:ins w:id="1569" w:author="PR Preview" w:date="2026-01-01T00:00:00Z">
        <w:r>
          <w:t xml:space="preserve"> </w:t>
        </w:r>
      </w:ins>
      <m:oMath>
        <m:r>
          <m:t>0</m:t>
        </m:r>
      </m:oMath>
      <w:ins w:id="1570" w:author="PR Preview" w:date="2026-01-01T00:00:00Z">
        <w:r>
          <w:t xml:space="preserve">.</w:t>
        </w:r>
      </w:ins>
      <w:ins w:id="1571" w:author="PR Preview" w:date="2026-01-01T00:00:00Z">
        <w:r>
          <w:t xml:space="preserve"> </w:t>
        </w:r>
      </w:ins>
      <w:ins w:id="1572" w:author="PR Preview" w:date="2026-01-01T00:00:00Z">
        <w:r>
          <w:t xml:space="preserve">Thus</w:t>
        </w:r>
      </w:ins>
      <w:ins w:id="1573" w:author="PR Preview" w:date="2026-01-01T00:00:00Z">
        <w:r>
          <w:t xml:space="preserve"> </w:t>
        </w:r>
      </w:ins>
      <m:oMath>
        <m:r>
          <m:t>0</m:t>
        </m:r>
      </m:oMath>
      <w:ins w:id="1574" w:author="PR Preview" w:date="2026-01-01T00:00:00Z">
        <w:r>
          <w:t xml:space="preserve"> </w:t>
        </w:r>
      </w:ins>
      <w:ins w:id="1575" w:author="PR Preview" w:date="2026-01-01T00:00:00Z">
        <w:r>
          <w:t xml:space="preserve">is a critical point of</w:t>
        </w:r>
      </w:ins>
      <w:ins w:id="1576" w:author="PR Preview" w:date="2026-01-01T00:00:00Z">
        <w:r>
          <w:t xml:space="preserve"> </w:t>
        </w:r>
      </w:ins>
      <m:oMath>
        <m:r>
          <m:t>g</m:t>
        </m:r>
      </m:oMath>
      <w:ins w:id="1577" w:author="PR Preview" w:date="2026-01-01T00:00:00Z">
        <w:r>
          <w:t xml:space="preserve"> </w:t>
        </w:r>
      </w:ins>
      <w:ins w:id="1578" w:author="PR Preview" w:date="2026-01-01T00:00:00Z">
        <w:r>
          <w:t xml:space="preserve">(</w:t>
        </w:r>
      </w:ins>
      <w:hyperlink w:anchor="def-critical-point">
        <w:ins w:id="1579" w:author="PR Preview" w:date="2026-01-01T00:00:00Z">
          <w:r>
            <w:rPr>
              <w:rStyle w:val="Hyperlink"/>
            </w:rPr>
            <w:t xml:space="preserve">Definition 19</w:t>
          </w:r>
        </w:ins>
      </w:hyperlink>
      <w:ins w:id="1580" w:author="PR Preview" w:date="2026-01-01T00:00:00Z">
        <w:r>
          <w:t xml:space="preserve">), but not a flat point.</w:t>
        </w:r>
      </w:ins>
    </w:p>
    <w:bookmarkEnd w:id="144"/>
    <w:bookmarkStart w:id="14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5"/>
    <w:bookmarkStart w:id="14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6"/>
    <w:bookmarkStart w:id="14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7"/>
    <w:bookmarkStart w:id="14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8"/>
    <w:bookmarkEnd w:id="149"/>
    <w:bookmarkStart w:id="201" w:name="sec-taylor-series"/>
    <w:p>
      <w:pPr>
        <w:pStyle w:val="Heading3"/>
      </w:pPr>
      <w:r>
        <w:t xml:space="preserve">1.7 Taylor series</w:t>
      </w:r>
    </w:p>
    <w:bookmarkStart w:id="151" w:name="def-taylor-polynomial"/>
    <w:p>
      <w:pPr>
        <w:pStyle w:val="FirstParagraph"/>
      </w:pPr>
      <w:del w:id="1581" w:author="PR Preview" w:date="2026-01-01T00:00:00Z">
        <w:r>
          <w:rPr>
            <w:b/>
            <w:bCs/>
          </w:rPr>
          <w:delText xml:space="preserve">Definition 13 (Taylor polynomial)</w:delText>
        </w:r>
      </w:del>
      <w:del w:id="1582" w:author="PR Preview" w:date="2026-01-01T00:00:00Z">
        <w:r>
          <w:delText xml:space="preserve"> </w:delText>
        </w:r>
      </w:del>
      <w:del w:id="1583" w:author="PR Preview" w:date="2026-01-01T00:00:00Z">
        <w:r>
          <w:delText xml:space="preserve">Let</w:delText>
        </w:r>
      </w:del>
      <w:del w:id="1584" w:author="PR Preview" w:date="2026-01-01T00:00:00Z">
        <w:r>
          <w:delText xml:space="preserve"> </w:delText>
        </w:r>
      </w:del>
      <m:oMath>
        <m:r>
          <m:t>f</m:t>
        </m:r>
      </m:oMath>
      <w:del w:id="1585" w:author="PR Preview" w:date="2026-01-01T00:00:00Z">
        <w:r>
          <w:delText xml:space="preserve"> </w:delText>
        </w:r>
      </w:del>
      <w:del w:id="1586" w:author="PR Preview" w:date="2026-01-01T00:00:00Z">
        <w:r>
          <w:delText xml:space="preserve">be a function that has at least</w:delText>
        </w:r>
      </w:del>
      <w:del w:id="1587" w:author="PR Preview" w:date="2026-01-01T00:00:00Z">
        <w:r>
          <w:delText xml:space="preserve"> </w:delText>
        </w:r>
      </w:del>
      <m:oMath>
        <m:r>
          <m:t>n</m:t>
        </m:r>
      </m:oMath>
      <w:del w:id="1588" w:author="PR Preview" w:date="2026-01-01T00:00:00Z">
        <w:r>
          <w:delText xml:space="preserve"> </w:delText>
        </w:r>
      </w:del>
      <w:del w:id="1589" w:author="PR Preview" w:date="2026-01-01T00:00:00Z">
        <w:r>
          <w:delText xml:space="preserve">derivatives at a point</w:delText>
        </w:r>
      </w:del>
      <w:del w:id="1590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0</m:t>
            </m:r>
          </m:sub>
        </m:sSub>
      </m:oMath>
      <w:del w:id="1591" w:author="PR Preview" w:date="2026-01-01T00:00:00Z">
        <w:r>
          <w:delText xml:space="preserve">.</w:delText>
        </w:r>
      </w:del>
      <w:del w:id="1592" w:author="PR Preview" w:date="2026-01-01T00:00:00Z">
        <w:r>
          <w:delText xml:space="preserve"> </w:delText>
        </w:r>
      </w:del>
      <w:del w:id="1593" w:author="PR Preview" w:date="2026-01-01T00:00:00Z">
        <w:r>
          <w:delText xml:space="preserve">The</w:delText>
        </w:r>
      </w:del>
      <w:del w:id="1594" w:author="PR Preview" w:date="2026-01-01T00:00:00Z">
        <w:r>
          <w:delText xml:space="preserve"> </w:delText>
        </w:r>
      </w:del>
      <w:del w:id="1595" w:author="PR Preview" w:date="2026-01-01T00:00:00Z">
        <w:r>
          <w:rPr>
            <w:b/>
            <w:bCs/>
          </w:rPr>
          <w:delText xml:space="preserve">Taylor polynomial</w:delText>
        </w:r>
      </w:del>
      <w:del w:id="1596" w:author="PR Preview" w:date="2026-01-01T00:00:00Z">
        <w:r>
          <w:delText xml:space="preserve"> </w:delText>
        </w:r>
      </w:del>
      <w:del w:id="1597" w:author="PR Preview" w:date="2026-01-01T00:00:00Z">
        <w:r>
          <w:delText xml:space="preserve">of degree</w:delText>
        </w:r>
      </w:del>
      <w:del w:id="1598" w:author="PR Preview" w:date="2026-01-01T00:00:00Z">
        <w:r>
          <w:delText xml:space="preserve"> </w:delText>
        </w:r>
      </w:del>
      <m:oMath>
        <m:r>
          <m:t>n</m:t>
        </m:r>
      </m:oMath>
      <w:del w:id="1599" w:author="PR Preview" w:date="2026-01-01T00:00:00Z">
        <w:r>
          <w:delText xml:space="preserve"> </w:delText>
        </w:r>
      </w:del>
      <w:del w:id="1600" w:author="PR Preview" w:date="2026-01-01T00:00:00Z">
        <w:r>
          <w:delText xml:space="preserve">for</w:delText>
        </w:r>
      </w:del>
      <w:del w:id="1601" w:author="PR Preview" w:date="2026-01-01T00:00:00Z">
        <w:r>
          <w:delText xml:space="preserve"> </w:delText>
        </w:r>
      </w:del>
      <m:oMath>
        <m:r>
          <m:t>f</m:t>
        </m:r>
      </m:oMath>
      <w:del w:id="1602" w:author="PR Preview" w:date="2026-01-01T00:00:00Z">
        <w:r>
          <w:delText xml:space="preserve"> </w:delText>
        </w:r>
      </w:del>
      <w:del w:id="1603" w:author="PR Preview" w:date="2026-01-01T00:00:00Z">
        <w:r>
          <w:delText xml:space="preserve">centered at</w:delText>
        </w:r>
      </w:del>
      <w:del w:id="1604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0</m:t>
            </m:r>
          </m:sub>
        </m:sSub>
      </m:oMath>
      <w:del w:id="1605" w:author="PR Preview" w:date="2026-01-01T00:00:00Z">
        <w:r>
          <w:delText xml:space="preserve"> </w:delText>
        </w:r>
      </w:del>
      <w:del w:id="1606" w:author="PR Preview" w:date="2026-01-01T00:00:00Z">
        <w:r>
          <w:delText xml:space="preserve">is:</w:delText>
        </w:r>
      </w:del>
    </w:p>
    <w:p>
      <w:pPr>
        <w:pStyle w:val="FirstParagraph"/>
      </w:pPr>
      <w:ins w:id="1607" w:author="PR Preview" w:date="2026-01-01T00:00:00Z">
        <w:r>
          <w:rPr>
            <w:b/>
            <w:bCs/>
          </w:rPr>
          <w:t xml:space="preserve">Definition 20 (Taylor polynomial)</w:t>
        </w:r>
      </w:ins>
      <w:ins w:id="1608" w:author="PR Preview" w:date="2026-01-01T00:00:00Z">
        <w:r>
          <w:t xml:space="preserve"> </w:t>
        </w:r>
      </w:ins>
      <w:ins w:id="1609" w:author="PR Preview" w:date="2026-01-01T00:00:00Z">
        <w:r>
          <w:t xml:space="preserve">Let</w:t>
        </w:r>
      </w:ins>
      <w:ins w:id="1610" w:author="PR Preview" w:date="2026-01-01T00:00:00Z">
        <w:r>
          <w:t xml:space="preserve"> </w:t>
        </w:r>
      </w:ins>
      <m:oMath>
        <m:r>
          <m:t>f</m:t>
        </m:r>
      </m:oMath>
      <w:ins w:id="1611" w:author="PR Preview" w:date="2026-01-01T00:00:00Z">
        <w:r>
          <w:t xml:space="preserve"> </w:t>
        </w:r>
      </w:ins>
      <w:ins w:id="1612" w:author="PR Preview" w:date="2026-01-01T00:00:00Z">
        <w:r>
          <w:t xml:space="preserve">be a function that has at least</w:t>
        </w:r>
      </w:ins>
      <w:ins w:id="1613" w:author="PR Preview" w:date="2026-01-01T00:00:00Z">
        <w:r>
          <w:t xml:space="preserve"> </w:t>
        </w:r>
      </w:ins>
      <m:oMath>
        <m:r>
          <m:t>n</m:t>
        </m:r>
      </m:oMath>
      <w:ins w:id="1614" w:author="PR Preview" w:date="2026-01-01T00:00:00Z">
        <w:r>
          <w:t xml:space="preserve"> </w:t>
        </w:r>
      </w:ins>
      <w:ins w:id="1615" w:author="PR Preview" w:date="2026-01-01T00:00:00Z">
        <w:r>
          <w:t xml:space="preserve">derivatives at a point</w:t>
        </w:r>
      </w:ins>
      <w:ins w:id="1616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0</m:t>
            </m:r>
          </m:sub>
        </m:sSub>
      </m:oMath>
      <w:ins w:id="1617" w:author="PR Preview" w:date="2026-01-01T00:00:00Z">
        <w:r>
          <w:t xml:space="preserve">.</w:t>
        </w:r>
      </w:ins>
      <w:ins w:id="1618" w:author="PR Preview" w:date="2026-01-01T00:00:00Z">
        <w:r>
          <w:t xml:space="preserve"> </w:t>
        </w:r>
      </w:ins>
      <w:ins w:id="1619" w:author="PR Preview" w:date="2026-01-01T00:00:00Z">
        <w:r>
          <w:t xml:space="preserve">The</w:t>
        </w:r>
      </w:ins>
      <w:ins w:id="1620" w:author="PR Preview" w:date="2026-01-01T00:00:00Z">
        <w:r>
          <w:t xml:space="preserve"> </w:t>
        </w:r>
      </w:ins>
      <w:ins w:id="1621" w:author="PR Preview" w:date="2026-01-01T00:00:00Z">
        <w:r>
          <w:rPr>
            <w:b/>
            <w:bCs/>
          </w:rPr>
          <w:t xml:space="preserve">Taylor polynomial</w:t>
        </w:r>
      </w:ins>
      <w:ins w:id="1622" w:author="PR Preview" w:date="2026-01-01T00:00:00Z">
        <w:r>
          <w:t xml:space="preserve"> </w:t>
        </w:r>
      </w:ins>
      <w:ins w:id="1623" w:author="PR Preview" w:date="2026-01-01T00:00:00Z">
        <w:r>
          <w:t xml:space="preserve">of degree</w:t>
        </w:r>
      </w:ins>
      <w:ins w:id="1624" w:author="PR Preview" w:date="2026-01-01T00:00:00Z">
        <w:r>
          <w:t xml:space="preserve"> </w:t>
        </w:r>
      </w:ins>
      <m:oMath>
        <m:r>
          <m:t>n</m:t>
        </m:r>
      </m:oMath>
      <w:ins w:id="1625" w:author="PR Preview" w:date="2026-01-01T00:00:00Z">
        <w:r>
          <w:t xml:space="preserve"> </w:t>
        </w:r>
      </w:ins>
      <w:ins w:id="1626" w:author="PR Preview" w:date="2026-01-01T00:00:00Z">
        <w:r>
          <w:t xml:space="preserve">for</w:t>
        </w:r>
      </w:ins>
      <w:ins w:id="1627" w:author="PR Preview" w:date="2026-01-01T00:00:00Z">
        <w:r>
          <w:t xml:space="preserve"> </w:t>
        </w:r>
      </w:ins>
      <m:oMath>
        <m:r>
          <m:t>f</m:t>
        </m:r>
      </m:oMath>
      <w:ins w:id="1628" w:author="PR Preview" w:date="2026-01-01T00:00:00Z">
        <w:r>
          <w:t xml:space="preserve"> </w:t>
        </w:r>
      </w:ins>
      <w:ins w:id="1629" w:author="PR Preview" w:date="2026-01-01T00:00:00Z">
        <w:r>
          <w:t xml:space="preserve">centered at</w:t>
        </w:r>
      </w:ins>
      <w:ins w:id="1630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0</m:t>
            </m:r>
          </m:sub>
        </m:sSub>
      </m:oMath>
      <w:ins w:id="1631" w:author="PR Preview" w:date="2026-01-01T00:00:00Z">
        <w:r>
          <w:t xml:space="preserve"> </w:t>
        </w:r>
      </w:ins>
      <w:ins w:id="1632" w:author="PR Preview" w:date="2026-01-01T00:00:00Z">
        <w:r>
          <w:t xml:space="preserve">is:</w:t>
        </w:r>
      </w:ins>
    </w:p>
    <w:p>
      <w:pPr>
        <w:pStyle w:val="BodyText"/>
      </w:pPr>
      <w:bookmarkStart w:id="15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0"/>
    </w:p>
    <w:bookmarkEnd w:id="151"/>
    <w:bookmarkStart w:id="152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2"/>
    <w:bookmarkStart w:id="153" w:name="def-maclaurin-polynomial"/>
    <w:p>
      <w:pPr>
        <w:pStyle w:val="FirstParagraph"/>
      </w:pPr>
      <w:del w:id="1633" w:author="PR Preview" w:date="2026-01-01T00:00:00Z">
        <w:r>
          <w:rPr>
            <w:b/>
            <w:bCs/>
          </w:rPr>
          <w:delText xml:space="preserve">Definition 14 (Maclaurin polynomial)</w:delText>
        </w:r>
      </w:del>
      <w:del w:id="1634" w:author="PR Preview" w:date="2026-01-01T00:00:00Z">
        <w:r>
          <w:delText xml:space="preserve"> </w:delText>
        </w:r>
      </w:del>
      <w:del w:id="1635" w:author="PR Preview" w:date="2026-01-01T00:00:00Z">
        <w:r>
          <w:delText xml:space="preserve">When</w:delText>
        </w:r>
      </w:del>
      <w:del w:id="1636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del w:id="1637" w:author="PR Preview" w:date="2026-01-01T00:00:00Z">
        <w:r>
          <w:delText xml:space="preserve">, the Taylor polynomial</w:delText>
        </w:r>
      </w:del>
      <w:del w:id="1638" w:author="PR Preview" w:date="2026-01-01T00:00:00Z">
        <w:r>
          <w:delText xml:space="preserve"> </w:delText>
        </w:r>
      </w:del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1639" w:author="PR Preview" w:date="2026-01-01T00:00:00Z">
        <w:r>
          <w:delText xml:space="preserve"> </w:delText>
        </w:r>
      </w:del>
      <w:del w:id="1640" w:author="PR Preview" w:date="2026-01-01T00:00:00Z">
        <w:r>
          <w:delText xml:space="preserve">(</w:delText>
        </w:r>
      </w:del>
      <w:hyperlink w:anchor="def-taylor-polynomial">
        <w:del w:id="1641" w:author="PR Preview" w:date="2026-01-01T00:00:00Z">
          <w:r>
            <w:rPr>
              <w:rStyle w:val="Hyperlink"/>
            </w:rPr>
            <w:delText xml:space="preserve">Definition 13</w:delText>
          </w:r>
        </w:del>
      </w:hyperlink>
      <w:del w:id="1642" w:author="PR Preview" w:date="2026-01-01T00:00:00Z">
        <w:r>
          <w:delText xml:space="preserve">) is called the</w:delText>
        </w:r>
      </w:del>
      <w:del w:id="1643" w:author="PR Preview" w:date="2026-01-01T00:00:00Z">
        <w:r>
          <w:delText xml:space="preserve"> </w:delText>
        </w:r>
      </w:del>
      <w:del w:id="1644" w:author="PR Preview" w:date="2026-01-01T00:00:00Z">
        <w:r>
          <w:rPr>
            <w:b/>
            <w:bCs/>
          </w:rPr>
          <w:delText xml:space="preserve">Maclaurin polynomial</w:delText>
        </w:r>
      </w:del>
      <w:del w:id="1645" w:author="PR Preview" w:date="2026-01-01T00:00:00Z">
        <w:r>
          <w:delText xml:space="preserve">.</w:delText>
        </w:r>
      </w:del>
    </w:p>
    <w:p>
      <w:pPr>
        <w:pStyle w:val="BodyText"/>
      </w:pPr>
      <w:del w:id="1646" w:author="PR Preview" w:date="2026-01-01T00:00:00Z">
        <w:r>
          <w:rPr>
            <w:b/>
            <w:bCs/>
          </w:rPr>
          <w:delText xml:space="preserve">Definition 15 (Taylor series)</w:delText>
        </w:r>
      </w:del>
      <w:del w:id="1647" w:author="PR Preview" w:date="2026-01-01T00:00:00Z">
        <w:r>
          <w:delText xml:space="preserve"> </w:delText>
        </w:r>
      </w:del>
      <w:del w:id="1648" w:author="PR Preview" w:date="2026-01-01T00:00:00Z">
        <w:r>
          <w:delText xml:space="preserve">Let</w:delText>
        </w:r>
      </w:del>
      <w:del w:id="1649" w:author="PR Preview" w:date="2026-01-01T00:00:00Z">
        <w:r>
          <w:delText xml:space="preserve"> </w:delText>
        </w:r>
      </w:del>
      <m:oMath>
        <m:r>
          <m:t>f</m:t>
        </m:r>
      </m:oMath>
      <w:del w:id="1650" w:author="PR Preview" w:date="2026-01-01T00:00:00Z">
        <w:r>
          <w:delText xml:space="preserve"> </w:delText>
        </w:r>
      </w:del>
      <w:del w:id="1651" w:author="PR Preview" w:date="2026-01-01T00:00:00Z">
        <w:r>
          <w:delText xml:space="preserve">and</w:delText>
        </w:r>
      </w:del>
      <w:del w:id="1652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0</m:t>
            </m:r>
          </m:sub>
        </m:sSub>
      </m:oMath>
      <w:del w:id="1653" w:author="PR Preview" w:date="2026-01-01T00:00:00Z">
        <w:r>
          <w:delText xml:space="preserve"> </w:delText>
        </w:r>
      </w:del>
      <w:del w:id="1654" w:author="PR Preview" w:date="2026-01-01T00:00:00Z">
        <w:r>
          <w:delText xml:space="preserve">be as in</w:delText>
        </w:r>
      </w:del>
      <w:del w:id="1655" w:author="PR Preview" w:date="2026-01-01T00:00:00Z">
        <w:r>
          <w:delText xml:space="preserve"> </w:delText>
        </w:r>
      </w:del>
      <w:hyperlink w:anchor="def-taylor-polynomial">
        <w:del w:id="1656" w:author="PR Preview" w:date="2026-01-01T00:00:00Z">
          <w:r>
            <w:rPr>
              <w:rStyle w:val="Hyperlink"/>
            </w:rPr>
            <w:delText xml:space="preserve">Definition 13</w:delText>
          </w:r>
        </w:del>
      </w:hyperlink>
      <w:del w:id="1657" w:author="PR Preview" w:date="2026-01-01T00:00:00Z">
        <w:r>
          <w:delText xml:space="preserve">.</w:delText>
        </w:r>
      </w:del>
      <w:del w:id="1658" w:author="PR Preview" w:date="2026-01-01T00:00:00Z">
        <w:r>
          <w:delText xml:space="preserve"> </w:delText>
        </w:r>
      </w:del>
      <w:del w:id="1659" w:author="PR Preview" w:date="2026-01-01T00:00:00Z">
        <w:r>
          <w:delText xml:space="preserve">When</w:delText>
        </w:r>
      </w:del>
      <w:del w:id="1660" w:author="PR Preview" w:date="2026-01-01T00:00:00Z">
        <w:r>
          <w:delText xml:space="preserve"> </w:delText>
        </w:r>
      </w:del>
      <m:oMath>
        <m:r>
          <m:t>f</m:t>
        </m:r>
      </m:oMath>
      <w:del w:id="1661" w:author="PR Preview" w:date="2026-01-01T00:00:00Z">
        <w:r>
          <w:delText xml:space="preserve"> </w:delText>
        </w:r>
      </w:del>
      <w:del w:id="1662" w:author="PR Preview" w:date="2026-01-01T00:00:00Z">
        <w:r>
          <w:delText xml:space="preserve">is infinitely differentiable and the series converges to</w:delText>
        </w:r>
      </w:del>
      <w:del w:id="1663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1664" w:author="PR Preview" w:date="2026-01-01T00:00:00Z">
        <w:r>
          <w:delText xml:space="preserve"> </w:delText>
        </w:r>
      </w:del>
      <w:del w:id="1665" w:author="PR Preview" w:date="2026-01-01T00:00:00Z">
        <w:r>
          <w:delText xml:space="preserve">on an open interval containing</w:delText>
        </w:r>
      </w:del>
      <w:del w:id="1666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0</m:t>
            </m:r>
          </m:sub>
        </m:sSub>
      </m:oMath>
      <w:del w:id="1667" w:author="PR Preview" w:date="2026-01-01T00:00:00Z">
        <w:r>
          <w:delText xml:space="preserve">, the infinite sum</w:delText>
        </w:r>
      </w:del>
      <w:del w:id="1668" w:author="PR Preview" w:date="2026-01-01T00:00:00Z">
        <w:r>
          <w:delText xml:space="preserve"> </w:delText>
        </w:r>
      </w:del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del w:id="1669" w:author="PR Preview" w:date="2026-01-01T00:00:00Z">
        <w:r>
          <w:delText xml:space="preserve"> </w:delText>
        </w:r>
      </w:del>
      <w:del w:id="1670" w:author="PR Preview" w:date="2026-01-01T00:00:00Z">
        <w:r>
          <w:delText xml:space="preserve">is the</w:delText>
        </w:r>
      </w:del>
      <w:del w:id="1671" w:author="PR Preview" w:date="2026-01-01T00:00:00Z">
        <w:r>
          <w:delText xml:space="preserve"> </w:delText>
        </w:r>
      </w:del>
      <w:del w:id="1672" w:author="PR Preview" w:date="2026-01-01T00:00:00Z">
        <w:r>
          <w:rPr>
            <w:b/>
            <w:bCs/>
          </w:rPr>
          <w:delText xml:space="preserve">Taylor series</w:delText>
        </w:r>
      </w:del>
      <w:del w:id="1673" w:author="PR Preview" w:date="2026-01-01T00:00:00Z">
        <w:r>
          <w:delText xml:space="preserve"> </w:delText>
        </w:r>
      </w:del>
      <w:del w:id="1674" w:author="PR Preview" w:date="2026-01-01T00:00:00Z">
        <w:r>
          <w:delText xml:space="preserve">of</w:delText>
        </w:r>
      </w:del>
      <w:del w:id="1675" w:author="PR Preview" w:date="2026-01-01T00:00:00Z">
        <w:r>
          <w:delText xml:space="preserve"> </w:delText>
        </w:r>
      </w:del>
      <m:oMath>
        <m:r>
          <m:t>f</m:t>
        </m:r>
      </m:oMath>
      <w:del w:id="1676" w:author="PR Preview" w:date="2026-01-01T00:00:00Z">
        <w:r>
          <w:delText xml:space="preserve"> </w:delText>
        </w:r>
      </w:del>
      <w:del w:id="1677" w:author="PR Preview" w:date="2026-01-01T00:00:00Z">
        <w:r>
          <w:delText xml:space="preserve">centered at</w:delText>
        </w:r>
      </w:del>
      <w:del w:id="1678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0</m:t>
            </m:r>
          </m:sub>
        </m:sSub>
      </m:oMath>
      <w:del w:id="1679" w:author="PR Preview" w:date="2026-01-01T00:00:00Z">
        <w:r>
          <w:delText xml:space="preserve">.</w:delText>
        </w:r>
      </w:del>
    </w:p>
    <w:p>
      <w:pPr>
        <w:pStyle w:val="FirstParagraph"/>
      </w:pPr>
      <w:ins w:id="1680" w:author="PR Preview" w:date="2026-01-01T00:00:00Z">
        <w:r>
          <w:rPr>
            <w:b/>
            <w:bCs/>
          </w:rPr>
          <w:t xml:space="preserve">Definition 21 (Maclaurin polynomial)</w:t>
        </w:r>
      </w:ins>
      <w:ins w:id="1681" w:author="PR Preview" w:date="2026-01-01T00:00:00Z">
        <w:r>
          <w:t xml:space="preserve"> </w:t>
        </w:r>
      </w:ins>
      <w:ins w:id="1682" w:author="PR Preview" w:date="2026-01-01T00:00:00Z">
        <w:r>
          <w:t xml:space="preserve">When</w:t>
        </w:r>
      </w:ins>
      <w:ins w:id="1683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ins w:id="1684" w:author="PR Preview" w:date="2026-01-01T00:00:00Z">
        <w:r>
          <w:t xml:space="preserve">, the Taylor polynomial</w:t>
        </w:r>
      </w:ins>
      <w:ins w:id="1685" w:author="PR Preview" w:date="2026-01-01T00:00:00Z">
        <w:r>
          <w:t xml:space="preserve"> </w:t>
        </w:r>
      </w:ins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1686" w:author="PR Preview" w:date="2026-01-01T00:00:00Z">
        <w:r>
          <w:t xml:space="preserve"> </w:t>
        </w:r>
      </w:ins>
      <w:ins w:id="1687" w:author="PR Preview" w:date="2026-01-01T00:00:00Z">
        <w:r>
          <w:t xml:space="preserve">(</w:t>
        </w:r>
      </w:ins>
      <w:hyperlink w:anchor="def-taylor-polynomial">
        <w:ins w:id="1688" w:author="PR Preview" w:date="2026-01-01T00:00:00Z">
          <w:r>
            <w:rPr>
              <w:rStyle w:val="Hyperlink"/>
            </w:rPr>
            <w:t xml:space="preserve">Definition 20</w:t>
          </w:r>
        </w:ins>
      </w:hyperlink>
      <w:ins w:id="1689" w:author="PR Preview" w:date="2026-01-01T00:00:00Z">
        <w:r>
          <w:t xml:space="preserve">) is called the</w:t>
        </w:r>
      </w:ins>
      <w:ins w:id="1690" w:author="PR Preview" w:date="2026-01-01T00:00:00Z">
        <w:r>
          <w:t xml:space="preserve"> </w:t>
        </w:r>
      </w:ins>
      <w:ins w:id="1691" w:author="PR Preview" w:date="2026-01-01T00:00:00Z">
        <w:r>
          <w:rPr>
            <w:b/>
            <w:bCs/>
          </w:rPr>
          <w:t xml:space="preserve">Maclaurin polynomial</w:t>
        </w:r>
      </w:ins>
      <w:ins w:id="1692" w:author="PR Preview" w:date="2026-01-01T00:00:00Z">
        <w:r>
          <w:t xml:space="preserve">.</w:t>
        </w:r>
      </w:ins>
    </w:p>
    <w:bookmarkEnd w:id="153"/>
    <w:bookmarkStart w:id="154" w:name="def-taylor-series"/>
    <w:p>
      <w:pPr>
        <w:pStyle w:val="BodyText"/>
      </w:pPr>
      <w:ins w:id="1693" w:author="PR Preview" w:date="2026-01-01T00:00:00Z">
        <w:r>
          <w:rPr>
            <w:b/>
            <w:bCs/>
          </w:rPr>
          <w:t xml:space="preserve">Definition 22 (Taylor series)</w:t>
        </w:r>
      </w:ins>
      <w:ins w:id="1694" w:author="PR Preview" w:date="2026-01-01T00:00:00Z">
        <w:r>
          <w:t xml:space="preserve"> </w:t>
        </w:r>
      </w:ins>
      <w:ins w:id="1695" w:author="PR Preview" w:date="2026-01-01T00:00:00Z">
        <w:r>
          <w:t xml:space="preserve">Let</w:t>
        </w:r>
      </w:ins>
      <w:ins w:id="1696" w:author="PR Preview" w:date="2026-01-01T00:00:00Z">
        <w:r>
          <w:t xml:space="preserve"> </w:t>
        </w:r>
      </w:ins>
      <m:oMath>
        <m:r>
          <m:t>f</m:t>
        </m:r>
      </m:oMath>
      <w:ins w:id="1697" w:author="PR Preview" w:date="2026-01-01T00:00:00Z">
        <w:r>
          <w:t xml:space="preserve"> </w:t>
        </w:r>
      </w:ins>
      <w:ins w:id="1698" w:author="PR Preview" w:date="2026-01-01T00:00:00Z">
        <w:r>
          <w:t xml:space="preserve">and</w:t>
        </w:r>
      </w:ins>
      <w:ins w:id="1699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0</m:t>
            </m:r>
          </m:sub>
        </m:sSub>
      </m:oMath>
      <w:ins w:id="1700" w:author="PR Preview" w:date="2026-01-01T00:00:00Z">
        <w:r>
          <w:t xml:space="preserve"> </w:t>
        </w:r>
      </w:ins>
      <w:ins w:id="1701" w:author="PR Preview" w:date="2026-01-01T00:00:00Z">
        <w:r>
          <w:t xml:space="preserve">be as in</w:t>
        </w:r>
      </w:ins>
      <w:ins w:id="1702" w:author="PR Preview" w:date="2026-01-01T00:00:00Z">
        <w:r>
          <w:t xml:space="preserve"> </w:t>
        </w:r>
      </w:ins>
      <w:hyperlink w:anchor="def-taylor-polynomial">
        <w:ins w:id="1703" w:author="PR Preview" w:date="2026-01-01T00:00:00Z">
          <w:r>
            <w:rPr>
              <w:rStyle w:val="Hyperlink"/>
            </w:rPr>
            <w:t xml:space="preserve">Definition 20</w:t>
          </w:r>
        </w:ins>
      </w:hyperlink>
      <w:ins w:id="1704" w:author="PR Preview" w:date="2026-01-01T00:00:00Z">
        <w:r>
          <w:t xml:space="preserve">.</w:t>
        </w:r>
      </w:ins>
      <w:ins w:id="1705" w:author="PR Preview" w:date="2026-01-01T00:00:00Z">
        <w:r>
          <w:t xml:space="preserve"> </w:t>
        </w:r>
      </w:ins>
      <w:ins w:id="1706" w:author="PR Preview" w:date="2026-01-01T00:00:00Z">
        <w:r>
          <w:t xml:space="preserve">When</w:t>
        </w:r>
      </w:ins>
      <w:ins w:id="1707" w:author="PR Preview" w:date="2026-01-01T00:00:00Z">
        <w:r>
          <w:t xml:space="preserve"> </w:t>
        </w:r>
      </w:ins>
      <m:oMath>
        <m:r>
          <m:t>f</m:t>
        </m:r>
      </m:oMath>
      <w:ins w:id="1708" w:author="PR Preview" w:date="2026-01-01T00:00:00Z">
        <w:r>
          <w:t xml:space="preserve"> </w:t>
        </w:r>
      </w:ins>
      <w:ins w:id="1709" w:author="PR Preview" w:date="2026-01-01T00:00:00Z">
        <w:r>
          <w:t xml:space="preserve">is infinitely differentiable and the series converges to</w:t>
        </w:r>
      </w:ins>
      <w:ins w:id="1710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1711" w:author="PR Preview" w:date="2026-01-01T00:00:00Z">
        <w:r>
          <w:t xml:space="preserve"> </w:t>
        </w:r>
      </w:ins>
      <w:ins w:id="1712" w:author="PR Preview" w:date="2026-01-01T00:00:00Z">
        <w:r>
          <w:t xml:space="preserve">on an open interval containing</w:t>
        </w:r>
      </w:ins>
      <w:ins w:id="1713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0</m:t>
            </m:r>
          </m:sub>
        </m:sSub>
      </m:oMath>
      <w:ins w:id="1714" w:author="PR Preview" w:date="2026-01-01T00:00:00Z">
        <w:r>
          <w:t xml:space="preserve">, the infinite sum</w:t>
        </w:r>
      </w:ins>
      <w:ins w:id="1715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ins w:id="1716" w:author="PR Preview" w:date="2026-01-01T00:00:00Z">
        <w:r>
          <w:t xml:space="preserve"> </w:t>
        </w:r>
      </w:ins>
      <w:ins w:id="1717" w:author="PR Preview" w:date="2026-01-01T00:00:00Z">
        <w:r>
          <w:t xml:space="preserve">is the</w:t>
        </w:r>
      </w:ins>
      <w:ins w:id="1718" w:author="PR Preview" w:date="2026-01-01T00:00:00Z">
        <w:r>
          <w:t xml:space="preserve"> </w:t>
        </w:r>
      </w:ins>
      <w:ins w:id="1719" w:author="PR Preview" w:date="2026-01-01T00:00:00Z">
        <w:r>
          <w:rPr>
            <w:b/>
            <w:bCs/>
          </w:rPr>
          <w:t xml:space="preserve">Taylor series</w:t>
        </w:r>
      </w:ins>
      <w:ins w:id="1720" w:author="PR Preview" w:date="2026-01-01T00:00:00Z">
        <w:r>
          <w:t xml:space="preserve"> </w:t>
        </w:r>
      </w:ins>
      <w:ins w:id="1721" w:author="PR Preview" w:date="2026-01-01T00:00:00Z">
        <w:r>
          <w:t xml:space="preserve">of</w:t>
        </w:r>
      </w:ins>
      <w:ins w:id="1722" w:author="PR Preview" w:date="2026-01-01T00:00:00Z">
        <w:r>
          <w:t xml:space="preserve"> </w:t>
        </w:r>
      </w:ins>
      <m:oMath>
        <m:r>
          <m:t>f</m:t>
        </m:r>
      </m:oMath>
      <w:ins w:id="1723" w:author="PR Preview" w:date="2026-01-01T00:00:00Z">
        <w:r>
          <w:t xml:space="preserve"> </w:t>
        </w:r>
      </w:ins>
      <w:ins w:id="1724" w:author="PR Preview" w:date="2026-01-01T00:00:00Z">
        <w:r>
          <w:t xml:space="preserve">centered at</w:t>
        </w:r>
      </w:ins>
      <w:ins w:id="1725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0</m:t>
            </m:r>
          </m:sub>
        </m:sSub>
      </m:oMath>
      <w:ins w:id="1726" w:author="PR Preview" w:date="2026-01-01T00:00:00Z">
        <w:r>
          <w:t xml:space="preserve">.</w:t>
        </w:r>
      </w:ins>
    </w:p>
    <w:bookmarkEnd w:id="15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7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8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59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0"/>
    <w:bookmarkStart w:id="161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1"/>
    <w:bookmarkStart w:id="162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2"/>
    <w:bookmarkStart w:id="163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3"/>
    <w:bookmarkStart w:id="164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4"/>
    <w:bookmarkStart w:id="165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6"/>
    <w:bookmarkStart w:id="167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8"/>
    <w:bookmarkStart w:id="169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9"/>
    <w:bookmarkStart w:id="170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0"/>
    <w:bookmarkStart w:id="171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1"/>
    <w:bookmarkStart w:id="172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2"/>
    <w:bookmarkStart w:id="173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3"/>
    <w:bookmarkStart w:id="174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4"/>
    <w:bookmarkStart w:id="175" w:name="thm-taylor-normal-density"/>
    <w:p>
      <w:pPr>
        <w:pStyle w:val="FirstParagraph"/>
      </w:pPr>
      <w:ins w:id="1727" w:author="PR Preview" w:date="2026-01-01T00:00:00Z">
        <w:r>
          <w:rPr>
            <w:b/>
            <w:bCs/>
          </w:rPr>
          <w:t xml:space="preserve">Theorem 14 (Maclaurin polynomial of the standard normal density)</w:t>
        </w:r>
      </w:ins>
      <w:ins w:id="1728" w:author="PR Preview" w:date="2026-01-01T00:00:00Z">
        <w:r>
          <w:t xml:space="preserve"> </w:t>
        </w:r>
      </w:ins>
      <w:ins w:id="1729" w:author="PR Preview" w:date="2026-01-01T00:00:00Z">
        <w:r>
          <w:t xml:space="preserve">The Maclaurin polynomial (</w:t>
        </w:r>
      </w:ins>
      <w:hyperlink w:anchor="def-maclaurin-polynomial">
        <w:ins w:id="1730" w:author="PR Preview" w:date="2026-01-01T00:00:00Z">
          <w:r>
            <w:rPr>
              <w:rStyle w:val="Hyperlink"/>
            </w:rPr>
            <w:t xml:space="preserve">Definition 21</w:t>
          </w:r>
        </w:ins>
      </w:hyperlink>
      <w:ins w:id="1731" w:author="PR Preview" w:date="2026-01-01T00:00:00Z">
        <w:r>
          <w:t xml:space="preserve">) of degree 3 of the standard normal density</w:t>
        </w:r>
      </w:ins>
      <w:ins w:id="1732" w:author="PR Preview" w:date="2026-01-01T00:00:00Z">
        <w:r>
          <w:t xml:space="preserve"> </w:t>
        </w:r>
      </w:ins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ins w:id="1733" w:author="PR Preview" w:date="2026-01-01T00:00:00Z">
        <w:r>
          <w:t xml:space="preserve"> </w:t>
        </w:r>
      </w:ins>
      <w:ins w:id="1734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p>
      <w:pPr>
        <w:pStyle w:val="FirstParagraph"/>
      </w:pPr>
      <w:ins w:id="1735" w:author="PR Preview" w:date="2026-01-01T00:00:00Z">
        <w:r>
          <w:rPr>
            <w:i/>
            <w:iCs/>
          </w:rPr>
          <w:t xml:space="preserve">Proof</w:t>
        </w:r>
      </w:ins>
      <w:ins w:id="1736" w:author="PR Preview" w:date="2026-01-01T00:00:00Z">
        <w:r>
          <w:t xml:space="preserve">. </w:t>
        </w:r>
      </w:ins>
      <w:ins w:id="1737" w:author="PR Preview" w:date="2026-01-01T00:00:00Z">
        <w:r>
          <w:t xml:space="preserve">This is the solution to</w:t>
        </w:r>
      </w:ins>
      <w:ins w:id="1738" w:author="PR Preview" w:date="2026-01-01T00:00:00Z">
        <w:r>
          <w:t xml:space="preserve"> </w:t>
        </w:r>
      </w:ins>
      <w:hyperlink w:anchor="exr-miller-taylor-normal-density">
        <w:ins w:id="1739" w:author="PR Preview" w:date="2026-01-01T00:00:00Z">
          <w:r>
            <w:rPr>
              <w:rStyle w:val="Hyperlink"/>
            </w:rPr>
            <w:t xml:space="preserve">Exercise 23</w:t>
          </w:r>
        </w:ins>
      </w:hyperlink>
      <w:ins w:id="1740" w:author="PR Preview" w:date="2026-01-01T00:00:00Z">
        <w:r>
          <w:t xml:space="preserve">, worked in</w:t>
        </w:r>
      </w:ins>
      <w:ins w:id="1741" w:author="PR Preview" w:date="2026-01-01T00:00:00Z">
        <w:r>
          <w:t xml:space="preserve"> </w:t>
        </w:r>
      </w:ins>
      <w:hyperlink w:anchor="sol-miller-taylor-normal-density">
        <w:ins w:id="1742" w:author="PR Preview" w:date="2026-01-01T00:00:00Z">
          <w:r>
            <w:rPr>
              <w:rStyle w:val="Hyperlink"/>
            </w:rPr>
            <w:t xml:space="preserve">Solution 23</w:t>
          </w:r>
        </w:ins>
      </w:hyperlink>
      <w:ins w:id="1743" w:author="PR Preview" w:date="2026-01-01T00:00:00Z">
        <w:r>
          <w:t xml:space="preserve">.</w:t>
        </w:r>
      </w:ins>
    </w:p>
    <w:bookmarkStart w:id="176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6"/>
    <w:bookmarkStart w:id="177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7"/>
    <w:bookmarkStart w:id="178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8"/>
    <w:bookmarkStart w:id="179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9"/>
    <w:bookmarkStart w:id="180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0"/>
    <w:bookmarkStart w:id="181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1"/>
    <w:bookmarkStart w:id="182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2"/>
    <w:bookmarkStart w:id="183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3"/>
    <w:bookmarkStart w:id="184" w:name="thm-taylor-log-one-plus-x"/>
    <w:p>
      <w:pPr>
        <w:pStyle w:val="FirstParagraph"/>
      </w:pPr>
      <w:ins w:id="1744" w:author="PR Preview" w:date="2026-01-01T00:00:00Z">
        <w:r>
          <w:rPr>
            <w:b/>
            <w:bCs/>
          </w:rPr>
          <w:t xml:space="preserve">Theorem 15 (Maclaurin polynomial of</w:t>
        </w:r>
      </w:ins>
      <w:ins w:id="1745" w:author="PR Preview" w:date="2026-01-01T00:00:00Z">
        <w:r>
          <w:rPr>
            <w:b/>
            <w:bCs/>
          </w:rPr>
          <w:t xml:space="preserve"> </w:t>
        </w:r>
      </w:ins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ins w:id="1746" w:author="PR Preview" w:date="2026-01-01T00:00:00Z">
        <w:r>
          <w:rPr>
            <w:b/>
            <w:bCs/>
          </w:rPr>
          <w:t xml:space="preserve">)</w:t>
        </w:r>
      </w:ins>
      <w:ins w:id="1747" w:author="PR Preview" w:date="2026-01-01T00:00:00Z">
        <w:r>
          <w:t xml:space="preserve"> </w:t>
        </w:r>
      </w:ins>
      <w:ins w:id="1748" w:author="PR Preview" w:date="2026-01-01T00:00:00Z">
        <w:r>
          <w:t xml:space="preserve">The Maclaurin polynomial (</w:t>
        </w:r>
      </w:ins>
      <w:hyperlink w:anchor="def-maclaurin-polynomial">
        <w:ins w:id="1749" w:author="PR Preview" w:date="2026-01-01T00:00:00Z">
          <w:r>
            <w:rPr>
              <w:rStyle w:val="Hyperlink"/>
            </w:rPr>
            <w:t xml:space="preserve">Definition 21</w:t>
          </w:r>
        </w:ins>
      </w:hyperlink>
      <w:ins w:id="1750" w:author="PR Preview" w:date="2026-01-01T00:00:00Z">
        <w:r>
          <w:t xml:space="preserve">) of degree 3 of</w:t>
        </w:r>
      </w:ins>
      <w:ins w:id="1751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ins w:id="1752" w:author="PR Preview" w:date="2026-01-01T00:00:00Z">
        <w:r>
          <w:t xml:space="preserve"> </w:t>
        </w:r>
      </w:ins>
      <w:ins w:id="1753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p>
      <w:pPr>
        <w:pStyle w:val="FirstParagraph"/>
      </w:pPr>
      <w:ins w:id="1754" w:author="PR Preview" w:date="2026-01-01T00:00:00Z">
        <w:r>
          <w:rPr>
            <w:i/>
            <w:iCs/>
          </w:rPr>
          <w:t xml:space="preserve">Proof</w:t>
        </w:r>
      </w:ins>
      <w:ins w:id="1755" w:author="PR Preview" w:date="2026-01-01T00:00:00Z">
        <w:r>
          <w:t xml:space="preserve">. </w:t>
        </w:r>
      </w:ins>
      <w:ins w:id="1756" w:author="PR Preview" w:date="2026-01-01T00:00:00Z">
        <w:r>
          <w:t xml:space="preserve">This is the solution to</w:t>
        </w:r>
      </w:ins>
      <w:ins w:id="1757" w:author="PR Preview" w:date="2026-01-01T00:00:00Z">
        <w:r>
          <w:t xml:space="preserve"> </w:t>
        </w:r>
      </w:ins>
      <w:hyperlink w:anchor="exr-miller-taylor-log-one-plus-x">
        <w:ins w:id="1758" w:author="PR Preview" w:date="2026-01-01T00:00:00Z">
          <w:r>
            <w:rPr>
              <w:rStyle w:val="Hyperlink"/>
            </w:rPr>
            <w:t xml:space="preserve">Exercise 27</w:t>
          </w:r>
        </w:ins>
      </w:hyperlink>
      <w:ins w:id="1759" w:author="PR Preview" w:date="2026-01-01T00:00:00Z">
        <w:r>
          <w:t xml:space="preserve">, worked in</w:t>
        </w:r>
      </w:ins>
      <w:ins w:id="1760" w:author="PR Preview" w:date="2026-01-01T00:00:00Z">
        <w:r>
          <w:t xml:space="preserve"> </w:t>
        </w:r>
      </w:ins>
      <w:hyperlink w:anchor="sol-miller-taylor-log-one-plus-x">
        <w:ins w:id="1761" w:author="PR Preview" w:date="2026-01-01T00:00:00Z">
          <w:r>
            <w:rPr>
              <w:rStyle w:val="Hyperlink"/>
            </w:rPr>
            <w:t xml:space="preserve">Solution 27</w:t>
          </w:r>
        </w:ins>
      </w:hyperlink>
      <w:ins w:id="1762" w:author="PR Preview" w:date="2026-01-01T00:00:00Z">
        <w:r>
          <w:t xml:space="preserve">.</w:t>
        </w:r>
      </w:ins>
    </w:p>
    <w:bookmarkStart w:id="185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5"/>
    <w:bookmarkStart w:id="186" w:name="sol-miller-taylor-log-one-minus-x"/>
    <w:p>
      <w:pPr>
        <w:pStyle w:val="BodyText"/>
      </w:pPr>
      <w:del w:id="1763" w:author="PR Preview" w:date="2026-01-01T00:00:00Z">
        <w:r>
          <w:rPr>
            <w:i/>
            <w:iCs/>
          </w:rPr>
          <w:delText xml:space="preserve">Solution 28</w:delText>
        </w:r>
      </w:del>
      <w:del w:id="1764" w:author="PR Preview" w:date="2026-01-01T00:00:00Z">
        <w:r>
          <w:delText xml:space="preserve">. </w:delText>
        </w:r>
      </w:del>
      <w:del w:id="1765" w:author="PR Preview" w:date="2026-01-01T00:00:00Z">
        <w:r>
          <w:delText xml:space="preserve">Substitute</w:delText>
        </w:r>
      </w:del>
      <w:del w:id="1766" w:author="PR Preview" w:date="2026-01-01T00:00:00Z">
        <w:r>
          <w:delText xml:space="preserve"> </w:delText>
        </w:r>
      </w:del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del w:id="1767" w:author="PR Preview" w:date="2026-01-01T00:00:00Z">
        <w:r>
          <w:delText xml:space="preserve"> </w:delText>
        </w:r>
      </w:del>
      <w:del w:id="1768" w:author="PR Preview" w:date="2026-01-01T00:00:00Z">
        <w:r>
          <w:delText xml:space="preserve">into the expansion for</w:delText>
        </w:r>
      </w:del>
      <w:del w:id="1769" w:author="PR Preview" w:date="2026-01-01T00:00:00Z">
        <w:r>
          <w:delText xml:space="preserve"> </w:delText>
        </w:r>
      </w:del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del w:id="1770" w:author="PR Preview" w:date="2026-01-01T00:00:00Z">
        <w:r>
          <w:delText xml:space="preserve"> </w:delText>
        </w:r>
      </w:del>
      <w:del w:id="1771" w:author="PR Preview" w:date="2026-01-01T00:00:00Z">
        <w:r>
          <w:delText xml:space="preserve">from</w:delText>
        </w:r>
      </w:del>
      <w:del w:id="1772" w:author="PR Preview" w:date="2026-01-01T00:00:00Z">
        <w:r>
          <w:delText xml:space="preserve"> </w:delText>
        </w:r>
      </w:del>
      <w:hyperlink w:anchor="exr-miller-taylor-log-one-plus-x">
        <w:del w:id="1773" w:author="PR Preview" w:date="2026-01-01T00:00:00Z">
          <w:r>
            <w:rPr>
              <w:rStyle w:val="Hyperlink"/>
            </w:rPr>
            <w:delText xml:space="preserve">Exercise 27</w:delText>
          </w:r>
        </w:del>
      </w:hyperlink>
      <w:del w:id="1774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BodyText"/>
      </w:pPr>
      <w:ins w:id="1775" w:author="PR Preview" w:date="2026-01-01T00:00:00Z">
        <w:r>
          <w:rPr>
            <w:i/>
            <w:iCs/>
          </w:rPr>
          <w:t xml:space="preserve">Solution 28</w:t>
        </w:r>
      </w:ins>
      <w:ins w:id="1776" w:author="PR Preview" w:date="2026-01-01T00:00:00Z">
        <w:r>
          <w:t xml:space="preserve">. </w:t>
        </w:r>
      </w:ins>
      <w:ins w:id="1777" w:author="PR Preview" w:date="2026-01-01T00:00:00Z">
        <w:r>
          <w:t xml:space="preserve">Substitute</w:t>
        </w:r>
      </w:ins>
      <w:ins w:id="1778" w:author="PR Preview" w:date="2026-01-01T00:00:00Z">
        <w:r>
          <w:t xml:space="preserve"> </w:t>
        </w:r>
      </w:ins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ins w:id="1779" w:author="PR Preview" w:date="2026-01-01T00:00:00Z">
        <w:r>
          <w:t xml:space="preserve"> </w:t>
        </w:r>
      </w:ins>
      <w:ins w:id="1780" w:author="PR Preview" w:date="2026-01-01T00:00:00Z">
        <w:r>
          <w:t xml:space="preserve">into the expansion for</w:t>
        </w:r>
      </w:ins>
      <w:ins w:id="1781" w:author="PR Preview" w:date="2026-01-01T00:00:00Z">
        <w:r>
          <w:t xml:space="preserve"> </w:t>
        </w:r>
      </w:ins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ins w:id="1782" w:author="PR Preview" w:date="2026-01-01T00:00:00Z">
        <w:r>
          <w:t xml:space="preserve"> </w:t>
        </w:r>
      </w:ins>
      <w:ins w:id="1783" w:author="PR Preview" w:date="2026-01-01T00:00:00Z">
        <w:r>
          <w:t xml:space="preserve">from</w:t>
        </w:r>
      </w:ins>
      <w:ins w:id="1784" w:author="PR Preview" w:date="2026-01-01T00:00:00Z">
        <w:r>
          <w:t xml:space="preserve"> </w:t>
        </w:r>
      </w:ins>
      <w:hyperlink w:anchor="thm-taylor-log-one-plus-x">
        <w:ins w:id="1785" w:author="PR Preview" w:date="2026-01-01T00:00:00Z">
          <w:r>
            <w:rPr>
              <w:rStyle w:val="Hyperlink"/>
            </w:rPr>
            <w:t xml:space="preserve">Theorem 15</w:t>
          </w:r>
        </w:ins>
      </w:hyperlink>
      <w:ins w:id="1786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6"/>
    <w:bookmarkStart w:id="187" w:name="thm-taylor-log-one-minus-x"/>
    <w:p>
      <w:pPr>
        <w:pStyle w:val="FirstParagraph"/>
      </w:pPr>
      <w:ins w:id="1787" w:author="PR Preview" w:date="2026-01-01T00:00:00Z">
        <w:r>
          <w:rPr>
            <w:b/>
            <w:bCs/>
          </w:rPr>
          <w:t xml:space="preserve">Theorem 16 (Maclaurin polynomial of</w:t>
        </w:r>
      </w:ins>
      <w:ins w:id="1788" w:author="PR Preview" w:date="2026-01-01T00:00:00Z">
        <w:r>
          <w:rPr>
            <w:b/>
            <w:bCs/>
          </w:rPr>
          <w:t xml:space="preserve"> </w:t>
        </w:r>
      </w:ins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ins w:id="1789" w:author="PR Preview" w:date="2026-01-01T00:00:00Z">
        <w:r>
          <w:rPr>
            <w:b/>
            <w:bCs/>
          </w:rPr>
          <w:t xml:space="preserve">)</w:t>
        </w:r>
      </w:ins>
      <w:ins w:id="1790" w:author="PR Preview" w:date="2026-01-01T00:00:00Z">
        <w:r>
          <w:t xml:space="preserve"> </w:t>
        </w:r>
      </w:ins>
      <w:ins w:id="1791" w:author="PR Preview" w:date="2026-01-01T00:00:00Z">
        <w:r>
          <w:t xml:space="preserve">The Maclaurin polynomial (</w:t>
        </w:r>
      </w:ins>
      <w:hyperlink w:anchor="def-maclaurin-polynomial">
        <w:ins w:id="1792" w:author="PR Preview" w:date="2026-01-01T00:00:00Z">
          <w:r>
            <w:rPr>
              <w:rStyle w:val="Hyperlink"/>
            </w:rPr>
            <w:t xml:space="preserve">Definition 21</w:t>
          </w:r>
        </w:ins>
      </w:hyperlink>
      <w:ins w:id="1793" w:author="PR Preview" w:date="2026-01-01T00:00:00Z">
        <w:r>
          <w:t xml:space="preserve">) of degree 3 of</w:t>
        </w:r>
      </w:ins>
      <w:ins w:id="1794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ins w:id="1795" w:author="PR Preview" w:date="2026-01-01T00:00:00Z">
        <w:r>
          <w:t xml:space="preserve"> </w:t>
        </w:r>
      </w:ins>
      <w:ins w:id="1796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7"/>
    <w:p>
      <w:pPr>
        <w:pStyle w:val="FirstParagraph"/>
      </w:pPr>
      <w:ins w:id="1797" w:author="PR Preview" w:date="2026-01-01T00:00:00Z">
        <w:r>
          <w:rPr>
            <w:i/>
            <w:iCs/>
          </w:rPr>
          <w:t xml:space="preserve">Proof</w:t>
        </w:r>
      </w:ins>
      <w:ins w:id="1798" w:author="PR Preview" w:date="2026-01-01T00:00:00Z">
        <w:r>
          <w:t xml:space="preserve">. </w:t>
        </w:r>
      </w:ins>
      <w:ins w:id="1799" w:author="PR Preview" w:date="2026-01-01T00:00:00Z">
        <w:r>
          <w:t xml:space="preserve">This is the solution to</w:t>
        </w:r>
      </w:ins>
      <w:ins w:id="1800" w:author="PR Preview" w:date="2026-01-01T00:00:00Z">
        <w:r>
          <w:t xml:space="preserve"> </w:t>
        </w:r>
      </w:ins>
      <w:hyperlink w:anchor="exr-miller-taylor-log-one-minus-x">
        <w:ins w:id="1801" w:author="PR Preview" w:date="2026-01-01T00:00:00Z">
          <w:r>
            <w:rPr>
              <w:rStyle w:val="Hyperlink"/>
            </w:rPr>
            <w:t xml:space="preserve">Exercise 28</w:t>
          </w:r>
        </w:ins>
      </w:hyperlink>
      <w:ins w:id="1802" w:author="PR Preview" w:date="2026-01-01T00:00:00Z">
        <w:r>
          <w:t xml:space="preserve">, worked in</w:t>
        </w:r>
      </w:ins>
      <w:ins w:id="1803" w:author="PR Preview" w:date="2026-01-01T00:00:00Z">
        <w:r>
          <w:t xml:space="preserve"> </w:t>
        </w:r>
      </w:ins>
      <w:hyperlink w:anchor="sol-miller-taylor-log-one-minus-x">
        <w:ins w:id="1804" w:author="PR Preview" w:date="2026-01-01T00:00:00Z">
          <w:r>
            <w:rPr>
              <w:rStyle w:val="Hyperlink"/>
            </w:rPr>
            <w:t xml:space="preserve">Solution 28</w:t>
          </w:r>
        </w:ins>
      </w:hyperlink>
      <w:ins w:id="1805" w:author="PR Preview" w:date="2026-01-01T00:00:00Z">
        <w:r>
          <w:t xml:space="preserve">.</w:t>
        </w:r>
      </w:ins>
    </w:p>
    <w:bookmarkStart w:id="188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8"/>
    <w:bookmarkStart w:id="189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del w:id="1806" w:author="PR Preview" w:date="2026-01-01T00:00:00Z">
        <w:r>
          <w:delText xml:space="preserve">Substitute the series for</w:delText>
        </w:r>
      </w:del>
      <w:del w:id="1807" w:author="PR Preview" w:date="2026-01-01T00:00:00Z">
        <w:r>
          <w:delText xml:space="preserve"> </w:delText>
        </w:r>
      </w:del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del w:id="1808" w:author="PR Preview" w:date="2026-01-01T00:00:00Z">
        <w:r>
          <w:delText xml:space="preserve"> </w:delText>
        </w:r>
      </w:del>
      <w:del w:id="1809" w:author="PR Preview" w:date="2026-01-01T00:00:00Z">
        <w:r>
          <w:delText xml:space="preserve">from</w:delText>
        </w:r>
      </w:del>
      <w:del w:id="1810" w:author="PR Preview" w:date="2026-01-01T00:00:00Z">
        <w:r>
          <w:delText xml:space="preserve"> </w:delText>
        </w:r>
      </w:del>
      <w:hyperlink w:anchor="exr-miller-taylor-log-one-minus-x">
        <w:del w:id="1811" w:author="PR Preview" w:date="2026-01-01T00:00:00Z">
          <w:r>
            <w:rPr>
              <w:rStyle w:val="Hyperlink"/>
            </w:rPr>
            <w:delText xml:space="preserve">Exercise 28</w:delText>
          </w:r>
        </w:del>
      </w:hyperlink>
      <w:del w:id="1812" w:author="PR Preview" w:date="2026-01-01T00:00:00Z">
        <w:r>
          <w:delText xml:space="preserve">:</w:delText>
        </w:r>
      </w:del>
    </w:p>
    <w:p>
      <w:pPr>
        <w:pStyle w:val="FirstParagraph"/>
      </w:pPr>
      <w:ins w:id="1813" w:author="PR Preview" w:date="2026-01-01T00:00:00Z">
        <w:r>
          <w:t xml:space="preserve">Substitute the series for</w:t>
        </w:r>
      </w:ins>
      <w:ins w:id="1814" w:author="PR Preview" w:date="2026-01-01T00:00:00Z">
        <w:r>
          <w:t xml:space="preserve"> </w:t>
        </w:r>
      </w:ins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ins w:id="1815" w:author="PR Preview" w:date="2026-01-01T00:00:00Z">
        <w:r>
          <w:t xml:space="preserve"> </w:t>
        </w:r>
      </w:ins>
      <w:ins w:id="1816" w:author="PR Preview" w:date="2026-01-01T00:00:00Z">
        <w:r>
          <w:t xml:space="preserve">from</w:t>
        </w:r>
      </w:ins>
      <w:ins w:id="1817" w:author="PR Preview" w:date="2026-01-01T00:00:00Z">
        <w:r>
          <w:t xml:space="preserve"> </w:t>
        </w:r>
      </w:ins>
      <w:hyperlink w:anchor="thm-taylor-log-one-minus-x">
        <w:ins w:id="1818" w:author="PR Preview" w:date="2026-01-01T00:00:00Z">
          <w:r>
            <w:rPr>
              <w:rStyle w:val="Hyperlink"/>
            </w:rPr>
            <w:t xml:space="preserve">Theorem 16</w:t>
          </w:r>
        </w:ins>
      </w:hyperlink>
      <w:ins w:id="1819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9"/>
    <w:bookmarkStart w:id="190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0"/>
    <w:bookmarkStart w:id="191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1"/>
    <w:bookmarkStart w:id="192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2"/>
    <w:bookmarkStart w:id="193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3"/>
    <w:bookmarkStart w:id="200" w:name="refs"/>
    <w:bookmarkStart w:id="195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94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95"/>
    <w:bookmarkStart w:id="197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96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97"/>
    <w:bookmarkStart w:id="199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98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99"/>
    <w:bookmarkEnd w:id="200"/>
    <w:bookmarkEnd w:id="201"/>
    <w:bookmarkEnd w:id="20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114" Type="http://schemas.openxmlformats.org/officeDocument/2006/relationships/image" Target="media/rId114.png"/><Relationship Id="rId12" Type="http://schemas.openxmlformats.org/officeDocument/2006/relationships/hyperlink" Target="algebra-basics.html#def-absolute-value" TargetMode="External"/><Relationship Id="rId136" Type="http://schemas.openxmlformats.org/officeDocument/2006/relationships/hyperlink" Target="algebra-basics.html#def-maximum" TargetMode="External"/><Relationship Id="rId135" Type="http://schemas.openxmlformats.org/officeDocument/2006/relationships/hyperlink" Target="algebra-basics.html#def-minimum" TargetMode="External"/><Relationship Id="rId121" Type="http://schemas.openxmlformats.org/officeDocument/2006/relationships/hyperlink" Target="algebra-exponentials.html#def-affine-function" TargetMode="External"/><Relationship Id="rId69" Type="http://schemas.openxmlformats.org/officeDocument/2006/relationships/hyperlink" Target="algebra-exponentials.html#def-exponential-function" TargetMode="External"/><Relationship Id="rId127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8" Type="http://schemas.openxmlformats.org/officeDocument/2006/relationships/hyperlink" Target="algebra-exponentials.html#rem-linear-function-terminology" TargetMode="External"/><Relationship Id="rId14" Type="http://schemas.openxmlformats.org/officeDocument/2006/relationships/hyperlink" Target="algebra-sums.html#def-distributive" TargetMode="External"/><Relationship Id="rId112" Type="http://schemas.openxmlformats.org/officeDocument/2006/relationships/hyperlink" Target="calculus-integration.qmd#sec-integration" TargetMode="External"/><Relationship Id="rId194" Type="http://schemas.openxmlformats.org/officeDocument/2006/relationships/hyperlink" Target="https://doi.org/10.1017/9781108583664" TargetMode="External"/><Relationship Id="rId198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96" Type="http://schemas.openxmlformats.org/officeDocument/2006/relationships/hyperlink" Target="https://www.cengage.com/c/calculus-11e-larson/" TargetMode="External"/><Relationship Id="rId157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8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54" Type="http://schemas.openxmlformats.org/officeDocument/2006/relationships/hyperlink" Target="notation.qmd#def-integers" TargetMode="External"/><Relationship Id="rId11" Type="http://schemas.openxmlformats.org/officeDocument/2006/relationships/hyperlink" Target="notation.qmd#def-real-numbers" TargetMode="External"/><Relationship Id="rId139" Type="http://schemas.openxmlformats.org/officeDocument/2006/relationships/hyperlink" Target="optimization.qmd#def-gradient-descent" TargetMode="External"/><Relationship Id="rId87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20" Type="http://schemas.openxmlformats.org/officeDocument/2006/relationships/hyperlink" Target="sets-functions.qmd#def-graph" TargetMode="External"/><Relationship Id="rId111" Type="http://schemas.openxmlformats.org/officeDocument/2006/relationships/hyperlink" Target="sets-functions.qmd#def-inverse-function" TargetMode="External"/><Relationship Id="rId10" Type="http://schemas.openxmlformats.org/officeDocument/2006/relationships/hyperlink" Target="sets-functions.qmd#def-open-interval" TargetMode="External"/><Relationship Id="rId13" Type="http://schemas.openxmlformats.org/officeDocument/2006/relationships/hyperlink" Target="sets-functions.qmd#def-interval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basics.html#def-absolute-value" TargetMode="External"/><Relationship Id="rId136" Type="http://schemas.openxmlformats.org/officeDocument/2006/relationships/hyperlink" Target="algebra-basics.html#def-maximum" TargetMode="External"/><Relationship Id="rId135" Type="http://schemas.openxmlformats.org/officeDocument/2006/relationships/hyperlink" Target="algebra-basics.html#def-minimum" TargetMode="External"/><Relationship Id="rId121" Type="http://schemas.openxmlformats.org/officeDocument/2006/relationships/hyperlink" Target="algebra-exponentials.html#def-affine-function" TargetMode="External"/><Relationship Id="rId69" Type="http://schemas.openxmlformats.org/officeDocument/2006/relationships/hyperlink" Target="algebra-exponentials.html#def-exponential-function" TargetMode="External"/><Relationship Id="rId127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8" Type="http://schemas.openxmlformats.org/officeDocument/2006/relationships/hyperlink" Target="algebra-exponentials.html#rem-linear-function-terminology" TargetMode="External"/><Relationship Id="rId14" Type="http://schemas.openxmlformats.org/officeDocument/2006/relationships/hyperlink" Target="algebra-sums.html#def-distributive" TargetMode="External"/><Relationship Id="rId112" Type="http://schemas.openxmlformats.org/officeDocument/2006/relationships/hyperlink" Target="calculus-integration.qmd#sec-integration" TargetMode="External"/><Relationship Id="rId194" Type="http://schemas.openxmlformats.org/officeDocument/2006/relationships/hyperlink" Target="https://doi.org/10.1017/9781108583664" TargetMode="External"/><Relationship Id="rId198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96" Type="http://schemas.openxmlformats.org/officeDocument/2006/relationships/hyperlink" Target="https://www.cengage.com/c/calculus-11e-larson/" TargetMode="External"/><Relationship Id="rId157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8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54" Type="http://schemas.openxmlformats.org/officeDocument/2006/relationships/hyperlink" Target="notation.qmd#def-integers" TargetMode="External"/><Relationship Id="rId11" Type="http://schemas.openxmlformats.org/officeDocument/2006/relationships/hyperlink" Target="notation.qmd#def-real-numbers" TargetMode="External"/><Relationship Id="rId139" Type="http://schemas.openxmlformats.org/officeDocument/2006/relationships/hyperlink" Target="optimization.qmd#def-gradient-descent" TargetMode="External"/><Relationship Id="rId87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20" Type="http://schemas.openxmlformats.org/officeDocument/2006/relationships/hyperlink" Target="sets-functions.qmd#def-graph" TargetMode="External"/><Relationship Id="rId111" Type="http://schemas.openxmlformats.org/officeDocument/2006/relationships/hyperlink" Target="sets-functions.qmd#def-inverse-function" TargetMode="External"/><Relationship Id="rId10" Type="http://schemas.openxmlformats.org/officeDocument/2006/relationships/hyperlink" Target="sets-functions.qmd#def-open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Derivatives and Taylor Series</dc:title>
  <dc:creator/>
  <cp:keywords/>
  <dcterms:created xsi:type="dcterms:W3CDTF">2026-10-15T22:01:11Z</dcterms:created>
  <dcterms:modified xsi:type="dcterms:W3CDTF">2026-10-15T22:01:11Z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14:39:44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