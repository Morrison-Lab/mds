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3" w:author="PR Preview" w:date="2026-01-01T00:00:00Z">
        <w:r>
          <w:delText xml:space="preserve">If any of the three conditions fails,</w:delText>
        </w:r>
      </w:del>
      <w:del w:id="4" w:author="PR Preview" w:date="2026-01-01T00:00:00Z">
        <w:r>
          <w:delText xml:space="preserve"> </w:delText>
        </w:r>
      </w:del>
      <m:oMath>
        <m:r>
          <m:t>f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discontinuous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at</w:delText>
        </w:r>
      </w:del>
      <w:del w:id="11" w:author="PR Preview" w:date="2026-01-01T00:00:00Z">
        <w:r>
          <w:delText xml:space="preserve"> </w:delText>
        </w:r>
      </w:del>
      <m:oMath>
        <m:r>
          <m:t>c</m:t>
        </m:r>
      </m:oMath>
      <w:del w:id="12" w:author="PR Preview" w:date="2026-01-01T00:00:00Z">
        <w:r>
          <w:delText xml:space="preserve">.</w:delText>
        </w:r>
      </w:del>
    </w:p>
    <w:p>
      <w:pPr>
        <w:pStyle w:val="FirstParagraph"/>
      </w:pPr>
      <w:ins w:id="13" w:author="PR Preview" w:date="2026-01-01T00:00:00Z">
        <w:r>
          <w:t xml:space="preserve">(Larson and Edwards 2018, sec. 1.4, p. 73)</w:t>
        </w:r>
      </w:ins>
    </w:p>
    <w:bookmarkEnd w:id="39"/>
    <w:bookmarkStart w:id="40" w:name="def-discontinuous"/>
    <w:p>
      <w:pPr>
        <w:pStyle w:val="BodyText"/>
      </w:pPr>
      <w:ins w:id="14" w:author="PR Preview" w:date="2026-01-01T00:00:00Z">
        <w:r>
          <w:rPr>
            <w:b/>
            <w:bCs/>
          </w:rPr>
          <w:t xml:space="preserve">Definition 5 (Discontinuous function)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If any of the three conditions of</w:t>
        </w:r>
      </w:ins>
      <w:ins w:id="17" w:author="PR Preview" w:date="2026-01-01T00:00:00Z">
        <w:r>
          <w:t xml:space="preserve"> </w:t>
        </w:r>
      </w:ins>
      <w:hyperlink w:anchor="def-continuous">
        <w:ins w:id="1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fails,</w:t>
        </w:r>
      </w:ins>
      <w:ins w:id="21" w:author="PR Preview" w:date="2026-01-01T00:00:00Z">
        <w:r>
          <w:t xml:space="preserve"> </w:t>
        </w:r>
      </w:ins>
      <m:oMath>
        <m:r>
          <m:t>f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discontinuous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at</w:t>
        </w:r>
      </w:ins>
      <w:ins w:id="28" w:author="PR Preview" w:date="2026-01-01T00:00:00Z">
        <w:r>
          <w:t xml:space="preserve"> </w:t>
        </w:r>
      </w:ins>
      <m:oMath>
        <m:r>
          <m:t>c</m:t>
        </m:r>
      </m:oMath>
      <w:ins w:id="29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del w:id="30" w:author="PR Preview" w:date="2026-01-01T00:00:00Z">
        <w:r>
          <w:rPr>
            <w:b/>
            <w:bCs/>
          </w:rPr>
          <w:delText xml:space="preserve">Definition 5 (Jump discontinuity)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 function</w:delText>
        </w:r>
      </w:del>
      <w:del w:id="33" w:author="PR Preview" w:date="2026-01-01T00:00:00Z">
        <w:r>
          <w:delText xml:space="preserve"> </w:delText>
        </w:r>
      </w:del>
      <m:oMath>
        <m:r>
          <m:t>f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has a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b/>
            <w:bCs/>
          </w:rPr>
          <w:delText xml:space="preserve">jump discontinuity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at</w:delText>
        </w:r>
      </w:del>
      <w:del w:id="40" w:author="PR Preview" w:date="2026-01-01T00:00:00Z">
        <w:r>
          <w:delText xml:space="preserve"> </w:delText>
        </w:r>
      </w:del>
      <m:oMath>
        <m:r>
          <m:t>c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if both one-sided limits (</w:delText>
        </w:r>
      </w:del>
      <w:hyperlink r:id="rId42">
        <w:del w:id="43" w:author="PR Preview" w:date="2026-01-01T00:00:00Z">
          <w:r>
            <w:rPr>
              <w:rStyle w:val="Hyperlink"/>
            </w:rPr>
            <w:delText xml:space="preserve">Definition 4 in Derivatives and Taylor Series</w:delText>
          </w:r>
        </w:del>
      </w:hyperlink>
      <w:del w:id="44" w:author="PR Preview" w:date="2026-01-01T00:00:00Z">
        <w:r>
          <w:delText xml:space="preserve">)</w:delText>
        </w:r>
      </w:del>
      <w:del w:id="4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</w:delText>
        </w:r>
      </w:del>
      <w:del w:id="4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exist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but are not equal.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Then</w:delText>
        </w:r>
      </w:del>
      <w:del w:id="5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does not exist,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so</w:delText>
        </w:r>
      </w:del>
      <w:del w:id="60" w:author="PR Preview" w:date="2026-01-01T00:00:00Z">
        <w:r>
          <w:delText xml:space="preserve"> </w:delText>
        </w:r>
      </w:del>
      <m:oMath>
        <m:r>
          <m:t>f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discontinuous at</w:delText>
        </w:r>
      </w:del>
      <w:del w:id="63" w:author="PR Preview" w:date="2026-01-01T00:00:00Z">
        <w:r>
          <w:delText xml:space="preserve"> </w:delText>
        </w:r>
      </w:del>
      <m:oMath>
        <m:r>
          <m:t>c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</w:delText>
        </w:r>
      </w:del>
      <w:hyperlink w:anchor="def-continuous">
        <w:del w:id="6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7" w:author="PR Preview" w:date="2026-01-01T00:00:00Z">
        <w:r>
          <w:delText xml:space="preserve">).</w:delText>
        </w:r>
      </w:del>
    </w:p>
    <w:p>
      <w:pPr>
        <w:pStyle w:val="FirstParagraph"/>
      </w:pPr>
      <w:ins w:id="68" w:author="PR Preview" w:date="2026-01-01T00:00:00Z">
        <w:r>
          <w:rPr>
            <w:b/>
            <w:bCs/>
          </w:rPr>
          <w:t xml:space="preserve">Definition 6 (Jump discontinuity)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 function</w:t>
        </w:r>
      </w:ins>
      <w:ins w:id="71" w:author="PR Preview" w:date="2026-01-01T00:00:00Z">
        <w:r>
          <w:t xml:space="preserve"> </w:t>
        </w:r>
      </w:ins>
      <m:oMath>
        <m:r>
          <m:t>f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has a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b/>
            <w:bCs/>
          </w:rPr>
          <w:t xml:space="preserve">jump discontinuity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at</w:t>
        </w:r>
      </w:ins>
      <w:ins w:id="78" w:author="PR Preview" w:date="2026-01-01T00:00:00Z">
        <w:r>
          <w:t xml:space="preserve"> </w:t>
        </w:r>
      </w:ins>
      <m:oMath>
        <m:r>
          <m:t>c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if both one-sided limits (</w:t>
        </w:r>
      </w:ins>
      <w:hyperlink r:id="rId42">
        <w:ins w:id="81" w:author="PR Preview" w:date="2026-01-01T00:00:00Z">
          <w:r>
            <w:rPr>
              <w:rStyle w:val="Hyperlink"/>
            </w:rPr>
            <w:t xml:space="preserve">Definition 4 in Derivatives and Taylor Series</w:t>
          </w:r>
        </w:ins>
      </w:hyperlink>
      <w:ins w:id="82" w:author="PR Preview" w:date="2026-01-01T00:00:00Z">
        <w:r>
          <w:t xml:space="preserve">)</w:t>
        </w:r>
      </w:ins>
      <w:ins w:id="8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</w:t>
        </w:r>
      </w:ins>
      <w:ins w:id="8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exist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but are not equal.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Then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does not exist,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so</w:t>
        </w:r>
      </w:ins>
      <w:ins w:id="98" w:author="PR Preview" w:date="2026-01-01T00:00:00Z">
        <w:r>
          <w:t xml:space="preserve"> </w:t>
        </w:r>
      </w:ins>
      <m:oMath>
        <m:r>
          <m:t>f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 discontinuous at</w:t>
        </w:r>
      </w:ins>
      <w:ins w:id="101" w:author="PR Preview" w:date="2026-01-01T00:00:00Z">
        <w:r>
          <w:t xml:space="preserve"> </w:t>
        </w:r>
      </w:ins>
      <m:oMath>
        <m:r>
          <m:t>c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(</w:t>
        </w:r>
      </w:ins>
      <w:hyperlink w:anchor="def-discontinuous">
        <w:ins w:id="10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05" w:author="PR Preview" w:date="2026-01-01T00:00:00Z">
        <w:r>
          <w:t xml:space="preserve">).</w:t>
        </w:r>
      </w:ins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del w:id="106" w:author="PR Preview" w:date="2026-01-01T00:00:00Z">
        <w:r>
          <w:rPr>
            <w:b/>
            <w:bCs/>
          </w:rPr>
          <w:delText xml:space="preserve">Definition 6 (Continuous on a closed interval)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 function</w:delText>
        </w:r>
      </w:del>
      <w:del w:id="109" w:author="PR Preview" w:date="2026-01-01T00:00:00Z">
        <w:r>
          <w:delText xml:space="preserve"> </w:delText>
        </w:r>
      </w:del>
      <m:oMath>
        <m:r>
          <m:t>f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is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continuous on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 closed interval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if all three conditions hold:</w:delText>
        </w:r>
      </w:del>
    </w:p>
    <w:p>
      <w:pPr>
        <w:pStyle w:val="FirstParagraph"/>
      </w:pPr>
      <w:ins w:id="119" w:author="PR Preview" w:date="2026-01-01T00:00:00Z">
        <w:r>
          <w:rPr>
            <w:b/>
            <w:bCs/>
          </w:rPr>
          <w:t xml:space="preserve">Definition 7 (Continuous on a closed interval)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 function</w:t>
        </w:r>
      </w:ins>
      <w:ins w:id="122" w:author="PR Preview" w:date="2026-01-01T00:00:00Z">
        <w:r>
          <w:t xml:space="preserve"> </w:t>
        </w:r>
      </w:ins>
      <m:oMath>
        <m:r>
          <m:t>f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b/>
            <w:bCs/>
          </w:rPr>
          <w:t xml:space="preserve">continuous on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 closed interval</w:t>
        </w:r>
      </w:ins>
      <w:ins w:id="1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del w:id="132" w:author="PR Preview" w:date="2026-01-01T00:00:00Z">
        <w:r>
          <w:rPr>
            <w:b/>
            <w:bCs/>
          </w:rPr>
          <w:delText xml:space="preserve">Example 6 (Continuity on</w:delText>
        </w:r>
      </w:del>
      <w:del w:id="13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34" w:author="PR Preview" w:date="2026-01-01T00:00:00Z">
        <w:r>
          <w:rPr>
            <w:b/>
            <w:bCs/>
          </w:rPr>
          <w:delText xml:space="preserve"> </w:delText>
        </w:r>
      </w:del>
      <w:del w:id="135" w:author="PR Preview" w:date="2026-01-01T00:00:00Z">
        <w:r>
          <w:rPr>
            <w:b/>
            <w:bCs/>
          </w:rPr>
          <w:delText xml:space="preserve">uses one-sided limits at the endpoints)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Let</w:delText>
        </w:r>
      </w:del>
      <w:del w:id="1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del w:id="139" w:author="PR Preview" w:date="2026-01-01T00:00:00Z">
        <w:r>
          <w:delText xml:space="preserve">, the</w:delText>
        </w:r>
      </w:del>
      <w:del w:id="140" w:author="PR Preview" w:date="2026-01-01T00:00:00Z">
        <w:r>
          <w:delText xml:space="preserve"> </w:delText>
        </w:r>
      </w:del>
      <w:hyperlink r:id="rId47">
        <w:del w:id="141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142" w:author="PR Preview" w:date="2026-01-01T00:00:00Z">
        <w:r>
          <w:delText xml:space="preserve">, defined for</w:delText>
        </w:r>
      </w:del>
      <w:del w:id="1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144" w:author="PR Preview" w:date="2026-01-01T00:00:00Z">
        <w:r>
          <w:delText xml:space="preserve">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Because</w:delText>
        </w:r>
      </w:del>
      <w:del w:id="147" w:author="PR Preview" w:date="2026-01-01T00:00:00Z">
        <w:r>
          <w:delText xml:space="preserve"> </w:delText>
        </w:r>
      </w:del>
      <m:oMath>
        <m:r>
          <m:t>f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undefined for</w:delText>
        </w:r>
      </w:del>
      <w:del w:id="1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only the right-hand limit of</w:delText>
        </w:r>
      </w:del>
      <w:del w:id="154" w:author="PR Preview" w:date="2026-01-01T00:00:00Z">
        <w:r>
          <w:delText xml:space="preserve"> </w:delText>
        </w:r>
      </w:del>
      <m:oMath>
        <m:r>
          <m:t>f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at</w:delText>
        </w:r>
      </w:del>
      <w:del w:id="157" w:author="PR Preview" w:date="2026-01-01T00:00:00Z">
        <w:r>
          <w:delText xml:space="preserve"> </w:delText>
        </w:r>
      </w:del>
      <m:oMath>
        <m:r>
          <m:t>0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makes sense,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</w:delText>
        </w:r>
      </w:del>
      <w:del w:id="162" w:author="PR Preview" w:date="2026-01-01T00:00:00Z">
        <w:r>
          <w:delText xml:space="preserve"> </w:delText>
        </w:r>
      </w:del>
      <w:hyperlink w:anchor="def-continuous-on">
        <w:del w:id="16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asks only for that one-sided limit at the endpoint</w:delText>
        </w:r>
      </w:del>
      <w:del w:id="166" w:author="PR Preview" w:date="2026-01-01T00:00:00Z">
        <w:r>
          <w:delText xml:space="preserve"> </w:delText>
        </w:r>
      </w:del>
      <m:oMath>
        <m:r>
          <m:t>0</m:t>
        </m:r>
      </m:oMath>
      <w:del w:id="167" w:author="PR Preview" w:date="2026-01-01T00:00:00Z">
        <w:r>
          <w:delText xml:space="preserve">.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Here</w:delText>
        </w:r>
      </w:del>
      <w:del w:id="170" w:author="PR Preview" w:date="2026-01-01T00:00:00Z">
        <w:r>
          <w:delText xml:space="preserve"> </w:delText>
        </w:r>
      </w:del>
      <m:oMath>
        <m:r>
          <m:t>f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 continuous at every point of</w:delText>
        </w:r>
      </w:del>
      <w:del w:id="1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4" w:author="PR Preview" w:date="2026-01-01T00:00:00Z">
        <w:r>
          <w:delText xml:space="preserve">,</w:delText>
        </w:r>
      </w:del>
    </w:p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Example 6 (Continuity on</w:t>
        </w:r>
      </w:ins>
      <w:ins w:id="17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77" w:author="PR Preview" w:date="2026-01-01T00:00:00Z">
        <w:r>
          <w:rPr>
            <w:b/>
            <w:bCs/>
          </w:rPr>
          <w:t xml:space="preserve"> </w:t>
        </w:r>
      </w:ins>
      <w:ins w:id="178" w:author="PR Preview" w:date="2026-01-01T00:00:00Z">
        <w:r>
          <w:rPr>
            <w:b/>
            <w:bCs/>
          </w:rPr>
          <w:t xml:space="preserve">uses one-sided limits at the endpoints)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Let</w:t>
        </w:r>
      </w:ins>
      <w:ins w:id="1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182" w:author="PR Preview" w:date="2026-01-01T00:00:00Z">
        <w:r>
          <w:t xml:space="preserve">, the</w:t>
        </w:r>
      </w:ins>
      <w:ins w:id="183" w:author="PR Preview" w:date="2026-01-01T00:00:00Z">
        <w:r>
          <w:t xml:space="preserve"> </w:t>
        </w:r>
      </w:ins>
      <w:hyperlink r:id="rId47">
        <w:ins w:id="184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185" w:author="PR Preview" w:date="2026-01-01T00:00:00Z">
        <w:r>
          <w:t xml:space="preserve">, defined for</w:t>
        </w:r>
      </w:ins>
      <w:ins w:id="1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187" w:author="PR Preview" w:date="2026-01-01T00:00:00Z">
        <w:r>
          <w:t xml:space="preserve">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Because</w:t>
        </w:r>
      </w:ins>
      <w:ins w:id="190" w:author="PR Preview" w:date="2026-01-01T00:00:00Z">
        <w:r>
          <w:t xml:space="preserve"> </w:t>
        </w:r>
      </w:ins>
      <m:oMath>
        <m:r>
          <m:t>f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undefined for</w:t>
        </w:r>
      </w:ins>
      <w:ins w:id="19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only the right-hand limit of</w:t>
        </w:r>
      </w:ins>
      <w:ins w:id="197" w:author="PR Preview" w:date="2026-01-01T00:00:00Z">
        <w:r>
          <w:t xml:space="preserve"> </w:t>
        </w:r>
      </w:ins>
      <m:oMath>
        <m:r>
          <m:t>f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at</w:t>
        </w:r>
      </w:ins>
      <w:ins w:id="200" w:author="PR Preview" w:date="2026-01-01T00:00:00Z">
        <w:r>
          <w:t xml:space="preserve"> </w:t>
        </w:r>
      </w:ins>
      <m:oMath>
        <m:r>
          <m:t>0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makes sense,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</w:t>
        </w:r>
      </w:ins>
      <w:ins w:id="205" w:author="PR Preview" w:date="2026-01-01T00:00:00Z">
        <w:r>
          <w:t xml:space="preserve"> </w:t>
        </w:r>
      </w:ins>
      <w:hyperlink w:anchor="def-continuous-on">
        <w:ins w:id="20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asks only for that one-sided limit at the endpoint</w:t>
        </w:r>
      </w:ins>
      <w:ins w:id="209" w:author="PR Preview" w:date="2026-01-01T00:00:00Z">
        <w:r>
          <w:t xml:space="preserve"> </w:t>
        </w:r>
      </w:ins>
      <m:oMath>
        <m:r>
          <m:t>0</m:t>
        </m:r>
      </m:oMath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Here</w:t>
        </w:r>
      </w:ins>
      <w:ins w:id="213" w:author="PR Preview" w:date="2026-01-01T00:00:00Z">
        <w:r>
          <w:t xml:space="preserve"> </w:t>
        </w:r>
      </w:ins>
      <m:oMath>
        <m:r>
          <m:t>f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 continuous at every point of</w:t>
        </w:r>
      </w:ins>
      <w:ins w:id="2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18" w:author="PR Preview" w:date="2026-01-01T00:00:00Z">
        <w:r>
          <w:delText xml:space="preserve">so</w:delText>
        </w:r>
      </w:del>
      <w:del w:id="219" w:author="PR Preview" w:date="2026-01-01T00:00:00Z">
        <w:r>
          <w:delText xml:space="preserve"> </w:delText>
        </w:r>
      </w:del>
      <m:oMath>
        <m:r>
          <m:t>f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is continuous on</w:delText>
        </w:r>
      </w:del>
      <w:del w:id="22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(</w:delText>
        </w:r>
      </w:del>
      <w:hyperlink w:anchor="def-continuous-on">
        <w:del w:id="22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26" w:author="PR Preview" w:date="2026-01-01T00:00:00Z">
        <w:r>
          <w:delText xml:space="preserve">).</w:delText>
        </w:r>
      </w:del>
    </w:p>
    <w:p>
      <w:pPr>
        <w:pStyle w:val="BodyText"/>
      </w:pPr>
      <w:del w:id="227" w:author="PR Preview" w:date="2026-01-01T00:00:00Z">
        <w:r>
          <w:rPr>
            <w:b/>
            <w:bCs/>
          </w:rPr>
          <w:delText xml:space="preserve">Example 7 (A function not continuous on</w:delText>
        </w:r>
      </w:del>
      <w:del w:id="22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9" w:author="PR Preview" w:date="2026-01-01T00:00:00Z">
        <w:r>
          <w:rPr>
            <w:b/>
            <w:bCs/>
          </w:rPr>
          <w:delText xml:space="preserve">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Let</w:delText>
        </w:r>
      </w:del>
      <w:del w:id="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for</w:delText>
        </w:r>
      </w:del>
      <w:del w:id="23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39" w:author="PR Preview" w:date="2026-01-01T00:00:00Z">
        <w:r>
          <w:delText xml:space="preserve">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Conditions 1 and 2 of</w:delText>
        </w:r>
      </w:del>
      <w:del w:id="242" w:author="PR Preview" w:date="2026-01-01T00:00:00Z">
        <w:r>
          <w:delText xml:space="preserve"> </w:delText>
        </w:r>
      </w:del>
      <w:hyperlink w:anchor="def-continuous-on">
        <w:del w:id="24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hold,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but</w:delText>
        </w:r>
      </w:del>
    </w:p>
    <w:p>
      <w:pPr>
        <w:pStyle w:val="FirstParagraph"/>
      </w:pPr>
      <w:ins w:id="248" w:author="PR Preview" w:date="2026-01-01T00:00:00Z">
        <w:r>
          <w:t xml:space="preserve">so</w:t>
        </w:r>
      </w:ins>
      <w:ins w:id="249" w:author="PR Preview" w:date="2026-01-01T00:00:00Z">
        <w:r>
          <w:t xml:space="preserve"> </w:t>
        </w:r>
      </w:ins>
      <m:oMath>
        <m:r>
          <m:t>f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is continuous on</w:t>
        </w:r>
      </w:ins>
      <w:ins w:id="25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(</w:t>
        </w:r>
      </w:ins>
      <w:hyperlink w:anchor="def-continuous-on">
        <w:ins w:id="25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56" w:author="PR Preview" w:date="2026-01-01T00:00:00Z">
        <w:r>
          <w:t xml:space="preserve">).</w:t>
        </w:r>
      </w:ins>
    </w:p>
    <w:bookmarkEnd w:id="48"/>
    <w:bookmarkStart w:id="49" w:name="exm-not-continuous-on"/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Example 7 (A function not continuous on</w:t>
        </w:r>
      </w:ins>
      <w:ins w:id="25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59" w:author="PR Preview" w:date="2026-01-01T00:00:00Z">
        <w:r>
          <w:rPr>
            <w:b/>
            <w:bCs/>
          </w:rPr>
          <w:t xml:space="preserve">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Let</w:t>
        </w:r>
      </w:ins>
      <w:ins w:id="2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for</w:t>
        </w:r>
      </w:ins>
      <w:ins w:id="26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and</w:t>
        </w:r>
      </w:ins>
      <w:ins w:id="2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Conditions 1 and 2 of</w:t>
        </w:r>
      </w:ins>
      <w:ins w:id="272" w:author="PR Preview" w:date="2026-01-01T00:00:00Z">
        <w:r>
          <w:t xml:space="preserve"> </w:t>
        </w:r>
      </w:ins>
      <w:hyperlink w:anchor="def-continuous-on">
        <w:ins w:id="27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hold,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del w:id="278" w:author="PR Preview" w:date="2026-01-01T00:00:00Z">
        <w:r>
          <w:rPr>
            <w:b/>
            <w:bCs/>
          </w:rPr>
          <w:delText xml:space="preserve">Definition 7 (Partition of an interval)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rPr>
            <w:b/>
            <w:bCs/>
          </w:rPr>
          <w:delText xml:space="preserve">partition</w:delText>
        </w:r>
      </w:del>
      <w:del w:id="2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of a closed interval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is a finite list of points</w:delText>
        </w:r>
      </w:del>
    </w:p>
    <w:p>
      <w:pPr>
        <w:pStyle w:val="BodyText"/>
      </w:pPr>
      <w:ins w:id="289" w:author="PR Preview" w:date="2026-01-01T00:00:00Z">
        <w:r>
          <w:rPr>
            <w:b/>
            <w:bCs/>
          </w:rPr>
          <w:t xml:space="preserve">Definition 8 (Partition of an interval)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rPr>
            <w:b/>
            <w:bCs/>
          </w:rPr>
          <w:t xml:space="preserve">partition</w:t>
        </w:r>
      </w:ins>
      <w:ins w:id="2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of a closed interval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is a finite list of points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del w:id="300" w:author="PR Preview" w:date="2026-01-01T00:00:00Z">
        <w:r>
          <w:rPr>
            <w:b/>
            <w:bCs/>
          </w:rPr>
          <w:delText xml:space="preserve">Definition 8 (Mesh of a partition)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The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rPr>
            <w:b/>
            <w:bCs/>
          </w:rPr>
          <w:delText xml:space="preserve">mesh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of a partition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(</w:delText>
        </w:r>
      </w:del>
      <w:hyperlink w:anchor="def-partition">
        <w:del w:id="31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11" w:author="PR Preview" w:date="2026-01-01T00:00:00Z">
        <w:r>
          <w:delText xml:space="preserve">) is its largest subinterval width,</w:delText>
        </w:r>
      </w:del>
    </w:p>
    <w:p>
      <w:pPr>
        <w:pStyle w:val="FirstParagraph"/>
      </w:pPr>
      <w:ins w:id="312" w:author="PR Preview" w:date="2026-01-01T00:00:00Z">
        <w:r>
          <w:rPr>
            <w:b/>
            <w:bCs/>
          </w:rPr>
          <w:t xml:space="preserve">Definition 9 (Mesh of a partition)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The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rPr>
            <w:b/>
            <w:bCs/>
          </w:rPr>
          <w:t xml:space="preserve">mesh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of a partition</w:t>
        </w:r>
      </w:ins>
      <w:ins w:id="3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(</w:t>
        </w:r>
      </w:ins>
      <w:hyperlink w:anchor="def-partition">
        <w:ins w:id="32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23" w:author="PR Preview" w:date="2026-01-01T00:00:00Z">
        <w:r>
          <w:t xml:space="preserve">) is its largest subinterval width,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del w:id="324" w:author="PR Preview" w:date="2026-01-01T00:00:00Z">
        <w:r>
          <w:rPr>
            <w:b/>
            <w:bCs/>
          </w:rPr>
          <w:delText xml:space="preserve">Definition 9 (Riemann sum)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Let</w:delText>
        </w:r>
      </w:del>
      <w:del w:id="327" w:author="PR Preview" w:date="2026-01-01T00:00:00Z">
        <w:r>
          <w:delText xml:space="preserve"> </w:delText>
        </w:r>
      </w:del>
      <m:oMath>
        <m:r>
          <m:t>f</m:t>
        </m:r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be a function on</w:delText>
        </w:r>
      </w:del>
      <w:del w:id="3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let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be a partition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del w:id="337" w:author="PR Preview" w:date="2026-01-01T00:00:00Z">
        <w:r>
          <w:delText xml:space="preserve">of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(</w:delText>
        </w:r>
      </w:del>
      <w:hyperlink w:anchor="def-partition">
        <w:del w:id="34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42" w:author="PR Preview" w:date="2026-01-01T00:00:00Z">
        <w:r>
          <w:delText xml:space="preserve">),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 choose a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rPr>
            <w:b/>
            <w:bCs/>
          </w:rPr>
          <w:delText xml:space="preserve">sample point</w:delText>
        </w:r>
      </w:del>
      <w:del w:id="34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in each subinterval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351" w:author="PR Preview" w:date="2026-01-01T00:00:00Z">
        <w:r>
          <w:delText xml:space="preserve">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The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rPr>
            <w:b/>
            <w:bCs/>
          </w:rPr>
          <w:delText xml:space="preserve">Riemann sum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of</w:delText>
        </w:r>
      </w:del>
      <w:del w:id="358" w:author="PR Preview" w:date="2026-01-01T00:00:00Z">
        <w:r>
          <w:delText xml:space="preserve"> </w:delText>
        </w:r>
      </w:del>
      <m:oMath>
        <m:r>
          <m:t>f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for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 these sample points is</w:delText>
        </w:r>
      </w:del>
    </w:p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Definition 10 (Sample point)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For a partition</w:t>
        </w:r>
      </w:ins>
      <w:ins w:id="3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of</w:t>
        </w:r>
      </w:ins>
      <w:ins w:id="37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(</w:t>
        </w:r>
      </w:ins>
      <w:hyperlink w:anchor="def-partition">
        <w:ins w:id="37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74" w:author="PR Preview" w:date="2026-01-01T00:00:00Z">
        <w:r>
          <w:t xml:space="preserve">),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choose a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rPr>
            <w:b/>
            <w:bCs/>
          </w:rPr>
          <w:t xml:space="preserve">sample point</w:t>
        </w:r>
      </w:ins>
      <w:ins w:id="37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in each subinterval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383" w:author="PR Preview" w:date="2026-01-01T00:00:00Z">
        <w:r>
          <w:t xml:space="preserve">.</w:t>
        </w:r>
      </w:ins>
    </w:p>
    <w:p>
      <w:pPr>
        <w:pStyle w:val="BodyText"/>
      </w:pPr>
      <w:ins w:id="384" w:author="PR Preview" w:date="2026-01-01T00:00:00Z">
        <w:r>
          <w:t xml:space="preserve">(Larson and Edwards 2018, sec. 4.3)</w:t>
        </w:r>
      </w:ins>
    </w:p>
    <w:bookmarkEnd w:id="55"/>
    <w:bookmarkStart w:id="56" w:name="def-riemann-sum"/>
    <w:p>
      <w:pPr>
        <w:pStyle w:val="BodyText"/>
      </w:pPr>
      <w:ins w:id="385" w:author="PR Preview" w:date="2026-01-01T00:00:00Z">
        <w:r>
          <w:rPr>
            <w:b/>
            <w:bCs/>
          </w:rPr>
          <w:t xml:space="preserve">Definition 11 (Riemann sum)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Let</w:t>
        </w:r>
      </w:ins>
      <w:ins w:id="388" w:author="PR Preview" w:date="2026-01-01T00:00:00Z">
        <w:r>
          <w:t xml:space="preserve"> </w:t>
        </w:r>
      </w:ins>
      <m:oMath>
        <m:r>
          <m:t>f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be a function on</w:t>
        </w:r>
      </w:ins>
      <w:ins w:id="39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let</w:t>
        </w:r>
      </w:ins>
      <w:ins w:id="3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be a partition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ins w:id="398" w:author="PR Preview" w:date="2026-01-01T00:00:00Z">
        <w:r>
          <w:t xml:space="preserve">of</w:t>
        </w:r>
      </w:ins>
      <w:ins w:id="39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(</w:t>
        </w:r>
      </w:ins>
      <w:hyperlink w:anchor="def-partition">
        <w:ins w:id="40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03" w:author="PR Preview" w:date="2026-01-01T00:00:00Z">
        <w:r>
          <w:t xml:space="preserve">),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and choose a sample point</w:t>
        </w:r>
      </w:ins>
      <w:ins w:id="40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(</w:t>
        </w:r>
      </w:ins>
      <w:hyperlink w:anchor="def-sample-point">
        <w:ins w:id="40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10" w:author="PR Preview" w:date="2026-01-01T00:00:00Z">
        <w:r>
          <w:t xml:space="preserve">) in each subinterval</w:t>
        </w:r>
      </w:ins>
      <w:ins w:id="4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412" w:author="PR Preview" w:date="2026-01-01T00:00:00Z">
        <w:r>
          <w:t xml:space="preserve">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The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rPr>
            <w:b/>
            <w:bCs/>
          </w:rPr>
          <w:t xml:space="preserve">Riemann sum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of</w:t>
        </w:r>
      </w:ins>
      <w:ins w:id="419" w:author="PR Preview" w:date="2026-01-01T00:00:00Z">
        <w:r>
          <w:t xml:space="preserve"> </w:t>
        </w:r>
      </w:ins>
      <m:oMath>
        <m:r>
          <m:t>f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</w:t>
        </w:r>
      </w:ins>
      <w:ins w:id="4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del w:id="425" w:author="PR Preview" w:date="2026-01-01T00:00:00Z">
        <w:r>
          <w:rPr>
            <w:b/>
            <w:bCs/>
          </w:rPr>
          <w:delText xml:space="preserve">Definition 10 (Riemann integral (definite integral))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Let</w:delText>
        </w:r>
      </w:del>
      <w:del w:id="428" w:author="PR Preview" w:date="2026-01-01T00:00:00Z">
        <w:r>
          <w:delText xml:space="preserve"> </w:delText>
        </w:r>
      </w:del>
      <m:oMath>
        <m:r>
          <m:t>f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be a</w:delText>
        </w:r>
      </w:del>
      <w:del w:id="431" w:author="PR Preview" w:date="2026-01-01T00:00:00Z">
        <w:r>
          <w:delText xml:space="preserve"> </w:delText>
        </w:r>
      </w:del>
      <w:hyperlink r:id="rId58">
        <w:del w:id="432" w:author="PR Preview" w:date="2026-01-01T00:00:00Z">
          <w:r>
            <w:rPr>
              <w:rStyle w:val="Hyperlink"/>
            </w:rPr>
            <w:delText xml:space="preserve">bounded</w:delText>
          </w:r>
        </w:del>
      </w:hyperlink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function on</w:delText>
        </w:r>
      </w:del>
      <w:del w:id="4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436" w:author="PR Preview" w:date="2026-01-01T00:00:00Z">
        <w:r>
          <w:delText xml:space="preserve">.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For each partition</w:delText>
        </w:r>
      </w:del>
      <w:del w:id="4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of</w:delText>
        </w:r>
      </w:del>
      <w:del w:id="44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(</w:delText>
        </w:r>
      </w:del>
      <w:hyperlink w:anchor="def-partition">
        <w:del w:id="44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46" w:author="PR Preview" w:date="2026-01-01T00:00:00Z">
        <w:r>
          <w:delText xml:space="preserve">),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choose a sample point</w:delText>
        </w:r>
      </w:del>
      <w:del w:id="44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in each subinterval</w:delText>
        </w:r>
      </w:del>
      <w:del w:id="45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453" w:author="PR Preview" w:date="2026-01-01T00:00:00Z">
        <w:r>
          <w:delText xml:space="preserve">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The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rPr>
            <w:b/>
            <w:bCs/>
          </w:rPr>
          <w:delText xml:space="preserve">Riemann integral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of</w:delText>
        </w:r>
      </w:del>
      <w:del w:id="460" w:author="PR Preview" w:date="2026-01-01T00:00:00Z">
        <w:r>
          <w:delText xml:space="preserve"> </w:delText>
        </w:r>
      </w:del>
      <m:oMath>
        <m:r>
          <m:t>f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over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(also called the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rPr>
            <w:b/>
            <w:bCs/>
          </w:rPr>
          <w:delText xml:space="preserve">definite integral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of</w:delText>
        </w:r>
      </w:del>
      <w:del w:id="470" w:author="PR Preview" w:date="2026-01-01T00:00:00Z">
        <w:r>
          <w:delText xml:space="preserve"> </w:delText>
        </w:r>
      </w:del>
      <m:oMath>
        <m:r>
          <m:t>f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from</w:delText>
        </w:r>
      </w:del>
      <w:del w:id="473" w:author="PR Preview" w:date="2026-01-01T00:00:00Z">
        <w:r>
          <w:delText xml:space="preserve"> </w:delText>
        </w:r>
      </w:del>
      <m:oMath>
        <m:r>
          <m:t>a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to</w:delText>
        </w:r>
      </w:del>
      <w:del w:id="476" w:author="PR Preview" w:date="2026-01-01T00:00:00Z">
        <w:r>
          <w:delText xml:space="preserve"> </w:delText>
        </w:r>
      </w:del>
      <m:oMath>
        <m:r>
          <m:t>b</m:t>
        </m:r>
      </m:oMath>
      <w:del w:id="477" w:author="PR Preview" w:date="2026-01-01T00:00:00Z">
        <w:r>
          <w:delText xml:space="preserve">)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is the limit of the Riemann sums (</w:delText>
        </w:r>
      </w:del>
      <w:hyperlink w:anchor="def-riemann-sum">
        <w:del w:id="48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81" w:author="PR Preview" w:date="2026-01-01T00:00:00Z">
        <w:r>
          <w:delText xml:space="preserve">) as the mesh (</w:delText>
        </w:r>
      </w:del>
      <w:hyperlink w:anchor="def-mesh">
        <w:del w:id="48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83" w:author="PR Preview" w:date="2026-01-01T00:00:00Z">
        <w:r>
          <w:delText xml:space="preserve">) shrinks to zero:</w:delText>
        </w:r>
      </w:del>
    </w:p>
    <w:p>
      <w:pPr>
        <w:pStyle w:val="FirstParagraph"/>
      </w:pPr>
      <w:ins w:id="484" w:author="PR Preview" w:date="2026-01-01T00:00:00Z">
        <w:r>
          <w:rPr>
            <w:b/>
            <w:bCs/>
          </w:rPr>
          <w:t xml:space="preserve">Definition 12 (Riemann integral (definite integral))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Let</w:t>
        </w:r>
      </w:ins>
      <w:ins w:id="487" w:author="PR Preview" w:date="2026-01-01T00:00:00Z">
        <w:r>
          <w:t xml:space="preserve"> </w:t>
        </w:r>
      </w:ins>
      <m:oMath>
        <m:r>
          <m:t>f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be a</w:t>
        </w:r>
      </w:ins>
      <w:ins w:id="490" w:author="PR Preview" w:date="2026-01-01T00:00:00Z">
        <w:r>
          <w:t xml:space="preserve"> </w:t>
        </w:r>
      </w:ins>
      <w:hyperlink r:id="rId58">
        <w:ins w:id="491" w:author="PR Preview" w:date="2026-01-01T00:00:00Z">
          <w:r>
            <w:rPr>
              <w:rStyle w:val="Hyperlink"/>
            </w:rPr>
            <w:t xml:space="preserve">bounded</w:t>
          </w:r>
        </w:ins>
      </w:hyperlink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function on</w:t>
        </w:r>
      </w:ins>
      <w:ins w:id="4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95" w:author="PR Preview" w:date="2026-01-01T00:00:00Z">
        <w:r>
          <w:t xml:space="preserve">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For each partition</w:t>
        </w:r>
      </w:ins>
      <w:ins w:id="4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of</w:t>
        </w:r>
      </w:ins>
      <w:ins w:id="5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(</w:t>
        </w:r>
      </w:ins>
      <w:hyperlink w:anchor="def-partition">
        <w:ins w:id="50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05" w:author="PR Preview" w:date="2026-01-01T00:00:00Z">
        <w:r>
          <w:t xml:space="preserve">),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choose a sample point</w:t>
        </w:r>
      </w:ins>
      <w:ins w:id="50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in each subinterval</w:t>
        </w:r>
      </w:ins>
      <w:ins w:id="5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rPr>
            <w:b/>
            <w:bCs/>
          </w:rPr>
          <w:t xml:space="preserve">Riemann integral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of</w:t>
        </w:r>
      </w:ins>
      <w:ins w:id="519" w:author="PR Preview" w:date="2026-01-01T00:00:00Z">
        <w:r>
          <w:t xml:space="preserve"> </w:t>
        </w:r>
      </w:ins>
      <m:oMath>
        <m:r>
          <m:t>f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over</w:t>
        </w:r>
      </w:ins>
      <w:ins w:id="5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(also called the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rPr>
            <w:b/>
            <w:bCs/>
          </w:rPr>
          <w:t xml:space="preserve">definite integral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of</w:t>
        </w:r>
      </w:ins>
      <w:ins w:id="529" w:author="PR Preview" w:date="2026-01-01T00:00:00Z">
        <w:r>
          <w:t xml:space="preserve"> </w:t>
        </w:r>
      </w:ins>
      <m:oMath>
        <m:r>
          <m:t>f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from</w:t>
        </w:r>
      </w:ins>
      <w:ins w:id="532" w:author="PR Preview" w:date="2026-01-01T00:00:00Z">
        <w:r>
          <w:t xml:space="preserve"> </w:t>
        </w:r>
      </w:ins>
      <m:oMath>
        <m:r>
          <m:t>a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to</w:t>
        </w:r>
      </w:ins>
      <w:ins w:id="535" w:author="PR Preview" w:date="2026-01-01T00:00:00Z">
        <w:r>
          <w:t xml:space="preserve"> </w:t>
        </w:r>
      </w:ins>
      <m:oMath>
        <m:r>
          <m:t>b</m:t>
        </m:r>
      </m:oMath>
      <w:ins w:id="536" w:author="PR Preview" w:date="2026-01-01T00:00:00Z">
        <w:r>
          <w:t xml:space="preserve">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is the limit of the Riemann sums (</w:t>
        </w:r>
      </w:ins>
      <w:hyperlink w:anchor="def-riemann-sum">
        <w:ins w:id="53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40" w:author="PR Preview" w:date="2026-01-01T00:00:00Z">
        <w:r>
          <w:t xml:space="preserve">) as the mesh (</w:t>
        </w:r>
      </w:ins>
      <w:hyperlink w:anchor="def-mesh">
        <w:ins w:id="54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42" w:author="PR Preview" w:date="2026-01-01T00:00:00Z">
        <w:r>
          <w:t xml:space="preserve">) shrinks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Definition 11 (Riemann integrable)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 bounded function</w:delText>
        </w:r>
      </w:del>
      <w:del w:id="546" w:author="PR Preview" w:date="2026-01-01T00:00:00Z">
        <w:r>
          <w:delText xml:space="preserve"> </w:delText>
        </w:r>
      </w:del>
      <m:oMath>
        <m:r>
          <m:t>f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is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rPr>
            <w:b/>
            <w:bCs/>
          </w:rPr>
          <w:delText xml:space="preserve">Riemann integrable on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if the Riemann sums (</w:delText>
        </w:r>
      </w:del>
      <w:hyperlink w:anchor="def-riemann-sum">
        <w:del w:id="55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55" w:author="PR Preview" w:date="2026-01-01T00:00:00Z">
        <w:r>
          <w:delText xml:space="preserve">)</w:delText>
        </w:r>
      </w:del>
      <w:del w:id="55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557" w:author="PR Preview" w:date="2026-01-01T00:00:00Z">
        <w:r>
          <w:delText xml:space="preserve">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over partitions</w:delText>
        </w:r>
      </w:del>
      <w:del w:id="5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of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(</w:delText>
        </w:r>
      </w:del>
      <w:hyperlink w:anchor="def-partition">
        <w:del w:id="56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67" w:author="PR Preview" w:date="2026-01-01T00:00:00Z">
        <w:r>
          <w:delText xml:space="preserve">)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with a sample point</w:delText>
        </w:r>
      </w:del>
      <w:del w:id="57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in each subinterval</w:delText>
        </w:r>
      </w:del>
      <w:del w:id="57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574" w:author="PR Preview" w:date="2026-01-01T00:00:00Z">
        <w:r>
          <w:delText xml:space="preserve">,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approach a real-number limit as the mesh</w:delText>
        </w:r>
      </w:del>
      <w:del w:id="5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(</w:delText>
        </w:r>
      </w:del>
      <w:hyperlink w:anchor="def-mesh">
        <w:del w:id="58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81" w:author="PR Preview" w:date="2026-01-01T00:00:00Z">
        <w:r>
          <w:delText xml:space="preserve">) shrinks to zero,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and that limit is the same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for every choice of the partitions and of the sample points.</w:delText>
        </w:r>
      </w:del>
    </w:p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Definition 13 (Riemann integrable)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 bounded function</w:t>
        </w:r>
      </w:ins>
      <w:ins w:id="589" w:author="PR Preview" w:date="2026-01-01T00:00:00Z">
        <w:r>
          <w:t xml:space="preserve"> </w:t>
        </w:r>
      </w:ins>
      <m:oMath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rPr>
            <w:b/>
            <w:bCs/>
          </w:rPr>
          <w:t xml:space="preserve">Riemann integrable on</w:t>
        </w:r>
      </w:ins>
      <w:ins w:id="5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if the Riemann sums (</w:t>
        </w:r>
      </w:ins>
      <w:hyperlink w:anchor="def-riemann-sum">
        <w:ins w:id="59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98" w:author="PR Preview" w:date="2026-01-01T00:00:00Z">
        <w:r>
          <w:t xml:space="preserve">)</w:t>
        </w:r>
      </w:ins>
      <w:ins w:id="59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over partitions</w:t>
        </w:r>
      </w:ins>
      <w:ins w:id="6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of</w:t>
        </w:r>
      </w:ins>
      <w:ins w:id="60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(</w:t>
        </w:r>
      </w:ins>
      <w:hyperlink w:anchor="def-partition">
        <w:ins w:id="60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10" w:author="PR Preview" w:date="2026-01-01T00:00:00Z">
        <w:r>
          <w:t xml:space="preserve">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with a sample point</w:t>
        </w:r>
      </w:ins>
      <w:ins w:id="61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in each subinterval</w:t>
        </w:r>
      </w:ins>
      <w:ins w:id="6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617" w:author="PR Preview" w:date="2026-01-01T00:00:00Z">
        <w:r>
          <w:t xml:space="preserve">,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approach a real-number limit as the mesh</w:t>
        </w:r>
      </w:ins>
      <w:ins w:id="62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</w:t>
        </w:r>
      </w:ins>
      <w:hyperlink w:anchor="def-mesh">
        <w:ins w:id="62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4" w:author="PR Preview" w:date="2026-01-01T00:00:00Z">
        <w:r>
          <w:t xml:space="preserve">) shrinks to zero,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and that limit is the same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for every choice of the partitions and of the sample points.</w:t>
        </w:r>
      </w:ins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629" w:author="PR Preview" w:date="2026-01-01T00:00:00Z">
        <w:r>
          <w:delText xml:space="preserve">so the sums have the same limit,</w:delText>
        </w:r>
      </w:del>
      <w:del w:id="630" w:author="PR Preview" w:date="2026-01-01T00:00:00Z">
        <w:r>
          <w:delText xml:space="preserve"> </w:delText>
        </w:r>
      </w:del>
      <m:oMath>
        <m:r>
          <m:t>6</m:t>
        </m:r>
      </m:oMath>
      <w:del w:id="631" w:author="PR Preview" w:date="2026-01-01T00:00:00Z">
        <w:r>
          <w:delText xml:space="preserve">, for every choice:</w:delText>
        </w:r>
      </w:del>
      <w:del w:id="632" w:author="PR Preview" w:date="2026-01-01T00:00:00Z">
        <w:r>
          <w:delText xml:space="preserve"> </w:delText>
        </w:r>
      </w:del>
      <m:oMath>
        <m:r>
          <m:t>f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is Riemann integrable on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(</w:delText>
        </w:r>
      </w:del>
      <w:hyperlink w:anchor="def-integrable">
        <w:del w:id="63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39" w:author="PR Preview" w:date="2026-01-01T00:00:00Z">
        <w:r>
          <w:delText xml:space="preserve">),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and</w:delText>
        </w:r>
      </w:del>
      <w:del w:id="642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(</w:delText>
        </w:r>
      </w:del>
      <w:hyperlink w:anchor="def-riemann-integral">
        <w:del w:id="64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46" w:author="PR Preview" w:date="2026-01-01T00:00:00Z">
        <w:r>
          <w:delText xml:space="preserve">).</w:delText>
        </w:r>
      </w:del>
    </w:p>
    <w:p>
      <w:pPr>
        <w:pStyle w:val="BodyText"/>
      </w:pPr>
      <w:del w:id="647" w:author="PR Preview" w:date="2026-01-01T00:00:00Z">
        <w:r>
          <w:rPr>
            <w:b/>
            <w:bCs/>
          </w:rPr>
          <w:delText xml:space="preserve">Definition 12 (Integrand)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In an integral such as</w:delText>
        </w:r>
      </w:del>
      <w:del w:id="65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(</w:delText>
        </w:r>
      </w:del>
      <w:hyperlink w:anchor="def-riemann-integral">
        <w:del w:id="65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54" w:author="PR Preview" w:date="2026-01-01T00:00:00Z">
        <w:r>
          <w:delText xml:space="preserve">)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or</w:delText>
        </w:r>
      </w:del>
      <w:del w:id="657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(</w:delText>
        </w:r>
      </w:del>
      <w:hyperlink w:anchor="def-indefinite-integral">
        <w:del w:id="66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661" w:author="PR Preview" w:date="2026-01-01T00:00:00Z">
        <w:r>
          <w:delText xml:space="preserve">),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the function</w:delText>
        </w:r>
      </w:del>
      <w:del w:id="664" w:author="PR Preview" w:date="2026-01-01T00:00:00Z">
        <w:r>
          <w:delText xml:space="preserve"> </w:delText>
        </w:r>
      </w:del>
      <m:oMath>
        <m:r>
          <m:t>f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being integrated is the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rPr>
            <w:b/>
            <w:bCs/>
          </w:rPr>
          <w:delText xml:space="preserve">integrand</w:delText>
        </w:r>
      </w:del>
      <w:del w:id="669" w:author="PR Preview" w:date="2026-01-01T00:00:00Z">
        <w:r>
          <w:delText xml:space="preserve">.</w:delText>
        </w:r>
      </w:del>
    </w:p>
    <w:p>
      <w:pPr>
        <w:pStyle w:val="FirstParagraph"/>
      </w:pPr>
      <w:ins w:id="670" w:author="PR Preview" w:date="2026-01-01T00:00:00Z">
        <w:r>
          <w:t xml:space="preserve">so the sums have the same limit,</w:t>
        </w:r>
      </w:ins>
      <w:ins w:id="671" w:author="PR Preview" w:date="2026-01-01T00:00:00Z">
        <w:r>
          <w:t xml:space="preserve"> </w:t>
        </w:r>
      </w:ins>
      <m:oMath>
        <m:r>
          <m:t>6</m:t>
        </m:r>
      </m:oMath>
      <w:ins w:id="672" w:author="PR Preview" w:date="2026-01-01T00:00:00Z">
        <w:r>
          <w:t xml:space="preserve">, for every choice:</w:t>
        </w:r>
      </w:ins>
      <w:ins w:id="673" w:author="PR Preview" w:date="2026-01-01T00:00:00Z">
        <w:r>
          <w:t xml:space="preserve"> </w:t>
        </w:r>
      </w:ins>
      <m:oMath>
        <m:r>
          <m:t>f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Riemann integrable on</w:t>
        </w:r>
      </w:ins>
      <w:ins w:id="6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(</w:t>
        </w:r>
      </w:ins>
      <w:hyperlink w:anchor="def-integrable">
        <w:ins w:id="67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680" w:author="PR Preview" w:date="2026-01-01T00:00:00Z">
        <w:r>
          <w:t xml:space="preserve">),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and</w:t>
        </w:r>
      </w:ins>
      <w:ins w:id="68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(</w:t>
        </w:r>
      </w:ins>
      <w:hyperlink w:anchor="def-riemann-integral">
        <w:ins w:id="68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87" w:author="PR Preview" w:date="2026-01-01T00:00:00Z">
        <w:r>
          <w:t xml:space="preserve">).</w:t>
        </w:r>
      </w:ins>
    </w:p>
    <w:bookmarkEnd w:id="61"/>
    <w:bookmarkStart w:id="62" w:name="def-integrand"/>
    <w:p>
      <w:pPr>
        <w:pStyle w:val="BodyText"/>
      </w:pPr>
      <w:ins w:id="688" w:author="PR Preview" w:date="2026-01-01T00:00:00Z">
        <w:r>
          <w:rPr>
            <w:b/>
            <w:bCs/>
          </w:rPr>
          <w:t xml:space="preserve">Definition 14 (Integrand)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In an integral such as</w:t>
        </w:r>
      </w:ins>
      <w:ins w:id="691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(</w:t>
        </w:r>
      </w:ins>
      <w:hyperlink w:anchor="def-riemann-integral">
        <w:ins w:id="69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95" w:author="PR Preview" w:date="2026-01-01T00:00:00Z">
        <w:r>
          <w:t xml:space="preserve">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or</w:t>
        </w:r>
      </w:ins>
      <w:ins w:id="698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(</w:t>
        </w:r>
      </w:ins>
      <w:hyperlink w:anchor="def-indefinite-integral">
        <w:ins w:id="70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702" w:author="PR Preview" w:date="2026-01-01T00:00:00Z">
        <w:r>
          <w:t xml:space="preserve">),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the function</w:t>
        </w:r>
      </w:ins>
      <w:ins w:id="705" w:author="PR Preview" w:date="2026-01-01T00:00:00Z">
        <w:r>
          <w:t xml:space="preserve"> </w:t>
        </w:r>
      </w:ins>
      <m:oMath>
        <m:r>
          <m:t>f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being integrated is the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rPr>
            <w:b/>
            <w:bCs/>
          </w:rPr>
          <w:t xml:space="preserve">integrand</w:t>
        </w:r>
      </w:ins>
      <w:ins w:id="710" w:author="PR Preview" w:date="2026-01-01T00:00:00Z">
        <w:r>
          <w:t xml:space="preserve">.</w:t>
        </w:r>
      </w:ins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del w:id="711" w:author="PR Preview" w:date="2026-01-01T00:00:00Z">
        <w:r>
          <w:rPr>
            <w:i/>
            <w:iCs/>
          </w:rPr>
          <w:delText xml:space="preserve">Remark 1</w:delText>
        </w:r>
      </w:del>
      <w:del w:id="712" w:author="PR Preview" w:date="2026-01-01T00:00:00Z">
        <w:r>
          <w:delText xml:space="preserve"> (Riemann integrable functions and Riemann integrals). </w:delText>
        </w:r>
      </w:del>
      <w:del w:id="713" w:author="PR Preview" w:date="2026-01-01T00:00:00Z">
        <w:r>
          <w:delText xml:space="preserve">A bounded function</w:delText>
        </w:r>
      </w:del>
      <w:del w:id="714" w:author="PR Preview" w:date="2026-01-01T00:00:00Z">
        <w:r>
          <w:delText xml:space="preserve"> </w:delText>
        </w:r>
      </w:del>
      <m:oMath>
        <m:r>
          <m:t>f</m:t>
        </m:r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is Riemann integrable on</w:delText>
        </w:r>
      </w:del>
      <w:del w:id="71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exactly when its Riemann integral</w:delText>
        </w:r>
      </w:del>
      <w:del w:id="72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(</w:delText>
        </w:r>
      </w:del>
      <w:hyperlink w:anchor="def-riemann-integral">
        <w:del w:id="72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724" w:author="PR Preview" w:date="2026-01-01T00:00:00Z">
        <w:r>
          <w:delText xml:space="preserve">) exists;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the integral is the common limit of the sums.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For example, let</w:delText>
        </w:r>
      </w:del>
      <w:del w:id="72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when</w:delText>
        </w:r>
      </w:del>
      <w:del w:id="732" w:author="PR Preview" w:date="2026-01-01T00:00:00Z">
        <w:r>
          <w:delText xml:space="preserve"> </w:delText>
        </w:r>
      </w:del>
      <m:oMath>
        <m:r>
          <m:t>x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is</w:delText>
        </w:r>
      </w:del>
      <w:del w:id="735" w:author="PR Preview" w:date="2026-01-01T00:00:00Z">
        <w:r>
          <w:delText xml:space="preserve"> </w:delText>
        </w:r>
      </w:del>
      <w:hyperlink r:id="rId66">
        <w:del w:id="736" w:author="PR Preview" w:date="2026-01-01T00:00:00Z">
          <w:r>
            <w:rPr>
              <w:rStyle w:val="Hyperlink"/>
            </w:rPr>
            <w:delText xml:space="preserve">rational</w:delText>
          </w:r>
        </w:del>
      </w:hyperlink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and</w:delText>
        </w:r>
      </w:del>
      <w:del w:id="73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when</w:delText>
        </w:r>
      </w:del>
      <w:del w:id="742" w:author="PR Preview" w:date="2026-01-01T00:00:00Z">
        <w:r>
          <w:delText xml:space="preserve"> </w:delText>
        </w:r>
      </w:del>
      <m:oMath>
        <m:r>
          <m:t>x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is</w:delText>
        </w:r>
      </w:del>
      <w:del w:id="745" w:author="PR Preview" w:date="2026-01-01T00:00:00Z">
        <w:r>
          <w:delText xml:space="preserve"> </w:delText>
        </w:r>
      </w:del>
      <w:hyperlink r:id="rId67">
        <w:del w:id="746" w:author="PR Preview" w:date="2026-01-01T00:00:00Z">
          <w:r>
            <w:rPr>
              <w:rStyle w:val="Hyperlink"/>
            </w:rPr>
            <w:delText xml:space="preserve">irrational</w:delText>
          </w:r>
        </w:del>
      </w:hyperlink>
      <w:del w:id="747" w:author="PR Preview" w:date="2026-01-01T00:00:00Z">
        <w:r>
          <w:delText xml:space="preserve">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on</w:delText>
        </w:r>
      </w:del>
      <w:del w:id="7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51" w:author="PR Preview" w:date="2026-01-01T00:00:00Z">
        <w:r>
          <w:delText xml:space="preserve">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Every subinterval contains both rational and irrational points.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Choosing every sample point rational gives</w:delText>
        </w:r>
      </w:del>
      <w:del w:id="75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for every partition,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because the widths</w:delText>
        </w:r>
      </w:del>
      <w:del w:id="76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add up to the length</w:delText>
        </w:r>
      </w:del>
      <w:del w:id="7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of</w:delText>
        </w:r>
      </w:del>
      <w:del w:id="76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68" w:author="PR Preview" w:date="2026-01-01T00:00:00Z">
        <w:r>
          <w:delText xml:space="preserve">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and choosing every sample point irrational gives</w:delText>
        </w:r>
      </w:del>
      <w:del w:id="77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772" w:author="PR Preview" w:date="2026-01-01T00:00:00Z">
        <w:r>
          <w:delText xml:space="preserve">.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The two limits differ,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so</w:delText>
        </w:r>
      </w:del>
      <w:del w:id="777" w:author="PR Preview" w:date="2026-01-01T00:00:00Z">
        <w:r>
          <w:delText xml:space="preserve"> </w:delText>
        </w:r>
      </w:del>
      <m:oMath>
        <m:r>
          <m:t>g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is not Riemann integrable on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81" w:author="PR Preview" w:date="2026-01-01T00:00:00Z">
        <w:r>
          <w:delText xml:space="preserve">,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and</w:delText>
        </w:r>
      </w:del>
      <w:del w:id="78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does not exist.</w:delText>
        </w:r>
      </w:del>
    </w:p>
    <w:p>
      <w:pPr>
        <w:pStyle w:val="BodyText"/>
      </w:pPr>
      <w:del w:id="787" w:author="PR Preview" w:date="2026-01-01T00:00:00Z">
        <w:r>
          <w:rPr>
            <w:b/>
            <w:bCs/>
          </w:rPr>
          <w:delText xml:space="preserve">Definition 13 (Equal-width Riemann sum)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For a bounded function</w:delText>
        </w:r>
      </w:del>
      <w:del w:id="790" w:author="PR Preview" w:date="2026-01-01T00:00:00Z">
        <w:r>
          <w:delText xml:space="preserve"> </w:delText>
        </w:r>
      </w:del>
      <m:oMath>
        <m:r>
          <m:t>f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on</w:delText>
        </w:r>
      </w:del>
      <w:del w:id="79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and a positive integer</w:delText>
        </w:r>
      </w:del>
      <w:del w:id="796" w:author="PR Preview" w:date="2026-01-01T00:00:00Z">
        <w:r>
          <w:delText xml:space="preserve"> </w:delText>
        </w:r>
      </w:del>
      <m:oMath>
        <m:r>
          <m:t>n</m:t>
        </m:r>
      </m:oMath>
      <w:del w:id="797" w:author="PR Preview" w:date="2026-01-01T00:00:00Z">
        <w:r>
          <w:delText xml:space="preserve">,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split</w:delText>
        </w:r>
      </w:del>
      <w:del w:id="80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into</w:delText>
        </w:r>
      </w:del>
      <w:del w:id="803" w:author="PR Preview" w:date="2026-01-01T00:00:00Z">
        <w:r>
          <w:delText xml:space="preserve"> </w:delText>
        </w:r>
      </w:del>
      <m:oMath>
        <m:r>
          <m:t>n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subintervals of equal width</w:delText>
        </w:r>
      </w:del>
      <w:del w:id="80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807" w:author="PR Preview" w:date="2026-01-01T00:00:00Z">
        <w:r>
          <w:delText xml:space="preserve">,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and let</w:delText>
        </w:r>
      </w:del>
      <w:del w:id="81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be any point in the</w:delText>
        </w:r>
      </w:del>
      <w:del w:id="813" w:author="PR Preview" w:date="2026-01-01T00:00:00Z">
        <w:r>
          <w:delText xml:space="preserve"> </w:delText>
        </w:r>
      </w:del>
      <m:oMath>
        <m:r>
          <m:t>i</m:t>
        </m:r>
      </m:oMath>
      <w:del w:id="814" w:author="PR Preview" w:date="2026-01-01T00:00:00Z">
        <w:r>
          <w:delText xml:space="preserve">-th subinterval.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The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rPr>
            <w:b/>
            <w:bCs/>
          </w:rPr>
          <w:delText xml:space="preserve">equal-width Riemann sum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</w:delText>
        </w:r>
      </w:del>
    </w:p>
    <w:p>
      <w:pPr>
        <w:pStyle w:val="FirstParagraph"/>
      </w:pPr>
      <w:ins w:id="821" w:author="PR Preview" w:date="2026-01-01T00:00:00Z">
        <w:r>
          <w:rPr>
            <w:i/>
            <w:iCs/>
          </w:rPr>
          <w:t xml:space="preserve">Remark 1</w:t>
        </w:r>
      </w:ins>
      <w:ins w:id="822" w:author="PR Preview" w:date="2026-01-01T00:00:00Z">
        <w:r>
          <w:t xml:space="preserve"> (Riemann integrable functions and Riemann integrals). </w:t>
        </w:r>
      </w:ins>
      <w:ins w:id="823" w:author="PR Preview" w:date="2026-01-01T00:00:00Z">
        <w:r>
          <w:t xml:space="preserve">A bounded function</w:t>
        </w:r>
      </w:ins>
      <w:ins w:id="824" w:author="PR Preview" w:date="2026-01-01T00:00:00Z">
        <w:r>
          <w:t xml:space="preserve"> </w:t>
        </w:r>
      </w:ins>
      <m:oMath>
        <m:r>
          <m:t>f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is Riemann integrable on</w:t>
        </w:r>
      </w:ins>
      <w:ins w:id="82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exactly when its Riemann integral</w:t>
        </w:r>
      </w:ins>
      <w:ins w:id="83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(</w:t>
        </w:r>
      </w:ins>
      <w:hyperlink w:anchor="def-riemann-integral">
        <w:ins w:id="83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834" w:author="PR Preview" w:date="2026-01-01T00:00:00Z">
        <w:r>
          <w:t xml:space="preserve">) exists;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integral is the common limit of the sums.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For example, let</w:t>
        </w:r>
      </w:ins>
      <w:ins w:id="83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when</w:t>
        </w:r>
      </w:ins>
      <w:ins w:id="842" w:author="PR Preview" w:date="2026-01-01T00:00:00Z">
        <w:r>
          <w:t xml:space="preserve"> </w:t>
        </w:r>
      </w:ins>
      <m:oMath>
        <m:r>
          <m:t>x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is</w:t>
        </w:r>
      </w:ins>
      <w:ins w:id="845" w:author="PR Preview" w:date="2026-01-01T00:00:00Z">
        <w:r>
          <w:t xml:space="preserve"> </w:t>
        </w:r>
      </w:ins>
      <w:hyperlink r:id="rId66">
        <w:ins w:id="846" w:author="PR Preview" w:date="2026-01-01T00:00:00Z">
          <w:r>
            <w:rPr>
              <w:rStyle w:val="Hyperlink"/>
            </w:rPr>
            <w:t xml:space="preserve">rational</w:t>
          </w:r>
        </w:ins>
      </w:hyperlink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and</w:t>
        </w:r>
      </w:ins>
      <w:ins w:id="84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when</w:t>
        </w:r>
      </w:ins>
      <w:ins w:id="852" w:author="PR Preview" w:date="2026-01-01T00:00:00Z">
        <w:r>
          <w:t xml:space="preserve"> </w:t>
        </w:r>
      </w:ins>
      <m:oMath>
        <m:r>
          <m:t>x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is</w:t>
        </w:r>
      </w:ins>
      <w:ins w:id="855" w:author="PR Preview" w:date="2026-01-01T00:00:00Z">
        <w:r>
          <w:t xml:space="preserve"> </w:t>
        </w:r>
      </w:ins>
      <w:hyperlink r:id="rId67">
        <w:ins w:id="856" w:author="PR Preview" w:date="2026-01-01T00:00:00Z">
          <w:r>
            <w:rPr>
              <w:rStyle w:val="Hyperlink"/>
            </w:rPr>
            <w:t xml:space="preserve">irrational</w:t>
          </w:r>
        </w:ins>
      </w:hyperlink>
      <w:ins w:id="857" w:author="PR Preview" w:date="2026-01-01T00:00:00Z">
        <w:r>
          <w:t xml:space="preserve">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on</w:t>
        </w:r>
      </w:ins>
      <w:ins w:id="86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Every subinterval contains both rational and irrational points.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Choosing every sample point rational gives</w:t>
        </w:r>
      </w:ins>
      <w:ins w:id="86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for every partition,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because the widths</w:t>
        </w:r>
      </w:ins>
      <w:ins w:id="87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add up to the length</w:t>
        </w:r>
      </w:ins>
      <w:ins w:id="87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of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78" w:author="PR Preview" w:date="2026-01-01T00:00:00Z">
        <w:r>
          <w:t xml:space="preserve">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 choosing every sample point irrational gives</w:t>
        </w:r>
      </w:ins>
      <w:ins w:id="88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882" w:author="PR Preview" w:date="2026-01-01T00:00:00Z">
        <w:r>
          <w:t xml:space="preserve">.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The two limits differ,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so</w:t>
        </w:r>
      </w:ins>
      <w:ins w:id="887" w:author="PR Preview" w:date="2026-01-01T00:00:00Z">
        <w:r>
          <w:t xml:space="preserve"> </w:t>
        </w:r>
      </w:ins>
      <m:oMath>
        <m:r>
          <m:t>g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is not Riemann integrable on</w:t>
        </w:r>
      </w:ins>
      <w:ins w:id="89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</w:t>
        </w:r>
      </w:ins>
      <w:ins w:id="89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does not exist.</w:t>
        </w:r>
      </w:ins>
    </w:p>
    <w:bookmarkEnd w:id="68"/>
    <w:bookmarkStart w:id="69" w:name="def-riemann-sum-equal-width"/>
    <w:p>
      <w:pPr>
        <w:pStyle w:val="BodyText"/>
      </w:pPr>
      <w:ins w:id="897" w:author="PR Preview" w:date="2026-01-01T00:00:00Z">
        <w:r>
          <w:rPr>
            <w:b/>
            <w:bCs/>
          </w:rPr>
          <w:t xml:space="preserve">Definition 15 (Equal-width Riemann sum)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For a bounded function</w:t>
        </w:r>
      </w:ins>
      <w:ins w:id="900" w:author="PR Preview" w:date="2026-01-01T00:00:00Z">
        <w:r>
          <w:t xml:space="preserve"> </w:t>
        </w:r>
      </w:ins>
      <m:oMath>
        <m:r>
          <m:t>f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on</w:t>
        </w:r>
      </w:ins>
      <w:ins w:id="90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and a positive integer</w:t>
        </w:r>
      </w:ins>
      <w:ins w:id="906" w:author="PR Preview" w:date="2026-01-01T00:00:00Z">
        <w:r>
          <w:t xml:space="preserve"> </w:t>
        </w:r>
      </w:ins>
      <m:oMath>
        <m:r>
          <m:t>n</m:t>
        </m:r>
      </m:oMath>
      <w:ins w:id="907" w:author="PR Preview" w:date="2026-01-01T00:00:00Z">
        <w:r>
          <w:t xml:space="preserve">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split</w:t>
        </w:r>
      </w:ins>
      <w:ins w:id="9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into</w:t>
        </w:r>
      </w:ins>
      <w:ins w:id="913" w:author="PR Preview" w:date="2026-01-01T00:00:00Z">
        <w:r>
          <w:t xml:space="preserve"> </w:t>
        </w:r>
      </w:ins>
      <m:oMath>
        <m:r>
          <m:t>n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subintervals of equal width</w:t>
        </w:r>
      </w:ins>
      <w:ins w:id="91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and let</w:t>
        </w:r>
      </w:ins>
      <w:ins w:id="92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be any point in the</w:t>
        </w:r>
      </w:ins>
      <w:ins w:id="923" w:author="PR Preview" w:date="2026-01-01T00:00:00Z">
        <w:r>
          <w:t xml:space="preserve"> </w:t>
        </w:r>
      </w:ins>
      <m:oMath>
        <m:r>
          <m:t>i</m:t>
        </m:r>
      </m:oMath>
      <w:ins w:id="924" w:author="PR Preview" w:date="2026-01-01T00:00:00Z">
        <w:r>
          <w:t xml:space="preserve">-th subinterval.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The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rPr>
            <w:b/>
            <w:bCs/>
          </w:rPr>
          <w:t xml:space="preserve">equal-width Riemann sum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del w:id="931" w:author="PR Preview" w:date="2026-01-01T00:00:00Z">
        <w:r>
          <w:rPr>
            <w:b/>
            <w:bCs/>
          </w:rPr>
          <w:delText xml:space="preserve">Example 18 (Integrable but not continuous: a step function)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Let</w:delText>
        </w:r>
      </w:del>
      <w:del w:id="9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for</w:delText>
        </w:r>
      </w:del>
      <w:del w:id="93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and</w:delText>
        </w:r>
      </w:del>
      <w:del w:id="9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for</w:delText>
        </w:r>
      </w:del>
      <w:del w:id="9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944" w:author="PR Preview" w:date="2026-01-01T00:00:00Z">
        <w:r>
          <w:delText xml:space="preserve">.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Then</w:delText>
        </w:r>
      </w:del>
      <w:del w:id="947" w:author="PR Preview" w:date="2026-01-01T00:00:00Z">
        <w:r>
          <w:delText xml:space="preserve"> </w:delText>
        </w:r>
      </w:del>
      <m:oMath>
        <m:r>
          <m:t>f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has a jump discontinuity (</w:delText>
        </w:r>
      </w:del>
      <w:hyperlink w:anchor="def-jump-discontinuity">
        <w:del w:id="95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951" w:author="PR Preview" w:date="2026-01-01T00:00:00Z">
        <w:r>
          <w:delText xml:space="preserve">) at</w:delText>
        </w:r>
      </w:del>
      <w:del w:id="95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953" w:author="PR Preview" w:date="2026-01-01T00:00:00Z">
        <w:r>
          <w:delText xml:space="preserve">,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but it is integrable on</w:delText>
        </w:r>
      </w:del>
      <w:del w:id="9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957" w:author="PR Preview" w:date="2026-01-01T00:00:00Z">
        <w:r>
          <w:delText xml:space="preserve">:</w:delText>
        </w:r>
      </w:del>
    </w:p>
    <w:p>
      <w:pPr>
        <w:pStyle w:val="BodyText"/>
      </w:pPr>
      <w:ins w:id="958" w:author="PR Preview" w:date="2026-01-01T00:00:00Z">
        <w:r>
          <w:rPr>
            <w:b/>
            <w:bCs/>
          </w:rPr>
          <w:t xml:space="preserve">Example 18 (Integrable but not continuous: a step function)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Let</w:t>
        </w:r>
      </w:ins>
      <w:ins w:id="9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for</w:t>
        </w:r>
      </w:ins>
      <w:ins w:id="9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and</w:t>
        </w:r>
      </w:ins>
      <w:ins w:id="9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for</w:t>
        </w:r>
      </w:ins>
      <w:ins w:id="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971" w:author="PR Preview" w:date="2026-01-01T00:00:00Z">
        <w:r>
          <w:t xml:space="preserve">.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Then</w:t>
        </w:r>
      </w:ins>
      <w:ins w:id="974" w:author="PR Preview" w:date="2026-01-01T00:00:00Z">
        <w:r>
          <w:t xml:space="preserve"> </w:t>
        </w:r>
      </w:ins>
      <m:oMath>
        <m:r>
          <m:t>f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has a jump discontinuity (</w:t>
        </w:r>
      </w:ins>
      <w:hyperlink w:anchor="def-jump-discontinuity">
        <w:ins w:id="97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978" w:author="PR Preview" w:date="2026-01-01T00:00:00Z">
        <w:r>
          <w:t xml:space="preserve">) at</w:t>
        </w:r>
      </w:ins>
      <w:ins w:id="9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but it is integrable on</w:t>
        </w:r>
      </w:ins>
      <w:ins w:id="9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del w:id="985" w:author="PR Preview" w:date="2026-01-01T00:00:00Z">
        <w:r>
          <w:rPr>
            <w:b/>
            <w:bCs/>
          </w:rPr>
          <w:delText xml:space="preserve">Theorem 4 (Equal-width Riemann sums converge to the integral)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If</w:delText>
        </w:r>
      </w:del>
      <w:del w:id="988" w:author="PR Preview" w:date="2026-01-01T00:00:00Z">
        <w:r>
          <w:delText xml:space="preserve"> </w:delText>
        </w:r>
      </w:del>
      <m:oMath>
        <m:r>
          <m:t>f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is Riemann integrable on</w:delText>
        </w:r>
      </w:del>
      <w:del w:id="9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(</w:delText>
        </w:r>
      </w:del>
      <w:hyperlink w:anchor="def-integrable">
        <w:del w:id="994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95" w:author="PR Preview" w:date="2026-01-01T00:00:00Z">
        <w:r>
          <w:delText xml:space="preserve">),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then for every choice of the sample points</w:delText>
        </w:r>
      </w:del>
      <w:del w:id="99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999" w:author="PR Preview" w:date="2026-01-01T00:00:00Z">
        <w:r>
          <w:delText xml:space="preserve">,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the equal-width Riemann sums (</w:delText>
        </w:r>
      </w:del>
      <w:hyperlink w:anchor="def-riemann-sum-equal-width">
        <w:del w:id="100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03" w:author="PR Preview" w:date="2026-01-01T00:00:00Z">
        <w:r>
          <w:delText xml:space="preserve">) converge to the integral: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004" w:author="PR Preview" w:date="2026-01-01T00:00:00Z">
        <w:r>
          <w:rPr>
            <w:i/>
            <w:iCs/>
          </w:rPr>
          <w:delText xml:space="preserve">Proof</w:delText>
        </w:r>
      </w:del>
      <w:del w:id="1005" w:author="PR Preview" w:date="2026-01-01T00:00:00Z">
        <w:r>
          <w:delText xml:space="preserve">. </w:delText>
        </w:r>
      </w:del>
      <w:del w:id="1006" w:author="PR Preview" w:date="2026-01-01T00:00:00Z">
        <w:r>
          <w:delText xml:space="preserve">The</w:delText>
        </w:r>
      </w:del>
      <w:del w:id="1007" w:author="PR Preview" w:date="2026-01-01T00:00:00Z">
        <w:r>
          <w:delText xml:space="preserve"> </w:delText>
        </w:r>
      </w:del>
      <m:oMath>
        <m:r>
          <m:t>n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equal-width subintervals form a partition of</w:delText>
        </w:r>
      </w:del>
      <w:del w:id="101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whose mesh (</w:delText>
        </w:r>
      </w:del>
      <w:hyperlink w:anchor="def-mesh">
        <w:del w:id="101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014" w:author="PR Preview" w:date="2026-01-01T00:00:00Z">
        <w:r>
          <w:delText xml:space="preserve">) is</w:delText>
        </w:r>
      </w:del>
      <w:del w:id="10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1016" w:author="PR Preview" w:date="2026-01-01T00:00:00Z">
        <w:r>
          <w:delText xml:space="preserve">,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which goes to</w:delText>
        </w:r>
      </w:del>
      <w:del w:id="1019" w:author="PR Preview" w:date="2026-01-01T00:00:00Z">
        <w:r>
          <w:delText xml:space="preserve"> </w:delText>
        </w:r>
      </w:del>
      <m:oMath>
        <m:r>
          <m:t>0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as</w:delText>
        </w:r>
      </w:del>
      <w:del w:id="10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023" w:author="PR Preview" w:date="2026-01-01T00:00:00Z">
        <w:r>
          <w:delText xml:space="preserve">.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So</w:delText>
        </w:r>
      </w:del>
      <w:del w:id="102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is one of the sums in the limit that defines the integral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(</w:delText>
        </w:r>
      </w:del>
      <w:hyperlink w:anchor="def-riemann-integral">
        <w:del w:id="103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032" w:author="PR Preview" w:date="2026-01-01T00:00:00Z">
        <w:r>
          <w:delText xml:space="preserve">),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along a sequence of partitions whose mesh goes to</w:delText>
        </w:r>
      </w:del>
      <w:del w:id="1035" w:author="PR Preview" w:date="2026-01-01T00:00:00Z">
        <w:r>
          <w:delText xml:space="preserve"> </w:delText>
        </w:r>
      </w:del>
      <m:oMath>
        <m:r>
          <m:t>0</m:t>
        </m:r>
      </m:oMath>
      <w:del w:id="1036" w:author="PR Preview" w:date="2026-01-01T00:00:00Z">
        <w:r>
          <w:delText xml:space="preserve">,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and a limit that has the same value for every choice of partitions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has that value along this sequence too.</w:delText>
        </w:r>
      </w:del>
    </w:p>
    <w:p>
      <w:pPr>
        <w:pStyle w:val="BodyText"/>
      </w:pPr>
      <w:ins w:id="1041" w:author="PR Preview" w:date="2026-01-01T00:00:00Z">
        <w:r>
          <w:rPr>
            <w:b/>
            <w:bCs/>
          </w:rPr>
          <w:t xml:space="preserve">Theorem 4 (Equal-width Riemann sums converge to the integral)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If</w:t>
        </w:r>
      </w:ins>
      <w:ins w:id="1044" w:author="PR Preview" w:date="2026-01-01T00:00:00Z">
        <w:r>
          <w:t xml:space="preserve"> </w:t>
        </w:r>
      </w:ins>
      <m:oMath>
        <m:r>
          <m:t>f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is Riemann integrable on</w:t>
        </w:r>
      </w:ins>
      <w:ins w:id="104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(</w:t>
        </w:r>
      </w:ins>
      <w:hyperlink w:anchor="def-integrable">
        <w:ins w:id="105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51" w:author="PR Preview" w:date="2026-01-01T00:00:00Z">
        <w:r>
          <w:t xml:space="preserve">),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then for every choice of the sample points</w:t>
        </w:r>
      </w:ins>
      <w:ins w:id="105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055" w:author="PR Preview" w:date="2026-01-01T00:00:00Z">
        <w:r>
          <w:t xml:space="preserve">,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the equal-width Riemann sums (</w:t>
        </w:r>
      </w:ins>
      <w:hyperlink w:anchor="def-riemann-sum-equal-width">
        <w:ins w:id="105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59" w:author="PR Preview" w:date="2026-01-01T00:00:00Z">
        <w:r>
          <w:t xml:space="preserve">) converge to the integral: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ins w:id="1060" w:author="PR Preview" w:date="2026-01-01T00:00:00Z">
        <w:r>
          <w:rPr>
            <w:i/>
            <w:iCs/>
          </w:rPr>
          <w:t xml:space="preserve">Proof</w:t>
        </w:r>
      </w:ins>
      <w:ins w:id="1061" w:author="PR Preview" w:date="2026-01-01T00:00:00Z">
        <w:r>
          <w:t xml:space="preserve">. </w:t>
        </w:r>
      </w:ins>
      <w:ins w:id="1062" w:author="PR Preview" w:date="2026-01-01T00:00:00Z">
        <w:r>
          <w:t xml:space="preserve">The</w:t>
        </w:r>
      </w:ins>
      <w:ins w:id="1063" w:author="PR Preview" w:date="2026-01-01T00:00:00Z">
        <w:r>
          <w:t xml:space="preserve"> </w:t>
        </w:r>
      </w:ins>
      <m:oMath>
        <m:r>
          <m:t>n</m:t>
        </m:r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equal-width subintervals form a partition of</w:t>
        </w:r>
      </w:ins>
      <w:ins w:id="106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whose mesh (</w:t>
        </w:r>
      </w:ins>
      <w:hyperlink w:anchor="def-mesh">
        <w:ins w:id="106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70" w:author="PR Preview" w:date="2026-01-01T00:00:00Z">
        <w:r>
          <w:t xml:space="preserve">) is</w:t>
        </w:r>
      </w:ins>
      <w:ins w:id="10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072" w:author="PR Preview" w:date="2026-01-01T00:00:00Z">
        <w:r>
          <w:t xml:space="preserve">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which goes to</w:t>
        </w:r>
      </w:ins>
      <w:ins w:id="1075" w:author="PR Preview" w:date="2026-01-01T00:00:00Z">
        <w:r>
          <w:t xml:space="preserve"> </w:t>
        </w:r>
      </w:ins>
      <m:oMath>
        <m:r>
          <m:t>0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as</w:t>
        </w:r>
      </w:ins>
      <w:ins w:id="107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079" w:author="PR Preview" w:date="2026-01-01T00:00:00Z">
        <w:r>
          <w:t xml:space="preserve">.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So</w:t>
        </w:r>
      </w:ins>
      <w:ins w:id="10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one of the sums in the limit that defines the integral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(</w:t>
        </w:r>
      </w:ins>
      <w:hyperlink w:anchor="def-riemann-integral">
        <w:ins w:id="108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088" w:author="PR Preview" w:date="2026-01-01T00:00:00Z">
        <w:r>
          <w:t xml:space="preserve">),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along a sequence of partitions whose mesh goes to</w:t>
        </w:r>
      </w:ins>
      <w:ins w:id="1091" w:author="PR Preview" w:date="2026-01-01T00:00:00Z">
        <w:r>
          <w:t xml:space="preserve"> </w:t>
        </w:r>
      </w:ins>
      <m:oMath>
        <m:r>
          <m:t>0</m:t>
        </m:r>
      </m:oMath>
      <w:ins w:id="1092" w:author="PR Preview" w:date="2026-01-01T00:00:00Z">
        <w:r>
          <w:t xml:space="preserve">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 a limit that has the same value for every choice of partitions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has that value along this sequence too.</w:t>
        </w:r>
      </w:ins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del w:id="1097" w:author="PR Preview" w:date="2026-01-01T00:00:00Z">
        <w:r>
          <w:rPr>
            <w:b/>
            <w:bCs/>
          </w:rPr>
          <w:delText xml:space="preserve">Definition 14 (Accumulation function)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Let</w:delText>
        </w:r>
      </w:del>
      <w:del w:id="1100" w:author="PR Preview" w:date="2026-01-01T00:00:00Z">
        <w:r>
          <w:delText xml:space="preserve"> </w:delText>
        </w:r>
      </w:del>
      <m:oMath>
        <m:r>
          <m:t>f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be Riemann integrable on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(</w:delText>
        </w:r>
      </w:del>
      <w:hyperlink w:anchor="def-integrable">
        <w:del w:id="11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107" w:author="PR Preview" w:date="2026-01-01T00:00:00Z">
        <w:r>
          <w:delText xml:space="preserve">).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The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rPr>
            <w:b/>
            <w:bCs/>
          </w:rPr>
          <w:delText xml:space="preserve">accumulation function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of</w:delText>
        </w:r>
      </w:del>
      <w:del w:id="1114" w:author="PR Preview" w:date="2026-01-01T00:00:00Z">
        <w:r>
          <w:delText xml:space="preserve"> </w:delText>
        </w:r>
      </w:del>
      <m:oMath>
        <m:r>
          <m:t>f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from</w:delText>
        </w:r>
      </w:del>
      <w:del w:id="1117" w:author="PR Preview" w:date="2026-01-01T00:00:00Z">
        <w:r>
          <w:delText xml:space="preserve"> </w:delText>
        </w:r>
      </w:del>
      <m:oMath>
        <m:r>
          <m:t>a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is the function</w:delText>
        </w:r>
      </w:del>
      <w:del w:id="1120" w:author="PR Preview" w:date="2026-01-01T00:00:00Z">
        <w:r>
          <w:delText xml:space="preserve"> </w:delText>
        </w:r>
      </w:del>
      <m:oMath>
        <m:r>
          <m:t>F</m:t>
        </m:r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on</w:delText>
        </w:r>
      </w:del>
      <w:del w:id="11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with</w:delText>
        </w:r>
      </w:del>
      <w:del w:id="11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and</w:delText>
        </w:r>
      </w:del>
    </w:p>
    <w:p>
      <w:pPr>
        <w:pStyle w:val="FirstParagraph"/>
      </w:pPr>
      <w:ins w:id="1129" w:author="PR Preview" w:date="2026-01-01T00:00:00Z">
        <w:r>
          <w:rPr>
            <w:b/>
            <w:bCs/>
          </w:rPr>
          <w:t xml:space="preserve">Definition 16 (Accumulation function)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Let</w:t>
        </w:r>
      </w:ins>
      <w:ins w:id="1132" w:author="PR Preview" w:date="2026-01-01T00:00:00Z">
        <w:r>
          <w:t xml:space="preserve"> </w:t>
        </w:r>
      </w:ins>
      <m:oMath>
        <m:r>
          <m:t>f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be Riemann integrable on</w:t>
        </w:r>
      </w:ins>
      <w:ins w:id="11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(</w:t>
        </w:r>
      </w:ins>
      <w:hyperlink w:anchor="def-integrable">
        <w:ins w:id="113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139" w:author="PR Preview" w:date="2026-01-01T00:00:00Z">
        <w:r>
          <w:t xml:space="preserve">).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The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rPr>
            <w:b/>
            <w:bCs/>
          </w:rPr>
          <w:t xml:space="preserve">accumulation function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of</w:t>
        </w:r>
      </w:ins>
      <w:ins w:id="1146" w:author="PR Preview" w:date="2026-01-01T00:00:00Z">
        <w:r>
          <w:t xml:space="preserve"> </w:t>
        </w:r>
      </w:ins>
      <m:oMath>
        <m:r>
          <m:t>f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from</w:t>
        </w:r>
      </w:ins>
      <w:ins w:id="1149" w:author="PR Preview" w:date="2026-01-01T00:00:00Z">
        <w:r>
          <w:t xml:space="preserve"> </w:t>
        </w:r>
      </w:ins>
      <m:oMath>
        <m:r>
          <m:t>a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is the function</w:t>
        </w:r>
      </w:ins>
      <w:ins w:id="1152" w:author="PR Preview" w:date="2026-01-01T00:00:00Z">
        <w:r>
          <w:t xml:space="preserve"> </w:t>
        </w:r>
      </w:ins>
      <m:oMath>
        <m:r>
          <m:t>F</m:t>
        </m:r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on</w:t>
        </w:r>
      </w:ins>
      <w:ins w:id="115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with</w:t>
        </w:r>
      </w:ins>
      <w:ins w:id="11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del w:id="1161" w:author="PR Preview" w:date="2026-01-01T00:00:00Z">
        <w:r>
          <w:rPr>
            <w:b/>
            <w:bCs/>
          </w:rPr>
          <w:delText xml:space="preserve">Theorem 5 (Fundamental Theorem of Calculus, Part 1 (derivative of an integral))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Let</w:delText>
        </w:r>
      </w:del>
      <w:del w:id="1164" w:author="PR Preview" w:date="2026-01-01T00:00:00Z">
        <w:r>
          <w:delText xml:space="preserve"> </w:delText>
        </w:r>
      </w:del>
      <m:oMath>
        <m:r>
          <m:t>f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be a continuous function on a closed interval</w:delText>
        </w:r>
      </w:del>
      <w:del w:id="116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68" w:author="PR Preview" w:date="2026-01-01T00:00:00Z">
        <w:r>
          <w:delText xml:space="preserve">.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Let</w:delText>
        </w:r>
      </w:del>
      <w:del w:id="11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for</w:delText>
        </w:r>
      </w:del>
      <w:del w:id="117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be the accumulation function of</w:delText>
        </w:r>
      </w:del>
      <w:del w:id="1177" w:author="PR Preview" w:date="2026-01-01T00:00:00Z">
        <w:r>
          <w:delText xml:space="preserve"> </w:delText>
        </w:r>
      </w:del>
      <m:oMath>
        <m:r>
          <m:t>f</m:t>
        </m:r>
      </m:oMath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from</w:delText>
        </w:r>
      </w:del>
      <w:del w:id="1180" w:author="PR Preview" w:date="2026-01-01T00:00:00Z">
        <w:r>
          <w:delText xml:space="preserve"> </w:delText>
        </w:r>
      </w:del>
      <m:oMath>
        <m:r>
          <m:t>a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(</w:delText>
        </w:r>
      </w:del>
      <w:hyperlink w:anchor="def-accumulation-function">
        <w:del w:id="118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84" w:author="PR Preview" w:date="2026-01-01T00:00:00Z">
        <w:r>
          <w:delText xml:space="preserve">).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Then</w:delText>
        </w:r>
      </w:del>
      <w:del w:id="1187" w:author="PR Preview" w:date="2026-01-01T00:00:00Z">
        <w:r>
          <w:delText xml:space="preserve"> </w:delText>
        </w:r>
      </w:del>
      <m:oMath>
        <m:r>
          <m:t>F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is differentiable and:</w:delText>
        </w:r>
      </w:del>
    </w:p>
    <w:p>
      <w:pPr>
        <w:pStyle w:val="BodyText"/>
      </w:pPr>
      <w:ins w:id="1190" w:author="PR Preview" w:date="2026-01-01T00:00:00Z">
        <w:r>
          <w:rPr>
            <w:b/>
            <w:bCs/>
          </w:rPr>
          <w:t xml:space="preserve">Theorem 5 (Fundamental Theorem of Calculus, Part 1 (derivative of an integral))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Let</w:t>
        </w:r>
      </w:ins>
      <w:ins w:id="1193" w:author="PR Preview" w:date="2026-01-01T00:00:00Z">
        <w:r>
          <w:t xml:space="preserve"> </w:t>
        </w:r>
      </w:ins>
      <m:oMath>
        <m:r>
          <m:t>f</m:t>
        </m:r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be a continuous function on a closed interval</w:t>
        </w:r>
      </w:ins>
      <w:ins w:id="11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97" w:author="PR Preview" w:date="2026-01-01T00:00:00Z">
        <w:r>
          <w:t xml:space="preserve">.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Let</w:t>
        </w:r>
      </w:ins>
      <w:ins w:id="12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for</w:t>
        </w:r>
      </w:ins>
      <w:ins w:id="12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be the accumulation function of</w:t>
        </w:r>
      </w:ins>
      <w:ins w:id="1206" w:author="PR Preview" w:date="2026-01-01T00:00:00Z">
        <w:r>
          <w:t xml:space="preserve"> </w:t>
        </w:r>
      </w:ins>
      <m:oMath>
        <m:r>
          <m:t>f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from</w:t>
        </w:r>
      </w:ins>
      <w:ins w:id="1209" w:author="PR Preview" w:date="2026-01-01T00:00:00Z">
        <w:r>
          <w:t xml:space="preserve"> </w:t>
        </w:r>
      </w:ins>
      <m:oMath>
        <m:r>
          <m:t>a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(</w:t>
        </w:r>
      </w:ins>
      <w:hyperlink w:anchor="def-accumulation-function">
        <w:ins w:id="121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13" w:author="PR Preview" w:date="2026-01-01T00:00:00Z">
        <w:r>
          <w:t xml:space="preserve">).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Then</w:t>
        </w:r>
      </w:ins>
      <w:ins w:id="1216" w:author="PR Preview" w:date="2026-01-01T00:00:00Z">
        <w:r>
          <w:t xml:space="preserve"> </w:t>
        </w:r>
      </w:ins>
      <m:oMath>
        <m:r>
          <m:t>F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is differentiable and:</w:t>
        </w:r>
      </w:ins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del w:id="1219" w:author="PR Preview" w:date="2026-01-01T00:00:00Z">
        <w:r>
          <w:rPr>
            <w:b/>
            <w:bCs/>
          </w:rPr>
          <w:delText xml:space="preserve">Definition 15 (Evaluation bracket)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For a function</w:delText>
        </w:r>
      </w:del>
      <w:del w:id="1222" w:author="PR Preview" w:date="2026-01-01T00:00:00Z">
        <w:r>
          <w:delText xml:space="preserve"> </w:delText>
        </w:r>
      </w:del>
      <m:oMath>
        <m:r>
          <m:t>F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and numbers</w:delText>
        </w:r>
      </w:del>
      <w:del w:id="1225" w:author="PR Preview" w:date="2026-01-01T00:00:00Z">
        <w:r>
          <w:delText xml:space="preserve"> </w:delText>
        </w:r>
      </w:del>
      <m:oMath>
        <m:r>
          <m:t>a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</w:delText>
        </w:r>
      </w:del>
      <w:del w:id="1228" w:author="PR Preview" w:date="2026-01-01T00:00:00Z">
        <w:r>
          <w:delText xml:space="preserve"> </w:delText>
        </w:r>
      </w:del>
      <m:oMath>
        <m:r>
          <m:t>b</m:t>
        </m:r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where</w:delText>
        </w:r>
      </w:del>
      <w:del w:id="1231" w:author="PR Preview" w:date="2026-01-01T00:00:00Z">
        <w:r>
          <w:delText xml:space="preserve"> </w:delText>
        </w:r>
      </w:del>
      <m:oMath>
        <m:r>
          <m:t>F</m:t>
        </m:r>
      </m:oMath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is defined,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the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rPr>
            <w:b/>
            <w:bCs/>
          </w:rPr>
          <w:delText xml:space="preserve">evaluation bracket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is the difference</w:delText>
        </w:r>
      </w:del>
    </w:p>
    <w:p>
      <w:pPr>
        <w:pStyle w:val="BodyText"/>
      </w:pPr>
      <w:ins w:id="1240" w:author="PR Preview" w:date="2026-01-01T00:00:00Z">
        <w:r>
          <w:rPr>
            <w:b/>
            <w:bCs/>
          </w:rPr>
          <w:t xml:space="preserve">Definition 17 (Evaluation bracket)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For a function</w:t>
        </w:r>
      </w:ins>
      <w:ins w:id="1243" w:author="PR Preview" w:date="2026-01-01T00:00:00Z">
        <w:r>
          <w:t xml:space="preserve"> </w:t>
        </w:r>
      </w:ins>
      <m:oMath>
        <m:r>
          <m:t>F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and numbers</w:t>
        </w:r>
      </w:ins>
      <w:ins w:id="1246" w:author="PR Preview" w:date="2026-01-01T00:00:00Z">
        <w:r>
          <w:t xml:space="preserve"> </w:t>
        </w:r>
      </w:ins>
      <m:oMath>
        <m:r>
          <m:t>a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and</w:t>
        </w:r>
      </w:ins>
      <w:ins w:id="1249" w:author="PR Preview" w:date="2026-01-01T00:00:00Z">
        <w:r>
          <w:t xml:space="preserve"> </w:t>
        </w:r>
      </w:ins>
      <m:oMath>
        <m:r>
          <m:t>b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where</w:t>
        </w:r>
      </w:ins>
      <w:ins w:id="1252" w:author="PR Preview" w:date="2026-01-01T00:00:00Z">
        <w:r>
          <w:t xml:space="preserve"> </w:t>
        </w:r>
      </w:ins>
      <m:oMath>
        <m:r>
          <m:t>F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 defined,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the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rPr>
            <w:b/>
            <w:bCs/>
          </w:rPr>
          <w:t xml:space="preserve">evaluation bracket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is the difference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ins w:id="1261" w:author="PR Preview" w:date="2026-01-01T00:00:00Z">
        <w:r>
          <w:rPr>
            <w:b/>
            <w:bCs/>
          </w:rPr>
          <w:t xml:space="preserve">Theorem 7 (Convolution of two uniform densities)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Let</w:t>
        </w:r>
      </w:ins>
      <w:ins w:id="12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be the indicator of the unit interval.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Then for every</w:t>
        </w:r>
      </w:ins>
      <w:ins w:id="12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27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ins w:id="1271" w:author="PR Preview" w:date="2026-01-01T00:00:00Z">
        <w:r>
          <w:rPr>
            <w:i/>
            <w:iCs/>
          </w:rPr>
          <w:t xml:space="preserve">Proof</w:t>
        </w:r>
      </w:ins>
      <w:ins w:id="1272" w:author="PR Preview" w:date="2026-01-01T00:00:00Z">
        <w:r>
          <w:t xml:space="preserve">. </w:t>
        </w:r>
      </w:ins>
      <w:ins w:id="1273" w:author="PR Preview" w:date="2026-01-01T00:00:00Z">
        <w:r>
          <w:t xml:space="preserve">This is the solution to</w:t>
        </w:r>
      </w:ins>
      <w:ins w:id="1274" w:author="PR Preview" w:date="2026-01-01T00:00:00Z">
        <w:r>
          <w:t xml:space="preserve"> </w:t>
        </w:r>
      </w:ins>
      <w:hyperlink w:anchor="exr-miller-int-uniform-convolution">
        <w:ins w:id="1275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276" w:author="PR Preview" w:date="2026-01-01T00:00:00Z">
        <w:r>
          <w:t xml:space="preserve">, worked in</w:t>
        </w:r>
      </w:ins>
      <w:ins w:id="1277" w:author="PR Preview" w:date="2026-01-01T00:00:00Z">
        <w:r>
          <w:t xml:space="preserve"> </w:t>
        </w:r>
      </w:ins>
      <w:hyperlink w:anchor="sol-miller-int-uniform-convolution">
        <w:ins w:id="1278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279" w:author="PR Preview" w:date="2026-01-01T00:00:00Z">
        <w:r>
          <w:t xml:space="preserve">.</w:t>
        </w:r>
      </w:ins>
    </w:p>
    <w:p>
      <w:pPr>
        <w:pStyle w:val="BodyText"/>
      </w:pPr>
      <w:ins w:id="1280" w:author="PR Preview" w:date="2026-01-01T00:00:00Z">
        <w:r>
          <w:t xml:space="preserve">The integrand</w:t>
        </w:r>
      </w:ins>
      <w:ins w:id="12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equals</w:t>
        </w:r>
      </w:ins>
      <w:ins w:id="1284" w:author="PR Preview" w:date="2026-01-01T00:00:00Z">
        <w:r>
          <w:t xml:space="preserve"> </w:t>
        </w:r>
      </w:ins>
      <m:oMath>
        <m:r>
          <m:t>1</m:t>
        </m:r>
      </m:oMath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when both</w:t>
        </w:r>
      </w:ins>
      <w:ins w:id="128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and</w:t>
        </w:r>
      </w:ins>
      <w:ins w:id="12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91" w:author="PR Preview" w:date="2026-01-01T00:00:00Z">
        <w:r>
          <w:t xml:space="preserve">, and</w:t>
        </w:r>
      </w:ins>
      <w:ins w:id="1292" w:author="PR Preview" w:date="2026-01-01T00:00:00Z">
        <w:r>
          <w:t xml:space="preserve"> </w:t>
        </w:r>
      </w:ins>
      <m:oMath>
        <m:r>
          <m:t>0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otherwise.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The second condition is</w:t>
        </w:r>
      </w:ins>
      <w:ins w:id="12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ins w:id="1298" w:author="PR Preview" w:date="2026-01-01T00:00:00Z">
        <w:r>
          <w:t xml:space="preserve">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so the integrand is</w:t>
        </w:r>
      </w:ins>
      <w:ins w:id="1301" w:author="PR Preview" w:date="2026-01-01T00:00:00Z">
        <w:r>
          <w:t xml:space="preserve"> </w:t>
        </w:r>
      </w:ins>
      <m:oMath>
        <m:r>
          <m:t>1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exactly on the overlap</w:t>
        </w:r>
      </w:ins>
      <w:ins w:id="13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ins w:id="1305" w:author="PR Preview" w:date="2026-01-01T00:00:00Z">
        <w:r>
          <w:t xml:space="preserve">,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and the integral is the length of that overlap.</w:t>
        </w:r>
      </w:ins>
    </w:p>
    <w:p>
      <w:pPr>
        <w:pStyle w:val="Compact"/>
        <w:numPr>
          <w:ilvl w:val="0"/>
          <w:numId w:val="1017"/>
        </w:numPr>
      </w:pPr>
      <w:ins w:id="1308" w:author="PR Preview" w:date="2026-01-01T00:00:00Z">
        <w:r>
          <w:t xml:space="preserve">If</w:t>
        </w:r>
      </w:ins>
      <w:ins w:id="13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or</w:t>
        </w:r>
      </w:ins>
      <w:ins w:id="13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1313" w:author="PR Preview" w:date="2026-01-01T00:00:00Z">
        <w:r>
          <w:t xml:space="preserve">, the overlap is empty, so</w:t>
        </w:r>
      </w:ins>
      <w:ins w:id="13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1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7"/>
        </w:numPr>
      </w:pPr>
      <w:ins w:id="1316" w:author="PR Preview" w:date="2026-01-01T00:00:00Z">
        <w:r>
          <w:t xml:space="preserve">If</w:t>
        </w:r>
      </w:ins>
      <w:ins w:id="131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ins w:id="1318" w:author="PR Preview" w:date="2026-01-01T00:00:00Z">
        <w:r>
          <w:t xml:space="preserve">, the overlap is</w:t>
        </w:r>
      </w:ins>
      <w:ins w:id="13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1320" w:author="PR Preview" w:date="2026-01-01T00:00:00Z">
        <w:r>
          <w:t xml:space="preserve">, so</w:t>
        </w:r>
      </w:ins>
      <w:ins w:id="13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ins w:id="13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7"/>
        </w:numPr>
      </w:pPr>
      <w:ins w:id="1323" w:author="PR Preview" w:date="2026-01-01T00:00:00Z">
        <w:r>
          <w:t xml:space="preserve">If</w:t>
        </w:r>
      </w:ins>
      <w:ins w:id="13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1325" w:author="PR Preview" w:date="2026-01-01T00:00:00Z">
        <w:r>
          <w:t xml:space="preserve">, the overlap is</w:t>
        </w:r>
      </w:ins>
      <w:ins w:id="132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327" w:author="PR Preview" w:date="2026-01-01T00:00:00Z">
        <w:r>
          <w:t xml:space="preserve">, so</w:t>
        </w:r>
      </w:ins>
      <w:ins w:id="1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ins w:id="1329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2026-10-15T22:04:47Z</dcterms:created>
  <dcterms:modified xsi:type="dcterms:W3CDTF">2026-10-15T22:04:47Z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