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9 (Half-space)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hyperplane (</w:delText>
        </w:r>
      </w:del>
      <w:hyperlink r:id="rId75">
        <w:del w:id="9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0" w:author="PR Preview" w:date="2026-01-01T00:00:00Z">
        <w:r>
          <w:delText xml:space="preserve">).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two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open half-spaces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of</w:delText>
        </w:r>
      </w:del>
      <w:del w:id="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are</w:delText>
        </w:r>
      </w:del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del w:id="20" w:author="PR Preview" w:date="2026-01-01T00:00:00Z">
        <w:r>
          <w:delText xml:space="preserve">The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rPr>
            <w:b/>
            <w:bCs/>
          </w:rPr>
          <w:delText xml:space="preserve">closed half-spaces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also include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itself:</w:delText>
        </w:r>
      </w:del>
      <w:del w:id="28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and</w:delText>
        </w:r>
      </w:del>
      <w:del w:id="3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del w:id="32" w:author="PR Preview" w:date="2026-01-01T00:00:00Z">
        <w:r>
          <w:delText xml:space="preserve">.</w:delText>
        </w:r>
      </w:del>
    </w:p>
    <w:p>
      <w:pPr>
        <w:pStyle w:val="BodyText"/>
      </w:pPr>
      <w:ins w:id="33" w:author="PR Preview" w:date="2026-01-01T00:00:00Z">
        <w:r>
          <w:rPr>
            <w:b/>
            <w:bCs/>
          </w:rPr>
          <w:t xml:space="preserve">Definition 9 (Open half-space)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Let</w:t>
        </w:r>
      </w:ins>
      <w:ins w:id="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be a hyperplane (</w:t>
        </w:r>
      </w:ins>
      <w:hyperlink r:id="rId75">
        <w:ins w:id="39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40" w:author="PR Preview" w:date="2026-01-01T00:00:00Z">
        <w:r>
          <w:t xml:space="preserve">).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The two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rPr>
            <w:b/>
            <w:bCs/>
          </w:rPr>
          <w:t xml:space="preserve">open half-spaces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of</w:t>
        </w:r>
      </w:ins>
      <w:ins w:id="4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are</w:t>
        </w:r>
      </w:ins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ins w:id="50" w:author="PR Preview" w:date="2026-01-01T00:00:00Z">
        <w:r>
          <w:rPr>
            <w:b/>
            <w:bCs/>
          </w:rPr>
          <w:t xml:space="preserve">Definition 10 (Closed half-space)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closed half-spaces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 the hyperplane</w:t>
        </w:r>
      </w:ins>
      <w:ins w:id="5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of</w:t>
        </w:r>
      </w:ins>
      <w:ins w:id="60" w:author="PR Preview" w:date="2026-01-01T00:00:00Z">
        <w:r>
          <w:t xml:space="preserve"> </w:t>
        </w:r>
      </w:ins>
      <w:hyperlink w:anchor="def-half-space">
        <w:ins w:id="61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also include</w:t>
        </w:r>
      </w:ins>
      <w:ins w:id="6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itself: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and</w:t>
        </w:r>
      </w:ins>
      <w:ins w:id="7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71" w:author="PR Preview" w:date="2026-01-01T00:00:00Z">
        <w:r>
          <w:t xml:space="preserve">.</w:t>
        </w:r>
      </w:ins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del w:id="72" w:author="PR Preview" w:date="2026-01-01T00:00:00Z">
        <w:r>
          <w:rPr>
            <w:b/>
            <w:bCs/>
          </w:rPr>
          <w:delText xml:space="preserve">Definition 10 (Rank factorization)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Let</w:delText>
        </w:r>
      </w:del>
      <w:del w:id="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be an</w:delText>
        </w:r>
      </w:del>
      <w:del w:id="7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matrix with</w:delText>
        </w:r>
      </w:del>
      <w:del w:id="8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82" w:author="PR Preview" w:date="2026-01-01T00:00:00Z">
        <w:r>
          <w:delText xml:space="preserve">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A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rPr>
            <w:b/>
            <w:bCs/>
          </w:rPr>
          <w:delText xml:space="preserve">rank factorization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of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a product</w:delText>
        </w:r>
      </w:del>
    </w:p>
    <w:p>
      <w:pPr>
        <w:pStyle w:val="FirstParagraph"/>
      </w:pPr>
      <w:ins w:id="92" w:author="PR Preview" w:date="2026-01-01T00:00:00Z">
        <w:r>
          <w:rPr>
            <w:b/>
            <w:bCs/>
          </w:rPr>
          <w:t xml:space="preserve">Definition 11 (Rank factorization)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Let</w:t>
        </w:r>
      </w:ins>
      <w:ins w:id="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be an</w:t>
        </w:r>
      </w:ins>
      <w:ins w:id="9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matrix with</w:t>
        </w:r>
      </w:ins>
      <w:ins w:id="10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02" w:author="PR Preview" w:date="2026-01-01T00:00:00Z">
        <w:r>
          <w:t xml:space="preserve">.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rPr>
            <w:b/>
            <w:bCs/>
          </w:rPr>
          <w:t xml:space="preserve">rank factorization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of</w:t>
        </w:r>
      </w:ins>
      <w:ins w:id="1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a product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del w:id="112" w:author="PR Preview" w:date="2026-01-01T00:00:00Z">
        <w:r>
          <w:rPr>
            <w:b/>
            <w:bCs/>
          </w:rPr>
          <w:delText xml:space="preserve">Theorem 14 (Every nonzero matrix has a rank factorization)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Every</w:delText>
        </w:r>
      </w:del>
      <w:del w:id="11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matrix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with</w:delText>
        </w:r>
      </w:del>
      <w:del w:id="12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has a rank factorization (</w:delText>
        </w:r>
      </w:del>
      <w:hyperlink w:anchor="def-rank-factorization">
        <w:del w:id="124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25" w:author="PR Preview" w:date="2026-01-01T00:00:00Z">
        <w:r>
          <w:delText xml:space="preserve">).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One is given by taking the columns of</w:delText>
        </w:r>
      </w:del>
      <w:del w:id="128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to be any basis of</w:delText>
        </w:r>
      </w:del>
      <w:del w:id="1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32" w:author="PR Preview" w:date="2026-01-01T00:00:00Z">
        <w:r>
          <w:delText xml:space="preserve">.</w:delText>
        </w:r>
      </w:del>
    </w:p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Theorem 14 (Every nonzero matrix has a rank factorization)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Every</w:t>
        </w:r>
      </w:ins>
      <w:ins w:id="13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matrix</w:t>
        </w:r>
      </w:ins>
      <w:ins w:id="1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with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has a rank factorization (</w:t>
        </w:r>
      </w:ins>
      <w:hyperlink w:anchor="def-rank-factorization">
        <w:ins w:id="14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46" w:author="PR Preview" w:date="2026-01-01T00:00:00Z">
        <w:r>
          <w:t xml:space="preserve">).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One is given by taking the columns of</w:t>
        </w:r>
      </w:ins>
      <w:ins w:id="14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to be any basis of</w:t>
        </w:r>
      </w:ins>
      <w:ins w:id="1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53" w:author="PR Preview" w:date="2026-01-01T00:00:00Z">
        <w:r>
          <w:t xml:space="preserve">.</w:t>
        </w:r>
      </w:ins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2026-10-15T22:21:18Z</dcterms:created>
  <dcterms:modified xsi:type="dcterms:W3CDTF">2026-10-15T22:21:18Z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