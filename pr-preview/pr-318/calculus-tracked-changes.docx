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(One-sided limits)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and</w:delText>
        </w:r>
      </w:del>
      <w:del w:id="9" w:author="PR Preview" w:date="2026-01-01T00:00:00Z">
        <w:r>
          <w:delText xml:space="preserve"> </w:delText>
        </w:r>
      </w:del>
      <m:oMath>
        <m:r>
          <m:t>L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real number.</w:delText>
        </w:r>
      </w:del>
    </w:p>
    <w:p>
      <w:pPr>
        <w:pStyle w:val="Compact"/>
        <w:numPr>
          <w:ilvl w:val="0"/>
          <w:numId w:val="1001"/>
        </w:numPr>
      </w:pPr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right-hand limit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at</w:delText>
        </w:r>
      </w:del>
      <w:del w:id="20" w:author="PR Preview" w:date="2026-01-01T00:00:00Z">
        <w:r>
          <w:delText xml:space="preserve"> </w:delText>
        </w:r>
      </w:del>
      <m:oMath>
        <m:r>
          <m:t>c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</w:delText>
        </w:r>
      </w:del>
      <w:del w:id="23" w:author="PR Preview" w:date="2026-01-01T00:00:00Z">
        <w:r>
          <w:delText xml:space="preserve"> </w:delText>
        </w:r>
      </w:del>
      <m:oMath>
        <m:r>
          <m:t>L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if for every</w:delText>
        </w:r>
      </w:del>
      <w:del w:id="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there is a</w:delText>
        </w:r>
      </w:del>
      <w:del w:id="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such that</w:delText>
        </w:r>
      </w:del>
      <w:del w:id="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for every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</w:delText>
        </w:r>
      </w:del>
      <w:del w:id="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del w:id="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45" w:author="PR Preview" w:date="2026-01-01T00:00:00Z">
        <w:r>
          <w:delText xml:space="preserve">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left-hand limit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m:oMath>
        <m:r>
          <m:t>f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at</w:delText>
        </w:r>
      </w:del>
      <w:del w:id="53" w:author="PR Preview" w:date="2026-01-01T00:00:00Z">
        <w:r>
          <w:delText xml:space="preserve"> </w:delText>
        </w:r>
      </w:del>
      <m:oMath>
        <m:r>
          <m:t>c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m:oMath>
        <m:r>
          <m:t>L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written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 for every</w:delText>
        </w:r>
      </w:del>
      <w:del w:id="6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there is a</w:delText>
        </w:r>
      </w:del>
      <w:del w:id="6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such that</w:delText>
        </w:r>
      </w:del>
      <w:del w:id="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for every</w:delText>
        </w:r>
      </w:del>
      <w:del w:id="73" w:author="PR Preview" w:date="2026-01-01T00:00:00Z">
        <w:r>
          <w:delText xml:space="preserve"> </w:delText>
        </w:r>
      </w:del>
      <m:oMath>
        <m:r>
          <m:t>x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with</w:delText>
        </w:r>
      </w:del>
      <w:del w:id="7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del w:id="77" w:author="PR Preview" w:date="2026-01-01T00:00:00Z">
        <w:r>
          <w:delText xml:space="preserve">.</w:delText>
        </w:r>
      </w:del>
    </w:p>
    <w:p>
      <w:pPr>
        <w:pStyle w:val="FirstParagraph"/>
      </w:pPr>
      <w:del w:id="78" w:author="PR Preview" w:date="2026-01-01T00:00:00Z">
        <w:r>
          <w:delText xml:space="preserve">These are 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one-sided limits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r>
          <m:t>f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at</w:delText>
        </w:r>
      </w:del>
      <w:del w:id="86" w:author="PR Preview" w:date="2026-01-01T00:00:00Z">
        <w:r>
          <w:delText xml:space="preserve"> </w:delText>
        </w:r>
      </w:del>
      <m:oMath>
        <m:r>
          <m:t>c</m:t>
        </m:r>
      </m:oMath>
      <w:del w:id="87" w:author="PR Preview" w:date="2026-01-01T00:00:00Z">
        <w:r>
          <w:delText xml:space="preserve">.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2 (Right-hand limit)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f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 function and</w:t>
        </w:r>
      </w:ins>
      <w:ins w:id="94" w:author="PR Preview" w:date="2026-01-01T00:00:00Z">
        <w:r>
          <w:t xml:space="preserve"> </w:t>
        </w:r>
      </w:ins>
      <m:oMath>
        <m:r>
          <m:t>L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 real number.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right-hand limit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</w:t>
        </w:r>
      </w:ins>
      <w:ins w:id="103" w:author="PR Preview" w:date="2026-01-01T00:00:00Z">
        <w:r>
          <w:t xml:space="preserve"> </w:t>
        </w:r>
      </w:ins>
      <m:oMath>
        <m:r>
          <m:t>f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at</w:t>
        </w:r>
      </w:ins>
      <w:ins w:id="106" w:author="PR Preview" w:date="2026-01-01T00:00:00Z">
        <w:r>
          <w:t xml:space="preserve"> </w:t>
        </w:r>
      </w:ins>
      <m:oMath>
        <m:r>
          <m:t>c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m:oMath>
        <m:r>
          <m:t>L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written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 for every</w:t>
        </w:r>
      </w:ins>
      <w:ins w:id="11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there is a</w:t>
        </w:r>
      </w:ins>
      <w:ins w:id="12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for every</w:t>
        </w:r>
      </w:ins>
      <w:ins w:id="126" w:author="PR Preview" w:date="2026-01-01T00:00:00Z">
        <w:r>
          <w:t xml:space="preserve"> </w:t>
        </w:r>
      </w:ins>
      <m:oMath>
        <m:r>
          <m:t>x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</w:t>
        </w:r>
      </w:ins>
      <w:ins w:id="1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130" w:author="PR Preview" w:date="2026-01-01T00:00:00Z">
        <w:r>
          <w:t xml:space="preserve">.</w:t>
        </w:r>
      </w:ins>
    </w:p>
    <w:bookmarkEnd w:id="16"/>
    <w:bookmarkStart w:id="17" w:name="def-left-hand-limit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Definition 3 (Left-hand limit)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Let</w:t>
        </w:r>
      </w:ins>
      <w:ins w:id="134" w:author="PR Preview" w:date="2026-01-01T00:00:00Z">
        <w:r>
          <w:t xml:space="preserve"> </w:t>
        </w:r>
      </w:ins>
      <m:oMath>
        <m:r>
          <m:t>f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 a function and</w:t>
        </w:r>
      </w:ins>
      <w:ins w:id="137" w:author="PR Preview" w:date="2026-01-01T00:00:00Z">
        <w:r>
          <w:t xml:space="preserve"> </w:t>
        </w:r>
      </w:ins>
      <m:oMath>
        <m:r>
          <m:t>L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 real number.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left-hand limit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</w:t>
        </w:r>
      </w:ins>
      <w:ins w:id="146" w:author="PR Preview" w:date="2026-01-01T00:00:00Z">
        <w:r>
          <w:t xml:space="preserve"> </w:t>
        </w:r>
      </w:ins>
      <m:oMath>
        <m:r>
          <m:t>f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at</w:t>
        </w:r>
      </w:ins>
      <w:ins w:id="149" w:author="PR Preview" w:date="2026-01-01T00:00:00Z">
        <w:r>
          <w:t xml:space="preserve"> </w:t>
        </w:r>
      </w:ins>
      <m:oMath>
        <m: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</w:t>
        </w:r>
      </w:ins>
      <w:ins w:id="152" w:author="PR Preview" w:date="2026-01-01T00:00:00Z">
        <w:r>
          <w:t xml:space="preserve"> </w:t>
        </w:r>
      </w:ins>
      <m:oMath>
        <m:r>
          <m:t>L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written</w:t>
        </w:r>
      </w:ins>
      <w:ins w:id="15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if for every</w:t>
        </w:r>
      </w:ins>
      <w:ins w:id="16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there is a</w:t>
        </w:r>
      </w:ins>
      <w:ins w:id="16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such that</w:t>
        </w:r>
      </w:ins>
      <w:ins w:id="16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 every</w:t>
        </w:r>
      </w:ins>
      <w:ins w:id="169" w:author="PR Preview" w:date="2026-01-01T00:00:00Z">
        <w:r>
          <w:t xml:space="preserve"> </w:t>
        </w:r>
      </w:ins>
      <m:oMath>
        <m:r>
          <m:t>x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</w:t>
        </w:r>
      </w:ins>
      <w:ins w:id="17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173" w:author="PR Preview" w:date="2026-01-01T00:00:00Z">
        <w:r>
          <w:t xml:space="preserve">.</w:t>
        </w:r>
      </w:ins>
    </w:p>
    <w:bookmarkEnd w:id="17"/>
    <w:bookmarkStart w:id="18" w:name="def-one-sided-limit"/>
    <w:p>
      <w:pPr>
        <w:pStyle w:val="BodyText"/>
      </w:pPr>
      <w:ins w:id="174" w:author="PR Preview" w:date="2026-01-01T00:00:00Z">
        <w:r>
          <w:rPr>
            <w:b/>
            <w:bCs/>
          </w:rPr>
          <w:t xml:space="preserve">Definition 4 (One-sided limits)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Let</w:t>
        </w:r>
      </w:ins>
      <w:ins w:id="177" w:author="PR Preview" w:date="2026-01-01T00:00:00Z">
        <w:r>
          <w:t xml:space="preserve"> </w:t>
        </w:r>
      </w:ins>
      <m:oMath>
        <m:r>
          <m:t>f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be a function.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 right-hand limit (</w:t>
        </w:r>
      </w:ins>
      <w:hyperlink w:anchor="def-right-hand-limit">
        <w:ins w:id="18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3" w:author="PR Preview" w:date="2026-01-01T00:00:00Z">
        <w:r>
          <w:t xml:space="preserve">) and the left-hand limit (</w:t>
        </w:r>
      </w:ins>
      <w:hyperlink w:anchor="def-left-hand-limit">
        <w:ins w:id="18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5" w:author="PR Preview" w:date="2026-01-01T00:00:00Z">
        <w:r>
          <w:t xml:space="preserve">) of</w:t>
        </w:r>
      </w:ins>
      <w:ins w:id="186" w:author="PR Preview" w:date="2026-01-01T00:00:00Z">
        <w:r>
          <w:t xml:space="preserve"> </w:t>
        </w:r>
      </w:ins>
      <m:oMath>
        <m:r>
          <m:t>f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at</w:t>
        </w:r>
      </w:ins>
      <w:ins w:id="189" w:author="PR Preview" w:date="2026-01-01T00:00:00Z">
        <w:r>
          <w:t xml:space="preserve"> </w:t>
        </w:r>
      </w:ins>
      <m:oMath>
        <m:r>
          <m:t>c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one-sided limits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</w:t>
        </w:r>
      </w:ins>
      <w:ins w:id="196" w:author="PR Preview" w:date="2026-01-01T00:00:00Z">
        <w:r>
          <w:t xml:space="preserve"> </w:t>
        </w:r>
      </w:ins>
      <m:oMath>
        <m:r>
          <m:t>f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at</w:t>
        </w:r>
      </w:ins>
      <w:ins w:id="199" w:author="PR Preview" w:date="2026-01-01T00:00:00Z">
        <w:r>
          <w:t xml:space="preserve"> </w:t>
        </w:r>
      </w:ins>
      <m:oMath>
        <m:r>
          <m:t>c</m:t>
        </m:r>
      </m:oMath>
      <w:ins w:id="200" w:author="PR Preview" w:date="2026-01-01T00:00:00Z">
        <w:r>
          <w:t xml:space="preserve">.</w:t>
        </w:r>
      </w:ins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del w:id="201" w:author="PR Preview" w:date="2026-01-01T00:00:00Z">
        <w:r>
          <w:rPr>
            <w:i/>
            <w:iCs/>
          </w:rPr>
          <w:delText xml:space="preserve">Remark 1</w:delText>
        </w:r>
      </w:del>
      <w:del w:id="202" w:author="PR Preview" w:date="2026-01-01T00:00:00Z">
        <w:r>
          <w:delText xml:space="preserve"> (A limit exists exactly when both one-sided limits exist and are equal). </w:delText>
        </w:r>
      </w:del>
      <w:del w:id="203" w:author="PR Preview" w:date="2026-01-01T00:00:00Z">
        <w:r>
          <w:delText xml:space="preserve">The limit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(</w:delText>
        </w:r>
      </w:del>
      <w:hyperlink w:anchor="def-limit">
        <w:del w:id="20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8" w:author="PR Preview" w:date="2026-01-01T00:00:00Z">
        <w:r>
          <w:delText xml:space="preserve">) exists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exactly when both one-sided limits (</w:delText>
        </w:r>
      </w:del>
      <w:hyperlink w:anchor="def-one-sided-limit">
        <w:del w:id="21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12" w:author="PR Preview" w:date="2026-01-01T00:00:00Z">
        <w:r>
          <w:delText xml:space="preserve">) exist and are equal,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 then all three are equal.</w:delText>
        </w:r>
      </w:del>
    </w:p>
    <w:p>
      <w:pPr>
        <w:pStyle w:val="FirstParagraph"/>
      </w:pPr>
      <w:del w:id="215" w:author="PR Preview" w:date="2026-01-01T00:00:00Z">
        <w:r>
          <w:rPr>
            <w:b/>
            <w:bCs/>
          </w:rPr>
          <w:delText xml:space="preserve">Definition 3 (Difference quotient)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Let</w:delText>
        </w:r>
      </w:del>
      <w:del w:id="218" w:author="PR Preview" w:date="2026-01-01T00:00:00Z">
        <w:r>
          <w:delText xml:space="preserve"> </w:delText>
        </w:r>
      </w:del>
      <m:oMath>
        <m:r>
          <m:t>f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be a real-valued function of one variable, defined at</w:delText>
        </w:r>
      </w:del>
      <w:del w:id="221" w:author="PR Preview" w:date="2026-01-01T00:00:00Z">
        <w:r>
          <w:delText xml:space="preserve"> </w:delText>
        </w:r>
      </w:del>
      <m:oMath>
        <m:r>
          <m:t>c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and at</w:delText>
        </w:r>
      </w:del>
      <w:del w:id="22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+</m:t>
        </m:r>
        <m:r>
          <m:t>h</m:t>
        </m:r>
      </m:oMath>
      <w:del w:id="225" w:author="PR Preview" w:date="2026-01-01T00:00:00Z">
        <w:r>
          <w:delText xml:space="preserve">, with</w:delText>
        </w:r>
      </w:del>
      <w:del w:id="22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The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rPr>
            <w:b/>
            <w:bCs/>
          </w:rPr>
          <w:delText xml:space="preserve">difference quotient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of</w:delText>
        </w:r>
      </w:del>
      <w:del w:id="234" w:author="PR Preview" w:date="2026-01-01T00:00:00Z">
        <w:r>
          <w:delText xml:space="preserve"> </w:delText>
        </w:r>
      </w:del>
      <m:oMath>
        <m:r>
          <m:t>f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at</w:delText>
        </w:r>
      </w:del>
      <w:del w:id="237" w:author="PR Preview" w:date="2026-01-01T00:00:00Z">
        <w:r>
          <w:delText xml:space="preserve"> </w:delText>
        </w:r>
      </w:del>
      <m:oMath>
        <m:r>
          <m:t>c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with increment</w:delText>
        </w:r>
      </w:del>
      <w:del w:id="240" w:author="PR Preview" w:date="2026-01-01T00:00:00Z">
        <w:r>
          <w:delText xml:space="preserve"> </w:delText>
        </w:r>
      </w:del>
      <m:oMath>
        <m:r>
          <m:t>h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</w:delText>
        </w:r>
      </w:del>
    </w:p>
    <w:p>
      <w:pPr>
        <w:pStyle w:val="BodyText"/>
      </w:pPr>
      <w:ins w:id="243" w:author="PR Preview" w:date="2026-01-01T00:00:00Z">
        <w:r>
          <w:rPr>
            <w:i/>
            <w:iCs/>
          </w:rPr>
          <w:t xml:space="preserve">Remark 1</w:t>
        </w:r>
      </w:ins>
      <w:ins w:id="244" w:author="PR Preview" w:date="2026-01-01T00:00:00Z">
        <w:r>
          <w:t xml:space="preserve"> (A limit exists exactly when both one-sided limits exist and are equal). </w:t>
        </w:r>
      </w:ins>
      <w:ins w:id="245" w:author="PR Preview" w:date="2026-01-01T00:00:00Z">
        <w:r>
          <w:t xml:space="preserve">The limit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def-limit">
        <w:ins w:id="2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50" w:author="PR Preview" w:date="2026-01-01T00:00:00Z">
        <w:r>
          <w:t xml:space="preserve">) exists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exactly when both one-sided limits (</w:t>
        </w:r>
      </w:ins>
      <w:hyperlink w:anchor="def-one-sided-limit">
        <w:ins w:id="25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54" w:author="PR Preview" w:date="2026-01-01T00:00:00Z">
        <w:r>
          <w:t xml:space="preserve">) exist and are equal,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then all three are equal.</w:t>
        </w:r>
      </w:ins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Definition 5 (Difference quotient)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t>f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 a real-valued function of one variable, defined at</w:t>
        </w:r>
      </w:ins>
      <w:ins w:id="263" w:author="PR Preview" w:date="2026-01-01T00:00:00Z">
        <w:r>
          <w:t xml:space="preserve"> </w:t>
        </w:r>
      </w:ins>
      <m:oMath>
        <m:r>
          <m:t>c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at</w:t>
        </w:r>
      </w:ins>
      <w:ins w:id="2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267" w:author="PR Preview" w:date="2026-01-01T00:00:00Z">
        <w:r>
          <w:t xml:space="preserve">, with</w:t>
        </w:r>
      </w:ins>
      <w:ins w:id="26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difference quotient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of</w:t>
        </w:r>
      </w:ins>
      <w:ins w:id="276" w:author="PR Preview" w:date="2026-01-01T00:00:00Z">
        <w:r>
          <w:t xml:space="preserve"> </w:t>
        </w:r>
      </w:ins>
      <m:oMath>
        <m:r>
          <m:t>f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at</w:t>
        </w:r>
      </w:ins>
      <w:ins w:id="279" w:author="PR Preview" w:date="2026-01-01T00:00:00Z">
        <w:r>
          <w:t xml:space="preserve"> </w:t>
        </w:r>
      </w:ins>
      <m:oMath>
        <m:r>
          <m:t>c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with increment</w:t>
        </w:r>
      </w:ins>
      <w:ins w:id="282" w:author="PR Preview" w:date="2026-01-01T00:00:00Z">
        <w:r>
          <w:t xml:space="preserve"> </w:t>
        </w:r>
      </w:ins>
      <m:oMath>
        <m:r>
          <m:t>h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4 (Differentiable function)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function</w:delText>
        </w:r>
      </w:del>
      <w:del w:id="288" w:author="PR Preview" w:date="2026-01-01T00:00:00Z">
        <w:r>
          <w:delText xml:space="preserve"> </w:delText>
        </w:r>
      </w:del>
      <m:oMath>
        <m:r>
          <m:t>f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differentiable at</w:delText>
        </w:r>
      </w:del>
      <w:del w:id="2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if the limit (</w:delText>
        </w:r>
      </w:del>
      <w:hyperlink w:anchor="def-limit">
        <w:del w:id="2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97" w:author="PR Preview" w:date="2026-01-01T00:00:00Z">
        <w:r>
          <w:delText xml:space="preserve">) of the difference quotient (</w:delText>
        </w:r>
      </w:del>
      <w:hyperlink w:anchor="def-difference-quotient">
        <w:del w:id="29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9" w:author="PR Preview" w:date="2026-01-01T00:00:00Z">
        <w:r>
          <w:delText xml:space="preserve">) as</w:delText>
        </w:r>
      </w:del>
      <w:del w:id="30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30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2" w:author="PR Preview" w:date="2026-01-01T00:00:00Z">
        <w:r>
          <w:delText xml:space="preserve">exists and is finite.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number</w:delText>
        </w:r>
      </w:del>
      <w:del w:id="30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the derivative of</w:delText>
        </w:r>
      </w:del>
      <w:del w:id="308" w:author="PR Preview" w:date="2026-01-01T00:00:00Z">
        <w:r>
          <w:delText xml:space="preserve"> </w:delText>
        </w:r>
      </w:del>
      <m:oMath>
        <m:r>
          <m:t>f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at</w:delText>
        </w:r>
      </w:del>
      <w:del w:id="311" w:author="PR Preview" w:date="2026-01-01T00:00:00Z">
        <w:r>
          <w:delText xml:space="preserve"> </w:delText>
        </w:r>
      </w:del>
      <m:oMath>
        <m:r>
          <m:t>c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</w:delText>
        </w:r>
      </w:del>
      <w:hyperlink w:anchor="def-derivative">
        <w:del w:id="31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5" w:author="PR Preview" w:date="2026-01-01T00:00:00Z">
        <w:r>
          <w:delText xml:space="preserve">).</w:delText>
        </w:r>
      </w:del>
    </w:p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Definition 6 (Differentiable function)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 function</w:t>
        </w:r>
      </w:ins>
      <w:ins w:id="319" w:author="PR Preview" w:date="2026-01-01T00:00:00Z">
        <w:r>
          <w:t xml:space="preserve"> </w:t>
        </w:r>
      </w:ins>
      <m:oMath>
        <m:r>
          <m:t>f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differentiable at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if the limit (</w:t>
        </w:r>
      </w:ins>
      <w:hyperlink w:anchor="def-limit">
        <w:ins w:id="32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28" w:author="PR Preview" w:date="2026-01-01T00:00:00Z">
        <w:r>
          <w:t xml:space="preserve">) of the difference quotient (</w:t>
        </w:r>
      </w:ins>
      <w:hyperlink w:anchor="def-difference-quotient">
        <w:ins w:id="3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" w:author="PR Preview" w:date="2026-01-01T00:00:00Z">
        <w:r>
          <w:t xml:space="preserve">) as</w:t>
        </w:r>
      </w:ins>
      <w:ins w:id="33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33" w:author="PR Preview" w:date="2026-01-01T00:00:00Z">
        <w:r>
          <w:t xml:space="preserve">exists and is finite.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number</w:t>
        </w:r>
      </w:ins>
      <w:ins w:id="3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the derivative of</w:t>
        </w:r>
      </w:ins>
      <w:ins w:id="339" w:author="PR Preview" w:date="2026-01-01T00:00:00Z">
        <w:r>
          <w:t xml:space="preserve"> </w:t>
        </w:r>
      </w:ins>
      <m:oMath>
        <m:r>
          <m:t>f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at</w:t>
        </w:r>
      </w:ins>
      <w:ins w:id="342" w:author="PR Preview" w:date="2026-01-01T00:00:00Z">
        <w:r>
          <w:t xml:space="preserve"> </w:t>
        </w:r>
      </w:ins>
      <m:oMath>
        <m:r>
          <m:t>c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</w:t>
        </w:r>
      </w:ins>
      <w:hyperlink w:anchor="def-derivative">
        <w:ins w:id="34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46" w:author="PR Preview" w:date="2026-01-01T00:00:00Z">
        <w:r>
          <w:t xml:space="preserve">).</w:t>
        </w:r>
      </w:ins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del w:id="347" w:author="PR Preview" w:date="2026-01-01T00:00:00Z">
        <w:r>
          <w:rPr>
            <w:b/>
            <w:bCs/>
          </w:rPr>
          <w:delText xml:space="preserve">Definition 5 (Derivative)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If</w:delText>
        </w:r>
      </w:del>
      <w:del w:id="350" w:author="PR Preview" w:date="2026-01-01T00:00:00Z">
        <w:r>
          <w:delText xml:space="preserve"> </w:delText>
        </w:r>
      </w:del>
      <m:oMath>
        <m:r>
          <m:t>f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differentiable at</w:delText>
        </w:r>
      </w:del>
      <w:del w:id="353" w:author="PR Preview" w:date="2026-01-01T00:00:00Z">
        <w:r>
          <w:delText xml:space="preserve"> </w:delText>
        </w:r>
      </w:del>
      <m:oMath>
        <m:r>
          <m:t>c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(</w:delText>
        </w:r>
      </w:del>
      <w:hyperlink w:anchor="def-differentiable">
        <w:del w:id="3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57" w:author="PR Preview" w:date="2026-01-01T00:00:00Z">
        <w:r>
          <w:delText xml:space="preserve">),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number</w:delText>
        </w:r>
      </w:del>
      <w:del w:id="36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derivative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r>
          <m:t>f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at</w:delText>
        </w:r>
      </w:del>
      <w:del w:id="370" w:author="PR Preview" w:date="2026-01-01T00:00:00Z">
        <w:r>
          <w:delText xml:space="preserve"> </w:delText>
        </w:r>
      </w:del>
      <m:oMath>
        <m:r>
          <m:t>c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derivative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m:oMath>
        <m:r>
          <m:t>f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is the function</w:delText>
        </w:r>
      </w:del>
      <w:del w:id="38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whose value at each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where</w:delText>
        </w:r>
      </w:del>
      <w:del w:id="387" w:author="PR Preview" w:date="2026-01-01T00:00:00Z">
        <w:r>
          <w:delText xml:space="preserve"> </w:delText>
        </w:r>
      </w:del>
      <m:oMath>
        <m:r>
          <m:t>f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differentiable is</w:delText>
        </w:r>
      </w:del>
      <w:del w:id="3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Writing the derivative with a prime, as</w:delText>
        </w:r>
      </w:del>
      <w:del w:id="39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or</w:delText>
        </w:r>
      </w:del>
      <w:del w:id="3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8" w:author="PR Preview" w:date="2026-01-01T00:00:00Z">
        <w:r>
          <w:delText xml:space="preserve">, is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Lagrange’s notation</w:delText>
        </w:r>
      </w:del>
      <w:del w:id="401" w:author="PR Preview" w:date="2026-01-01T00:00:00Z">
        <w:r>
          <w:delText xml:space="preserve">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The derivative of</w:delText>
        </w:r>
      </w:del>
      <w:del w:id="404" w:author="PR Preview" w:date="2026-01-01T00:00:00Z">
        <w:r>
          <w:delText xml:space="preserve"> </w:delText>
        </w:r>
      </w:del>
      <m:oMath>
        <m:r>
          <m:t>f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 also written</w:delText>
        </w:r>
      </w:del>
      <w:del w:id="40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or</w:delText>
        </w:r>
      </w:del>
      <w:del w:id="4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which is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b/>
            <w:bCs/>
          </w:rPr>
          <w:delText xml:space="preserve">Leibniz notation</w:delText>
        </w:r>
      </w:del>
      <w:del w:id="416" w:author="PR Preview" w:date="2026-01-01T00:00:00Z">
        <w:r>
          <w:delText xml:space="preserve">.</w:delText>
        </w:r>
      </w:del>
    </w:p>
    <w:p>
      <w:pPr>
        <w:pStyle w:val="FirstParagraph"/>
      </w:pPr>
      <w:ins w:id="417" w:author="PR Preview" w:date="2026-01-01T00:00:00Z">
        <w:r>
          <w:rPr>
            <w:b/>
            <w:bCs/>
          </w:rPr>
          <w:t xml:space="preserve">Definition 7 (Derivative)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If</w:t>
        </w:r>
      </w:ins>
      <w:ins w:id="420" w:author="PR Preview" w:date="2026-01-01T00:00:00Z">
        <w:r>
          <w:t xml:space="preserve"> </w:t>
        </w:r>
      </w:ins>
      <m:oMath>
        <m:r>
          <m:t>f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differentiable at</w:t>
        </w:r>
      </w:ins>
      <w:ins w:id="423" w:author="PR Preview" w:date="2026-01-01T00:00:00Z">
        <w:r>
          <w:t xml:space="preserve"> </w:t>
        </w:r>
      </w:ins>
      <m:oMath>
        <m:r>
          <m:t>c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w:anchor="def-differentiable">
        <w:ins w:id="4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7" w:author="PR Preview" w:date="2026-01-01T00:00:00Z">
        <w:r>
          <w:t xml:space="preserve">),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 number</w:t>
        </w:r>
      </w:ins>
      <w:ins w:id="4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the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rPr>
            <w:b/>
            <w:bCs/>
          </w:rPr>
          <w:t xml:space="preserve">derivative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of</w:t>
        </w:r>
      </w:ins>
      <w:ins w:id="437" w:author="PR Preview" w:date="2026-01-01T00:00:00Z">
        <w:r>
          <w:t xml:space="preserve"> </w:t>
        </w:r>
      </w:ins>
      <m:oMath>
        <m:r>
          <m:t>f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at</w:t>
        </w:r>
      </w:ins>
      <w:ins w:id="440" w:author="PR Preview" w:date="2026-01-01T00:00:00Z">
        <w:r>
          <w:t xml:space="preserve"> </w:t>
        </w:r>
      </w:ins>
      <m:oMath>
        <m:r>
          <m:t>c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b/>
            <w:bCs/>
          </w:rPr>
          <w:t xml:space="preserve">derivative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the function</w:t>
        </w:r>
      </w:ins>
      <w:ins w:id="45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whose value at each</w:t>
        </w:r>
      </w:ins>
      <w:ins w:id="454" w:author="PR Preview" w:date="2026-01-01T00:00:00Z">
        <w:r>
          <w:t xml:space="preserve"> </w:t>
        </w:r>
      </w:ins>
      <m:oMath>
        <m:r>
          <m:t>x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where</w:t>
        </w:r>
      </w:ins>
      <w:ins w:id="457" w:author="PR Preview" w:date="2026-01-01T00:00:00Z">
        <w:r>
          <w:t xml:space="preserve"> </w:t>
        </w:r>
      </w:ins>
      <m:oMath>
        <m:r>
          <m:t>f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differentiable is</w:t>
        </w:r>
      </w:ins>
      <w:ins w:id="4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61" w:author="PR Preview" w:date="2026-01-01T00:00:00Z">
        <w:r>
          <w:t xml:space="preserve">.</w:t>
        </w:r>
      </w:ins>
    </w:p>
    <w:bookmarkEnd w:id="34"/>
    <w:bookmarkStart w:id="35" w:name="def-lagrange-notation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Definition 8 (Lagrange’s notation)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Writing the derivative (</w:t>
        </w:r>
      </w:ins>
      <w:hyperlink w:anchor="def-derivative">
        <w:ins w:id="4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66" w:author="PR Preview" w:date="2026-01-01T00:00:00Z">
        <w:r>
          <w:t xml:space="preserve">) with a prime, as</w:t>
        </w:r>
      </w:ins>
      <w:ins w:id="46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or</w:t>
        </w:r>
      </w:ins>
      <w:ins w:id="4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1" w:author="PR Preview" w:date="2026-01-01T00:00:00Z">
        <w:r>
          <w:t xml:space="preserve">, is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Lagrange’s notation</w:t>
        </w:r>
      </w:ins>
      <w:ins w:id="474" w:author="PR Preview" w:date="2026-01-01T00:00:00Z">
        <w:r>
          <w:t xml:space="preserve">.</w:t>
        </w:r>
      </w:ins>
    </w:p>
    <w:bookmarkEnd w:id="35"/>
    <w:bookmarkStart w:id="36" w:name="def-leibniz-notation"/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Definition 9 (Leibniz notation)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derivative of</w:t>
        </w:r>
      </w:ins>
      <w:ins w:id="478" w:author="PR Preview" w:date="2026-01-01T00:00:00Z">
        <w:r>
          <w:t xml:space="preserve"> </w:t>
        </w:r>
      </w:ins>
      <m:oMath>
        <m:r>
          <m:t>f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(</w:t>
        </w:r>
      </w:ins>
      <w:hyperlink w:anchor="def-derivative">
        <w:ins w:id="48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82" w:author="PR Preview" w:date="2026-01-01T00:00:00Z">
        <w:r>
          <w:t xml:space="preserve">) is also written</w:t>
        </w:r>
      </w:ins>
      <w:ins w:id="4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or</w:t>
        </w:r>
      </w:ins>
      <w:ins w:id="4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which is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Leibniz notation</w:t>
        </w:r>
      </w:ins>
      <w:ins w:id="492" w:author="PR Preview" w:date="2026-01-01T00:00:00Z">
        <w:r>
          <w:t xml:space="preserve">.</w:t>
        </w:r>
      </w:ins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del w:id="493" w:author="PR Preview" w:date="2026-01-01T00:00:00Z">
        <w:r>
          <w:rPr>
            <w:b/>
            <w:bCs/>
          </w:rPr>
          <w:delText xml:space="preserve">Definition 6 (One-sided derivatives)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Let</w:delText>
        </w:r>
      </w:del>
      <w:del w:id="496" w:author="PR Preview" w:date="2026-01-01T00:00:00Z">
        <w:r>
          <w:delText xml:space="preserve"> </w:delText>
        </w:r>
      </w:del>
      <m:oMath>
        <m:r>
          <m:t>f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be a function defined at</w:delText>
        </w:r>
      </w:del>
      <w:del w:id="499" w:author="PR Preview" w:date="2026-01-01T00:00:00Z">
        <w:r>
          <w:delText xml:space="preserve"> </w:delText>
        </w:r>
      </w:del>
      <m:oMath>
        <m:r>
          <m:t>c</m:t>
        </m:r>
      </m:oMath>
      <w:del w:id="50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501" w:author="PR Preview" w:date="2026-01-01T00:00:00Z">
        <w:r>
          <w:delText xml:space="preserve">The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b/>
            <w:bCs/>
          </w:rPr>
          <w:delText xml:space="preserve">right-hand derivative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of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at</w:delText>
        </w:r>
      </w:del>
      <w:del w:id="509" w:author="PR Preview" w:date="2026-01-01T00:00:00Z">
        <w:r>
          <w:delText xml:space="preserve"> </w:delText>
        </w:r>
      </w:del>
      <m:oMath>
        <m:r>
          <m:t>c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 the right-hand limit (</w:delText>
        </w:r>
      </w:del>
      <w:hyperlink w:anchor="def-one-sided-limit">
        <w:del w:id="5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13" w:author="PR Preview" w:date="2026-01-01T00:00:00Z">
        <w:r>
          <w:delText xml:space="preserve">)</w:delText>
        </w:r>
      </w:del>
      <w:del w:id="51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of the difference quotient (</w:delText>
        </w:r>
      </w:del>
      <w:hyperlink w:anchor="def-difference-quotient">
        <w:del w:id="5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18" w:author="PR Preview" w:date="2026-01-01T00:00:00Z">
        <w:r>
          <w:delText xml:space="preserve">),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when that limit exists and is finite.</w:delText>
        </w:r>
      </w:del>
    </w:p>
    <w:p>
      <w:pPr>
        <w:pStyle w:val="Compact"/>
        <w:numPr>
          <w:ilvl w:val="0"/>
          <w:numId w:val="1005"/>
        </w:numPr>
      </w:pPr>
      <w:del w:id="521" w:author="PR Preview" w:date="2026-01-01T00:00:00Z">
        <w:r>
          <w:delText xml:space="preserve">The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b/>
            <w:bCs/>
          </w:rPr>
          <w:delText xml:space="preserve">left-hand derivative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of</w:delText>
        </w:r>
      </w:del>
      <w:del w:id="526" w:author="PR Preview" w:date="2026-01-01T00:00:00Z">
        <w:r>
          <w:delText xml:space="preserve"> </w:delText>
        </w:r>
      </w:del>
      <m:oMath>
        <m:r>
          <m:t>f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at</w:delText>
        </w:r>
      </w:del>
      <w:del w:id="529" w:author="PR Preview" w:date="2026-01-01T00:00:00Z">
        <w:r>
          <w:delText xml:space="preserve"> </w:delText>
        </w:r>
      </w:del>
      <m:oMath>
        <m:r>
          <m:t>c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the left-hand limit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when that limit exists and is finite.</w:delText>
        </w:r>
      </w:del>
    </w:p>
    <w:p>
      <w:pPr>
        <w:pStyle w:val="FirstParagraph"/>
      </w:pPr>
      <w:del w:id="536" w:author="PR Preview" w:date="2026-01-01T00:00:00Z">
        <w:r>
          <w:delText xml:space="preserve">These are the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rPr>
            <w:b/>
            <w:bCs/>
          </w:rPr>
          <w:delText xml:space="preserve">one-sided derivatives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of</w:delText>
        </w:r>
      </w:del>
      <w:del w:id="541" w:author="PR Preview" w:date="2026-01-01T00:00:00Z">
        <w:r>
          <w:delText xml:space="preserve"> </w:delText>
        </w:r>
      </w:del>
      <m:oMath>
        <m:r>
          <m:t>f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at</w:delText>
        </w:r>
      </w:del>
      <w:del w:id="544" w:author="PR Preview" w:date="2026-01-01T00:00:00Z">
        <w:r>
          <w:delText xml:space="preserve"> </w:delText>
        </w:r>
      </w:del>
      <m:oMath>
        <m:r>
          <m:t>c</m:t>
        </m:r>
      </m:oMath>
      <w:del w:id="545" w:author="PR Preview" w:date="2026-01-01T00:00:00Z">
        <w:r>
          <w:delText xml:space="preserve">.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10 (Right-hand derivative)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Let</w:t>
        </w:r>
      </w:ins>
      <w:ins w:id="549" w:author="PR Preview" w:date="2026-01-01T00:00:00Z">
        <w:r>
          <w:t xml:space="preserve"> </w:t>
        </w:r>
      </w:ins>
      <m:oMath>
        <m:r>
          <m:t>f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be a function defined at</w:t>
        </w:r>
      </w:ins>
      <w:ins w:id="552" w:author="PR Preview" w:date="2026-01-01T00:00:00Z">
        <w:r>
          <w:t xml:space="preserve"> </w:t>
        </w:r>
      </w:ins>
      <m:oMath>
        <m:r>
          <m:t>c</m:t>
        </m:r>
      </m:oMath>
      <w:ins w:id="553" w:author="PR Preview" w:date="2026-01-01T00:00:00Z">
        <w:r>
          <w:t xml:space="preserve">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right-hand derivative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of</w:t>
        </w:r>
      </w:ins>
      <w:ins w:id="560" w:author="PR Preview" w:date="2026-01-01T00:00:00Z">
        <w:r>
          <w:t xml:space="preserve"> </w:t>
        </w:r>
      </w:ins>
      <m:oMath>
        <m:r>
          <m:t>f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at</w:t>
        </w:r>
      </w:ins>
      <w:ins w:id="563" w:author="PR Preview" w:date="2026-01-01T00:00:00Z">
        <w:r>
          <w:t xml:space="preserve"> </w:t>
        </w:r>
      </w:ins>
      <m:oMath>
        <m:r>
          <m:t>c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the right-hand limit (</w:t>
        </w:r>
      </w:ins>
      <w:hyperlink w:anchor="def-right-hand-limit">
        <w:ins w:id="56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67" w:author="PR Preview" w:date="2026-01-01T00:00:00Z">
        <w:r>
          <w:t xml:space="preserve">)</w:t>
        </w:r>
      </w:ins>
      <w:ins w:id="5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of the difference quotient (</w:t>
        </w:r>
      </w:ins>
      <w:hyperlink w:anchor="def-difference-quotient">
        <w:ins w:id="5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72" w:author="PR Preview" w:date="2026-01-01T00:00:00Z">
        <w:r>
          <w:t xml:space="preserve">),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when that limit exists and is finite.</w:t>
        </w:r>
      </w:ins>
    </w:p>
    <w:bookmarkEnd w:id="38"/>
    <w:bookmarkStart w:id="39" w:name="def-left-hand-derivative"/>
    <w:p>
      <w:pPr>
        <w:pStyle w:val="BodyText"/>
      </w:pPr>
      <w:ins w:id="575" w:author="PR Preview" w:date="2026-01-01T00:00:00Z">
        <w:r>
          <w:rPr>
            <w:b/>
            <w:bCs/>
          </w:rPr>
          <w:t xml:space="preserve">Definition 11 (Left-hand derivative)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Let</w:t>
        </w:r>
      </w:ins>
      <w:ins w:id="578" w:author="PR Preview" w:date="2026-01-01T00:00:00Z">
        <w:r>
          <w:t xml:space="preserve"> </w:t>
        </w:r>
      </w:ins>
      <m:oMath>
        <m:r>
          <m:t>f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be a function defined at</w:t>
        </w:r>
      </w:ins>
      <w:ins w:id="581" w:author="PR Preview" w:date="2026-01-01T00:00:00Z">
        <w:r>
          <w:t xml:space="preserve"> </w:t>
        </w:r>
      </w:ins>
      <m:oMath>
        <m:r>
          <m:t>c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rPr>
            <w:b/>
            <w:bCs/>
          </w:rPr>
          <w:t xml:space="preserve">left-hand derivative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of</w:t>
        </w:r>
      </w:ins>
      <w:ins w:id="589" w:author="PR Preview" w:date="2026-01-01T00:00:00Z">
        <w:r>
          <w:t xml:space="preserve"> </w:t>
        </w:r>
      </w:ins>
      <m:oMath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at</w:t>
        </w:r>
      </w:ins>
      <w:ins w:id="592" w:author="PR Preview" w:date="2026-01-01T00:00:00Z">
        <w:r>
          <w:t xml:space="preserve"> </w:t>
        </w:r>
      </w:ins>
      <m:oMath>
        <m:r>
          <m:t>c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the left-hand limit (</w:t>
        </w:r>
      </w:ins>
      <w:hyperlink w:anchor="def-left-hand-limit">
        <w:ins w:id="59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96" w:author="PR Preview" w:date="2026-01-01T00:00:00Z">
        <w:r>
          <w:t xml:space="preserve">)</w:t>
        </w:r>
      </w:ins>
      <w:ins w:id="59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when that limit exists and is finite.</w:t>
        </w:r>
      </w:ins>
    </w:p>
    <w:bookmarkEnd w:id="39"/>
    <w:bookmarkStart w:id="40" w:name="def-one-sided-derivative"/>
    <w:p>
      <w:pPr>
        <w:pStyle w:val="BodyText"/>
      </w:pPr>
      <w:ins w:id="601" w:author="PR Preview" w:date="2026-01-01T00:00:00Z">
        <w:r>
          <w:rPr>
            <w:b/>
            <w:bCs/>
          </w:rPr>
          <w:t xml:space="preserve">Definition 12 (One-sided derivatives)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Let</w:t>
        </w:r>
      </w:ins>
      <w:ins w:id="604" w:author="PR Preview" w:date="2026-01-01T00:00:00Z">
        <w:r>
          <w:t xml:space="preserve"> </w:t>
        </w:r>
      </w:ins>
      <m:oMath>
        <m:r>
          <m:t>f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be a function defined at</w:t>
        </w:r>
      </w:ins>
      <w:ins w:id="607" w:author="PR Preview" w:date="2026-01-01T00:00:00Z">
        <w:r>
          <w:t xml:space="preserve"> </w:t>
        </w:r>
      </w:ins>
      <m:oMath>
        <m:r>
          <m:t>c</m:t>
        </m:r>
      </m:oMath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right-hand derivative (</w:t>
        </w:r>
      </w:ins>
      <w:hyperlink w:anchor="def-right-hand-derivative">
        <w:ins w:id="61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12" w:author="PR Preview" w:date="2026-01-01T00:00:00Z">
        <w:r>
          <w:t xml:space="preserve">) and the left-hand derivative (</w:t>
        </w:r>
      </w:ins>
      <w:hyperlink w:anchor="def-left-hand-derivative">
        <w:ins w:id="61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14" w:author="PR Preview" w:date="2026-01-01T00:00:00Z">
        <w:r>
          <w:t xml:space="preserve">) of</w:t>
        </w:r>
      </w:ins>
      <w:ins w:id="615" w:author="PR Preview" w:date="2026-01-01T00:00:00Z">
        <w:r>
          <w:t xml:space="preserve"> </w:t>
        </w:r>
      </w:ins>
      <m:oMath>
        <m:r>
          <m:t>f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at</w:t>
        </w:r>
      </w:ins>
      <w:ins w:id="618" w:author="PR Preview" w:date="2026-01-01T00:00:00Z">
        <w:r>
          <w:t xml:space="preserve"> </w:t>
        </w:r>
      </w:ins>
      <m:oMath>
        <m:r>
          <m:t>c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are the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rPr>
            <w:b/>
            <w:bCs/>
          </w:rPr>
          <w:t xml:space="preserve">one-sided derivatives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of</w:t>
        </w:r>
      </w:ins>
      <w:ins w:id="625" w:author="PR Preview" w:date="2026-01-01T00:00:00Z">
        <w:r>
          <w:t xml:space="preserve"> </w:t>
        </w:r>
      </w:ins>
      <m:oMath>
        <m:r>
          <m:t>f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at</w:t>
        </w:r>
      </w:ins>
      <w:ins w:id="628" w:author="PR Preview" w:date="2026-01-01T00:00:00Z">
        <w:r>
          <w:t xml:space="preserve"> </w:t>
        </w:r>
      </w:ins>
      <m:oMath>
        <m:r>
          <m:t>c</m:t>
        </m:r>
      </m:oMath>
      <w:ins w:id="629" w:author="PR Preview" w:date="2026-01-01T00:00:00Z">
        <w:r>
          <w:t xml:space="preserve">.</w:t>
        </w:r>
      </w:ins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del w:id="630" w:author="PR Preview" w:date="2026-01-01T00:00:00Z">
        <w:r>
          <w:rPr>
            <w:b/>
            <w:bCs/>
          </w:rPr>
          <w:delText xml:space="preserve">Definition 7 (Second derivative)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Let</w:delText>
        </w:r>
      </w:del>
      <w:del w:id="633" w:author="PR Preview" w:date="2026-01-01T00:00:00Z">
        <w:r>
          <w:delText xml:space="preserve"> </w:delText>
        </w:r>
      </w:del>
      <m:oMath>
        <m:r>
          <m:t>f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be a real-valued function of one variable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whose derivative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</w:delText>
        </w:r>
      </w:del>
      <w:hyperlink w:anchor="def-derivative">
        <w:del w:id="64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42" w:author="PR Preview" w:date="2026-01-01T00:00:00Z">
        <w:r>
          <w:delText xml:space="preserve">) exists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at every point of an</w:delText>
        </w:r>
      </w:del>
      <w:del w:id="645" w:author="PR Preview" w:date="2026-01-01T00:00:00Z">
        <w:r>
          <w:delText xml:space="preserve"> </w:delText>
        </w:r>
      </w:del>
      <w:hyperlink r:id="rId219">
        <w:del w:id="646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containing</w:delText>
        </w:r>
      </w:del>
      <w:del w:id="649" w:author="PR Preview" w:date="2026-01-01T00:00:00Z">
        <w:r>
          <w:delText xml:space="preserve"> </w:delText>
        </w:r>
      </w:del>
      <m:oMath>
        <m:r>
          <m:t>c</m:t>
        </m:r>
      </m:oMath>
      <w:del w:id="650" w:author="PR Preview" w:date="2026-01-01T00:00:00Z">
        <w:r>
          <w:delText xml:space="preserve">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If</w:delText>
        </w:r>
      </w:del>
      <w:del w:id="65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is differentiable (</w:delText>
        </w:r>
      </w:del>
      <w:hyperlink w:anchor="def-differentiable">
        <w:del w:id="6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57" w:author="PR Preview" w:date="2026-01-01T00:00:00Z">
        <w:r>
          <w:delText xml:space="preserve">) at</w:delText>
        </w:r>
      </w:del>
      <w:del w:id="658" w:author="PR Preview" w:date="2026-01-01T00:00:00Z">
        <w:r>
          <w:delText xml:space="preserve"> </w:delText>
        </w:r>
      </w:del>
      <m:oMath>
        <m:r>
          <m:t>c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its derivative there, written</w:delText>
        </w:r>
      </w:del>
      <w:del w:id="66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or</w:delText>
        </w:r>
      </w:del>
      <w:del w:id="66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the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second derivative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of</w:delText>
        </w:r>
      </w:del>
      <w:del w:id="673" w:author="PR Preview" w:date="2026-01-01T00:00:00Z">
        <w:r>
          <w:delText xml:space="preserve"> </w:delText>
        </w:r>
      </w:del>
      <m:oMath>
        <m:r>
          <m:t>f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at</w:delText>
        </w:r>
      </w:del>
      <w:del w:id="676" w:author="PR Preview" w:date="2026-01-01T00:00:00Z">
        <w:r>
          <w:delText xml:space="preserve"> </w:delText>
        </w:r>
      </w:del>
      <m:oMath>
        <m:r>
          <m:t>c</m:t>
        </m:r>
      </m:oMath>
      <w:del w:id="677" w:author="PR Preview" w:date="2026-01-01T00:00:00Z">
        <w:r>
          <w:delText xml:space="preserve">.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13 (Second derivative)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Let</w:t>
        </w:r>
      </w:ins>
      <w:ins w:id="681" w:author="PR Preview" w:date="2026-01-01T00:00:00Z">
        <w:r>
          <w:t xml:space="preserve"> </w:t>
        </w:r>
      </w:ins>
      <m:oMath>
        <m:r>
          <m:t>f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be a real-valued function of one variable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whose derivative</w:t>
        </w:r>
      </w:ins>
      <w:ins w:id="68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(</w:t>
        </w:r>
      </w:ins>
      <w:hyperlink w:anchor="def-derivative">
        <w:ins w:id="68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90" w:author="PR Preview" w:date="2026-01-01T00:00:00Z">
        <w:r>
          <w:t xml:space="preserve">) exists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at every point of an</w:t>
        </w:r>
      </w:ins>
      <w:ins w:id="693" w:author="PR Preview" w:date="2026-01-01T00:00:00Z">
        <w:r>
          <w:t xml:space="preserve"> </w:t>
        </w:r>
      </w:ins>
      <w:hyperlink r:id="rId10">
        <w:ins w:id="694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containing</w:t>
        </w:r>
      </w:ins>
      <w:ins w:id="697" w:author="PR Preview" w:date="2026-01-01T00:00:00Z">
        <w:r>
          <w:t xml:space="preserve"> </w:t>
        </w:r>
      </w:ins>
      <m:oMath>
        <m:r>
          <m:t>c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If</w:t>
        </w:r>
      </w:ins>
      <w:ins w:id="70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is differentiable (</w:t>
        </w:r>
      </w:ins>
      <w:hyperlink w:anchor="def-differentiable">
        <w:ins w:id="70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05" w:author="PR Preview" w:date="2026-01-01T00:00:00Z">
        <w:r>
          <w:t xml:space="preserve">) at</w:t>
        </w:r>
      </w:ins>
      <w:ins w:id="706" w:author="PR Preview" w:date="2026-01-01T00:00:00Z">
        <w:r>
          <w:t xml:space="preserve"> </w:t>
        </w:r>
      </w:ins>
      <m:oMath>
        <m:r>
          <m:t>c</m:t>
        </m:r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its derivative there, written</w:t>
        </w:r>
      </w:ins>
      <w:ins w:id="71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or</w:t>
        </w:r>
      </w:ins>
      <w:ins w:id="713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the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rPr>
            <w:b/>
            <w:bCs/>
          </w:rPr>
          <w:t xml:space="preserve">second derivative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</w:t>
        </w:r>
      </w:ins>
      <w:ins w:id="721" w:author="PR Preview" w:date="2026-01-01T00:00:00Z">
        <w:r>
          <w:t xml:space="preserve"> </w:t>
        </w:r>
      </w:ins>
      <m:oMath>
        <m:r>
          <m:t>f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at</w:t>
        </w:r>
      </w:ins>
      <w:ins w:id="724" w:author="PR Preview" w:date="2026-01-01T00:00:00Z">
        <w:r>
          <w:t xml:space="preserve"> </w:t>
        </w:r>
      </w:ins>
      <m:oMath>
        <m:r>
          <m:t>c</m:t>
        </m:r>
      </m:oMath>
      <w:ins w:id="725" w:author="PR Preview" w:date="2026-01-01T00:00:00Z">
        <w:r>
          <w:t xml:space="preserve">.</w:t>
        </w:r>
      </w:ins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del w:id="726" w:author="PR Preview" w:date="2026-01-01T00:00:00Z">
        <w:r>
          <w:delText xml:space="preserve">or in Lagrange’s notation (</w:delText>
        </w:r>
      </w:del>
      <w:hyperlink w:anchor="def-derivative">
        <w:del w:id="72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728" w:author="PR Preview" w:date="2026-01-01T00:00:00Z">
        <w:r>
          <w:delText xml:space="preserve">),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if</w:delText>
        </w:r>
      </w:del>
      <w:del w:id="731" w:author="PR Preview" w:date="2026-01-01T00:00:00Z">
        <w:r>
          <w:delText xml:space="preserve"> </w:delText>
        </w:r>
      </w:del>
      <m:oMath>
        <m:r>
          <m:t>g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differentiable at</w:delText>
        </w:r>
      </w:del>
      <w:del w:id="734" w:author="PR Preview" w:date="2026-01-01T00:00:00Z">
        <w:r>
          <w:delText xml:space="preserve"> </w:delText>
        </w:r>
      </w:del>
      <m:oMath>
        <m:r>
          <m:t>x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</w:delText>
        </w:r>
      </w:del>
      <w:del w:id="737" w:author="PR Preview" w:date="2026-01-01T00:00:00Z">
        <w:r>
          <w:delText xml:space="preserve"> </w:delText>
        </w:r>
      </w:del>
      <m:oMath>
        <m:r>
          <m:t>f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differentiable at</w:delText>
        </w:r>
      </w:del>
      <w:del w:id="74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1" w:author="PR Preview" w:date="2026-01-01T00:00:00Z">
        <w:r>
          <w:delText xml:space="preserve">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then for the</w:delText>
        </w:r>
      </w:del>
      <w:del w:id="744" w:author="PR Preview" w:date="2026-01-01T00:00:00Z">
        <w:r>
          <w:delText xml:space="preserve"> </w:delText>
        </w:r>
      </w:del>
      <w:hyperlink r:id="rId87">
        <w:del w:id="745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7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with inner function</w:delText>
        </w:r>
      </w:del>
      <w:del w:id="750" w:author="PR Preview" w:date="2026-01-01T00:00:00Z">
        <w:r>
          <w:delText xml:space="preserve"> </w:delText>
        </w:r>
      </w:del>
      <m:oMath>
        <m:r>
          <m:t>g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 outer function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</m:oMath>
      <w:del w:id="754" w:author="PR Preview" w:date="2026-01-01T00:00:00Z">
        <w:r>
          <w:delText xml:space="preserve">:</w:delText>
        </w:r>
      </w:del>
    </w:p>
    <w:p>
      <w:pPr>
        <w:pStyle w:val="FirstParagraph"/>
      </w:pPr>
      <w:ins w:id="755" w:author="PR Preview" w:date="2026-01-01T00:00:00Z">
        <w:r>
          <w:t xml:space="preserve">or in Lagrange’s notation (</w:t>
        </w:r>
      </w:ins>
      <w:hyperlink w:anchor="def-derivative">
        <w:ins w:id="75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57" w:author="PR Preview" w:date="2026-01-01T00:00:00Z">
        <w:r>
          <w:t xml:space="preserve">),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if</w:t>
        </w:r>
      </w:ins>
      <w:ins w:id="760" w:author="PR Preview" w:date="2026-01-01T00:00:00Z">
        <w:r>
          <w:t xml:space="preserve"> </w:t>
        </w:r>
      </w:ins>
      <m:oMath>
        <m:r>
          <m:t>g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differentiable at</w:t>
        </w:r>
      </w:ins>
      <w:ins w:id="763" w:author="PR Preview" w:date="2026-01-01T00:00:00Z">
        <w:r>
          <w:t xml:space="preserve"> </w:t>
        </w:r>
      </w:ins>
      <m:oMath>
        <m:r>
          <m:t>x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r>
          <m:t>f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differentiable at</w:t>
        </w:r>
      </w:ins>
      <w:ins w:id="7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then for the</w:t>
        </w:r>
      </w:ins>
      <w:ins w:id="773" w:author="PR Preview" w:date="2026-01-01T00:00:00Z">
        <w:r>
          <w:t xml:space="preserve"> </w:t>
        </w:r>
      </w:ins>
      <w:hyperlink r:id="rId87">
        <w:ins w:id="774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7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with inner function</w:t>
        </w:r>
      </w:ins>
      <w:ins w:id="779" w:author="PR Preview" w:date="2026-01-01T00:00:00Z">
        <w:r>
          <w:t xml:space="preserve"> </w:t>
        </w:r>
      </w:ins>
      <m:oMath>
        <m:r>
          <m:t>g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 outer function</w:t>
        </w:r>
      </w:ins>
      <w:ins w:id="782" w:author="PR Preview" w:date="2026-01-01T00:00:00Z">
        <w:r>
          <w:t xml:space="preserve"> </w:t>
        </w:r>
      </w:ins>
      <m:oMath>
        <m:r>
          <m:t>f</m:t>
        </m:r>
      </m:oMath>
      <w:ins w:id="7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ins w:id="784" w:author="PR Preview" w:date="2026-01-01T00:00:00Z">
        <w:r>
          <w:rPr>
            <w:b/>
            <w:bCs/>
          </w:rPr>
          <w:t xml:space="preserve">Theorem 11 (Derivative of the standard Gaussian kernel)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For</w:t>
        </w:r>
      </w:ins>
      <w:ins w:id="7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 every</w:t>
        </w:r>
      </w:ins>
      <w:ins w:id="7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ins w:id="792" w:author="PR Preview" w:date="2026-01-01T00:00:00Z">
        <w:r>
          <w:rPr>
            <w:i/>
            <w:iCs/>
          </w:rPr>
          <w:t xml:space="preserve">Proof</w:t>
        </w:r>
      </w:ins>
      <w:ins w:id="793" w:author="PR Preview" w:date="2026-01-01T00:00:00Z">
        <w:r>
          <w:t xml:space="preserve">. </w:t>
        </w:r>
      </w:ins>
      <w:ins w:id="794" w:author="PR Preview" w:date="2026-01-01T00:00:00Z">
        <w:r>
          <w:t xml:space="preserve">This is the solution to</w:t>
        </w:r>
      </w:ins>
      <w:ins w:id="795" w:author="PR Preview" w:date="2026-01-01T00:00:00Z">
        <w:r>
          <w:t xml:space="preserve"> </w:t>
        </w:r>
      </w:ins>
      <w:hyperlink w:anchor="exr-miller-deriv-gaussian-kernel">
        <w:ins w:id="79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7" w:author="PR Preview" w:date="2026-01-01T00:00:00Z">
        <w:r>
          <w:t xml:space="preserve">, worked in</w:t>
        </w:r>
      </w:ins>
      <w:ins w:id="798" w:author="PR Preview" w:date="2026-01-01T00:00:00Z">
        <w:r>
          <w:t xml:space="preserve"> </w:t>
        </w:r>
      </w:ins>
      <w:hyperlink w:anchor="sol-miller-deriv-gaussian-kernel">
        <w:ins w:id="799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00" w:author="PR Preview" w:date="2026-01-01T00:00:00Z">
        <w:r>
          <w:t xml:space="preserve">.</w:t>
        </w:r>
      </w:ins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del w:id="801" w:author="PR Preview" w:date="2026-01-01T00:00:00Z">
        <w:r>
          <w:rPr>
            <w:i/>
            <w:iCs/>
          </w:rPr>
          <w:delText xml:space="preserve">Solution 8</w:delText>
        </w:r>
      </w:del>
      <w:del w:id="802" w:author="PR Preview" w:date="2026-01-01T00:00:00Z">
        <w:r>
          <w:delText xml:space="preserve">.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w:hyperlink w:anchor="exr-miller-deriv-gaussian-kernel">
        <w:del w:id="8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06" w:author="PR Preview" w:date="2026-01-01T00:00:00Z">
        <w:r>
          <w:delText xml:space="preserve">, the first derivative is</w:delText>
        </w:r>
      </w:del>
      <w:del w:id="8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08" w:author="PR Preview" w:date="2026-01-01T00:00:00Z">
        <w:r>
          <w:delText xml:space="preserve">. Apply the product rule (</w:delText>
        </w:r>
      </w:del>
      <w:hyperlink w:anchor="thm-product-rule">
        <w:del w:id="8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10" w:author="PR Preview" w:date="2026-01-01T00:00:00Z">
        <w:r>
          <w:delText xml:space="preserve">) to</w:delText>
        </w:r>
      </w:del>
      <w:del w:id="811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15" w:author="PR Preview" w:date="2026-01-01T00:00:00Z">
        <w:r>
          <w:delText xml:space="preserve">:</w:delText>
        </w:r>
      </w:del>
    </w:p>
    <w:p>
      <w:pPr>
        <w:pStyle w:val="FirstParagraph"/>
      </w:pPr>
      <w:ins w:id="816" w:author="PR Preview" w:date="2026-01-01T00:00:00Z">
        <w:r>
          <w:rPr>
            <w:i/>
            <w:iCs/>
          </w:rPr>
          <w:t xml:space="preserve">Solution 8</w:t>
        </w:r>
      </w:ins>
      <w:ins w:id="817" w:author="PR Preview" w:date="2026-01-01T00:00:00Z">
        <w:r>
          <w:t xml:space="preserve">. </w:t>
        </w:r>
      </w:ins>
      <w:ins w:id="818" w:author="PR Preview" w:date="2026-01-01T00:00:00Z">
        <w:r>
          <w:t xml:space="preserve">From</w:t>
        </w:r>
      </w:ins>
      <w:ins w:id="819" w:author="PR Preview" w:date="2026-01-01T00:00:00Z">
        <w:r>
          <w:t xml:space="preserve"> </w:t>
        </w:r>
      </w:ins>
      <w:hyperlink w:anchor="thm-deriv-gaussian-kernel">
        <w:ins w:id="82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21" w:author="PR Preview" w:date="2026-01-01T00:00:00Z">
        <w:r>
          <w:t xml:space="preserve">, the first derivative is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23" w:author="PR Preview" w:date="2026-01-01T00:00:00Z">
        <w:r>
          <w:t xml:space="preserve">. Apply the product rule (</w:t>
        </w:r>
      </w:ins>
      <w:hyperlink w:anchor="thm-product-rule">
        <w:ins w:id="82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825" w:author="PR Preview" w:date="2026-01-01T00:00:00Z">
        <w:r>
          <w:t xml:space="preserve">) to</w:t>
        </w:r>
      </w:ins>
      <w:ins w:id="82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ins w:id="831" w:author="PR Preview" w:date="2026-01-01T00:00:00Z">
        <w:r>
          <w:rPr>
            <w:b/>
            <w:bCs/>
          </w:rPr>
          <w:t xml:space="preserve">Theorem 12 (Second derivative of the standard Gaussian kernel)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For</w:t>
        </w:r>
      </w:ins>
      <w:ins w:id="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and every</w:t>
        </w:r>
      </w:ins>
      <w:ins w:id="8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3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ins w:id="839" w:author="PR Preview" w:date="2026-01-01T00:00:00Z">
        <w:r>
          <w:rPr>
            <w:i/>
            <w:iCs/>
          </w:rPr>
          <w:t xml:space="preserve">Proof</w:t>
        </w:r>
      </w:ins>
      <w:ins w:id="840" w:author="PR Preview" w:date="2026-01-01T00:00:00Z">
        <w:r>
          <w:t xml:space="preserve">. </w:t>
        </w:r>
      </w:ins>
      <w:ins w:id="841" w:author="PR Preview" w:date="2026-01-01T00:00:00Z">
        <w:r>
          <w:t xml:space="preserve">This is the solution to</w:t>
        </w:r>
      </w:ins>
      <w:ins w:id="842" w:author="PR Preview" w:date="2026-01-01T00:00:00Z">
        <w:r>
          <w:t xml:space="preserve"> </w:t>
        </w:r>
      </w:ins>
      <w:hyperlink w:anchor="exr-miller-deriv-second-gaussian-kernel">
        <w:ins w:id="84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844" w:author="PR Preview" w:date="2026-01-01T00:00:00Z">
        <w:r>
          <w:t xml:space="preserve">, worked in</w:t>
        </w:r>
      </w:ins>
      <w:ins w:id="845" w:author="PR Preview" w:date="2026-01-01T00:00:00Z">
        <w:r>
          <w:t xml:space="preserve"> </w:t>
        </w:r>
      </w:ins>
      <w:hyperlink w:anchor="sol-miller-deriv-second-gaussian-kernel">
        <w:ins w:id="846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847" w:author="PR Preview" w:date="2026-01-01T00:00:00Z">
        <w:r>
          <w:t xml:space="preserve">.</w:t>
        </w:r>
      </w:ins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del w:id="848" w:author="PR Preview" w:date="2026-01-01T00:00:00Z">
        <w:r>
          <w:rPr>
            <w:b/>
            <w:bCs/>
          </w:rPr>
          <w:delText xml:space="preserve">Definition 8 (Profile of a function)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The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rPr>
            <w:b/>
            <w:bCs/>
          </w:rPr>
          <w:delText xml:space="preserve">profile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of a function</w:delText>
        </w:r>
      </w:del>
      <w:del w:id="855" w:author="PR Preview" w:date="2026-01-01T00:00:00Z">
        <w:r>
          <w:delText xml:space="preserve"> </w:delText>
        </w:r>
      </w:del>
      <m:oMath>
        <m:r>
          <m:t>f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of a real variable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 the list of related functions and values to work out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when meeting</w:delText>
        </w:r>
      </w:del>
      <w:del w:id="862" w:author="PR Preview" w:date="2026-01-01T00:00:00Z">
        <w:r>
          <w:delText xml:space="preserve"> </w:delText>
        </w:r>
      </w:del>
      <m:oMath>
        <m:r>
          <m:t>f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for the first time:</w:delText>
        </w:r>
      </w:del>
    </w:p>
    <w:p>
      <w:pPr>
        <w:pStyle w:val="FirstParagraph"/>
      </w:pPr>
      <w:ins w:id="865" w:author="PR Preview" w:date="2026-01-01T00:00:00Z">
        <w:r>
          <w:rPr>
            <w:b/>
            <w:bCs/>
          </w:rPr>
          <w:t xml:space="preserve">Definition 14 (Logarithmic derivative)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rPr>
            <w:b/>
            <w:bCs/>
          </w:rPr>
          <w:t xml:space="preserve">logarithmic derivative</w:t>
        </w:r>
      </w:ins>
      <w:ins w:id="870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of a function</w:t>
        </w:r>
      </w:ins>
      <w:ins w:id="873" w:author="PR Preview" w:date="2026-01-01T00:00:00Z">
        <w:r>
          <w:t xml:space="preserve"> </w:t>
        </w:r>
      </w:ins>
      <m:oMath>
        <m:r>
          <m:t>f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 a real variable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equals</w:t>
        </w:r>
      </w:ins>
      <w:ins w:id="8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by</w:t>
        </w:r>
      </w:ins>
      <w:ins w:id="881" w:author="PR Preview" w:date="2026-01-01T00:00:00Z">
        <w:r>
          <w:t xml:space="preserve"> </w:t>
        </w:r>
      </w:ins>
      <w:hyperlink w:anchor="cor-deriv-log-chain">
        <w:ins w:id="88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 measures the rate of change of</w:t>
        </w:r>
      </w:ins>
      <w:ins w:id="885" w:author="PR Preview" w:date="2026-01-01T00:00:00Z">
        <w:r>
          <w:t xml:space="preserve"> </w:t>
        </w:r>
      </w:ins>
      <m:oMath>
        <m:r>
          <m:t>f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relative to its size;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it needs</w:t>
        </w:r>
      </w:ins>
      <w:ins w:id="8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 for</w:t>
        </w:r>
      </w:ins>
      <w:ins w:id="8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same expression is the derivative of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ins w:id="898" w:author="PR Preview" w:date="2026-01-01T00:00:00Z">
        <w:r>
          <w:t xml:space="preserve">.</w:t>
        </w:r>
      </w:ins>
    </w:p>
    <w:bookmarkEnd w:id="110"/>
    <w:bookmarkStart w:id="113" w:name="def-function-profile"/>
    <w:p>
      <w:pPr>
        <w:pStyle w:val="BodyText"/>
      </w:pPr>
      <w:ins w:id="899" w:author="PR Preview" w:date="2026-01-01T00:00:00Z">
        <w:r>
          <w:rPr>
            <w:b/>
            <w:bCs/>
          </w:rPr>
          <w:t xml:space="preserve">Definition 15 (Profile of a function)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b/>
            <w:bCs/>
          </w:rPr>
          <w:t xml:space="preserve">profile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of a function</w:t>
        </w:r>
      </w:ins>
      <w:ins w:id="906" w:author="PR Preview" w:date="2026-01-01T00:00:00Z">
        <w:r>
          <w:t xml:space="preserve"> </w:t>
        </w:r>
      </w:ins>
      <m:oMath>
        <m:r>
          <m:t>f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of a real variable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the list of related functions and values to work out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when meeting</w:t>
        </w:r>
      </w:ins>
      <w:ins w:id="913" w:author="PR Preview" w:date="2026-01-01T00:00:00Z">
        <w:r>
          <w:t xml:space="preserve"> </w:t>
        </w:r>
      </w:ins>
      <m:oMath>
        <m:r>
          <m:t>f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the first time:</w:t>
        </w:r>
      </w:ins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del w:id="916" w:author="PR Preview" w:date="2026-01-01T00:00:00Z">
        <w:r>
          <w:delText xml:space="preserve">the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rPr>
            <w:b/>
            <w:bCs/>
          </w:rPr>
          <w:delText xml:space="preserve">logarithmic derivative</w:delText>
        </w:r>
      </w:del>
      <w:del w:id="9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which equals</w:delText>
        </w:r>
      </w:del>
      <w:del w:id="9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by</w:delText>
        </w:r>
      </w:del>
      <w:del w:id="926" w:author="PR Preview" w:date="2026-01-01T00:00:00Z">
        <w:r>
          <w:delText xml:space="preserve"> </w:delText>
        </w:r>
      </w:del>
      <w:hyperlink w:anchor="cor-deriv-log-chain">
        <w:del w:id="9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and measures the rate of change of</w:delText>
        </w:r>
      </w:del>
      <w:del w:id="930" w:author="PR Preview" w:date="2026-01-01T00:00:00Z">
        <w:r>
          <w:delText xml:space="preserve"> </w:delText>
        </w:r>
      </w:del>
      <m:oMath>
        <m:r>
          <m:t>f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relative to its size;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it needs</w:delText>
        </w:r>
      </w:del>
      <w:del w:id="9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for</w:delText>
        </w:r>
      </w:del>
      <w:del w:id="9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the same expression is the derivative of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del w:id="9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944" w:author="PR Preview" w:date="2026-01-01T00:00:00Z">
        <w:r>
          <w:t xml:space="preserve">the</w:t>
        </w:r>
      </w:ins>
      <w:ins w:id="945" w:author="PR Preview" w:date="2026-01-01T00:00:00Z">
        <w:r>
          <w:t xml:space="preserve"> </w:t>
        </w:r>
      </w:ins>
      <w:hyperlink w:anchor="def-logarithmic-derivative">
        <w:ins w:id="946" w:author="PR Preview" w:date="2026-01-01T00:00:00Z">
          <w:r>
            <w:rPr>
              <w:rStyle w:val="Hyperlink"/>
            </w:rPr>
            <w:t xml:space="preserve">logarithmic derivative</w:t>
          </w:r>
        </w:ins>
      </w:hyperlink>
      <w:ins w:id="947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9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949" w:author="PR Preview" w:date="2026-01-01T00:00:00Z">
        <w:r>
          <w:delText xml:space="preserve">The profile in</w:delText>
        </w:r>
      </w:del>
      <w:del w:id="950" w:author="PR Preview" w:date="2026-01-01T00:00:00Z">
        <w:r>
          <w:delText xml:space="preserve"> </w:delText>
        </w:r>
      </w:del>
      <w:hyperlink w:anchor="def-function-profile">
        <w:del w:id="95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of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as follows.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Write</w:delText>
        </w:r>
      </w:del>
      <w:del w:id="95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del w:id="960" w:author="PR Preview" w:date="2026-01-01T00:00:00Z">
        <w:r>
          <w:delText xml:space="preserve">, so that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</w:delText>
        </w:r>
      </w:del>
      <w:del w:id="9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5" w:author="PR Preview" w:date="2026-01-01T00:00:00Z">
        <w:r>
          <w:delText xml:space="preserve">.</w:delText>
        </w:r>
      </w:del>
    </w:p>
    <w:p>
      <w:pPr>
        <w:pStyle w:val="FirstParagraph"/>
      </w:pPr>
      <w:ins w:id="966" w:author="PR Preview" w:date="2026-01-01T00:00:00Z">
        <w:r>
          <w:t xml:space="preserve">The profile in</w:t>
        </w:r>
      </w:ins>
      <w:ins w:id="967" w:author="PR Preview" w:date="2026-01-01T00:00:00Z">
        <w:r>
          <w:t xml:space="preserve"> </w:t>
        </w:r>
      </w:ins>
      <w:hyperlink w:anchor="def-function-profile">
        <w:ins w:id="96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</w:t>
        </w:r>
      </w:ins>
      <w:ins w:id="971" w:author="PR Preview" w:date="2026-01-01T00:00:00Z">
        <w:r>
          <w:t xml:space="preserve"> </w:t>
        </w:r>
      </w:ins>
      <m:oMath>
        <m:r>
          <m:t>f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 as follows.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Write</w:t>
        </w:r>
      </w:ins>
      <w:ins w:id="97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ins w:id="977" w:author="PR Preview" w:date="2026-01-01T00:00:00Z">
        <w:r>
          <w:t xml:space="preserve">, so that</w:t>
        </w:r>
      </w:ins>
      <w:ins w:id="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</w:t>
        </w:r>
      </w:ins>
      <w:ins w:id="98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8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del w:id="983" w:author="PR Preview" w:date="2026-01-01T00:00:00Z">
        <w:r>
          <w:rPr>
            <w:b/>
            <w:bCs/>
          </w:rPr>
          <w:delText xml:space="preserve">Definition 9 (Tangent line)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Let</w:delText>
        </w:r>
      </w:del>
      <w:del w:id="986" w:author="PR Preview" w:date="2026-01-01T00:00:00Z">
        <w:r>
          <w:delText xml:space="preserve"> </w:delText>
        </w:r>
      </w:del>
      <m:oMath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be differentiable at</w:delText>
        </w:r>
      </w:del>
      <w:del w:id="989" w:author="PR Preview" w:date="2026-01-01T00:00:00Z">
        <w:r>
          <w:delText xml:space="preserve"> </w:delText>
        </w:r>
      </w:del>
      <m:oMath>
        <m:r>
          <m:t>c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w:anchor="def-differentiable">
        <w:del w:id="99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93" w:author="PR Preview" w:date="2026-01-01T00:00:00Z">
        <w:r>
          <w:delText xml:space="preserve">).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The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rPr>
            <w:b/>
            <w:bCs/>
          </w:rPr>
          <w:delText xml:space="preserve">tangent line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to the</w:delText>
        </w:r>
      </w:del>
      <w:del w:id="1000" w:author="PR Preview" w:date="2026-01-01T00:00:00Z">
        <w:r>
          <w:delText xml:space="preserve"> </w:delText>
        </w:r>
      </w:del>
      <w:hyperlink r:id="rId120">
        <w:del w:id="1001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of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at</w:delText>
        </w:r>
      </w:del>
      <w:del w:id="1007" w:author="PR Preview" w:date="2026-01-01T00:00:00Z">
        <w:r>
          <w:delText xml:space="preserve"> </w:delText>
        </w:r>
      </w:del>
      <m:oMath>
        <m:r>
          <m:t>c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the graph of the</w:delText>
        </w:r>
      </w:del>
      <w:del w:id="1010" w:author="PR Preview" w:date="2026-01-01T00:00:00Z">
        <w:r>
          <w:delText xml:space="preserve"> </w:delText>
        </w:r>
      </w:del>
      <w:hyperlink r:id="rId121">
        <w:del w:id="1011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</w:p>
    <w:p>
      <w:pPr>
        <w:pStyle w:val="FirstParagraph"/>
      </w:pPr>
      <w:ins w:id="1012" w:author="PR Preview" w:date="2026-01-01T00:00:00Z">
        <w:r>
          <w:rPr>
            <w:b/>
            <w:bCs/>
          </w:rPr>
          <w:t xml:space="preserve">Definition 16 (Tangent line)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Let</w:t>
        </w:r>
      </w:ins>
      <w:ins w:id="1015" w:author="PR Preview" w:date="2026-01-01T00:00:00Z">
        <w:r>
          <w:t xml:space="preserve"> </w:t>
        </w:r>
      </w:ins>
      <m:oMath>
        <m:r>
          <m:t>f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 differentiable at</w:t>
        </w:r>
      </w:ins>
      <w:ins w:id="1018" w:author="PR Preview" w:date="2026-01-01T00:00:00Z">
        <w:r>
          <w:t xml:space="preserve"> </w:t>
        </w:r>
      </w:ins>
      <m:oMath>
        <m:r>
          <m:t>c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</w:t>
        </w:r>
      </w:ins>
      <w:hyperlink w:anchor="def-differentiable">
        <w:ins w:id="102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2" w:author="PR Preview" w:date="2026-01-01T00:00:00Z">
        <w:r>
          <w:t xml:space="preserve">).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The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b/>
            <w:bCs/>
          </w:rPr>
          <w:t xml:space="preserve">tangent line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to the</w:t>
        </w:r>
      </w:ins>
      <w:ins w:id="1029" w:author="PR Preview" w:date="2026-01-01T00:00:00Z">
        <w:r>
          <w:t xml:space="preserve"> </w:t>
        </w:r>
      </w:ins>
      <w:hyperlink r:id="rId120">
        <w:ins w:id="103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of</w:t>
        </w:r>
      </w:ins>
      <w:ins w:id="1033" w:author="PR Preview" w:date="2026-01-01T00:00:00Z">
        <w:r>
          <w:t xml:space="preserve"> </w:t>
        </w:r>
      </w:ins>
      <m:oMath>
        <m:r>
          <m:t>f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at</w:t>
        </w:r>
      </w:ins>
      <w:ins w:id="1036" w:author="PR Preview" w:date="2026-01-01T00:00:00Z">
        <w:r>
          <w:t xml:space="preserve"> </w:t>
        </w:r>
      </w:ins>
      <m:oMath>
        <m:r>
          <m:t>c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 the graph of the</w:t>
        </w:r>
      </w:ins>
      <w:ins w:id="1039" w:author="PR Preview" w:date="2026-01-01T00:00:00Z">
        <w:r>
          <w:t xml:space="preserve"> </w:t>
        </w:r>
      </w:ins>
      <w:hyperlink r:id="rId121">
        <w:ins w:id="1040" w:author="PR Preview" w:date="2026-01-01T00:00:00Z">
          <w:r>
            <w:rPr>
              <w:rStyle w:val="Hyperlink"/>
            </w:rPr>
            <w:t xml:space="preserve">affine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del w:id="1041" w:author="PR Preview" w:date="2026-01-01T00:00:00Z">
        <w:r>
          <w:rPr>
            <w:b/>
            <w:bCs/>
          </w:rPr>
          <w:delText xml:space="preserve">Definition 10 (Linear approximation (first-order Taylor approximation))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For a function</w:delText>
        </w:r>
      </w:del>
      <w:del w:id="1044" w:author="PR Preview" w:date="2026-01-01T00:00:00Z">
        <w:r>
          <w:delText xml:space="preserve"> </w:delText>
        </w:r>
      </w:del>
      <m:oMath>
        <m:r>
          <m:t>f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that is differentiable at</w:delText>
        </w:r>
      </w:del>
      <w:del w:id="1047" w:author="PR Preview" w:date="2026-01-01T00:00:00Z">
        <w:r>
          <w:delText xml:space="preserve"> </w:delText>
        </w:r>
      </w:del>
      <m:oMath>
        <m:r>
          <m:t>w</m:t>
        </m:r>
      </m:oMath>
      <w:del w:id="1048" w:author="PR Preview" w:date="2026-01-01T00:00:00Z">
        <w:r>
          <w:delText xml:space="preserve">,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the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rPr>
            <w:b/>
            <w:bCs/>
          </w:rPr>
          <w:delText xml:space="preserve">linear approximation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of</w:delText>
        </w:r>
      </w:del>
      <w:del w:id="1055" w:author="PR Preview" w:date="2026-01-01T00:00:00Z">
        <w:r>
          <w:delText xml:space="preserve"> </w:delText>
        </w:r>
      </w:del>
      <m:oMath>
        <m:r>
          <m:t>f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at</w:delText>
        </w:r>
      </w:del>
      <w:del w:id="1058" w:author="PR Preview" w:date="2026-01-01T00:00:00Z">
        <w:r>
          <w:delText xml:space="preserve"> </w:delText>
        </w:r>
      </w:del>
      <m:oMath>
        <m:r>
          <m:t>w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(also called the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first-order Taylor approximation</w:delText>
        </w:r>
      </w:del>
      <w:del w:id="1063" w:author="PR Preview" w:date="2026-01-01T00:00:00Z">
        <w:r>
          <w:delText xml:space="preserve">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is the function of the step</w:delText>
        </w:r>
      </w:del>
      <w:del w:id="1066" w:author="PR Preview" w:date="2026-01-01T00:00:00Z">
        <w:r>
          <w:delText xml:space="preserve"> </w:delText>
        </w:r>
      </w:del>
      <m:oMath>
        <m:r>
          <m:t>ε</m:t>
        </m:r>
      </m:oMath>
    </w:p>
    <w:p>
      <w:pPr>
        <w:pStyle w:val="FirstParagraph"/>
      </w:pPr>
      <w:ins w:id="1067" w:author="PR Preview" w:date="2026-01-01T00:00:00Z">
        <w:r>
          <w:rPr>
            <w:b/>
            <w:bCs/>
          </w:rPr>
          <w:t xml:space="preserve">Definition 17 (Linear approximation (first-order Taylor approximation))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For a function</w:t>
        </w:r>
      </w:ins>
      <w:ins w:id="1070" w:author="PR Preview" w:date="2026-01-01T00:00:00Z">
        <w:r>
          <w:t xml:space="preserve"> </w:t>
        </w:r>
      </w:ins>
      <m:oMath>
        <m:r>
          <m:t>f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that is differentiable at</w:t>
        </w:r>
      </w:ins>
      <w:ins w:id="1073" w:author="PR Preview" w:date="2026-01-01T00:00:00Z">
        <w:r>
          <w:t xml:space="preserve"> </w:t>
        </w:r>
      </w:ins>
      <m:oMath>
        <m:r>
          <m:t>w</m:t>
        </m:r>
      </m:oMath>
      <w:ins w:id="1074" w:author="PR Preview" w:date="2026-01-01T00:00:00Z">
        <w:r>
          <w:t xml:space="preserve">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the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b/>
            <w:bCs/>
          </w:rPr>
          <w:t xml:space="preserve">linear approximation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of</w:t>
        </w:r>
      </w:ins>
      <w:ins w:id="1081" w:author="PR Preview" w:date="2026-01-01T00:00:00Z">
        <w:r>
          <w:t xml:space="preserve"> </w:t>
        </w:r>
      </w:ins>
      <m:oMath>
        <m:r>
          <m:t>f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at</w:t>
        </w:r>
      </w:ins>
      <w:ins w:id="1084" w:author="PR Preview" w:date="2026-01-01T00:00:00Z">
        <w:r>
          <w:t xml:space="preserve"> </w:t>
        </w:r>
      </w:ins>
      <m:oMath>
        <m:r>
          <m:t>w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(also called the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rPr>
            <w:b/>
            <w:bCs/>
          </w:rPr>
          <w:t xml:space="preserve">first-order Taylor approximation</w:t>
        </w:r>
      </w:ins>
      <w:ins w:id="1089" w:author="PR Preview" w:date="2026-01-01T00:00:00Z">
        <w:r>
          <w:t xml:space="preserve">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the function of the step</w:t>
        </w:r>
      </w:ins>
      <w:ins w:id="1092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del w:id="1093" w:author="PR Preview" w:date="2026-01-01T00:00:00Z">
        <w:r>
          <w:rPr>
            <w:i/>
            <w:iCs/>
          </w:rPr>
          <w:delText xml:space="preserve">Remark 2</w:delText>
        </w:r>
      </w:del>
      <w:del w:id="1094" w:author="PR Preview" w:date="2026-01-01T00:00:00Z">
        <w:r>
          <w:delText xml:space="preserve"> (The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“linear”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approximation is affine). </w:delText>
        </w:r>
      </w:del>
      <w:del w:id="1099" w:author="PR Preview" w:date="2026-01-01T00:00:00Z">
        <w:r>
          <w:delText xml:space="preserve">The linear approximation</w:delText>
        </w:r>
      </w:del>
      <w:del w:id="11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(</w:delText>
        </w:r>
      </w:del>
      <w:hyperlink w:anchor="def-linear-approximation">
        <w:del w:id="110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104" w:author="PR Preview" w:date="2026-01-01T00:00:00Z">
        <w:r>
          <w:delText xml:space="preserve">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an</w:delText>
        </w:r>
      </w:del>
      <w:del w:id="1107" w:author="PR Preview" w:date="2026-01-01T00:00:00Z">
        <w:r>
          <w:delText xml:space="preserve"> </w:delText>
        </w:r>
      </w:del>
      <w:hyperlink r:id="rId121">
        <w:del w:id="1108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of the step</w:delText>
        </w:r>
      </w:del>
      <w:del w:id="1111" w:author="PR Preview" w:date="2026-01-01T00:00:00Z">
        <w:r>
          <w:delText xml:space="preserve"> </w:delText>
        </w:r>
      </w:del>
      <m:oMath>
        <m:r>
          <m:t>ε</m:t>
        </m:r>
      </m:oMath>
      <w:del w:id="1112" w:author="PR Preview" w:date="2026-01-01T00:00:00Z">
        <w:r>
          <w:delText xml:space="preserve">: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its slope is</w:delText>
        </w:r>
      </w:del>
      <w:del w:id="11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 its intercept is</w:delText>
        </w:r>
      </w:del>
      <w:del w:id="11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9" w:author="PR Preview" w:date="2026-01-01T00:00:00Z">
        <w:r>
          <w:delText xml:space="preserve">.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It is</w:delText>
        </w:r>
      </w:del>
      <w:del w:id="1122" w:author="PR Preview" w:date="2026-01-01T00:00:00Z">
        <w:r>
          <w:delText xml:space="preserve"> </w:delText>
        </w:r>
      </w:del>
      <w:hyperlink r:id="rId127">
        <w:del w:id="112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in</w:delText>
        </w:r>
      </w:del>
      <w:del w:id="1126" w:author="PR Preview" w:date="2026-01-01T00:00:00Z">
        <w:r>
          <w:delText xml:space="preserve"> </w:delText>
        </w:r>
      </w:del>
      <m:oMath>
        <m:r>
          <m:t>ε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only when</w:delText>
        </w:r>
      </w:del>
      <w:del w:id="11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 name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“linear approximation”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uses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“linear”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in the looser sense of elementary algebra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(</w:delText>
        </w:r>
      </w:del>
      <w:hyperlink r:id="rId128">
        <w:del w:id="1143" w:author="PR Preview" w:date="2026-01-01T00:00:00Z">
          <w:r>
            <w:rPr>
              <w:rStyle w:val="Hyperlink"/>
            </w:rPr>
            <w:delText xml:space="preserve">remark</w:delText>
          </w:r>
        </w:del>
      </w:hyperlink>
      <w:del w:id="1144" w:author="PR Preview" w:date="2026-01-01T00:00:00Z">
        <w:r>
          <w:delText xml:space="preserve">).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Boyd and Vandenberghe (2018)</w:delText>
        </w:r>
      </w:del>
      <w:del w:id="1147" w:author="PR Preview" w:date="2026-01-01T00:00:00Z">
        <w:r>
          <w:delText xml:space="preserve">, section 2.2, treats the first-order Taylor approximation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as an affine function for functions of several variables as well.</w:delText>
        </w:r>
      </w:del>
    </w:p>
    <w:p>
      <w:pPr>
        <w:pStyle w:val="BodyText"/>
      </w:pPr>
      <w:ins w:id="1150" w:author="PR Preview" w:date="2026-01-01T00:00:00Z">
        <w:r>
          <w:rPr>
            <w:i/>
            <w:iCs/>
          </w:rPr>
          <w:t xml:space="preserve">Remark 2</w:t>
        </w:r>
      </w:ins>
      <w:ins w:id="1151" w:author="PR Preview" w:date="2026-01-01T00:00:00Z">
        <w:r>
          <w:t xml:space="preserve"> (The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“linear”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approximation is affine). </w:t>
        </w:r>
      </w:ins>
      <w:ins w:id="1156" w:author="PR Preview" w:date="2026-01-01T00:00:00Z">
        <w:r>
          <w:t xml:space="preserve">The linear approximation</w:t>
        </w:r>
      </w:ins>
      <w:ins w:id="11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(</w:t>
        </w:r>
      </w:ins>
      <w:hyperlink w:anchor="def-linear-approximation">
        <w:ins w:id="116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61" w:author="PR Preview" w:date="2026-01-01T00:00:00Z">
        <w: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is an</w:t>
        </w:r>
      </w:ins>
      <w:ins w:id="1164" w:author="PR Preview" w:date="2026-01-01T00:00:00Z">
        <w:r>
          <w:t xml:space="preserve"> </w:t>
        </w:r>
      </w:ins>
      <w:hyperlink r:id="rId121">
        <w:ins w:id="1165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of the step</w:t>
        </w:r>
      </w:ins>
      <w:ins w:id="1168" w:author="PR Preview" w:date="2026-01-01T00:00:00Z">
        <w:r>
          <w:t xml:space="preserve"> </w:t>
        </w:r>
      </w:ins>
      <m:oMath>
        <m:r>
          <m:t>ε</m:t>
        </m:r>
      </m:oMath>
      <w:ins w:id="1169" w:author="PR Preview" w:date="2026-01-01T00:00:00Z">
        <w:r>
          <w:t xml:space="preserve">: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its slope is</w:t>
        </w:r>
      </w:ins>
      <w:ins w:id="117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 its intercept is</w:t>
        </w:r>
      </w:ins>
      <w:ins w:id="11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It is</w:t>
        </w:r>
      </w:ins>
      <w:ins w:id="1179" w:author="PR Preview" w:date="2026-01-01T00:00:00Z">
        <w:r>
          <w:t xml:space="preserve"> </w:t>
        </w:r>
      </w:ins>
      <w:hyperlink r:id="rId127">
        <w:ins w:id="1180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in</w:t>
        </w:r>
      </w:ins>
      <w:ins w:id="1183" w:author="PR Preview" w:date="2026-01-01T00:00:00Z">
        <w:r>
          <w:t xml:space="preserve"> </w:t>
        </w:r>
      </w:ins>
      <m:oMath>
        <m:r>
          <m:t>ε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only when</w:t>
        </w:r>
      </w:ins>
      <w:ins w:id="1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7" w:author="PR Preview" w:date="2026-01-01T00:00:00Z">
        <w:r>
          <w:t xml:space="preserve">.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The name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“linear approximation”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uses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“linear”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in the looser sense of elementary algebra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(</w:t>
        </w:r>
      </w:ins>
      <w:hyperlink r:id="rId128">
        <w:ins w:id="1200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201" w:author="PR Preview" w:date="2026-01-01T00:00:00Z">
        <w:r>
          <w:t xml:space="preserve">).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Boyd and Vandenberghe (2018)</w:t>
        </w:r>
      </w:ins>
      <w:ins w:id="1204" w:author="PR Preview" w:date="2026-01-01T00:00:00Z">
        <w:r>
          <w:t xml:space="preserve">, section 2.2, treats the first-order Taylor approximation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as an affine function for functions of several variables as well.</w:t>
        </w:r>
      </w:ins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del w:id="1207" w:author="PR Preview" w:date="2026-01-01T00:00:00Z">
        <w:r>
          <w:rPr>
            <w:b/>
            <w:bCs/>
          </w:rPr>
          <w:delText xml:space="preserve">Definition 11 (Flat point (stationary point))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Let</w:delText>
        </w:r>
      </w:del>
      <w:del w:id="1210" w:author="PR Preview" w:date="2026-01-01T00:00:00Z">
        <w:r>
          <w:delText xml:space="preserve"> </w:delText>
        </w:r>
      </w:del>
      <m:oMath>
        <m:r>
          <m:t>f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be differentiable at</w:delText>
        </w:r>
      </w:del>
      <w:del w:id="1213" w:author="PR Preview" w:date="2026-01-01T00:00:00Z">
        <w:r>
          <w:delText xml:space="preserve"> </w:delText>
        </w:r>
      </w:del>
      <m:oMath>
        <m:r>
          <m:t>c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(</w:delText>
        </w:r>
      </w:del>
      <w:hyperlink w:anchor="def-differentiable">
        <w:del w:id="12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17" w:author="PR Preview" w:date="2026-01-01T00:00:00Z">
        <w:r>
          <w:delText xml:space="preserve">).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If</w:delText>
        </w:r>
      </w:del>
      <w:del w:id="12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21" w:author="PR Preview" w:date="2026-01-01T00:00:00Z">
        <w:r>
          <w:delText xml:space="preserve">, then</w:delText>
        </w:r>
      </w:del>
      <w:del w:id="1222" w:author="PR Preview" w:date="2026-01-01T00:00:00Z">
        <w:r>
          <w:delText xml:space="preserve"> </w:delText>
        </w:r>
      </w:del>
      <m:oMath>
        <m:r>
          <m:t>c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 a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rPr>
            <w:b/>
            <w:bCs/>
          </w:rPr>
          <w:delText xml:space="preserve">flat point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of</w:delText>
        </w:r>
      </w:del>
      <w:del w:id="1229" w:author="PR Preview" w:date="2026-01-01T00:00:00Z">
        <w:r>
          <w:delText xml:space="preserve"> </w:delText>
        </w:r>
      </w:del>
      <m:oMath>
        <m:r>
          <m:t>f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(also called a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stationary point</w:delText>
        </w:r>
      </w:del>
      <w:del w:id="1234" w:author="PR Preview" w:date="2026-01-01T00:00:00Z">
        <w:r>
          <w:delText xml:space="preserve">).</w:delText>
        </w:r>
      </w:del>
    </w:p>
    <w:p>
      <w:pPr>
        <w:pStyle w:val="FirstParagraph"/>
      </w:pPr>
      <w:ins w:id="1235" w:author="PR Preview" w:date="2026-01-01T00:00:00Z">
        <w:r>
          <w:rPr>
            <w:b/>
            <w:bCs/>
          </w:rPr>
          <w:t xml:space="preserve">Definition 18 (Flat point (stationary point))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Let</w:t>
        </w:r>
      </w:ins>
      <w:ins w:id="1238" w:author="PR Preview" w:date="2026-01-01T00:00:00Z">
        <w:r>
          <w:t xml:space="preserve"> </w:t>
        </w:r>
      </w:ins>
      <m:oMath>
        <m:r>
          <m:t>f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be differentiable at</w:t>
        </w:r>
      </w:ins>
      <w:ins w:id="1241" w:author="PR Preview" w:date="2026-01-01T00:00:00Z">
        <w:r>
          <w:t xml:space="preserve"> </w:t>
        </w:r>
      </w:ins>
      <m:oMath>
        <m:r>
          <m:t>c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(</w:t>
        </w:r>
      </w:ins>
      <w:hyperlink w:anchor="def-differentiable">
        <w:ins w:id="12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45" w:author="PR Preview" w:date="2026-01-01T00:00:00Z">
        <w:r>
          <w:t xml:space="preserve">).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</w:t>
        </w:r>
      </w:ins>
      <w:ins w:id="12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49" w:author="PR Preview" w:date="2026-01-01T00:00:00Z">
        <w:r>
          <w:t xml:space="preserve">, then</w:t>
        </w:r>
      </w:ins>
      <w:ins w:id="1250" w:author="PR Preview" w:date="2026-01-01T00:00:00Z">
        <w:r>
          <w:t xml:space="preserve"> </w:t>
        </w:r>
      </w:ins>
      <m:oMath>
        <m:r>
          <m:t>c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a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rPr>
            <w:b/>
            <w:bCs/>
          </w:rPr>
          <w:t xml:space="preserve">flat point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of</w:t>
        </w:r>
      </w:ins>
      <w:ins w:id="1257" w:author="PR Preview" w:date="2026-01-01T00:00:00Z">
        <w:r>
          <w:t xml:space="preserve"> </w:t>
        </w:r>
      </w:ins>
      <m:oMath>
        <m:r>
          <m:t>f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(also called a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rPr>
            <w:b/>
            <w:bCs/>
          </w:rPr>
          <w:t xml:space="preserve">stationary point</w:t>
        </w:r>
      </w:ins>
      <w:ins w:id="1262" w:author="PR Preview" w:date="2026-01-01T00:00:00Z">
        <w:r>
          <w:t xml:space="preserve">).</w:t>
        </w:r>
      </w:ins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del w:id="1263" w:author="PR Preview" w:date="2026-01-01T00:00:00Z">
        <w:r>
          <w:rPr>
            <w:b/>
            <w:bCs/>
          </w:rPr>
          <w:delText xml:space="preserve">Definition 12 (Critical point)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Let</w:delText>
        </w:r>
      </w:del>
      <w:del w:id="1266" w:author="PR Preview" w:date="2026-01-01T00:00:00Z">
        <w:r>
          <w:delText xml:space="preserve"> </w:delText>
        </w:r>
      </w:del>
      <m:oMath>
        <m:r>
          <m:t>f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be a function defined on an</w:delText>
        </w:r>
      </w:del>
      <w:del w:id="1269" w:author="PR Preview" w:date="2026-01-01T00:00:00Z">
        <w:r>
          <w:delText xml:space="preserve"> </w:delText>
        </w:r>
      </w:del>
      <w:hyperlink r:id="rId219">
        <w:del w:id="1270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containing</w:delText>
        </w:r>
      </w:del>
      <w:del w:id="1273" w:author="PR Preview" w:date="2026-01-01T00:00:00Z">
        <w:r>
          <w:delText xml:space="preserve"> </w:delText>
        </w:r>
      </w:del>
      <m:oMath>
        <m:r>
          <m:t>c</m:t>
        </m:r>
      </m:oMath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The point</w:delText>
        </w:r>
      </w:del>
      <w:del w:id="1277" w:author="PR Preview" w:date="2026-01-01T00:00:00Z">
        <w:r>
          <w:delText xml:space="preserve"> </w:delText>
        </w:r>
      </w:del>
      <m:oMath>
        <m:r>
          <m:t>c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is a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rPr>
            <w:b/>
            <w:bCs/>
          </w:rPr>
          <w:delText xml:space="preserve">critical point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of</w:delText>
        </w:r>
      </w:del>
      <w:del w:id="1284" w:author="PR Preview" w:date="2026-01-01T00:00:00Z">
        <w:r>
          <w:delText xml:space="preserve"> </w:delText>
        </w:r>
      </w:del>
      <m:oMath>
        <m:r>
          <m:t>f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if either</w:delText>
        </w:r>
      </w:del>
      <w:del w:id="12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or</w:delText>
        </w:r>
      </w:del>
      <w:del w:id="1290" w:author="PR Preview" w:date="2026-01-01T00:00:00Z">
        <w:r>
          <w:delText xml:space="preserve"> </w:delText>
        </w:r>
      </w:del>
      <m:oMath>
        <m:r>
          <m:t>f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is not differentiable at</w:delText>
        </w:r>
      </w:del>
      <w:del w:id="1293" w:author="PR Preview" w:date="2026-01-01T00:00:00Z">
        <w:r>
          <w:delText xml:space="preserve"> </w:delText>
        </w:r>
      </w:del>
      <m:oMath>
        <m:r>
          <m:t>c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(</w:delText>
        </w:r>
      </w:del>
      <w:hyperlink w:anchor="def-differentiable">
        <w:del w:id="129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97" w:author="PR Preview" w:date="2026-01-01T00:00:00Z">
        <w:r>
          <w:delText xml:space="preserve">).</w:delText>
        </w:r>
      </w:del>
    </w:p>
    <w:p>
      <w:pPr>
        <w:pStyle w:val="BodyText"/>
      </w:pPr>
      <w:ins w:id="1298" w:author="PR Preview" w:date="2026-01-01T00:00:00Z">
        <w:r>
          <w:rPr>
            <w:b/>
            <w:bCs/>
          </w:rPr>
          <w:t xml:space="preserve">Definition 19 (Critical point)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Let</w:t>
        </w:r>
      </w:ins>
      <w:ins w:id="1301" w:author="PR Preview" w:date="2026-01-01T00:00:00Z">
        <w:r>
          <w:t xml:space="preserve"> </w:t>
        </w:r>
      </w:ins>
      <m:oMath>
        <m:r>
          <m:t>f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be a function defined on an</w:t>
        </w:r>
      </w:ins>
      <w:ins w:id="1304" w:author="PR Preview" w:date="2026-01-01T00:00:00Z">
        <w:r>
          <w:t xml:space="preserve"> </w:t>
        </w:r>
      </w:ins>
      <w:hyperlink r:id="rId10">
        <w:ins w:id="1305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containing</w:t>
        </w:r>
      </w:ins>
      <w:ins w:id="1308" w:author="PR Preview" w:date="2026-01-01T00:00:00Z">
        <w:r>
          <w:t xml:space="preserve"> </w:t>
        </w:r>
      </w:ins>
      <m:oMath>
        <m:r>
          <m:t>c</m:t>
        </m:r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 point</w:t>
        </w:r>
      </w:ins>
      <w:ins w:id="1312" w:author="PR Preview" w:date="2026-01-01T00:00:00Z">
        <w:r>
          <w:t xml:space="preserve"> </w:t>
        </w:r>
      </w:ins>
      <m:oMath>
        <m:r>
          <m:t>c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is a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b/>
            <w:bCs/>
          </w:rPr>
          <w:t xml:space="preserve">critical point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of</w:t>
        </w:r>
      </w:ins>
      <w:ins w:id="1319" w:author="PR Preview" w:date="2026-01-01T00:00:00Z">
        <w:r>
          <w:t xml:space="preserve"> </w:t>
        </w:r>
      </w:ins>
      <m:oMath>
        <m:r>
          <m:t>f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if either</w:t>
        </w:r>
      </w:ins>
      <w:ins w:id="13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or</w:t>
        </w:r>
      </w:ins>
      <w:ins w:id="1325" w:author="PR Preview" w:date="2026-01-01T00:00:00Z">
        <w:r>
          <w:t xml:space="preserve"> </w:t>
        </w:r>
      </w:ins>
      <m:oMath>
        <m:r>
          <m:t>f</m:t>
        </m:r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is not differentiable at</w:t>
        </w:r>
      </w:ins>
      <w:ins w:id="1328" w:author="PR Preview" w:date="2026-01-01T00:00:00Z">
        <w:r>
          <w:t xml:space="preserve"> </w:t>
        </w:r>
      </w:ins>
      <m:oMath>
        <m:r>
          <m:t>c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(</w:t>
        </w:r>
      </w:ins>
      <w:hyperlink w:anchor="def-differentiable">
        <w:ins w:id="133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32" w:author="PR Preview" w:date="2026-01-01T00:00:00Z">
        <w:r>
          <w:t xml:space="preserve">).</w:t>
        </w:r>
      </w:ins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has no derivative at</w:delText>
        </w:r>
      </w:del>
      <w:del w:id="1335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0</m:t>
        </m:r>
      </m:oMath>
      <w:del w:id="1336" w:author="PR Preview" w:date="2026-01-01T00:00:00Z">
        <w:r>
          <w:delText xml:space="preserve">: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its one-sided derivatives there are</w:delText>
        </w:r>
      </w:del>
      <w:del w:id="1339" w:author="PR Preview" w:date="2026-01-01T00:00:00Z">
        <w:r>
          <w:delText xml:space="preserve"> </w:delText>
        </w:r>
      </w:del>
      <m:oMath>
        <m:r>
          <m:t>1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(</w:delText>
        </w:r>
      </w:del>
      <w:hyperlink w:anchor="exm-one-sided-derivative">
        <w:del w:id="134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346" w:author="PR Preview" w:date="2026-01-01T00:00:00Z">
        <w:r>
          <w:delText xml:space="preserve">),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so the difference quotient</w:delText>
        </w:r>
      </w:del>
      <w:del w:id="134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has no limit as</w:delText>
        </w:r>
      </w:del>
      <w:del w:id="135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(</w:delText>
        </w:r>
      </w:del>
      <w:hyperlink w:anchor="def-one-sided-limit">
        <w:del w:id="13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56" w:author="PR Preview" w:date="2026-01-01T00:00:00Z">
        <w:r>
          <w:delText xml:space="preserve">).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So</w:delText>
        </w:r>
      </w:del>
      <w:del w:id="1359" w:author="PR Preview" w:date="2026-01-01T00:00:00Z">
        <w:r>
          <w:delText xml:space="preserve"> </w:delText>
        </w:r>
      </w:del>
      <m:oMath>
        <m:r>
          <m:t>0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is a critical point of</w:delText>
        </w:r>
      </w:del>
      <w:del w:id="1362" w:author="PR Preview" w:date="2026-01-01T00:00:00Z">
        <w:r>
          <w:delText xml:space="preserve"> </w:delText>
        </w:r>
      </w:del>
      <m:oMath>
        <m:r>
          <m:t>g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but not a flat point.</w:delText>
        </w:r>
      </w:del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has no derivative at</w:t>
        </w:r>
      </w:ins>
      <w:ins w:id="136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: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its one-sided derivatives there are</w:t>
        </w:r>
      </w:ins>
      <w:ins w:id="1371" w:author="PR Preview" w:date="2026-01-01T00:00:00Z">
        <w:r>
          <w:t xml:space="preserve"> </w:t>
        </w:r>
      </w:ins>
      <m:oMath>
        <m:r>
          <m:t>1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</w:t>
        </w:r>
      </w:ins>
      <w:ins w:id="13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(</w:t>
        </w:r>
      </w:ins>
      <w:hyperlink w:anchor="exm-one-sided-derivative">
        <w:ins w:id="137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378" w:author="PR Preview" w:date="2026-01-01T00:00:00Z">
        <w:r>
          <w:t xml:space="preserve">),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 the difference quotient</w:t>
        </w:r>
      </w:ins>
      <w:ins w:id="138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has no limit as</w:t>
        </w:r>
      </w:ins>
      <w:ins w:id="138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(</w:t>
        </w:r>
      </w:ins>
      <w:hyperlink w:anchor="def-one-sided-limit">
        <w:ins w:id="138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88" w:author="PR Preview" w:date="2026-01-01T00:00:00Z">
        <w:r>
          <w:t xml:space="preserve">).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So</w:t>
        </w:r>
      </w:ins>
      <w:ins w:id="1391" w:author="PR Preview" w:date="2026-01-01T00:00:00Z">
        <w:r>
          <w:t xml:space="preserve"> </w:t>
        </w:r>
      </w:ins>
      <m:oMath>
        <m:r>
          <m:t>0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 a critical point of</w:t>
        </w:r>
      </w:ins>
      <w:ins w:id="1394" w:author="PR Preview" w:date="2026-01-01T00:00:00Z">
        <w:r>
          <w:t xml:space="preserve"> </w:t>
        </w:r>
      </w:ins>
      <m:oMath>
        <m:r>
          <m:t>g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but not a flat point.</w:t>
        </w:r>
      </w:ins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del w:id="1397" w:author="PR Preview" w:date="2026-01-01T00:00:00Z">
        <w:r>
          <w:rPr>
            <w:b/>
            <w:bCs/>
          </w:rPr>
          <w:delText xml:space="preserve">Theorem 11 (Every flat point is a critical point)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If</w:delText>
        </w:r>
      </w:del>
      <w:del w:id="1400" w:author="PR Preview" w:date="2026-01-01T00:00:00Z">
        <w:r>
          <w:delText xml:space="preserve"> </w:delText>
        </w:r>
      </w:del>
      <m:oMath>
        <m:r>
          <m:t>c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flat point of</w:delText>
        </w:r>
      </w:del>
      <w:del w:id="1403" w:author="PR Preview" w:date="2026-01-01T00:00:00Z">
        <w:r>
          <w:delText xml:space="preserve"> </w:delText>
        </w:r>
      </w:del>
      <m:oMath>
        <m:r>
          <m:t>f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(</w:delText>
        </w:r>
      </w:del>
      <w:hyperlink w:anchor="def-flat-point">
        <w:del w:id="14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07" w:author="PR Preview" w:date="2026-01-01T00:00:00Z">
        <w:r>
          <w:delText xml:space="preserve">), then</w:delText>
        </w:r>
      </w:del>
      <w:del w:id="1408" w:author="PR Preview" w:date="2026-01-01T00:00:00Z">
        <w:r>
          <w:delText xml:space="preserve"> </w:delText>
        </w:r>
      </w:del>
      <m:oMath>
        <m:r>
          <m:t>c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is a critical point of</w:delText>
        </w:r>
      </w:del>
      <w:del w:id="1411" w:author="PR Preview" w:date="2026-01-01T00:00:00Z">
        <w:r>
          <w:delText xml:space="preserve"> </w:delText>
        </w:r>
      </w:del>
      <m:oMath>
        <m:r>
          <m:t>f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(</w:delText>
        </w:r>
      </w:del>
      <w:hyperlink w:anchor="def-critical-point">
        <w:del w:id="141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15" w:author="PR Preview" w:date="2026-01-01T00:00:00Z">
        <w:r>
          <w:delText xml:space="preserve">).</w:delText>
        </w:r>
      </w:del>
    </w:p>
    <w:p>
      <w:pPr>
        <w:pStyle w:val="BodyText"/>
      </w:pPr>
      <w:del w:id="1416" w:author="PR Preview" w:date="2026-01-01T00:00:00Z">
        <w:r>
          <w:rPr>
            <w:i/>
            <w:iCs/>
          </w:rPr>
          <w:delText xml:space="preserve">Proof</w:delText>
        </w:r>
      </w:del>
      <w:del w:id="1417" w:author="PR Preview" w:date="2026-01-01T00:00:00Z">
        <w:r>
          <w:delText xml:space="preserve">. </w:delText>
        </w:r>
      </w:del>
      <w:del w:id="1418" w:author="PR Preview" w:date="2026-01-01T00:00:00Z">
        <w:r>
          <w:delText xml:space="preserve">A flat point</w:delText>
        </w:r>
      </w:del>
      <w:del w:id="1419" w:author="PR Preview" w:date="2026-01-01T00:00:00Z">
        <w:r>
          <w:delText xml:space="preserve"> </w:delText>
        </w:r>
      </w:del>
      <m:oMath>
        <m:r>
          <m:t>c</m:t>
        </m:r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has</w:delText>
        </w:r>
      </w:del>
      <w:del w:id="1422" w:author="PR Preview" w:date="2026-01-01T00:00:00Z">
        <w:r>
          <w:delText xml:space="preserve"> </w:delText>
        </w:r>
      </w:del>
      <m:oMath>
        <m:r>
          <m:t>f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differentiable at</w:delText>
        </w:r>
      </w:del>
      <w:del w:id="1425" w:author="PR Preview" w:date="2026-01-01T00:00:00Z">
        <w:r>
          <w:delText xml:space="preserve"> </w:delText>
        </w:r>
      </w:del>
      <m:oMath>
        <m:r>
          <m:t>c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29" w:author="PR Preview" w:date="2026-01-01T00:00:00Z">
        <w:r>
          <w:delText xml:space="preserve">.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 condition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“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34" w:author="PR Preview" w:date="2026-01-01T00:00:00Z">
        <w:r>
          <w:delText xml:space="preserve">”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is the first alternative in</w:delText>
        </w:r>
      </w:del>
      <w:del w:id="1437" w:author="PR Preview" w:date="2026-01-01T00:00:00Z">
        <w:r>
          <w:delText xml:space="preserve"> </w:delText>
        </w:r>
      </w:del>
      <w:hyperlink w:anchor="def-critical-point">
        <w:del w:id="143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39" w:author="PR Preview" w:date="2026-01-01T00:00:00Z">
        <w:r>
          <w:delText xml:space="preserve">,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so</w:delText>
        </w:r>
      </w:del>
      <w:del w:id="1442" w:author="PR Preview" w:date="2026-01-01T00:00:00Z">
        <w:r>
          <w:delText xml:space="preserve"> </w:delText>
        </w:r>
      </w:del>
      <m:oMath>
        <m:r>
          <m:t>c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is a critical point.</w:delText>
        </w:r>
      </w:del>
    </w:p>
    <w:p>
      <w:pPr>
        <w:pStyle w:val="FirstParagraph"/>
      </w:pPr>
      <w:ins w:id="1445" w:author="PR Preview" w:date="2026-01-01T00:00:00Z">
        <w:r>
          <w:rPr>
            <w:b/>
            <w:bCs/>
          </w:rPr>
          <w:t xml:space="preserve">Theorem 13 (Every flat point is a critical point)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If</w:t>
        </w:r>
      </w:ins>
      <w:ins w:id="1448" w:author="PR Preview" w:date="2026-01-01T00:00:00Z">
        <w:r>
          <w:t xml:space="preserve"> </w:t>
        </w:r>
      </w:ins>
      <m:oMath>
        <m:r>
          <m:t>c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a flat point of</w:t>
        </w:r>
      </w:ins>
      <w:ins w:id="1451" w:author="PR Preview" w:date="2026-01-01T00:00:00Z">
        <w:r>
          <w:t xml:space="preserve"> </w:t>
        </w:r>
      </w:ins>
      <m:oMath>
        <m:r>
          <m:t>f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(</w:t>
        </w:r>
      </w:ins>
      <w:hyperlink w:anchor="def-flat-point">
        <w:ins w:id="145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55" w:author="PR Preview" w:date="2026-01-01T00:00:00Z">
        <w:r>
          <w:t xml:space="preserve">), then</w:t>
        </w:r>
      </w:ins>
      <w:ins w:id="1456" w:author="PR Preview" w:date="2026-01-01T00:00:00Z">
        <w:r>
          <w:t xml:space="preserve"> </w:t>
        </w:r>
      </w:ins>
      <m:oMath>
        <m:r>
          <m:t>c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is a critical point of</w:t>
        </w:r>
      </w:ins>
      <w:ins w:id="1459" w:author="PR Preview" w:date="2026-01-01T00:00:00Z">
        <w:r>
          <w:t xml:space="preserve"> </w:t>
        </w:r>
      </w:ins>
      <m:oMath>
        <m:r>
          <m:t>f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def-critical-point">
        <w:ins w:id="14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63" w:author="PR Preview" w:date="2026-01-01T00:00:00Z">
        <w:r>
          <w:t xml:space="preserve">).</w:t>
        </w:r>
      </w:ins>
    </w:p>
    <w:bookmarkEnd w:id="143"/>
    <w:p>
      <w:pPr>
        <w:pStyle w:val="BodyText"/>
      </w:pPr>
      <w:ins w:id="1464" w:author="PR Preview" w:date="2026-01-01T00:00:00Z">
        <w:r>
          <w:rPr>
            <w:i/>
            <w:iCs/>
          </w:rPr>
          <w:t xml:space="preserve">Proof</w:t>
        </w:r>
      </w:ins>
      <w:ins w:id="1465" w:author="PR Preview" w:date="2026-01-01T00:00:00Z">
        <w:r>
          <w:t xml:space="preserve">. </w:t>
        </w:r>
      </w:ins>
      <w:ins w:id="1466" w:author="PR Preview" w:date="2026-01-01T00:00:00Z">
        <w:r>
          <w:t xml:space="preserve">A flat point</w:t>
        </w:r>
      </w:ins>
      <w:ins w:id="1467" w:author="PR Preview" w:date="2026-01-01T00:00:00Z">
        <w:r>
          <w:t xml:space="preserve"> </w:t>
        </w:r>
      </w:ins>
      <m:oMath>
        <m:r>
          <m:t>c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has</w:t>
        </w:r>
      </w:ins>
      <w:ins w:id="1470" w:author="PR Preview" w:date="2026-01-01T00:00:00Z">
        <w:r>
          <w:t xml:space="preserve"> </w:t>
        </w:r>
      </w:ins>
      <m:oMath>
        <m:r>
          <m:t>f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differentiable at</w:t>
        </w:r>
      </w:ins>
      <w:ins w:id="1473" w:author="PR Preview" w:date="2026-01-01T00:00:00Z">
        <w:r>
          <w:t xml:space="preserve"> </w:t>
        </w:r>
      </w:ins>
      <m:oMath>
        <m:r>
          <m:t>c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</w:t>
        </w:r>
      </w:ins>
      <w:ins w:id="147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77" w:author="PR Preview" w:date="2026-01-01T00:00:00Z">
        <w:r>
          <w:t xml:space="preserve">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The condition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“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2" w:author="PR Preview" w:date="2026-01-01T00:00:00Z">
        <w:r>
          <w:t xml:space="preserve">”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 first alternative in</w:t>
        </w:r>
      </w:ins>
      <w:ins w:id="1485" w:author="PR Preview" w:date="2026-01-01T00:00:00Z">
        <w:r>
          <w:t xml:space="preserve"> </w:t>
        </w:r>
      </w:ins>
      <w:hyperlink w:anchor="def-critical-point">
        <w:ins w:id="148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so</w:t>
        </w:r>
      </w:ins>
      <w:ins w:id="1490" w:author="PR Preview" w:date="2026-01-01T00:00:00Z">
        <w:r>
          <w:t xml:space="preserve"> </w:t>
        </w:r>
      </w:ins>
      <m:oMath>
        <m:r>
          <m:t>c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 a critical point.</w:t>
        </w:r>
      </w:ins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del w:id="1493" w:author="PR Preview" w:date="2026-01-01T00:00:00Z">
        <w:r>
          <w:delText xml:space="preserve">The derivative is</w:delText>
        </w:r>
      </w:del>
      <w:del w:id="1494" w:author="PR Preview" w:date="2026-01-01T00:00:00Z">
        <w:r>
          <w:delText xml:space="preserve"> </w:delText>
        </w:r>
      </w:del>
      <m:oMath>
        <m:r>
          <m:t>0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at 2 of the 5 points,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namely</w:delText>
        </w:r>
      </w:del>
      <w:del w:id="1499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and</w:delText>
        </w:r>
      </w:del>
      <w:del w:id="1502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</m:oMath>
      <w:del w:id="1503" w:author="PR Preview" w:date="2026-01-01T00:00:00Z">
        <w:r>
          <w:delText xml:space="preserve">.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These are flat points of</w:delText>
        </w:r>
      </w:del>
      <w:del w:id="1506" w:author="PR Preview" w:date="2026-01-01T00:00:00Z">
        <w:r>
          <w:delText xml:space="preserve"> </w:delText>
        </w:r>
      </w:del>
      <m:oMath>
        <m:r>
          <m:t>f</m:t>
        </m:r>
      </m:oMath>
      <w:del w:id="1507" w:author="PR Preview" w:date="2026-01-01T00:00:00Z">
        <w:r>
          <w:delText xml:space="preserve">, so by</w:delText>
        </w:r>
      </w:del>
      <w:del w:id="1508" w:author="PR Preview" w:date="2026-01-01T00:00:00Z">
        <w:r>
          <w:delText xml:space="preserve"> </w:delText>
        </w:r>
      </w:del>
      <w:hyperlink w:anchor="thm-flat-point-critical">
        <w:del w:id="150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they are critical points.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The difference quotients of</w:delText>
        </w:r>
      </w:del>
      <w:del w:id="1514" w:author="PR Preview" w:date="2026-01-01T00:00:00Z">
        <w:r>
          <w:delText xml:space="preserve"> </w:delText>
        </w:r>
      </w:del>
      <m:oMath>
        <m:r>
          <m:t>g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at</w:delText>
        </w:r>
      </w:del>
      <w:del w:id="1517" w:author="PR Preview" w:date="2026-01-01T00:00:00Z">
        <w:r>
          <w:delText xml:space="preserve"> </w:delText>
        </w:r>
      </w:del>
      <m:oMath>
        <m:r>
          <m:t>0</m:t>
        </m:r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are -1 from the left and 1 from the right,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so</w:delText>
        </w:r>
      </w:del>
      <w:del w:id="1522" w:author="PR Preview" w:date="2026-01-01T00:00:00Z">
        <w:r>
          <w:delText xml:space="preserve"> </w:delText>
        </w:r>
      </w:del>
      <m:oMath>
        <m:r>
          <m:t>g</m:t>
        </m:r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has no derivative at</w:delText>
        </w:r>
      </w:del>
      <w:del w:id="1525" w:author="PR Preview" w:date="2026-01-01T00:00:00Z">
        <w:r>
          <w:delText xml:space="preserve"> </w:delText>
        </w:r>
      </w:del>
      <m:oMath>
        <m:r>
          <m:t>0</m:t>
        </m:r>
      </m:oMath>
      <w:del w:id="1526" w:author="PR Preview" w:date="2026-01-01T00:00:00Z">
        <w:r>
          <w:delText xml:space="preserve">.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Thus</w:delText>
        </w:r>
      </w:del>
      <w:del w:id="1529" w:author="PR Preview" w:date="2026-01-01T00:00:00Z">
        <w:r>
          <w:delText xml:space="preserve"> </w:delText>
        </w:r>
      </w:del>
      <m:oMath>
        <m:r>
          <m:t>0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is a critical point of</w:delText>
        </w:r>
      </w:del>
      <w:del w:id="1532" w:author="PR Preview" w:date="2026-01-01T00:00:00Z">
        <w:r>
          <w:delText xml:space="preserve"> </w:delText>
        </w:r>
      </w:del>
      <m:oMath>
        <m:r>
          <m:t>g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</w:delText>
        </w:r>
      </w:del>
      <w:hyperlink w:anchor="def-critical-point">
        <w:del w:id="153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536" w:author="PR Preview" w:date="2026-01-01T00:00:00Z">
        <w:r>
          <w:delText xml:space="preserve">), but not a flat point.</w:delText>
        </w:r>
      </w:del>
    </w:p>
    <w:p>
      <w:pPr>
        <w:pStyle w:val="FirstParagraph"/>
      </w:pPr>
      <w:ins w:id="1537" w:author="PR Preview" w:date="2026-01-01T00:00:00Z">
        <w:r>
          <w:t xml:space="preserve">The derivative is</w:t>
        </w:r>
      </w:ins>
      <w:ins w:id="1538" w:author="PR Preview" w:date="2026-01-01T00:00:00Z">
        <w:r>
          <w:t xml:space="preserve"> </w:t>
        </w:r>
      </w:ins>
      <m:oMath>
        <m:r>
          <m:t>0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at 2 of the 5 points,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namely</w:t>
        </w:r>
      </w:ins>
      <w:ins w:id="154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and</w:t>
        </w:r>
      </w:ins>
      <w:ins w:id="154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These are flat points of</w:t>
        </w:r>
      </w:ins>
      <w:ins w:id="1550" w:author="PR Preview" w:date="2026-01-01T00:00:00Z">
        <w:r>
          <w:t xml:space="preserve"> </w:t>
        </w:r>
      </w:ins>
      <m:oMath>
        <m:r>
          <m:t>f</m:t>
        </m:r>
      </m:oMath>
      <w:ins w:id="1551" w:author="PR Preview" w:date="2026-01-01T00:00:00Z">
        <w:r>
          <w:t xml:space="preserve">, so by</w:t>
        </w:r>
      </w:ins>
      <w:ins w:id="1552" w:author="PR Preview" w:date="2026-01-01T00:00:00Z">
        <w:r>
          <w:t xml:space="preserve"> </w:t>
        </w:r>
      </w:ins>
      <w:hyperlink w:anchor="thm-flat-point-critical">
        <w:ins w:id="155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they are critical points.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difference quotients of</w:t>
        </w:r>
      </w:ins>
      <w:ins w:id="1558" w:author="PR Preview" w:date="2026-01-01T00:00:00Z">
        <w:r>
          <w:t xml:space="preserve"> </w:t>
        </w:r>
      </w:ins>
      <m:oMath>
        <m:r>
          <m:t>g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at</w:t>
        </w:r>
      </w:ins>
      <w:ins w:id="1561" w:author="PR Preview" w:date="2026-01-01T00:00:00Z">
        <w:r>
          <w:t xml:space="preserve"> </w:t>
        </w:r>
      </w:ins>
      <m:oMath>
        <m:r>
          <m:t>0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are -1 from the left and 1 from the right,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so</w:t>
        </w:r>
      </w:ins>
      <w:ins w:id="1566" w:author="PR Preview" w:date="2026-01-01T00:00:00Z">
        <w:r>
          <w:t xml:space="preserve"> </w:t>
        </w:r>
      </w:ins>
      <m:oMath>
        <m:r>
          <m:t>g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has no derivative at</w:t>
        </w:r>
      </w:ins>
      <w:ins w:id="1569" w:author="PR Preview" w:date="2026-01-01T00:00:00Z">
        <w:r>
          <w:t xml:space="preserve"> </w:t>
        </w:r>
      </w:ins>
      <m:oMath>
        <m:r>
          <m:t>0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Thus</w:t>
        </w:r>
      </w:ins>
      <w:ins w:id="1573" w:author="PR Preview" w:date="2026-01-01T00:00:00Z">
        <w:r>
          <w:t xml:space="preserve"> </w:t>
        </w:r>
      </w:ins>
      <m:oMath>
        <m:r>
          <m:t>0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a critical point of</w:t>
        </w:r>
      </w:ins>
      <w:ins w:id="1576" w:author="PR Preview" w:date="2026-01-01T00:00:00Z">
        <w:r>
          <w:t xml:space="preserve"> </w:t>
        </w:r>
      </w:ins>
      <m:oMath>
        <m:r>
          <m:t>g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(</w:t>
        </w:r>
      </w:ins>
      <w:hyperlink w:anchor="def-critical-point">
        <w:ins w:id="157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80" w:author="PR Preview" w:date="2026-01-01T00:00:00Z">
        <w:r>
          <w:t xml:space="preserve">), but not a flat point.</w:t>
        </w:r>
      </w:ins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del w:id="1581" w:author="PR Preview" w:date="2026-01-01T00:00:00Z">
        <w:r>
          <w:rPr>
            <w:b/>
            <w:bCs/>
          </w:rPr>
          <w:delText xml:space="preserve">Definition 13 (Taylor polynomial)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Let</w:delText>
        </w:r>
      </w:del>
      <w:del w:id="1584" w:author="PR Preview" w:date="2026-01-01T00:00:00Z">
        <w:r>
          <w:delText xml:space="preserve"> </w:delText>
        </w:r>
      </w:del>
      <m:oMath>
        <m:r>
          <m:t>f</m:t>
        </m:r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be a function that has at least</w:delText>
        </w:r>
      </w:del>
      <w:del w:id="1587" w:author="PR Preview" w:date="2026-01-01T00:00:00Z">
        <w:r>
          <w:delText xml:space="preserve"> </w:delText>
        </w:r>
      </w:del>
      <m:oMath>
        <m:r>
          <m:t>n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derivatives at a point</w:delText>
        </w:r>
      </w:del>
      <w:del w:id="15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591" w:author="PR Preview" w:date="2026-01-01T00:00:00Z">
        <w:r>
          <w:delText xml:space="preserve">.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The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rPr>
            <w:b/>
            <w:bCs/>
          </w:rPr>
          <w:delText xml:space="preserve">Taylor polynomial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 degree</w:delText>
        </w:r>
      </w:del>
      <w:del w:id="1598" w:author="PR Preview" w:date="2026-01-01T00:00:00Z">
        <w:r>
          <w:delText xml:space="preserve"> </w:delText>
        </w:r>
      </w:del>
      <m:oMath>
        <m:r>
          <m:t>n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for</w:delText>
        </w:r>
      </w:del>
      <w:del w:id="1601" w:author="PR Preview" w:date="2026-01-01T00:00:00Z">
        <w:r>
          <w:delText xml:space="preserve"> </w:delText>
        </w:r>
      </w:del>
      <m:oMath>
        <m:r>
          <m:t>f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centered at</w:delText>
        </w:r>
      </w:del>
      <w:del w:id="16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is:</w:delText>
        </w:r>
      </w:del>
    </w:p>
    <w:p>
      <w:pPr>
        <w:pStyle w:val="FirstParagraph"/>
      </w:pPr>
      <w:ins w:id="1607" w:author="PR Preview" w:date="2026-01-01T00:00:00Z">
        <w:r>
          <w:rPr>
            <w:b/>
            <w:bCs/>
          </w:rPr>
          <w:t xml:space="preserve">Definition 20 (Taylor polynomial)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Let</w:t>
        </w:r>
      </w:ins>
      <w:ins w:id="1610" w:author="PR Preview" w:date="2026-01-01T00:00:00Z">
        <w:r>
          <w:t xml:space="preserve"> </w:t>
        </w:r>
      </w:ins>
      <m:oMath>
        <m:r>
          <m:t>f</m:t>
        </m:r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be a function that has at least</w:t>
        </w:r>
      </w:ins>
      <w:ins w:id="1613" w:author="PR Preview" w:date="2026-01-01T00:00:00Z">
        <w:r>
          <w:t xml:space="preserve"> </w:t>
        </w:r>
      </w:ins>
      <m:oMath>
        <m:r>
          <m:t>n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derivatives at a point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17" w:author="PR Preview" w:date="2026-01-01T00:00:00Z">
        <w:r>
          <w:t xml:space="preserve">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rPr>
            <w:b/>
            <w:bCs/>
          </w:rPr>
          <w:t xml:space="preserve">Taylor polynomial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of degree</w:t>
        </w:r>
      </w:ins>
      <w:ins w:id="1624" w:author="PR Preview" w:date="2026-01-01T00:00:00Z">
        <w:r>
          <w:t xml:space="preserve"> </w:t>
        </w:r>
      </w:ins>
      <m:oMath>
        <m:r>
          <m:t>n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for</w:t>
        </w:r>
      </w:ins>
      <w:ins w:id="1627" w:author="PR Preview" w:date="2026-01-01T00:00:00Z">
        <w:r>
          <w:t xml:space="preserve"> </w:t>
        </w:r>
      </w:ins>
      <m:oMath>
        <m:r>
          <m:t>f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centered at</w:t>
        </w:r>
      </w:ins>
      <w:ins w:id="16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is:</w:t>
        </w:r>
      </w:ins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del w:id="1633" w:author="PR Preview" w:date="2026-01-01T00:00:00Z">
        <w:r>
          <w:rPr>
            <w:b/>
            <w:bCs/>
          </w:rPr>
          <w:delText xml:space="preserve">Definition 14 (Maclaurin polynomial)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When</w:delText>
        </w:r>
      </w:del>
      <w:del w:id="16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637" w:author="PR Preview" w:date="2026-01-01T00:00:00Z">
        <w:r>
          <w:delText xml:space="preserve">, the Taylor polynomial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(</w:delText>
        </w:r>
      </w:del>
      <w:hyperlink w:anchor="def-taylor-polynomial">
        <w:del w:id="16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42" w:author="PR Preview" w:date="2026-01-01T00:00:00Z">
        <w:r>
          <w:delText xml:space="preserve">) is called the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rPr>
            <w:b/>
            <w:bCs/>
          </w:rPr>
          <w:delText xml:space="preserve">Maclaurin polynomial</w:delText>
        </w:r>
      </w:del>
      <w:del w:id="1645" w:author="PR Preview" w:date="2026-01-01T00:00:00Z">
        <w:r>
          <w:delText xml:space="preserve">.</w:delText>
        </w:r>
      </w:del>
    </w:p>
    <w:p>
      <w:pPr>
        <w:pStyle w:val="BodyText"/>
      </w:pPr>
      <w:del w:id="1646" w:author="PR Preview" w:date="2026-01-01T00:00:00Z">
        <w:r>
          <w:rPr>
            <w:b/>
            <w:bCs/>
          </w:rPr>
          <w:delText xml:space="preserve">Definition 15 (Taylor series)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Let</w:delText>
        </w:r>
      </w:del>
      <w:del w:id="1649" w:author="PR Preview" w:date="2026-01-01T00:00:00Z">
        <w:r>
          <w:delText xml:space="preserve"> </w:delText>
        </w:r>
      </w:del>
      <m:oMath>
        <m:r>
          <m:t>f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and</w:delText>
        </w:r>
      </w:del>
      <w:del w:id="16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be as in</w:delText>
        </w:r>
      </w:del>
      <w:del w:id="1655" w:author="PR Preview" w:date="2026-01-01T00:00:00Z">
        <w:r>
          <w:delText xml:space="preserve"> </w:delText>
        </w:r>
      </w:del>
      <w:hyperlink w:anchor="def-taylor-polynomial">
        <w:del w:id="165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57" w:author="PR Preview" w:date="2026-01-01T00:00:00Z">
        <w:r>
          <w:delText xml:space="preserve">.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When</w:delText>
        </w:r>
      </w:del>
      <w:del w:id="1660" w:author="PR Preview" w:date="2026-01-01T00:00:00Z">
        <w:r>
          <w:delText xml:space="preserve"> </w:delText>
        </w:r>
      </w:del>
      <m:oMath>
        <m:r>
          <m:t>f</m:t>
        </m:r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is infinitely differentiable and the series converges to</w:delText>
        </w:r>
      </w:del>
      <w:del w:id="16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on an open interval containing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67" w:author="PR Preview" w:date="2026-01-01T00:00:00Z">
        <w:r>
          <w:delText xml:space="preserve">, the infinite sum</w:delText>
        </w:r>
      </w:del>
      <w:del w:id="166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is the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rPr>
            <w:b/>
            <w:bCs/>
          </w:rPr>
          <w:delText xml:space="preserve">Taylor series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of</w:delText>
        </w:r>
      </w:del>
      <w:del w:id="1675" w:author="PR Preview" w:date="2026-01-01T00:00:00Z">
        <w:r>
          <w:delText xml:space="preserve"> </w:delText>
        </w:r>
      </w:del>
      <m:oMath>
        <m:r>
          <m:t>f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centered at</w:delText>
        </w:r>
      </w:del>
      <w:del w:id="16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79" w:author="PR Preview" w:date="2026-01-01T00:00:00Z">
        <w:r>
          <w:delText xml:space="preserve">.</w:delText>
        </w:r>
      </w:del>
    </w:p>
    <w:p>
      <w:pPr>
        <w:pStyle w:val="FirstParagraph"/>
      </w:pPr>
      <w:ins w:id="1680" w:author="PR Preview" w:date="2026-01-01T00:00:00Z">
        <w:r>
          <w:rPr>
            <w:b/>
            <w:bCs/>
          </w:rPr>
          <w:t xml:space="preserve">Definition 21 (Maclaurin polynomial)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When</w:t>
        </w:r>
      </w:ins>
      <w:ins w:id="16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684" w:author="PR Preview" w:date="2026-01-01T00:00:00Z">
        <w:r>
          <w:t xml:space="preserve">, the Taylor polynomial</w:t>
        </w:r>
      </w:ins>
      <w:ins w:id="168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(</w:t>
        </w:r>
      </w:ins>
      <w:hyperlink w:anchor="def-taylor-polynomial">
        <w:ins w:id="16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89" w:author="PR Preview" w:date="2026-01-01T00:00:00Z">
        <w:r>
          <w:t xml:space="preserve">) is called the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rPr>
            <w:b/>
            <w:bCs/>
          </w:rPr>
          <w:t xml:space="preserve">Maclaurin polynomial</w:t>
        </w:r>
      </w:ins>
      <w:ins w:id="1692" w:author="PR Preview" w:date="2026-01-01T00:00:00Z">
        <w:r>
          <w:t xml:space="preserve">.</w:t>
        </w:r>
      </w:ins>
    </w:p>
    <w:bookmarkEnd w:id="153"/>
    <w:bookmarkStart w:id="154" w:name="def-taylor-series"/>
    <w:p>
      <w:pPr>
        <w:pStyle w:val="BodyText"/>
      </w:pPr>
      <w:ins w:id="1693" w:author="PR Preview" w:date="2026-01-01T00:00:00Z">
        <w:r>
          <w:rPr>
            <w:b/>
            <w:bCs/>
          </w:rPr>
          <w:t xml:space="preserve">Definition 22 (Taylor series)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Let</w:t>
        </w:r>
      </w:ins>
      <w:ins w:id="1696" w:author="PR Preview" w:date="2026-01-01T00:00:00Z">
        <w:r>
          <w:t xml:space="preserve"> </w:t>
        </w:r>
      </w:ins>
      <m:oMath>
        <m:r>
          <m:t>f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be as in</w:t>
        </w:r>
      </w:ins>
      <w:ins w:id="1702" w:author="PR Preview" w:date="2026-01-01T00:00:00Z">
        <w:r>
          <w:t xml:space="preserve"> </w:t>
        </w:r>
      </w:ins>
      <w:hyperlink w:anchor="def-taylor-polynomial">
        <w:ins w:id="170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704" w:author="PR Preview" w:date="2026-01-01T00:00:00Z">
        <w:r>
          <w:t xml:space="preserve">.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</w:t>
        </w:r>
      </w:ins>
      <w:ins w:id="1707" w:author="PR Preview" w:date="2026-01-01T00:00:00Z">
        <w:r>
          <w:t xml:space="preserve"> </w:t>
        </w:r>
      </w:ins>
      <m:oMath>
        <m:r>
          <m:t>f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is infinitely differentiable and the series converges to</w:t>
        </w:r>
      </w:ins>
      <w:ins w:id="17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on an open interval containing</w:t>
        </w:r>
      </w:ins>
      <w:ins w:id="17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14" w:author="PR Preview" w:date="2026-01-01T00:00:00Z">
        <w:r>
          <w:t xml:space="preserve">, the infinite sum</w:t>
        </w:r>
      </w:ins>
      <w:ins w:id="171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the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b/>
            <w:bCs/>
          </w:rPr>
          <w:t xml:space="preserve">Taylor series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of</w:t>
        </w:r>
      </w:ins>
      <w:ins w:id="1722" w:author="PR Preview" w:date="2026-01-01T00:00:00Z">
        <w:r>
          <w:t xml:space="preserve"> </w:t>
        </w:r>
      </w:ins>
      <m:oMath>
        <m:r>
          <m:t>f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centered at</w:t>
        </w:r>
      </w:ins>
      <w:ins w:id="17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26" w:author="PR Preview" w:date="2026-01-01T00:00:00Z">
        <w:r>
          <w:t xml:space="preserve">.</w:t>
        </w:r>
      </w:ins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ins w:id="1727" w:author="PR Preview" w:date="2026-01-01T00:00:00Z">
        <w:r>
          <w:rPr>
            <w:b/>
            <w:bCs/>
          </w:rPr>
          <w:t xml:space="preserve">Theorem 14 (Maclaurin polynomial of the standard normal density)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 Maclaurin polynomial (</w:t>
        </w:r>
      </w:ins>
      <w:hyperlink w:anchor="def-maclaurin-polynomial">
        <w:ins w:id="173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31" w:author="PR Preview" w:date="2026-01-01T00:00:00Z">
        <w:r>
          <w:t xml:space="preserve">) of degree 3 of the standard normal density</w:t>
        </w:r>
      </w:ins>
      <w:ins w:id="1732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ins w:id="1735" w:author="PR Preview" w:date="2026-01-01T00:00:00Z">
        <w:r>
          <w:rPr>
            <w:i/>
            <w:iCs/>
          </w:rPr>
          <w:t xml:space="preserve">Proof</w:t>
        </w:r>
      </w:ins>
      <w:ins w:id="1736" w:author="PR Preview" w:date="2026-01-01T00:00:00Z">
        <w:r>
          <w:t xml:space="preserve">. </w:t>
        </w:r>
      </w:ins>
      <w:ins w:id="1737" w:author="PR Preview" w:date="2026-01-01T00:00:00Z">
        <w:r>
          <w:t xml:space="preserve">This is the solution to</w:t>
        </w:r>
      </w:ins>
      <w:ins w:id="1738" w:author="PR Preview" w:date="2026-01-01T00:00:00Z">
        <w:r>
          <w:t xml:space="preserve"> </w:t>
        </w:r>
      </w:ins>
      <w:hyperlink w:anchor="exr-miller-taylor-normal-density">
        <w:ins w:id="1739" w:author="PR Preview" w:date="2026-01-01T00:00:00Z">
          <w:r>
            <w:rPr>
              <w:rStyle w:val="Hyperlink"/>
            </w:rPr>
            <w:t xml:space="preserve">Exercise 23</w:t>
          </w:r>
        </w:ins>
      </w:hyperlink>
      <w:ins w:id="1740" w:author="PR Preview" w:date="2026-01-01T00:00:00Z">
        <w:r>
          <w:t xml:space="preserve">, worked in</w:t>
        </w:r>
      </w:ins>
      <w:ins w:id="1741" w:author="PR Preview" w:date="2026-01-01T00:00:00Z">
        <w:r>
          <w:t xml:space="preserve"> </w:t>
        </w:r>
      </w:ins>
      <w:hyperlink w:anchor="sol-miller-taylor-normal-density">
        <w:ins w:id="1742" w:author="PR Preview" w:date="2026-01-01T00:00:00Z">
          <w:r>
            <w:rPr>
              <w:rStyle w:val="Hyperlink"/>
            </w:rPr>
            <w:t xml:space="preserve">Solution 23</w:t>
          </w:r>
        </w:ins>
      </w:hyperlink>
      <w:ins w:id="1743" w:author="PR Preview" w:date="2026-01-01T00:00:00Z">
        <w:r>
          <w:t xml:space="preserve">.</w:t>
        </w:r>
      </w:ins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ins w:id="1744" w:author="PR Preview" w:date="2026-01-01T00:00:00Z">
        <w:r>
          <w:rPr>
            <w:b/>
            <w:bCs/>
          </w:rPr>
          <w:t xml:space="preserve">Theorem 15 (Maclaurin polynomial of</w:t>
        </w:r>
      </w:ins>
      <w:ins w:id="174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46" w:author="PR Preview" w:date="2026-01-01T00:00:00Z">
        <w:r>
          <w:rPr>
            <w:b/>
            <w:bCs/>
          </w:rPr>
          <w:t xml:space="preserve">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The Maclaurin polynomial (</w:t>
        </w:r>
      </w:ins>
      <w:hyperlink w:anchor="def-maclaurin-polynomial">
        <w:ins w:id="174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50" w:author="PR Preview" w:date="2026-01-01T00:00:00Z">
        <w:r>
          <w:t xml:space="preserve">) of degree 3 of</w:t>
        </w:r>
      </w:ins>
      <w:ins w:id="17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ins w:id="1754" w:author="PR Preview" w:date="2026-01-01T00:00:00Z">
        <w:r>
          <w:rPr>
            <w:i/>
            <w:iCs/>
          </w:rPr>
          <w:t xml:space="preserve">Proof</w:t>
        </w:r>
      </w:ins>
      <w:ins w:id="1755" w:author="PR Preview" w:date="2026-01-01T00:00:00Z">
        <w:r>
          <w:t xml:space="preserve">. </w:t>
        </w:r>
      </w:ins>
      <w:ins w:id="1756" w:author="PR Preview" w:date="2026-01-01T00:00:00Z">
        <w:r>
          <w:t xml:space="preserve">This is the solution to</w:t>
        </w:r>
      </w:ins>
      <w:ins w:id="1757" w:author="PR Preview" w:date="2026-01-01T00:00:00Z">
        <w:r>
          <w:t xml:space="preserve"> </w:t>
        </w:r>
      </w:ins>
      <w:hyperlink w:anchor="exr-miller-taylor-log-one-plus-x">
        <w:ins w:id="1758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759" w:author="PR Preview" w:date="2026-01-01T00:00:00Z">
        <w:r>
          <w:t xml:space="preserve">, worked in</w:t>
        </w:r>
      </w:ins>
      <w:ins w:id="1760" w:author="PR Preview" w:date="2026-01-01T00:00:00Z">
        <w:r>
          <w:t xml:space="preserve"> </w:t>
        </w:r>
      </w:ins>
      <w:hyperlink w:anchor="sol-miller-taylor-log-one-plus-x">
        <w:ins w:id="1761" w:author="PR Preview" w:date="2026-01-01T00:00:00Z">
          <w:r>
            <w:rPr>
              <w:rStyle w:val="Hyperlink"/>
            </w:rPr>
            <w:t xml:space="preserve">Solution 27</w:t>
          </w:r>
        </w:ins>
      </w:hyperlink>
      <w:ins w:id="1762" w:author="PR Preview" w:date="2026-01-01T00:00:00Z">
        <w:r>
          <w:t xml:space="preserve">.</w:t>
        </w:r>
      </w:ins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del w:id="1763" w:author="PR Preview" w:date="2026-01-01T00:00:00Z">
        <w:r>
          <w:rPr>
            <w:i/>
            <w:iCs/>
          </w:rPr>
          <w:delText xml:space="preserve">Solution 28</w:delText>
        </w:r>
      </w:del>
      <w:del w:id="1764" w:author="PR Preview" w:date="2026-01-01T00:00:00Z">
        <w:r>
          <w:delText xml:space="preserve">. </w:delText>
        </w:r>
      </w:del>
      <w:del w:id="1765" w:author="PR Preview" w:date="2026-01-01T00:00:00Z">
        <w:r>
          <w:delText xml:space="preserve">Substitute</w:delText>
        </w:r>
      </w:del>
      <w:del w:id="176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into the expansion for</w:delText>
        </w:r>
      </w:del>
      <w:del w:id="17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from</w:delText>
        </w:r>
      </w:del>
      <w:del w:id="1772" w:author="PR Preview" w:date="2026-01-01T00:00:00Z">
        <w:r>
          <w:delText xml:space="preserve"> </w:delText>
        </w:r>
      </w:del>
      <w:hyperlink w:anchor="exr-miller-taylor-log-one-plus-x">
        <w:del w:id="1773" w:author="PR Preview" w:date="2026-01-01T00:00:00Z">
          <w:r>
            <w:rPr>
              <w:rStyle w:val="Hyperlink"/>
            </w:rPr>
            <w:delText xml:space="preserve">Exercise 27</w:delText>
          </w:r>
        </w:del>
      </w:hyperlink>
      <w:del w:id="17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BodyText"/>
      </w:pPr>
      <w:ins w:id="1775" w:author="PR Preview" w:date="2026-01-01T00:00:00Z">
        <w:r>
          <w:rPr>
            <w:i/>
            <w:iCs/>
          </w:rPr>
          <w:t xml:space="preserve">Solution 28</w:t>
        </w:r>
      </w:ins>
      <w:ins w:id="1776" w:author="PR Preview" w:date="2026-01-01T00:00:00Z">
        <w:r>
          <w:t xml:space="preserve">. </w:t>
        </w:r>
      </w:ins>
      <w:ins w:id="1777" w:author="PR Preview" w:date="2026-01-01T00:00:00Z">
        <w:r>
          <w:t xml:space="preserve">Substitute</w:t>
        </w:r>
      </w:ins>
      <w:ins w:id="177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into the expansion for</w:t>
        </w:r>
      </w:ins>
      <w:ins w:id="17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from</w:t>
        </w:r>
      </w:ins>
      <w:ins w:id="1784" w:author="PR Preview" w:date="2026-01-01T00:00:00Z">
        <w:r>
          <w:t xml:space="preserve"> </w:t>
        </w:r>
      </w:ins>
      <w:hyperlink w:anchor="thm-taylor-log-one-plus-x">
        <w:ins w:id="178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7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ins w:id="1787" w:author="PR Preview" w:date="2026-01-01T00:00:00Z">
        <w:r>
          <w:rPr>
            <w:b/>
            <w:bCs/>
          </w:rPr>
          <w:t xml:space="preserve">Theorem 16 (Maclaurin polynomial of</w:t>
        </w:r>
      </w:ins>
      <w:ins w:id="178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89" w:author="PR Preview" w:date="2026-01-01T00:00:00Z">
        <w:r>
          <w:rPr>
            <w:b/>
            <w:bCs/>
          </w:rPr>
          <w:t xml:space="preserve">)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The Maclaurin polynomial (</w:t>
        </w:r>
      </w:ins>
      <w:hyperlink w:anchor="def-maclaurin-polynomial">
        <w:ins w:id="179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93" w:author="PR Preview" w:date="2026-01-01T00:00:00Z">
        <w:r>
          <w:t xml:space="preserve">) of degree 3 of</w:t>
        </w:r>
      </w:ins>
      <w:ins w:id="1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ins w:id="1797" w:author="PR Preview" w:date="2026-01-01T00:00:00Z">
        <w:r>
          <w:rPr>
            <w:i/>
            <w:iCs/>
          </w:rPr>
          <w:t xml:space="preserve">Proof</w:t>
        </w:r>
      </w:ins>
      <w:ins w:id="1798" w:author="PR Preview" w:date="2026-01-01T00:00:00Z">
        <w:r>
          <w:t xml:space="preserve">. </w:t>
        </w:r>
      </w:ins>
      <w:ins w:id="1799" w:author="PR Preview" w:date="2026-01-01T00:00:00Z">
        <w:r>
          <w:t xml:space="preserve">This is the solution to</w:t>
        </w:r>
      </w:ins>
      <w:ins w:id="1800" w:author="PR Preview" w:date="2026-01-01T00:00:00Z">
        <w:r>
          <w:t xml:space="preserve"> </w:t>
        </w:r>
      </w:ins>
      <w:hyperlink w:anchor="exr-miller-taylor-log-one-minus-x">
        <w:ins w:id="1801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1802" w:author="PR Preview" w:date="2026-01-01T00:00:00Z">
        <w:r>
          <w:t xml:space="preserve">, worked in</w:t>
        </w:r>
      </w:ins>
      <w:ins w:id="1803" w:author="PR Preview" w:date="2026-01-01T00:00:00Z">
        <w:r>
          <w:t xml:space="preserve"> </w:t>
        </w:r>
      </w:ins>
      <w:hyperlink w:anchor="sol-miller-taylor-log-one-minus-x">
        <w:ins w:id="1804" w:author="PR Preview" w:date="2026-01-01T00:00:00Z">
          <w:r>
            <w:rPr>
              <w:rStyle w:val="Hyperlink"/>
            </w:rPr>
            <w:t xml:space="preserve">Solution 28</w:t>
          </w:r>
        </w:ins>
      </w:hyperlink>
      <w:ins w:id="1805" w:author="PR Preview" w:date="2026-01-01T00:00:00Z">
        <w:r>
          <w:t xml:space="preserve">.</w:t>
        </w:r>
      </w:ins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1806" w:author="PR Preview" w:date="2026-01-01T00:00:00Z">
        <w:r>
          <w:delText xml:space="preserve">Substitute the series for</w:delText>
        </w:r>
      </w:del>
      <w:del w:id="180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from</w:delText>
        </w:r>
      </w:del>
      <w:del w:id="1810" w:author="PR Preview" w:date="2026-01-01T00:00:00Z">
        <w:r>
          <w:delText xml:space="preserve"> </w:delText>
        </w:r>
      </w:del>
      <w:hyperlink w:anchor="exr-miller-taylor-log-one-minus-x">
        <w:del w:id="1811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1812" w:author="PR Preview" w:date="2026-01-01T00:00:00Z">
        <w:r>
          <w:delText xml:space="preserve">:</w:delText>
        </w:r>
      </w:del>
    </w:p>
    <w:p>
      <w:pPr>
        <w:pStyle w:val="FirstParagraph"/>
      </w:pPr>
      <w:ins w:id="1813" w:author="PR Preview" w:date="2026-01-01T00:00:00Z">
        <w:r>
          <w:t xml:space="preserve">Substitute the series for</w:t>
        </w:r>
      </w:ins>
      <w:ins w:id="181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from</w:t>
        </w:r>
      </w:ins>
      <w:ins w:id="1817" w:author="PR Preview" w:date="2026-01-01T00:00:00Z">
        <w:r>
          <w:t xml:space="preserve"> </w:t>
        </w:r>
      </w:ins>
      <w:hyperlink w:anchor="thm-taylor-log-one-minus-x">
        <w:ins w:id="181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8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del w:id="1820" w:author="PR Preview" w:date="2026-01-01T00:00:00Z">
        <w:r>
          <w:rPr>
            <w:b/>
            <w:bCs/>
          </w:rPr>
          <w:delText xml:space="preserve">Definition 16 (Antiderivative)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A function</w:delText>
        </w:r>
      </w:del>
      <w:del w:id="1823" w:author="PR Preview" w:date="2026-01-01T00:00:00Z">
        <w:r>
          <w:delText xml:space="preserve"> </w:delText>
        </w:r>
      </w:del>
      <m:oMath>
        <m:r>
          <m:t>F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is an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rPr>
            <w:b/>
            <w:bCs/>
          </w:rPr>
          <w:delText xml:space="preserve">antiderivative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of</w:delText>
        </w:r>
      </w:del>
      <w:del w:id="1830" w:author="PR Preview" w:date="2026-01-01T00:00:00Z">
        <w:r>
          <w:delText xml:space="preserve"> </w:delText>
        </w:r>
      </w:del>
      <m:oMath>
        <m:r>
          <m:t>f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on an interval</w:delText>
        </w:r>
      </w:del>
      <w:del w:id="1833" w:author="PR Preview" w:date="2026-01-01T00:00:00Z">
        <w:r>
          <w:delText xml:space="preserve"> </w:delText>
        </w:r>
      </w:del>
      <m:oMath>
        <m:r>
          <m:t>I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if:</w:delText>
        </w:r>
      </w:del>
    </w:p>
    <w:p>
      <w:pPr>
        <w:pStyle w:val="FirstParagraph"/>
      </w:pPr>
      <w:ins w:id="1836" w:author="PR Preview" w:date="2026-01-01T00:00:00Z">
        <w:r>
          <w:rPr>
            <w:b/>
            <w:bCs/>
          </w:rPr>
          <w:t xml:space="preserve">Definition 23 (Antiderivative)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A function</w:t>
        </w:r>
      </w:ins>
      <w:ins w:id="1839" w:author="PR Preview" w:date="2026-01-01T00:00:00Z">
        <w:r>
          <w:t xml:space="preserve"> </w:t>
        </w:r>
      </w:ins>
      <m:oMath>
        <m:r>
          <m:t>F</m:t>
        </m:r>
      </m:oMath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is an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rPr>
            <w:b/>
            <w:bCs/>
          </w:rPr>
          <w:t xml:space="preserve">antiderivative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of</w:t>
        </w:r>
      </w:ins>
      <w:ins w:id="1846" w:author="PR Preview" w:date="2026-01-01T00:00:00Z">
        <w:r>
          <w:t xml:space="preserve"> </w:t>
        </w:r>
      </w:ins>
      <m:oMath>
        <m:r>
          <m:t>f</m:t>
        </m:r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on an interval</w:t>
        </w:r>
      </w:ins>
      <w:ins w:id="1849" w:author="PR Preview" w:date="2026-01-01T00:00:00Z">
        <w:r>
          <w:t xml:space="preserve"> </w:t>
        </w:r>
      </w:ins>
      <m:oMath>
        <m:r>
          <m:t>I</m:t>
        </m:r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del w:id="1852" w:author="PR Preview" w:date="2026-01-01T00:00:00Z">
        <w:r>
          <w:rPr>
            <w:b/>
            <w:bCs/>
          </w:rPr>
          <w:delText xml:space="preserve">Definition 17 (Indefinite integral)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The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rPr>
            <w:b/>
            <w:bCs/>
          </w:rPr>
          <w:delText xml:space="preserve">indefinite integral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of</w:delText>
        </w:r>
      </w:del>
      <w:del w:id="1859" w:author="PR Preview" w:date="2026-01-01T00:00:00Z">
        <w:r>
          <w:delText xml:space="preserve"> </w:delText>
        </w:r>
      </w:del>
      <m:oMath>
        <m:r>
          <m:t>f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is the family of all antiderivatives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(</w:delText>
        </w:r>
      </w:del>
      <w:hyperlink w:anchor="def-antiderivative">
        <w:del w:id="186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865" w:author="PR Preview" w:date="2026-01-01T00:00:00Z">
        <w:r>
          <w:delText xml:space="preserve">) of</w:delText>
        </w:r>
      </w:del>
      <w:del w:id="1866" w:author="PR Preview" w:date="2026-01-01T00:00:00Z">
        <w:r>
          <w:delText xml:space="preserve"> </w:delText>
        </w:r>
      </w:del>
      <m:oMath>
        <m:r>
          <m:t>f</m:t>
        </m:r>
      </m:oMath>
      <w:del w:id="1867" w:author="PR Preview" w:date="2026-01-01T00:00:00Z">
        <w:r>
          <w:delText xml:space="preserve">:</w:delText>
        </w:r>
      </w:del>
    </w:p>
    <w:p>
      <w:pPr>
        <w:pStyle w:val="BodyText"/>
      </w:pPr>
      <w:ins w:id="1868" w:author="PR Preview" w:date="2026-01-01T00:00:00Z">
        <w:r>
          <w:rPr>
            <w:b/>
            <w:bCs/>
          </w:rPr>
          <w:t xml:space="preserve">Definition 24 (Indefinite integral)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The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rPr>
            <w:b/>
            <w:bCs/>
          </w:rPr>
          <w:t xml:space="preserve">indefinite integral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of</w:t>
        </w:r>
      </w:ins>
      <w:ins w:id="1875" w:author="PR Preview" w:date="2026-01-01T00:00:00Z">
        <w:r>
          <w:t xml:space="preserve"> </w:t>
        </w:r>
      </w:ins>
      <m:oMath>
        <m:r>
          <m:t>f</m:t>
        </m:r>
      </m:oMath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is the family of all antiderivatives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(</w:t>
        </w:r>
      </w:ins>
      <w:hyperlink w:anchor="def-antiderivative">
        <w:ins w:id="188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881" w:author="PR Preview" w:date="2026-01-01T00:00:00Z">
        <w:r>
          <w:t xml:space="preserve">) of</w:t>
        </w:r>
      </w:ins>
      <w:ins w:id="1882" w:author="PR Preview" w:date="2026-01-01T00:00:00Z">
        <w:r>
          <w:t xml:space="preserve"> </w:t>
        </w:r>
      </w:ins>
      <m:oMath>
        <m:r>
          <m:t>f</m:t>
        </m:r>
      </m:oMath>
      <w:ins w:id="18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del w:id="1884" w:author="PR Preview" w:date="2026-01-01T00:00:00Z">
        <w:r>
          <w:rPr>
            <w:b/>
            <w:bCs/>
          </w:rPr>
          <w:delText xml:space="preserve">Theorem 12 (Basic integration rules)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Each antiderivative in the table is defined only up to an arbitrary constant</w:delText>
        </w:r>
      </w:del>
      <w:del w:id="1887" w:author="PR Preview" w:date="2026-01-01T00:00:00Z">
        <w:r>
          <w:delText xml:space="preserve"> </w:delText>
        </w:r>
      </w:del>
      <m:oMath>
        <m:r>
          <m:t>C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(see</w:delText>
        </w:r>
      </w:del>
      <w:del w:id="1890" w:author="PR Preview" w:date="2026-01-01T00:00:00Z">
        <w:r>
          <w:delText xml:space="preserve"> </w:delText>
        </w:r>
      </w:del>
      <w:hyperlink w:anchor="def-antiderivative">
        <w:del w:id="189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892" w:author="PR Preview" w:date="2026-01-01T00:00:00Z">
        <w:r>
          <w:delText xml:space="preserve">);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the table omits</w:delText>
        </w:r>
      </w:del>
      <w:del w:id="189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C</m:t>
        </m:r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from every row for brevity.</w:delText>
        </w:r>
      </w:del>
    </w:p>
    <w:p>
      <w:pPr>
        <w:pStyle w:val="BodyText"/>
      </w:pPr>
      <w:ins w:id="1898" w:author="PR Preview" w:date="2026-01-01T00:00:00Z">
        <w:r>
          <w:rPr>
            <w:b/>
            <w:bCs/>
          </w:rPr>
          <w:t xml:space="preserve">Theorem 17 (Basic integration rules)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Each antiderivative in the table is defined only up to an arbitrary constant</w:t>
        </w:r>
      </w:ins>
      <w:ins w:id="1901" w:author="PR Preview" w:date="2026-01-01T00:00:00Z">
        <w:r>
          <w:t xml:space="preserve"> </w:t>
        </w:r>
      </w:ins>
      <m:oMath>
        <m:r>
          <m:t>C</m:t>
        </m:r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(see</w:t>
        </w:r>
      </w:ins>
      <w:ins w:id="1904" w:author="PR Preview" w:date="2026-01-01T00:00:00Z">
        <w:r>
          <w:t xml:space="preserve"> </w:t>
        </w:r>
      </w:ins>
      <w:hyperlink w:anchor="def-antiderivative">
        <w:ins w:id="190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906" w:author="PR Preview" w:date="2026-01-01T00:00:00Z">
        <w:r>
          <w:t xml:space="preserve">);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the table omits</w:t>
        </w:r>
      </w:ins>
      <w:ins w:id="1909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C</m:t>
        </m:r>
      </m:oMath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from every row for brevity.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del w:id="1912" w:author="PR Preview" w:date="2026-01-01T00:00:00Z">
        <w:r>
          <w:rPr>
            <w:b/>
            <w:bCs/>
          </w:rPr>
          <w:delText xml:space="preserve">Example 17 (Antiderivative of</w:delText>
        </w:r>
      </w:del>
      <w:del w:id="191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1914" w:author="PR Preview" w:date="2026-01-01T00:00:00Z">
        <w:r>
          <w:rPr>
            <w:b/>
            <w:bCs/>
          </w:rPr>
          <w:delText xml:space="preserve">)</w:delText>
        </w:r>
      </w:del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By the power rule (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1917" w:author="PR Preview" w:date="2026-01-01T00:00:00Z">
        <w:r>
          <w:delText xml:space="preserve">) and linearity from</w:delText>
        </w:r>
      </w:del>
      <w:del w:id="1918" w:author="PR Preview" w:date="2026-01-01T00:00:00Z">
        <w:r>
          <w:delText xml:space="preserve"> </w:delText>
        </w:r>
      </w:del>
      <w:hyperlink w:anchor="thm-integral-rules">
        <w:del w:id="191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920" w:author="PR Preview" w:date="2026-01-01T00:00:00Z">
        <w:r>
          <w:delText xml:space="preserve">:</w:delText>
        </w:r>
      </w:del>
    </w:p>
    <w:p>
      <w:pPr>
        <w:pStyle w:val="BodyText"/>
      </w:pPr>
      <w:ins w:id="1921" w:author="PR Preview" w:date="2026-01-01T00:00:00Z">
        <w:r>
          <w:rPr>
            <w:b/>
            <w:bCs/>
          </w:rPr>
          <w:t xml:space="preserve">Example 17 (Antiderivative of</w:t>
        </w:r>
      </w:ins>
      <w:ins w:id="192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1923" w:author="PR Preview" w:date="2026-01-01T00:00:00Z">
        <w:r>
          <w:rPr>
            <w:b/>
            <w:bCs/>
          </w:rPr>
          <w:t xml:space="preserve">)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By the power rule (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926" w:author="PR Preview" w:date="2026-01-01T00:00:00Z">
        <w:r>
          <w:t xml:space="preserve">) and linearity from</w:t>
        </w:r>
      </w:ins>
      <w:ins w:id="1927" w:author="PR Preview" w:date="2026-01-01T00:00:00Z">
        <w:r>
          <w:t xml:space="preserve"> </w:t>
        </w:r>
      </w:ins>
      <w:hyperlink w:anchor="thm-integral-rules">
        <w:ins w:id="192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del w:id="1930" w:author="PR Preview" w:date="2026-01-01T00:00:00Z">
        <w:r>
          <w:rPr>
            <w:b/>
            <w:bCs/>
          </w:rPr>
          <w:delText xml:space="preserve">Definition 18 (Differentiable on an interval)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A function</w:delText>
        </w:r>
      </w:del>
      <w:del w:id="1933" w:author="PR Preview" w:date="2026-01-01T00:00:00Z">
        <w:r>
          <w:delText xml:space="preserve"> </w:delText>
        </w:r>
      </w:del>
      <m:oMath>
        <m:r>
          <m:t>f</m:t>
        </m:r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is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rPr>
            <w:b/>
            <w:bCs/>
          </w:rPr>
          <w:delText xml:space="preserve">differentiable on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an interval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if it is differentiable (</w:delText>
        </w:r>
      </w:del>
      <w:hyperlink w:anchor="def-differentiable">
        <w:del w:id="194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43" w:author="PR Preview" w:date="2026-01-01T00:00:00Z">
        <w:r>
          <w:delText xml:space="preserve">) at every point of the interval</w:delText>
        </w:r>
      </w:del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other than its</w:delText>
        </w:r>
      </w:del>
      <w:del w:id="1946" w:author="PR Preview" w:date="2026-01-01T00:00:00Z">
        <w:r>
          <w:delText xml:space="preserve"> </w:delText>
        </w:r>
      </w:del>
      <w:hyperlink r:id="rId219">
        <w:del w:id="1947" w:author="PR Preview" w:date="2026-01-01T00:00:00Z">
          <w:r>
            <w:rPr>
              <w:rStyle w:val="Hyperlink"/>
            </w:rPr>
            <w:delText xml:space="preserve">endpoints</w:delText>
          </w:r>
        </w:del>
      </w:hyperlink>
      <w:del w:id="1948" w:author="PR Preview" w:date="2026-01-01T00:00:00Z">
        <w:r>
          <w:delText xml:space="preserve">,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and, at each endpoint that belongs to the interval,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it has the one-sided derivative (</w:delText>
        </w:r>
      </w:del>
      <w:hyperlink w:anchor="def-one-sided-derivative">
        <w:del w:id="195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954" w:author="PR Preview" w:date="2026-01-01T00:00:00Z">
        <w:r>
          <w:delText xml:space="preserve">) from inside the interval: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the right-hand derivative at the left endpoint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and the left-hand derivative at the right endpoint.</w:delText>
        </w:r>
      </w:del>
    </w:p>
    <w:p>
      <w:pPr>
        <w:pStyle w:val="FirstParagraph"/>
      </w:pPr>
      <w:ins w:id="1959" w:author="PR Preview" w:date="2026-01-01T00:00:00Z">
        <w:r>
          <w:rPr>
            <w:b/>
            <w:bCs/>
          </w:rPr>
          <w:t xml:space="preserve">Definition 25 (Differentiable on an interval)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A function</w:t>
        </w:r>
      </w:ins>
      <w:ins w:id="1962" w:author="PR Preview" w:date="2026-01-01T00:00:00Z">
        <w:r>
          <w:t xml:space="preserve"> </w:t>
        </w:r>
      </w:ins>
      <m:oMath>
        <m:r>
          <m:t>f</m:t>
        </m:r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is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rPr>
            <w:b/>
            <w:bCs/>
          </w:rPr>
          <w:t xml:space="preserve">differentiable on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 interval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if it is differentiable (</w:t>
        </w:r>
      </w:ins>
      <w:hyperlink w:anchor="def-differentiable">
        <w:ins w:id="197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72" w:author="PR Preview" w:date="2026-01-01T00:00:00Z">
        <w:r>
          <w:t xml:space="preserve">) at every point of the interval</w:t>
        </w:r>
      </w:ins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other than its</w:t>
        </w:r>
      </w:ins>
      <w:ins w:id="1975" w:author="PR Preview" w:date="2026-01-01T00:00:00Z">
        <w:r>
          <w:t xml:space="preserve"> </w:t>
        </w:r>
      </w:ins>
      <w:hyperlink r:id="rId219">
        <w:ins w:id="1976" w:author="PR Preview" w:date="2026-01-01T00:00:00Z">
          <w:r>
            <w:rPr>
              <w:rStyle w:val="Hyperlink"/>
            </w:rPr>
            <w:t xml:space="preserve">endpoints</w:t>
          </w:r>
        </w:ins>
      </w:hyperlink>
      <w:ins w:id="1977" w:author="PR Preview" w:date="2026-01-01T00:00:00Z">
        <w:r>
          <w:t xml:space="preserve">,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and, at each endpoint that belongs to the interval,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it has the one-sided derivative (</w:t>
        </w:r>
      </w:ins>
      <w:hyperlink w:anchor="def-one-sided-derivative">
        <w:ins w:id="198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983" w:author="PR Preview" w:date="2026-01-01T00:00:00Z">
        <w:r>
          <w:t xml:space="preserve">) from inside the interval: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the right-hand derivative at the left endpoint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and the left-hand derivative at the right endpoint.</w:t>
        </w:r>
      </w:ins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del w:id="1988" w:author="PR Preview" w:date="2026-01-01T00:00:00Z">
        <w:r>
          <w:rPr>
            <w:b/>
            <w:bCs/>
          </w:rPr>
          <w:delText xml:space="preserve">Definition 19 (Continuous function)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A function</w:delText>
        </w:r>
      </w:del>
      <w:del w:id="1991" w:author="PR Preview" w:date="2026-01-01T00:00:00Z">
        <w:r>
          <w:delText xml:space="preserve"> </w:delText>
        </w:r>
      </w:del>
      <m:oMath>
        <m:r>
          <m:t>f</m:t>
        </m:r>
      </m:oMath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is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rPr>
            <w:b/>
            <w:bCs/>
          </w:rPr>
          <w:delText xml:space="preserve">continuous at</w:delText>
        </w:r>
      </w:del>
      <w:del w:id="199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if all three conditions hold:</w:delText>
        </w:r>
      </w:del>
    </w:p>
    <w:p>
      <w:pPr>
        <w:pStyle w:val="FirstParagraph"/>
      </w:pPr>
      <w:ins w:id="1999" w:author="PR Preview" w:date="2026-01-01T00:00:00Z">
        <w:r>
          <w:rPr>
            <w:b/>
            <w:bCs/>
          </w:rPr>
          <w:t xml:space="preserve">Definition 26 (Continuous function)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A function</w:t>
        </w:r>
      </w:ins>
      <w:ins w:id="2002" w:author="PR Preview" w:date="2026-01-01T00:00:00Z">
        <w:r>
          <w:t xml:space="preserve"> </w:t>
        </w:r>
      </w:ins>
      <m:oMath>
        <m:r>
          <m:t>f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is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rPr>
            <w:b/>
            <w:bCs/>
          </w:rPr>
          <w:t xml:space="preserve">continuous at</w:t>
        </w:r>
      </w:ins>
      <w:ins w:id="20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2010" w:author="PR Preview" w:date="2026-01-01T00:00:00Z">
        <w:r>
          <w:delText xml:space="preserve">If any of the three conditions fails,</w:delText>
        </w:r>
      </w:del>
      <w:del w:id="2011" w:author="PR Preview" w:date="2026-01-01T00:00:00Z">
        <w:r>
          <w:delText xml:space="preserve"> </w:delText>
        </w:r>
      </w:del>
      <m:oMath>
        <m:r>
          <m:t>f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is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rPr>
            <w:b/>
            <w:bCs/>
          </w:rPr>
          <w:delText xml:space="preserve">discontinuous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at</w:delText>
        </w:r>
      </w:del>
      <w:del w:id="2018" w:author="PR Preview" w:date="2026-01-01T00:00:00Z">
        <w:r>
          <w:delText xml:space="preserve"> </w:delText>
        </w:r>
      </w:del>
      <m:oMath>
        <m:r>
          <m:t>c</m:t>
        </m:r>
      </m:oMath>
      <w:del w:id="2019" w:author="PR Preview" w:date="2026-01-01T00:00:00Z">
        <w:r>
          <w:delText xml:space="preserve">.</w:delText>
        </w:r>
      </w:del>
    </w:p>
    <w:p>
      <w:pPr>
        <w:pStyle w:val="FirstParagraph"/>
      </w:pPr>
      <w:ins w:id="2020" w:author="PR Preview" w:date="2026-01-01T00:00:00Z">
        <w:r>
          <w:t xml:space="preserve">(Larson and Edwards 2018, sec. 1.4, p. 73)</w:t>
        </w:r>
      </w:ins>
    </w:p>
    <w:bookmarkEnd w:id="222"/>
    <w:bookmarkStart w:id="223" w:name="def-discontinuous"/>
    <w:p>
      <w:pPr>
        <w:pStyle w:val="BodyText"/>
      </w:pPr>
      <w:ins w:id="2021" w:author="PR Preview" w:date="2026-01-01T00:00:00Z">
        <w:r>
          <w:rPr>
            <w:b/>
            <w:bCs/>
          </w:rPr>
          <w:t xml:space="preserve">Definition 27 (Discontinuous function)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If any of the three conditions of</w:t>
        </w:r>
      </w:ins>
      <w:ins w:id="2024" w:author="PR Preview" w:date="2026-01-01T00:00:00Z">
        <w:r>
          <w:t xml:space="preserve"> </w:t>
        </w:r>
      </w:ins>
      <w:hyperlink w:anchor="def-continuous">
        <w:ins w:id="2025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fails,</w:t>
        </w:r>
      </w:ins>
      <w:ins w:id="2028" w:author="PR Preview" w:date="2026-01-01T00:00:00Z">
        <w:r>
          <w:t xml:space="preserve"> </w:t>
        </w:r>
      </w:ins>
      <m:oMath>
        <m:r>
          <m:t>f</m:t>
        </m:r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is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rPr>
            <w:b/>
            <w:bCs/>
          </w:rPr>
          <w:t xml:space="preserve">discontinuous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at</w:t>
        </w:r>
      </w:ins>
      <w:ins w:id="2035" w:author="PR Preview" w:date="2026-01-01T00:00:00Z">
        <w:r>
          <w:t xml:space="preserve"> </w:t>
        </w:r>
      </w:ins>
      <m:oMath>
        <m:r>
          <m:t>c</m:t>
        </m:r>
      </m:oMath>
      <w:ins w:id="2036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del w:id="2037" w:author="PR Preview" w:date="2026-01-01T00:00:00Z">
        <w:r>
          <w:rPr>
            <w:b/>
            <w:bCs/>
          </w:rPr>
          <w:delText xml:space="preserve">Definition 20 (Jump discontinuity)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A function</w:delText>
        </w:r>
      </w:del>
      <w:del w:id="2040" w:author="PR Preview" w:date="2026-01-01T00:00:00Z">
        <w:r>
          <w:delText xml:space="preserve"> </w:delText>
        </w:r>
      </w:del>
      <m:oMath>
        <m:r>
          <m:t>f</m:t>
        </m:r>
      </m:oMath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has a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rPr>
            <w:b/>
            <w:bCs/>
          </w:rPr>
          <w:delText xml:space="preserve">jump discontinuity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at</w:delText>
        </w:r>
      </w:del>
      <w:del w:id="2047" w:author="PR Preview" w:date="2026-01-01T00:00:00Z">
        <w:r>
          <w:delText xml:space="preserve"> </w:delText>
        </w:r>
      </w:del>
      <m:oMath>
        <m:r>
          <m:t>c</m:t>
        </m:r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if both one-sided limits (</w:delText>
        </w:r>
      </w:del>
      <w:hyperlink w:anchor="def-one-sided-limit">
        <w:del w:id="205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051" w:author="PR Preview" w:date="2026-01-01T00:00:00Z">
        <w:r>
          <w:delText xml:space="preserve">)</w:delText>
        </w:r>
      </w:del>
      <w:del w:id="20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and</w:delText>
        </w:r>
      </w:del>
      <w:del w:id="205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exist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but are not equal.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Then</w:delText>
        </w:r>
      </w:del>
      <w:del w:id="20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does not exist,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so</w:delText>
        </w:r>
      </w:del>
      <w:del w:id="2067" w:author="PR Preview" w:date="2026-01-01T00:00:00Z">
        <w:r>
          <w:delText xml:space="preserve"> </w:delText>
        </w:r>
      </w:del>
      <m:oMath>
        <m:r>
          <m:t>f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is discontinuous at</w:delText>
        </w:r>
      </w:del>
      <w:del w:id="2070" w:author="PR Preview" w:date="2026-01-01T00:00:00Z">
        <w:r>
          <w:delText xml:space="preserve"> </w:delText>
        </w:r>
      </w:del>
      <m:oMath>
        <m:r>
          <m:t>c</m:t>
        </m:r>
      </m:oMath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(</w:delText>
        </w:r>
      </w:del>
      <w:hyperlink w:anchor="def-continuous">
        <w:del w:id="2073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074" w:author="PR Preview" w:date="2026-01-01T00:00:00Z">
        <w:r>
          <w:delText xml:space="preserve">).</w:delText>
        </w:r>
      </w:del>
    </w:p>
    <w:p>
      <w:pPr>
        <w:pStyle w:val="FirstParagraph"/>
      </w:pPr>
      <w:ins w:id="2075" w:author="PR Preview" w:date="2026-01-01T00:00:00Z">
        <w:r>
          <w:rPr>
            <w:b/>
            <w:bCs/>
          </w:rPr>
          <w:t xml:space="preserve">Definition 28 (Jump discontinuity)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 function</w:t>
        </w:r>
      </w:ins>
      <w:ins w:id="2078" w:author="PR Preview" w:date="2026-01-01T00:00:00Z">
        <w:r>
          <w:t xml:space="preserve"> </w:t>
        </w:r>
      </w:ins>
      <m:oMath>
        <m:r>
          <m:t>f</m:t>
        </m:r>
      </m:oMath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has a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rPr>
            <w:b/>
            <w:bCs/>
          </w:rPr>
          <w:t xml:space="preserve">jump discontinuity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at</w:t>
        </w:r>
      </w:ins>
      <w:ins w:id="2085" w:author="PR Preview" w:date="2026-01-01T00:00:00Z">
        <w:r>
          <w:t xml:space="preserve"> </w:t>
        </w:r>
      </w:ins>
      <m:oMath>
        <m:r>
          <m:t>c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if both one-sided limits (</w:t>
        </w:r>
      </w:ins>
      <w:hyperlink w:anchor="def-one-sided-limit">
        <w:ins w:id="208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89" w:author="PR Preview" w:date="2026-01-01T00:00:00Z">
        <w:r>
          <w:t xml:space="preserve">)</w:t>
        </w:r>
      </w:ins>
      <w:ins w:id="20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and</w:t>
        </w:r>
      </w:ins>
      <w:ins w:id="20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exist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but are not equal.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Then</w:t>
        </w:r>
      </w:ins>
      <w:ins w:id="210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does not exist,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so</w:t>
        </w:r>
      </w:ins>
      <w:ins w:id="2105" w:author="PR Preview" w:date="2026-01-01T00:00:00Z">
        <w:r>
          <w:t xml:space="preserve"> </w:t>
        </w:r>
      </w:ins>
      <m:oMath>
        <m:r>
          <m:t>f</m:t>
        </m:r>
      </m:oMath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is discontinuous at</w:t>
        </w:r>
      </w:ins>
      <w:ins w:id="2108" w:author="PR Preview" w:date="2026-01-01T00:00:00Z">
        <w:r>
          <w:t xml:space="preserve"> </w:t>
        </w:r>
      </w:ins>
      <m:oMath>
        <m:r>
          <m:t>c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(</w:t>
        </w:r>
      </w:ins>
      <w:hyperlink w:anchor="def-discontinuous">
        <w:ins w:id="2111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112" w:author="PR Preview" w:date="2026-01-01T00:00:00Z">
        <w:r>
          <w:t xml:space="preserve">).</w:t>
        </w:r>
      </w:ins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del w:id="2113" w:author="PR Preview" w:date="2026-01-01T00:00:00Z">
        <w:r>
          <w:rPr>
            <w:b/>
            <w:bCs/>
          </w:rPr>
          <w:delText xml:space="preserve">Definition 21 (Continuous on a closed interval)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A function</w:delText>
        </w:r>
      </w:del>
      <w:del w:id="2116" w:author="PR Preview" w:date="2026-01-01T00:00:00Z">
        <w:r>
          <w:delText xml:space="preserve"> </w:delText>
        </w:r>
      </w:del>
      <m:oMath>
        <m:r>
          <m:t>f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is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rPr>
            <w:b/>
            <w:bCs/>
          </w:rPr>
          <w:delText xml:space="preserve">continuous on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a closed interval</w:delText>
        </w:r>
      </w:del>
      <w:del w:id="21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if all three conditions hold:</w:delText>
        </w:r>
      </w:del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is continuous (</w:delText>
        </w:r>
      </w:del>
      <w:hyperlink w:anchor="def-continuous">
        <w:del w:id="212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129" w:author="PR Preview" w:date="2026-01-01T00:00:00Z">
        <w:r>
          <w:delText xml:space="preserve">) at every point of the open interval</w:delText>
        </w:r>
      </w:del>
      <w:del w:id="21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131" w:author="PR Preview" w:date="2026-01-01T00:00:00Z">
        <w:r>
          <w:delText xml:space="preserve">,</w:delText>
        </w:r>
      </w:del>
    </w:p>
    <w:p>
      <w:pPr>
        <w:pStyle w:val="FirstParagraph"/>
      </w:pPr>
      <w:ins w:id="2132" w:author="PR Preview" w:date="2026-01-01T00:00:00Z">
        <w:r>
          <w:rPr>
            <w:b/>
            <w:bCs/>
          </w:rPr>
          <w:t xml:space="preserve">Definition 29 (Continuous on a closed interval)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A function</w:t>
        </w:r>
      </w:ins>
      <w:ins w:id="2135" w:author="PR Preview" w:date="2026-01-01T00:00:00Z">
        <w:r>
          <w:t xml:space="preserve"> </w:t>
        </w:r>
      </w:ins>
      <m:oMath>
        <m:r>
          <m:t>f</m:t>
        </m:r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is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rPr>
            <w:b/>
            <w:bCs/>
          </w:rPr>
          <w:t xml:space="preserve">continuous on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a closed interval</w:t>
        </w:r>
      </w:ins>
      <w:ins w:id="21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is continuous (</w:t>
        </w:r>
      </w:ins>
      <w:hyperlink w:anchor="def-continuous">
        <w:ins w:id="214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148" w:author="PR Preview" w:date="2026-01-01T00:00:00Z">
        <w:r>
          <w:t xml:space="preserve">) at every point of the open interval</w:t>
        </w:r>
      </w:ins>
      <w:ins w:id="21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150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del w:id="2151" w:author="PR Preview" w:date="2026-01-01T00:00:00Z">
        <w:r>
          <w:rPr>
            <w:b/>
            <w:bCs/>
          </w:rPr>
          <w:delText xml:space="preserve">Example 21 (Continuity on</w:delText>
        </w:r>
      </w:del>
      <w:del w:id="215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53" w:author="PR Preview" w:date="2026-01-01T00:00:00Z">
        <w:r>
          <w:rPr>
            <w:b/>
            <w:bCs/>
          </w:rPr>
          <w:delText xml:space="preserve"> </w:delText>
        </w:r>
      </w:del>
      <w:del w:id="2154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Let</w:delText>
        </w:r>
      </w:del>
      <w:del w:id="21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2158" w:author="PR Preview" w:date="2026-01-01T00:00:00Z">
        <w:r>
          <w:delText xml:space="preserve">, the</w:delText>
        </w:r>
      </w:del>
      <w:del w:id="2159" w:author="PR Preview" w:date="2026-01-01T00:00:00Z">
        <w:r>
          <w:delText xml:space="preserve"> </w:delText>
        </w:r>
      </w:del>
      <w:hyperlink r:id="rId228">
        <w:del w:id="2160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2161" w:author="PR Preview" w:date="2026-01-01T00:00:00Z">
        <w:r>
          <w:delText xml:space="preserve">, defined for</w:delText>
        </w:r>
      </w:del>
      <w:del w:id="216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2163" w:author="PR Preview" w:date="2026-01-01T00:00:00Z">
        <w:r>
          <w:delText xml:space="preserve">.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Because</w:delText>
        </w:r>
      </w:del>
      <w:del w:id="2166" w:author="PR Preview" w:date="2026-01-01T00:00:00Z">
        <w:r>
          <w:delText xml:space="preserve"> </w:delText>
        </w:r>
      </w:del>
      <m:oMath>
        <m:r>
          <m:t>f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is undefined for</w:delText>
        </w:r>
      </w:del>
      <w:del w:id="21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2170" w:author="PR Preview" w:date="2026-01-01T00:00:00Z">
        <w:r>
          <w:delText xml:space="preserve">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only the right-hand limit of</w:delText>
        </w:r>
      </w:del>
      <w:del w:id="2173" w:author="PR Preview" w:date="2026-01-01T00:00:00Z">
        <w:r>
          <w:delText xml:space="preserve"> </w:delText>
        </w:r>
      </w:del>
      <m:oMath>
        <m:r>
          <m:t>f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at</w:delText>
        </w:r>
      </w:del>
      <w:del w:id="2176" w:author="PR Preview" w:date="2026-01-01T00:00:00Z">
        <w:r>
          <w:delText xml:space="preserve"> </w:delText>
        </w:r>
      </w:del>
      <m:oMath>
        <m:r>
          <m:t>0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makes sense,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and</w:delText>
        </w:r>
      </w:del>
      <w:del w:id="2181" w:author="PR Preview" w:date="2026-01-01T00:00:00Z">
        <w:r>
          <w:delText xml:space="preserve"> </w:delText>
        </w:r>
      </w:del>
      <w:hyperlink w:anchor="def-continuous-on">
        <w:del w:id="218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asks only for that one-sided limit at the endpoint</w:delText>
        </w:r>
      </w:del>
      <w:del w:id="2185" w:author="PR Preview" w:date="2026-01-01T00:00:00Z">
        <w:r>
          <w:delText xml:space="preserve"> </w:delText>
        </w:r>
      </w:del>
      <m:oMath>
        <m:r>
          <m:t>0</m:t>
        </m:r>
      </m:oMath>
      <w:del w:id="2186" w:author="PR Preview" w:date="2026-01-01T00:00:00Z">
        <w:r>
          <w:delText xml:space="preserve">.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Here</w:delText>
        </w:r>
      </w:del>
      <w:del w:id="2189" w:author="PR Preview" w:date="2026-01-01T00:00:00Z">
        <w:r>
          <w:delText xml:space="preserve"> </w:delText>
        </w:r>
      </w:del>
      <m:oMath>
        <m:r>
          <m:t>f</m:t>
        </m:r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is continuous at every point of</w:delText>
        </w:r>
      </w:del>
      <w:del w:id="21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93" w:author="PR Preview" w:date="2026-01-01T00:00:00Z">
        <w:r>
          <w:delText xml:space="preserve">,</w:delText>
        </w:r>
      </w:del>
    </w:p>
    <w:p>
      <w:pPr>
        <w:pStyle w:val="BodyText"/>
      </w:pPr>
      <w:ins w:id="2194" w:author="PR Preview" w:date="2026-01-01T00:00:00Z">
        <w:r>
          <w:rPr>
            <w:b/>
            <w:bCs/>
          </w:rPr>
          <w:t xml:space="preserve">Example 21 (Continuity on</w:t>
        </w:r>
      </w:ins>
      <w:ins w:id="219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96" w:author="PR Preview" w:date="2026-01-01T00:00:00Z">
        <w:r>
          <w:rPr>
            <w:b/>
            <w:bCs/>
          </w:rPr>
          <w:t xml:space="preserve"> </w:t>
        </w:r>
      </w:ins>
      <w:ins w:id="2197" w:author="PR Preview" w:date="2026-01-01T00:00:00Z">
        <w:r>
          <w:rPr>
            <w:b/>
            <w:bCs/>
          </w:rPr>
          <w:t xml:space="preserve">uses one-sided limits at the endpoints)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Let</w:t>
        </w:r>
      </w:ins>
      <w:ins w:id="22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2201" w:author="PR Preview" w:date="2026-01-01T00:00:00Z">
        <w:r>
          <w:t xml:space="preserve">, the</w:t>
        </w:r>
      </w:ins>
      <w:ins w:id="2202" w:author="PR Preview" w:date="2026-01-01T00:00:00Z">
        <w:r>
          <w:t xml:space="preserve"> </w:t>
        </w:r>
      </w:ins>
      <w:hyperlink r:id="rId228">
        <w:ins w:id="2203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2204" w:author="PR Preview" w:date="2026-01-01T00:00:00Z">
        <w:r>
          <w:t xml:space="preserve">, defined for</w:t>
        </w:r>
      </w:ins>
      <w:ins w:id="22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206" w:author="PR Preview" w:date="2026-01-01T00:00:00Z">
        <w:r>
          <w:t xml:space="preserve">.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Because</w:t>
        </w:r>
      </w:ins>
      <w:ins w:id="2209" w:author="PR Preview" w:date="2026-01-01T00:00:00Z">
        <w:r>
          <w:t xml:space="preserve"> </w:t>
        </w:r>
      </w:ins>
      <m:oMath>
        <m:r>
          <m:t>f</m:t>
        </m:r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is undefined for</w:t>
        </w:r>
      </w:ins>
      <w:ins w:id="22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2213" w:author="PR Preview" w:date="2026-01-01T00:00:00Z">
        <w:r>
          <w:t xml:space="preserve">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only the right-hand limit of</w:t>
        </w:r>
      </w:ins>
      <w:ins w:id="2216" w:author="PR Preview" w:date="2026-01-01T00:00:00Z">
        <w:r>
          <w:t xml:space="preserve"> </w:t>
        </w:r>
      </w:ins>
      <m:oMath>
        <m:r>
          <m:t>f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at</w:t>
        </w:r>
      </w:ins>
      <w:ins w:id="2219" w:author="PR Preview" w:date="2026-01-01T00:00:00Z">
        <w:r>
          <w:t xml:space="preserve"> </w:t>
        </w:r>
      </w:ins>
      <m:oMath>
        <m:r>
          <m:t>0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makes sense,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</w:t>
        </w:r>
      </w:ins>
      <w:ins w:id="2224" w:author="PR Preview" w:date="2026-01-01T00:00:00Z">
        <w:r>
          <w:t xml:space="preserve"> </w:t>
        </w:r>
      </w:ins>
      <w:hyperlink w:anchor="def-continuous-on">
        <w:ins w:id="2225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asks only for that one-sided limit at the endpoint</w:t>
        </w:r>
      </w:ins>
      <w:ins w:id="2228" w:author="PR Preview" w:date="2026-01-01T00:00:00Z">
        <w:r>
          <w:t xml:space="preserve"> </w:t>
        </w:r>
      </w:ins>
      <m:oMath>
        <m:r>
          <m:t>0</m:t>
        </m:r>
      </m:oMath>
      <w:ins w:id="2229" w:author="PR Preview" w:date="2026-01-01T00:00:00Z">
        <w:r>
          <w:t xml:space="preserve">.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Here</w:t>
        </w:r>
      </w:ins>
      <w:ins w:id="2232" w:author="PR Preview" w:date="2026-01-01T00:00:00Z">
        <w:r>
          <w:t xml:space="preserve"> </w:t>
        </w:r>
      </w:ins>
      <m:oMath>
        <m:r>
          <m:t>f</m:t>
        </m:r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is continuous at every point of</w:t>
        </w:r>
      </w:ins>
      <w:ins w:id="22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237" w:author="PR Preview" w:date="2026-01-01T00:00:00Z">
        <w:r>
          <w:delText xml:space="preserve">so</w:delText>
        </w:r>
      </w:del>
      <w:del w:id="2238" w:author="PR Preview" w:date="2026-01-01T00:00:00Z">
        <w:r>
          <w:delText xml:space="preserve"> </w:delText>
        </w:r>
      </w:del>
      <m:oMath>
        <m:r>
          <m:t>f</m:t>
        </m:r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is continuous on</w:delText>
        </w:r>
      </w:del>
      <w:del w:id="22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(</w:delText>
        </w:r>
      </w:del>
      <w:hyperlink w:anchor="def-continuous-on">
        <w:del w:id="224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245" w:author="PR Preview" w:date="2026-01-01T00:00:00Z">
        <w:r>
          <w:delText xml:space="preserve">).</w:delText>
        </w:r>
      </w:del>
    </w:p>
    <w:p>
      <w:pPr>
        <w:pStyle w:val="BodyText"/>
      </w:pPr>
      <w:del w:id="2246" w:author="PR Preview" w:date="2026-01-01T00:00:00Z">
        <w:r>
          <w:rPr>
            <w:b/>
            <w:bCs/>
          </w:rPr>
          <w:delText xml:space="preserve">Example 22 (A function not continuous on</w:delText>
        </w:r>
      </w:del>
      <w:del w:id="224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48" w:author="PR Preview" w:date="2026-01-01T00:00:00Z">
        <w:r>
          <w:rPr>
            <w:b/>
            <w:bCs/>
          </w:rPr>
          <w:delText xml:space="preserve">)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Let</w:delText>
        </w:r>
      </w:del>
      <w:del w:id="22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for</w:delText>
        </w:r>
      </w:del>
      <w:del w:id="225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and</w:delText>
        </w:r>
      </w:del>
      <w:del w:id="22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258" w:author="PR Preview" w:date="2026-01-01T00:00:00Z">
        <w:r>
          <w:delText xml:space="preserve">.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Conditions 1 and 2 of</w:delText>
        </w:r>
      </w:del>
      <w:del w:id="2261" w:author="PR Preview" w:date="2026-01-01T00:00:00Z">
        <w:r>
          <w:delText xml:space="preserve"> </w:delText>
        </w:r>
      </w:del>
      <w:hyperlink w:anchor="def-continuous-on">
        <w:del w:id="226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hold,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but</w:delText>
        </w:r>
      </w:del>
    </w:p>
    <w:p>
      <w:pPr>
        <w:pStyle w:val="FirstParagraph"/>
      </w:pPr>
      <w:ins w:id="2267" w:author="PR Preview" w:date="2026-01-01T00:00:00Z">
        <w:r>
          <w:t xml:space="preserve">so</w:t>
        </w:r>
      </w:ins>
      <w:ins w:id="2268" w:author="PR Preview" w:date="2026-01-01T00:00:00Z">
        <w:r>
          <w:t xml:space="preserve"> </w:t>
        </w:r>
      </w:ins>
      <m:oMath>
        <m:r>
          <m:t>f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is continuous on</w:t>
        </w:r>
      </w:ins>
      <w:ins w:id="22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(</w:t>
        </w:r>
      </w:ins>
      <w:hyperlink w:anchor="def-continuous-on">
        <w:ins w:id="2274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75" w:author="PR Preview" w:date="2026-01-01T00:00:00Z">
        <w:r>
          <w:t xml:space="preserve">).</w:t>
        </w:r>
      </w:ins>
    </w:p>
    <w:bookmarkEnd w:id="229"/>
    <w:bookmarkStart w:id="230" w:name="exm-not-continuous-on"/>
    <w:p>
      <w:pPr>
        <w:pStyle w:val="BodyText"/>
      </w:pPr>
      <w:ins w:id="2276" w:author="PR Preview" w:date="2026-01-01T00:00:00Z">
        <w:r>
          <w:rPr>
            <w:b/>
            <w:bCs/>
          </w:rPr>
          <w:t xml:space="preserve">Example 22 (A function not continuous on</w:t>
        </w:r>
      </w:ins>
      <w:ins w:id="22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78" w:author="PR Preview" w:date="2026-01-01T00:00:00Z">
        <w:r>
          <w:rPr>
            <w:b/>
            <w:bCs/>
          </w:rPr>
          <w:t xml:space="preserve">)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Let</w:t>
        </w:r>
      </w:ins>
      <w:ins w:id="22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for</w:t>
        </w:r>
      </w:ins>
      <w:ins w:id="228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and</w:t>
        </w:r>
      </w:ins>
      <w:ins w:id="22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288" w:author="PR Preview" w:date="2026-01-01T00:00:00Z">
        <w:r>
          <w:t xml:space="preserve">.</w:t>
        </w:r>
      </w:ins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Conditions 1 and 2 of</w:t>
        </w:r>
      </w:ins>
      <w:ins w:id="2291" w:author="PR Preview" w:date="2026-01-01T00:00:00Z">
        <w:r>
          <w:t xml:space="preserve"> </w:t>
        </w:r>
      </w:ins>
      <w:hyperlink w:anchor="def-continuous-on">
        <w:ins w:id="229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hold,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del w:id="2297" w:author="PR Preview" w:date="2026-01-01T00:00:00Z">
        <w:r>
          <w:rPr>
            <w:b/>
            <w:bCs/>
          </w:rPr>
          <w:delText xml:space="preserve">Definition 22 (Partition of an interval)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A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rPr>
            <w:b/>
            <w:bCs/>
          </w:rPr>
          <w:delText xml:space="preserve">partition</w:delText>
        </w:r>
      </w:del>
      <w:del w:id="23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of a closed interval</w:delText>
        </w:r>
      </w:del>
      <w:del w:id="23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is a finite list of points</w:delText>
        </w:r>
      </w:del>
    </w:p>
    <w:p>
      <w:pPr>
        <w:pStyle w:val="BodyText"/>
      </w:pPr>
      <w:ins w:id="2308" w:author="PR Preview" w:date="2026-01-01T00:00:00Z">
        <w:r>
          <w:rPr>
            <w:b/>
            <w:bCs/>
          </w:rPr>
          <w:t xml:space="preserve">Definition 30 (Partition of an interval)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A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rPr>
            <w:b/>
            <w:bCs/>
          </w:rPr>
          <w:t xml:space="preserve">partition</w:t>
        </w:r>
      </w:ins>
      <w:ins w:id="23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of a closed interval</w:t>
        </w:r>
      </w:ins>
      <w:ins w:id="23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del w:id="2319" w:author="PR Preview" w:date="2026-01-01T00:00:00Z">
        <w:r>
          <w:rPr>
            <w:b/>
            <w:bCs/>
          </w:rPr>
          <w:delText xml:space="preserve">Definition 23 (Mesh of a partition)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The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rPr>
            <w:b/>
            <w:bCs/>
          </w:rPr>
          <w:delText xml:space="preserve">mesh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of a partition</w:delText>
        </w:r>
      </w:del>
      <w:del w:id="23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(</w:delText>
        </w:r>
      </w:del>
      <w:hyperlink w:anchor="def-partition">
        <w:del w:id="232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30" w:author="PR Preview" w:date="2026-01-01T00:00:00Z">
        <w:r>
          <w:delText xml:space="preserve">) is its largest subinterval width,</w:delText>
        </w:r>
      </w:del>
    </w:p>
    <w:p>
      <w:pPr>
        <w:pStyle w:val="FirstParagraph"/>
      </w:pPr>
      <w:ins w:id="2331" w:author="PR Preview" w:date="2026-01-01T00:00:00Z">
        <w:r>
          <w:rPr>
            <w:b/>
            <w:bCs/>
          </w:rPr>
          <w:t xml:space="preserve">Definition 31 (Mesh of a partition)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The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rPr>
            <w:b/>
            <w:bCs/>
          </w:rPr>
          <w:t xml:space="preserve">mesh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of a partition</w:t>
        </w:r>
      </w:ins>
      <w:ins w:id="23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(</w:t>
        </w:r>
      </w:ins>
      <w:hyperlink w:anchor="def-partition">
        <w:ins w:id="234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342" w:author="PR Preview" w:date="2026-01-01T00:00:00Z">
        <w:r>
          <w:t xml:space="preserve">) is its largest subinterval width,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del w:id="2343" w:author="PR Preview" w:date="2026-01-01T00:00:00Z">
        <w:r>
          <w:rPr>
            <w:b/>
            <w:bCs/>
          </w:rPr>
          <w:delText xml:space="preserve">Definition 24 (Riemann sum)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Let</w:delText>
        </w:r>
      </w:del>
      <w:del w:id="2346" w:author="PR Preview" w:date="2026-01-01T00:00:00Z">
        <w:r>
          <w:delText xml:space="preserve"> </w:delText>
        </w:r>
      </w:del>
      <m:oMath>
        <m:r>
          <m:t>f</m:t>
        </m:r>
      </m:oMath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be a function on</w:delText>
        </w:r>
      </w:del>
      <w:del w:id="23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50" w:author="PR Preview" w:date="2026-01-01T00:00:00Z">
        <w:r>
          <w:delText xml:space="preserve">,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let</w:delText>
        </w:r>
      </w:del>
      <w:del w:id="23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be a partition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del w:id="2356" w:author="PR Preview" w:date="2026-01-01T00:00:00Z">
        <w:r>
          <w:delText xml:space="preserve">of</w:delText>
        </w:r>
      </w:del>
      <w:del w:id="235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(</w:delText>
        </w:r>
      </w:del>
      <w:hyperlink w:anchor="def-partition">
        <w:del w:id="236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61" w:author="PR Preview" w:date="2026-01-01T00:00:00Z">
        <w:r>
          <w:delText xml:space="preserve">),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and choose a</w:delText>
        </w:r>
      </w:del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rPr>
            <w:b/>
            <w:bCs/>
          </w:rPr>
          <w:delText xml:space="preserve">sample point</w:delText>
        </w:r>
      </w:del>
      <w:del w:id="236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in each subinterval</w:delText>
        </w:r>
      </w:del>
      <w:del w:id="23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370" w:author="PR Preview" w:date="2026-01-01T00:00:00Z">
        <w:r>
          <w:delText xml:space="preserve">.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The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rPr>
            <w:b/>
            <w:bCs/>
          </w:rPr>
          <w:delText xml:space="preserve">Riemann sum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of</w:delText>
        </w:r>
      </w:del>
      <w:del w:id="2377" w:author="PR Preview" w:date="2026-01-01T00:00:00Z">
        <w:r>
          <w:delText xml:space="preserve"> </w:delText>
        </w:r>
      </w:del>
      <m:oMath>
        <m:r>
          <m:t>f</m:t>
        </m:r>
      </m:oMath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for</w:delText>
        </w:r>
      </w:del>
      <w:del w:id="23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and these sample points is</w:delText>
        </w:r>
      </w:del>
    </w:p>
    <w:p>
      <w:pPr>
        <w:pStyle w:val="BodyText"/>
      </w:pPr>
      <w:ins w:id="2383" w:author="PR Preview" w:date="2026-01-01T00:00:00Z">
        <w:r>
          <w:rPr>
            <w:b/>
            <w:bCs/>
          </w:rPr>
          <w:t xml:space="preserve">Definition 32 (Sample point)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For a partition</w:t>
        </w:r>
      </w:ins>
      <w:ins w:id="23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of</w:t>
        </w:r>
      </w:ins>
      <w:ins w:id="23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(</w:t>
        </w:r>
      </w:ins>
      <w:hyperlink w:anchor="def-partition">
        <w:ins w:id="2392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393" w:author="PR Preview" w:date="2026-01-01T00:00:00Z">
        <w:r>
          <w:t xml:space="preserve">),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choose a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rPr>
            <w:b/>
            <w:bCs/>
          </w:rPr>
          <w:t xml:space="preserve">sample point</w:t>
        </w:r>
      </w:ins>
      <w:ins w:id="239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in each subinterval</w:t>
        </w:r>
      </w:ins>
      <w:ins w:id="24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402" w:author="PR Preview" w:date="2026-01-01T00:00:00Z">
        <w:r>
          <w:t xml:space="preserve">.</w:t>
        </w:r>
      </w:ins>
    </w:p>
    <w:p>
      <w:pPr>
        <w:pStyle w:val="BodyText"/>
      </w:pPr>
      <w:ins w:id="2403" w:author="PR Preview" w:date="2026-01-01T00:00:00Z">
        <w:r>
          <w:t xml:space="preserve">(Larson and Edwards 2018, sec. 4.3)</w:t>
        </w:r>
      </w:ins>
    </w:p>
    <w:bookmarkEnd w:id="236"/>
    <w:bookmarkStart w:id="237" w:name="def-riemann-sum"/>
    <w:p>
      <w:pPr>
        <w:pStyle w:val="BodyText"/>
      </w:pPr>
      <w:ins w:id="2404" w:author="PR Preview" w:date="2026-01-01T00:00:00Z">
        <w:r>
          <w:rPr>
            <w:b/>
            <w:bCs/>
          </w:rPr>
          <w:t xml:space="preserve">Definition 33 (Riemann sum)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Let</w:t>
        </w:r>
      </w:ins>
      <w:ins w:id="2407" w:author="PR Preview" w:date="2026-01-01T00:00:00Z">
        <w:r>
          <w:t xml:space="preserve"> </w:t>
        </w:r>
      </w:ins>
      <m:oMath>
        <m:r>
          <m:t>f</m:t>
        </m:r>
      </m:oMath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be a function on</w:t>
        </w:r>
      </w:ins>
      <w:ins w:id="24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411" w:author="PR Preview" w:date="2026-01-01T00:00:00Z">
        <w:r>
          <w:t xml:space="preserve">,</w:t>
        </w:r>
      </w:ins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let</w:t>
        </w:r>
      </w:ins>
      <w:ins w:id="24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2417" w:author="PR Preview" w:date="2026-01-01T00:00:00Z">
        <w:r>
          <w:t xml:space="preserve">of</w:t>
        </w:r>
      </w:ins>
      <w:ins w:id="24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(</w:t>
        </w:r>
      </w:ins>
      <w:hyperlink w:anchor="def-partition">
        <w:ins w:id="242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422" w:author="PR Preview" w:date="2026-01-01T00:00:00Z">
        <w:r>
          <w:t xml:space="preserve">),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and choose a sample point</w:t>
        </w:r>
      </w:ins>
      <w:ins w:id="242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(</w:t>
        </w:r>
      </w:ins>
      <w:hyperlink w:anchor="def-sample-point">
        <w:ins w:id="2428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429" w:author="PR Preview" w:date="2026-01-01T00:00:00Z">
        <w:r>
          <w:t xml:space="preserve">) in each subinterval</w:t>
        </w:r>
      </w:ins>
      <w:ins w:id="24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431" w:author="PR Preview" w:date="2026-01-01T00:00:00Z">
        <w:r>
          <w:t xml:space="preserve">.</w:t>
        </w:r>
      </w:ins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The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rPr>
            <w:b/>
            <w:bCs/>
          </w:rPr>
          <w:t xml:space="preserve">Riemann sum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of</w:t>
        </w:r>
      </w:ins>
      <w:ins w:id="2438" w:author="PR Preview" w:date="2026-01-01T00:00:00Z">
        <w:r>
          <w:t xml:space="preserve"> </w:t>
        </w:r>
      </w:ins>
      <m:oMath>
        <m:r>
          <m:t>f</m:t>
        </m:r>
      </m:oMath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for</w:t>
        </w:r>
      </w:ins>
      <w:ins w:id="24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del w:id="2444" w:author="PR Preview" w:date="2026-01-01T00:00:00Z">
        <w:r>
          <w:rPr>
            <w:b/>
            <w:bCs/>
          </w:rPr>
          <w:delText xml:space="preserve">Definition 25 (Riemann integral (definite integral))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Let</w:delText>
        </w:r>
      </w:del>
      <w:del w:id="2447" w:author="PR Preview" w:date="2026-01-01T00:00:00Z">
        <w:r>
          <w:delText xml:space="preserve"> </w:delText>
        </w:r>
      </w:del>
      <m:oMath>
        <m:r>
          <m:t>f</m:t>
        </m:r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be a</w:delText>
        </w:r>
      </w:del>
      <w:del w:id="2450" w:author="PR Preview" w:date="2026-01-01T00:00:00Z">
        <w:r>
          <w:delText xml:space="preserve"> </w:delText>
        </w:r>
      </w:del>
      <w:hyperlink r:id="rId239">
        <w:del w:id="2451" w:author="PR Preview" w:date="2026-01-01T00:00:00Z">
          <w:r>
            <w:rPr>
              <w:rStyle w:val="Hyperlink"/>
            </w:rPr>
            <w:delText xml:space="preserve">bounded</w:delText>
          </w:r>
        </w:del>
      </w:hyperlink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function on</w:delText>
        </w:r>
      </w:del>
      <w:del w:id="24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55" w:author="PR Preview" w:date="2026-01-01T00:00:00Z">
        <w:r>
          <w:delText xml:space="preserve">.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For each partition</w:delText>
        </w:r>
      </w:del>
      <w:del w:id="24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of</w:delText>
        </w:r>
      </w:del>
      <w:del w:id="24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(</w:delText>
        </w:r>
      </w:del>
      <w:hyperlink w:anchor="def-partition">
        <w:del w:id="246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465" w:author="PR Preview" w:date="2026-01-01T00:00:00Z">
        <w:r>
          <w:delText xml:space="preserve">),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choose a sample point</w:delText>
        </w:r>
      </w:del>
      <w:del w:id="246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in each subinterval</w:delText>
        </w:r>
      </w:del>
      <w:del w:id="247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472" w:author="PR Preview" w:date="2026-01-01T00:00:00Z">
        <w:r>
          <w:delText xml:space="preserve">.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The</w:delText>
        </w:r>
      </w:del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rPr>
            <w:b/>
            <w:bCs/>
          </w:rPr>
          <w:delText xml:space="preserve">Riemann integral</w:delText>
        </w:r>
      </w:del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of</w:delText>
        </w:r>
      </w:del>
      <w:del w:id="2479" w:author="PR Preview" w:date="2026-01-01T00:00:00Z">
        <w:r>
          <w:delText xml:space="preserve"> </w:delText>
        </w:r>
      </w:del>
      <m:oMath>
        <m:r>
          <m:t>f</m:t>
        </m:r>
      </m:oMath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over</w:delText>
        </w:r>
      </w:del>
      <w:del w:id="24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(also called the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rPr>
            <w:b/>
            <w:bCs/>
          </w:rPr>
          <w:delText xml:space="preserve">definite integral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of</w:delText>
        </w:r>
      </w:del>
      <w:del w:id="2489" w:author="PR Preview" w:date="2026-01-01T00:00:00Z">
        <w:r>
          <w:delText xml:space="preserve"> </w:delText>
        </w:r>
      </w:del>
      <m:oMath>
        <m:r>
          <m:t>f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from</w:delText>
        </w:r>
      </w:del>
      <w:del w:id="2492" w:author="PR Preview" w:date="2026-01-01T00:00:00Z">
        <w:r>
          <w:delText xml:space="preserve"> </w:delText>
        </w:r>
      </w:del>
      <m:oMath>
        <m:r>
          <m:t>a</m:t>
        </m:r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to</w:delText>
        </w:r>
      </w:del>
      <w:del w:id="2495" w:author="PR Preview" w:date="2026-01-01T00:00:00Z">
        <w:r>
          <w:delText xml:space="preserve"> </w:delText>
        </w:r>
      </w:del>
      <m:oMath>
        <m:r>
          <m:t>b</m:t>
        </m:r>
      </m:oMath>
      <w:del w:id="2496" w:author="PR Preview" w:date="2026-01-01T00:00:00Z">
        <w:r>
          <w:delText xml:space="preserve">)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is the limit of the Riemann sums (</w:delText>
        </w:r>
      </w:del>
      <w:hyperlink w:anchor="def-riemann-sum">
        <w:del w:id="249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500" w:author="PR Preview" w:date="2026-01-01T00:00:00Z">
        <w:r>
          <w:delText xml:space="preserve">) as the mesh (</w:delText>
        </w:r>
      </w:del>
      <w:hyperlink w:anchor="def-mesh">
        <w:del w:id="250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502" w:author="PR Preview" w:date="2026-01-01T00:00:00Z">
        <w:r>
          <w:delText xml:space="preserve">) shrinks to zero:</w:delText>
        </w:r>
      </w:del>
    </w:p>
    <w:p>
      <w:pPr>
        <w:pStyle w:val="FirstParagraph"/>
      </w:pPr>
      <w:ins w:id="2503" w:author="PR Preview" w:date="2026-01-01T00:00:00Z">
        <w:r>
          <w:rPr>
            <w:b/>
            <w:bCs/>
          </w:rPr>
          <w:t xml:space="preserve">Definition 34 (Riemann integral (definite integral))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Let</w:t>
        </w:r>
      </w:ins>
      <w:ins w:id="2506" w:author="PR Preview" w:date="2026-01-01T00:00:00Z">
        <w:r>
          <w:t xml:space="preserve"> </w:t>
        </w:r>
      </w:ins>
      <m:oMath>
        <m:r>
          <m:t>f</m:t>
        </m:r>
      </m:oMath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be a</w:t>
        </w:r>
      </w:ins>
      <w:ins w:id="2509" w:author="PR Preview" w:date="2026-01-01T00:00:00Z">
        <w:r>
          <w:t xml:space="preserve"> </w:t>
        </w:r>
      </w:ins>
      <w:hyperlink r:id="rId239">
        <w:ins w:id="2510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function on</w:t>
        </w:r>
      </w:ins>
      <w:ins w:id="25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14" w:author="PR Preview" w:date="2026-01-01T00:00:00Z">
        <w:r>
          <w:t xml:space="preserve">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For each partition</w:t>
        </w:r>
      </w:ins>
      <w:ins w:id="25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of</w:t>
        </w:r>
      </w:ins>
      <w:ins w:id="252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(</w:t>
        </w:r>
      </w:ins>
      <w:hyperlink w:anchor="def-partition">
        <w:ins w:id="2523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524" w:author="PR Preview" w:date="2026-01-01T00:00:00Z">
        <w:r>
          <w:t xml:space="preserve">),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choose a sample point</w:t>
        </w:r>
      </w:ins>
      <w:ins w:id="252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in each subinterval</w:t>
        </w:r>
      </w:ins>
      <w:ins w:id="25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531" w:author="PR Preview" w:date="2026-01-01T00:00:00Z">
        <w:r>
          <w:t xml:space="preserve">.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The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rPr>
            <w:b/>
            <w:bCs/>
          </w:rPr>
          <w:t xml:space="preserve">Riemann integral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of</w:t>
        </w:r>
      </w:ins>
      <w:ins w:id="2538" w:author="PR Preview" w:date="2026-01-01T00:00:00Z">
        <w:r>
          <w:t xml:space="preserve"> </w:t>
        </w:r>
      </w:ins>
      <m:oMath>
        <m:r>
          <m:t>f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over</w:t>
        </w:r>
      </w:ins>
      <w:ins w:id="254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(also called the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rPr>
            <w:b/>
            <w:bCs/>
          </w:rPr>
          <w:t xml:space="preserve">definite integral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of</w:t>
        </w:r>
      </w:ins>
      <w:ins w:id="2548" w:author="PR Preview" w:date="2026-01-01T00:00:00Z">
        <w:r>
          <w:t xml:space="preserve"> </w:t>
        </w:r>
      </w:ins>
      <m:oMath>
        <m:r>
          <m:t>f</m:t>
        </m:r>
      </m:oMath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from</w:t>
        </w:r>
      </w:ins>
      <w:ins w:id="2551" w:author="PR Preview" w:date="2026-01-01T00:00:00Z">
        <w:r>
          <w:t xml:space="preserve"> </w:t>
        </w:r>
      </w:ins>
      <m:oMath>
        <m:r>
          <m:t>a</m:t>
        </m:r>
      </m:oMath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to</w:t>
        </w:r>
      </w:ins>
      <w:ins w:id="2554" w:author="PR Preview" w:date="2026-01-01T00:00:00Z">
        <w:r>
          <w:t xml:space="preserve"> </w:t>
        </w:r>
      </w:ins>
      <m:oMath>
        <m:r>
          <m:t>b</m:t>
        </m:r>
      </m:oMath>
      <w:ins w:id="2555" w:author="PR Preview" w:date="2026-01-01T00:00:00Z">
        <w:r>
          <w:t xml:space="preserve">)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is the limit of the Riemann sums (</w:t>
        </w:r>
      </w:ins>
      <w:hyperlink w:anchor="def-riemann-sum">
        <w:ins w:id="2558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559" w:author="PR Preview" w:date="2026-01-01T00:00:00Z">
        <w:r>
          <w:t xml:space="preserve">) as the mesh (</w:t>
        </w:r>
      </w:ins>
      <w:hyperlink w:anchor="def-mesh">
        <w:ins w:id="2560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561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del w:id="2562" w:author="PR Preview" w:date="2026-01-01T00:00:00Z">
        <w:r>
          <w:rPr>
            <w:b/>
            <w:bCs/>
          </w:rPr>
          <w:delText xml:space="preserve">Definition 26 (Riemann integrable)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A bounded function</w:delText>
        </w:r>
      </w:del>
      <w:del w:id="2565" w:author="PR Preview" w:date="2026-01-01T00:00:00Z">
        <w:r>
          <w:delText xml:space="preserve"> </w:delText>
        </w:r>
      </w:del>
      <m:oMath>
        <m:r>
          <m:t>f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is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rPr>
            <w:b/>
            <w:bCs/>
          </w:rPr>
          <w:delText xml:space="preserve">Riemann integrable on</w:delText>
        </w:r>
      </w:del>
      <w:del w:id="257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if the Riemann sums (</w:delText>
        </w:r>
      </w:del>
      <w:hyperlink w:anchor="def-riemann-sum">
        <w:del w:id="257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574" w:author="PR Preview" w:date="2026-01-01T00:00:00Z">
        <w:r>
          <w:delText xml:space="preserve">)</w:delText>
        </w:r>
      </w:del>
      <w:del w:id="25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576" w:author="PR Preview" w:date="2026-01-01T00:00:00Z">
        <w:r>
          <w:delText xml:space="preserve">,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over partitions</w:delText>
        </w:r>
      </w:del>
      <w:del w:id="25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of</w:delText>
        </w:r>
      </w:del>
      <w:del w:id="25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(</w:delText>
        </w:r>
      </w:del>
      <w:hyperlink w:anchor="def-partition">
        <w:del w:id="258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586" w:author="PR Preview" w:date="2026-01-01T00:00:00Z">
        <w:r>
          <w:delText xml:space="preserve">)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with a sample point</w:delText>
        </w:r>
      </w:del>
      <w:del w:id="258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in each subinterval</w:delText>
        </w:r>
      </w:del>
      <w:del w:id="25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593" w:author="PR Preview" w:date="2026-01-01T00:00:00Z">
        <w:r>
          <w:delText xml:space="preserve">,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approach a real-number limit as the mesh</w:delText>
        </w:r>
      </w:del>
      <w:del w:id="25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(</w:delText>
        </w:r>
      </w:del>
      <w:hyperlink w:anchor="def-mesh">
        <w:del w:id="259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600" w:author="PR Preview" w:date="2026-01-01T00:00:00Z">
        <w:r>
          <w:delText xml:space="preserve">) shrinks to zero,</w:delText>
        </w:r>
      </w:del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and that limit is the same</w:delText>
        </w:r>
      </w:del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for every choice of the partitions and of the sample points.</w:delText>
        </w:r>
      </w:del>
    </w:p>
    <w:p>
      <w:pPr>
        <w:pStyle w:val="BodyText"/>
      </w:pPr>
      <w:ins w:id="2605" w:author="PR Preview" w:date="2026-01-01T00:00:00Z">
        <w:r>
          <w:rPr>
            <w:b/>
            <w:bCs/>
          </w:rPr>
          <w:t xml:space="preserve">Definition 35 (Riemann integrable)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A bounded function</w:t>
        </w:r>
      </w:ins>
      <w:ins w:id="2608" w:author="PR Preview" w:date="2026-01-01T00:00:00Z">
        <w:r>
          <w:t xml:space="preserve"> </w:t>
        </w:r>
      </w:ins>
      <m:oMath>
        <m:r>
          <m:t>f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is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rPr>
            <w:b/>
            <w:bCs/>
          </w:rPr>
          <w:t xml:space="preserve">Riemann integrable on</w:t>
        </w:r>
      </w:ins>
      <w:ins w:id="26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if the Riemann sums (</w:t>
        </w:r>
      </w:ins>
      <w:hyperlink w:anchor="def-riemann-sum">
        <w:ins w:id="2616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617" w:author="PR Preview" w:date="2026-01-01T00:00:00Z">
        <w:r>
          <w:t xml:space="preserve">)</w:t>
        </w:r>
      </w:ins>
      <w:ins w:id="261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2619" w:author="PR Preview" w:date="2026-01-01T00:00:00Z">
        <w:r>
          <w:t xml:space="preserve">,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over partitions</w:t>
        </w:r>
      </w:ins>
      <w:ins w:id="26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of</w:t>
        </w:r>
      </w:ins>
      <w:ins w:id="26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(</w:t>
        </w:r>
      </w:ins>
      <w:hyperlink w:anchor="def-partition">
        <w:ins w:id="262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629" w:author="PR Preview" w:date="2026-01-01T00:00:00Z">
        <w:r>
          <w:t xml:space="preserve">)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with a sample point</w:t>
        </w:r>
      </w:ins>
      <w:ins w:id="263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in each subinterval</w:t>
        </w:r>
      </w:ins>
      <w:ins w:id="26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636" w:author="PR Preview" w:date="2026-01-01T00:00:00Z">
        <w:r>
          <w:t xml:space="preserve">,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approach a real-number limit as the mesh</w:t>
        </w:r>
      </w:ins>
      <w:ins w:id="263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(</w:t>
        </w:r>
      </w:ins>
      <w:hyperlink w:anchor="def-mesh">
        <w:ins w:id="2642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643" w:author="PR Preview" w:date="2026-01-01T00:00:00Z">
        <w:r>
          <w:t xml:space="preserve">) shrinks to zero,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and that limit is the same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for every choice of the partitions and of the sample points.</w:t>
        </w:r>
      </w:ins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2648" w:author="PR Preview" w:date="2026-01-01T00:00:00Z">
        <w:r>
          <w:delText xml:space="preserve">so the sums have the same limit,</w:delText>
        </w:r>
      </w:del>
      <w:del w:id="2649" w:author="PR Preview" w:date="2026-01-01T00:00:00Z">
        <w:r>
          <w:delText xml:space="preserve"> </w:delText>
        </w:r>
      </w:del>
      <m:oMath>
        <m:r>
          <m:t>6</m:t>
        </m:r>
      </m:oMath>
      <w:del w:id="2650" w:author="PR Preview" w:date="2026-01-01T00:00:00Z">
        <w:r>
          <w:delText xml:space="preserve">, for every choice:</w:delText>
        </w:r>
      </w:del>
      <w:del w:id="2651" w:author="PR Preview" w:date="2026-01-01T00:00:00Z">
        <w:r>
          <w:delText xml:space="preserve"> </w:delText>
        </w:r>
      </w:del>
      <m:oMath>
        <m:r>
          <m:t>f</m:t>
        </m:r>
      </m:oMath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is Riemann integrable on</w:delText>
        </w:r>
      </w:del>
      <w:del w:id="26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(</w:delText>
        </w:r>
      </w:del>
      <w:hyperlink w:anchor="def-integrable">
        <w:del w:id="2657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2658" w:author="PR Preview" w:date="2026-01-01T00:00:00Z">
        <w:r>
          <w:delText xml:space="preserve">),</w:delText>
        </w:r>
      </w:del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and</w:delText>
        </w:r>
      </w:del>
      <w:del w:id="266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(</w:delText>
        </w:r>
      </w:del>
      <w:hyperlink w:anchor="def-riemann-integral">
        <w:del w:id="2664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65" w:author="PR Preview" w:date="2026-01-01T00:00:00Z">
        <w:r>
          <w:delText xml:space="preserve">).</w:delText>
        </w:r>
      </w:del>
    </w:p>
    <w:p>
      <w:pPr>
        <w:pStyle w:val="BodyText"/>
      </w:pPr>
      <w:del w:id="2666" w:author="PR Preview" w:date="2026-01-01T00:00:00Z">
        <w:r>
          <w:rPr>
            <w:b/>
            <w:bCs/>
          </w:rPr>
          <w:delText xml:space="preserve">Definition 27 (Integrand)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In an integral such as</w:delText>
        </w:r>
      </w:del>
      <w:del w:id="266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(</w:delText>
        </w:r>
      </w:del>
      <w:hyperlink w:anchor="def-riemann-integral">
        <w:del w:id="2672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73" w:author="PR Preview" w:date="2026-01-01T00:00:00Z">
        <w:r>
          <w:delText xml:space="preserve">)</w:delText>
        </w:r>
      </w:del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or</w:delText>
        </w:r>
      </w:del>
      <w:del w:id="2676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(</w:delText>
        </w:r>
      </w:del>
      <w:hyperlink w:anchor="def-indefinite-integral">
        <w:del w:id="267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680" w:author="PR Preview" w:date="2026-01-01T00:00:00Z">
        <w:r>
          <w:delText xml:space="preserve">),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the function</w:delText>
        </w:r>
      </w:del>
      <w:del w:id="2683" w:author="PR Preview" w:date="2026-01-01T00:00:00Z">
        <w:r>
          <w:delText xml:space="preserve"> </w:delText>
        </w:r>
      </w:del>
      <m:oMath>
        <m:r>
          <m:t>f</m:t>
        </m:r>
      </m:oMath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being integrated is the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rPr>
            <w:b/>
            <w:bCs/>
          </w:rPr>
          <w:delText xml:space="preserve">integrand</w:delText>
        </w:r>
      </w:del>
      <w:del w:id="2688" w:author="PR Preview" w:date="2026-01-01T00:00:00Z">
        <w:r>
          <w:delText xml:space="preserve">.</w:delText>
        </w:r>
      </w:del>
    </w:p>
    <w:p>
      <w:pPr>
        <w:pStyle w:val="FirstParagraph"/>
      </w:pPr>
      <w:ins w:id="2689" w:author="PR Preview" w:date="2026-01-01T00:00:00Z">
        <w:r>
          <w:t xml:space="preserve">so the sums have the same limit,</w:t>
        </w:r>
      </w:ins>
      <w:ins w:id="2690" w:author="PR Preview" w:date="2026-01-01T00:00:00Z">
        <w:r>
          <w:t xml:space="preserve"> </w:t>
        </w:r>
      </w:ins>
      <m:oMath>
        <m:r>
          <m:t>6</m:t>
        </m:r>
      </m:oMath>
      <w:ins w:id="2691" w:author="PR Preview" w:date="2026-01-01T00:00:00Z">
        <w:r>
          <w:t xml:space="preserve">, for every choice:</w:t>
        </w:r>
      </w:ins>
      <w:ins w:id="2692" w:author="PR Preview" w:date="2026-01-01T00:00:00Z">
        <w:r>
          <w:t xml:space="preserve"> </w:t>
        </w:r>
      </w:ins>
      <m:oMath>
        <m:r>
          <m:t>f</m:t>
        </m:r>
      </m:oMath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is Riemann integrable on</w:t>
        </w:r>
      </w:ins>
      <w:ins w:id="26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(</w:t>
        </w:r>
      </w:ins>
      <w:hyperlink w:anchor="def-integrable">
        <w:ins w:id="2698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699" w:author="PR Preview" w:date="2026-01-01T00:00:00Z">
        <w:r>
          <w:t xml:space="preserve">),</w:t>
        </w:r>
      </w:ins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and</w:t>
        </w:r>
      </w:ins>
      <w:ins w:id="270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(</w:t>
        </w:r>
      </w:ins>
      <w:hyperlink w:anchor="def-riemann-integral">
        <w:ins w:id="2705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706" w:author="PR Preview" w:date="2026-01-01T00:00:00Z">
        <w:r>
          <w:t xml:space="preserve">).</w:t>
        </w:r>
      </w:ins>
    </w:p>
    <w:bookmarkEnd w:id="242"/>
    <w:bookmarkStart w:id="243" w:name="def-integrand"/>
    <w:p>
      <w:pPr>
        <w:pStyle w:val="BodyText"/>
      </w:pPr>
      <w:ins w:id="2707" w:author="PR Preview" w:date="2026-01-01T00:00:00Z">
        <w:r>
          <w:rPr>
            <w:b/>
            <w:bCs/>
          </w:rPr>
          <w:t xml:space="preserve">Definition 36 (Integrand)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In an integral such as</w:t>
        </w:r>
      </w:ins>
      <w:ins w:id="271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(</w:t>
        </w:r>
      </w:ins>
      <w:hyperlink w:anchor="def-riemann-integral">
        <w:ins w:id="2713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714" w:author="PR Preview" w:date="2026-01-01T00:00:00Z">
        <w:r>
          <w:t xml:space="preserve">)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or</w:t>
        </w:r>
      </w:ins>
      <w:ins w:id="2717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(</w:t>
        </w:r>
      </w:ins>
      <w:hyperlink w:anchor="def-indefinite-integral">
        <w:ins w:id="272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721" w:author="PR Preview" w:date="2026-01-01T00:00:00Z">
        <w:r>
          <w:t xml:space="preserve">),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the function</w:t>
        </w:r>
      </w:ins>
      <w:ins w:id="2724" w:author="PR Preview" w:date="2026-01-01T00:00:00Z">
        <w:r>
          <w:t xml:space="preserve"> </w:t>
        </w:r>
      </w:ins>
      <m:oMath>
        <m:r>
          <m:t>f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being integrated is the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rPr>
            <w:b/>
            <w:bCs/>
          </w:rPr>
          <w:t xml:space="preserve">integrand</w:t>
        </w:r>
      </w:ins>
      <w:ins w:id="2729" w:author="PR Preview" w:date="2026-01-01T00:00:00Z">
        <w:r>
          <w:t xml:space="preserve">.</w:t>
        </w:r>
      </w:ins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del w:id="2730" w:author="PR Preview" w:date="2026-01-01T00:00:00Z">
        <w:r>
          <w:rPr>
            <w:i/>
            <w:iCs/>
          </w:rPr>
          <w:delText xml:space="preserve">Remark 3</w:delText>
        </w:r>
      </w:del>
      <w:del w:id="2731" w:author="PR Preview" w:date="2026-01-01T00:00:00Z">
        <w:r>
          <w:delText xml:space="preserve"> (Riemann integrable functions and Riemann integrals). </w:delText>
        </w:r>
      </w:del>
      <w:del w:id="2732" w:author="PR Preview" w:date="2026-01-01T00:00:00Z">
        <w:r>
          <w:delText xml:space="preserve">A bounded function</w:delText>
        </w:r>
      </w:del>
      <w:del w:id="2733" w:author="PR Preview" w:date="2026-01-01T00:00:00Z">
        <w:r>
          <w:delText xml:space="preserve"> </w:delText>
        </w:r>
      </w:del>
      <m:oMath>
        <m:r>
          <m:t>f</m:t>
        </m:r>
      </m:oMath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is Riemann integrable on</w:delText>
        </w:r>
      </w:del>
      <w:del w:id="273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exactly when its Riemann integral</w:delText>
        </w:r>
      </w:del>
      <w:del w:id="273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(</w:delText>
        </w:r>
      </w:del>
      <w:hyperlink w:anchor="def-riemann-integral">
        <w:del w:id="2742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743" w:author="PR Preview" w:date="2026-01-01T00:00:00Z">
        <w:r>
          <w:delText xml:space="preserve">) exists;</w:delText>
        </w:r>
      </w:del>
      <w:del w:id="2744" w:author="PR Preview" w:date="2026-01-01T00:00:00Z">
        <w:r>
          <w:delText xml:space="preserve"> </w:delText>
        </w:r>
      </w:del>
      <w:del w:id="2745" w:author="PR Preview" w:date="2026-01-01T00:00:00Z">
        <w:r>
          <w:delText xml:space="preserve">the integral is the common limit of the sums.</w:delText>
        </w:r>
      </w:del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For example, let</w:delText>
        </w:r>
      </w:del>
      <w:del w:id="274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when</w:delText>
        </w:r>
      </w:del>
      <w:del w:id="2751" w:author="PR Preview" w:date="2026-01-01T00:00:00Z">
        <w:r>
          <w:delText xml:space="preserve"> </w:delText>
        </w:r>
      </w:del>
      <m:oMath>
        <m:r>
          <m:t>x</m:t>
        </m:r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is</w:delText>
        </w:r>
      </w:del>
      <w:del w:id="2754" w:author="PR Preview" w:date="2026-01-01T00:00:00Z">
        <w:r>
          <w:delText xml:space="preserve"> </w:delText>
        </w:r>
      </w:del>
      <w:hyperlink r:id="rId247">
        <w:del w:id="2755" w:author="PR Preview" w:date="2026-01-01T00:00:00Z">
          <w:r>
            <w:rPr>
              <w:rStyle w:val="Hyperlink"/>
            </w:rPr>
            <w:delText xml:space="preserve">rational</w:delText>
          </w:r>
        </w:del>
      </w:hyperlink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and</w:delText>
        </w:r>
      </w:del>
      <w:del w:id="275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when</w:delText>
        </w:r>
      </w:del>
      <w:del w:id="2761" w:author="PR Preview" w:date="2026-01-01T00:00:00Z">
        <w:r>
          <w:delText xml:space="preserve"> </w:delText>
        </w:r>
      </w:del>
      <m:oMath>
        <m:r>
          <m:t>x</m:t>
        </m:r>
      </m:oMath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delText xml:space="preserve">is</w:delText>
        </w:r>
      </w:del>
      <w:del w:id="2764" w:author="PR Preview" w:date="2026-01-01T00:00:00Z">
        <w:r>
          <w:delText xml:space="preserve"> </w:delText>
        </w:r>
      </w:del>
      <w:hyperlink r:id="rId248">
        <w:del w:id="2765" w:author="PR Preview" w:date="2026-01-01T00:00:00Z">
          <w:r>
            <w:rPr>
              <w:rStyle w:val="Hyperlink"/>
            </w:rPr>
            <w:delText xml:space="preserve">irrational</w:delText>
          </w:r>
        </w:del>
      </w:hyperlink>
      <w:del w:id="2766" w:author="PR Preview" w:date="2026-01-01T00:00:00Z">
        <w:r>
          <w:delText xml:space="preserve">,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on</w:delText>
        </w:r>
      </w:del>
      <w:del w:id="27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70" w:author="PR Preview" w:date="2026-01-01T00:00:00Z">
        <w:r>
          <w:delText xml:space="preserve">.</w:delText>
        </w:r>
      </w:del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Every subinterval contains both rational and irrational points.</w:delText>
        </w:r>
      </w:del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Choosing every sample point rational gives</w:delText>
        </w:r>
      </w:del>
      <w:del w:id="27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for every partition,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because the widths</w:delText>
        </w:r>
      </w:del>
      <w:del w:id="2780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add up to the length</w:delText>
        </w:r>
      </w:del>
      <w:del w:id="278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of</w:delText>
        </w:r>
      </w:del>
      <w:del w:id="27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87" w:author="PR Preview" w:date="2026-01-01T00:00:00Z">
        <w:r>
          <w:delText xml:space="preserve">,</w:delText>
        </w:r>
      </w:del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and choosing every sample point irrational gives</w:delText>
        </w:r>
      </w:del>
      <w:del w:id="279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791" w:author="PR Preview" w:date="2026-01-01T00:00:00Z">
        <w:r>
          <w:delText xml:space="preserve">.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The two limits differ,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so</w:delText>
        </w:r>
      </w:del>
      <w:del w:id="2796" w:author="PR Preview" w:date="2026-01-01T00:00:00Z">
        <w:r>
          <w:delText xml:space="preserve"> </w:delText>
        </w:r>
      </w:del>
      <m:oMath>
        <m:r>
          <m:t>g</m:t>
        </m:r>
      </m:oMath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is not Riemann integrable on</w:delText>
        </w:r>
      </w:del>
      <w:del w:id="279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800" w:author="PR Preview" w:date="2026-01-01T00:00:00Z">
        <w:r>
          <w:delText xml:space="preserve">,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and</w:delText>
        </w:r>
      </w:del>
      <w:del w:id="280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does not exist.</w:delText>
        </w:r>
      </w:del>
    </w:p>
    <w:p>
      <w:pPr>
        <w:pStyle w:val="BodyText"/>
      </w:pPr>
      <w:del w:id="2806" w:author="PR Preview" w:date="2026-01-01T00:00:00Z">
        <w:r>
          <w:rPr>
            <w:b/>
            <w:bCs/>
          </w:rPr>
          <w:delText xml:space="preserve">Definition 28 (Equal-width Riemann sum)</w:delText>
        </w:r>
      </w:del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For a bounded function</w:delText>
        </w:r>
      </w:del>
      <w:del w:id="2809" w:author="PR Preview" w:date="2026-01-01T00:00:00Z">
        <w:r>
          <w:delText xml:space="preserve"> </w:delText>
        </w:r>
      </w:del>
      <m:oMath>
        <m:r>
          <m:t>f</m:t>
        </m:r>
      </m:oMath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on</w:delText>
        </w:r>
      </w:del>
      <w:del w:id="28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and a positive integer</w:delText>
        </w:r>
      </w:del>
      <w:del w:id="2815" w:author="PR Preview" w:date="2026-01-01T00:00:00Z">
        <w:r>
          <w:delText xml:space="preserve"> </w:delText>
        </w:r>
      </w:del>
      <m:oMath>
        <m:r>
          <m:t>n</m:t>
        </m:r>
      </m:oMath>
      <w:del w:id="2816" w:author="PR Preview" w:date="2026-01-01T00:00:00Z">
        <w:r>
          <w:delText xml:space="preserve">,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split</w:delText>
        </w:r>
      </w:del>
      <w:del w:id="281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into</w:delText>
        </w:r>
      </w:del>
      <w:del w:id="2822" w:author="PR Preview" w:date="2026-01-01T00:00:00Z">
        <w:r>
          <w:delText xml:space="preserve"> </w:delText>
        </w:r>
      </w:del>
      <m:oMath>
        <m:r>
          <m:t>n</m:t>
        </m:r>
      </m:oMath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subintervals of equal width</w:delText>
        </w:r>
      </w:del>
      <w:del w:id="282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2826" w:author="PR Preview" w:date="2026-01-01T00:00:00Z">
        <w:r>
          <w:delText xml:space="preserve">,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and let</w:delText>
        </w:r>
      </w:del>
      <w:del w:id="282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be any point in the</w:delText>
        </w:r>
      </w:del>
      <w:del w:id="2832" w:author="PR Preview" w:date="2026-01-01T00:00:00Z">
        <w:r>
          <w:delText xml:space="preserve"> </w:delText>
        </w:r>
      </w:del>
      <m:oMath>
        <m:r>
          <m:t>i</m:t>
        </m:r>
      </m:oMath>
      <w:del w:id="2833" w:author="PR Preview" w:date="2026-01-01T00:00:00Z">
        <w:r>
          <w:delText xml:space="preserve">-th subinterval.</w:delText>
        </w:r>
      </w:del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The</w:delText>
        </w:r>
      </w:del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rPr>
            <w:b/>
            <w:bCs/>
          </w:rPr>
          <w:delText xml:space="preserve">equal-width Riemann sum</w:delText>
        </w:r>
      </w:del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is</w:delText>
        </w:r>
      </w:del>
    </w:p>
    <w:p>
      <w:pPr>
        <w:pStyle w:val="FirstParagraph"/>
      </w:pPr>
      <w:ins w:id="2840" w:author="PR Preview" w:date="2026-01-01T00:00:00Z">
        <w:r>
          <w:rPr>
            <w:i/>
            <w:iCs/>
          </w:rPr>
          <w:t xml:space="preserve">Remark 3</w:t>
        </w:r>
      </w:ins>
      <w:ins w:id="2841" w:author="PR Preview" w:date="2026-01-01T00:00:00Z">
        <w:r>
          <w:t xml:space="preserve"> (Riemann integrable functions and Riemann integrals). </w:t>
        </w:r>
      </w:ins>
      <w:ins w:id="2842" w:author="PR Preview" w:date="2026-01-01T00:00:00Z">
        <w:r>
          <w:t xml:space="preserve">A bounded function</w:t>
        </w:r>
      </w:ins>
      <w:ins w:id="2843" w:author="PR Preview" w:date="2026-01-01T00:00:00Z">
        <w:r>
          <w:t xml:space="preserve"> </w:t>
        </w:r>
      </w:ins>
      <m:oMath>
        <m:r>
          <m:t>f</m:t>
        </m:r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is Riemann integrable on</w:t>
        </w:r>
      </w:ins>
      <w:ins w:id="28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exactly when its Riemann integral</w:t>
        </w:r>
      </w:ins>
      <w:ins w:id="284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(</w:t>
        </w:r>
      </w:ins>
      <w:hyperlink w:anchor="def-riemann-integral">
        <w:ins w:id="2852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853" w:author="PR Preview" w:date="2026-01-01T00:00:00Z">
        <w:r>
          <w:t xml:space="preserve">) exists;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the integral is the common limit of the sums.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For example, let</w:t>
        </w:r>
      </w:ins>
      <w:ins w:id="285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when</w:t>
        </w:r>
      </w:ins>
      <w:ins w:id="2861" w:author="PR Preview" w:date="2026-01-01T00:00:00Z">
        <w:r>
          <w:t xml:space="preserve"> </w:t>
        </w:r>
      </w:ins>
      <m:oMath>
        <m:r>
          <m:t>x</m:t>
        </m:r>
      </m:oMath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is</w:t>
        </w:r>
      </w:ins>
      <w:ins w:id="2864" w:author="PR Preview" w:date="2026-01-01T00:00:00Z">
        <w:r>
          <w:t xml:space="preserve"> </w:t>
        </w:r>
      </w:ins>
      <w:hyperlink r:id="rId247">
        <w:ins w:id="2865" w:author="PR Preview" w:date="2026-01-01T00:00:00Z">
          <w:r>
            <w:rPr>
              <w:rStyle w:val="Hyperlink"/>
            </w:rPr>
            <w:t xml:space="preserve">rational</w:t>
          </w:r>
        </w:ins>
      </w:hyperlink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and</w:t>
        </w:r>
      </w:ins>
      <w:ins w:id="286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when</w:t>
        </w:r>
      </w:ins>
      <w:ins w:id="2871" w:author="PR Preview" w:date="2026-01-01T00:00:00Z">
        <w:r>
          <w:t xml:space="preserve"> </w:t>
        </w:r>
      </w:ins>
      <m:oMath>
        <m:r>
          <m:t>x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is</w:t>
        </w:r>
      </w:ins>
      <w:ins w:id="2874" w:author="PR Preview" w:date="2026-01-01T00:00:00Z">
        <w:r>
          <w:t xml:space="preserve"> </w:t>
        </w:r>
      </w:ins>
      <w:hyperlink r:id="rId248">
        <w:ins w:id="2875" w:author="PR Preview" w:date="2026-01-01T00:00:00Z">
          <w:r>
            <w:rPr>
              <w:rStyle w:val="Hyperlink"/>
            </w:rPr>
            <w:t xml:space="preserve">irrational</w:t>
          </w:r>
        </w:ins>
      </w:hyperlink>
      <w:ins w:id="2876" w:author="PR Preview" w:date="2026-01-01T00:00:00Z">
        <w:r>
          <w:t xml:space="preserve">,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on</w:t>
        </w:r>
      </w:ins>
      <w:ins w:id="28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80" w:author="PR Preview" w:date="2026-01-01T00:00:00Z">
        <w:r>
          <w:t xml:space="preserve">.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Every subinterval contains both rational and irrational points.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Choosing every sample point rational gives</w:t>
        </w:r>
      </w:ins>
      <w:ins w:id="288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for every partition,</w:t>
        </w:r>
      </w:ins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because the widths</w:t>
        </w:r>
      </w:ins>
      <w:ins w:id="2890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add up to the length</w:t>
        </w:r>
      </w:ins>
      <w:ins w:id="28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of</w:t>
        </w:r>
      </w:ins>
      <w:ins w:id="28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97" w:author="PR Preview" w:date="2026-01-01T00:00:00Z">
        <w:r>
          <w:t xml:space="preserve">,</w:t>
        </w:r>
      </w:ins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and choosing every sample point irrational gives</w:t>
        </w:r>
      </w:ins>
      <w:ins w:id="290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901" w:author="PR Preview" w:date="2026-01-01T00:00:00Z">
        <w:r>
          <w:t xml:space="preserve">.</w:t>
        </w:r>
      </w:ins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The two limits differ,</w:t>
        </w:r>
      </w:ins>
      <w:ins w:id="2904" w:author="PR Preview" w:date="2026-01-01T00:00:00Z">
        <w:r>
          <w:t xml:space="preserve"> </w:t>
        </w:r>
      </w:ins>
      <w:ins w:id="2905" w:author="PR Preview" w:date="2026-01-01T00:00:00Z">
        <w:r>
          <w:t xml:space="preserve">so</w:t>
        </w:r>
      </w:ins>
      <w:ins w:id="2906" w:author="PR Preview" w:date="2026-01-01T00:00:00Z">
        <w:r>
          <w:t xml:space="preserve"> </w:t>
        </w:r>
      </w:ins>
      <m:oMath>
        <m:r>
          <m:t>g</m:t>
        </m:r>
      </m:oMath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is not Riemann integrable on</w:t>
        </w:r>
      </w:ins>
      <w:ins w:id="290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10" w:author="PR Preview" w:date="2026-01-01T00:00:00Z">
        <w:r>
          <w:t xml:space="preserve">,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and</w:t>
        </w:r>
      </w:ins>
      <w:ins w:id="291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does not exist.</w:t>
        </w:r>
      </w:ins>
    </w:p>
    <w:bookmarkEnd w:id="249"/>
    <w:bookmarkStart w:id="250" w:name="def-riemann-sum-equal-width"/>
    <w:p>
      <w:pPr>
        <w:pStyle w:val="BodyText"/>
      </w:pPr>
      <w:ins w:id="2916" w:author="PR Preview" w:date="2026-01-01T00:00:00Z">
        <w:r>
          <w:rPr>
            <w:b/>
            <w:bCs/>
          </w:rPr>
          <w:t xml:space="preserve">Definition 37 (Equal-width Riemann sum)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For a bounded function</w:t>
        </w:r>
      </w:ins>
      <w:ins w:id="2919" w:author="PR Preview" w:date="2026-01-01T00:00:00Z">
        <w:r>
          <w:t xml:space="preserve"> </w:t>
        </w:r>
      </w:ins>
      <m:oMath>
        <m:r>
          <m:t>f</m:t>
        </m:r>
      </m:oMath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on</w:t>
        </w:r>
      </w:ins>
      <w:ins w:id="29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and a positive integer</w:t>
        </w:r>
      </w:ins>
      <w:ins w:id="2925" w:author="PR Preview" w:date="2026-01-01T00:00:00Z">
        <w:r>
          <w:t xml:space="preserve"> </w:t>
        </w:r>
      </w:ins>
      <m:oMath>
        <m:r>
          <m:t>n</m:t>
        </m:r>
      </m:oMath>
      <w:ins w:id="2926" w:author="PR Preview" w:date="2026-01-01T00:00:00Z">
        <w:r>
          <w:t xml:space="preserve">,</w:t>
        </w:r>
      </w:ins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split</w:t>
        </w:r>
      </w:ins>
      <w:ins w:id="29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into</w:t>
        </w:r>
      </w:ins>
      <w:ins w:id="2932" w:author="PR Preview" w:date="2026-01-01T00:00:00Z">
        <w:r>
          <w:t xml:space="preserve"> </w:t>
        </w:r>
      </w:ins>
      <m:oMath>
        <m:r>
          <m:t>n</m:t>
        </m:r>
      </m:oMath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subintervals of equal width</w:t>
        </w:r>
      </w:ins>
      <w:ins w:id="2935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2936" w:author="PR Preview" w:date="2026-01-01T00:00:00Z">
        <w:r>
          <w:t xml:space="preserve">,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and let</w:t>
        </w:r>
      </w:ins>
      <w:ins w:id="293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be any point in the</w:t>
        </w:r>
      </w:ins>
      <w:ins w:id="2942" w:author="PR Preview" w:date="2026-01-01T00:00:00Z">
        <w:r>
          <w:t xml:space="preserve"> </w:t>
        </w:r>
      </w:ins>
      <m:oMath>
        <m:r>
          <m:t>i</m:t>
        </m:r>
      </m:oMath>
      <w:ins w:id="2943" w:author="PR Preview" w:date="2026-01-01T00:00:00Z">
        <w:r>
          <w:t xml:space="preserve">-th subinterval.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The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rPr>
            <w:b/>
            <w:bCs/>
          </w:rPr>
          <w:t xml:space="preserve">equal-width Riemann sum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del w:id="2950" w:author="PR Preview" w:date="2026-01-01T00:00:00Z">
        <w:r>
          <w:rPr>
            <w:b/>
            <w:bCs/>
          </w:rPr>
          <w:delText xml:space="preserve">Theorem 13 (Differentiability implies continuity)</w:delText>
        </w:r>
      </w:del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If</w:delText>
        </w:r>
      </w:del>
      <w:del w:id="2953" w:author="PR Preview" w:date="2026-01-01T00:00:00Z">
        <w:r>
          <w:delText xml:space="preserve"> </w:delText>
        </w:r>
      </w:del>
      <m:oMath>
        <m:r>
          <m:t>f</m:t>
        </m:r>
      </m:oMath>
      <w:del w:id="2954" w:author="PR Preview" w:date="2026-01-01T00:00:00Z">
        <w:r>
          <w:delText xml:space="preserve"> </w:delText>
        </w:r>
      </w:del>
      <w:del w:id="2955" w:author="PR Preview" w:date="2026-01-01T00:00:00Z">
        <w:r>
          <w:delText xml:space="preserve">is differentiable at</w:delText>
        </w:r>
      </w:del>
      <w:del w:id="29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57" w:author="PR Preview" w:date="2026-01-01T00:00:00Z">
        <w:r>
          <w:delText xml:space="preserve">, then</w:delText>
        </w:r>
      </w:del>
      <w:del w:id="2958" w:author="PR Preview" w:date="2026-01-01T00:00:00Z">
        <w:r>
          <w:delText xml:space="preserve"> </w:delText>
        </w:r>
      </w:del>
      <m:oMath>
        <m:r>
          <m:t>f</m:t>
        </m:r>
      </m:oMath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is continuous at</w:delText>
        </w:r>
      </w:del>
      <w:del w:id="29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62" w:author="PR Preview" w:date="2026-01-01T00:00:00Z">
        <w:r>
          <w:delText xml:space="preserve">.</w:delText>
        </w:r>
      </w:del>
    </w:p>
    <w:p>
      <w:pPr>
        <w:pStyle w:val="BodyText"/>
      </w:pPr>
      <w:ins w:id="2963" w:author="PR Preview" w:date="2026-01-01T00:00:00Z">
        <w:r>
          <w:rPr>
            <w:b/>
            <w:bCs/>
          </w:rPr>
          <w:t xml:space="preserve">Theorem 18 (Differentiability implies continuity)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If</w:t>
        </w:r>
      </w:ins>
      <w:ins w:id="2966" w:author="PR Preview" w:date="2026-01-01T00:00:00Z">
        <w:r>
          <w:t xml:space="preserve"> </w:t>
        </w:r>
      </w:ins>
      <m:oMath>
        <m:r>
          <m:t>f</m:t>
        </m:r>
      </m:oMath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is differentiable at</w:t>
        </w:r>
      </w:ins>
      <w:ins w:id="29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970" w:author="PR Preview" w:date="2026-01-01T00:00:00Z">
        <w:r>
          <w:t xml:space="preserve">, then</w:t>
        </w:r>
      </w:ins>
      <w:ins w:id="2971" w:author="PR Preview" w:date="2026-01-01T00:00:00Z">
        <w:r>
          <w:t xml:space="preserve"> </w:t>
        </w:r>
      </w:ins>
      <m:oMath>
        <m:r>
          <m:t>f</m:t>
        </m:r>
      </m:oMath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is continuous at</w:t>
        </w:r>
      </w:ins>
      <w:ins w:id="29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975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2976" w:author="PR Preview" w:date="2026-01-01T00:00:00Z">
        <w:r>
          <w:delText xml:space="preserve">So</w:delText>
        </w:r>
      </w:del>
      <w:del w:id="297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2978" w:author="PR Preview" w:date="2026-01-01T00:00:00Z">
        <w:r>
          <w:delText xml:space="preserve">,</w:delText>
        </w:r>
      </w:del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which is</w:delText>
        </w:r>
      </w:del>
      <w:del w:id="298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with</w:delText>
        </w:r>
      </w:del>
      <w:del w:id="298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del w:id="2985" w:author="PR Preview" w:date="2026-01-01T00:00:00Z">
        <w:r>
          <w:delText xml:space="preserve">;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all three conditions of</w:delText>
        </w:r>
      </w:del>
      <w:del w:id="2988" w:author="PR Preview" w:date="2026-01-01T00:00:00Z">
        <w:r>
          <w:delText xml:space="preserve"> </w:delText>
        </w:r>
      </w:del>
      <w:hyperlink w:anchor="def-continuous">
        <w:del w:id="298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hold.</w:delText>
        </w:r>
      </w:del>
    </w:p>
    <w:p>
      <w:pPr>
        <w:pStyle w:val="BodyText"/>
      </w:pPr>
      <w:del w:id="2992" w:author="PR Preview" w:date="2026-01-01T00:00:00Z">
        <w:r>
          <w:rPr>
            <w:b/>
            <w:bCs/>
          </w:rPr>
          <w:delText xml:space="preserve">Example 30 (Differentiable, hence continuous:</w:delText>
        </w:r>
      </w:del>
      <w:del w:id="299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2994" w:author="PR Preview" w:date="2026-01-01T00:00:00Z">
        <w:r>
          <w:rPr>
            <w:b/>
            <w:bCs/>
          </w:rPr>
          <w:delText xml:space="preserve">)</w:delText>
        </w:r>
      </w:del>
      <w:del w:id="29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is differentiable everywhere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(with derivative</w:delText>
        </w:r>
      </w:del>
      <w:del w:id="300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3001" w:author="PR Preview" w:date="2026-01-01T00:00:00Z">
        <w:r>
          <w:delText xml:space="preserve">),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so by</w:delText>
        </w:r>
      </w:del>
      <w:del w:id="3004" w:author="PR Preview" w:date="2026-01-01T00:00:00Z">
        <w:r>
          <w:delText xml:space="preserve"> </w:delText>
        </w:r>
      </w:del>
      <w:hyperlink w:anchor="thm-diff-implies-cont">
        <w:del w:id="300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it is continuous everywhere.</w:delText>
        </w:r>
      </w:del>
    </w:p>
    <w:p>
      <w:pPr>
        <w:pStyle w:val="FirstParagraph"/>
      </w:pPr>
      <w:ins w:id="3008" w:author="PR Preview" w:date="2026-01-01T00:00:00Z">
        <w:r>
          <w:t xml:space="preserve">So</w:t>
        </w:r>
      </w:ins>
      <w:ins w:id="30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010" w:author="PR Preview" w:date="2026-01-01T00:00:00Z">
        <w:r>
          <w:t xml:space="preserve">,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which is</w:t>
        </w:r>
      </w:ins>
      <w:ins w:id="30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with</w:t>
        </w:r>
      </w:ins>
      <w:ins w:id="30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ins w:id="3017" w:author="PR Preview" w:date="2026-01-01T00:00:00Z">
        <w:r>
          <w:t xml:space="preserve">;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t xml:space="preserve">all three conditions of</w:t>
        </w:r>
      </w:ins>
      <w:ins w:id="3020" w:author="PR Preview" w:date="2026-01-01T00:00:00Z">
        <w:r>
          <w:t xml:space="preserve"> </w:t>
        </w:r>
      </w:ins>
      <w:hyperlink w:anchor="def-continuous">
        <w:ins w:id="302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hold.</w:t>
        </w:r>
      </w:ins>
    </w:p>
    <w:bookmarkStart w:id="258" w:name="exm-diff-implies-cont"/>
    <w:p>
      <w:pPr>
        <w:pStyle w:val="BodyText"/>
      </w:pPr>
      <w:ins w:id="3024" w:author="PR Preview" w:date="2026-01-01T00:00:00Z">
        <w:r>
          <w:rPr>
            <w:b/>
            <w:bCs/>
          </w:rPr>
          <w:t xml:space="preserve">Example 30 (Differentiable, hence continuous:</w:t>
        </w:r>
      </w:ins>
      <w:ins w:id="302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3026" w:author="PR Preview" w:date="2026-01-01T00:00:00Z">
        <w:r>
          <w:rPr>
            <w:b/>
            <w:bCs/>
          </w:rPr>
          <w:t xml:space="preserve">)</w:t>
        </w:r>
      </w:ins>
      <w:ins w:id="30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is differentiable everywhere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(with derivative</w:t>
        </w:r>
      </w:ins>
      <w:ins w:id="303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3033" w:author="PR Preview" w:date="2026-01-01T00:00:00Z">
        <w:r>
          <w:t xml:space="preserve">),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so by</w:t>
        </w:r>
      </w:ins>
      <w:ins w:id="3036" w:author="PR Preview" w:date="2026-01-01T00:00:00Z">
        <w:r>
          <w:t xml:space="preserve"> </w:t>
        </w:r>
      </w:ins>
      <w:hyperlink w:anchor="thm-diff-implies-cont">
        <w:ins w:id="303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it is continuous everywhere.</w:t>
        </w:r>
      </w:ins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del w:id="3040" w:author="PR Preview" w:date="2026-01-01T00:00:00Z">
        <w:r>
          <w:delText xml:space="preserve">This</w:delText>
        </w:r>
      </w:del>
      <w:del w:id="3041" w:author="PR Preview" w:date="2026-01-01T00:00:00Z">
        <w:r>
          <w:delText xml:space="preserve"> </w:delText>
        </w:r>
      </w:del>
      <w:hyperlink r:id="rId259">
        <w:del w:id="3042" w:author="PR Preview" w:date="2026-01-01T00:00:00Z">
          <w:r>
            <w:rPr>
              <w:rStyle w:val="Hyperlink"/>
            </w:rPr>
            <w:delText xml:space="preserve">counterexample</w:delText>
          </w:r>
        </w:del>
      </w:hyperlink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shows that the</w:delText>
        </w:r>
      </w:del>
      <w:del w:id="3045" w:author="PR Preview" w:date="2026-01-01T00:00:00Z">
        <w:r>
          <w:delText xml:space="preserve"> </w:delText>
        </w:r>
      </w:del>
      <w:hyperlink r:id="rId260">
        <w:del w:id="3046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3047" w:author="PR Preview" w:date="2026-01-01T00:00:00Z">
        <w:r>
          <w:delText xml:space="preserve"> </w:delText>
        </w:r>
      </w:del>
      <w:del w:id="3048" w:author="PR Preview" w:date="2026-01-01T00:00:00Z">
        <w:r>
          <w:delText xml:space="preserve">of</w:delText>
        </w:r>
      </w:del>
      <w:del w:id="3049" w:author="PR Preview" w:date="2026-01-01T00:00:00Z">
        <w:r>
          <w:delText xml:space="preserve"> </w:delText>
        </w:r>
      </w:del>
      <w:hyperlink w:anchor="thm-diff-implies-cont">
        <w:del w:id="305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fails: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continuity does not imply differentiability.</w:delText>
        </w:r>
      </w:del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See</w:delText>
        </w:r>
      </w:del>
      <w:del w:id="3057" w:author="PR Preview" w:date="2026-01-01T00:00:00Z">
        <w:r>
          <w:delText xml:space="preserve"> </w:delText>
        </w:r>
      </w:del>
      <w:hyperlink w:anchor="fig-abs-value">
        <w:del w:id="3058" w:author="PR Preview" w:date="2026-01-01T00:00:00Z">
          <w:r>
            <w:rPr>
              <w:rStyle w:val="Hyperlink"/>
            </w:rPr>
            <w:delText xml:space="preserve">Figure 4</w:delText>
          </w:r>
        </w:del>
      </w:hyperlink>
      <w:del w:id="3059" w:author="PR Preview" w:date="2026-01-01T00:00:00Z">
        <w:r>
          <w:delText xml:space="preserve">.</w:delText>
        </w:r>
      </w:del>
    </w:p>
    <w:p>
      <w:pPr>
        <w:pStyle w:val="BodyText"/>
      </w:pPr>
      <w:del w:id="3060" w:author="PR Preview" w:date="2026-01-01T00:00:00Z">
        <w:r>
          <w:rPr>
            <w:b/>
            <w:bCs/>
          </w:rPr>
          <w:delText xml:space="preserve">Theorem 14 (Continuity implies integrability)</w:delText>
        </w:r>
      </w:del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If</w:delText>
        </w:r>
      </w:del>
      <w:del w:id="3063" w:author="PR Preview" w:date="2026-01-01T00:00:00Z">
        <w:r>
          <w:delText xml:space="preserve"> </w:delText>
        </w:r>
      </w:del>
      <m:oMath>
        <m:r>
          <m:t>f</m:t>
        </m:r>
      </m:oMath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is continuous on the closed interval</w:delText>
        </w:r>
      </w:del>
      <w:del w:id="30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067" w:author="PR Preview" w:date="2026-01-01T00:00:00Z">
        <w:r>
          <w:delText xml:space="preserve">,</w:delText>
        </w:r>
      </w:del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then</w:delText>
        </w:r>
      </w:del>
      <w:del w:id="3070" w:author="PR Preview" w:date="2026-01-01T00:00:00Z">
        <w:r>
          <w:delText xml:space="preserve"> </w:delText>
        </w:r>
      </w:del>
      <m:oMath>
        <m:r>
          <m:t>f</m:t>
        </m:r>
      </m:oMath>
      <w:del w:id="3071" w:author="PR Preview" w:date="2026-01-01T00:00:00Z">
        <w:r>
          <w:delText xml:space="preserve"> </w:delText>
        </w:r>
      </w:del>
      <w:del w:id="3072" w:author="PR Preview" w:date="2026-01-01T00:00:00Z">
        <w:r>
          <w:delText xml:space="preserve">is integrable on</w:delText>
        </w:r>
      </w:del>
      <w:del w:id="307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delText xml:space="preserve">(i.e., the Riemann integral</w:delText>
        </w:r>
      </w:del>
      <w:del w:id="307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exists and is finite).</w:delText>
        </w:r>
      </w:del>
    </w:p>
    <w:p>
      <w:pPr>
        <w:pStyle w:val="BodyText"/>
      </w:pPr>
      <w:ins w:id="3079" w:author="PR Preview" w:date="2026-01-01T00:00:00Z">
        <w:r>
          <w:t xml:space="preserve">This</w:t>
        </w:r>
      </w:ins>
      <w:ins w:id="3080" w:author="PR Preview" w:date="2026-01-01T00:00:00Z">
        <w:r>
          <w:t xml:space="preserve"> </w:t>
        </w:r>
      </w:ins>
      <w:hyperlink r:id="rId259">
        <w:ins w:id="3081" w:author="PR Preview" w:date="2026-01-01T00:00:00Z">
          <w:r>
            <w:rPr>
              <w:rStyle w:val="Hyperlink"/>
            </w:rPr>
            <w:t xml:space="preserve">counterexample</w:t>
          </w:r>
        </w:ins>
      </w:hyperlink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shows that the</w:t>
        </w:r>
      </w:ins>
      <w:ins w:id="3084" w:author="PR Preview" w:date="2026-01-01T00:00:00Z">
        <w:r>
          <w:t xml:space="preserve"> </w:t>
        </w:r>
      </w:ins>
      <w:hyperlink r:id="rId260">
        <w:ins w:id="3085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of</w:t>
        </w:r>
      </w:ins>
      <w:ins w:id="3088" w:author="PR Preview" w:date="2026-01-01T00:00:00Z">
        <w:r>
          <w:t xml:space="preserve"> </w:t>
        </w:r>
      </w:ins>
      <w:hyperlink w:anchor="thm-diff-implies-cont">
        <w:ins w:id="308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fails: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continuity does not imply differentiability.</w:t>
        </w:r>
      </w:ins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See</w:t>
        </w:r>
      </w:ins>
      <w:ins w:id="3096" w:author="PR Preview" w:date="2026-01-01T00:00:00Z">
        <w:r>
          <w:t xml:space="preserve"> </w:t>
        </w:r>
      </w:ins>
      <w:hyperlink w:anchor="fig-abs-value">
        <w:ins w:id="3097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3098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ins w:id="3099" w:author="PR Preview" w:date="2026-01-01T00:00:00Z">
        <w:r>
          <w:rPr>
            <w:b/>
            <w:bCs/>
          </w:rPr>
          <w:t xml:space="preserve">Theorem 19 (Continuity implies integrability)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If</w:t>
        </w:r>
      </w:ins>
      <w:ins w:id="3102" w:author="PR Preview" w:date="2026-01-01T00:00:00Z">
        <w:r>
          <w:t xml:space="preserve"> </w:t>
        </w:r>
      </w:ins>
      <m:oMath>
        <m:r>
          <m:t>f</m:t>
        </m:r>
      </m:oMath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is continuous on the closed interval</w:t>
        </w:r>
      </w:ins>
      <w:ins w:id="31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06" w:author="PR Preview" w:date="2026-01-01T00:00:00Z">
        <w:r>
          <w:t xml:space="preserve">,</w:t>
        </w:r>
      </w:ins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then</w:t>
        </w:r>
      </w:ins>
      <w:ins w:id="3109" w:author="PR Preview" w:date="2026-01-01T00:00:00Z">
        <w:r>
          <w:t xml:space="preserve"> </w:t>
        </w:r>
      </w:ins>
      <m:oMath>
        <m:r>
          <m:t>f</m:t>
        </m:r>
      </m:oMath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is integrable on</w:t>
        </w:r>
      </w:ins>
      <w:ins w:id="31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(i.e., the Riemann integral</w:t>
        </w:r>
      </w:ins>
      <w:ins w:id="311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exists and is finite).</w:t>
        </w:r>
      </w:ins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del w:id="3118" w:author="PR Preview" w:date="2026-01-01T00:00:00Z">
        <w:r>
          <w:rPr>
            <w:b/>
            <w:bCs/>
          </w:rPr>
          <w:delText xml:space="preserve">Example 32 (Continuous, hence integrable: polynomials)</w:delText>
        </w:r>
      </w:del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Every</w:delText>
        </w:r>
      </w:del>
      <w:del w:id="3121" w:author="PR Preview" w:date="2026-01-01T00:00:00Z">
        <w:r>
          <w:delText xml:space="preserve"> </w:delText>
        </w:r>
      </w:del>
      <w:hyperlink r:id="rId267">
        <w:del w:id="3122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is continuous on</w:delText>
        </w:r>
      </w:del>
      <w:del w:id="312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126" w:author="PR Preview" w:date="2026-01-01T00:00:00Z">
        <w:r>
          <w:delText xml:space="preserve">,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so by</w:delText>
        </w:r>
      </w:del>
      <w:del w:id="3129" w:author="PR Preview" w:date="2026-01-01T00:00:00Z">
        <w:r>
          <w:delText xml:space="preserve"> </w:delText>
        </w:r>
      </w:del>
      <w:hyperlink w:anchor="thm-cont-implies-int">
        <w:del w:id="313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every polynomial is integrable on every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closed interval</w:delText>
        </w:r>
      </w:del>
      <w:del w:id="31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136" w:author="PR Preview" w:date="2026-01-01T00:00:00Z">
        <w:r>
          <w:delText xml:space="preserve">.</w:delText>
        </w:r>
      </w:del>
    </w:p>
    <w:p>
      <w:pPr>
        <w:pStyle w:val="BodyText"/>
      </w:pPr>
      <w:del w:id="3137" w:author="PR Preview" w:date="2026-01-01T00:00:00Z">
        <w:r>
          <w:rPr>
            <w:b/>
            <w:bCs/>
          </w:rPr>
          <w:delText xml:space="preserve">Example 33 (Integrable but not continuous: a step function)</w:delText>
        </w:r>
      </w:del>
      <w:del w:id="3138" w:author="PR Preview" w:date="2026-01-01T00:00:00Z">
        <w:r>
          <w:delText xml:space="preserve"> </w:delText>
        </w:r>
      </w:del>
      <w:del w:id="3139" w:author="PR Preview" w:date="2026-01-01T00:00:00Z">
        <w:r>
          <w:delText xml:space="preserve">Let</w:delText>
        </w:r>
      </w:del>
      <w:del w:id="31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for</w:delText>
        </w:r>
      </w:del>
      <w:del w:id="31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and</w:delText>
        </w:r>
      </w:del>
      <w:del w:id="31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for</w:delText>
        </w:r>
      </w:del>
      <w:del w:id="314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50" w:author="PR Preview" w:date="2026-01-01T00:00:00Z">
        <w:r>
          <w:delText xml:space="preserve">.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Then</w:delText>
        </w:r>
      </w:del>
      <w:del w:id="3153" w:author="PR Preview" w:date="2026-01-01T00:00:00Z">
        <w:r>
          <w:delText xml:space="preserve"> </w:delText>
        </w:r>
      </w:del>
      <m:oMath>
        <m:r>
          <m:t>f</m:t>
        </m:r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has a jump discontinuity (</w:delText>
        </w:r>
      </w:del>
      <w:hyperlink w:anchor="def-jump-discontinuity">
        <w:del w:id="315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157" w:author="PR Preview" w:date="2026-01-01T00:00:00Z">
        <w:r>
          <w:delText xml:space="preserve">) at</w:delText>
        </w:r>
      </w:del>
      <w:del w:id="315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59" w:author="PR Preview" w:date="2026-01-01T00:00:00Z">
        <w:r>
          <w:delText xml:space="preserve">,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but it is integrable on</w:delText>
        </w:r>
      </w:del>
      <w:del w:id="316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164" w:author="PR Preview" w:date="2026-01-01T00:00:00Z">
        <w:r>
          <w:delText xml:space="preserve">This counterexample shows that the converse of</w:delText>
        </w:r>
      </w:del>
      <w:del w:id="3165" w:author="PR Preview" w:date="2026-01-01T00:00:00Z">
        <w:r>
          <w:delText xml:space="preserve"> </w:delText>
        </w:r>
      </w:del>
      <w:hyperlink w:anchor="thm-cont-implies-int">
        <w:del w:id="316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fails: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integrability does not imply continuity.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See</w:delText>
        </w:r>
      </w:del>
      <w:del w:id="3173" w:author="PR Preview" w:date="2026-01-01T00:00:00Z">
        <w:r>
          <w:delText xml:space="preserve"> </w:delText>
        </w:r>
      </w:del>
      <w:hyperlink w:anchor="fig-step">
        <w:del w:id="3174" w:author="PR Preview" w:date="2026-01-01T00:00:00Z">
          <w:r>
            <w:rPr>
              <w:rStyle w:val="Hyperlink"/>
            </w:rPr>
            <w:delText xml:space="preserve">Figure 5</w:delText>
          </w:r>
        </w:del>
      </w:hyperlink>
      <w:del w:id="3175" w:author="PR Preview" w:date="2026-01-01T00:00:00Z">
        <w:r>
          <w:delText xml:space="preserve">.</w:delText>
        </w:r>
      </w:del>
    </w:p>
    <w:p>
      <w:pPr>
        <w:pStyle w:val="BodyText"/>
      </w:pPr>
      <w:del w:id="3176" w:author="PR Preview" w:date="2026-01-01T00:00:00Z">
        <w:r>
          <w:delText xml:space="preserve">Together,</w:delText>
        </w:r>
      </w:del>
      <w:del w:id="3177" w:author="PR Preview" w:date="2026-01-01T00:00:00Z">
        <w:r>
          <w:delText xml:space="preserve"> </w:delText>
        </w:r>
      </w:del>
      <w:hyperlink w:anchor="thm-diff-implies-cont">
        <w:del w:id="317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and</w:delText>
        </w:r>
      </w:del>
      <w:del w:id="3181" w:author="PR Preview" w:date="2026-01-01T00:00:00Z">
        <w:r>
          <w:delText xml:space="preserve"> </w:delText>
        </w:r>
      </w:del>
      <w:hyperlink w:anchor="thm-cont-implies-int">
        <w:del w:id="318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establish the chain:</w:delText>
        </w:r>
      </w:del>
    </w:p>
    <w:p>
      <w:pPr>
        <w:pStyle w:val="BodyText"/>
      </w:pPr>
      <w:ins w:id="3185" w:author="PR Preview" w:date="2026-01-01T00:00:00Z">
        <w:r>
          <w:rPr>
            <w:b/>
            <w:bCs/>
          </w:rPr>
          <w:t xml:space="preserve">Example 32 (Continuous, hence integrable: polynomials)</w:t>
        </w:r>
      </w:ins>
      <w:ins w:id="3186" w:author="PR Preview" w:date="2026-01-01T00:00:00Z">
        <w:r>
          <w:t xml:space="preserve"> </w:t>
        </w:r>
      </w:ins>
      <w:ins w:id="3187" w:author="PR Preview" w:date="2026-01-01T00:00:00Z">
        <w:r>
          <w:t xml:space="preserve">Every</w:t>
        </w:r>
      </w:ins>
      <w:ins w:id="3188" w:author="PR Preview" w:date="2026-01-01T00:00:00Z">
        <w:r>
          <w:t xml:space="preserve"> </w:t>
        </w:r>
      </w:ins>
      <w:hyperlink r:id="rId267">
        <w:ins w:id="3189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is continuous on</w:t>
        </w:r>
      </w:ins>
      <w:ins w:id="319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193" w:author="PR Preview" w:date="2026-01-01T00:00:00Z">
        <w:r>
          <w:t xml:space="preserve">,</w:t>
        </w:r>
      </w:ins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so by</w:t>
        </w:r>
      </w:ins>
      <w:ins w:id="3196" w:author="PR Preview" w:date="2026-01-01T00:00:00Z">
        <w:r>
          <w:t xml:space="preserve"> </w:t>
        </w:r>
      </w:ins>
      <w:hyperlink w:anchor="thm-cont-implies-int">
        <w:ins w:id="3197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every polynomial is integrable on every</w:t>
        </w:r>
      </w:ins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closed interval</w:t>
        </w:r>
      </w:ins>
      <w:ins w:id="32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203" w:author="PR Preview" w:date="2026-01-01T00:00:00Z">
        <w:r>
          <w:t xml:space="preserve">.</w:t>
        </w:r>
      </w:ins>
    </w:p>
    <w:bookmarkEnd w:id="268"/>
    <w:bookmarkStart w:id="273" w:name="exm-int-not-cont"/>
    <w:p>
      <w:pPr>
        <w:pStyle w:val="BodyText"/>
      </w:pPr>
      <w:ins w:id="3204" w:author="PR Preview" w:date="2026-01-01T00:00:00Z">
        <w:r>
          <w:rPr>
            <w:b/>
            <w:bCs/>
          </w:rPr>
          <w:t xml:space="preserve">Example 33 (Integrable but not continuous: a step function)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Let</w:t>
        </w:r>
      </w:ins>
      <w:ins w:id="32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for</w:t>
        </w:r>
      </w:ins>
      <w:ins w:id="32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and</w:t>
        </w:r>
      </w:ins>
      <w:ins w:id="32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for</w:t>
        </w:r>
      </w:ins>
      <w:ins w:id="32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17" w:author="PR Preview" w:date="2026-01-01T00:00:00Z">
        <w:r>
          <w:t xml:space="preserve">.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Then</w:t>
        </w:r>
      </w:ins>
      <w:ins w:id="3220" w:author="PR Preview" w:date="2026-01-01T00:00:00Z">
        <w:r>
          <w:t xml:space="preserve"> </w:t>
        </w:r>
      </w:ins>
      <m:oMath>
        <m:r>
          <m:t>f</m:t>
        </m:r>
      </m:oMath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has a jump discontinuity (</w:t>
        </w:r>
      </w:ins>
      <w:hyperlink w:anchor="def-jump-discontinuity">
        <w:ins w:id="322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224" w:author="PR Preview" w:date="2026-01-01T00:00:00Z">
        <w:r>
          <w:t xml:space="preserve">) at</w:t>
        </w:r>
      </w:ins>
      <w:ins w:id="32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26" w:author="PR Preview" w:date="2026-01-01T00:00:00Z">
        <w:r>
          <w:t xml:space="preserve">,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but it is integrable on</w:t>
        </w:r>
      </w:ins>
      <w:ins w:id="32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231" w:author="PR Preview" w:date="2026-01-01T00:00:00Z">
        <w:r>
          <w:t xml:space="preserve">This counterexample shows that the converse of</w:t>
        </w:r>
      </w:ins>
      <w:ins w:id="3232" w:author="PR Preview" w:date="2026-01-01T00:00:00Z">
        <w:r>
          <w:t xml:space="preserve"> </w:t>
        </w:r>
      </w:ins>
      <w:hyperlink w:anchor="thm-cont-implies-int">
        <w:ins w:id="3233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fails: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integrability does not imply continuity.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See</w:t>
        </w:r>
      </w:ins>
      <w:ins w:id="3240" w:author="PR Preview" w:date="2026-01-01T00:00:00Z">
        <w:r>
          <w:t xml:space="preserve"> </w:t>
        </w:r>
      </w:ins>
      <w:hyperlink w:anchor="fig-step">
        <w:ins w:id="3241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3242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ins w:id="3243" w:author="PR Preview" w:date="2026-01-01T00:00:00Z">
        <w:r>
          <w:t xml:space="preserve">Together,</w:t>
        </w:r>
      </w:ins>
      <w:ins w:id="3244" w:author="PR Preview" w:date="2026-01-01T00:00:00Z">
        <w:r>
          <w:t xml:space="preserve"> </w:t>
        </w:r>
      </w:ins>
      <w:hyperlink w:anchor="thm-diff-implies-cont">
        <w:ins w:id="3245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and</w:t>
        </w:r>
      </w:ins>
      <w:ins w:id="3248" w:author="PR Preview" w:date="2026-01-01T00:00:00Z">
        <w:r>
          <w:t xml:space="preserve"> </w:t>
        </w:r>
      </w:ins>
      <w:hyperlink w:anchor="thm-cont-implies-int">
        <w:ins w:id="324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establish the chain: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del w:id="3252" w:author="PR Preview" w:date="2026-01-01T00:00:00Z">
        <w:r>
          <w:rPr>
            <w:b/>
            <w:bCs/>
          </w:rPr>
          <w:delText xml:space="preserve">Theorem 15 (Equal-width Riemann sums converge to the integral)</w:delText>
        </w:r>
      </w:del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If</w:delText>
        </w:r>
      </w:del>
      <w:del w:id="3255" w:author="PR Preview" w:date="2026-01-01T00:00:00Z">
        <w:r>
          <w:delText xml:space="preserve"> </w:delText>
        </w:r>
      </w:del>
      <m:oMath>
        <m:r>
          <m:t>f</m:t>
        </m:r>
      </m:oMath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is Riemann integrable on</w:delText>
        </w:r>
      </w:del>
      <w:del w:id="32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(</w:delText>
        </w:r>
      </w:del>
      <w:hyperlink w:anchor="def-integrable">
        <w:del w:id="3261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262" w:author="PR Preview" w:date="2026-01-01T00:00:00Z">
        <w:r>
          <w:delText xml:space="preserve">),</w:delText>
        </w:r>
      </w:del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then for every choice of the sample points</w:delText>
        </w:r>
      </w:del>
      <w:del w:id="326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3266" w:author="PR Preview" w:date="2026-01-01T00:00:00Z">
        <w:r>
          <w:delText xml:space="preserve">,</w:delText>
        </w:r>
      </w:del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the equal-width Riemann sums (</w:delText>
        </w:r>
      </w:del>
      <w:hyperlink w:anchor="def-riemann-sum-equal-width">
        <w:del w:id="3269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270" w:author="PR Preview" w:date="2026-01-01T00:00:00Z">
        <w:r>
          <w:delText xml:space="preserve">) converge to the integral: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71" w:author="PR Preview" w:date="2026-01-01T00:00:00Z">
        <w:r>
          <w:rPr>
            <w:i/>
            <w:iCs/>
          </w:rPr>
          <w:delText xml:space="preserve">Proof</w:delText>
        </w:r>
      </w:del>
      <w:del w:id="3272" w:author="PR Preview" w:date="2026-01-01T00:00:00Z">
        <w:r>
          <w:delText xml:space="preserve">. </w:delText>
        </w:r>
      </w:del>
      <w:del w:id="3273" w:author="PR Preview" w:date="2026-01-01T00:00:00Z">
        <w:r>
          <w:delText xml:space="preserve">The</w:delText>
        </w:r>
      </w:del>
      <w:del w:id="3274" w:author="PR Preview" w:date="2026-01-01T00:00:00Z">
        <w:r>
          <w:delText xml:space="preserve"> </w:delText>
        </w:r>
      </w:del>
      <m:oMath>
        <m:r>
          <m:t>n</m:t>
        </m:r>
      </m:oMath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equal-width subintervals form a partition of</w:delText>
        </w:r>
      </w:del>
      <w:del w:id="327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whose mesh (</w:delText>
        </w:r>
      </w:del>
      <w:hyperlink w:anchor="def-mesh">
        <w:del w:id="328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3281" w:author="PR Preview" w:date="2026-01-01T00:00:00Z">
        <w:r>
          <w:delText xml:space="preserve">) is</w:delText>
        </w:r>
      </w:del>
      <w:del w:id="32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3283" w:author="PR Preview" w:date="2026-01-01T00:00:00Z">
        <w:r>
          <w:delText xml:space="preserve">,</w:delText>
        </w:r>
      </w:del>
      <w:del w:id="3284" w:author="PR Preview" w:date="2026-01-01T00:00:00Z">
        <w:r>
          <w:delText xml:space="preserve"> </w:delText>
        </w:r>
      </w:del>
      <w:del w:id="3285" w:author="PR Preview" w:date="2026-01-01T00:00:00Z">
        <w:r>
          <w:delText xml:space="preserve">which goes to</w:delText>
        </w:r>
      </w:del>
      <w:del w:id="3286" w:author="PR Preview" w:date="2026-01-01T00:00:00Z">
        <w:r>
          <w:delText xml:space="preserve"> </w:delText>
        </w:r>
      </w:del>
      <m:oMath>
        <m:r>
          <m:t>0</m:t>
        </m:r>
      </m:oMath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as</w:delText>
        </w:r>
      </w:del>
      <w:del w:id="328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3290" w:author="PR Preview" w:date="2026-01-01T00:00:00Z">
        <w:r>
          <w:delText xml:space="preserve">.</w:delText>
        </w:r>
      </w:del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So</w:delText>
        </w:r>
      </w:del>
      <w:del w:id="329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is one of the sums in the limit that defines the integral</w:delText>
        </w:r>
      </w:del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(</w:delText>
        </w:r>
      </w:del>
      <w:hyperlink w:anchor="def-riemann-integral">
        <w:del w:id="3298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299" w:author="PR Preview" w:date="2026-01-01T00:00:00Z">
        <w:r>
          <w:delText xml:space="preserve">),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along a sequence of partitions whose mesh goes to</w:delText>
        </w:r>
      </w:del>
      <w:del w:id="3302" w:author="PR Preview" w:date="2026-01-01T00:00:00Z">
        <w:r>
          <w:delText xml:space="preserve"> </w:delText>
        </w:r>
      </w:del>
      <m:oMath>
        <m:r>
          <m:t>0</m:t>
        </m:r>
      </m:oMath>
      <w:del w:id="3303" w:author="PR Preview" w:date="2026-01-01T00:00:00Z">
        <w:r>
          <w:delText xml:space="preserve">,</w:delText>
        </w:r>
      </w:del>
      <w:del w:id="3304" w:author="PR Preview" w:date="2026-01-01T00:00:00Z">
        <w:r>
          <w:delText xml:space="preserve"> </w:delText>
        </w:r>
      </w:del>
      <w:del w:id="3305" w:author="PR Preview" w:date="2026-01-01T00:00:00Z">
        <w:r>
          <w:delText xml:space="preserve">and a limit that has the same value for every choice of partitions</w:delText>
        </w:r>
      </w:del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has that value along this sequence too.</w:delText>
        </w:r>
      </w:del>
    </w:p>
    <w:p>
      <w:pPr>
        <w:pStyle w:val="BodyText"/>
      </w:pPr>
      <w:del w:id="3308" w:author="PR Preview" w:date="2026-01-01T00:00:00Z">
        <w:r>
          <w:rPr>
            <w:b/>
            <w:bCs/>
          </w:rPr>
          <w:delText xml:space="preserve">Example 34 (Equal-width sums for</w:delText>
        </w:r>
      </w:del>
      <w:del w:id="3309" w:author="PR Preview" w:date="2026-01-01T00:00:00Z">
        <w:r>
          <w:rPr>
            <w:b/>
            <w:bCs/>
          </w:rP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del w:id="3310" w:author="PR Preview" w:date="2026-01-01T00:00:00Z">
        <w:r>
          <w:rPr>
            <w:b/>
            <w:bCs/>
          </w:rPr>
          <w:delText xml:space="preserve">)</w:delText>
        </w:r>
      </w:del>
      <w:del w:id="3311" w:author="PR Preview" w:date="2026-01-01T00:00:00Z">
        <w:r>
          <w:delText xml:space="preserve"> </w:delText>
        </w:r>
      </w:del>
      <w:del w:id="3312" w:author="PR Preview" w:date="2026-01-01T00:00:00Z">
        <w:r>
          <w:delText xml:space="preserve">Let</w:delText>
        </w:r>
      </w:del>
      <w:del w:id="33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on</w:delText>
        </w:r>
      </w:del>
      <w:del w:id="33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317" w:author="PR Preview" w:date="2026-01-01T00:00:00Z">
        <w:r>
          <w:delText xml:space="preserve">,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which is continuous and so Riemann integrable (</w:delText>
        </w:r>
      </w:del>
      <w:hyperlink w:anchor="thm-cont-implies-int">
        <w:del w:id="332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321" w:author="PR Preview" w:date="2026-01-01T00:00:00Z">
        <w:r>
          <w:delText xml:space="preserve">),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and take each sample point at the right end of its subinterval,</w:delText>
        </w:r>
      </w:del>
      <w:del w:id="332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del w:id="3325" w:author="PR Preview" w:date="2026-01-01T00:00:00Z">
        <w:r>
          <w:delText xml:space="preserve">.</w:delText>
        </w:r>
      </w:del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With</w:delText>
        </w:r>
      </w:del>
      <w:del w:id="3328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del w:id="332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30" w:author="PR Preview" w:date="2026-01-01T00:00:00Z">
        <w:r>
          <w:delText xml:space="preserve">So</w:delText>
        </w:r>
      </w:del>
      <w:del w:id="333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del w:id="3332" w:author="PR Preview" w:date="2026-01-01T00:00:00Z">
        <w:r>
          <w:delText xml:space="preserve">,</w:delText>
        </w:r>
      </w:del>
      <w:del w:id="333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del w:id="3334" w:author="PR Preview" w:date="2026-01-01T00:00:00Z">
        <w:r>
          <w:delText xml:space="preserve">,</w:delText>
        </w:r>
      </w:del>
      <w:del w:id="333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del w:id="3336" w:author="PR Preview" w:date="2026-01-01T00:00:00Z">
        <w:r>
          <w:delText xml:space="preserve">,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and</w:delText>
        </w:r>
      </w:del>
      <w:del w:id="333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as</w:delText>
        </w:r>
      </w:del>
      <w:del w:id="33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3343" w:author="PR Preview" w:date="2026-01-01T00:00:00Z">
        <w:r>
          <w:delText xml:space="preserve">.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By</w:delText>
        </w:r>
      </w:del>
      <w:del w:id="3346" w:author="PR Preview" w:date="2026-01-01T00:00:00Z">
        <w:r>
          <w:delText xml:space="preserve"> </w:delText>
        </w:r>
      </w:del>
      <w:hyperlink w:anchor="thm-riemann-general">
        <w:del w:id="3347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348" w:author="PR Preview" w:date="2026-01-01T00:00:00Z">
        <w:r>
          <w:delText xml:space="preserve">,</w:delText>
        </w:r>
      </w:del>
      <w:del w:id="334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3350" w:author="PR Preview" w:date="2026-01-01T00:00:00Z">
        <w:r>
          <w:delText xml:space="preserve">.</w:delText>
        </w:r>
      </w:del>
    </w:p>
    <w:p>
      <w:pPr>
        <w:pStyle w:val="BodyText"/>
      </w:pPr>
      <w:ins w:id="3351" w:author="PR Preview" w:date="2026-01-01T00:00:00Z">
        <w:r>
          <w:rPr>
            <w:b/>
            <w:bCs/>
          </w:rPr>
          <w:t xml:space="preserve">Theorem 20 (Equal-width Riemann sums converge to the integral)</w:t>
        </w:r>
      </w:ins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If</w:t>
        </w:r>
      </w:ins>
      <w:ins w:id="3354" w:author="PR Preview" w:date="2026-01-01T00:00:00Z">
        <w:r>
          <w:t xml:space="preserve"> </w:t>
        </w:r>
      </w:ins>
      <m:oMath>
        <m:r>
          <m:t>f</m:t>
        </m:r>
      </m:oMath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is Riemann integrable on</w:t>
        </w:r>
      </w:ins>
      <w:ins w:id="335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(</w:t>
        </w:r>
      </w:ins>
      <w:hyperlink w:anchor="def-integrable">
        <w:ins w:id="3360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361" w:author="PR Preview" w:date="2026-01-01T00:00:00Z">
        <w:r>
          <w:t xml:space="preserve">),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then for every choice of the sample points</w:t>
        </w:r>
      </w:ins>
      <w:ins w:id="336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3365" w:author="PR Preview" w:date="2026-01-01T00:00:00Z">
        <w:r>
          <w:t xml:space="preserve">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the equal-width Riemann sums (</w:t>
        </w:r>
      </w:ins>
      <w:hyperlink w:anchor="def-riemann-sum-equal-width">
        <w:ins w:id="3368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369" w:author="PR Preview" w:date="2026-01-01T00:00:00Z">
        <w:r>
          <w:t xml:space="preserve">) converge to the integral: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ins w:id="3370" w:author="PR Preview" w:date="2026-01-01T00:00:00Z">
        <w:r>
          <w:rPr>
            <w:i/>
            <w:iCs/>
          </w:rPr>
          <w:t xml:space="preserve">Proof</w:t>
        </w:r>
      </w:ins>
      <w:ins w:id="3371" w:author="PR Preview" w:date="2026-01-01T00:00:00Z">
        <w:r>
          <w:t xml:space="preserve">. </w:t>
        </w:r>
      </w:ins>
      <w:ins w:id="3372" w:author="PR Preview" w:date="2026-01-01T00:00:00Z">
        <w:r>
          <w:t xml:space="preserve">The</w:t>
        </w:r>
      </w:ins>
      <w:ins w:id="3373" w:author="PR Preview" w:date="2026-01-01T00:00:00Z">
        <w:r>
          <w:t xml:space="preserve"> </w:t>
        </w:r>
      </w:ins>
      <m:oMath>
        <m:r>
          <m:t>n</m:t>
        </m:r>
      </m:oMath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equal-width subintervals form a partition of</w:t>
        </w:r>
      </w:ins>
      <w:ins w:id="33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whose mesh (</w:t>
        </w:r>
      </w:ins>
      <w:hyperlink w:anchor="def-mesh">
        <w:ins w:id="3379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3380" w:author="PR Preview" w:date="2026-01-01T00:00:00Z">
        <w:r>
          <w:t xml:space="preserve">) is</w:t>
        </w:r>
      </w:ins>
      <w:ins w:id="33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3382" w:author="PR Preview" w:date="2026-01-01T00:00:00Z">
        <w:r>
          <w:t xml:space="preserve">,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which goes to</w:t>
        </w:r>
      </w:ins>
      <w:ins w:id="3385" w:author="PR Preview" w:date="2026-01-01T00:00:00Z">
        <w:r>
          <w:t xml:space="preserve"> </w:t>
        </w:r>
      </w:ins>
      <m:oMath>
        <m:r>
          <m:t>0</m:t>
        </m:r>
      </m:oMath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as</w:t>
        </w:r>
      </w:ins>
      <w:ins w:id="33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3389" w:author="PR Preview" w:date="2026-01-01T00:00:00Z">
        <w:r>
          <w:t xml:space="preserve">.</w:t>
        </w:r>
      </w:ins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So</w:t>
        </w:r>
      </w:ins>
      <w:ins w:id="33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is one of the sums in the limit that defines the integral</w:t>
        </w:r>
      </w:ins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(</w:t>
        </w:r>
      </w:ins>
      <w:hyperlink w:anchor="def-riemann-integral">
        <w:ins w:id="3397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3398" w:author="PR Preview" w:date="2026-01-01T00:00:00Z">
        <w:r>
          <w:t xml:space="preserve">),</w:t>
        </w:r>
      </w:ins>
      <w:ins w:id="3399" w:author="PR Preview" w:date="2026-01-01T00:00:00Z">
        <w:r>
          <w:t xml:space="preserve"> </w:t>
        </w:r>
      </w:ins>
      <w:ins w:id="3400" w:author="PR Preview" w:date="2026-01-01T00:00:00Z">
        <w:r>
          <w:t xml:space="preserve">along a sequence of partitions whose mesh goes to</w:t>
        </w:r>
      </w:ins>
      <w:ins w:id="3401" w:author="PR Preview" w:date="2026-01-01T00:00:00Z">
        <w:r>
          <w:t xml:space="preserve"> </w:t>
        </w:r>
      </w:ins>
      <m:oMath>
        <m:r>
          <m:t>0</m:t>
        </m:r>
      </m:oMath>
      <w:ins w:id="3402" w:author="PR Preview" w:date="2026-01-01T00:00:00Z">
        <w:r>
          <w:t xml:space="preserve">,</w:t>
        </w:r>
      </w:ins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and a limit that has the same value for every choice of partitions</w:t>
        </w:r>
      </w:ins>
      <w:ins w:id="3405" w:author="PR Preview" w:date="2026-01-01T00:00:00Z">
        <w:r>
          <w:t xml:space="preserve"> </w:t>
        </w:r>
      </w:ins>
      <w:ins w:id="3406" w:author="PR Preview" w:date="2026-01-01T00:00:00Z">
        <w:r>
          <w:t xml:space="preserve">has that value along this sequence too.</w:t>
        </w:r>
      </w:ins>
    </w:p>
    <w:bookmarkStart w:id="275" w:name="exm-riemann-equal-width"/>
    <w:p>
      <w:pPr>
        <w:pStyle w:val="BodyText"/>
      </w:pPr>
      <w:ins w:id="3407" w:author="PR Preview" w:date="2026-01-01T00:00:00Z">
        <w:r>
          <w:rPr>
            <w:b/>
            <w:bCs/>
          </w:rPr>
          <w:t xml:space="preserve">Example 34 (Equal-width sums for</w:t>
        </w:r>
      </w:ins>
      <w:ins w:id="3408" w:author="PR Preview" w:date="2026-01-01T00:00:00Z">
        <w:r>
          <w:rPr>
            <w:b/>
            <w:bCs/>
          </w:rP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ins w:id="3409" w:author="PR Preview" w:date="2026-01-01T00:00:00Z">
        <w:r>
          <w:rPr>
            <w:b/>
            <w:bCs/>
          </w:rPr>
          <w:t xml:space="preserve">)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Let</w:t>
        </w:r>
      </w:ins>
      <w:ins w:id="34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on</w:t>
        </w:r>
      </w:ins>
      <w:ins w:id="34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416" w:author="PR Preview" w:date="2026-01-01T00:00:00Z">
        <w:r>
          <w:t xml:space="preserve">,</w:t>
        </w:r>
      </w:ins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which is continuous and so Riemann integrable (</w:t>
        </w:r>
      </w:ins>
      <w:hyperlink w:anchor="thm-cont-implies-int">
        <w:ins w:id="341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420" w:author="PR Preview" w:date="2026-01-01T00:00:00Z">
        <w:r>
          <w:t xml:space="preserve">),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and take each sample point at the right end of its subinterval,</w:t>
        </w:r>
      </w:ins>
      <w:ins w:id="342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ins w:id="3424" w:author="PR Preview" w:date="2026-01-01T00:00:00Z">
        <w:r>
          <w:t xml:space="preserve">.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With</w:t>
        </w:r>
      </w:ins>
      <w:ins w:id="3427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ins w:id="34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429" w:author="PR Preview" w:date="2026-01-01T00:00:00Z">
        <w:r>
          <w:t xml:space="preserve">So</w:t>
        </w:r>
      </w:ins>
      <w:ins w:id="343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ins w:id="3431" w:author="PR Preview" w:date="2026-01-01T00:00:00Z">
        <w:r>
          <w:t xml:space="preserve">,</w:t>
        </w:r>
      </w:ins>
      <w:ins w:id="34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ins w:id="3433" w:author="PR Preview" w:date="2026-01-01T00:00:00Z">
        <w:r>
          <w:t xml:space="preserve">,</w:t>
        </w:r>
      </w:ins>
      <w:ins w:id="343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ins w:id="3435" w:author="PR Preview" w:date="2026-01-01T00:00:00Z">
        <w:r>
          <w:t xml:space="preserve">,</w:t>
        </w:r>
      </w:ins>
      <w:ins w:id="3436" w:author="PR Preview" w:date="2026-01-01T00:00:00Z">
        <w:r>
          <w:t xml:space="preserve"> </w:t>
        </w:r>
      </w:ins>
      <w:ins w:id="3437" w:author="PR Preview" w:date="2026-01-01T00:00:00Z">
        <w:r>
          <w:t xml:space="preserve">and</w:t>
        </w:r>
      </w:ins>
      <w:ins w:id="343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as</w:t>
        </w:r>
      </w:ins>
      <w:ins w:id="34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3442" w:author="PR Preview" w:date="2026-01-01T00:00:00Z">
        <w:r>
          <w:t xml:space="preserve">.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By</w:t>
        </w:r>
      </w:ins>
      <w:ins w:id="3445" w:author="PR Preview" w:date="2026-01-01T00:00:00Z">
        <w:r>
          <w:t xml:space="preserve"> </w:t>
        </w:r>
      </w:ins>
      <w:hyperlink w:anchor="thm-riemann-general">
        <w:ins w:id="3446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447" w:author="PR Preview" w:date="2026-01-01T00:00:00Z">
        <w:r>
          <w:t xml:space="preserve">,</w:t>
        </w:r>
      </w:ins>
      <w:ins w:id="344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3449" w:author="PR Preview" w:date="2026-01-01T00:00:00Z">
        <w:r>
          <w:t xml:space="preserve">.</w:t>
        </w:r>
      </w:ins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del w:id="3450" w:author="PR Preview" w:date="2026-01-01T00:00:00Z">
        <w:r>
          <w:rPr>
            <w:b/>
            <w:bCs/>
          </w:rPr>
          <w:delText xml:space="preserve">Definition 29 (Accumulation function)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Let</w:delText>
        </w:r>
      </w:del>
      <w:del w:id="3453" w:author="PR Preview" w:date="2026-01-01T00:00:00Z">
        <w:r>
          <w:delText xml:space="preserve"> </w:delText>
        </w:r>
      </w:del>
      <m:oMath>
        <m:r>
          <m:t>f</m:t>
        </m:r>
      </m:oMath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be Riemann integrable on</w:delText>
        </w:r>
      </w:del>
      <w:del w:id="34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(</w:delText>
        </w:r>
      </w:del>
      <w:hyperlink w:anchor="def-integrable">
        <w:del w:id="3459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460" w:author="PR Preview" w:date="2026-01-01T00:00:00Z">
        <w:r>
          <w:delText xml:space="preserve">).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The</w:delText>
        </w:r>
      </w:del>
      <w:del w:id="3463" w:author="PR Preview" w:date="2026-01-01T00:00:00Z">
        <w:r>
          <w:delText xml:space="preserve"> </w:delText>
        </w:r>
      </w:del>
      <w:del w:id="3464" w:author="PR Preview" w:date="2026-01-01T00:00:00Z">
        <w:r>
          <w:rPr>
            <w:b/>
            <w:bCs/>
          </w:rPr>
          <w:delText xml:space="preserve">accumulation function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of</w:delText>
        </w:r>
      </w:del>
      <w:del w:id="3467" w:author="PR Preview" w:date="2026-01-01T00:00:00Z">
        <w:r>
          <w:delText xml:space="preserve"> </w:delText>
        </w:r>
      </w:del>
      <m:oMath>
        <m:r>
          <m:t>f</m:t>
        </m:r>
      </m:oMath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from</w:delText>
        </w:r>
      </w:del>
      <w:del w:id="3470" w:author="PR Preview" w:date="2026-01-01T00:00:00Z">
        <w:r>
          <w:delText xml:space="preserve"> </w:delText>
        </w:r>
      </w:del>
      <m:oMath>
        <m:r>
          <m:t>a</m:t>
        </m:r>
      </m:oMath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is the function</w:delText>
        </w:r>
      </w:del>
      <w:del w:id="3473" w:author="PR Preview" w:date="2026-01-01T00:00:00Z">
        <w:r>
          <w:delText xml:space="preserve"> </w:delText>
        </w:r>
      </w:del>
      <m:oMath>
        <m:r>
          <m:t>F</m:t>
        </m:r>
      </m:oMath>
      <w:del w:id="3474" w:author="PR Preview" w:date="2026-01-01T00:00:00Z">
        <w:r>
          <w:delText xml:space="preserve"> </w:delText>
        </w:r>
      </w:del>
      <w:del w:id="3475" w:author="PR Preview" w:date="2026-01-01T00:00:00Z">
        <w:r>
          <w:delText xml:space="preserve">on</w:delText>
        </w:r>
      </w:del>
      <w:del w:id="347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with</w:delText>
        </w:r>
      </w:del>
      <w:del w:id="34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and</w:delText>
        </w:r>
      </w:del>
    </w:p>
    <w:p>
      <w:pPr>
        <w:pStyle w:val="FirstParagraph"/>
      </w:pPr>
      <w:ins w:id="3482" w:author="PR Preview" w:date="2026-01-01T00:00:00Z">
        <w:r>
          <w:rPr>
            <w:b/>
            <w:bCs/>
          </w:rPr>
          <w:t xml:space="preserve">Definition 38 (Accumulation function)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Let</w:t>
        </w:r>
      </w:ins>
      <w:ins w:id="3485" w:author="PR Preview" w:date="2026-01-01T00:00:00Z">
        <w:r>
          <w:t xml:space="preserve"> </w:t>
        </w:r>
      </w:ins>
      <m:oMath>
        <m:r>
          <m:t>f</m:t>
        </m:r>
      </m:oMath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be Riemann integrable on</w:t>
        </w:r>
      </w:ins>
      <w:ins w:id="34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489" w:author="PR Preview" w:date="2026-01-01T00:00:00Z">
        <w:r>
          <w:t xml:space="preserve"> </w:t>
        </w:r>
      </w:ins>
      <w:ins w:id="3490" w:author="PR Preview" w:date="2026-01-01T00:00:00Z">
        <w:r>
          <w:t xml:space="preserve">(</w:t>
        </w:r>
      </w:ins>
      <w:hyperlink w:anchor="def-integrable">
        <w:ins w:id="3491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492" w:author="PR Preview" w:date="2026-01-01T00:00:00Z">
        <w:r>
          <w:t xml:space="preserve">).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The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rPr>
            <w:b/>
            <w:bCs/>
          </w:rPr>
          <w:t xml:space="preserve">accumulation function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of</w:t>
        </w:r>
      </w:ins>
      <w:ins w:id="3499" w:author="PR Preview" w:date="2026-01-01T00:00:00Z">
        <w:r>
          <w:t xml:space="preserve"> </w:t>
        </w:r>
      </w:ins>
      <m:oMath>
        <m:r>
          <m:t>f</m:t>
        </m:r>
      </m:oMath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from</w:t>
        </w:r>
      </w:ins>
      <w:ins w:id="3502" w:author="PR Preview" w:date="2026-01-01T00:00:00Z">
        <w:r>
          <w:t xml:space="preserve"> </w:t>
        </w:r>
      </w:ins>
      <m:oMath>
        <m:r>
          <m:t>a</m:t>
        </m:r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is the function</w:t>
        </w:r>
      </w:ins>
      <w:ins w:id="3505" w:author="PR Preview" w:date="2026-01-01T00:00:00Z">
        <w:r>
          <w:t xml:space="preserve"> </w:t>
        </w:r>
      </w:ins>
      <m:oMath>
        <m:r>
          <m:t>F</m:t>
        </m:r>
      </m:oMath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on</w:t>
        </w:r>
      </w:ins>
      <w:ins w:id="35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with</w:t>
        </w:r>
      </w:ins>
      <w:ins w:id="35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del w:id="3514" w:author="PR Preview" w:date="2026-01-01T00:00:00Z">
        <w:r>
          <w:rPr>
            <w:b/>
            <w:bCs/>
          </w:rPr>
          <w:delText xml:space="preserve">Theorem 16 (Fundamental Theorem of Calculus, Part 1 (derivative of an integral))</w:delText>
        </w:r>
      </w:del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Let</w:delText>
        </w:r>
      </w:del>
      <w:del w:id="3517" w:author="PR Preview" w:date="2026-01-01T00:00:00Z">
        <w:r>
          <w:delText xml:space="preserve"> </w:delText>
        </w:r>
      </w:del>
      <m:oMath>
        <m:r>
          <m:t>f</m:t>
        </m:r>
      </m:oMath>
      <w:del w:id="3518" w:author="PR Preview" w:date="2026-01-01T00:00:00Z">
        <w:r>
          <w:delText xml:space="preserve"> </w:delText>
        </w:r>
      </w:del>
      <w:del w:id="3519" w:author="PR Preview" w:date="2026-01-01T00:00:00Z">
        <w:r>
          <w:delText xml:space="preserve">be a continuous function on a closed interval</w:delText>
        </w:r>
      </w:del>
      <w:del w:id="352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21" w:author="PR Preview" w:date="2026-01-01T00:00:00Z">
        <w:r>
          <w:delText xml:space="preserve">.</w:delText>
        </w:r>
      </w:del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Let</w:delText>
        </w:r>
      </w:del>
      <w:del w:id="35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for</w:delText>
        </w:r>
      </w:del>
      <w:del w:id="35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be the accumulation function of</w:delText>
        </w:r>
      </w:del>
      <w:del w:id="3530" w:author="PR Preview" w:date="2026-01-01T00:00:00Z">
        <w:r>
          <w:delText xml:space="preserve"> </w:delText>
        </w:r>
      </w:del>
      <m:oMath>
        <m:r>
          <m:t>f</m:t>
        </m:r>
      </m:oMath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from</w:delText>
        </w:r>
      </w:del>
      <w:del w:id="3533" w:author="PR Preview" w:date="2026-01-01T00:00:00Z">
        <w:r>
          <w:delText xml:space="preserve"> </w:delText>
        </w:r>
      </w:del>
      <m:oMath>
        <m:r>
          <m:t>a</m:t>
        </m:r>
      </m:oMath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(</w:delText>
        </w:r>
      </w:del>
      <w:hyperlink w:anchor="def-accumulation-function">
        <w:del w:id="3536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537" w:author="PR Preview" w:date="2026-01-01T00:00:00Z">
        <w:r>
          <w:delText xml:space="preserve">).</w:delText>
        </w:r>
      </w:del>
      <w:del w:id="3538" w:author="PR Preview" w:date="2026-01-01T00:00:00Z">
        <w:r>
          <w:delText xml:space="preserve"> </w:delText>
        </w:r>
      </w:del>
      <w:del w:id="3539" w:author="PR Preview" w:date="2026-01-01T00:00:00Z">
        <w:r>
          <w:delText xml:space="preserve">Then</w:delText>
        </w:r>
      </w:del>
      <w:del w:id="3540" w:author="PR Preview" w:date="2026-01-01T00:00:00Z">
        <w:r>
          <w:delText xml:space="preserve"> </w:delText>
        </w:r>
      </w:del>
      <m:oMath>
        <m:r>
          <m:t>F</m:t>
        </m:r>
      </m:oMath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is differentiable and:</w:delText>
        </w:r>
      </w:del>
    </w:p>
    <w:p>
      <w:pPr>
        <w:pStyle w:val="BodyText"/>
      </w:pPr>
      <w:ins w:id="3543" w:author="PR Preview" w:date="2026-01-01T00:00:00Z">
        <w:r>
          <w:rPr>
            <w:b/>
            <w:bCs/>
          </w:rPr>
          <w:t xml:space="preserve">Theorem 21 (Fundamental Theorem of Calculus, Part 1 (derivative of an integral))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Let</w:t>
        </w:r>
      </w:ins>
      <w:ins w:id="3546" w:author="PR Preview" w:date="2026-01-01T00:00:00Z">
        <w:r>
          <w:t xml:space="preserve"> </w:t>
        </w:r>
      </w:ins>
      <m:oMath>
        <m:r>
          <m:t>f</m:t>
        </m:r>
      </m:oMath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be a continuous function on a closed interval</w:t>
        </w:r>
      </w:ins>
      <w:ins w:id="354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50" w:author="PR Preview" w:date="2026-01-01T00:00:00Z">
        <w:r>
          <w:t xml:space="preserve">.</w:t>
        </w:r>
      </w:ins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Let</w:t>
        </w:r>
      </w:ins>
      <w:ins w:id="35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for</w:t>
        </w:r>
      </w:ins>
      <w:ins w:id="35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be the accumulation function of</w:t>
        </w:r>
      </w:ins>
      <w:ins w:id="3559" w:author="PR Preview" w:date="2026-01-01T00:00:00Z">
        <w:r>
          <w:t xml:space="preserve"> </w:t>
        </w:r>
      </w:ins>
      <m:oMath>
        <m:r>
          <m:t>f</m:t>
        </m:r>
      </m:oMath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from</w:t>
        </w:r>
      </w:ins>
      <w:ins w:id="3562" w:author="PR Preview" w:date="2026-01-01T00:00:00Z">
        <w:r>
          <w:t xml:space="preserve"> </w:t>
        </w:r>
      </w:ins>
      <m:oMath>
        <m:r>
          <m:t>a</m:t>
        </m:r>
      </m:oMath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(</w:t>
        </w:r>
      </w:ins>
      <w:hyperlink w:anchor="def-accumulation-function">
        <w:ins w:id="3565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3566" w:author="PR Preview" w:date="2026-01-01T00:00:00Z">
        <w:r>
          <w:t xml:space="preserve">).</w:t>
        </w:r>
      </w:ins>
      <w:ins w:id="3567" w:author="PR Preview" w:date="2026-01-01T00:00:00Z">
        <w:r>
          <w:t xml:space="preserve"> </w:t>
        </w:r>
      </w:ins>
      <w:ins w:id="3568" w:author="PR Preview" w:date="2026-01-01T00:00:00Z">
        <w:r>
          <w:t xml:space="preserve">Then</w:t>
        </w:r>
      </w:ins>
      <w:ins w:id="3569" w:author="PR Preview" w:date="2026-01-01T00:00:00Z">
        <w:r>
          <w:t xml:space="preserve"> </w:t>
        </w:r>
      </w:ins>
      <m:oMath>
        <m:r>
          <m:t>F</m:t>
        </m:r>
      </m:oMath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is differentiable and:</w:t>
        </w:r>
      </w:ins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del w:id="3572" w:author="PR Preview" w:date="2026-01-01T00:00:00Z">
        <w:r>
          <w:rPr>
            <w:b/>
            <w:bCs/>
          </w:rPr>
          <w:delText xml:space="preserve">Theorem 17 (Fundamental Theorem of Calculus, Part 2 (evaluation theorem))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Let</w:delText>
        </w:r>
      </w:del>
      <w:del w:id="3575" w:author="PR Preview" w:date="2026-01-01T00:00:00Z">
        <w:r>
          <w:delText xml:space="preserve"> </w:delText>
        </w:r>
      </w:del>
      <m:oMath>
        <m:r>
          <m:t>f</m:t>
        </m:r>
      </m:oMath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be a continuous function on a closed interval</w:delText>
        </w:r>
      </w:del>
      <w:del w:id="35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79" w:author="PR Preview" w:date="2026-01-01T00:00:00Z">
        <w:r>
          <w:delText xml:space="preserve">.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The</w:delText>
        </w:r>
      </w:del>
      <w:del w:id="3582" w:author="PR Preview" w:date="2026-01-01T00:00:00Z">
        <w:r>
          <w:delText xml:space="preserve"> </w:delText>
        </w:r>
      </w:del>
      <m:oMath>
        <m:r>
          <m:t>F</m:t>
        </m:r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here may be</w:delText>
        </w:r>
      </w:del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rPr>
            <w:i/>
            <w:iCs/>
          </w:rPr>
          <w:delText xml:space="preserve">any</w:delText>
        </w:r>
      </w:del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antiderivative of</w:delText>
        </w:r>
      </w:del>
      <w:del w:id="3589" w:author="PR Preview" w:date="2026-01-01T00:00:00Z">
        <w:r>
          <w:delText xml:space="preserve"> </w:delText>
        </w:r>
      </w:del>
      <m:oMath>
        <m:r>
          <m:t>f</m:t>
        </m:r>
      </m:oMath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— not just the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accumulation function from</w:delText>
        </w:r>
      </w:del>
      <w:del w:id="3594" w:author="PR Preview" w:date="2026-01-01T00:00:00Z">
        <w:r>
          <w:delText xml:space="preserve"> </w:delText>
        </w:r>
      </w:del>
      <w:hyperlink w:anchor="thm-ftc-part1">
        <w:del w:id="359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596" w:author="PR Preview" w:date="2026-01-01T00:00:00Z">
        <w:r>
          <w:delText xml:space="preserve">.</w:delText>
        </w:r>
      </w:del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If</w:delText>
        </w:r>
      </w:del>
      <w:del w:id="3599" w:author="PR Preview" w:date="2026-01-01T00:00:00Z">
        <w:r>
          <w:delText xml:space="preserve"> </w:delText>
        </w:r>
      </w:del>
      <m:oMath>
        <m:r>
          <m:t>F</m:t>
        </m:r>
      </m:oMath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delText xml:space="preserve">is an antiderivative of</w:delText>
        </w:r>
      </w:del>
      <w:del w:id="3602" w:author="PR Preview" w:date="2026-01-01T00:00:00Z">
        <w:r>
          <w:delText xml:space="preserve"> </w:delText>
        </w:r>
      </w:del>
      <m:oMath>
        <m:r>
          <m:t>f</m:t>
        </m:r>
      </m:oMath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on</w:delText>
        </w:r>
      </w:del>
      <w:del w:id="36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(i.e.,</w:delText>
        </w:r>
      </w:del>
      <w:del w:id="36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09" w:author="PR Preview" w:date="2026-01-01T00:00:00Z">
        <w:r>
          <w:delText xml:space="preserve"> </w:delText>
        </w:r>
      </w:del>
      <w:del w:id="3610" w:author="PR Preview" w:date="2026-01-01T00:00:00Z">
        <w:r>
          <w:delText xml:space="preserve">for all</w:delText>
        </w:r>
      </w:del>
      <w:del w:id="36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12" w:author="PR Preview" w:date="2026-01-01T00:00:00Z">
        <w:r>
          <w:delText xml:space="preserve">), then:</w:delText>
        </w:r>
      </w:del>
    </w:p>
    <w:p>
      <w:pPr>
        <w:pStyle w:val="BodyText"/>
      </w:pPr>
      <w:ins w:id="3613" w:author="PR Preview" w:date="2026-01-01T00:00:00Z">
        <w:r>
          <w:rPr>
            <w:b/>
            <w:bCs/>
          </w:rPr>
          <w:t xml:space="preserve">Theorem 22 (Fundamental Theorem of Calculus, Part 2 (evaluation theorem))</w:t>
        </w:r>
      </w:ins>
      <w:ins w:id="3614" w:author="PR Preview" w:date="2026-01-01T00:00:00Z">
        <w:r>
          <w:t xml:space="preserve"> </w:t>
        </w:r>
      </w:ins>
      <w:ins w:id="3615" w:author="PR Preview" w:date="2026-01-01T00:00:00Z">
        <w:r>
          <w:t xml:space="preserve">Let</w:t>
        </w:r>
      </w:ins>
      <w:ins w:id="3616" w:author="PR Preview" w:date="2026-01-01T00:00:00Z">
        <w:r>
          <w:t xml:space="preserve"> </w:t>
        </w:r>
      </w:ins>
      <m:oMath>
        <m:r>
          <m:t>f</m:t>
        </m:r>
      </m:oMath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be a continuous function on a closed interval</w:t>
        </w:r>
      </w:ins>
      <w:ins w:id="36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20" w:author="PR Preview" w:date="2026-01-01T00:00:00Z">
        <w:r>
          <w:t xml:space="preserve">.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The</w:t>
        </w:r>
      </w:ins>
      <w:ins w:id="3623" w:author="PR Preview" w:date="2026-01-01T00:00:00Z">
        <w:r>
          <w:t xml:space="preserve"> </w:t>
        </w:r>
      </w:ins>
      <m:oMath>
        <m:r>
          <m:t>F</m:t>
        </m:r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here may be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rPr>
            <w:i/>
            <w:iCs/>
          </w:rPr>
          <w:t xml:space="preserve">any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antiderivative of</w:t>
        </w:r>
      </w:ins>
      <w:ins w:id="3630" w:author="PR Preview" w:date="2026-01-01T00:00:00Z">
        <w:r>
          <w:t xml:space="preserve"> </w:t>
        </w:r>
      </w:ins>
      <m:oMath>
        <m:r>
          <m:t>f</m:t>
        </m:r>
      </m:oMath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— not just the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accumulation function from</w:t>
        </w:r>
      </w:ins>
      <w:ins w:id="3635" w:author="PR Preview" w:date="2026-01-01T00:00:00Z">
        <w:r>
          <w:t xml:space="preserve"> </w:t>
        </w:r>
      </w:ins>
      <w:hyperlink w:anchor="thm-ftc-part1">
        <w:ins w:id="3636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637" w:author="PR Preview" w:date="2026-01-01T00:00:00Z">
        <w:r>
          <w:t xml:space="preserve">.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If</w:t>
        </w:r>
      </w:ins>
      <w:ins w:id="3640" w:author="PR Preview" w:date="2026-01-01T00:00:00Z">
        <w:r>
          <w:t xml:space="preserve"> </w:t>
        </w:r>
      </w:ins>
      <m:oMath>
        <m:r>
          <m:t>F</m:t>
        </m:r>
      </m:oMath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is an antiderivative of</w:t>
        </w:r>
      </w:ins>
      <w:ins w:id="3643" w:author="PR Preview" w:date="2026-01-01T00:00:00Z">
        <w:r>
          <w:t xml:space="preserve"> </w:t>
        </w:r>
      </w:ins>
      <m:oMath>
        <m:r>
          <m:t>f</m:t>
        </m:r>
      </m:oMath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on</w:t>
        </w:r>
      </w:ins>
      <w:ins w:id="36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(i.e.,</w:t>
        </w:r>
      </w:ins>
      <w:ins w:id="36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for all</w:t>
        </w:r>
      </w:ins>
      <w:ins w:id="36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53" w:author="PR Preview" w:date="2026-01-01T00:00:00Z">
        <w:r>
          <w:t xml:space="preserve">), then:</w:t>
        </w:r>
      </w:ins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del w:id="3654" w:author="PR Preview" w:date="2026-01-01T00:00:00Z">
        <w:r>
          <w:delText xml:space="preserve">The standard form of the FTC assumes</w:delText>
        </w:r>
      </w:del>
      <w:del w:id="3655" w:author="PR Preview" w:date="2026-01-01T00:00:00Z">
        <w:r>
          <w:delText xml:space="preserve"> </w:delText>
        </w:r>
      </w:del>
      <m:oMath>
        <m:r>
          <m:t>f</m:t>
        </m:r>
      </m:oMath>
      <w:del w:id="3656" w:author="PR Preview" w:date="2026-01-01T00:00:00Z">
        <w:r>
          <w:delText xml:space="preserve"> </w:delText>
        </w:r>
      </w:del>
      <w:del w:id="3657" w:author="PR Preview" w:date="2026-01-01T00:00:00Z">
        <w:r>
          <w:delText xml:space="preserve">is continuous on</w:delText>
        </w:r>
      </w:del>
      <w:del w:id="36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59" w:author="PR Preview" w:date="2026-01-01T00:00:00Z">
        <w:r>
          <w:delText xml:space="preserve">;</w:delText>
        </w:r>
      </w:del>
      <w:del w:id="3660" w:author="PR Preview" w:date="2026-01-01T00:00:00Z">
        <w:r>
          <w:delText xml:space="preserve"> </w:delText>
        </w:r>
      </w:del>
      <w:del w:id="3661" w:author="PR Preview" w:date="2026-01-01T00:00:00Z">
        <w:r>
          <w:delText xml:space="preserve">continuity is</w:delText>
        </w:r>
      </w:del>
      <w:del w:id="3662" w:author="PR Preview" w:date="2026-01-01T00:00:00Z">
        <w:r>
          <w:delText xml:space="preserve"> </w:delText>
        </w:r>
      </w:del>
      <w:del w:id="3663" w:author="PR Preview" w:date="2026-01-01T00:00:00Z">
        <w:r>
          <w:rPr>
            <w:i/>
            <w:iCs/>
          </w:rPr>
          <w:delText xml:space="preserve">sufficient</w:delText>
        </w:r>
      </w:del>
      <w:del w:id="3664" w:author="PR Preview" w:date="2026-01-01T00:00:00Z">
        <w:r>
          <w:delText xml:space="preserve"> </w:delText>
        </w:r>
      </w:del>
      <w:del w:id="3665" w:author="PR Preview" w:date="2026-01-01T00:00:00Z">
        <w:r>
          <w:delText xml:space="preserve">but not strictly necessary (see the</w:delText>
        </w:r>
      </w:del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callout note inside</w:delText>
        </w:r>
      </w:del>
      <w:del w:id="3668" w:author="PR Preview" w:date="2026-01-01T00:00:00Z">
        <w:r>
          <w:delText xml:space="preserve"> </w:delText>
        </w:r>
      </w:del>
      <w:hyperlink w:anchor="thm-ftc-part1">
        <w:del w:id="3669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for the more general statement).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Since differentiability implies continuity (</w:delText>
        </w:r>
      </w:del>
      <w:hyperlink w:anchor="thm-diff-implies-cont">
        <w:del w:id="367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675" w:author="PR Preview" w:date="2026-01-01T00:00:00Z">
        <w:r>
          <w:delText xml:space="preserve">),</w:delText>
        </w:r>
      </w:del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the FTC applies in particular whenever</w:delText>
        </w:r>
      </w:del>
      <w:del w:id="3678" w:author="PR Preview" w:date="2026-01-01T00:00:00Z">
        <w:r>
          <w:delText xml:space="preserve"> </w:delText>
        </w:r>
      </w:del>
      <m:oMath>
        <m:r>
          <m:t>f</m:t>
        </m:r>
      </m:oMath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delText xml:space="preserve">is differentiable —</w:delText>
        </w:r>
      </w:del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a common situation in applied statistics.</w:delText>
        </w:r>
      </w:del>
    </w:p>
    <w:p>
      <w:pPr>
        <w:pStyle w:val="BodyText"/>
      </w:pPr>
      <w:del w:id="3683" w:author="PR Preview" w:date="2026-01-01T00:00:00Z">
        <w:r>
          <w:rPr>
            <w:b/>
            <w:bCs/>
          </w:rPr>
          <w:delText xml:space="preserve">Definition 30 (Evaluation bracket)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For a function</w:delText>
        </w:r>
      </w:del>
      <w:del w:id="3686" w:author="PR Preview" w:date="2026-01-01T00:00:00Z">
        <w:r>
          <w:delText xml:space="preserve"> </w:delText>
        </w:r>
      </w:del>
      <m:oMath>
        <m:r>
          <m:t>F</m:t>
        </m:r>
      </m:oMath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and numbers</w:delText>
        </w:r>
      </w:del>
      <w:del w:id="3689" w:author="PR Preview" w:date="2026-01-01T00:00:00Z">
        <w:r>
          <w:delText xml:space="preserve"> </w:delText>
        </w:r>
      </w:del>
      <m:oMath>
        <m:r>
          <m:t>a</m:t>
        </m:r>
      </m:oMath>
      <w:del w:id="3690" w:author="PR Preview" w:date="2026-01-01T00:00:00Z">
        <w:r>
          <w:delText xml:space="preserve"> </w:delText>
        </w:r>
      </w:del>
      <w:del w:id="3691" w:author="PR Preview" w:date="2026-01-01T00:00:00Z">
        <w:r>
          <w:delText xml:space="preserve">and</w:delText>
        </w:r>
      </w:del>
      <w:del w:id="3692" w:author="PR Preview" w:date="2026-01-01T00:00:00Z">
        <w:r>
          <w:delText xml:space="preserve"> </w:delText>
        </w:r>
      </w:del>
      <m:oMath>
        <m:r>
          <m:t>b</m:t>
        </m:r>
      </m:oMath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where</w:delText>
        </w:r>
      </w:del>
      <w:del w:id="3695" w:author="PR Preview" w:date="2026-01-01T00:00:00Z">
        <w:r>
          <w:delText xml:space="preserve"> </w:delText>
        </w:r>
      </w:del>
      <m:oMath>
        <m:r>
          <m:t>F</m:t>
        </m:r>
      </m:oMath>
      <w:del w:id="3696" w:author="PR Preview" w:date="2026-01-01T00:00:00Z">
        <w:r>
          <w:delText xml:space="preserve"> </w:delText>
        </w:r>
      </w:del>
      <w:del w:id="3697" w:author="PR Preview" w:date="2026-01-01T00:00:00Z">
        <w:r>
          <w:delText xml:space="preserve">is defined,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the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rPr>
            <w:b/>
            <w:bCs/>
          </w:rPr>
          <w:delText xml:space="preserve">evaluation bracket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is the difference</w:delText>
        </w:r>
      </w:del>
    </w:p>
    <w:p>
      <w:pPr>
        <w:pStyle w:val="FirstParagraph"/>
      </w:pPr>
      <w:ins w:id="3704" w:author="PR Preview" w:date="2026-01-01T00:00:00Z">
        <w:r>
          <w:t xml:space="preserve">The standard form of the FTC assumes</w:t>
        </w:r>
      </w:ins>
      <w:ins w:id="3705" w:author="PR Preview" w:date="2026-01-01T00:00:00Z">
        <w:r>
          <w:t xml:space="preserve"> </w:t>
        </w:r>
      </w:ins>
      <m:oMath>
        <m:r>
          <m:t>f</m:t>
        </m:r>
      </m:oMath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is continuous on</w:t>
        </w:r>
      </w:ins>
      <w:ins w:id="37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709" w:author="PR Preview" w:date="2026-01-01T00:00:00Z">
        <w:r>
          <w:t xml:space="preserve">;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continuity is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rPr>
            <w:i/>
            <w:iCs/>
          </w:rPr>
          <w:t xml:space="preserve">sufficient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but not strictly necessary (see the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callout note inside</w:t>
        </w:r>
      </w:ins>
      <w:ins w:id="3718" w:author="PR Preview" w:date="2026-01-01T00:00:00Z">
        <w:r>
          <w:t xml:space="preserve"> </w:t>
        </w:r>
      </w:ins>
      <w:hyperlink w:anchor="thm-ftc-part1">
        <w:ins w:id="3719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for the more general statement).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Since differentiability implies continuity (</w:t>
        </w:r>
      </w:ins>
      <w:hyperlink w:anchor="thm-diff-implies-cont">
        <w:ins w:id="3724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725" w:author="PR Preview" w:date="2026-01-01T00:00:00Z">
        <w:r>
          <w:t xml:space="preserve">),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the FTC applies in particular whenever</w:t>
        </w:r>
      </w:ins>
      <w:ins w:id="3728" w:author="PR Preview" w:date="2026-01-01T00:00:00Z">
        <w:r>
          <w:t xml:space="preserve"> </w:t>
        </w:r>
      </w:ins>
      <m:oMath>
        <m:r>
          <m:t>f</m:t>
        </m:r>
      </m:oMath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is differentiable —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a common situation in applied statistics.</w:t>
        </w:r>
      </w:ins>
    </w:p>
    <w:bookmarkStart w:id="290" w:name="def-evaluation-bracket"/>
    <w:p>
      <w:pPr>
        <w:pStyle w:val="BodyText"/>
      </w:pPr>
      <w:ins w:id="3733" w:author="PR Preview" w:date="2026-01-01T00:00:00Z">
        <w:r>
          <w:rPr>
            <w:b/>
            <w:bCs/>
          </w:rPr>
          <w:t xml:space="preserve">Definition 39 (Evaluation bracket)</w:t>
        </w:r>
      </w:ins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For a function</w:t>
        </w:r>
      </w:ins>
      <w:ins w:id="3736" w:author="PR Preview" w:date="2026-01-01T00:00:00Z">
        <w:r>
          <w:t xml:space="preserve"> </w:t>
        </w:r>
      </w:ins>
      <m:oMath>
        <m:r>
          <m:t>F</m:t>
        </m:r>
      </m:oMath>
      <w:ins w:id="3737" w:author="PR Preview" w:date="2026-01-01T00:00:00Z">
        <w:r>
          <w:t xml:space="preserve"> </w:t>
        </w:r>
      </w:ins>
      <w:ins w:id="3738" w:author="PR Preview" w:date="2026-01-01T00:00:00Z">
        <w:r>
          <w:t xml:space="preserve">and numbers</w:t>
        </w:r>
      </w:ins>
      <w:ins w:id="3739" w:author="PR Preview" w:date="2026-01-01T00:00:00Z">
        <w:r>
          <w:t xml:space="preserve"> </w:t>
        </w:r>
      </w:ins>
      <m:oMath>
        <m:r>
          <m:t>a</m:t>
        </m:r>
      </m:oMath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and</w:t>
        </w:r>
      </w:ins>
      <w:ins w:id="3742" w:author="PR Preview" w:date="2026-01-01T00:00:00Z">
        <w:r>
          <w:t xml:space="preserve"> </w:t>
        </w:r>
      </w:ins>
      <m:oMath>
        <m:r>
          <m:t>b</m:t>
        </m:r>
      </m:oMath>
      <w:ins w:id="3743" w:author="PR Preview" w:date="2026-01-01T00:00:00Z">
        <w:r>
          <w:t xml:space="preserve"> </w:t>
        </w:r>
      </w:ins>
      <w:ins w:id="3744" w:author="PR Preview" w:date="2026-01-01T00:00:00Z">
        <w:r>
          <w:t xml:space="preserve">where</w:t>
        </w:r>
      </w:ins>
      <w:ins w:id="3745" w:author="PR Preview" w:date="2026-01-01T00:00:00Z">
        <w:r>
          <w:t xml:space="preserve"> </w:t>
        </w:r>
      </w:ins>
      <m:oMath>
        <m:r>
          <m:t>F</m:t>
        </m:r>
      </m:oMath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is defined,</w:t>
        </w:r>
      </w:ins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the</w:t>
        </w:r>
      </w:ins>
      <w:ins w:id="3750" w:author="PR Preview" w:date="2026-01-01T00:00:00Z">
        <w:r>
          <w:t xml:space="preserve"> </w:t>
        </w:r>
      </w:ins>
      <w:ins w:id="3751" w:author="PR Preview" w:date="2026-01-01T00:00:00Z">
        <w:r>
          <w:rPr>
            <w:b/>
            <w:bCs/>
          </w:rPr>
          <w:t xml:space="preserve">evaluation bracket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is the difference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del w:id="3754" w:author="PR Preview" w:date="2026-01-01T00:00:00Z">
        <w:r>
          <w:rPr>
            <w:i/>
            <w:iCs/>
          </w:rPr>
          <w:delText xml:space="preserve">Remark 5</w:delText>
        </w:r>
      </w:del>
      <w:del w:id="3755" w:author="PR Preview" w:date="2026-01-01T00:00:00Z">
        <w:r>
          <w:delText xml:space="preserve"> (The evaluation bracket and the Fundamental Theorem of Calculus). </w:delText>
        </w:r>
      </w:del>
      <w:del w:id="3756" w:author="PR Preview" w:date="2026-01-01T00:00:00Z">
        <w:r>
          <w:delText xml:space="preserve">With FTC Part 2 (</w:delText>
        </w:r>
      </w:del>
      <w:hyperlink w:anchor="thm-ftc-part2">
        <w:del w:id="375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758" w:author="PR Preview" w:date="2026-01-01T00:00:00Z">
        <w:r>
          <w:delText xml:space="preserve">),</w:delText>
        </w:r>
      </w:del>
      <w:del w:id="375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for any antiderivative</w:delText>
        </w:r>
      </w:del>
      <w:del w:id="3762" w:author="PR Preview" w:date="2026-01-01T00:00:00Z">
        <w:r>
          <w:delText xml:space="preserve"> </w:delText>
        </w:r>
      </w:del>
      <m:oMath>
        <m:r>
          <m:t>F</m:t>
        </m:r>
      </m:oMath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of a continuous</w:delText>
        </w:r>
      </w:del>
      <w:del w:id="3765" w:author="PR Preview" w:date="2026-01-01T00:00:00Z">
        <w:r>
          <w:delText xml:space="preserve"> </w:delText>
        </w:r>
      </w:del>
      <m:oMath>
        <m:r>
          <m:t>f</m:t>
        </m:r>
      </m:oMath>
      <w:del w:id="3766" w:author="PR Preview" w:date="2026-01-01T00:00:00Z">
        <w:r>
          <w:delText xml:space="preserve">.</w:delText>
        </w:r>
      </w:del>
    </w:p>
    <w:p>
      <w:pPr>
        <w:pStyle w:val="FirstParagraph"/>
      </w:pPr>
      <w:ins w:id="3767" w:author="PR Preview" w:date="2026-01-01T00:00:00Z">
        <w:r>
          <w:rPr>
            <w:i/>
            <w:iCs/>
          </w:rPr>
          <w:t xml:space="preserve">Remark 5</w:t>
        </w:r>
      </w:ins>
      <w:ins w:id="3768" w:author="PR Preview" w:date="2026-01-01T00:00:00Z">
        <w:r>
          <w:t xml:space="preserve"> (The evaluation bracket and the Fundamental Theorem of Calculus). </w:t>
        </w:r>
      </w:ins>
      <w:ins w:id="3769" w:author="PR Preview" w:date="2026-01-01T00:00:00Z">
        <w:r>
          <w:t xml:space="preserve">With FTC Part 2 (</w:t>
        </w:r>
      </w:ins>
      <w:hyperlink w:anchor="thm-ftc-part2">
        <w:ins w:id="3770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3771" w:author="PR Preview" w:date="2026-01-01T00:00:00Z">
        <w:r>
          <w:t xml:space="preserve">),</w:t>
        </w:r>
      </w:ins>
      <w:ins w:id="377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for any antiderivative</w:t>
        </w:r>
      </w:ins>
      <w:ins w:id="3775" w:author="PR Preview" w:date="2026-01-01T00:00:00Z">
        <w:r>
          <w:t xml:space="preserve"> </w:t>
        </w:r>
      </w:ins>
      <m:oMath>
        <m:r>
          <m:t>F</m:t>
        </m:r>
      </m:oMath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of a continuous</w:t>
        </w:r>
      </w:ins>
      <w:ins w:id="3778" w:author="PR Preview" w:date="2026-01-01T00:00:00Z">
        <w:r>
          <w:t xml:space="preserve"> </w:t>
        </w:r>
      </w:ins>
      <m:oMath>
        <m:r>
          <m:t>f</m:t>
        </m:r>
      </m:oMath>
      <w:ins w:id="3779" w:author="PR Preview" w:date="2026-01-01T00:00:00Z">
        <w:r>
          <w:t xml:space="preserve">.</w:t>
        </w:r>
      </w:ins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780" w:author="PR Preview" w:date="2026-01-01T00:00:00Z">
        <w:r>
          <w:delText xml:space="preserve">as</w:delText>
        </w:r>
      </w:del>
      <w:del w:id="3781" w:author="PR Preview" w:date="2026-01-01T00:00:00Z">
        <w:r>
          <w:delText xml:space="preserve"> </w:delText>
        </w:r>
      </w:del>
      <w:hyperlink w:anchor="thm-ftc-part1">
        <w:del w:id="3782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783" w:author="PR Preview" w:date="2026-01-01T00:00:00Z">
        <w:r>
          <w:delText xml:space="preserve"> </w:delText>
        </w:r>
      </w:del>
      <w:del w:id="3784" w:author="PR Preview" w:date="2026-01-01T00:00:00Z">
        <w:r>
          <w:delText xml:space="preserve">predicts.</w:delText>
        </w:r>
      </w:del>
      <w:del w:id="3785" w:author="PR Preview" w:date="2026-01-01T00:00:00Z">
        <w:r>
          <w:delText xml:space="preserve"> </w:delText>
        </w:r>
      </w:del>
      <w:hyperlink w:anchor="fig-ftc-part1">
        <w:del w:id="3786" w:author="PR Preview" w:date="2026-01-01T00:00:00Z">
          <w:r>
            <w:rPr>
              <w:rStyle w:val="Hyperlink"/>
            </w:rPr>
            <w:delText xml:space="preserve">Figure 6</w:delText>
          </w:r>
        </w:del>
      </w:hyperlink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delText xml:space="preserve">shows the integrand on the left</w:delText>
        </w:r>
      </w:del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(shaded area equals</w:delText>
        </w:r>
      </w:del>
      <w:del w:id="37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at each</w:delText>
        </w:r>
      </w:del>
      <w:del w:id="3794" w:author="PR Preview" w:date="2026-01-01T00:00:00Z">
        <w:r>
          <w:delText xml:space="preserve"> </w:delText>
        </w:r>
      </w:del>
      <m:oMath>
        <m:r>
          <m:t>x</m:t>
        </m:r>
      </m:oMath>
      <w:del w:id="3795" w:author="PR Preview" w:date="2026-01-01T00:00:00Z">
        <w:r>
          <w:delText xml:space="preserve">)</w:delText>
        </w:r>
      </w:del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and the accumulation function</w:delText>
        </w:r>
      </w:del>
      <w:del w:id="37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on the right</w:delText>
        </w:r>
      </w:del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(its slope at</w:delText>
        </w:r>
      </w:del>
      <w:del w:id="3803" w:author="PR Preview" w:date="2026-01-01T00:00:00Z">
        <w:r>
          <w:delText xml:space="preserve"> </w:delText>
        </w:r>
      </w:del>
      <m:oMath>
        <m:r>
          <m:t>x</m:t>
        </m:r>
      </m:oMath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equals</w:delText>
        </w:r>
      </w:del>
      <w:del w:id="38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3807" w:author="PR Preview" w:date="2026-01-01T00:00:00Z">
        <w:r>
          <w:delText xml:space="preserve">).</w:delText>
        </w:r>
      </w:del>
    </w:p>
    <w:p>
      <w:pPr>
        <w:pStyle w:val="FirstParagraph"/>
      </w:pPr>
      <w:ins w:id="3808" w:author="PR Preview" w:date="2026-01-01T00:00:00Z">
        <w:r>
          <w:t xml:space="preserve">as</w:t>
        </w:r>
      </w:ins>
      <w:ins w:id="3809" w:author="PR Preview" w:date="2026-01-01T00:00:00Z">
        <w:r>
          <w:t xml:space="preserve"> </w:t>
        </w:r>
      </w:ins>
      <w:hyperlink w:anchor="thm-ftc-part1">
        <w:ins w:id="3810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predicts.</w:t>
        </w:r>
      </w:ins>
      <w:ins w:id="3813" w:author="PR Preview" w:date="2026-01-01T00:00:00Z">
        <w:r>
          <w:t xml:space="preserve"> </w:t>
        </w:r>
      </w:ins>
      <w:hyperlink w:anchor="fig-ftc-part1">
        <w:ins w:id="3814" w:author="PR Preview" w:date="2026-01-01T00:00:00Z">
          <w:r>
            <w:rPr>
              <w:rStyle w:val="Hyperlink"/>
            </w:rPr>
            <w:t xml:space="preserve">Figure 6</w:t>
          </w:r>
        </w:ins>
      </w:hyperlink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shows the integrand on the left</w:t>
        </w:r>
      </w:ins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(shaded area equals</w:t>
        </w:r>
      </w:ins>
      <w:ins w:id="38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20" w:author="PR Preview" w:date="2026-01-01T00:00:00Z">
        <w:r>
          <w:t xml:space="preserve"> </w:t>
        </w:r>
      </w:ins>
      <w:ins w:id="3821" w:author="PR Preview" w:date="2026-01-01T00:00:00Z">
        <w:r>
          <w:t xml:space="preserve">at each</w:t>
        </w:r>
      </w:ins>
      <w:ins w:id="3822" w:author="PR Preview" w:date="2026-01-01T00:00:00Z">
        <w:r>
          <w:t xml:space="preserve"> </w:t>
        </w:r>
      </w:ins>
      <m:oMath>
        <m:r>
          <m:t>x</m:t>
        </m:r>
      </m:oMath>
      <w:ins w:id="3823" w:author="PR Preview" w:date="2026-01-01T00:00:00Z">
        <w:r>
          <w:t xml:space="preserve">)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and the accumulation function</w:t>
        </w:r>
      </w:ins>
      <w:ins w:id="38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on the right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(its slope at</w:t>
        </w:r>
      </w:ins>
      <w:ins w:id="3831" w:author="PR Preview" w:date="2026-01-01T00:00:00Z">
        <w:r>
          <w:t xml:space="preserve"> </w:t>
        </w:r>
      </w:ins>
      <m:oMath>
        <m:r>
          <m:t>x</m:t>
        </m:r>
      </m:oMath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equals</w:t>
        </w:r>
      </w:ins>
      <w:ins w:id="3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3835" w:author="PR Preview" w:date="2026-01-01T00:00:00Z">
        <w:r>
          <w:t xml:space="preserve">).</w:t>
        </w:r>
      </w:ins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del w:id="3836" w:author="PR Preview" w:date="2026-01-01T00:00:00Z">
        <w:r>
          <w:rPr>
            <w:b/>
            <w:bCs/>
          </w:rPr>
          <w:delText xml:space="preserve">Example 38 (CDF and PDF of the exponential distribution)</w:delText>
        </w:r>
      </w:del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In what follows,</w:delText>
        </w:r>
      </w:del>
      <w:del w:id="3839" w:author="PR Preview" w:date="2026-01-01T00:00:00Z">
        <w:r>
          <w:delText xml:space="preserve"> </w:delText>
        </w:r>
      </w:del>
      <m:oMath>
        <m:r>
          <m:t>f</m:t>
        </m:r>
      </m:oMath>
      <w:del w:id="3840" w:author="PR Preview" w:date="2026-01-01T00:00:00Z">
        <w:r>
          <w:delText xml:space="preserve"> </w:delText>
        </w:r>
      </w:del>
      <w:del w:id="3841" w:author="PR Preview" w:date="2026-01-01T00:00:00Z">
        <w:r>
          <w:delText xml:space="preserve">denotes the PDF and</w:delText>
        </w:r>
      </w:del>
      <w:del w:id="3842" w:author="PR Preview" w:date="2026-01-01T00:00:00Z">
        <w:r>
          <w:delText xml:space="preserve"> </w:delText>
        </w:r>
      </w:del>
      <m:oMath>
        <m:r>
          <m:t>F</m:t>
        </m:r>
      </m:oMath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the CDF — the same letters</w:delText>
        </w:r>
      </w:del>
      <w:del w:id="3845" w:author="PR Preview" w:date="2026-01-01T00:00:00Z">
        <w:r>
          <w:delText xml:space="preserve"> </w:delText>
        </w:r>
      </w:del>
      <w:del w:id="3846" w:author="PR Preview" w:date="2026-01-01T00:00:00Z">
        <w:r>
          <w:delText xml:space="preserve">as the antiderivative pair in</w:delText>
        </w:r>
      </w:del>
      <w:del w:id="3847" w:author="PR Preview" w:date="2026-01-01T00:00:00Z">
        <w:r>
          <w:delText xml:space="preserve"> </w:delText>
        </w:r>
      </w:del>
      <w:hyperlink w:anchor="def-antiderivative">
        <w:del w:id="3848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849" w:author="PR Preview" w:date="2026-01-01T00:00:00Z">
        <w:r>
          <w:delText xml:space="preserve">, because the FTC will</w:delText>
        </w:r>
      </w:del>
      <w:del w:id="3850" w:author="PR Preview" w:date="2026-01-01T00:00:00Z">
        <w:r>
          <w:delText xml:space="preserve"> </w:delText>
        </w:r>
      </w:del>
      <w:del w:id="3851" w:author="PR Preview" w:date="2026-01-01T00:00:00Z">
        <w:r>
          <w:delText xml:space="preserve">show</w:delText>
        </w:r>
      </w:del>
      <w:del w:id="3852" w:author="PR Preview" w:date="2026-01-01T00:00:00Z">
        <w:r>
          <w:delText xml:space="preserve"> </w:delText>
        </w:r>
      </w:del>
      <m:oMath>
        <m:r>
          <m:t>F</m:t>
        </m:r>
      </m:oMath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delText xml:space="preserve">is exactly an antiderivative of</w:delText>
        </w:r>
      </w:del>
      <w:del w:id="3855" w:author="PR Preview" w:date="2026-01-01T00:00:00Z">
        <w:r>
          <w:delText xml:space="preserve"> </w:delText>
        </w:r>
      </w:del>
      <m:oMath>
        <m:r>
          <m:t>f</m:t>
        </m:r>
      </m:oMath>
      <w:del w:id="3856" w:author="PR Preview" w:date="2026-01-01T00:00:00Z">
        <w:r>
          <w:delText xml:space="preserve">.</w:delText>
        </w:r>
      </w:del>
    </w:p>
    <w:p>
      <w:pPr>
        <w:pStyle w:val="BodyText"/>
      </w:pPr>
      <w:ins w:id="3857" w:author="PR Preview" w:date="2026-01-01T00:00:00Z">
        <w:r>
          <w:rPr>
            <w:b/>
            <w:bCs/>
          </w:rPr>
          <w:t xml:space="preserve">Example 38 (CDF and PDF of the exponential distribution)</w:t>
        </w:r>
      </w:ins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In what follows,</w:t>
        </w:r>
      </w:ins>
      <w:ins w:id="3860" w:author="PR Preview" w:date="2026-01-01T00:00:00Z">
        <w:r>
          <w:t xml:space="preserve"> </w:t>
        </w:r>
      </w:ins>
      <m:oMath>
        <m:r>
          <m:t>f</m:t>
        </m:r>
      </m:oMath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denotes the PDF and</w:t>
        </w:r>
      </w:ins>
      <w:ins w:id="3863" w:author="PR Preview" w:date="2026-01-01T00:00:00Z">
        <w:r>
          <w:t xml:space="preserve"> </w:t>
        </w:r>
      </w:ins>
      <m:oMath>
        <m:r>
          <m:t>F</m:t>
        </m:r>
      </m:oMath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the CDF — the same letters</w:t>
        </w:r>
      </w:ins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as the antiderivative pair in</w:t>
        </w:r>
      </w:ins>
      <w:ins w:id="3868" w:author="PR Preview" w:date="2026-01-01T00:00:00Z">
        <w:r>
          <w:t xml:space="preserve"> </w:t>
        </w:r>
      </w:ins>
      <w:hyperlink w:anchor="def-antiderivative">
        <w:ins w:id="386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870" w:author="PR Preview" w:date="2026-01-01T00:00:00Z">
        <w:r>
          <w:t xml:space="preserve">, because the FTC will</w:t>
        </w:r>
      </w:ins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show</w:t>
        </w:r>
      </w:ins>
      <w:ins w:id="3873" w:author="PR Preview" w:date="2026-01-01T00:00:00Z">
        <w:r>
          <w:t xml:space="preserve"> </w:t>
        </w:r>
      </w:ins>
      <m:oMath>
        <m:r>
          <m:t>F</m:t>
        </m:r>
      </m:oMath>
      <w:ins w:id="3874" w:author="PR Preview" w:date="2026-01-01T00:00:00Z">
        <w:r>
          <w:t xml:space="preserve"> </w:t>
        </w:r>
      </w:ins>
      <w:ins w:id="3875" w:author="PR Preview" w:date="2026-01-01T00:00:00Z">
        <w:r>
          <w:t xml:space="preserve">is exactly an antiderivative of</w:t>
        </w:r>
      </w:ins>
      <w:ins w:id="3876" w:author="PR Preview" w:date="2026-01-01T00:00:00Z">
        <w:r>
          <w:t xml:space="preserve"> </w:t>
        </w:r>
      </w:ins>
      <m:oMath>
        <m:r>
          <m:t>f</m:t>
        </m:r>
      </m:oMath>
      <w:ins w:id="3877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3878" w:author="PR Preview" w:date="2026-01-01T00:00:00Z">
        <w:r>
          <w:rPr>
            <w:b/>
            <w:bCs/>
          </w:rPr>
          <w:delText xml:space="preserve">FTC Part 2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gives the</w:delText>
        </w:r>
      </w:del>
      <w:del w:id="3881" w:author="PR Preview" w:date="2026-01-01T00:00:00Z">
        <w:r>
          <w:delText xml:space="preserve"> </w:delText>
        </w:r>
      </w:del>
      <w:hyperlink r:id="rId324">
        <w:del w:id="3882" w:author="PR Preview" w:date="2026-01-01T00:00:00Z">
          <w:r>
            <w:rPr>
              <w:rStyle w:val="Hyperlink"/>
            </w:rPr>
            <w:delText xml:space="preserve">cumulative distribution function (CDF)</w:delText>
          </w:r>
        </w:del>
      </w:hyperlink>
      <w:del w:id="3883" w:author="PR Preview" w:date="2026-01-01T00:00:00Z">
        <w:r>
          <w:delText xml:space="preserve">,</w:delText>
        </w:r>
      </w:del>
      <w:del w:id="38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del w:id="3885" w:author="PR Preview" w:date="2026-01-01T00:00:00Z">
        <w:r>
          <w:delText xml:space="preserve">, from the PDF.</w:delText>
        </w:r>
      </w:del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Apply the</w:delText>
        </w:r>
      </w:del>
      <w:del w:id="3888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rule from</w:delText>
        </w:r>
      </w:del>
      <w:del w:id="3891" w:author="PR Preview" w:date="2026-01-01T00:00:00Z">
        <w:r>
          <w:delText xml:space="preserve"> </w:delText>
        </w:r>
      </w:del>
      <w:hyperlink w:anchor="thm-integral-rules">
        <w:del w:id="389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with</w:delText>
        </w:r>
      </w:del>
      <w:del w:id="389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to</w:delText>
        </w:r>
      </w:del>
      <w:del w:id="3898" w:author="PR Preview" w:date="2026-01-01T00:00:00Z">
        <w:r>
          <w:delText xml:space="preserve"> </w:delText>
        </w:r>
      </w:del>
      <w:del w:id="3899" w:author="PR Preview" w:date="2026-01-01T00:00:00Z">
        <w:r>
          <w:delText xml:space="preserve">antidifferentiate the integrand:</w:delText>
        </w:r>
      </w:del>
    </w:p>
    <w:p>
      <w:pPr>
        <w:pStyle w:val="FirstParagraph"/>
      </w:pPr>
      <w:ins w:id="3900" w:author="PR Preview" w:date="2026-01-01T00:00:00Z">
        <w:r>
          <w:rPr>
            <w:b/>
            <w:bCs/>
          </w:rPr>
          <w:t xml:space="preserve">FTC Part 2</w:t>
        </w:r>
      </w:ins>
      <w:ins w:id="3901" w:author="PR Preview" w:date="2026-01-01T00:00:00Z">
        <w:r>
          <w:t xml:space="preserve"> </w:t>
        </w:r>
      </w:ins>
      <w:ins w:id="3902" w:author="PR Preview" w:date="2026-01-01T00:00:00Z">
        <w:r>
          <w:t xml:space="preserve">gives the</w:t>
        </w:r>
      </w:ins>
      <w:ins w:id="3903" w:author="PR Preview" w:date="2026-01-01T00:00:00Z">
        <w:r>
          <w:t xml:space="preserve"> </w:t>
        </w:r>
      </w:ins>
      <w:hyperlink r:id="rId324">
        <w:ins w:id="3904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3905" w:author="PR Preview" w:date="2026-01-01T00:00:00Z">
        <w:r>
          <w:t xml:space="preserve">,</w:t>
        </w:r>
      </w:ins>
      <w:ins w:id="39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ins w:id="3907" w:author="PR Preview" w:date="2026-01-01T00:00:00Z">
        <w:r>
          <w:t xml:space="preserve">, from the PDF.</w:t>
        </w:r>
      </w:ins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Apply the</w:t>
        </w:r>
      </w:ins>
      <w:ins w:id="3910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rule from</w:t>
        </w:r>
      </w:ins>
      <w:ins w:id="3913" w:author="PR Preview" w:date="2026-01-01T00:00:00Z">
        <w:r>
          <w:t xml:space="preserve"> </w:t>
        </w:r>
      </w:ins>
      <w:hyperlink w:anchor="thm-integral-rules">
        <w:ins w:id="391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with</w:t>
        </w:r>
      </w:ins>
      <w:ins w:id="39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to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antidifferentiate the integrand: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ins w:id="3922" w:author="PR Preview" w:date="2026-01-01T00:00:00Z">
        <w:r>
          <w:rPr>
            <w:b/>
            <w:bCs/>
          </w:rPr>
          <w:t xml:space="preserve">Theorem 23 (Convolution of two uniform densities)</w:t>
        </w:r>
      </w:ins>
      <w:ins w:id="3923" w:author="PR Preview" w:date="2026-01-01T00:00:00Z">
        <w:r>
          <w:t xml:space="preserve"> </w:t>
        </w:r>
      </w:ins>
      <w:ins w:id="3924" w:author="PR Preview" w:date="2026-01-01T00:00:00Z">
        <w:r>
          <w:t xml:space="preserve">Let</w:t>
        </w:r>
      </w:ins>
      <w:ins w:id="39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be the indicator of the unit interval.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Then for every</w:t>
        </w:r>
      </w:ins>
      <w:ins w:id="39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9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ins w:id="3932" w:author="PR Preview" w:date="2026-01-01T00:00:00Z">
        <w:r>
          <w:rPr>
            <w:i/>
            <w:iCs/>
          </w:rPr>
          <w:t xml:space="preserve">Proof</w:t>
        </w:r>
      </w:ins>
      <w:ins w:id="3933" w:author="PR Preview" w:date="2026-01-01T00:00:00Z">
        <w:r>
          <w:t xml:space="preserve">. </w:t>
        </w:r>
      </w:ins>
      <w:ins w:id="3934" w:author="PR Preview" w:date="2026-01-01T00:00:00Z">
        <w:r>
          <w:t xml:space="preserve">This is the solution to</w:t>
        </w:r>
      </w:ins>
      <w:ins w:id="3935" w:author="PR Preview" w:date="2026-01-01T00:00:00Z">
        <w:r>
          <w:t xml:space="preserve"> </w:t>
        </w:r>
      </w:ins>
      <w:hyperlink w:anchor="exr-miller-int-uniform-convolution">
        <w:ins w:id="3936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3937" w:author="PR Preview" w:date="2026-01-01T00:00:00Z">
        <w:r>
          <w:t xml:space="preserve">, worked in</w:t>
        </w:r>
      </w:ins>
      <w:ins w:id="3938" w:author="PR Preview" w:date="2026-01-01T00:00:00Z">
        <w:r>
          <w:t xml:space="preserve"> </w:t>
        </w:r>
      </w:ins>
      <w:hyperlink w:anchor="sol-miller-int-uniform-convolution">
        <w:ins w:id="3939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3940" w:author="PR Preview" w:date="2026-01-01T00:00:00Z">
        <w:r>
          <w:t xml:space="preserve">.</w:t>
        </w:r>
      </w:ins>
    </w:p>
    <w:p>
      <w:pPr>
        <w:pStyle w:val="BodyText"/>
      </w:pPr>
      <w:ins w:id="3941" w:author="PR Preview" w:date="2026-01-01T00:00:00Z">
        <w:r>
          <w:t xml:space="preserve">The integrand</w:t>
        </w:r>
      </w:ins>
      <w:ins w:id="39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equals</w:t>
        </w:r>
      </w:ins>
      <w:ins w:id="3945" w:author="PR Preview" w:date="2026-01-01T00:00:00Z">
        <w:r>
          <w:t xml:space="preserve"> </w:t>
        </w:r>
      </w:ins>
      <m:oMath>
        <m:r>
          <m:t>1</m:t>
        </m:r>
      </m:oMath>
      <w:ins w:id="3946" w:author="PR Preview" w:date="2026-01-01T00:00:00Z">
        <w:r>
          <w:t xml:space="preserve"> </w:t>
        </w:r>
      </w:ins>
      <w:ins w:id="3947" w:author="PR Preview" w:date="2026-01-01T00:00:00Z">
        <w:r>
          <w:t xml:space="preserve">when both</w:t>
        </w:r>
      </w:ins>
      <w:ins w:id="39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49" w:author="PR Preview" w:date="2026-01-01T00:00:00Z">
        <w:r>
          <w:t xml:space="preserve"> </w:t>
        </w:r>
      </w:ins>
      <w:ins w:id="3950" w:author="PR Preview" w:date="2026-01-01T00:00:00Z">
        <w:r>
          <w:t xml:space="preserve">and</w:t>
        </w:r>
      </w:ins>
      <w:ins w:id="39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52" w:author="PR Preview" w:date="2026-01-01T00:00:00Z">
        <w:r>
          <w:t xml:space="preserve">, and</w:t>
        </w:r>
      </w:ins>
      <w:ins w:id="3953" w:author="PR Preview" w:date="2026-01-01T00:00:00Z">
        <w:r>
          <w:t xml:space="preserve"> </w:t>
        </w:r>
      </w:ins>
      <m:oMath>
        <m:r>
          <m:t>0</m:t>
        </m:r>
      </m:oMath>
      <w:ins w:id="3954" w:author="PR Preview" w:date="2026-01-01T00:00:00Z">
        <w:r>
          <w:t xml:space="preserve"> </w:t>
        </w:r>
      </w:ins>
      <w:ins w:id="3955" w:author="PR Preview" w:date="2026-01-01T00:00:00Z">
        <w:r>
          <w:t xml:space="preserve">otherwise.</w:t>
        </w:r>
      </w:ins>
      <w:ins w:id="3956" w:author="PR Preview" w:date="2026-01-01T00:00:00Z">
        <w:r>
          <w:t xml:space="preserve"> </w:t>
        </w:r>
      </w:ins>
      <w:ins w:id="3957" w:author="PR Preview" w:date="2026-01-01T00:00:00Z">
        <w:r>
          <w:t xml:space="preserve">The second condition is</w:t>
        </w:r>
      </w:ins>
      <w:ins w:id="39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ins w:id="3959" w:author="PR Preview" w:date="2026-01-01T00:00:00Z">
        <w:r>
          <w:t xml:space="preserve">,</w:t>
        </w:r>
      </w:ins>
      <w:ins w:id="3960" w:author="PR Preview" w:date="2026-01-01T00:00:00Z">
        <w:r>
          <w:t xml:space="preserve"> </w:t>
        </w:r>
      </w:ins>
      <w:ins w:id="3961" w:author="PR Preview" w:date="2026-01-01T00:00:00Z">
        <w:r>
          <w:t xml:space="preserve">so the integrand is</w:t>
        </w:r>
      </w:ins>
      <w:ins w:id="3962" w:author="PR Preview" w:date="2026-01-01T00:00:00Z">
        <w:r>
          <w:t xml:space="preserve"> </w:t>
        </w:r>
      </w:ins>
      <m:oMath>
        <m:r>
          <m:t>1</m:t>
        </m:r>
      </m:oMath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exactly on the overlap</w:t>
        </w:r>
      </w:ins>
      <w:ins w:id="396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ins w:id="3966" w:author="PR Preview" w:date="2026-01-01T00:00:00Z">
        <w:r>
          <w:t xml:space="preserve">,</w:t>
        </w:r>
      </w:ins>
      <w:ins w:id="3967" w:author="PR Preview" w:date="2026-01-01T00:00:00Z">
        <w:r>
          <w:t xml:space="preserve"> </w:t>
        </w:r>
      </w:ins>
      <w:ins w:id="3968" w:author="PR Preview" w:date="2026-01-01T00:00:00Z">
        <w:r>
          <w:t xml:space="preserve">and the integral is the length of that overlap.</w:t>
        </w:r>
      </w:ins>
    </w:p>
    <w:p>
      <w:pPr>
        <w:pStyle w:val="Compact"/>
        <w:numPr>
          <w:ilvl w:val="0"/>
          <w:numId w:val="1037"/>
        </w:numPr>
      </w:pPr>
      <w:ins w:id="3969" w:author="PR Preview" w:date="2026-01-01T00:00:00Z">
        <w:r>
          <w:t xml:space="preserve">If</w:t>
        </w:r>
      </w:ins>
      <w:ins w:id="3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971" w:author="PR Preview" w:date="2026-01-01T00:00:00Z">
        <w:r>
          <w:t xml:space="preserve"> </w:t>
        </w:r>
      </w:ins>
      <w:ins w:id="3972" w:author="PR Preview" w:date="2026-01-01T00:00:00Z">
        <w:r>
          <w:t xml:space="preserve">or</w:t>
        </w:r>
      </w:ins>
      <w:ins w:id="39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3974" w:author="PR Preview" w:date="2026-01-01T00:00:00Z">
        <w:r>
          <w:t xml:space="preserve">, the overlap is empty, so</w:t>
        </w:r>
      </w:ins>
      <w:ins w:id="39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9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7"/>
        </w:numPr>
      </w:pPr>
      <w:ins w:id="3977" w:author="PR Preview" w:date="2026-01-01T00:00:00Z">
        <w:r>
          <w:t xml:space="preserve">If</w:t>
        </w:r>
      </w:ins>
      <w:ins w:id="397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3979" w:author="PR Preview" w:date="2026-01-01T00:00:00Z">
        <w:r>
          <w:t xml:space="preserve">, the overlap is</w:t>
        </w:r>
      </w:ins>
      <w:ins w:id="398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3981" w:author="PR Preview" w:date="2026-01-01T00:00:00Z">
        <w:r>
          <w:t xml:space="preserve">, so</w:t>
        </w:r>
      </w:ins>
      <w:ins w:id="39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ins w:id="39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7"/>
        </w:numPr>
      </w:pPr>
      <w:ins w:id="3984" w:author="PR Preview" w:date="2026-01-01T00:00:00Z">
        <w:r>
          <w:t xml:space="preserve">If</w:t>
        </w:r>
      </w:ins>
      <w:ins w:id="398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3986" w:author="PR Preview" w:date="2026-01-01T00:00:00Z">
        <w:r>
          <w:t xml:space="preserve">, the overlap is</w:t>
        </w:r>
      </w:ins>
      <w:ins w:id="39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88" w:author="PR Preview" w:date="2026-01-01T00:00:00Z">
        <w:r>
          <w:t xml:space="preserve">, so</w:t>
        </w:r>
      </w:ins>
      <w:ins w:id="39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ins w:id="399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del w:id="3991" w:author="PR Preview" w:date="2026-01-01T00:00:00Z">
        <w:r>
          <w:delText xml:space="preserve">The</w:delText>
        </w:r>
      </w:del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rPr>
            <w:b/>
            <w:bCs/>
          </w:rPr>
          <w:delText xml:space="preserve">Fubini–Tonelli theorem</w:delText>
        </w:r>
      </w:del>
      <w:del w:id="3994" w:author="PR Preview" w:date="2026-01-01T00:00:00Z">
        <w:r>
          <w:delText xml:space="preserve"> </w:delText>
        </w:r>
      </w:del>
      <w:del w:id="3995" w:author="PR Preview" w:date="2026-01-01T00:00:00Z">
        <w:r>
          <w:delText xml:space="preserve">states conditions under which the order</w:delText>
        </w:r>
      </w:del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of integration in a double integral can be exchanged.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We state them in two settings: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the Riemann version (</w:delText>
        </w:r>
      </w:del>
      <w:hyperlink w:anchor="thm-fubini">
        <w:del w:id="4002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003" w:author="PR Preview" w:date="2026-01-01T00:00:00Z">
        <w:r>
          <w:delText xml:space="preserve">) is what applied courses usually use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for double integrals of continuous functions on simple regions;</w:delText>
        </w:r>
      </w:del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delText xml:space="preserve">the</w:delText>
        </w:r>
      </w:del>
      <w:del w:id="4008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009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measure-theoretic versions</w:delText>
        </w:r>
      </w:del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(</w:delText>
        </w:r>
      </w:del>
      <w:hyperlink w:anchor="thm-tonelli-measure">
        <w:del w:id="401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and</w:delText>
        </w:r>
      </w:del>
      <w:del w:id="4017" w:author="PR Preview" w:date="2026-01-01T00:00:00Z">
        <w:r>
          <w:delText xml:space="preserve"> </w:delText>
        </w:r>
      </w:del>
      <w:hyperlink w:anchor="thm-fubini-measure">
        <w:del w:id="4018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019" w:author="PR Preview" w:date="2026-01-01T00:00:00Z">
        <w:r>
          <w:delText xml:space="preserve">) are</w:delText>
        </w:r>
      </w:del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included to make the</w:delText>
        </w:r>
      </w:del>
      <w:del w:id="4022" w:author="PR Preview" w:date="2026-01-01T00:00:00Z">
        <w:r>
          <w:delText xml:space="preserve"> </w:delText>
        </w:r>
      </w:del>
      <w:hyperlink r:id="rId347">
        <w:del w:id="4023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corollary in</w:delText>
        </w:r>
      </w:del>
      <w:del w:id="4026" w:author="PR Preview" w:date="2026-01-01T00:00:00Z">
        <w:r>
          <w:delText xml:space="preserve"> </w:delText>
        </w:r>
      </w:del>
      <w:del w:id="4027" w:author="PR Preview" w:date="2026-01-01T00:00:00Z">
        <w:r>
          <w:rPr>
            <w:i/>
            <w:iCs/>
          </w:rPr>
          <w:delText xml:space="preserve">Probability for Data Science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follow from a stated theorem rather than from an aside.</w:delText>
        </w:r>
      </w:del>
    </w:p>
    <w:p>
      <w:pPr>
        <w:pStyle w:val="BodyText"/>
      </w:pPr>
      <w:del w:id="4030" w:author="PR Preview" w:date="2026-01-01T00:00:00Z">
        <w:r>
          <w:rPr>
            <w:b/>
            <w:bCs/>
          </w:rPr>
          <w:delText xml:space="preserve">Definition 31 (Double integral)</w:delText>
        </w:r>
      </w:del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Let</w:delText>
        </w:r>
      </w:del>
      <w:del w:id="4033" w:author="PR Preview" w:date="2026-01-01T00:00:00Z">
        <w:r>
          <w:delText xml:space="preserve"> </w:delText>
        </w:r>
      </w:del>
      <m:oMath>
        <m:r>
          <m:t>f</m:t>
        </m:r>
      </m:oMath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be a bounded function on a closed, bounded plane region</w:delText>
        </w:r>
      </w:del>
      <w:del w:id="403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037" w:author="PR Preview" w:date="2026-01-01T00:00:00Z">
        <w:r>
          <w:delText xml:space="preserve">.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Cover</w:delText>
        </w:r>
      </w:del>
      <w:del w:id="4040" w:author="PR Preview" w:date="2026-01-01T00:00:00Z">
        <w:r>
          <w:delText xml:space="preserve"> </w:delText>
        </w:r>
      </w:del>
      <m:oMath>
        <m:r>
          <m:t>R</m:t>
        </m:r>
      </m:oMath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with a grid of rectangles,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keep the</w:delText>
        </w:r>
      </w:del>
      <w:del w:id="4045" w:author="PR Preview" w:date="2026-01-01T00:00:00Z">
        <w:r>
          <w:delText xml:space="preserve"> </w:delText>
        </w:r>
      </w:del>
      <m:oMath>
        <m:r>
          <m:t>n</m:t>
        </m:r>
      </m:oMath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rectangles that lie entirely inside</w:delText>
        </w:r>
      </w:del>
      <w:del w:id="4048" w:author="PR Preview" w:date="2026-01-01T00:00:00Z">
        <w:r>
          <w:delText xml:space="preserve"> </w:delText>
        </w:r>
      </w:del>
      <m:oMath>
        <m:r>
          <m:t>R</m:t>
        </m:r>
      </m:oMath>
      <w:del w:id="4049" w:author="PR Preview" w:date="2026-01-01T00:00:00Z">
        <w:r>
          <w:delText xml:space="preserve">,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with areas</w:delText>
        </w:r>
      </w:del>
      <w:del w:id="4052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4053" w:author="PR Preview" w:date="2026-01-01T00:00:00Z">
        <w:r>
          <w:delText xml:space="preserve">,</w:delText>
        </w:r>
      </w:del>
      <w:del w:id="4054" w:author="PR Preview" w:date="2026-01-01T00:00:00Z">
        <w:r>
          <w:delText xml:space="preserve"> </w:delText>
        </w:r>
      </w:del>
      <w:del w:id="4055" w:author="PR Preview" w:date="2026-01-01T00:00:00Z">
        <w:r>
          <w:delText xml:space="preserve">and choose a point</w:delText>
        </w:r>
      </w:del>
      <w:del w:id="40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in the</w:delText>
        </w:r>
      </w:del>
      <w:del w:id="4059" w:author="PR Preview" w:date="2026-01-01T00:00:00Z">
        <w:r>
          <w:delText xml:space="preserve"> </w:delText>
        </w:r>
      </w:del>
      <m:oMath>
        <m:r>
          <m:t>i</m:t>
        </m:r>
      </m:oMath>
      <w:del w:id="4060" w:author="PR Preview" w:date="2026-01-01T00:00:00Z">
        <w:r>
          <w:delText xml:space="preserve">-th rectangle.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The</w:delText>
        </w:r>
      </w:del>
      <w:del w:id="4063" w:author="PR Preview" w:date="2026-01-01T00:00:00Z">
        <w:r>
          <w:delText xml:space="preserve"> </w:delText>
        </w:r>
      </w:del>
      <w:del w:id="4064" w:author="PR Preview" w:date="2026-01-01T00:00:00Z">
        <w:r>
          <w:rPr>
            <w:b/>
            <w:bCs/>
          </w:rPr>
          <w:delText xml:space="preserve">double integral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of</w:delText>
        </w:r>
      </w:del>
      <w:del w:id="4067" w:author="PR Preview" w:date="2026-01-01T00:00:00Z">
        <w:r>
          <w:delText xml:space="preserve"> </w:delText>
        </w:r>
      </w:del>
      <m:oMath>
        <m:r>
          <m:t>f</m:t>
        </m:r>
      </m:oMath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over</w:delText>
        </w:r>
      </w:del>
      <w:del w:id="4070" w:author="PR Preview" w:date="2026-01-01T00:00:00Z">
        <w:r>
          <w:delText xml:space="preserve"> </w:delText>
        </w:r>
      </w:del>
      <m:oMath>
        <m:r>
          <m:t>R</m:t>
        </m:r>
      </m:oMath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delText xml:space="preserve">is</w:delText>
        </w:r>
      </w:del>
    </w:p>
    <w:p>
      <w:pPr>
        <w:pStyle w:val="FirstParagraph"/>
      </w:pPr>
      <w:ins w:id="4073" w:author="PR Preview" w:date="2026-01-01T00:00:00Z">
        <w:r>
          <w:t xml:space="preserve">The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rPr>
            <w:b/>
            <w:bCs/>
          </w:rPr>
          <w:t xml:space="preserve">Fubini–Tonelli theorem</w:t>
        </w:r>
      </w:ins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states conditions under which the order</w:t>
        </w:r>
      </w:ins>
      <w:ins w:id="4078" w:author="PR Preview" w:date="2026-01-01T00:00:00Z">
        <w:r>
          <w:t xml:space="preserve"> </w:t>
        </w:r>
      </w:ins>
      <w:ins w:id="4079" w:author="PR Preview" w:date="2026-01-01T00:00:00Z">
        <w:r>
          <w:t xml:space="preserve">of integration in a double integral can be exchanged.</w:t>
        </w:r>
      </w:ins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We state them in two settings:</w:t>
        </w:r>
      </w:ins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the Riemann version (</w:t>
        </w:r>
      </w:ins>
      <w:hyperlink w:anchor="thm-fubini">
        <w:ins w:id="4084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085" w:author="PR Preview" w:date="2026-01-01T00:00:00Z">
        <w:r>
          <w:t xml:space="preserve">) is what applied courses usually use</w:t>
        </w:r>
      </w:ins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for double integrals of continuous functions on simple regions;</w:t>
        </w:r>
      </w:ins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the</w:t>
        </w:r>
      </w:ins>
      <w:ins w:id="4090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091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092" w:author="PR Preview" w:date="2026-01-01T00:00:00Z">
        <w:r>
          <w:t xml:space="preserve"> </w:t>
        </w:r>
      </w:ins>
      <w:ins w:id="4093" w:author="PR Preview" w:date="2026-01-01T00:00:00Z">
        <w:r>
          <w:t xml:space="preserve">measure-theoretic versions</w:t>
        </w:r>
      </w:ins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(</w:t>
        </w:r>
      </w:ins>
      <w:hyperlink w:anchor="thm-tonelli-measure">
        <w:ins w:id="409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and</w:t>
        </w:r>
      </w:ins>
      <w:ins w:id="4099" w:author="PR Preview" w:date="2026-01-01T00:00:00Z">
        <w:r>
          <w:t xml:space="preserve"> </w:t>
        </w:r>
      </w:ins>
      <w:hyperlink w:anchor="thm-fubini-measure">
        <w:ins w:id="4100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4101" w:author="PR Preview" w:date="2026-01-01T00:00:00Z">
        <w:r>
          <w:t xml:space="preserve">) are</w:t>
        </w:r>
      </w:ins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included to make the</w:t>
        </w:r>
      </w:ins>
      <w:ins w:id="4104" w:author="PR Preview" w:date="2026-01-01T00:00:00Z">
        <w:r>
          <w:t xml:space="preserve"> </w:t>
        </w:r>
      </w:ins>
      <w:hyperlink r:id="rId347">
        <w:ins w:id="4105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4106" w:author="PR Preview" w:date="2026-01-01T00:00:00Z">
        <w:r>
          <w:t xml:space="preserve"> </w:t>
        </w:r>
      </w:ins>
      <w:ins w:id="4107" w:author="PR Preview" w:date="2026-01-01T00:00:00Z">
        <w:r>
          <w:t xml:space="preserve">corollary in</w:t>
        </w:r>
      </w:ins>
      <w:ins w:id="4108" w:author="PR Preview" w:date="2026-01-01T00:00:00Z">
        <w:r>
          <w:t xml:space="preserve"> </w:t>
        </w:r>
      </w:ins>
      <w:ins w:id="4109" w:author="PR Preview" w:date="2026-01-01T00:00:00Z">
        <w:r>
          <w:rPr>
            <w:i/>
            <w:iCs/>
          </w:rPr>
          <w:t xml:space="preserve">Probability for Data Science</w:t>
        </w:r>
      </w:ins>
      <w:ins w:id="4110" w:author="PR Preview" w:date="2026-01-01T00:00:00Z">
        <w:r>
          <w:t xml:space="preserve"> </w:t>
        </w:r>
      </w:ins>
      <w:ins w:id="4111" w:author="PR Preview" w:date="2026-01-01T00:00:00Z">
        <w:r>
          <w:t xml:space="preserve">follow from a stated theorem rather than from an aside.</w:t>
        </w:r>
      </w:ins>
    </w:p>
    <w:bookmarkStart w:id="348" w:name="def-double-integral"/>
    <w:p>
      <w:pPr>
        <w:pStyle w:val="BodyText"/>
      </w:pPr>
      <w:ins w:id="4112" w:author="PR Preview" w:date="2026-01-01T00:00:00Z">
        <w:r>
          <w:rPr>
            <w:b/>
            <w:bCs/>
          </w:rPr>
          <w:t xml:space="preserve">Definition 40 (Double integral)</w:t>
        </w:r>
      </w:ins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Let</w:t>
        </w:r>
      </w:ins>
      <w:ins w:id="4115" w:author="PR Preview" w:date="2026-01-01T00:00:00Z">
        <w:r>
          <w:t xml:space="preserve"> </w:t>
        </w:r>
      </w:ins>
      <m:oMath>
        <m:r>
          <m:t>f</m:t>
        </m:r>
      </m:oMath>
      <w:ins w:id="4116" w:author="PR Preview" w:date="2026-01-01T00:00:00Z">
        <w:r>
          <w:t xml:space="preserve"> </w:t>
        </w:r>
      </w:ins>
      <w:ins w:id="4117" w:author="PR Preview" w:date="2026-01-01T00:00:00Z">
        <w:r>
          <w:t xml:space="preserve">be a bounded function on a closed, bounded plane region</w:t>
        </w:r>
      </w:ins>
      <w:ins w:id="411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119" w:author="PR Preview" w:date="2026-01-01T00:00:00Z">
        <w:r>
          <w:t xml:space="preserve">.</w:t>
        </w:r>
      </w:ins>
      <w:ins w:id="4120" w:author="PR Preview" w:date="2026-01-01T00:00:00Z">
        <w:r>
          <w:t xml:space="preserve"> </w:t>
        </w:r>
      </w:ins>
      <w:ins w:id="4121" w:author="PR Preview" w:date="2026-01-01T00:00:00Z">
        <w:r>
          <w:t xml:space="preserve">Cover</w:t>
        </w:r>
      </w:ins>
      <w:ins w:id="4122" w:author="PR Preview" w:date="2026-01-01T00:00:00Z">
        <w:r>
          <w:t xml:space="preserve"> </w:t>
        </w:r>
      </w:ins>
      <m:oMath>
        <m:r>
          <m:t>R</m:t>
        </m:r>
      </m:oMath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with a grid of rectangles,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keep the</w:t>
        </w:r>
      </w:ins>
      <w:ins w:id="4127" w:author="PR Preview" w:date="2026-01-01T00:00:00Z">
        <w:r>
          <w:t xml:space="preserve"> </w:t>
        </w:r>
      </w:ins>
      <m:oMath>
        <m:r>
          <m:t>n</m:t>
        </m:r>
      </m:oMath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rectangles that lie entirely inside</w:t>
        </w:r>
      </w:ins>
      <w:ins w:id="4130" w:author="PR Preview" w:date="2026-01-01T00:00:00Z">
        <w:r>
          <w:t xml:space="preserve"> </w:t>
        </w:r>
      </w:ins>
      <m:oMath>
        <m:r>
          <m:t>R</m:t>
        </m:r>
      </m:oMath>
      <w:ins w:id="4131" w:author="PR Preview" w:date="2026-01-01T00:00:00Z">
        <w:r>
          <w:t xml:space="preserve">,</w:t>
        </w:r>
      </w:ins>
      <w:ins w:id="4132" w:author="PR Preview" w:date="2026-01-01T00:00:00Z">
        <w:r>
          <w:t xml:space="preserve"> </w:t>
        </w:r>
      </w:ins>
      <w:ins w:id="4133" w:author="PR Preview" w:date="2026-01-01T00:00:00Z">
        <w:r>
          <w:t xml:space="preserve">with areas</w:t>
        </w:r>
      </w:ins>
      <w:ins w:id="413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4135" w:author="PR Preview" w:date="2026-01-01T00:00:00Z">
        <w:r>
          <w:t xml:space="preserve">,</w:t>
        </w:r>
      </w:ins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and choose a point</w:t>
        </w:r>
      </w:ins>
      <w:ins w:id="41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in the</w:t>
        </w:r>
      </w:ins>
      <w:ins w:id="4141" w:author="PR Preview" w:date="2026-01-01T00:00:00Z">
        <w:r>
          <w:t xml:space="preserve"> </w:t>
        </w:r>
      </w:ins>
      <m:oMath>
        <m:r>
          <m:t>i</m:t>
        </m:r>
      </m:oMath>
      <w:ins w:id="4142" w:author="PR Preview" w:date="2026-01-01T00:00:00Z">
        <w:r>
          <w:t xml:space="preserve">-th rectangle.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The</w:t>
        </w:r>
      </w:ins>
      <w:ins w:id="4145" w:author="PR Preview" w:date="2026-01-01T00:00:00Z">
        <w:r>
          <w:t xml:space="preserve"> </w:t>
        </w:r>
      </w:ins>
      <w:ins w:id="4146" w:author="PR Preview" w:date="2026-01-01T00:00:00Z">
        <w:r>
          <w:rPr>
            <w:b/>
            <w:bCs/>
          </w:rPr>
          <w:t xml:space="preserve">double integral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of</w:t>
        </w:r>
      </w:ins>
      <w:ins w:id="4149" w:author="PR Preview" w:date="2026-01-01T00:00:00Z">
        <w:r>
          <w:t xml:space="preserve"> </w:t>
        </w:r>
      </w:ins>
      <m:oMath>
        <m:r>
          <m:t>f</m:t>
        </m:r>
      </m:oMath>
      <w:ins w:id="4150" w:author="PR Preview" w:date="2026-01-01T00:00:00Z">
        <w:r>
          <w:t xml:space="preserve"> </w:t>
        </w:r>
      </w:ins>
      <w:ins w:id="4151" w:author="PR Preview" w:date="2026-01-01T00:00:00Z">
        <w:r>
          <w:t xml:space="preserve">over</w:t>
        </w:r>
      </w:ins>
      <w:ins w:id="4152" w:author="PR Preview" w:date="2026-01-01T00:00:00Z">
        <w:r>
          <w:t xml:space="preserve"> </w:t>
        </w:r>
      </w:ins>
      <m:oMath>
        <m:r>
          <m:t>R</m:t>
        </m:r>
      </m:oMath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del w:id="4155" w:author="PR Preview" w:date="2026-01-01T00:00:00Z">
        <w:r>
          <w:rPr>
            <w:b/>
            <w:bCs/>
          </w:rPr>
          <w:delText xml:space="preserve">Example 39 (The double integral of</w:delText>
        </w:r>
      </w:del>
      <w:del w:id="4156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4157" w:author="PR Preview" w:date="2026-01-01T00:00:00Z">
        <w:r>
          <w:rPr>
            <w:b/>
            <w:bCs/>
          </w:rPr>
          <w:delText xml:space="preserve"> </w:delText>
        </w:r>
      </w:del>
      <w:del w:id="4158" w:author="PR Preview" w:date="2026-01-01T00:00:00Z">
        <w:r>
          <w:rPr>
            <w:b/>
            <w:bCs/>
          </w:rPr>
          <w:delText xml:space="preserve">is an area)</w:delText>
        </w:r>
      </w:del>
      <w:del w:id="4159" w:author="PR Preview" w:date="2026-01-01T00:00:00Z">
        <w:r>
          <w:delText xml:space="preserve"> </w:delText>
        </w:r>
      </w:del>
      <w:del w:id="4160" w:author="PR Preview" w:date="2026-01-01T00:00:00Z">
        <w:r>
          <w:delText xml:space="preserve">Let</w:delText>
        </w:r>
      </w:del>
      <w:del w:id="41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162" w:author="PR Preview" w:date="2026-01-01T00:00:00Z">
        <w:r>
          <w:delText xml:space="preserve"> </w:delText>
        </w:r>
      </w:del>
      <w:del w:id="4163" w:author="PR Preview" w:date="2026-01-01T00:00:00Z">
        <w:r>
          <w:delText xml:space="preserve">on the rectangle</w:delText>
        </w:r>
      </w:del>
      <w:del w:id="416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4165" w:author="PR Preview" w:date="2026-01-01T00:00:00Z">
        <w:r>
          <w:delText xml:space="preserve">.</w:delText>
        </w:r>
      </w:del>
      <w:del w:id="4166" w:author="PR Preview" w:date="2026-01-01T00:00:00Z">
        <w:r>
          <w:delText xml:space="preserve"> </w:delText>
        </w:r>
      </w:del>
      <w:del w:id="4167" w:author="PR Preview" w:date="2026-01-01T00:00:00Z">
        <w:r>
          <w:delText xml:space="preserve">Every sum in</w:delText>
        </w:r>
      </w:del>
      <w:del w:id="4168" w:author="PR Preview" w:date="2026-01-01T00:00:00Z">
        <w:r>
          <w:delText xml:space="preserve"> </w:delText>
        </w:r>
      </w:del>
      <w:hyperlink w:anchor="def-double-integral">
        <w:del w:id="4169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adds up the areas of rectangles inside</w:delText>
        </w:r>
      </w:del>
      <w:del w:id="4172" w:author="PR Preview" w:date="2026-01-01T00:00:00Z">
        <w:r>
          <w:delText xml:space="preserve"> </w:delText>
        </w:r>
      </w:del>
      <m:oMath>
        <m:r>
          <m:t>R</m:t>
        </m:r>
      </m:oMath>
      <w:del w:id="4173" w:author="PR Preview" w:date="2026-01-01T00:00:00Z">
        <w:r>
          <w:delText xml:space="preserve">,</w:delText>
        </w:r>
      </w:del>
      <w:del w:id="4174" w:author="PR Preview" w:date="2026-01-01T00:00:00Z">
        <w:r>
          <w:delText xml:space="preserve"> </w:delText>
        </w:r>
      </w:del>
      <w:del w:id="4175" w:author="PR Preview" w:date="2026-01-01T00:00:00Z">
        <w:r>
          <w:delText xml:space="preserve">and those sums approach the area of</w:delText>
        </w:r>
      </w:del>
      <w:del w:id="4176" w:author="PR Preview" w:date="2026-01-01T00:00:00Z">
        <w:r>
          <w:delText xml:space="preserve"> </w:delText>
        </w:r>
      </w:del>
      <m:oMath>
        <m:r>
          <m:t>R</m:t>
        </m:r>
      </m:oMath>
      <w:del w:id="4177" w:author="PR Preview" w:date="2026-01-01T00:00:00Z">
        <w:r>
          <w:delText xml:space="preserve"> </w:delText>
        </w:r>
      </w:del>
      <w:del w:id="4178" w:author="PR Preview" w:date="2026-01-01T00:00:00Z">
        <w:r>
          <w:delText xml:space="preserve">as the grid gets finer,</w:delText>
        </w:r>
      </w:del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181" w:author="PR Preview" w:date="2026-01-01T00:00:00Z">
        <w:r>
          <w:rPr>
            <w:b/>
            <w:bCs/>
          </w:rPr>
          <w:delText xml:space="preserve">Definition 32 (Iterated integral)</w:delText>
        </w:r>
      </w:del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delText xml:space="preserve">An</w:delText>
        </w:r>
      </w:del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rPr>
            <w:b/>
            <w:bCs/>
          </w:rPr>
          <w:delText xml:space="preserve">iterated integral</w:delText>
        </w:r>
      </w:del>
      <w:del w:id="4186" w:author="PR Preview" w:date="2026-01-01T00:00:00Z">
        <w:r>
          <w:delText xml:space="preserve"> </w:delText>
        </w:r>
      </w:del>
      <w:del w:id="4187" w:author="PR Preview" w:date="2026-01-01T00:00:00Z">
        <w:r>
          <w:delText xml:space="preserve">is an integral of an integral:</w:delText>
        </w:r>
      </w:del>
    </w:p>
    <w:p>
      <w:pPr>
        <w:pStyle w:val="BodyText"/>
      </w:pPr>
      <w:ins w:id="4188" w:author="PR Preview" w:date="2026-01-01T00:00:00Z">
        <w:r>
          <w:rPr>
            <w:b/>
            <w:bCs/>
          </w:rPr>
          <w:t xml:space="preserve">Example 39 (The double integral of</w:t>
        </w:r>
      </w:ins>
      <w:ins w:id="4189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4190" w:author="PR Preview" w:date="2026-01-01T00:00:00Z">
        <w:r>
          <w:rPr>
            <w:b/>
            <w:bCs/>
          </w:rPr>
          <w:t xml:space="preserve"> </w:t>
        </w:r>
      </w:ins>
      <w:ins w:id="4191" w:author="PR Preview" w:date="2026-01-01T00:00:00Z">
        <w:r>
          <w:rPr>
            <w:b/>
            <w:bCs/>
          </w:rPr>
          <w:t xml:space="preserve">is an area)</w:t>
        </w:r>
      </w:ins>
      <w:ins w:id="4192" w:author="PR Preview" w:date="2026-01-01T00:00:00Z">
        <w:r>
          <w:t xml:space="preserve"> </w:t>
        </w:r>
      </w:ins>
      <w:ins w:id="4193" w:author="PR Preview" w:date="2026-01-01T00:00:00Z">
        <w:r>
          <w:t xml:space="preserve">Let</w:t>
        </w:r>
      </w:ins>
      <w:ins w:id="41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on the rectangle</w:t>
        </w:r>
      </w:ins>
      <w:ins w:id="419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4198" w:author="PR Preview" w:date="2026-01-01T00:00:00Z">
        <w:r>
          <w:t xml:space="preserve">.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Every sum in</w:t>
        </w:r>
      </w:ins>
      <w:ins w:id="4201" w:author="PR Preview" w:date="2026-01-01T00:00:00Z">
        <w:r>
          <w:t xml:space="preserve"> </w:t>
        </w:r>
      </w:ins>
      <w:hyperlink w:anchor="def-double-integral">
        <w:ins w:id="4202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adds up the areas of rectangles inside</w:t>
        </w:r>
      </w:ins>
      <w:ins w:id="4205" w:author="PR Preview" w:date="2026-01-01T00:00:00Z">
        <w:r>
          <w:t xml:space="preserve"> </w:t>
        </w:r>
      </w:ins>
      <m:oMath>
        <m:r>
          <m:t>R</m:t>
        </m:r>
      </m:oMath>
      <w:ins w:id="4206" w:author="PR Preview" w:date="2026-01-01T00:00:00Z">
        <w:r>
          <w:t xml:space="preserve">,</w:t>
        </w:r>
      </w:ins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and those sums approach the area of</w:t>
        </w:r>
      </w:ins>
      <w:ins w:id="4209" w:author="PR Preview" w:date="2026-01-01T00:00:00Z">
        <w:r>
          <w:t xml:space="preserve"> </w:t>
        </w:r>
      </w:ins>
      <m:oMath>
        <m:r>
          <m:t>R</m:t>
        </m:r>
      </m:oMath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as the grid gets finer,</w:t>
        </w:r>
      </w:ins>
      <w:ins w:id="4212" w:author="PR Preview" w:date="2026-01-01T00:00:00Z">
        <w:r>
          <w:t xml:space="preserve"> </w:t>
        </w:r>
      </w:ins>
      <w:ins w:id="421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ins w:id="4214" w:author="PR Preview" w:date="2026-01-01T00:00:00Z">
        <w:r>
          <w:rPr>
            <w:b/>
            <w:bCs/>
          </w:rPr>
          <w:t xml:space="preserve">Definition 41 (Iterated integral)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An</w:t>
        </w:r>
      </w:ins>
      <w:ins w:id="4217" w:author="PR Preview" w:date="2026-01-01T00:00:00Z">
        <w:r>
          <w:t xml:space="preserve"> </w:t>
        </w:r>
      </w:ins>
      <w:ins w:id="4218" w:author="PR Preview" w:date="2026-01-01T00:00:00Z">
        <w:r>
          <w:rPr>
            <w:b/>
            <w:bCs/>
          </w:rPr>
          <w:t xml:space="preserve">iterated integral</w:t>
        </w:r>
      </w:ins>
      <w:ins w:id="4219" w:author="PR Preview" w:date="2026-01-01T00:00:00Z">
        <w:r>
          <w:t xml:space="preserve"> </w:t>
        </w:r>
      </w:ins>
      <w:ins w:id="4220" w:author="PR Preview" w:date="2026-01-01T00:00:00Z">
        <w:r>
          <w:t xml:space="preserve">is an integral of an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del w:id="4221" w:author="PR Preview" w:date="2026-01-01T00:00:00Z">
        <w:r>
          <w:rPr>
            <w:b/>
            <w:bCs/>
          </w:rPr>
          <w:delText xml:space="preserve">Theorem 18 (Fubini’s theorem (Riemann version))</w:delText>
        </w:r>
      </w:del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Let</w:delText>
        </w:r>
      </w:del>
      <w:del w:id="4224" w:author="PR Preview" w:date="2026-01-01T00:00:00Z">
        <w:r>
          <w:delText xml:space="preserve"> </w:delText>
        </w:r>
      </w:del>
      <m:oMath>
        <m:r>
          <m:t>f</m:t>
        </m:r>
      </m:oMath>
      <w:del w:id="4225" w:author="PR Preview" w:date="2026-01-01T00:00:00Z">
        <w:r>
          <w:delText xml:space="preserve"> </w:delText>
        </w:r>
      </w:del>
      <w:del w:id="4226" w:author="PR Preview" w:date="2026-01-01T00:00:00Z">
        <w:r>
          <w:delText xml:space="preserve">be</w:delText>
        </w:r>
      </w:del>
      <w:del w:id="4227" w:author="PR Preview" w:date="2026-01-01T00:00:00Z">
        <w:r>
          <w:delText xml:space="preserve"> </w:delText>
        </w:r>
      </w:del>
      <w:del w:id="4228" w:author="PR Preview" w:date="2026-01-01T00:00:00Z">
        <w:r>
          <w:rPr>
            <w:b/>
            <w:bCs/>
          </w:rPr>
          <w:delText xml:space="preserve">continuous</w:delText>
        </w:r>
      </w:del>
      <w:del w:id="4229" w:author="PR Preview" w:date="2026-01-01T00:00:00Z">
        <w:r>
          <w:delText xml:space="preserve"> </w:delText>
        </w:r>
      </w:del>
      <w:del w:id="4230" w:author="PR Preview" w:date="2026-01-01T00:00:00Z">
        <w:r>
          <w:delText xml:space="preserve">on a plane region</w:delText>
        </w:r>
      </w:del>
      <w:del w:id="423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232" w:author="PR Preview" w:date="2026-01-01T00:00:00Z">
        <w:r>
          <w:delText xml:space="preserve">.</w:delText>
        </w:r>
      </w:del>
    </w:p>
    <w:p>
      <w:pPr>
        <w:pStyle w:val="FirstParagraph"/>
      </w:pPr>
      <w:ins w:id="4233" w:author="PR Preview" w:date="2026-01-01T00:00:00Z">
        <w:r>
          <w:rPr>
            <w:b/>
            <w:bCs/>
          </w:rPr>
          <w:t xml:space="preserve">Theorem 24 (Fubini’s theorem (Riemann version))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Let</w:t>
        </w:r>
      </w:ins>
      <w:ins w:id="4236" w:author="PR Preview" w:date="2026-01-01T00:00:00Z">
        <w:r>
          <w:t xml:space="preserve"> </w:t>
        </w:r>
      </w:ins>
      <m:oMath>
        <m:r>
          <m:t>f</m:t>
        </m:r>
      </m:oMath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be</w:t>
        </w:r>
      </w:ins>
      <w:ins w:id="4239" w:author="PR Preview" w:date="2026-01-01T00:00:00Z">
        <w:r>
          <w:t xml:space="preserve"> </w:t>
        </w:r>
      </w:ins>
      <w:ins w:id="4240" w:author="PR Preview" w:date="2026-01-01T00:00:00Z">
        <w:r>
          <w:rPr>
            <w:b/>
            <w:bCs/>
          </w:rPr>
          <w:t xml:space="preserve">continuous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on a plane region</w:t>
        </w:r>
      </w:ins>
      <w:ins w:id="424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244" w:author="PR Preview" w:date="2026-01-01T00:00:00Z">
        <w:r>
          <w:t xml:space="preserve">.</w:t>
        </w:r>
      </w:ins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del w:id="4245" w:author="PR Preview" w:date="2026-01-01T00:00:00Z">
        <w:r>
          <w:rPr>
            <w:b/>
            <w:bCs/>
          </w:rPr>
          <w:delText xml:space="preserve">Order</w:delText>
        </w:r>
      </w:del>
      <w:del w:id="4246" w:author="PR Preview" w:date="2026-01-01T00:00:00Z">
        <w:r>
          <w:rPr>
            <w:b/>
            <w:bCs/>
          </w:rPr>
          <w:delText xml:space="preserve"> </w:delText>
        </w:r>
      </w:del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del w:id="4247" w:author="PR Preview" w:date="2026-01-01T00:00:00Z">
        <w:r>
          <w:rPr>
            <w:b/>
            <w:bCs/>
          </w:rPr>
          <w:delText xml:space="preserve"> </w:delText>
        </w:r>
      </w:del>
      <w:del w:id="4248" w:author="PR Preview" w:date="2026-01-01T00:00:00Z">
        <w:r>
          <w:rPr>
            <w:b/>
            <w:bCs/>
          </w:rPr>
          <w:delText xml:space="preserve">works.</w:delText>
        </w:r>
      </w:del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Applying</w:delText>
        </w:r>
      </w:del>
      <w:del w:id="4251" w:author="PR Preview" w:date="2026-01-01T00:00:00Z">
        <w:r>
          <w:delText xml:space="preserve"> </w:delText>
        </w:r>
      </w:del>
      <w:hyperlink w:anchor="thm-fubini">
        <w:del w:id="4252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Part 1</w:delText>
        </w:r>
      </w:del>
      <w:del w:id="4255" w:author="PR Preview" w:date="2026-01-01T00:00:00Z">
        <w:r>
          <w:delText xml:space="preserve"> </w:delText>
        </w:r>
      </w:del>
      <w:del w:id="4256" w:author="PR Preview" w:date="2026-01-01T00:00:00Z">
        <w:r>
          <w:delText xml:space="preserve">(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is continuous and</w:delText>
        </w:r>
      </w:del>
      <w:del w:id="4259" w:author="PR Preview" w:date="2026-01-01T00:00:00Z">
        <w:r>
          <w:delText xml:space="preserve"> </w:delText>
        </w:r>
      </w:del>
      <m:oMath>
        <m:r>
          <m:t>D</m:t>
        </m:r>
      </m:oMath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delText xml:space="preserve">is the vertically simple region</w:delText>
        </w:r>
      </w:del>
      <w:del w:id="426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263" w:author="PR Preview" w:date="2026-01-01T00:00:00Z">
        <w:r>
          <w:delText xml:space="preserve">,</w:delText>
        </w:r>
      </w:del>
      <w:del w:id="426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del w:id="4265" w:author="PR Preview" w:date="2026-01-01T00:00:00Z">
        <w:r>
          <w:delText xml:space="preserve">):</w:delText>
        </w:r>
      </w:del>
    </w:p>
    <w:p>
      <w:pPr>
        <w:pStyle w:val="BodyText"/>
      </w:pPr>
      <w:ins w:id="4266" w:author="PR Preview" w:date="2026-01-01T00:00:00Z">
        <w:r>
          <w:rPr>
            <w:b/>
            <w:bCs/>
          </w:rPr>
          <w:t xml:space="preserve">Order</w:t>
        </w:r>
      </w:ins>
      <w:ins w:id="4267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ins w:id="4268" w:author="PR Preview" w:date="2026-01-01T00:00:00Z">
        <w:r>
          <w:rPr>
            <w:b/>
            <w:bCs/>
          </w:rPr>
          <w:t xml:space="preserve"> </w:t>
        </w:r>
      </w:ins>
      <w:ins w:id="4269" w:author="PR Preview" w:date="2026-01-01T00:00:00Z">
        <w:r>
          <w:rPr>
            <w:b/>
            <w:bCs/>
          </w:rPr>
          <w:t xml:space="preserve">works.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Applying</w:t>
        </w:r>
      </w:ins>
      <w:ins w:id="4272" w:author="PR Preview" w:date="2026-01-01T00:00:00Z">
        <w:r>
          <w:t xml:space="preserve"> </w:t>
        </w:r>
      </w:ins>
      <w:hyperlink w:anchor="thm-fubini">
        <w:ins w:id="4273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Part 1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(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is continuous and</w:t>
        </w:r>
      </w:ins>
      <w:ins w:id="4280" w:author="PR Preview" w:date="2026-01-01T00:00:00Z">
        <w:r>
          <w:t xml:space="preserve"> </w:t>
        </w:r>
      </w:ins>
      <m:oMath>
        <m:r>
          <m:t>D</m:t>
        </m:r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is the vertically simple region</w:t>
        </w:r>
      </w:ins>
      <w:ins w:id="42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284" w:author="PR Preview" w:date="2026-01-01T00:00:00Z">
        <w:r>
          <w:t xml:space="preserve">,</w:t>
        </w:r>
      </w:ins>
      <w:ins w:id="42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428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del w:id="4287" w:author="PR Preview" w:date="2026-01-01T00:00:00Z">
        <w:r>
          <w:rPr>
            <w:b/>
            <w:bCs/>
          </w:rPr>
          <w:delText xml:space="preserve">Example 42 (When conditions fail: a counterexample)</w:delText>
        </w:r>
      </w:del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The conditions in</w:delText>
        </w:r>
      </w:del>
      <w:del w:id="4290" w:author="PR Preview" w:date="2026-01-01T00:00:00Z">
        <w:r>
          <w:delText xml:space="preserve"> </w:delText>
        </w:r>
      </w:del>
      <w:hyperlink w:anchor="thm-fubini">
        <w:del w:id="429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292" w:author="PR Preview" w:date="2026-01-01T00:00:00Z">
        <w:r>
          <w:delText xml:space="preserve"> </w:delText>
        </w:r>
      </w:del>
      <w:del w:id="4293" w:author="PR Preview" w:date="2026-01-01T00:00:00Z">
        <w:r>
          <w:delText xml:space="preserve">are not merely technical —</w:delText>
        </w:r>
      </w:del>
      <w:del w:id="4294" w:author="PR Preview" w:date="2026-01-01T00:00:00Z">
        <w:r>
          <w:delText xml:space="preserve"> </w:delText>
        </w:r>
      </w:del>
      <w:del w:id="4295" w:author="PR Preview" w:date="2026-01-01T00:00:00Z">
        <w:r>
          <w:delText xml:space="preserve">when they fail, iterated integrals can exist yet disagree.</w:delText>
        </w:r>
      </w:del>
    </w:p>
    <w:p>
      <w:pPr>
        <w:pStyle w:val="FirstParagraph"/>
      </w:pPr>
      <w:ins w:id="4296" w:author="PR Preview" w:date="2026-01-01T00:00:00Z">
        <w:r>
          <w:rPr>
            <w:b/>
            <w:bCs/>
          </w:rPr>
          <w:t xml:space="preserve">Example 42 (When conditions fail: a counterexample)</w:t>
        </w:r>
      </w:ins>
      <w:ins w:id="4297" w:author="PR Preview" w:date="2026-01-01T00:00:00Z">
        <w:r>
          <w:t xml:space="preserve"> </w:t>
        </w:r>
      </w:ins>
      <w:ins w:id="4298" w:author="PR Preview" w:date="2026-01-01T00:00:00Z">
        <w:r>
          <w:t xml:space="preserve">The conditions in</w:t>
        </w:r>
      </w:ins>
      <w:ins w:id="4299" w:author="PR Preview" w:date="2026-01-01T00:00:00Z">
        <w:r>
          <w:t xml:space="preserve"> </w:t>
        </w:r>
      </w:ins>
      <w:hyperlink w:anchor="thm-fubini">
        <w:ins w:id="4300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are not merely technical —</w:t>
        </w:r>
      </w:ins>
      <w:ins w:id="4303" w:author="PR Preview" w:date="2026-01-01T00:00:00Z">
        <w:r>
          <w:t xml:space="preserve"> </w:t>
        </w:r>
      </w:ins>
      <w:ins w:id="4304" w:author="PR Preview" w:date="2026-01-01T00:00:00Z">
        <w:r>
          <w:t xml:space="preserve">when they fail, iterated integrals can exist yet disagree.</w:t>
        </w:r>
      </w:ins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del w:id="4305" w:author="PR Preview" w:date="2026-01-01T00:00:00Z">
        <w:r>
          <w:rPr>
            <w:b/>
            <w:bCs/>
          </w:rPr>
          <w:delText xml:space="preserve">Conclusion:</w:delText>
        </w:r>
      </w:del>
      <w:del w:id="430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del w:id="4307" w:author="PR Preview" w:date="2026-01-01T00:00:00Z">
        <w:r>
          <w:delText xml:space="preserve">,</w:delText>
        </w:r>
      </w:del>
      <w:del w:id="4308" w:author="PR Preview" w:date="2026-01-01T00:00:00Z">
        <w:r>
          <w:delText xml:space="preserve"> </w:delText>
        </w:r>
      </w:del>
      <w:del w:id="4309" w:author="PR Preview" w:date="2026-01-01T00:00:00Z">
        <w:r>
          <w:delText xml:space="preserve">so the two iterated integrals are unequal.</w:delText>
        </w:r>
      </w:del>
      <w:del w:id="4310" w:author="PR Preview" w:date="2026-01-01T00:00:00Z">
        <w:r>
          <w:delText xml:space="preserve"> </w:delText>
        </w:r>
      </w:del>
      <w:hyperlink w:anchor="thm-fubini">
        <w:del w:id="431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312" w:author="PR Preview" w:date="2026-01-01T00:00:00Z">
        <w:r>
          <w:delText xml:space="preserve"> </w:delText>
        </w:r>
      </w:del>
      <w:del w:id="4313" w:author="PR Preview" w:date="2026-01-01T00:00:00Z">
        <w:r>
          <w:delText xml:space="preserve">does not apply here.</w:delText>
        </w:r>
      </w:del>
    </w:p>
    <w:p>
      <w:pPr>
        <w:pStyle w:val="BodyText"/>
      </w:pPr>
      <w:del w:id="4314" w:author="PR Preview" w:date="2026-01-01T00:00:00Z">
        <w:r>
          <w:rPr>
            <w:b/>
            <w:bCs/>
          </w:rPr>
          <w:delText xml:space="preserve">Why</w:delText>
        </w:r>
      </w:del>
      <w:del w:id="4315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4316" w:author="PR Preview" w:date="2026-01-01T00:00:00Z">
          <w:r>
            <w:rPr>
              <w:rStyle w:val="Hyperlink"/>
              <w:b/>
              <w:bCs/>
            </w:rPr>
            <w:delText xml:space="preserve">Theorem 18</w:delText>
          </w:r>
        </w:del>
      </w:hyperlink>
      <w:del w:id="4317" w:author="PR Preview" w:date="2026-01-01T00:00:00Z">
        <w:r>
          <w:rPr>
            <w:b/>
            <w:bCs/>
          </w:rPr>
          <w:delText xml:space="preserve">’s condition fails:</w:delText>
        </w:r>
      </w:del>
      <w:del w:id="4318" w:author="PR Preview" w:date="2026-01-01T00:00:00Z">
        <w:r>
          <w:delText xml:space="preserve"> </w:delText>
        </w:r>
      </w:del>
      <w:hyperlink w:anchor="thm-fubini">
        <w:del w:id="431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320" w:author="PR Preview" w:date="2026-01-01T00:00:00Z">
        <w:r>
          <w:delText xml:space="preserve"> </w:delText>
        </w:r>
      </w:del>
      <w:del w:id="4321" w:author="PR Preview" w:date="2026-01-01T00:00:00Z">
        <w:r>
          <w:delText xml:space="preserve">requires</w:delText>
        </w:r>
      </w:del>
      <w:del w:id="4322" w:author="PR Preview" w:date="2026-01-01T00:00:00Z">
        <w:r>
          <w:delText xml:space="preserve"> </w:delText>
        </w:r>
      </w:del>
      <m:oMath>
        <m:r>
          <m:t>f</m:t>
        </m:r>
      </m:oMath>
      <w:del w:id="4323" w:author="PR Preview" w:date="2026-01-01T00:00:00Z">
        <w:r>
          <w:delText xml:space="preserve"> </w:delText>
        </w:r>
      </w:del>
      <w:del w:id="4324" w:author="PR Preview" w:date="2026-01-01T00:00:00Z">
        <w:r>
          <w:delText xml:space="preserve">to be</w:delText>
        </w:r>
      </w:del>
      <w:del w:id="4325" w:author="PR Preview" w:date="2026-01-01T00:00:00Z">
        <w:r>
          <w:delText xml:space="preserve"> </w:delText>
        </w:r>
      </w:del>
      <w:del w:id="4326" w:author="PR Preview" w:date="2026-01-01T00:00:00Z">
        <w:r>
          <w:rPr>
            <w:b/>
            <w:bCs/>
          </w:rPr>
          <w:delText xml:space="preserve">continuous</w:delText>
        </w:r>
      </w:del>
      <w:del w:id="4327" w:author="PR Preview" w:date="2026-01-01T00:00:00Z">
        <w:r>
          <w:delText xml:space="preserve"> </w:delText>
        </w:r>
      </w:del>
      <w:del w:id="4328" w:author="PR Preview" w:date="2026-01-01T00:00:00Z">
        <w:r>
          <w:delText xml:space="preserve">on</w:delText>
        </w:r>
      </w:del>
      <w:del w:id="4329" w:author="PR Preview" w:date="2026-01-01T00:00:00Z">
        <w:r>
          <w:delText xml:space="preserve"> </w:delText>
        </w:r>
      </w:del>
      <m:oMath>
        <m:r>
          <m:t>R</m:t>
        </m:r>
      </m:oMath>
      <w:del w:id="4330" w:author="PR Preview" w:date="2026-01-01T00:00:00Z">
        <w:r>
          <w:delText xml:space="preserve">.</w:delText>
        </w:r>
      </w:del>
      <w:del w:id="4331" w:author="PR Preview" w:date="2026-01-01T00:00:00Z">
        <w:r>
          <w:delText xml:space="preserve"> </w:delText>
        </w:r>
      </w:del>
      <w:del w:id="4332" w:author="PR Preview" w:date="2026-01-01T00:00:00Z">
        <w:r>
          <w:delText xml:space="preserve">The denominator</w:delText>
        </w:r>
      </w:del>
      <w:del w:id="43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delText xml:space="preserve">vanishes at the origin</w:delText>
        </w:r>
      </w:del>
      <w:del w:id="43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del w:id="4337" w:author="PR Preview" w:date="2026-01-01T00:00:00Z">
        <w:r>
          <w:delText xml:space="preserve">,</w:delText>
        </w:r>
      </w:del>
      <w:del w:id="4338" w:author="PR Preview" w:date="2026-01-01T00:00:00Z">
        <w:r>
          <w:delText xml:space="preserve"> </w:delText>
        </w:r>
      </w:del>
      <w:del w:id="4339" w:author="PR Preview" w:date="2026-01-01T00:00:00Z">
        <w:r>
          <w:delText xml:space="preserve">so</w:delText>
        </w:r>
      </w:del>
      <w:del w:id="4340" w:author="PR Preview" w:date="2026-01-01T00:00:00Z">
        <w:r>
          <w:delText xml:space="preserve"> </w:delText>
        </w:r>
      </w:del>
      <m:oMath>
        <m:r>
          <m:t>f</m:t>
        </m:r>
      </m:oMath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is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rPr>
            <w:i/>
            <w:iCs/>
          </w:rPr>
          <w:delText xml:space="preserve">not even defined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there — let alone continuous — and the</w:delText>
        </w:r>
      </w:del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theorem does not apply.</w:delText>
        </w:r>
      </w:del>
    </w:p>
    <w:p>
      <w:pPr>
        <w:pStyle w:val="FirstParagraph"/>
      </w:pPr>
      <w:ins w:id="4349" w:author="PR Preview" w:date="2026-01-01T00:00:00Z">
        <w:r>
          <w:rPr>
            <w:b/>
            <w:bCs/>
          </w:rPr>
          <w:t xml:space="preserve">Conclusion:</w:t>
        </w:r>
      </w:ins>
      <w:ins w:id="435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4351" w:author="PR Preview" w:date="2026-01-01T00:00:00Z">
        <w:r>
          <w:t xml:space="preserve">,</w:t>
        </w:r>
      </w:ins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so the two iterated integrals are unequal.</w:t>
        </w:r>
      </w:ins>
      <w:ins w:id="4354" w:author="PR Preview" w:date="2026-01-01T00:00:00Z">
        <w:r>
          <w:t xml:space="preserve"> </w:t>
        </w:r>
      </w:ins>
      <w:hyperlink w:anchor="thm-fubini">
        <w:ins w:id="4355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56" w:author="PR Preview" w:date="2026-01-01T00:00:00Z">
        <w:r>
          <w:t xml:space="preserve"> </w:t>
        </w:r>
      </w:ins>
      <w:ins w:id="4357" w:author="PR Preview" w:date="2026-01-01T00:00:00Z">
        <w:r>
          <w:t xml:space="preserve">does not apply here.</w:t>
        </w:r>
      </w:ins>
    </w:p>
    <w:p>
      <w:pPr>
        <w:pStyle w:val="BodyText"/>
      </w:pPr>
      <w:ins w:id="4358" w:author="PR Preview" w:date="2026-01-01T00:00:00Z">
        <w:r>
          <w:rPr>
            <w:b/>
            <w:bCs/>
          </w:rPr>
          <w:t xml:space="preserve">Why</w:t>
        </w:r>
      </w:ins>
      <w:ins w:id="4359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4360" w:author="PR Preview" w:date="2026-01-01T00:00:00Z">
          <w:r>
            <w:rPr>
              <w:rStyle w:val="Hyperlink"/>
              <w:b/>
              <w:bCs/>
            </w:rPr>
            <w:t xml:space="preserve">Theorem 24</w:t>
          </w:r>
        </w:ins>
      </w:hyperlink>
      <w:ins w:id="4361" w:author="PR Preview" w:date="2026-01-01T00:00:00Z">
        <w:r>
          <w:rPr>
            <w:b/>
            <w:bCs/>
          </w:rPr>
          <w:t xml:space="preserve">’s condition fails:</w:t>
        </w:r>
      </w:ins>
      <w:ins w:id="4362" w:author="PR Preview" w:date="2026-01-01T00:00:00Z">
        <w:r>
          <w:t xml:space="preserve"> </w:t>
        </w:r>
      </w:ins>
      <w:hyperlink w:anchor="thm-fubini">
        <w:ins w:id="4363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requires</w:t>
        </w:r>
      </w:ins>
      <w:ins w:id="4366" w:author="PR Preview" w:date="2026-01-01T00:00:00Z">
        <w:r>
          <w:t xml:space="preserve"> </w:t>
        </w:r>
      </w:ins>
      <m:oMath>
        <m:r>
          <m:t>f</m:t>
        </m:r>
      </m:oMath>
      <w:ins w:id="4367" w:author="PR Preview" w:date="2026-01-01T00:00:00Z">
        <w:r>
          <w:t xml:space="preserve"> </w:t>
        </w:r>
      </w:ins>
      <w:ins w:id="4368" w:author="PR Preview" w:date="2026-01-01T00:00:00Z">
        <w:r>
          <w:t xml:space="preserve">to be</w:t>
        </w:r>
      </w:ins>
      <w:ins w:id="4369" w:author="PR Preview" w:date="2026-01-01T00:00:00Z">
        <w:r>
          <w:t xml:space="preserve"> </w:t>
        </w:r>
      </w:ins>
      <w:ins w:id="4370" w:author="PR Preview" w:date="2026-01-01T00:00:00Z">
        <w:r>
          <w:rPr>
            <w:b/>
            <w:bCs/>
          </w:rPr>
          <w:t xml:space="preserve">continuous</w:t>
        </w:r>
      </w:ins>
      <w:ins w:id="4371" w:author="PR Preview" w:date="2026-01-01T00:00:00Z">
        <w:r>
          <w:t xml:space="preserve"> </w:t>
        </w:r>
      </w:ins>
      <w:ins w:id="4372" w:author="PR Preview" w:date="2026-01-01T00:00:00Z">
        <w:r>
          <w:t xml:space="preserve">on</w:t>
        </w:r>
      </w:ins>
      <w:ins w:id="4373" w:author="PR Preview" w:date="2026-01-01T00:00:00Z">
        <w:r>
          <w:t xml:space="preserve"> </w:t>
        </w:r>
      </w:ins>
      <m:oMath>
        <m:r>
          <m:t>R</m:t>
        </m:r>
      </m:oMath>
      <w:ins w:id="4374" w:author="PR Preview" w:date="2026-01-01T00:00:00Z">
        <w:r>
          <w:t xml:space="preserve">.</w:t>
        </w:r>
      </w:ins>
      <w:ins w:id="4375" w:author="PR Preview" w:date="2026-01-01T00:00:00Z">
        <w:r>
          <w:t xml:space="preserve"> </w:t>
        </w:r>
      </w:ins>
      <w:ins w:id="4376" w:author="PR Preview" w:date="2026-01-01T00:00:00Z">
        <w:r>
          <w:t xml:space="preserve">The denominator</w:t>
        </w:r>
      </w:ins>
      <w:ins w:id="43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4378" w:author="PR Preview" w:date="2026-01-01T00:00:00Z">
        <w:r>
          <w:t xml:space="preserve"> </w:t>
        </w:r>
      </w:ins>
      <w:ins w:id="4379" w:author="PR Preview" w:date="2026-01-01T00:00:00Z">
        <w:r>
          <w:t xml:space="preserve">vanishes at the origin</w:t>
        </w:r>
      </w:ins>
      <w:ins w:id="43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4381" w:author="PR Preview" w:date="2026-01-01T00:00:00Z">
        <w:r>
          <w:t xml:space="preserve">,</w:t>
        </w:r>
      </w:ins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so</w:t>
        </w:r>
      </w:ins>
      <w:ins w:id="4384" w:author="PR Preview" w:date="2026-01-01T00:00:00Z">
        <w:r>
          <w:t xml:space="preserve"> </w:t>
        </w:r>
      </w:ins>
      <m:oMath>
        <m:r>
          <m:t>f</m:t>
        </m:r>
      </m:oMath>
      <w:ins w:id="4385" w:author="PR Preview" w:date="2026-01-01T00:00:00Z">
        <w:r>
          <w:t xml:space="preserve"> </w:t>
        </w:r>
      </w:ins>
      <w:ins w:id="4386" w:author="PR Preview" w:date="2026-01-01T00:00:00Z">
        <w:r>
          <w:t xml:space="preserve">is</w:t>
        </w:r>
      </w:ins>
      <w:ins w:id="4387" w:author="PR Preview" w:date="2026-01-01T00:00:00Z">
        <w:r>
          <w:t xml:space="preserve"> </w:t>
        </w:r>
      </w:ins>
      <w:ins w:id="4388" w:author="PR Preview" w:date="2026-01-01T00:00:00Z">
        <w:r>
          <w:rPr>
            <w:i/>
            <w:iCs/>
          </w:rPr>
          <w:t xml:space="preserve">not even defined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there — let alone continuous — and the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theorem does not apply.</w:t>
        </w:r>
      </w:ins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del w:id="4393" w:author="PR Preview" w:date="2026-01-01T00:00:00Z">
        <w:r>
          <w:rPr>
            <w:b/>
            <w:bCs/>
          </w:rPr>
          <w:delText xml:space="preserve">Corollary 2 (Continuous functions on a rectangle (corollary of</w:delText>
        </w:r>
      </w:del>
      <w:del w:id="4394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4395" w:author="PR Preview" w:date="2026-01-01T00:00:00Z">
          <w:r>
            <w:rPr>
              <w:rStyle w:val="Hyperlink"/>
              <w:b/>
              <w:bCs/>
            </w:rPr>
            <w:delText xml:space="preserve">Theorem 18</w:delText>
          </w:r>
        </w:del>
      </w:hyperlink>
      <w:del w:id="4396" w:author="PR Preview" w:date="2026-01-01T00:00:00Z">
        <w:r>
          <w:rPr>
            <w:b/>
            <w:bCs/>
          </w:rPr>
          <w:delText xml:space="preserve">))</w:delText>
        </w:r>
      </w:del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If</w:delText>
        </w:r>
      </w:del>
      <w:del w:id="43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400" w:author="PR Preview" w:date="2026-01-01T00:00:00Z">
        <w:r>
          <w:delText xml:space="preserve"> </w:delText>
        </w:r>
      </w:del>
      <w:del w:id="4401" w:author="PR Preview" w:date="2026-01-01T00:00:00Z">
        <w:r>
          <w:delText xml:space="preserve">is</w:delText>
        </w:r>
      </w:del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rPr>
            <w:b/>
            <w:bCs/>
          </w:rPr>
          <w:delText xml:space="preserve">continuous</w:delText>
        </w:r>
      </w:del>
      <w:del w:id="4404" w:author="PR Preview" w:date="2026-01-01T00:00:00Z">
        <w:r>
          <w:delText xml:space="preserve"> </w:delText>
        </w:r>
      </w:del>
      <w:del w:id="4405" w:author="PR Preview" w:date="2026-01-01T00:00:00Z">
        <w:r>
          <w:delText xml:space="preserve">on the</w:delText>
        </w:r>
      </w:del>
      <w:del w:id="4406" w:author="PR Preview" w:date="2026-01-01T00:00:00Z">
        <w:r>
          <w:delText xml:space="preserve"> </w:delText>
        </w:r>
      </w:del>
      <w:del w:id="4407" w:author="PR Preview" w:date="2026-01-01T00:00:00Z">
        <w:r>
          <w:delText xml:space="preserve">closed bounded rectangle</w:delText>
        </w:r>
      </w:del>
      <w:del w:id="440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4409" w:author="PR Preview" w:date="2026-01-01T00:00:00Z">
        <w:r>
          <w:delText xml:space="preserve">, then:</w:delText>
        </w:r>
      </w:del>
    </w:p>
    <w:p>
      <w:pPr>
        <w:pStyle w:val="BodyText"/>
      </w:pPr>
      <w:ins w:id="4410" w:author="PR Preview" w:date="2026-01-01T00:00:00Z">
        <w:r>
          <w:rPr>
            <w:b/>
            <w:bCs/>
          </w:rPr>
          <w:t xml:space="preserve">Corollary 2 (Continuous functions on a rectangle (corollary of</w:t>
        </w:r>
      </w:ins>
      <w:ins w:id="4411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4412" w:author="PR Preview" w:date="2026-01-01T00:00:00Z">
          <w:r>
            <w:rPr>
              <w:rStyle w:val="Hyperlink"/>
              <w:b/>
              <w:bCs/>
            </w:rPr>
            <w:t xml:space="preserve">Theorem 24</w:t>
          </w:r>
        </w:ins>
      </w:hyperlink>
      <w:ins w:id="4413" w:author="PR Preview" w:date="2026-01-01T00:00:00Z">
        <w:r>
          <w:rPr>
            <w:b/>
            <w:bCs/>
          </w:rPr>
          <w:t xml:space="preserve">))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If</w:t>
        </w:r>
      </w:ins>
      <w:ins w:id="44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is</w:t>
        </w:r>
      </w:ins>
      <w:ins w:id="4419" w:author="PR Preview" w:date="2026-01-01T00:00:00Z">
        <w:r>
          <w:t xml:space="preserve"> </w:t>
        </w:r>
      </w:ins>
      <w:ins w:id="4420" w:author="PR Preview" w:date="2026-01-01T00:00:00Z">
        <w:r>
          <w:rPr>
            <w:b/>
            <w:bCs/>
          </w:rPr>
          <w:t xml:space="preserve">continuous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t xml:space="preserve">on the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closed bounded rectangle</w:t>
        </w:r>
      </w:ins>
      <w:ins w:id="44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4426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del w:id="4427" w:author="PR Preview" w:date="2026-01-01T00:00:00Z">
        <w:r>
          <w:rPr>
            <w:i/>
            <w:iCs/>
          </w:rPr>
          <w:delText xml:space="preserve">Proof</w:delText>
        </w:r>
      </w:del>
      <w:del w:id="4428" w:author="PR Preview" w:date="2026-01-01T00:00:00Z">
        <w:r>
          <w:delText xml:space="preserve">. </w:delText>
        </w:r>
      </w:del>
      <w:del w:id="4429" w:author="PR Preview" w:date="2026-01-01T00:00:00Z">
        <w:r>
          <w:delText xml:space="preserve">A closed bounded rectangle</w:delText>
        </w:r>
      </w:del>
      <w:del w:id="44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4431" w:author="PR Preview" w:date="2026-01-01T00:00:00Z">
        <w:r>
          <w:delText xml:space="preserve"> </w:delText>
        </w:r>
      </w:del>
      <w:del w:id="4432" w:author="PR Preview" w:date="2026-01-01T00:00:00Z">
        <w:r>
          <w:delText xml:space="preserve">is both vertically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simple (with</w:delText>
        </w:r>
      </w:del>
      <w:del w:id="443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del w:id="4436" w:author="PR Preview" w:date="2026-01-01T00:00:00Z">
        <w:r>
          <w:delText xml:space="preserve">,</w:delText>
        </w:r>
      </w:del>
      <w:del w:id="443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del w:id="4438" w:author="PR Preview" w:date="2026-01-01T00:00:00Z">
        <w:r>
          <w:delText xml:space="preserve">) and horizontally simple</w:delText>
        </w:r>
      </w:del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(with</w:delText>
        </w:r>
      </w:del>
      <w:del w:id="444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del w:id="4442" w:author="PR Preview" w:date="2026-01-01T00:00:00Z">
        <w:r>
          <w:delText xml:space="preserve">,</w:delText>
        </w:r>
      </w:del>
      <w:del w:id="444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del w:id="4444" w:author="PR Preview" w:date="2026-01-01T00:00:00Z">
        <w:r>
          <w:delText xml:space="preserve">).</w:delText>
        </w:r>
      </w:del>
      <w:del w:id="4445" w:author="PR Preview" w:date="2026-01-01T00:00:00Z">
        <w:r>
          <w:delText xml:space="preserve"> </w:delText>
        </w:r>
      </w:del>
      <w:del w:id="4446" w:author="PR Preview" w:date="2026-01-01T00:00:00Z">
        <w:r>
          <w:delText xml:space="preserve">Applying both parts of</w:delText>
        </w:r>
      </w:del>
      <w:del w:id="4447" w:author="PR Preview" w:date="2026-01-01T00:00:00Z">
        <w:r>
          <w:delText xml:space="preserve"> </w:delText>
        </w:r>
      </w:del>
      <w:hyperlink w:anchor="thm-fubini">
        <w:del w:id="4448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449" w:author="PR Preview" w:date="2026-01-01T00:00:00Z">
        <w:r>
          <w:delText xml:space="preserve"> </w:delText>
        </w:r>
      </w:del>
      <w:del w:id="4450" w:author="PR Preview" w:date="2026-01-01T00:00:00Z">
        <w:r>
          <w:delText xml:space="preserve">to</w:delText>
        </w:r>
      </w:del>
      <w:del w:id="4451" w:author="PR Preview" w:date="2026-01-01T00:00:00Z">
        <w:r>
          <w:delText xml:space="preserve"> </w:delText>
        </w:r>
      </w:del>
      <m:oMath>
        <m:r>
          <m:t>f</m:t>
        </m:r>
      </m:oMath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delText xml:space="preserve">on this rectangle gives the</w:delText>
        </w:r>
      </w:del>
      <w:del w:id="4454" w:author="PR Preview" w:date="2026-01-01T00:00:00Z">
        <w:r>
          <w:delText xml:space="preserve"> </w:delText>
        </w:r>
      </w:del>
      <w:del w:id="4455" w:author="PR Preview" w:date="2026-01-01T00:00:00Z">
        <w:r>
          <w:delText xml:space="preserve">two iterated forms shown.</w:delText>
        </w:r>
      </w:del>
    </w:p>
    <w:p>
      <w:pPr>
        <w:pStyle w:val="BodyText"/>
      </w:pPr>
      <w:ins w:id="4456" w:author="PR Preview" w:date="2026-01-01T00:00:00Z">
        <w:r>
          <w:rPr>
            <w:i/>
            <w:iCs/>
          </w:rPr>
          <w:t xml:space="preserve">Proof</w:t>
        </w:r>
      </w:ins>
      <w:ins w:id="4457" w:author="PR Preview" w:date="2026-01-01T00:00:00Z">
        <w:r>
          <w:t xml:space="preserve">. </w:t>
        </w:r>
      </w:ins>
      <w:ins w:id="4458" w:author="PR Preview" w:date="2026-01-01T00:00:00Z">
        <w:r>
          <w:t xml:space="preserve">A closed bounded rectangle</w:t>
        </w:r>
      </w:ins>
      <w:ins w:id="445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4460" w:author="PR Preview" w:date="2026-01-01T00:00:00Z">
        <w:r>
          <w:t xml:space="preserve"> </w:t>
        </w:r>
      </w:ins>
      <w:ins w:id="4461" w:author="PR Preview" w:date="2026-01-01T00:00:00Z">
        <w:r>
          <w:t xml:space="preserve">is both vertically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simple (with</w:t>
        </w:r>
      </w:ins>
      <w:ins w:id="446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ins w:id="4465" w:author="PR Preview" w:date="2026-01-01T00:00:00Z">
        <w:r>
          <w:t xml:space="preserve">,</w:t>
        </w:r>
      </w:ins>
      <w:ins w:id="44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ins w:id="4467" w:author="PR Preview" w:date="2026-01-01T00:00:00Z">
        <w:r>
          <w:t xml:space="preserve">) and horizontally simple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(with</w:t>
        </w:r>
      </w:ins>
      <w:ins w:id="447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ins w:id="4471" w:author="PR Preview" w:date="2026-01-01T00:00:00Z">
        <w:r>
          <w:t xml:space="preserve">,</w:t>
        </w:r>
      </w:ins>
      <w:ins w:id="447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ins w:id="4473" w:author="PR Preview" w:date="2026-01-01T00:00:00Z">
        <w:r>
          <w:t xml:space="preserve">).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Applying both parts of</w:t>
        </w:r>
      </w:ins>
      <w:ins w:id="4476" w:author="PR Preview" w:date="2026-01-01T00:00:00Z">
        <w:r>
          <w:t xml:space="preserve"> </w:t>
        </w:r>
      </w:ins>
      <w:hyperlink w:anchor="thm-fubini">
        <w:ins w:id="447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to</w:t>
        </w:r>
      </w:ins>
      <w:ins w:id="4480" w:author="PR Preview" w:date="2026-01-01T00:00:00Z">
        <w:r>
          <w:t xml:space="preserve"> </w:t>
        </w:r>
      </w:ins>
      <m:oMath>
        <m:r>
          <m:t>f</m:t>
        </m:r>
      </m:oMath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on this rectangle gives the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two iterated forms shown.</w:t>
        </w:r>
      </w:ins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ins w:id="4485" w:author="PR Preview" w:date="2026-01-01T00:00:00Z">
        <w:r>
          <w:rPr>
            <w:b/>
            <w:bCs/>
          </w:rPr>
          <w:t xml:space="preserve">Theorem 25 (Double integral of a product of powers)</w:t>
        </w:r>
      </w:ins>
      <w:ins w:id="4486" w:author="PR Preview" w:date="2026-01-01T00:00:00Z">
        <w:r>
          <w:t xml:space="preserve"> </w:t>
        </w:r>
      </w:ins>
      <w:ins w:id="4487" w:author="PR Preview" w:date="2026-01-01T00:00:00Z">
        <w:r>
          <w:t xml:space="preserve">For</w:t>
        </w:r>
      </w:ins>
      <w:ins w:id="44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44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ins w:id="4490" w:author="PR Preview" w:date="2026-01-01T00:00:00Z">
        <w:r>
          <w:rPr>
            <w:i/>
            <w:iCs/>
          </w:rPr>
          <w:t xml:space="preserve">Proof</w:t>
        </w:r>
      </w:ins>
      <w:ins w:id="4491" w:author="PR Preview" w:date="2026-01-01T00:00:00Z">
        <w:r>
          <w:t xml:space="preserve">. </w:t>
        </w:r>
      </w:ins>
      <w:ins w:id="4492" w:author="PR Preview" w:date="2026-01-01T00:00:00Z">
        <w:r>
          <w:t xml:space="preserve">This is the solution to</w:t>
        </w:r>
      </w:ins>
      <w:ins w:id="4493" w:author="PR Preview" w:date="2026-01-01T00:00:00Z">
        <w:r>
          <w:t xml:space="preserve"> </w:t>
        </w:r>
      </w:ins>
      <w:hyperlink w:anchor="exr-miller-dint-separable">
        <w:ins w:id="4494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4495" w:author="PR Preview" w:date="2026-01-01T00:00:00Z">
        <w:r>
          <w:t xml:space="preserve">, worked in</w:t>
        </w:r>
      </w:ins>
      <w:ins w:id="4496" w:author="PR Preview" w:date="2026-01-01T00:00:00Z">
        <w:r>
          <w:t xml:space="preserve"> </w:t>
        </w:r>
      </w:ins>
      <w:hyperlink w:anchor="sol-miller-dint-separable">
        <w:ins w:id="4497" w:author="PR Preview" w:date="2026-01-01T00:00:00Z">
          <w:r>
            <w:rPr>
              <w:rStyle w:val="Hyperlink"/>
            </w:rPr>
            <w:t xml:space="preserve">Solution 47</w:t>
          </w:r>
        </w:ins>
      </w:hyperlink>
      <w:ins w:id="4498" w:author="PR Preview" w:date="2026-01-01T00:00:00Z">
        <w:r>
          <w:t xml:space="preserve">.</w:t>
        </w:r>
      </w:ins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del w:id="4499" w:author="PR Preview" w:date="2026-01-01T00:00:00Z">
        <w:r>
          <w:rPr>
            <w:b/>
            <w:bCs/>
          </w:rPr>
          <w:delText xml:space="preserve">Exercise 50 (Harmonic numbers via double integrals)</w:delText>
        </w:r>
      </w:del>
      <w:del w:id="4500" w:author="PR Preview" w:date="2026-01-01T00:00:00Z">
        <w:r>
          <w:delText xml:space="preserve"> </w:delText>
        </w:r>
      </w:del>
      <w:del w:id="4501" w:author="PR Preview" w:date="2026-01-01T00:00:00Z">
        <w:r>
          <w:delText xml:space="preserve">Adapted from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Miller (2016)</w:delText>
        </w:r>
      </w:del>
      <w:del w:id="4504" w:author="PR Preview" w:date="2026-01-01T00:00:00Z">
        <w:r>
          <w:delText xml:space="preserve">, Question 1.1.54.</w:delText>
        </w:r>
      </w:del>
    </w:p>
    <w:p>
      <w:pPr>
        <w:pStyle w:val="BodyText"/>
      </w:pPr>
      <w:del w:id="4505" w:author="PR Preview" w:date="2026-01-01T00:00:00Z">
        <w:r>
          <w:delText xml:space="preserve">Prove that for every positive integer</w:delText>
        </w:r>
      </w:del>
      <w:del w:id="4506" w:author="PR Preview" w:date="2026-01-01T00:00:00Z">
        <w:r>
          <w:delText xml:space="preserve"> </w:delText>
        </w:r>
      </w:del>
      <m:oMath>
        <m:r>
          <m:t>n</m:t>
        </m:r>
      </m:oMath>
      <w:del w:id="450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508" w:author="PR Preview" w:date="2026-01-01T00:00:00Z">
        <w:r>
          <w:rPr>
            <w:i/>
            <w:iCs/>
          </w:rPr>
          <w:delText xml:space="preserve">Solution 50</w:delText>
        </w:r>
      </w:del>
      <w:del w:id="4509" w:author="PR Preview" w:date="2026-01-01T00:00:00Z">
        <w:r>
          <w:delText xml:space="preserve">. </w:delText>
        </w:r>
      </w:del>
      <w:del w:id="4510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4511" w:author="PR Preview" w:date="2026-01-01T00:00:00Z">
        <w:r>
          <w:delText xml:space="preserve"> </w:delText>
        </w:r>
      </w:del>
      <w:del w:id="4512" w:author="PR Preview" w:date="2026-01-01T00:00:00Z">
        <w:r>
          <w:delText xml:space="preserve">Integrate with respect to</w:delText>
        </w:r>
      </w:del>
      <w:del w:id="4513" w:author="PR Preview" w:date="2026-01-01T00:00:00Z">
        <w:r>
          <w:delText xml:space="preserve"> </w:delText>
        </w:r>
      </w:del>
      <m:oMath>
        <m:r>
          <m:t>x</m:t>
        </m:r>
      </m:oMath>
      <w:del w:id="4514" w:author="PR Preview" w:date="2026-01-01T00:00:00Z">
        <w:r>
          <w:delText xml:space="preserve"> </w:delText>
        </w:r>
      </w:del>
      <w:del w:id="4515" w:author="PR Preview" w:date="2026-01-01T00:00:00Z">
        <w:r>
          <w:delText xml:space="preserve">first:</w:delText>
        </w:r>
      </w:del>
    </w:p>
    <w:p>
      <w:pPr>
        <w:pStyle w:val="FirstParagraph"/>
      </w:pPr>
      <w:ins w:id="4516" w:author="PR Preview" w:date="2026-01-01T00:00:00Z">
        <w:r>
          <w:rPr>
            <w:b/>
            <w:bCs/>
          </w:rPr>
          <w:t xml:space="preserve">Exercise 50 (A double integral with a parameter)</w:t>
        </w:r>
      </w:ins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Adapted from</w:t>
        </w:r>
      </w:ins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Miller (2016)</w:t>
        </w:r>
      </w:ins>
      <w:ins w:id="4521" w:author="PR Preview" w:date="2026-01-01T00:00:00Z">
        <w:r>
          <w:t xml:space="preserve">, Question 1.1.54.</w:t>
        </w:r>
      </w:ins>
    </w:p>
    <w:p>
      <w:pPr>
        <w:pStyle w:val="BodyText"/>
      </w:pPr>
      <w:ins w:id="4522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ins w:id="4523" w:author="PR Preview" w:date="2026-01-01T00:00:00Z">
        <w:r>
          <w:t xml:space="preserve">for every positive integer</w:t>
        </w:r>
      </w:ins>
      <w:ins w:id="4524" w:author="PR Preview" w:date="2026-01-01T00:00:00Z">
        <w:r>
          <w:t xml:space="preserve"> </w:t>
        </w:r>
      </w:ins>
      <m:oMath>
        <m:r>
          <m:t>n</m:t>
        </m:r>
      </m:oMath>
      <w:ins w:id="4525" w:author="PR Preview" w:date="2026-01-01T00:00:00Z">
        <w:r>
          <w:t xml:space="preserve">,</w:t>
        </w:r>
      </w:ins>
      <w:ins w:id="4526" w:author="PR Preview" w:date="2026-01-01T00:00:00Z">
        <w:r>
          <w:t xml:space="preserve"> </w:t>
        </w:r>
      </w:ins>
      <w:ins w:id="4527" w:author="PR Preview" w:date="2026-01-01T00:00:00Z">
        <w:r>
          <w:t xml:space="preserve">and write the result as a sum of reciprocals of integers.</w:t>
        </w:r>
      </w:ins>
    </w:p>
    <w:bookmarkEnd w:id="389"/>
    <w:bookmarkStart w:id="390" w:name="sol-miller-dint-harmonic-identity"/>
    <w:p>
      <w:pPr>
        <w:pStyle w:val="BodyText"/>
      </w:pPr>
      <w:ins w:id="4528" w:author="PR Preview" w:date="2026-01-01T00:00:00Z">
        <w:r>
          <w:rPr>
            <w:i/>
            <w:iCs/>
          </w:rPr>
          <w:t xml:space="preserve">Solution 50</w:t>
        </w:r>
      </w:ins>
      <w:ins w:id="4529" w:author="PR Preview" w:date="2026-01-01T00:00:00Z">
        <w:r>
          <w:t xml:space="preserve">. </w:t>
        </w:r>
      </w:ins>
      <w:ins w:id="4530" w:author="PR Preview" w:date="2026-01-01T00:00:00Z">
        <w:r>
          <w:rPr>
            <w:b/>
            <w:bCs/>
          </w:rPr>
          <w:t xml:space="preserve">Integration, then a geometric series: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Integrate with respect to</w:t>
        </w:r>
      </w:ins>
      <w:ins w:id="4533" w:author="PR Preview" w:date="2026-01-01T00:00:00Z">
        <w:r>
          <w:t xml:space="preserve"> </w:t>
        </w:r>
      </w:ins>
      <m:oMath>
        <m:r>
          <m:t>x</m:t>
        </m:r>
      </m:oMath>
      <w:ins w:id="4534" w:author="PR Preview" w:date="2026-01-01T00:00:00Z">
        <w:r>
          <w:t xml:space="preserve"> </w:t>
        </w:r>
      </w:ins>
      <w:ins w:id="4535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536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Expand</w:delText>
        </w:r>
      </w:del>
      <w:del w:id="45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540" w:author="PR Preview" w:date="2026-01-01T00:00:00Z">
        <w:r>
          <w:delText xml:space="preserve">. Integrating over</w:delText>
        </w:r>
      </w:del>
      <w:del w:id="45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542" w:author="PR Preview" w:date="2026-01-01T00:00:00Z">
        <w:r>
          <w:delText xml:space="preserve">:</w:delText>
        </w:r>
      </w:del>
    </w:p>
    <w:p>
      <w:pPr>
        <w:pStyle w:val="FirstParagraph"/>
      </w:pPr>
      <w:ins w:id="4543" w:author="PR Preview" w:date="2026-01-01T00:00:00Z">
        <w:r>
          <w:t xml:space="preserve">The result is stated as</w:t>
        </w:r>
      </w:ins>
      <w:ins w:id="4544" w:author="PR Preview" w:date="2026-01-01T00:00:00Z">
        <w:r>
          <w:t xml:space="preserve"> </w:t>
        </w:r>
      </w:ins>
      <w:hyperlink w:anchor="thm-dint-harmonic-identity">
        <w:ins w:id="4545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4546" w:author="PR Preview" w:date="2026-01-01T00:00:00Z">
        <w:r>
          <w:t xml:space="preserve">.</w:t>
        </w:r>
      </w:ins>
    </w:p>
    <w:p>
      <w:pPr>
        <w:pStyle w:val="BodyText"/>
      </w:pPr>
      <w:ins w:id="4547" w:author="PR Preview" w:date="2026-01-01T00:00:00Z">
        <w:r>
          <w:rPr>
            <w:i/>
            <w:iCs/>
          </w:rPr>
          <w:t xml:space="preserve">Remark (binomial expansion):</w:t>
        </w:r>
      </w:ins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The same integral can be expanded in a different way.</w:t>
        </w:r>
      </w:ins>
      <w:ins w:id="4550" w:author="PR Preview" w:date="2026-01-01T00:00:00Z">
        <w:r>
          <w:t xml:space="preserve"> </w:t>
        </w:r>
      </w:ins>
      <w:ins w:id="4551" w:author="PR Preview" w:date="2026-01-01T00:00:00Z">
        <w:r>
          <w:t xml:space="preserve">Expand</w:t>
        </w:r>
      </w:ins>
      <w:ins w:id="45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4553" w:author="PR Preview" w:date="2026-01-01T00:00:00Z">
        <w:r>
          <w:t xml:space="preserve">. Integrating over</w:t>
        </w:r>
      </w:ins>
      <w:ins w:id="45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5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4556" w:author="PR Preview" w:date="2026-01-01T00:00:00Z">
        <w:r>
          <w:t xml:space="preserve">This reaches the alternating binomial sum for the same integral as above,</w:t>
        </w:r>
      </w:ins>
      <w:ins w:id="4557" w:author="PR Preview" w:date="2026-01-01T00:00:00Z">
        <w:r>
          <w:t xml:space="preserve"> </w:t>
        </w:r>
      </w:ins>
      <w:ins w:id="4558" w:author="PR Preview" w:date="2026-01-01T00:00:00Z">
        <w:r>
          <w:t xml:space="preserve">so it inherits the value</w:t>
        </w:r>
      </w:ins>
      <w:ins w:id="455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bookmarkStart w:id="372" w:name="thm-fubini-tonelli"/>
      <w:bookmarkEnd w:id="372"/>
    </w:p>
    <w:p>
      <w:pPr>
        <w:pStyle w:val="BodyText"/>
      </w:pPr>
      <w:del w:id="4562" w:author="PR Preview" w:date="2026-01-01T00:00:00Z">
        <w:r>
          <w:rPr>
            <w:b/>
            <w:bCs/>
          </w:rPr>
          <w:delText xml:space="preserve">Theorem 19 (Tonelli’s theorem (measure-theoretic form))</w:delText>
        </w:r>
      </w:del>
      <w:del w:id="4563" w:author="PR Preview" w:date="2026-01-01T00:00:00Z">
        <w:r>
          <w:delText xml:space="preserve"> </w:delText>
        </w:r>
      </w:del>
      <w:del w:id="4564" w:author="PR Preview" w:date="2026-01-01T00:00:00Z">
        <w:r>
          <w:delText xml:space="preserve">Let</w:delText>
        </w:r>
      </w:del>
      <w:del w:id="45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566" w:author="PR Preview" w:date="2026-01-01T00:00:00Z">
        <w:r>
          <w:delText xml:space="preserve"> </w:delText>
        </w:r>
      </w:del>
      <w:del w:id="4567" w:author="PR Preview" w:date="2026-01-01T00:00:00Z">
        <w:r>
          <w:delText xml:space="preserve">and</w:delText>
        </w:r>
      </w:del>
      <w:del w:id="45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569" w:author="PR Preview" w:date="2026-01-01T00:00:00Z">
        <w:r>
          <w:delText xml:space="preserve"> </w:delText>
        </w:r>
      </w:del>
      <w:del w:id="4570" w:author="PR Preview" w:date="2026-01-01T00:00:00Z">
        <w:r>
          <w:delText xml:space="preserve">be</w:delText>
        </w:r>
      </w:del>
      <w:del w:id="4571" w:author="PR Preview" w:date="2026-01-01T00:00:00Z">
        <w:r>
          <w:delText xml:space="preserve"> </w:delText>
        </w:r>
      </w:del>
      <w:hyperlink r:id="rId393">
        <w:del w:id="4572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4573" w:author="PR Preview" w:date="2026-01-01T00:00:00Z">
        <w:r>
          <w:delText xml:space="preserve"> </w:delText>
        </w:r>
      </w:del>
      <w:del w:id="4574" w:author="PR Preview" w:date="2026-01-01T00:00:00Z">
        <w:r>
          <w:delText xml:space="preserve">with</w:delText>
        </w:r>
      </w:del>
      <w:del w:id="4575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576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577" w:author="PR Preview" w:date="2026-01-01T00:00:00Z">
        <w:r>
          <w:delText xml:space="preserve"> </w:delText>
        </w:r>
      </w:del>
      <w:del w:id="4578" w:author="PR Preview" w:date="2026-01-01T00:00:00Z">
        <w:r>
          <w:delText xml:space="preserve">measures,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and let</w:delText>
        </w:r>
      </w:del>
      <w:del w:id="45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82" w:author="PR Preview" w:date="2026-01-01T00:00:00Z">
        <w:r>
          <w:delText xml:space="preserve"> </w:delText>
        </w:r>
      </w:del>
      <w:del w:id="4583" w:author="PR Preview" w:date="2026-01-01T00:00:00Z">
        <w:r>
          <w:delText xml:space="preserve">be</w:delText>
        </w:r>
      </w:del>
      <w:del w:id="4584" w:author="PR Preview" w:date="2026-01-01T00:00:00Z">
        <w:r>
          <w:delText xml:space="preserve"> </w:delText>
        </w:r>
      </w:del>
      <w:hyperlink r:id="rId394">
        <w:del w:id="4585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4586" w:author="PR Preview" w:date="2026-01-01T00:00:00Z">
        <w:r>
          <w:delText xml:space="preserve"> </w:delText>
        </w:r>
      </w:del>
      <w:del w:id="4587" w:author="PR Preview" w:date="2026-01-01T00:00:00Z">
        <w:r>
          <w:delText xml:space="preserve">with respect to the</w:delText>
        </w:r>
      </w:del>
      <w:del w:id="4588" w:author="PR Preview" w:date="2026-01-01T00:00:00Z">
        <w:r>
          <w:delText xml:space="preserve"> </w:delText>
        </w:r>
      </w:del>
      <w:hyperlink r:id="rId395">
        <w:del w:id="4589" w:author="PR Preview" w:date="2026-01-01T00:00:00Z">
          <w:r>
            <w:rPr>
              <w:rStyle w:val="Hyperlink"/>
            </w:rPr>
            <w:delText xml:space="preserve">product</w:delText>
          </w:r>
        </w:del>
        <w:del w:id="459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59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5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4593" w:author="PR Preview" w:date="2026-01-01T00:00:00Z">
        <w:r>
          <w:delText xml:space="preserve">.</w:delText>
        </w:r>
      </w:del>
      <w:del w:id="4594" w:author="PR Preview" w:date="2026-01-01T00:00:00Z">
        <w:r>
          <w:delText xml:space="preserve"> </w:delText>
        </w:r>
      </w:del>
      <w:del w:id="4595" w:author="PR Preview" w:date="2026-01-01T00:00:00Z">
        <w:r>
          <w:delText xml:space="preserve">If</w:delText>
        </w:r>
      </w:del>
      <w:del w:id="45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4597" w:author="PR Preview" w:date="2026-01-01T00:00:00Z">
        <w:r>
          <w:delText xml:space="preserve"> </w:delText>
        </w:r>
      </w:del>
      <w:hyperlink r:id="rId396">
        <w:del w:id="4598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599" w:author="PR Preview" w:date="2026-01-01T00:00:00Z">
        <w:r>
          <w:delText xml:space="preserve"> </w:delText>
        </w:r>
      </w:del>
      <w:del w:id="4600" w:author="PR Preview" w:date="2026-01-01T00:00:00Z">
        <w:r>
          <w:delText xml:space="preserve">with respect to the</w:delText>
        </w:r>
      </w:del>
      <w:del w:id="4601" w:author="PR Preview" w:date="2026-01-01T00:00:00Z">
        <w:r>
          <w:delText xml:space="preserve"> </w:delText>
        </w:r>
      </w:del>
      <w:hyperlink r:id="rId397">
        <w:del w:id="4602" w:author="PR Preview" w:date="2026-01-01T00:00:00Z">
          <w:r>
            <w:rPr>
              <w:rStyle w:val="Hyperlink"/>
            </w:rPr>
            <w:delText xml:space="preserve">product measure</w:delText>
          </w:r>
        </w:del>
      </w:hyperlink>
      <w:del w:id="460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4604" w:author="PR Preview" w:date="2026-01-01T00:00:00Z">
        <w:r>
          <w:delText xml:space="preserve">,</w:delText>
        </w:r>
      </w:del>
      <w:del w:id="4605" w:author="PR Preview" w:date="2026-01-01T00:00:00Z">
        <w:r>
          <w:delText xml:space="preserve"> </w:delText>
        </w:r>
      </w:del>
      <w:del w:id="4606" w:author="PR Preview" w:date="2026-01-01T00:00:00Z">
        <w:r>
          <w:delText xml:space="preserve">then both iterated</w:delText>
        </w:r>
      </w:del>
      <w:del w:id="4607" w:author="PR Preview" w:date="2026-01-01T00:00:00Z">
        <w:r>
          <w:delText xml:space="preserve"> </w:delText>
        </w:r>
      </w:del>
      <w:hyperlink r:id="rId398">
        <w:del w:id="4608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4609" w:author="PR Preview" w:date="2026-01-01T00:00:00Z">
        <w:r>
          <w:delText xml:space="preserve"> </w:delText>
        </w:r>
      </w:del>
      <w:del w:id="4610" w:author="PR Preview" w:date="2026-01-01T00:00:00Z">
        <w:r>
          <w:delText xml:space="preserve">exist (possibly equal to</w:delText>
        </w:r>
      </w:del>
      <w:del w:id="4611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del w:id="4612" w:author="PR Preview" w:date="2026-01-01T00:00:00Z">
        <w:r>
          <w:delText xml:space="preserve">),</w:delText>
        </w:r>
      </w:del>
      <w:del w:id="4613" w:author="PR Preview" w:date="2026-01-01T00:00:00Z">
        <w:r>
          <w:delText xml:space="preserve"> </w:delText>
        </w:r>
      </w:del>
      <w:del w:id="4614" w:author="PR Preview" w:date="2026-01-01T00:00:00Z">
        <w:r>
          <w:delText xml:space="preserve">agree with the double integral,</w:delText>
        </w:r>
      </w:del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4617" w:author="PR Preview" w:date="2026-01-01T00:00:00Z">
        <w:r>
          <w:rPr>
            <w:b/>
            <w:bCs/>
          </w:rPr>
          <w:t xml:space="preserve">Theorem 26 (Harmonic numbers as a double integral)</w:t>
        </w:r>
      </w:ins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For every positive integer</w:t>
        </w:r>
      </w:ins>
      <w:ins w:id="4620" w:author="PR Preview" w:date="2026-01-01T00:00:00Z">
        <w:r>
          <w:t xml:space="preserve"> </w:t>
        </w:r>
      </w:ins>
      <m:oMath>
        <m:r>
          <m:t>n</m:t>
        </m:r>
      </m:oMath>
      <w:ins w:id="46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ins w:id="4622" w:author="PR Preview" w:date="2026-01-01T00:00:00Z">
        <w:r>
          <w:rPr>
            <w:i/>
            <w:iCs/>
          </w:rPr>
          <w:t xml:space="preserve">Proof</w:t>
        </w:r>
      </w:ins>
      <w:ins w:id="4623" w:author="PR Preview" w:date="2026-01-01T00:00:00Z">
        <w:r>
          <w:t xml:space="preserve">. </w:t>
        </w:r>
      </w:ins>
      <w:ins w:id="4624" w:author="PR Preview" w:date="2026-01-01T00:00:00Z">
        <w:r>
          <w:t xml:space="preserve">This is the solution to</w:t>
        </w:r>
      </w:ins>
      <w:ins w:id="4625" w:author="PR Preview" w:date="2026-01-01T00:00:00Z">
        <w:r>
          <w:t xml:space="preserve"> </w:t>
        </w:r>
      </w:ins>
      <w:hyperlink w:anchor="exr-miller-dint-harmonic-identity">
        <w:ins w:id="4626" w:author="PR Preview" w:date="2026-01-01T00:00:00Z">
          <w:r>
            <w:rPr>
              <w:rStyle w:val="Hyperlink"/>
            </w:rPr>
            <w:t xml:space="preserve">Exercise 50</w:t>
          </w:r>
        </w:ins>
      </w:hyperlink>
      <w:ins w:id="4627" w:author="PR Preview" w:date="2026-01-01T00:00:00Z">
        <w:r>
          <w:t xml:space="preserve">, worked in</w:t>
        </w:r>
      </w:ins>
      <w:ins w:id="4628" w:author="PR Preview" w:date="2026-01-01T00:00:00Z">
        <w:r>
          <w:t xml:space="preserve"> </w:t>
        </w:r>
      </w:ins>
      <w:hyperlink w:anchor="sol-miller-dint-harmonic-identity">
        <w:ins w:id="4629" w:author="PR Preview" w:date="2026-01-01T00:00:00Z">
          <w:r>
            <w:rPr>
              <w:rStyle w:val="Hyperlink"/>
            </w:rPr>
            <w:t xml:space="preserve">Solution 50</w:t>
          </w:r>
        </w:ins>
      </w:hyperlink>
      <w:ins w:id="4630" w:author="PR Preview" w:date="2026-01-01T00:00:00Z">
        <w:r>
          <w:t xml:space="preserve">.</w:t>
        </w:r>
      </w:ins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ins w:id="4631" w:author="PR Preview" w:date="2026-01-01T00:00:00Z">
        <w:r>
          <w:rPr>
            <w:b/>
            <w:bCs/>
          </w:rPr>
          <w:t xml:space="preserve">Theorem 27 (Tonelli’s theorem (measure-theoretic form))</w:t>
        </w:r>
      </w:ins>
      <w:ins w:id="4632" w:author="PR Preview" w:date="2026-01-01T00:00:00Z">
        <w:r>
          <w:t xml:space="preserve"> </w:t>
        </w:r>
      </w:ins>
      <w:ins w:id="4633" w:author="PR Preview" w:date="2026-01-01T00:00:00Z">
        <w:r>
          <w:t xml:space="preserve">Let</w:t>
        </w:r>
      </w:ins>
      <w:ins w:id="46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and</w:t>
        </w:r>
      </w:ins>
      <w:ins w:id="46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be</w:t>
        </w:r>
      </w:ins>
      <w:ins w:id="4640" w:author="PR Preview" w:date="2026-01-01T00:00:00Z">
        <w:r>
          <w:t xml:space="preserve"> </w:t>
        </w:r>
      </w:ins>
      <w:hyperlink r:id="rId393">
        <w:ins w:id="4641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4642" w:author="PR Preview" w:date="2026-01-01T00:00:00Z">
        <w:r>
          <w:t xml:space="preserve"> </w:t>
        </w:r>
      </w:ins>
      <w:ins w:id="4643" w:author="PR Preview" w:date="2026-01-01T00:00:00Z">
        <w:r>
          <w:t xml:space="preserve">with</w:t>
        </w:r>
      </w:ins>
      <w:ins w:id="4644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645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646" w:author="PR Preview" w:date="2026-01-01T00:00:00Z">
        <w:r>
          <w:t xml:space="preserve"> </w:t>
        </w:r>
      </w:ins>
      <w:ins w:id="4647" w:author="PR Preview" w:date="2026-01-01T00:00:00Z">
        <w:r>
          <w:t xml:space="preserve">measures,</w:t>
        </w:r>
      </w:ins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and let</w:t>
        </w:r>
      </w:ins>
      <w:ins w:id="46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be</w:t>
        </w:r>
      </w:ins>
      <w:ins w:id="4653" w:author="PR Preview" w:date="2026-01-01T00:00:00Z">
        <w:r>
          <w:t xml:space="preserve"> </w:t>
        </w:r>
      </w:ins>
      <w:hyperlink r:id="rId394">
        <w:ins w:id="4654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655" w:author="PR Preview" w:date="2026-01-01T00:00:00Z">
        <w:r>
          <w:t xml:space="preserve"> </w:t>
        </w:r>
      </w:ins>
      <w:ins w:id="4656" w:author="PR Preview" w:date="2026-01-01T00:00:00Z">
        <w:r>
          <w:t xml:space="preserve">with respect to the</w:t>
        </w:r>
      </w:ins>
      <w:ins w:id="4657" w:author="PR Preview" w:date="2026-01-01T00:00:00Z">
        <w:r>
          <w:t xml:space="preserve"> </w:t>
        </w:r>
      </w:ins>
      <w:hyperlink r:id="rId395">
        <w:ins w:id="4658" w:author="PR Preview" w:date="2026-01-01T00:00:00Z">
          <w:r>
            <w:rPr>
              <w:rStyle w:val="Hyperlink"/>
            </w:rPr>
            <w:t xml:space="preserve">product</w:t>
          </w:r>
        </w:ins>
        <w:ins w:id="465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660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6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4662" w:author="PR Preview" w:date="2026-01-01T00:00:00Z">
        <w:r>
          <w:t xml:space="preserve">.</w:t>
        </w:r>
      </w:ins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If</w:t>
        </w:r>
      </w:ins>
      <w:ins w:id="46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4666" w:author="PR Preview" w:date="2026-01-01T00:00:00Z">
        <w:r>
          <w:t xml:space="preserve"> </w:t>
        </w:r>
      </w:ins>
      <w:hyperlink r:id="rId396">
        <w:ins w:id="4667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with respect to the</w:t>
        </w:r>
      </w:ins>
      <w:ins w:id="4670" w:author="PR Preview" w:date="2026-01-01T00:00:00Z">
        <w:r>
          <w:t xml:space="preserve"> </w:t>
        </w:r>
      </w:ins>
      <w:hyperlink r:id="rId397">
        <w:ins w:id="4671" w:author="PR Preview" w:date="2026-01-01T00:00:00Z">
          <w:r>
            <w:rPr>
              <w:rStyle w:val="Hyperlink"/>
            </w:rPr>
            <w:t xml:space="preserve">product measure</w:t>
          </w:r>
        </w:ins>
      </w:hyperlink>
      <w:ins w:id="467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4673" w:author="PR Preview" w:date="2026-01-01T00:00:00Z">
        <w:r>
          <w:t xml:space="preserve">,</w:t>
        </w:r>
      </w:ins>
      <w:ins w:id="4674" w:author="PR Preview" w:date="2026-01-01T00:00:00Z">
        <w:r>
          <w:t xml:space="preserve"> </w:t>
        </w:r>
      </w:ins>
      <w:ins w:id="4675" w:author="PR Preview" w:date="2026-01-01T00:00:00Z">
        <w:r>
          <w:t xml:space="preserve">then both iterated</w:t>
        </w:r>
      </w:ins>
      <w:ins w:id="4676" w:author="PR Preview" w:date="2026-01-01T00:00:00Z">
        <w:r>
          <w:t xml:space="preserve"> </w:t>
        </w:r>
      </w:ins>
      <w:hyperlink r:id="rId398">
        <w:ins w:id="4677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4678" w:author="PR Preview" w:date="2026-01-01T00:00:00Z">
        <w:r>
          <w:t xml:space="preserve"> </w:t>
        </w:r>
      </w:ins>
      <w:ins w:id="4679" w:author="PR Preview" w:date="2026-01-01T00:00:00Z">
        <w:r>
          <w:t xml:space="preserve">exist (possibly equal to</w:t>
        </w:r>
      </w:ins>
      <w:ins w:id="468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4681" w:author="PR Preview" w:date="2026-01-01T00:00:00Z">
        <w:r>
          <w:t xml:space="preserve">),</w:t>
        </w:r>
      </w:ins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agree with the double integral,</w:t>
        </w:r>
      </w:ins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del w:id="4686" w:author="PR Preview" w:date="2026-01-01T00:00:00Z">
        <w:r>
          <w:rPr>
            <w:b/>
            <w:bCs/>
          </w:rPr>
          <w:delText xml:space="preserve">Theorem 20 (Fubini’s theorem (measure-theoretic form))</w:delText>
        </w:r>
      </w:del>
      <w:del w:id="4687" w:author="PR Preview" w:date="2026-01-01T00:00:00Z">
        <w:r>
          <w:delText xml:space="preserve"> </w:delText>
        </w:r>
      </w:del>
      <w:del w:id="4688" w:author="PR Preview" w:date="2026-01-01T00:00:00Z">
        <w:r>
          <w:delText xml:space="preserve">Let</w:delText>
        </w:r>
      </w:del>
      <w:del w:id="46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690" w:author="PR Preview" w:date="2026-01-01T00:00:00Z">
        <w:r>
          <w:delText xml:space="preserve"> </w:delText>
        </w:r>
      </w:del>
      <w:del w:id="4691" w:author="PR Preview" w:date="2026-01-01T00:00:00Z">
        <w:r>
          <w:delText xml:space="preserve">and</w:delText>
        </w:r>
      </w:del>
      <w:del w:id="46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delText xml:space="preserve">be</w:delText>
        </w:r>
      </w:del>
      <w:del w:id="4695" w:author="PR Preview" w:date="2026-01-01T00:00:00Z">
        <w:r>
          <w:delText xml:space="preserve"> </w:delText>
        </w:r>
      </w:del>
      <w:hyperlink r:id="rId393">
        <w:del w:id="4696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4697" w:author="PR Preview" w:date="2026-01-01T00:00:00Z">
        <w:r>
          <w:delText xml:space="preserve"> </w:delText>
        </w:r>
      </w:del>
      <w:del w:id="4698" w:author="PR Preview" w:date="2026-01-01T00:00:00Z">
        <w:r>
          <w:delText xml:space="preserve">with</w:delText>
        </w:r>
      </w:del>
      <w:del w:id="4699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700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701" w:author="PR Preview" w:date="2026-01-01T00:00:00Z">
        <w:r>
          <w:delText xml:space="preserve"> </w:delText>
        </w:r>
      </w:del>
      <w:del w:id="4702" w:author="PR Preview" w:date="2026-01-01T00:00:00Z">
        <w:r>
          <w:delText xml:space="preserve">measures,</w:delText>
        </w:r>
      </w:del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and let</w:delText>
        </w:r>
      </w:del>
      <w:del w:id="47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706" w:author="PR Preview" w:date="2026-01-01T00:00:00Z">
        <w:r>
          <w:delText xml:space="preserve"> </w:delText>
        </w:r>
      </w:del>
      <w:del w:id="4707" w:author="PR Preview" w:date="2026-01-01T00:00:00Z">
        <w:r>
          <w:delText xml:space="preserve">be</w:delText>
        </w:r>
      </w:del>
      <w:del w:id="4708" w:author="PR Preview" w:date="2026-01-01T00:00:00Z">
        <w:r>
          <w:delText xml:space="preserve"> </w:delText>
        </w:r>
      </w:del>
      <w:hyperlink r:id="rId394">
        <w:del w:id="4709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with respect to the</w:delText>
        </w:r>
      </w:del>
      <w:del w:id="4712" w:author="PR Preview" w:date="2026-01-01T00:00:00Z">
        <w:r>
          <w:delText xml:space="preserve"> </w:delText>
        </w:r>
      </w:del>
      <w:hyperlink r:id="rId395">
        <w:del w:id="4713" w:author="PR Preview" w:date="2026-01-01T00:00:00Z">
          <w:r>
            <w:rPr>
              <w:rStyle w:val="Hyperlink"/>
            </w:rPr>
            <w:delText xml:space="preserve">product</w:delText>
          </w:r>
        </w:del>
        <w:del w:id="471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71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7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4717" w:author="PR Preview" w:date="2026-01-01T00:00:00Z">
        <w:r>
          <w:delText xml:space="preserve">.</w:delText>
        </w:r>
      </w:del>
      <w:del w:id="4718" w:author="PR Preview" w:date="2026-01-01T00:00:00Z">
        <w:r>
          <w:delText xml:space="preserve"> </w:delText>
        </w:r>
      </w:del>
      <w:del w:id="4719" w:author="PR Preview" w:date="2026-01-01T00:00:00Z">
        <w:r>
          <w:delText xml:space="preserve">If</w:delText>
        </w:r>
      </w:del>
      <w:del w:id="472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721" w:author="PR Preview" w:date="2026-01-01T00:00:00Z">
        <w:r>
          <w:delText xml:space="preserve">,</w:delText>
        </w:r>
      </w:del>
      <w:del w:id="4722" w:author="PR Preview" w:date="2026-01-01T00:00:00Z">
        <w:r>
          <w:delText xml:space="preserve"> </w:delText>
        </w:r>
      </w:del>
      <w:del w:id="4723" w:author="PR Preview" w:date="2026-01-01T00:00:00Z">
        <w:r>
          <w:delText xml:space="preserve">that is,</w:delText>
        </w:r>
      </w:del>
      <w:del w:id="4724" w:author="PR Preview" w:date="2026-01-01T00:00:00Z">
        <w:r>
          <w:delText xml:space="preserve"> </w:delText>
        </w:r>
      </w:del>
      <m:oMath>
        <m:r>
          <m:t>f</m:t>
        </m:r>
      </m:oMath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is</w:delText>
        </w:r>
      </w:del>
      <w:del w:id="4727" w:author="PR Preview" w:date="2026-01-01T00:00:00Z">
        <w:r>
          <w:delText xml:space="preserve"> </w:delText>
        </w:r>
      </w:del>
      <w:hyperlink r:id="rId400">
        <w:del w:id="4728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4729" w:author="PR Preview" w:date="2026-01-01T00:00:00Z">
        <w:r>
          <w:delText xml:space="preserve">,</w:delText>
        </w:r>
      </w:del>
      <w:del w:id="4730" w:author="PR Preview" w:date="2026-01-01T00:00:00Z">
        <w:r>
          <w:delText xml:space="preserve"> </w:delText>
        </w:r>
      </w:del>
      <w:del w:id="4731" w:author="PR Preview" w:date="2026-01-01T00:00:00Z">
        <w:r>
          <w:delText xml:space="preserve">then both iterated</w:delText>
        </w:r>
      </w:del>
      <w:del w:id="4732" w:author="PR Preview" w:date="2026-01-01T00:00:00Z">
        <w:r>
          <w:delText xml:space="preserve"> </w:delText>
        </w:r>
      </w:del>
      <w:hyperlink r:id="rId398">
        <w:del w:id="4733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delText xml:space="preserve">exist,</w:delText>
        </w:r>
      </w:del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agree with the double integral,</w:delText>
        </w:r>
      </w:del>
      <w:del w:id="4738" w:author="PR Preview" w:date="2026-01-01T00:00:00Z">
        <w:r>
          <w:delText xml:space="preserve"> </w:delText>
        </w:r>
      </w:del>
      <w:del w:id="4739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4740" w:author="PR Preview" w:date="2026-01-01T00:00:00Z">
        <w:r>
          <w:rPr>
            <w:b/>
            <w:bCs/>
          </w:rPr>
          <w:t xml:space="preserve">Theorem 28 (Fubini’s theorem (measure-theoretic form))</w:t>
        </w:r>
      </w:ins>
      <w:ins w:id="4741" w:author="PR Preview" w:date="2026-01-01T00:00:00Z">
        <w:r>
          <w:t xml:space="preserve"> </w:t>
        </w:r>
      </w:ins>
      <w:ins w:id="4742" w:author="PR Preview" w:date="2026-01-01T00:00:00Z">
        <w:r>
          <w:t xml:space="preserve">Let</w:t>
        </w:r>
      </w:ins>
      <w:ins w:id="47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744" w:author="PR Preview" w:date="2026-01-01T00:00:00Z">
        <w:r>
          <w:t xml:space="preserve"> </w:t>
        </w:r>
      </w:ins>
      <w:ins w:id="4745" w:author="PR Preview" w:date="2026-01-01T00:00:00Z">
        <w:r>
          <w:t xml:space="preserve">and</w:t>
        </w:r>
      </w:ins>
      <w:ins w:id="47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be</w:t>
        </w:r>
      </w:ins>
      <w:ins w:id="4749" w:author="PR Preview" w:date="2026-01-01T00:00:00Z">
        <w:r>
          <w:t xml:space="preserve"> </w:t>
        </w:r>
      </w:ins>
      <w:hyperlink r:id="rId393">
        <w:ins w:id="4750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4751" w:author="PR Preview" w:date="2026-01-01T00:00:00Z">
        <w:r>
          <w:t xml:space="preserve"> </w:t>
        </w:r>
      </w:ins>
      <w:ins w:id="4752" w:author="PR Preview" w:date="2026-01-01T00:00:00Z">
        <w:r>
          <w:t xml:space="preserve">with</w:t>
        </w:r>
      </w:ins>
      <w:ins w:id="4753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754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755" w:author="PR Preview" w:date="2026-01-01T00:00:00Z">
        <w:r>
          <w:t xml:space="preserve"> </w:t>
        </w:r>
      </w:ins>
      <w:ins w:id="4756" w:author="PR Preview" w:date="2026-01-01T00:00:00Z">
        <w:r>
          <w:t xml:space="preserve">measures,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and let</w:t>
        </w:r>
      </w:ins>
      <w:ins w:id="47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760" w:author="PR Preview" w:date="2026-01-01T00:00:00Z">
        <w:r>
          <w:t xml:space="preserve"> </w:t>
        </w:r>
      </w:ins>
      <w:ins w:id="4761" w:author="PR Preview" w:date="2026-01-01T00:00:00Z">
        <w:r>
          <w:t xml:space="preserve">be</w:t>
        </w:r>
      </w:ins>
      <w:ins w:id="4762" w:author="PR Preview" w:date="2026-01-01T00:00:00Z">
        <w:r>
          <w:t xml:space="preserve"> </w:t>
        </w:r>
      </w:ins>
      <w:hyperlink r:id="rId394">
        <w:ins w:id="476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with respect to the</w:t>
        </w:r>
      </w:ins>
      <w:ins w:id="4766" w:author="PR Preview" w:date="2026-01-01T00:00:00Z">
        <w:r>
          <w:t xml:space="preserve"> </w:t>
        </w:r>
      </w:ins>
      <w:hyperlink r:id="rId395">
        <w:ins w:id="4767" w:author="PR Preview" w:date="2026-01-01T00:00:00Z">
          <w:r>
            <w:rPr>
              <w:rStyle w:val="Hyperlink"/>
            </w:rPr>
            <w:t xml:space="preserve">product</w:t>
          </w:r>
        </w:ins>
        <w:ins w:id="476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76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7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4771" w:author="PR Preview" w:date="2026-01-01T00:00:00Z">
        <w:r>
          <w:t xml:space="preserve">.</w:t>
        </w:r>
      </w:ins>
      <w:ins w:id="4772" w:author="PR Preview" w:date="2026-01-01T00:00:00Z">
        <w:r>
          <w:t xml:space="preserve"> </w:t>
        </w:r>
      </w:ins>
      <w:ins w:id="4773" w:author="PR Preview" w:date="2026-01-01T00:00:00Z">
        <w:r>
          <w:t xml:space="preserve">If</w:t>
        </w:r>
      </w:ins>
      <w:ins w:id="477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775" w:author="PR Preview" w:date="2026-01-01T00:00:00Z">
        <w:r>
          <w:t xml:space="preserve">,</w:t>
        </w:r>
      </w:ins>
      <w:ins w:id="4776" w:author="PR Preview" w:date="2026-01-01T00:00:00Z">
        <w:r>
          <w:t xml:space="preserve"> </w:t>
        </w:r>
      </w:ins>
      <w:ins w:id="4777" w:author="PR Preview" w:date="2026-01-01T00:00:00Z">
        <w:r>
          <w:t xml:space="preserve">that is,</w:t>
        </w:r>
      </w:ins>
      <w:ins w:id="4778" w:author="PR Preview" w:date="2026-01-01T00:00:00Z">
        <w:r>
          <w:t xml:space="preserve"> </w:t>
        </w:r>
      </w:ins>
      <m:oMath>
        <m:r>
          <m:t>f</m:t>
        </m:r>
      </m:oMath>
      <w:ins w:id="4779" w:author="PR Preview" w:date="2026-01-01T00:00:00Z">
        <w:r>
          <w:t xml:space="preserve"> </w:t>
        </w:r>
      </w:ins>
      <w:ins w:id="4780" w:author="PR Preview" w:date="2026-01-01T00:00:00Z">
        <w:r>
          <w:t xml:space="preserve">is</w:t>
        </w:r>
      </w:ins>
      <w:ins w:id="4781" w:author="PR Preview" w:date="2026-01-01T00:00:00Z">
        <w:r>
          <w:t xml:space="preserve"> </w:t>
        </w:r>
      </w:ins>
      <w:hyperlink r:id="rId400">
        <w:ins w:id="4782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4783" w:author="PR Preview" w:date="2026-01-01T00:00:00Z">
        <w:r>
          <w:t xml:space="preserve">,</w:t>
        </w:r>
      </w:ins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then both iterated</w:t>
        </w:r>
      </w:ins>
      <w:ins w:id="4786" w:author="PR Preview" w:date="2026-01-01T00:00:00Z">
        <w:r>
          <w:t xml:space="preserve"> </w:t>
        </w:r>
      </w:ins>
      <w:hyperlink r:id="rId398">
        <w:ins w:id="4787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4788" w:author="PR Preview" w:date="2026-01-01T00:00:00Z">
        <w:r>
          <w:t xml:space="preserve"> </w:t>
        </w:r>
      </w:ins>
      <w:ins w:id="4789" w:author="PR Preview" w:date="2026-01-01T00:00:00Z">
        <w:r>
          <w:t xml:space="preserve">exist,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agree with the double integral,</w:t>
        </w:r>
      </w:ins>
      <w:ins w:id="4792" w:author="PR Preview" w:date="2026-01-01T00:00:00Z">
        <w:r>
          <w:t xml:space="preserve"> </w:t>
        </w:r>
      </w:ins>
      <w:ins w:id="4793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del w:id="4794" w:author="PR Preview" w:date="2026-01-01T00:00:00Z">
        <w:r>
          <w:rPr>
            <w:b/>
            <w:bCs/>
          </w:rPr>
          <w:delText xml:space="preserve">Example 44 (Positive application of</w:delText>
        </w:r>
      </w:del>
      <w:del w:id="4795" w:author="PR Preview" w:date="2026-01-01T00:00:00Z">
        <w:r>
          <w:rPr>
            <w:b/>
            <w:bCs/>
          </w:rPr>
          <w:delText xml:space="preserve"> </w:delText>
        </w:r>
      </w:del>
      <w:hyperlink w:anchor="thm-tonelli-measure">
        <w:del w:id="4796" w:author="PR Preview" w:date="2026-01-01T00:00:00Z">
          <w:r>
            <w:rPr>
              <w:rStyle w:val="Hyperlink"/>
              <w:b/>
              <w:bCs/>
            </w:rPr>
            <w:delText xml:space="preserve">Theorem 19</w:delText>
          </w:r>
        </w:del>
      </w:hyperlink>
      <w:del w:id="4797" w:author="PR Preview" w:date="2026-01-01T00:00:00Z">
        <w:r>
          <w:rPr>
            <w:b/>
            <w:bCs/>
          </w:rPr>
          <w:delText xml:space="preserve">)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Let</w:delText>
        </w:r>
      </w:del>
      <w:del w:id="4800" w:author="PR Preview" w:date="2026-01-01T00:00:00Z">
        <w:r>
          <w:delText xml:space="preserve"> </w:delText>
        </w:r>
      </w:del>
      <m:oMath>
        <m:r>
          <m:t>X</m:t>
        </m:r>
      </m:oMath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and</w:delText>
        </w:r>
      </w:del>
      <w:del w:id="4803" w:author="PR Preview" w:date="2026-01-01T00:00:00Z">
        <w:r>
          <w:delText xml:space="preserve"> </w:delText>
        </w:r>
      </w:del>
      <m:oMath>
        <m:r>
          <m:t>Y</m:t>
        </m:r>
      </m:oMath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be</w:delText>
        </w:r>
      </w:del>
      <w:del w:id="4806" w:author="PR Preview" w:date="2026-01-01T00:00:00Z">
        <w:r>
          <w:delText xml:space="preserve"> </w:delText>
        </w:r>
      </w:del>
      <w:hyperlink r:id="rId353">
        <w:del w:id="4807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4808" w:author="PR Preview" w:date="2026-01-01T00:00:00Z">
        <w:r>
          <w:delText xml:space="preserve"> </w:delText>
        </w:r>
      </w:del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del w:id="4809" w:author="PR Preview" w:date="2026-01-01T00:00:00Z">
        <w:r>
          <w:delText xml:space="preserve"> </w:delText>
        </w:r>
      </w:del>
      <w:hyperlink r:id="rId321">
        <w:del w:id="4810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4811" w:author="PR Preview" w:date="2026-01-01T00:00:00Z">
        <w:r>
          <w:delText xml:space="preserve">,</w:delText>
        </w:r>
      </w:del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with</w:delText>
        </w:r>
      </w:del>
      <w:del w:id="4814" w:author="PR Preview" w:date="2026-01-01T00:00:00Z">
        <w:r>
          <w:delText xml:space="preserve"> </w:delText>
        </w:r>
      </w:del>
      <w:hyperlink r:id="rId323">
        <w:del w:id="4815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48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delText xml:space="preserve">for</w:delText>
        </w:r>
      </w:del>
      <w:del w:id="48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4820" w:author="PR Preview" w:date="2026-01-01T00:00:00Z">
        <w:r>
          <w:delText xml:space="preserve">.</w:delText>
        </w:r>
      </w:del>
    </w:p>
    <w:p>
      <w:pPr>
        <w:pStyle w:val="BodyText"/>
      </w:pPr>
      <w:del w:id="4821" w:author="PR Preview" w:date="2026-01-01T00:00:00Z">
        <w:r>
          <w:delText xml:space="preserve">The probability</w:delText>
        </w:r>
      </w:del>
      <w:del w:id="482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del w:id="4823" w:author="PR Preview" w:date="2026-01-01T00:00:00Z">
        <w:r>
          <w:delText xml:space="preserve"> </w:delText>
        </w:r>
      </w:del>
      <w:del w:id="4824" w:author="PR Preview" w:date="2026-01-01T00:00:00Z">
        <w:r>
          <w:delText xml:space="preserve">is the integral of</w:delText>
        </w:r>
      </w:del>
      <w:del w:id="4825" w:author="PR Preview" w:date="2026-01-01T00:00:00Z">
        <w:r>
          <w:delText xml:space="preserve"> </w:delText>
        </w:r>
      </w:del>
      <m:oMath>
        <m:r>
          <m:t>f</m:t>
        </m:r>
      </m:oMath>
      <w:del w:id="4826" w:author="PR Preview" w:date="2026-01-01T00:00:00Z">
        <w:r>
          <w:delText xml:space="preserve"> </w:delText>
        </w:r>
      </w:del>
      <w:del w:id="4827" w:author="PR Preview" w:date="2026-01-01T00:00:00Z">
        <w:r>
          <w:delText xml:space="preserve">over</w:delText>
        </w:r>
      </w:del>
      <w:del w:id="482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829" w:author="PR Preview" w:date="2026-01-01T00:00:00Z">
        <w:r>
          <w:delText xml:space="preserve"> </w:delText>
        </w:r>
      </w:del>
      <w:del w:id="4830" w:author="PR Preview" w:date="2026-01-01T00:00:00Z">
        <w:r>
          <w:delText xml:space="preserve">with respect to Lebesgue measure (ordinary length) in each coordinate.</w:delText>
        </w:r>
      </w:del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Lebesgue measure on</w:delText>
        </w:r>
      </w:del>
      <w:del w:id="483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is</w:delText>
        </w:r>
      </w:del>
      <w:del w:id="4836" w:author="PR Preview" w:date="2026-01-01T00:00:00Z">
        <w:r>
          <w:delText xml:space="preserve"> </w:delText>
        </w:r>
      </w:del>
      <m:oMath>
        <m:r>
          <m:t>σ</m:t>
        </m:r>
      </m:oMath>
      <w:del w:id="4837" w:author="PR Preview" w:date="2026-01-01T00:00:00Z">
        <w:r>
          <w:delText xml:space="preserve">-finite,</w:delText>
        </w:r>
      </w:del>
      <w:del w:id="4838" w:author="PR Preview" w:date="2026-01-01T00:00:00Z">
        <w:r>
          <w:delText xml:space="preserve"> </w:delText>
        </w:r>
      </w:del>
      <w:del w:id="4839" w:author="PR Preview" w:date="2026-01-01T00:00:00Z">
        <w:r>
          <w:delText xml:space="preserve">because</w:delText>
        </w:r>
      </w:del>
      <w:del w:id="484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841" w:author="PR Preview" w:date="2026-01-01T00:00:00Z">
        <w:r>
          <w:delText xml:space="preserve"> </w:delText>
        </w:r>
      </w:del>
      <w:del w:id="4842" w:author="PR Preview" w:date="2026-01-01T00:00:00Z">
        <w:r>
          <w:delText xml:space="preserve">is the union of the intervals</w:delText>
        </w:r>
      </w:del>
      <w:del w:id="484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del w:id="4844" w:author="PR Preview" w:date="2026-01-01T00:00:00Z">
        <w:r>
          <w:delText xml:space="preserve">,</w:delText>
        </w:r>
      </w:del>
      <w:del w:id="484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4846" w:author="PR Preview" w:date="2026-01-01T00:00:00Z">
        <w:r>
          <w:delText xml:space="preserve">,</w:delText>
        </w:r>
      </w:del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each of finite length</w:delText>
        </w:r>
      </w:del>
      <w:del w:id="4849" w:author="PR Preview" w:date="2026-01-01T00:00:00Z">
        <w:r>
          <w:delText xml:space="preserve"> </w:delText>
        </w:r>
      </w:del>
      <m:oMath>
        <m:r>
          <m:t>n</m:t>
        </m:r>
      </m:oMath>
      <w:del w:id="4850" w:author="PR Preview" w:date="2026-01-01T00:00:00Z">
        <w:r>
          <w:delText xml:space="preserve">;</w:delText>
        </w:r>
      </w:del>
      <w:del w:id="4851" w:author="PR Preview" w:date="2026-01-01T00:00:00Z">
        <w:r>
          <w:delText xml:space="preserve"> </w:delText>
        </w:r>
      </w:del>
      <w:del w:id="4852" w:author="PR Preview" w:date="2026-01-01T00:00:00Z">
        <w:r>
          <w:delText xml:space="preserve">so the</w:delText>
        </w:r>
      </w:del>
      <w:del w:id="4853" w:author="PR Preview" w:date="2026-01-01T00:00:00Z">
        <w:r>
          <w:delText xml:space="preserve"> </w:delText>
        </w:r>
      </w:del>
      <m:oMath>
        <m:r>
          <m:t>σ</m:t>
        </m:r>
      </m:oMath>
      <w:del w:id="4854" w:author="PR Preview" w:date="2026-01-01T00:00:00Z">
        <w:r>
          <w:delText xml:space="preserve">-finiteness condition of</w:delText>
        </w:r>
      </w:del>
      <w:del w:id="4855" w:author="PR Preview" w:date="2026-01-01T00:00:00Z">
        <w:r>
          <w:delText xml:space="preserve"> </w:delText>
        </w:r>
      </w:del>
      <w:hyperlink w:anchor="thm-tonelli-measure">
        <w:del w:id="4856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holds.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Since</w:delText>
        </w:r>
      </w:del>
      <w:del w:id="48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del w:id="4862" w:author="PR Preview" w:date="2026-01-01T00:00:00Z">
        <w:r>
          <w:delText xml:space="preserve">,</w:delText>
        </w:r>
      </w:del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delText xml:space="preserve">the nonnegativity condition is also satisfied.</w:delText>
        </w:r>
      </w:del>
    </w:p>
    <w:p>
      <w:pPr>
        <w:pStyle w:val="BodyText"/>
      </w:pPr>
      <w:del w:id="4865" w:author="PR Preview" w:date="2026-01-01T00:00:00Z">
        <w:r>
          <w:delText xml:space="preserve">By</w:delText>
        </w:r>
      </w:del>
      <w:del w:id="4866" w:author="PR Preview" w:date="2026-01-01T00:00:00Z">
        <w:r>
          <w:delText xml:space="preserve"> </w:delText>
        </w:r>
      </w:del>
      <w:hyperlink w:anchor="thm-tonelli-measure">
        <w:del w:id="4867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868" w:author="PR Preview" w:date="2026-01-01T00:00:00Z">
        <w:r>
          <w:delText xml:space="preserve">, both iterated integrals exist and agree.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Integrating</w:delText>
        </w:r>
      </w:del>
      <w:del w:id="4871" w:author="PR Preview" w:date="2026-01-01T00:00:00Z">
        <w:r>
          <w:delText xml:space="preserve"> </w:delText>
        </w:r>
      </w:del>
      <m:oMath>
        <m:r>
          <m:t>y</m:t>
        </m:r>
      </m:oMath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first, then</w:delText>
        </w:r>
      </w:del>
      <w:del w:id="4874" w:author="PR Preview" w:date="2026-01-01T00:00:00Z">
        <w:r>
          <w:delText xml:space="preserve"> </w:delText>
        </w:r>
      </w:del>
      <m:oMath>
        <m:r>
          <m:t>x</m:t>
        </m:r>
      </m:oMath>
      <w:del w:id="4875" w:author="PR Preview" w:date="2026-01-01T00:00:00Z">
        <w:r>
          <w:delText xml:space="preserve">:</w:delText>
        </w:r>
      </w:del>
    </w:p>
    <w:p>
      <w:pPr>
        <w:pStyle w:val="BodyText"/>
      </w:pPr>
      <w:ins w:id="4876" w:author="PR Preview" w:date="2026-01-01T00:00:00Z">
        <w:r>
          <w:rPr>
            <w:b/>
            <w:bCs/>
          </w:rPr>
          <w:t xml:space="preserve">Example 44 (Positive application of</w:t>
        </w:r>
      </w:ins>
      <w:ins w:id="4877" w:author="PR Preview" w:date="2026-01-01T00:00:00Z">
        <w:r>
          <w:rPr>
            <w:b/>
            <w:bCs/>
          </w:rPr>
          <w:t xml:space="preserve"> </w:t>
        </w:r>
      </w:ins>
      <w:hyperlink w:anchor="thm-tonelli-measure">
        <w:ins w:id="4878" w:author="PR Preview" w:date="2026-01-01T00:00:00Z">
          <w:r>
            <w:rPr>
              <w:rStyle w:val="Hyperlink"/>
              <w:b/>
              <w:bCs/>
            </w:rPr>
            <w:t xml:space="preserve">Theorem 27</w:t>
          </w:r>
        </w:ins>
      </w:hyperlink>
      <w:ins w:id="4879" w:author="PR Preview" w:date="2026-01-01T00:00:00Z">
        <w:r>
          <w:rPr>
            <w:b/>
            <w:bCs/>
          </w:rPr>
          <w:t xml:space="preserve">)</w:t>
        </w:r>
      </w:ins>
      <w:ins w:id="4880" w:author="PR Preview" w:date="2026-01-01T00:00:00Z">
        <w:r>
          <w:t xml:space="preserve"> </w:t>
        </w:r>
      </w:ins>
      <w:ins w:id="4881" w:author="PR Preview" w:date="2026-01-01T00:00:00Z">
        <w:r>
          <w:t xml:space="preserve">Let</w:t>
        </w:r>
      </w:ins>
      <w:ins w:id="4882" w:author="PR Preview" w:date="2026-01-01T00:00:00Z">
        <w:r>
          <w:t xml:space="preserve"> </w:t>
        </w:r>
      </w:ins>
      <m:oMath>
        <m:r>
          <m:t>X</m:t>
        </m:r>
      </m:oMath>
      <w:ins w:id="4883" w:author="PR Preview" w:date="2026-01-01T00:00:00Z">
        <w:r>
          <w:t xml:space="preserve"> </w:t>
        </w:r>
      </w:ins>
      <w:ins w:id="4884" w:author="PR Preview" w:date="2026-01-01T00:00:00Z">
        <w:r>
          <w:t xml:space="preserve">and</w:t>
        </w:r>
      </w:ins>
      <w:ins w:id="4885" w:author="PR Preview" w:date="2026-01-01T00:00:00Z">
        <w:r>
          <w:t xml:space="preserve"> </w:t>
        </w:r>
      </w:ins>
      <m:oMath>
        <m:r>
          <m:t>Y</m:t>
        </m:r>
      </m:oMath>
      <w:ins w:id="4886" w:author="PR Preview" w:date="2026-01-01T00:00:00Z">
        <w:r>
          <w:t xml:space="preserve"> </w:t>
        </w:r>
      </w:ins>
      <w:ins w:id="4887" w:author="PR Preview" w:date="2026-01-01T00:00:00Z">
        <w:r>
          <w:t xml:space="preserve">be</w:t>
        </w:r>
      </w:ins>
      <w:ins w:id="4888" w:author="PR Preview" w:date="2026-01-01T00:00:00Z">
        <w:r>
          <w:t xml:space="preserve"> </w:t>
        </w:r>
      </w:ins>
      <w:hyperlink r:id="rId353">
        <w:ins w:id="4889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4890" w:author="PR Preview" w:date="2026-01-01T00:00:00Z">
        <w:r>
          <w:t xml:space="preserve"> </w:t>
        </w:r>
      </w:ins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4891" w:author="PR Preview" w:date="2026-01-01T00:00:00Z">
        <w:r>
          <w:t xml:space="preserve"> </w:t>
        </w:r>
      </w:ins>
      <w:hyperlink r:id="rId321">
        <w:ins w:id="4892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4893" w:author="PR Preview" w:date="2026-01-01T00:00:00Z">
        <w:r>
          <w:t xml:space="preserve">,</w:t>
        </w:r>
      </w:ins>
      <w:ins w:id="4894" w:author="PR Preview" w:date="2026-01-01T00:00:00Z">
        <w:r>
          <w:t xml:space="preserve"> </w:t>
        </w:r>
      </w:ins>
      <w:ins w:id="4895" w:author="PR Preview" w:date="2026-01-01T00:00:00Z">
        <w:r>
          <w:t xml:space="preserve">with</w:t>
        </w:r>
      </w:ins>
      <w:ins w:id="4896" w:author="PR Preview" w:date="2026-01-01T00:00:00Z">
        <w:r>
          <w:t xml:space="preserve"> </w:t>
        </w:r>
      </w:ins>
      <w:hyperlink r:id="rId323">
        <w:ins w:id="4897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48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4899" w:author="PR Preview" w:date="2026-01-01T00:00:00Z">
        <w:r>
          <w:t xml:space="preserve"> </w:t>
        </w:r>
      </w:ins>
      <w:ins w:id="4900" w:author="PR Preview" w:date="2026-01-01T00:00:00Z">
        <w:r>
          <w:t xml:space="preserve">for</w:t>
        </w:r>
      </w:ins>
      <w:ins w:id="49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4902" w:author="PR Preview" w:date="2026-01-01T00:00:00Z">
        <w:r>
          <w:t xml:space="preserve">.</w:t>
        </w:r>
      </w:ins>
    </w:p>
    <w:p>
      <w:pPr>
        <w:pStyle w:val="BodyText"/>
      </w:pPr>
      <w:ins w:id="4903" w:author="PR Preview" w:date="2026-01-01T00:00:00Z">
        <w:r>
          <w:t xml:space="preserve">The probability</w:t>
        </w:r>
      </w:ins>
      <w:ins w:id="49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4905" w:author="PR Preview" w:date="2026-01-01T00:00:00Z">
        <w:r>
          <w:t xml:space="preserve"> </w:t>
        </w:r>
      </w:ins>
      <w:ins w:id="4906" w:author="PR Preview" w:date="2026-01-01T00:00:00Z">
        <w:r>
          <w:t xml:space="preserve">is the integral of</w:t>
        </w:r>
      </w:ins>
      <w:ins w:id="4907" w:author="PR Preview" w:date="2026-01-01T00:00:00Z">
        <w:r>
          <w:t xml:space="preserve"> </w:t>
        </w:r>
      </w:ins>
      <m:oMath>
        <m:r>
          <m:t>f</m:t>
        </m:r>
      </m:oMath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over</w:t>
        </w:r>
      </w:ins>
      <w:ins w:id="49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with respect to Lebesgue measure (ordinary length) in each coordinate.</w:t>
        </w:r>
      </w:ins>
      <w:ins w:id="4913" w:author="PR Preview" w:date="2026-01-01T00:00:00Z">
        <w:r>
          <w:t xml:space="preserve"> </w:t>
        </w:r>
      </w:ins>
      <w:ins w:id="4914" w:author="PR Preview" w:date="2026-01-01T00:00:00Z">
        <w:r>
          <w:t xml:space="preserve">Lebesgue measure on</w:t>
        </w:r>
      </w:ins>
      <w:ins w:id="49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is</w:t>
        </w:r>
      </w:ins>
      <w:ins w:id="4918" w:author="PR Preview" w:date="2026-01-01T00:00:00Z">
        <w:r>
          <w:t xml:space="preserve"> </w:t>
        </w:r>
      </w:ins>
      <m:oMath>
        <m:r>
          <m:t>σ</m:t>
        </m:r>
      </m:oMath>
      <w:ins w:id="4919" w:author="PR Preview" w:date="2026-01-01T00:00:00Z">
        <w:r>
          <w:t xml:space="preserve">-finite,</w:t>
        </w:r>
      </w:ins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because</w:t>
        </w:r>
      </w:ins>
      <w:ins w:id="49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is the union of the intervals</w:t>
        </w:r>
      </w:ins>
      <w:ins w:id="49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4926" w:author="PR Preview" w:date="2026-01-01T00:00:00Z">
        <w:r>
          <w:t xml:space="preserve">,</w:t>
        </w:r>
      </w:ins>
      <w:ins w:id="49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4928" w:author="PR Preview" w:date="2026-01-01T00:00:00Z">
        <w:r>
          <w:t xml:space="preserve">,</w:t>
        </w:r>
      </w:ins>
      <w:ins w:id="4929" w:author="PR Preview" w:date="2026-01-01T00:00:00Z">
        <w:r>
          <w:t xml:space="preserve"> </w:t>
        </w:r>
      </w:ins>
      <w:ins w:id="4930" w:author="PR Preview" w:date="2026-01-01T00:00:00Z">
        <w:r>
          <w:t xml:space="preserve">each of finite length</w:t>
        </w:r>
      </w:ins>
      <w:ins w:id="4931" w:author="PR Preview" w:date="2026-01-01T00:00:00Z">
        <w:r>
          <w:t xml:space="preserve"> </w:t>
        </w:r>
      </w:ins>
      <m:oMath>
        <m:r>
          <m:t>n</m:t>
        </m:r>
      </m:oMath>
      <w:ins w:id="4932" w:author="PR Preview" w:date="2026-01-01T00:00:00Z">
        <w:r>
          <w:t xml:space="preserve">;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so the</w:t>
        </w:r>
      </w:ins>
      <w:ins w:id="4935" w:author="PR Preview" w:date="2026-01-01T00:00:00Z">
        <w:r>
          <w:t xml:space="preserve"> </w:t>
        </w:r>
      </w:ins>
      <m:oMath>
        <m:r>
          <m:t>σ</m:t>
        </m:r>
      </m:oMath>
      <w:ins w:id="4936" w:author="PR Preview" w:date="2026-01-01T00:00:00Z">
        <w:r>
          <w:t xml:space="preserve">-finiteness condition of</w:t>
        </w:r>
      </w:ins>
      <w:ins w:id="4937" w:author="PR Preview" w:date="2026-01-01T00:00:00Z">
        <w:r>
          <w:t xml:space="preserve"> </w:t>
        </w:r>
      </w:ins>
      <w:hyperlink w:anchor="thm-tonelli-measure">
        <w:ins w:id="4938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holds.</w:t>
        </w:r>
      </w:ins>
      <w:ins w:id="4941" w:author="PR Preview" w:date="2026-01-01T00:00:00Z">
        <w:r>
          <w:t xml:space="preserve"> </w:t>
        </w:r>
      </w:ins>
      <w:ins w:id="4942" w:author="PR Preview" w:date="2026-01-01T00:00:00Z">
        <w:r>
          <w:t xml:space="preserve">Since</w:t>
        </w:r>
      </w:ins>
      <w:ins w:id="49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4944" w:author="PR Preview" w:date="2026-01-01T00:00:00Z">
        <w:r>
          <w:t xml:space="preserve">,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the nonnegativity condition is also satisfied.</w:t>
        </w:r>
      </w:ins>
    </w:p>
    <w:p>
      <w:pPr>
        <w:pStyle w:val="BodyText"/>
      </w:pPr>
      <w:ins w:id="4947" w:author="PR Preview" w:date="2026-01-01T00:00:00Z">
        <w:r>
          <w:t xml:space="preserve">By</w:t>
        </w:r>
      </w:ins>
      <w:ins w:id="4948" w:author="PR Preview" w:date="2026-01-01T00:00:00Z">
        <w:r>
          <w:t xml:space="preserve"> </w:t>
        </w:r>
      </w:ins>
      <w:hyperlink w:anchor="thm-tonelli-measure">
        <w:ins w:id="4949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950" w:author="PR Preview" w:date="2026-01-01T00:00:00Z">
        <w:r>
          <w:t xml:space="preserve">, both iterated integrals exist and agree.</w:t>
        </w:r>
      </w:ins>
      <w:ins w:id="4951" w:author="PR Preview" w:date="2026-01-01T00:00:00Z">
        <w:r>
          <w:t xml:space="preserve"> </w:t>
        </w:r>
      </w:ins>
      <w:ins w:id="4952" w:author="PR Preview" w:date="2026-01-01T00:00:00Z">
        <w:r>
          <w:t xml:space="preserve">Integrating</w:t>
        </w:r>
      </w:ins>
      <w:ins w:id="4953" w:author="PR Preview" w:date="2026-01-01T00:00:00Z">
        <w:r>
          <w:t xml:space="preserve"> </w:t>
        </w:r>
      </w:ins>
      <m:oMath>
        <m:r>
          <m:t>y</m:t>
        </m:r>
      </m:oMath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first, then</w:t>
        </w:r>
      </w:ins>
      <w:ins w:id="4956" w:author="PR Preview" w:date="2026-01-01T00:00:00Z">
        <w:r>
          <w:t xml:space="preserve"> </w:t>
        </w:r>
      </w:ins>
      <m:oMath>
        <m:r>
          <m:t>x</m:t>
        </m:r>
      </m:oMath>
      <w:ins w:id="49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4958" w:author="PR Preview" w:date="2026-01-01T00:00:00Z">
        <w:r>
          <w:delText xml:space="preserve">Both iterated integrals equal</w:delText>
        </w:r>
      </w:del>
      <w:del w:id="49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del w:id="4960" w:author="PR Preview" w:date="2026-01-01T00:00:00Z">
        <w:r>
          <w:delText xml:space="preserve">,</w:delText>
        </w:r>
      </w:del>
      <w:del w:id="4961" w:author="PR Preview" w:date="2026-01-01T00:00:00Z">
        <w:r>
          <w:delText xml:space="preserve"> </w:delText>
        </w:r>
      </w:del>
      <w:del w:id="4962" w:author="PR Preview" w:date="2026-01-01T00:00:00Z">
        <w:r>
          <w:delText xml:space="preserve">as</w:delText>
        </w:r>
      </w:del>
      <w:del w:id="4963" w:author="PR Preview" w:date="2026-01-01T00:00:00Z">
        <w:r>
          <w:delText xml:space="preserve"> </w:delText>
        </w:r>
      </w:del>
      <w:hyperlink w:anchor="thm-tonelli-measure">
        <w:del w:id="496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965" w:author="PR Preview" w:date="2026-01-01T00:00:00Z">
        <w:r>
          <w:delText xml:space="preserve"> </w:delText>
        </w:r>
      </w:del>
      <w:del w:id="4966" w:author="PR Preview" w:date="2026-01-01T00:00:00Z">
        <w:r>
          <w:delText xml:space="preserve">guarantees.</w:delText>
        </w:r>
      </w:del>
    </w:p>
    <w:p>
      <w:pPr>
        <w:pStyle w:val="BodyText"/>
      </w:pPr>
      <w:del w:id="4967" w:author="PR Preview" w:date="2026-01-01T00:00:00Z">
        <w:r>
          <w:rPr>
            <w:b/>
            <w:bCs/>
          </w:rPr>
          <w:delText xml:space="preserve">Example 45 (When neither Tonelli’s nor Fubini’s condition is satisfied)</w:delText>
        </w:r>
      </w:del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The same function</w:delText>
        </w:r>
      </w:del>
      <w:del w:id="49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from</w:delText>
        </w:r>
      </w:del>
      <w:del w:id="4973" w:author="PR Preview" w:date="2026-01-01T00:00:00Z">
        <w:r>
          <w:delText xml:space="preserve"> </w:delText>
        </w:r>
      </w:del>
      <w:hyperlink w:anchor="exm-fubini-fail">
        <w:del w:id="4974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4975" w:author="PR Preview" w:date="2026-01-01T00:00:00Z">
        <w:r>
          <w:delText xml:space="preserve"> </w:delText>
        </w:r>
      </w:del>
      <w:del w:id="4976" w:author="PR Preview" w:date="2026-01-01T00:00:00Z">
        <w:r>
          <w:delText xml:space="preserve">illustrates a case where neither the hypothesis of</w:delText>
        </w:r>
      </w:del>
      <w:del w:id="4977" w:author="PR Preview" w:date="2026-01-01T00:00:00Z">
        <w:r>
          <w:delText xml:space="preserve"> </w:delText>
        </w:r>
      </w:del>
      <w:hyperlink w:anchor="thm-tonelli-measure">
        <w:del w:id="497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979" w:author="PR Preview" w:date="2026-01-01T00:00:00Z">
        <w:r>
          <w:delText xml:space="preserve"> </w:delText>
        </w:r>
      </w:del>
      <w:del w:id="4980" w:author="PR Preview" w:date="2026-01-01T00:00:00Z">
        <w:r>
          <w:delText xml:space="preserve">nor that of</w:delText>
        </w:r>
      </w:del>
      <w:del w:id="4981" w:author="PR Preview" w:date="2026-01-01T00:00:00Z">
        <w:r>
          <w:delText xml:space="preserve"> </w:delText>
        </w:r>
      </w:del>
      <w:hyperlink w:anchor="thm-fubini-measure">
        <w:del w:id="4982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983" w:author="PR Preview" w:date="2026-01-01T00:00:00Z">
        <w:r>
          <w:delText xml:space="preserve"> </w:delText>
        </w:r>
      </w:del>
      <w:del w:id="4984" w:author="PR Preview" w:date="2026-01-01T00:00:00Z">
        <w:r>
          <w:delText xml:space="preserve">is satisfied.</w:delText>
        </w:r>
      </w:del>
    </w:p>
    <w:p>
      <w:pPr>
        <w:pStyle w:val="BodyText"/>
      </w:pPr>
      <w:del w:id="4985" w:author="PR Preview" w:date="2026-01-01T00:00:00Z">
        <w:r>
          <w:rPr>
            <w:b/>
            <w:bCs/>
          </w:rPr>
          <w:delText xml:space="preserve">Why the hypotheses fail:</w:delText>
        </w:r>
      </w:del>
      <w:del w:id="4986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987" w:author="PR Preview" w:date="2026-01-01T00:00:00Z">
        <w:r>
          <w:delText xml:space="preserve">, which violates the absolute-integrability</w:delText>
        </w:r>
      </w:del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hypothesis of</w:delText>
        </w:r>
      </w:del>
      <w:del w:id="4990" w:author="PR Preview" w:date="2026-01-01T00:00:00Z">
        <w:r>
          <w:delText xml:space="preserve"> </w:delText>
        </w:r>
      </w:del>
      <w:hyperlink w:anchor="thm-fubini-measure">
        <w:del w:id="4991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992" w:author="PR Preview" w:date="2026-01-01T00:00:00Z">
        <w:r>
          <w:delText xml:space="preserve">.</w:delText>
        </w:r>
      </w:del>
      <w:del w:id="4993" w:author="PR Preview" w:date="2026-01-01T00:00:00Z">
        <w:r>
          <w:delText xml:space="preserve"> </w:delText>
        </w:r>
      </w:del>
      <w:del w:id="4994" w:author="PR Preview" w:date="2026-01-01T00:00:00Z">
        <w:r>
          <w:delText xml:space="preserve">Switching to polar coordinates</w:delText>
        </w:r>
      </w:del>
      <w:del w:id="49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4996" w:author="PR Preview" w:date="2026-01-01T00:00:00Z">
        <w:r>
          <w:delText xml:space="preserve"> </w:delText>
        </w:r>
      </w:del>
      <w:del w:id="4997" w:author="PR Preview" w:date="2026-01-01T00:00:00Z">
        <w:r>
          <w:delText xml:space="preserve">near the origin, the</w:delText>
        </w:r>
      </w:del>
      <w:del w:id="4998" w:author="PR Preview" w:date="2026-01-01T00:00:00Z">
        <w:r>
          <w:delText xml:space="preserve"> </w:delText>
        </w:r>
      </w:del>
      <w:del w:id="4999" w:author="PR Preview" w:date="2026-01-01T00:00:00Z">
        <w:r>
          <w:delText xml:space="preserve">integrand satisfies</w:delText>
        </w:r>
      </w:del>
    </w:p>
    <w:p>
      <w:pPr>
        <w:pStyle w:val="FirstParagraph"/>
      </w:pPr>
      <w:ins w:id="5000" w:author="PR Preview" w:date="2026-01-01T00:00:00Z">
        <w:r>
          <w:t xml:space="preserve">Both iterated integrals equal</w:t>
        </w:r>
      </w:ins>
      <w:ins w:id="50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5002" w:author="PR Preview" w:date="2026-01-01T00:00:00Z">
        <w:r>
          <w:t xml:space="preserve">,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as</w:t>
        </w:r>
      </w:ins>
      <w:ins w:id="5005" w:author="PR Preview" w:date="2026-01-01T00:00:00Z">
        <w:r>
          <w:t xml:space="preserve"> </w:t>
        </w:r>
      </w:ins>
      <w:hyperlink w:anchor="thm-tonelli-measure">
        <w:ins w:id="500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guarantees.</w:t>
        </w:r>
      </w:ins>
    </w:p>
    <w:bookmarkEnd w:id="407"/>
    <w:bookmarkStart w:id="408" w:name="exm-fubini-fail-tonelli"/>
    <w:p>
      <w:pPr>
        <w:pStyle w:val="BodyText"/>
      </w:pPr>
      <w:ins w:id="5009" w:author="PR Preview" w:date="2026-01-01T00:00:00Z">
        <w:r>
          <w:rPr>
            <w:b/>
            <w:bCs/>
          </w:rPr>
          <w:t xml:space="preserve">Example 45 (When neither Tonelli’s nor Fubini’s condition is satisfied)</w:t>
        </w:r>
      </w:ins>
      <w:ins w:id="5010" w:author="PR Preview" w:date="2026-01-01T00:00:00Z">
        <w:r>
          <w:t xml:space="preserve"> </w:t>
        </w:r>
      </w:ins>
      <w:ins w:id="5011" w:author="PR Preview" w:date="2026-01-01T00:00:00Z">
        <w:r>
          <w:t xml:space="preserve">The same function</w:t>
        </w:r>
      </w:ins>
      <w:ins w:id="50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from</w:t>
        </w:r>
      </w:ins>
      <w:ins w:id="5015" w:author="PR Preview" w:date="2026-01-01T00:00:00Z">
        <w:r>
          <w:t xml:space="preserve"> </w:t>
        </w:r>
      </w:ins>
      <w:hyperlink w:anchor="exm-fubini-fail">
        <w:ins w:id="5016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illustrates a case where neither the hypothesis of</w:t>
        </w:r>
      </w:ins>
      <w:ins w:id="5019" w:author="PR Preview" w:date="2026-01-01T00:00:00Z">
        <w:r>
          <w:t xml:space="preserve"> </w:t>
        </w:r>
      </w:ins>
      <w:hyperlink w:anchor="thm-tonelli-measure">
        <w:ins w:id="5020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21" w:author="PR Preview" w:date="2026-01-01T00:00:00Z">
        <w:r>
          <w:t xml:space="preserve"> </w:t>
        </w:r>
      </w:ins>
      <w:ins w:id="5022" w:author="PR Preview" w:date="2026-01-01T00:00:00Z">
        <w:r>
          <w:t xml:space="preserve">nor that of</w:t>
        </w:r>
      </w:ins>
      <w:ins w:id="5023" w:author="PR Preview" w:date="2026-01-01T00:00:00Z">
        <w:r>
          <w:t xml:space="preserve"> </w:t>
        </w:r>
      </w:ins>
      <w:hyperlink w:anchor="thm-fubini-measure">
        <w:ins w:id="5024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25" w:author="PR Preview" w:date="2026-01-01T00:00:00Z">
        <w:r>
          <w:t xml:space="preserve"> </w:t>
        </w:r>
      </w:ins>
      <w:ins w:id="5026" w:author="PR Preview" w:date="2026-01-01T00:00:00Z">
        <w:r>
          <w:t xml:space="preserve">is satisfied.</w:t>
        </w:r>
      </w:ins>
    </w:p>
    <w:p>
      <w:pPr>
        <w:pStyle w:val="BodyText"/>
      </w:pPr>
      <w:ins w:id="5027" w:author="PR Preview" w:date="2026-01-01T00:00:00Z">
        <w:r>
          <w:rPr>
            <w:b/>
            <w:bCs/>
          </w:rPr>
          <w:t xml:space="preserve">Why the hypotheses fail:</w:t>
        </w:r>
      </w:ins>
      <w:ins w:id="5028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29" w:author="PR Preview" w:date="2026-01-01T00:00:00Z">
        <w:r>
          <w:t xml:space="preserve">, which violates the absolute-integrability</w:t>
        </w:r>
      </w:ins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hypothesis of</w:t>
        </w:r>
      </w:ins>
      <w:ins w:id="5032" w:author="PR Preview" w:date="2026-01-01T00:00:00Z">
        <w:r>
          <w:t xml:space="preserve"> </w:t>
        </w:r>
      </w:ins>
      <w:hyperlink w:anchor="thm-fubini-measure">
        <w:ins w:id="5033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34" w:author="PR Preview" w:date="2026-01-01T00:00:00Z">
        <w:r>
          <w:t xml:space="preserve">.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Switching to polar coordinates</w:t>
        </w:r>
      </w:ins>
      <w:ins w:id="50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near the origin, the</w:t>
        </w:r>
      </w:ins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042" w:author="PR Preview" w:date="2026-01-01T00:00:00Z">
        <w:r>
          <w:delText xml:space="preserve">since</w:delText>
        </w:r>
      </w:del>
      <w:del w:id="504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del w:id="5044" w:author="PR Preview" w:date="2026-01-01T00:00:00Z">
        <w:r>
          <w:delText xml:space="preserve"> </w:delText>
        </w:r>
      </w:del>
      <w:del w:id="5045" w:author="PR Preview" w:date="2026-01-01T00:00:00Z">
        <w:r>
          <w:delText xml:space="preserve">diverges.</w:delText>
        </w:r>
      </w:del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Therefore</w:delText>
        </w:r>
      </w:del>
      <w:del w:id="5048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049" w:author="PR Preview" w:date="2026-01-01T00:00:00Z">
        <w:r>
          <w:delText xml:space="preserve">,</w:delText>
        </w:r>
      </w:del>
      <w:del w:id="5050" w:author="PR Preview" w:date="2026-01-01T00:00:00Z">
        <w:r>
          <w:delText xml:space="preserve"> </w:delText>
        </w:r>
      </w:del>
      <w:del w:id="5051" w:author="PR Preview" w:date="2026-01-01T00:00:00Z">
        <w:r>
          <w:delText xml:space="preserve">and the hypothesis of</w:delText>
        </w:r>
      </w:del>
      <w:del w:id="5052" w:author="PR Preview" w:date="2026-01-01T00:00:00Z">
        <w:r>
          <w:delText xml:space="preserve"> </w:delText>
        </w:r>
      </w:del>
      <w:hyperlink w:anchor="thm-fubini-measure">
        <w:del w:id="5053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5054" w:author="PR Preview" w:date="2026-01-01T00:00:00Z">
        <w:r>
          <w:delText xml:space="preserve"> </w:delText>
        </w:r>
      </w:del>
      <w:del w:id="5055" w:author="PR Preview" w:date="2026-01-01T00:00:00Z">
        <w:r>
          <w:delText xml:space="preserve">is not satisfied.</w:delText>
        </w:r>
      </w:del>
      <w:del w:id="5056" w:author="PR Preview" w:date="2026-01-01T00:00:00Z">
        <w:r>
          <w:delText xml:space="preserve"> </w:delText>
        </w:r>
      </w:del>
      <w:del w:id="5057" w:author="PR Preview" w:date="2026-01-01T00:00:00Z">
        <w:r>
          <w:delText xml:space="preserve">(The hypothesis of</w:delText>
        </w:r>
      </w:del>
      <w:del w:id="5058" w:author="PR Preview" w:date="2026-01-01T00:00:00Z">
        <w:r>
          <w:delText xml:space="preserve"> </w:delText>
        </w:r>
      </w:del>
      <w:hyperlink w:anchor="thm-tonelli-measure">
        <w:del w:id="5059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5060" w:author="PR Preview" w:date="2026-01-01T00:00:00Z">
        <w:r>
          <w:delText xml:space="preserve"> </w:delText>
        </w:r>
      </w:del>
      <w:del w:id="5061" w:author="PR Preview" w:date="2026-01-01T00:00:00Z">
        <w:r>
          <w:delText xml:space="preserve">also fails:</w:delText>
        </w:r>
      </w:del>
      <w:del w:id="5062" w:author="PR Preview" w:date="2026-01-01T00:00:00Z">
        <w:r>
          <w:delText xml:space="preserve"> </w:delText>
        </w:r>
      </w:del>
      <m:oMath>
        <m:r>
          <m:t>f</m:t>
        </m:r>
      </m:oMath>
      <w:del w:id="5063" w:author="PR Preview" w:date="2026-01-01T00:00:00Z">
        <w:r>
          <w:delText xml:space="preserve"> </w:delText>
        </w:r>
      </w:del>
      <w:del w:id="5064" w:author="PR Preview" w:date="2026-01-01T00:00:00Z">
        <w:r>
          <w:delText xml:space="preserve">takes both positive</w:delText>
        </w:r>
      </w:del>
      <w:del w:id="5065" w:author="PR Preview" w:date="2026-01-01T00:00:00Z">
        <w:r>
          <w:delText xml:space="preserve"> </w:delText>
        </w:r>
      </w:del>
      <w:del w:id="5066" w:author="PR Preview" w:date="2026-01-01T00:00:00Z">
        <w:r>
          <w:delText xml:space="preserve">and negative values, so it is not nonnegative a.e.)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delText xml:space="preserve">The unequal iterated integrals from</w:delText>
        </w:r>
      </w:del>
      <w:del w:id="5069" w:author="PR Preview" w:date="2026-01-01T00:00:00Z">
        <w:r>
          <w:delText xml:space="preserve"> </w:delText>
        </w:r>
      </w:del>
      <w:hyperlink w:anchor="exm-fubini-fail">
        <w:del w:id="5070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5071" w:author="PR Preview" w:date="2026-01-01T00:00:00Z">
        <w:r>
          <w:delText xml:space="preserve"> </w:delText>
        </w:r>
      </w:del>
      <w:del w:id="5072" w:author="PR Preview" w:date="2026-01-01T00:00:00Z">
        <w:r>
          <w:delText xml:space="preserve">are thus consistent</w:delText>
        </w:r>
      </w:del>
      <w:del w:id="5073" w:author="PR Preview" w:date="2026-01-01T00:00:00Z">
        <w:r>
          <w:delText xml:space="preserve"> </w:delText>
        </w:r>
      </w:del>
      <w:del w:id="5074" w:author="PR Preview" w:date="2026-01-01T00:00:00Z">
        <w:r>
          <w:delText xml:space="preserve">with both theorems: neither one applies.</w:delText>
        </w:r>
      </w:del>
    </w:p>
    <w:p>
      <w:pPr>
        <w:pStyle w:val="FirstParagraph"/>
      </w:pPr>
      <w:ins w:id="5075" w:author="PR Preview" w:date="2026-01-01T00:00:00Z">
        <w:r>
          <w:t xml:space="preserve">since</w:t>
        </w:r>
      </w:ins>
      <w:ins w:id="507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diverges.</w:t>
        </w:r>
      </w:ins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Therefore</w:t>
        </w:r>
      </w:ins>
      <w:ins w:id="5081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82" w:author="PR Preview" w:date="2026-01-01T00:00:00Z">
        <w:r>
          <w:t xml:space="preserve">,</w:t>
        </w:r>
      </w:ins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and the hypothesis of</w:t>
        </w:r>
      </w:ins>
      <w:ins w:id="5085" w:author="PR Preview" w:date="2026-01-01T00:00:00Z">
        <w:r>
          <w:t xml:space="preserve"> </w:t>
        </w:r>
      </w:ins>
      <w:hyperlink w:anchor="thm-fubini-measure">
        <w:ins w:id="5086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is not satisfied.</w:t>
        </w:r>
      </w:ins>
      <w:ins w:id="5089" w:author="PR Preview" w:date="2026-01-01T00:00:00Z">
        <w:r>
          <w:t xml:space="preserve"> </w:t>
        </w:r>
      </w:ins>
      <w:ins w:id="5090" w:author="PR Preview" w:date="2026-01-01T00:00:00Z">
        <w:r>
          <w:t xml:space="preserve">(The hypothesis of</w:t>
        </w:r>
      </w:ins>
      <w:ins w:id="5091" w:author="PR Preview" w:date="2026-01-01T00:00:00Z">
        <w:r>
          <w:t xml:space="preserve"> </w:t>
        </w:r>
      </w:ins>
      <w:hyperlink w:anchor="thm-tonelli-measure">
        <w:ins w:id="5092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also fails:</w:t>
        </w:r>
      </w:ins>
      <w:ins w:id="5095" w:author="PR Preview" w:date="2026-01-01T00:00:00Z">
        <w:r>
          <w:t xml:space="preserve"> </w:t>
        </w:r>
      </w:ins>
      <m:oMath>
        <m:r>
          <m:t>f</m:t>
        </m:r>
      </m:oMath>
      <w:ins w:id="5096" w:author="PR Preview" w:date="2026-01-01T00:00:00Z">
        <w:r>
          <w:t xml:space="preserve"> </w:t>
        </w:r>
      </w:ins>
      <w:ins w:id="5097" w:author="PR Preview" w:date="2026-01-01T00:00:00Z">
        <w:r>
          <w:t xml:space="preserve">takes both positive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and negative values, so it is not nonnegative a.e.)</w:t>
        </w:r>
      </w:ins>
      <w:ins w:id="5100" w:author="PR Preview" w:date="2026-01-01T00:00:00Z">
        <w:r>
          <w:t xml:space="preserve"> </w:t>
        </w:r>
      </w:ins>
      <w:ins w:id="5101" w:author="PR Preview" w:date="2026-01-01T00:00:00Z">
        <w:r>
          <w:t xml:space="preserve">The unequal iterated integrals from</w:t>
        </w:r>
      </w:ins>
      <w:ins w:id="5102" w:author="PR Preview" w:date="2026-01-01T00:00:00Z">
        <w:r>
          <w:t xml:space="preserve"> </w:t>
        </w:r>
      </w:ins>
      <w:hyperlink w:anchor="exm-fubini-fail">
        <w:ins w:id="5103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104" w:author="PR Preview" w:date="2026-01-01T00:00:00Z">
        <w:r>
          <w:t xml:space="preserve"> </w:t>
        </w:r>
      </w:ins>
      <w:ins w:id="5105" w:author="PR Preview" w:date="2026-01-01T00:00:00Z">
        <w:r>
          <w:t xml:space="preserve">are thus consistent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with both theorems: neither one applies.</w:t>
        </w:r>
      </w:ins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2026-10-15T22:07:42Z</dcterms:created>
  <dcterms:modified xsi:type="dcterms:W3CDTF">2026-10-15T22:07:42Z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