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(</w:delText>
        </w:r>
      </w:del>
      <w:hyperlink r:id="rId11">
        <w:del w:id="4" w:author="PR Preview" w:date="2026-01-01T00:00:00Z">
          <w:r>
            <w:rPr>
              <w:rStyle w:val="Hyperlink"/>
            </w:rPr>
            <w:delText xml:space="preserve">Theorem 16 in Matrices</w:delText>
          </w:r>
        </w:del>
      </w:hyperlink>
      <w:del w:id="5" w:author="PR Preview" w:date="2026-01-01T00:00:00Z">
        <w:r>
          <w:delText xml:space="preserve">).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When</w:delText>
        </w:r>
      </w:del>
      <w:del w:id="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invertible,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it appears in the least squares solution (</w:delText>
        </w:r>
      </w:del>
      <w:hyperlink w:anchor="def-least-squares">
        <w:del w:id="13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4" w:author="PR Preview" w:date="2026-01-01T00:00:00Z">
        <w:r>
          <w:delText xml:space="preserve">, defined later in this chapter)</w:delText>
        </w:r>
      </w:del>
      <w:del w:id="15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del w:id="16" w:author="PR Preview" w:date="2026-01-01T00:00:00Z">
        <w:r>
          <w:delText xml:space="preserve">.</w:delText>
        </w:r>
      </w:del>
    </w:p>
    <w:p>
      <w:pPr>
        <w:pStyle w:val="FirstParagraph"/>
      </w:pPr>
      <w:ins w:id="17" w:author="PR Preview" w:date="2026-01-01T00:00:00Z">
        <w:r>
          <w:t xml:space="preserve">(</w:t>
        </w:r>
      </w:ins>
      <w:hyperlink r:id="rId11">
        <w:ins w:id="18" w:author="PR Preview" w:date="2026-01-01T00:00:00Z">
          <w:r>
            <w:rPr>
              <w:rStyle w:val="Hyperlink"/>
            </w:rPr>
            <w:t xml:space="preserve">Theorem 16 in Matrices</w:t>
          </w:r>
        </w:ins>
      </w:hyperlink>
      <w:ins w:id="19" w:author="PR Preview" w:date="2026-01-01T00:00:00Z">
        <w:r>
          <w:t xml:space="preserve">).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When</w:t>
        </w:r>
      </w:ins>
      <w:ins w:id="2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 invertible,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it appears in the least squares solution (</w:t>
        </w:r>
      </w:ins>
      <w:hyperlink w:anchor="def-least-squares">
        <w:ins w:id="2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8" w:author="PR Preview" w:date="2026-01-01T00:00:00Z">
        <w:r>
          <w:t xml:space="preserve">, defined later in this chapter)</w:t>
        </w:r>
      </w:ins>
      <w:ins w:id="2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ins w:id="30" w:author="PR Preview" w:date="2026-01-01T00:00:00Z">
        <w:r>
          <w:t xml:space="preserve">.</w:t>
        </w:r>
      </w:ins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del w:id="31" w:author="PR Preview" w:date="2026-01-01T00:00:00Z">
        <w:r>
          <w:rPr>
            <w:i/>
            <w:iCs/>
          </w:rPr>
          <w:delText xml:space="preserve">Remark 2</w:delText>
        </w:r>
      </w:del>
      <w:del w:id="32" w:author="PR Preview" w:date="2026-01-01T00:00:00Z">
        <w:r>
          <w:delText xml:space="preserve"> (Why it is called the hat matrix). </w:delText>
        </w:r>
      </w:del>
      <w:del w:id="33" w:author="PR Preview" w:date="2026-01-01T00:00:00Z">
        <w:r>
          <w:delText xml:space="preserve">The hat matrix gives the fitted values of the least squares solution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(</w:delText>
        </w:r>
      </w:del>
      <w:hyperlink w:anchor="def-least-squares">
        <w:del w:id="36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7" w:author="PR Preview" w:date="2026-01-01T00:00:00Z">
        <w:r>
          <w:delText xml:space="preserve">, defined later in this chapter):</w:delText>
        </w:r>
      </w:del>
    </w:p>
    <w:p>
      <w:pPr>
        <w:pStyle w:val="BodyText"/>
      </w:pPr>
      <w:ins w:id="38" w:author="PR Preview" w:date="2026-01-01T00:00:00Z">
        <w:r>
          <w:rPr>
            <w:i/>
            <w:iCs/>
          </w:rPr>
          <w:t xml:space="preserve">Remark 2</w:t>
        </w:r>
      </w:ins>
      <w:ins w:id="39" w:author="PR Preview" w:date="2026-01-01T00:00:00Z">
        <w:r>
          <w:t xml:space="preserve"> (Why it is called the hat matrix). </w:t>
        </w:r>
      </w:ins>
      <w:ins w:id="40" w:author="PR Preview" w:date="2026-01-01T00:00:00Z">
        <w:r>
          <w:t xml:space="preserve">The hat matrix gives the fitted values of the least squares solution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(</w:t>
        </w:r>
      </w:ins>
      <w:hyperlink w:anchor="def-least-squares">
        <w:ins w:id="4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44" w:author="PR Preview" w:date="2026-01-01T00:00:00Z">
        <w:r>
          <w:t xml:space="preserve">, defined later in this chapter):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del w:id="45" w:author="PR Preview" w:date="2026-01-01T00:00:00Z">
        <w:r>
          <w:rPr>
            <w:b/>
            <w:bCs/>
          </w:rPr>
          <w:delText xml:space="preserve">Definition 7 (Triangular matrix)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A square matrix</w:delText>
        </w:r>
      </w:del>
      <w:del w:id="48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is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rPr>
            <w:b/>
            <w:bCs/>
          </w:rPr>
          <w:delText xml:space="preserve">upper triangular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if every entry below the diagonal is</w:delText>
        </w:r>
      </w:del>
      <w:del w:id="55" w:author="PR Preview" w:date="2026-01-01T00:00:00Z">
        <w:r>
          <w:delText xml:space="preserve"> </w:delText>
        </w:r>
      </w:del>
      <m:oMath>
        <m:r>
          <m:t>0</m:t>
        </m:r>
      </m:oMath>
      <w:del w:id="56" w:author="PR Preview" w:date="2026-01-01T00:00:00Z">
        <w:r>
          <w:delText xml:space="preserve">:</w:delText>
        </w:r>
      </w:del>
      <w:del w:id="57" w:author="PR Preview" w:date="2026-01-01T00:00:00Z">
        <w:r>
          <w:delText xml:space="preserve"> </w:delText>
        </w:r>
      </w:del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whenever</w:delText>
        </w:r>
      </w:del>
      <w:del w:id="60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&gt;</m:t>
        </m:r>
        <m:r>
          <m:t>j</m:t>
        </m:r>
      </m:oMath>
      <w:del w:id="61" w:author="PR Preview" w:date="2026-01-01T00:00:00Z">
        <w:r>
          <w:delText xml:space="preserve">.</w:delText>
        </w:r>
      </w:del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A square matrix</w:delText>
        </w:r>
      </w:del>
      <w:del w:id="64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is</w:delText>
        </w:r>
      </w:del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rPr>
            <w:b/>
            <w:bCs/>
          </w:rPr>
          <w:delText xml:space="preserve">lower triangular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if every entry above the diagonal is</w:delText>
        </w:r>
      </w:del>
      <w:del w:id="71" w:author="PR Preview" w:date="2026-01-01T00:00:00Z">
        <w:r>
          <w:delText xml:space="preserve"> </w:delText>
        </w:r>
      </w:del>
      <m:oMath>
        <m:r>
          <m:t>0</m:t>
        </m:r>
      </m:oMath>
      <w:del w:id="72" w:author="PR Preview" w:date="2026-01-01T00:00:00Z">
        <w:r>
          <w:delText xml:space="preserve">:</w:delText>
        </w:r>
      </w:del>
      <w:del w:id="7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whenever</w:delText>
        </w:r>
      </w:del>
      <w:del w:id="7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&lt;</m:t>
        </m:r>
        <m:r>
          <m:t>j</m:t>
        </m:r>
      </m:oMath>
      <w:del w:id="77" w:author="PR Preview" w:date="2026-01-01T00:00:00Z">
        <w:r>
          <w:delText xml:space="preserve">.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A lower triangular matrix whose diagonal entries are all</w:delText>
        </w:r>
      </w:del>
      <w:del w:id="80" w:author="PR Preview" w:date="2026-01-01T00:00:00Z">
        <w:r>
          <w:delText xml:space="preserve"> </w:delText>
        </w:r>
      </w:del>
      <m:oMath>
        <m:r>
          <m:t>1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is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rPr>
            <w:b/>
            <w:bCs/>
          </w:rPr>
          <w:delText xml:space="preserve">unit lower triangular</w:delText>
        </w:r>
      </w:del>
      <w:del w:id="85" w:author="PR Preview" w:date="2026-01-01T00:00:00Z">
        <w:r>
          <w:delText xml:space="preserve">.</w:delText>
        </w:r>
      </w:del>
    </w:p>
    <w:p>
      <w:pPr>
        <w:pStyle w:val="BodyText"/>
      </w:pPr>
      <w:ins w:id="86" w:author="PR Preview" w:date="2026-01-01T00:00:00Z">
        <w:r>
          <w:rPr>
            <w:b/>
            <w:bCs/>
          </w:rPr>
          <w:t xml:space="preserve">Definition 7 (Upper triangular matrix)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A square matrix</w:t>
        </w:r>
      </w:ins>
      <w:ins w:id="89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is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rPr>
            <w:b/>
            <w:bCs/>
          </w:rPr>
          <w:t xml:space="preserve">upper triangular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if every entry below the diagonal is</w:t>
        </w:r>
      </w:ins>
      <w:ins w:id="96" w:author="PR Preview" w:date="2026-01-01T00:00:00Z">
        <w:r>
          <w:t xml:space="preserve"> </w:t>
        </w:r>
      </w:ins>
      <m:oMath>
        <m:r>
          <m:t>0</m:t>
        </m:r>
      </m:oMath>
      <w:ins w:id="97" w:author="PR Preview" w:date="2026-01-01T00:00:00Z">
        <w:r>
          <w:t xml:space="preserve">:</w:t>
        </w:r>
      </w:ins>
      <w:ins w:id="98" w:author="PR Preview" w:date="2026-01-01T00:00:00Z">
        <w:r>
          <w:t xml:space="preserve"> </w:t>
        </w:r>
      </w:ins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whenever</w:t>
        </w:r>
      </w:ins>
      <w:ins w:id="101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&gt;</m:t>
        </m:r>
        <m:r>
          <m:t>j</m:t>
        </m:r>
      </m:oMath>
      <w:ins w:id="102" w:author="PR Preview" w:date="2026-01-01T00:00:00Z">
        <w:r>
          <w:t xml:space="preserve">.</w:t>
        </w:r>
      </w:ins>
    </w:p>
    <w:bookmarkEnd w:id="114"/>
    <w:bookmarkStart w:id="115" w:name="def-lower-triangular-matrix"/>
    <w:p>
      <w:pPr>
        <w:pStyle w:val="BodyText"/>
      </w:pPr>
      <w:ins w:id="103" w:author="PR Preview" w:date="2026-01-01T00:00:00Z">
        <w:r>
          <w:rPr>
            <w:b/>
            <w:bCs/>
          </w:rPr>
          <w:t xml:space="preserve">Definition 8 (Lower triangular matrix)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 square matrix</w:t>
        </w:r>
      </w:ins>
      <w:ins w:id="106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is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rPr>
            <w:b/>
            <w:bCs/>
          </w:rPr>
          <w:t xml:space="preserve">lower triangular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if every entry above the diagonal is</w:t>
        </w:r>
      </w:ins>
      <w:ins w:id="113" w:author="PR Preview" w:date="2026-01-01T00:00:00Z">
        <w:r>
          <w:t xml:space="preserve"> </w:t>
        </w:r>
      </w:ins>
      <m:oMath>
        <m:r>
          <m:t>0</m:t>
        </m:r>
      </m:oMath>
      <w:ins w:id="114" w:author="PR Preview" w:date="2026-01-01T00:00:00Z">
        <w:r>
          <w:t xml:space="preserve">:</w:t>
        </w:r>
      </w:ins>
      <w:ins w:id="115" w:author="PR Preview" w:date="2026-01-01T00:00:00Z">
        <w:r>
          <w:t xml:space="preserve"> </w:t>
        </w:r>
      </w:ins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whenever</w:t>
        </w:r>
      </w:ins>
      <w:ins w:id="11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&lt;</m:t>
        </m:r>
        <m:r>
          <m:t>j</m:t>
        </m:r>
      </m:oMath>
      <w:ins w:id="119" w:author="PR Preview" w:date="2026-01-01T00:00:00Z">
        <w:r>
          <w:t xml:space="preserve">.</w:t>
        </w:r>
      </w:ins>
    </w:p>
    <w:bookmarkEnd w:id="115"/>
    <w:bookmarkStart w:id="116" w:name="def-unit-lower-triangular-matrix"/>
    <w:p>
      <w:pPr>
        <w:pStyle w:val="BodyText"/>
      </w:pPr>
      <w:ins w:id="120" w:author="PR Preview" w:date="2026-01-01T00:00:00Z">
        <w:r>
          <w:rPr>
            <w:b/>
            <w:bCs/>
          </w:rPr>
          <w:t xml:space="preserve">Definition 9 (Unit lower triangular matrix)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 lower triangular matrix (</w:t>
        </w:r>
      </w:ins>
      <w:hyperlink w:anchor="def-lower-triangular-matrix">
        <w:ins w:id="12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124" w:author="PR Preview" w:date="2026-01-01T00:00:00Z">
        <w:r>
          <w:t xml:space="preserve">) whose diagonal entries are all</w:t>
        </w:r>
      </w:ins>
      <w:ins w:id="125" w:author="PR Preview" w:date="2026-01-01T00:00:00Z">
        <w:r>
          <w:t xml:space="preserve"> </w:t>
        </w:r>
      </w:ins>
      <m:oMath>
        <m:r>
          <m:t>1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rPr>
            <w:b/>
            <w:bCs/>
          </w:rPr>
          <w:t xml:space="preserve">unit lower triangular</w:t>
        </w:r>
      </w:ins>
      <w:ins w:id="130" w:author="PR Preview" w:date="2026-01-01T00:00:00Z">
        <w:r>
          <w:t xml:space="preserve">.</w:t>
        </w:r>
      </w:ins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del w:id="131" w:author="PR Preview" w:date="2026-01-01T00:00:00Z">
        <w:r>
          <w:rPr>
            <w:b/>
            <w:bCs/>
          </w:rPr>
          <w:delText xml:space="preserve">Definition 8 (Least squares solution)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Let</w:delText>
        </w:r>
      </w:del>
      <w:del w:id="1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be</w:delText>
        </w:r>
      </w:del>
      <w:del w:id="13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and</w:delText>
        </w:r>
      </w:del>
      <w:del w:id="140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141" w:author="PR Preview" w:date="2026-01-01T00:00:00Z">
        <w:r>
          <w:delText xml:space="preserve">.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A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rPr>
            <w:b/>
            <w:bCs/>
          </w:rPr>
          <w:delText xml:space="preserve">least squares solution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of</w:delText>
        </w:r>
      </w:del>
      <w:del w:id="14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is a vector</w:delText>
        </w:r>
      </w:del>
      <w:del w:id="15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such that</w:delText>
        </w:r>
      </w:del>
    </w:p>
    <w:p>
      <w:pPr>
        <w:pStyle w:val="FirstParagraph"/>
      </w:pPr>
      <w:ins w:id="154" w:author="PR Preview" w:date="2026-01-01T00:00:00Z">
        <w:r>
          <w:rPr>
            <w:b/>
            <w:bCs/>
          </w:rPr>
          <w:t xml:space="preserve">Definition 10 (Least squares solution)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Let</w:t>
        </w:r>
      </w:ins>
      <w:ins w:id="15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8" w:author="PR Preview" w:date="2026-01-01T00:00:00Z">
        <w:r>
          <w:t xml:space="preserve"> </w:t>
        </w:r>
      </w:ins>
      <w:ins w:id="159" w:author="PR Preview" w:date="2026-01-01T00:00:00Z">
        <w:r>
          <w:t xml:space="preserve">be</w:t>
        </w:r>
      </w:ins>
      <w:ins w:id="16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and</w:t>
        </w:r>
      </w:ins>
      <w:ins w:id="16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164" w:author="PR Preview" w:date="2026-01-01T00:00:00Z">
        <w:r>
          <w:t xml:space="preserve">.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A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rPr>
            <w:b/>
            <w:bCs/>
          </w:rPr>
          <w:t xml:space="preserve">least squares solution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of</w:t>
        </w:r>
      </w:ins>
      <w:ins w:id="17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is a vector</w:t>
        </w:r>
      </w:ins>
      <w:ins w:id="174" w:author="PR Preview" w:date="2026-01-01T00:00:00Z">
        <w:r>
          <w:t xml:space="preserve"> </w:t>
        </w:r>
      </w:ins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del w:id="177" w:author="PR Preview" w:date="2026-01-01T00:00:00Z">
        <w:r>
          <w:rPr>
            <w:b/>
            <w:bCs/>
          </w:rPr>
          <w:delText xml:space="preserve">Definition 9 (Normal equations)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For</w:delText>
        </w:r>
      </w:del>
      <w:del w:id="18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and</w:delText>
        </w:r>
      </w:del>
      <w:del w:id="18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</m:oMath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as in</w:delText>
        </w:r>
      </w:del>
      <w:del w:id="186" w:author="PR Preview" w:date="2026-01-01T00:00:00Z">
        <w:r>
          <w:delText xml:space="preserve"> </w:delText>
        </w:r>
      </w:del>
      <w:hyperlink w:anchor="def-least-squares">
        <w:del w:id="18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88" w:author="PR Preview" w:date="2026-01-01T00:00:00Z">
        <w:r>
          <w:delText xml:space="preserve">,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the equations</w:delText>
        </w:r>
      </w:del>
      <w:del w:id="191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are the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rPr>
            <w:b/>
            <w:bCs/>
          </w:rPr>
          <w:delText xml:space="preserve">normal equations</w:delText>
        </w:r>
      </w:del>
      <w:del w:id="196" w:author="PR Preview" w:date="2026-01-01T00:00:00Z">
        <w:r>
          <w:delText xml:space="preserve">.</w:delText>
        </w:r>
      </w:del>
    </w:p>
    <w:p>
      <w:pPr>
        <w:pStyle w:val="BodyText"/>
      </w:pPr>
      <w:ins w:id="197" w:author="PR Preview" w:date="2026-01-01T00:00:00Z">
        <w:r>
          <w:rPr>
            <w:b/>
            <w:bCs/>
          </w:rPr>
          <w:t xml:space="preserve">Definition 11 (Normal equations)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For</w:t>
        </w:r>
      </w:ins>
      <w:ins w:id="2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and</w:t>
        </w:r>
      </w:ins>
      <w:ins w:id="20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</m:oMath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as in</w:t>
        </w:r>
      </w:ins>
      <w:ins w:id="206" w:author="PR Preview" w:date="2026-01-01T00:00:00Z">
        <w:r>
          <w:t xml:space="preserve"> </w:t>
        </w:r>
      </w:ins>
      <w:hyperlink w:anchor="def-least-squares">
        <w:ins w:id="20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08" w:author="PR Preview" w:date="2026-01-01T00:00:00Z">
        <w:r>
          <w:t xml:space="preserve">,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the equations</w:t>
        </w:r>
      </w:ins>
      <w:ins w:id="21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are the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rPr>
            <w:b/>
            <w:bCs/>
          </w:rPr>
          <w:t xml:space="preserve">normal equations</w:t>
        </w:r>
      </w:ins>
      <w:ins w:id="216" w:author="PR Preview" w:date="2026-01-01T00:00:00Z">
        <w:r>
          <w:t xml:space="preserve">.</w:t>
        </w:r>
      </w:ins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is a least squares solution (</w:delText>
        </w:r>
      </w:del>
      <w:hyperlink w:anchor="def-least-squares">
        <w:del w:id="219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20" w:author="PR Preview" w:date="2026-01-01T00:00:00Z">
        <w:r>
          <w:delText xml:space="preserve">)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exactly when it solves the normal equations</w:delText>
        </w:r>
      </w:del>
      <w:del w:id="223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del w:id="22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is a least squares solution (</w:t>
        </w:r>
      </w:ins>
      <w:hyperlink w:anchor="def-least-squares">
        <w:ins w:id="22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28" w:author="PR Preview" w:date="2026-01-01T00:00:00Z">
        <w:r>
          <w:t xml:space="preserve">)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exactly when it solves the normal equations</w:t>
        </w:r>
      </w:ins>
      <w:ins w:id="23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ins w:id="23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del w:id="233" w:author="PR Preview" w:date="2026-01-01T00:00:00Z">
        <w:r>
          <w:rPr>
            <w:b/>
            <w:bCs/>
          </w:rPr>
          <w:delText xml:space="preserve">Theorem 19 (Solving least squares by QR)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Let</w:delText>
        </w:r>
      </w:del>
      <w:del w:id="23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be</w:delText>
        </w:r>
      </w:del>
      <w:del w:id="23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with</w:delText>
        </w:r>
      </w:del>
      <w:del w:id="242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del w:id="243" w:author="PR Preview" w:date="2026-01-01T00:00:00Z">
        <w:r>
          <w:delText xml:space="preserve">,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delText xml:space="preserve">with QR factorization</w:delText>
        </w:r>
      </w:del>
      <w:del w:id="24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(</w:delText>
        </w:r>
      </w:del>
      <w:hyperlink w:anchor="thm-qr">
        <w:del w:id="249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50" w:author="PR Preview" w:date="2026-01-01T00:00:00Z">
        <w:r>
          <w:delText xml:space="preserve">), and let</w:delText>
        </w:r>
      </w:del>
      <w:del w:id="25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del w:id="252" w:author="PR Preview" w:date="2026-01-01T00:00:00Z">
        <w:r>
          <w:delText xml:space="preserve">.</w:delText>
        </w:r>
      </w:del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The least squares solution (</w:delText>
        </w:r>
      </w:del>
      <w:hyperlink w:anchor="def-least-squares">
        <w:del w:id="255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256" w:author="PR Preview" w:date="2026-01-01T00:00:00Z">
        <w:r>
          <w:delText xml:space="preserve">) is the unique solution of</w:delText>
        </w:r>
      </w:del>
    </w:p>
    <w:p>
      <w:pPr>
        <w:pStyle w:val="BodyText"/>
      </w:pPr>
      <w:ins w:id="257" w:author="PR Preview" w:date="2026-01-01T00:00:00Z">
        <w:r>
          <w:rPr>
            <w:b/>
            <w:bCs/>
          </w:rPr>
          <w:t xml:space="preserve">Theorem 19 (Solving least squares by QR)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Let</w:t>
        </w:r>
      </w:ins>
      <w:ins w:id="26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be</w:t>
        </w:r>
      </w:ins>
      <w:ins w:id="263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with</w:t>
        </w:r>
      </w:ins>
      <w:ins w:id="266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267" w:author="PR Preview" w:date="2026-01-01T00:00:00Z">
        <w:r>
          <w:t xml:space="preserve">,</w:t>
        </w:r>
      </w:ins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with QR factorization</w:t>
        </w:r>
      </w:ins>
      <w:ins w:id="2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(</w:t>
        </w:r>
      </w:ins>
      <w:hyperlink w:anchor="thm-qr">
        <w:ins w:id="273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74" w:author="PR Preview" w:date="2026-01-01T00:00:00Z">
        <w:r>
          <w:t xml:space="preserve">), and let</w:t>
        </w:r>
      </w:ins>
      <w:ins w:id="27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ins w:id="276" w:author="PR Preview" w:date="2026-01-01T00:00:00Z">
        <w:r>
          <w:t xml:space="preserve">.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The least squares solution (</w:t>
        </w:r>
      </w:ins>
      <w:hyperlink w:anchor="def-least-squares">
        <w:ins w:id="279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280" w:author="PR Preview" w:date="2026-01-01T00:00:00Z">
        <w:r>
          <w:t xml:space="preserve">) is the unique solution of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del w:id="281" w:author="PR Preview" w:date="2026-01-01T00:00:00Z">
        <w:r>
          <w:rPr>
            <w:b/>
            <w:bCs/>
          </w:rPr>
          <w:delText xml:space="preserve">Definition 10 (LU factorization)</w:delText>
        </w:r>
      </w:del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An</w:delText>
        </w:r>
      </w:del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rPr>
            <w:b/>
            <w:bCs/>
          </w:rPr>
          <w:delText xml:space="preserve">LU factorization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of an</w:delText>
        </w:r>
      </w:del>
      <w:del w:id="28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matrix</w:delText>
        </w:r>
      </w:del>
      <w:del w:id="29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is a product</w:delText>
        </w:r>
      </w:del>
      <w:del w:id="29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with</w:delText>
        </w:r>
      </w:del>
      <w:del w:id="297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</m:oMath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unit lower triangular and</w:delText>
        </w:r>
      </w:del>
      <w:del w:id="300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upper triangular (</w:delText>
        </w:r>
      </w:del>
      <w:hyperlink w:anchor="def-triangular-matrix">
        <w:del w:id="303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304" w:author="PR Preview" w:date="2026-01-01T00:00:00Z">
        <w:r>
          <w:delText xml:space="preserve">).</w:delText>
        </w:r>
      </w:del>
    </w:p>
    <w:p>
      <w:pPr>
        <w:pStyle w:val="BodyText"/>
      </w:pPr>
      <w:ins w:id="305" w:author="PR Preview" w:date="2026-01-01T00:00:00Z">
        <w:r>
          <w:rPr>
            <w:b/>
            <w:bCs/>
          </w:rPr>
          <w:t xml:space="preserve">Definition 12 (LU factorization)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An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rPr>
            <w:b/>
            <w:bCs/>
          </w:rPr>
          <w:t xml:space="preserve">LU factorization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of an</w:t>
        </w:r>
      </w:ins>
      <w:ins w:id="31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matrix</w:t>
        </w:r>
      </w:ins>
      <w:ins w:id="3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is a product</w:t>
        </w:r>
      </w:ins>
      <w:ins w:id="3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with</w:t>
        </w:r>
      </w:ins>
      <w:ins w:id="321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</m:oMath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unit lower triangular (</w:t>
        </w:r>
      </w:ins>
      <w:hyperlink w:anchor="def-unit-lower-triangular-matrix">
        <w:ins w:id="32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25" w:author="PR Preview" w:date="2026-01-01T00:00:00Z">
        <w:r>
          <w:t xml:space="preserve">) and</w:t>
        </w:r>
      </w:ins>
      <w:ins w:id="326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upper triangular (</w:t>
        </w:r>
      </w:ins>
      <w:hyperlink w:anchor="def-triangular-matrix">
        <w:ins w:id="32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330" w:author="PR Preview" w:date="2026-01-01T00:00:00Z">
        <w:r>
          <w:t xml:space="preserve">).</w:t>
        </w:r>
      </w:ins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del w:id="331" w:author="PR Preview" w:date="2026-01-01T00:00:00Z">
        <w:r>
          <w:rPr>
            <w:b/>
            <w:bCs/>
          </w:rPr>
          <w:delText xml:space="preserve">Theorem 20 (Solving a system with an LU factorization)</w:delText>
        </w:r>
      </w:del>
      <w:del w:id="332" w:author="PR Preview" w:date="2026-01-01T00:00:00Z">
        <w:r>
          <w:delText xml:space="preserve"> </w:delText>
        </w:r>
      </w:del>
      <w:del w:id="333" w:author="PR Preview" w:date="2026-01-01T00:00:00Z">
        <w:r>
          <w:delText xml:space="preserve">If</w:delText>
        </w:r>
      </w:del>
      <w:del w:id="33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is an LU factorization (</w:delText>
        </w:r>
      </w:del>
      <w:hyperlink w:anchor="def-lu">
        <w:del w:id="337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38" w:author="PR Preview" w:date="2026-01-01T00:00:00Z">
        <w:r>
          <w:delText xml:space="preserve">)</w:delText>
        </w:r>
      </w:del>
      <w:del w:id="339" w:author="PR Preview" w:date="2026-01-01T00:00:00Z">
        <w:r>
          <w:delText xml:space="preserve"> </w:delText>
        </w:r>
      </w:del>
      <w:del w:id="340" w:author="PR Preview" w:date="2026-01-01T00:00:00Z">
        <w:r>
          <w:delText xml:space="preserve">and the diagonal entries of</w:delText>
        </w:r>
      </w:del>
      <w:del w:id="341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are all nonzero,</w:delText>
        </w:r>
      </w:del>
      <w:del w:id="344" w:author="PR Preview" w:date="2026-01-01T00:00:00Z">
        <w:r>
          <w:delText xml:space="preserve"> </w:delText>
        </w:r>
      </w:del>
      <w:del w:id="345" w:author="PR Preview" w:date="2026-01-01T00:00:00Z">
        <w:r>
          <w:delText xml:space="preserve">then for every</w:delText>
        </w:r>
      </w:del>
      <w:del w:id="34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the system</w:delText>
        </w:r>
      </w:del>
      <w:del w:id="34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has exactly one solution: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solve</w:delText>
        </w:r>
      </w:del>
      <w:del w:id="354" w:author="PR Preview" w:date="2026-01-01T00:00:00Z">
        <w:r>
          <w:delText xml:space="preserve"> </w:delText>
        </w:r>
      </w:del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by forward substitution,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then</w:delText>
        </w:r>
      </w:del>
      <w:del w:id="359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by back substitution (</w:delText>
        </w:r>
      </w:del>
      <w:hyperlink w:anchor="thm-back-substitution">
        <w:del w:id="362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363" w:author="PR Preview" w:date="2026-01-01T00:00:00Z">
        <w:r>
          <w:delText xml:space="preserve">).</w:delText>
        </w:r>
      </w:del>
    </w:p>
    <w:p>
      <w:pPr>
        <w:pStyle w:val="BodyText"/>
      </w:pPr>
      <w:ins w:id="364" w:author="PR Preview" w:date="2026-01-01T00:00:00Z">
        <w:r>
          <w:rPr>
            <w:b/>
            <w:bCs/>
          </w:rPr>
          <w:t xml:space="preserve">Theorem 20 (Solving a system with an LU factorization)</w:t>
        </w:r>
      </w:ins>
      <w:ins w:id="365" w:author="PR Preview" w:date="2026-01-01T00:00:00Z">
        <w:r>
          <w:t xml:space="preserve"> </w:t>
        </w:r>
      </w:ins>
      <w:ins w:id="366" w:author="PR Preview" w:date="2026-01-01T00:00:00Z">
        <w:r>
          <w:t xml:space="preserve">If</w:t>
        </w:r>
      </w:ins>
      <w:ins w:id="36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is an LU factorization (</w:t>
        </w:r>
      </w:ins>
      <w:hyperlink w:anchor="def-lu">
        <w:ins w:id="370" w:author="PR Preview" w:date="2026-01-01T00:00:00Z">
          <w:r>
            <w:rPr>
              <w:rStyle w:val="Hyperlink"/>
            </w:rPr>
            <w:t xml:space="preserve">Definition 12</w:t>
          </w:r>
        </w:ins>
      </w:hyperlink>
      <w:ins w:id="371" w:author="PR Preview" w:date="2026-01-01T00:00:00Z">
        <w:r>
          <w:t xml:space="preserve">)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and the diagonal entries of</w:t>
        </w:r>
      </w:ins>
      <w:ins w:id="374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are all nonzero,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then for every</w:t>
        </w:r>
      </w:ins>
      <w:ins w:id="37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the system</w:t>
        </w:r>
      </w:ins>
      <w:ins w:id="3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has exactly one solution:</w:t>
        </w:r>
      </w:ins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solve</w:t>
        </w:r>
      </w:ins>
      <w:ins w:id="387" w:author="PR Preview" w:date="2026-01-01T00:00:00Z">
        <w:r>
          <w:t xml:space="preserve"> </w:t>
        </w:r>
      </w:ins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by forward substitution,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then</w:t>
        </w:r>
      </w:ins>
      <w:ins w:id="392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by back substitution (</w:t>
        </w:r>
      </w:ins>
      <w:hyperlink w:anchor="thm-back-substitution">
        <w:ins w:id="395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396" w:author="PR Preview" w:date="2026-01-01T00:00:00Z">
        <w:r>
          <w:t xml:space="preserve">).</w:t>
        </w:r>
      </w:ins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2026-10-15T22:19:14Z</dcterms:created>
  <dcterms:modified xsi:type="dcterms:W3CDTF">2026-10-15T22:19:14Z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