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13:15:43 (PDT)</w:delText>
        </w:r>
      </w:del>
    </w:p>
    <w:p>
      <w:pPr>
        <w:pStyle w:val="Date"/>
      </w:pPr>
      <w:ins w:id="2" w:author="PR Preview" w:date="2026-01-01T00:00:00Z">
        <w:r>
          <w:t xml:space="preserve">Last modified: 2026-10-14 14:04:16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2026-10-14T22:01:34Z</dcterms:created>
  <dcterms:modified xsi:type="dcterms:W3CDTF">2026-10-14T22:01:34Z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14:04:16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